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C1C4A">
      <w:pPr>
        <w:pStyle w:val="23"/>
        <w:tabs>
          <w:tab w:val="left" w:pos="432"/>
          <w:tab w:val="left" w:pos="864"/>
        </w:tabs>
        <w:bidi w:val="0"/>
        <w:rPr>
          <w:rFonts w:hint="default" w:ascii="Helvetica" w:hAnsi="Helvetica"/>
          <w:color w:val="000000"/>
          <w:kern w:val="2"/>
          <w:szCs w:val="32"/>
          <w:lang w:val="en-US" w:eastAsia="zh-CN" w:bidi="ar"/>
        </w:rPr>
      </w:pPr>
      <w:bookmarkStart w:id="0" w:name="_Toc20813"/>
      <w:bookmarkStart w:id="1" w:name="_Toc23693"/>
      <w:bookmarkStart w:id="2" w:name="_Toc5205"/>
      <w:bookmarkStart w:id="3" w:name="_Toc29568"/>
      <w:bookmarkStart w:id="4" w:name="_Toc17018"/>
      <w:bookmarkStart w:id="5" w:name="_Toc3083"/>
      <w:bookmarkStart w:id="6" w:name="_Toc11547"/>
      <w:r>
        <w:rPr>
          <w:rFonts w:hint="default" w:ascii="Helvetica" w:hAnsi="Helvetica"/>
          <w:color w:val="000000"/>
          <w:kern w:val="2"/>
          <w:szCs w:val="32"/>
          <w:lang w:eastAsia="zh-CN" w:bidi="ar"/>
        </w:rPr>
        <w:t>乐企数字化电子发票（成品油）开票能力说明文档V</w:t>
      </w:r>
      <w:r>
        <w:rPr>
          <w:rFonts w:hint="eastAsia" w:ascii="Helvetica" w:hAnsi="Helvetica"/>
          <w:color w:val="000000"/>
          <w:kern w:val="2"/>
          <w:szCs w:val="32"/>
          <w:lang w:val="en-US" w:eastAsia="zh-CN" w:bidi="ar"/>
        </w:rPr>
        <w:t>2</w:t>
      </w:r>
      <w:r>
        <w:rPr>
          <w:rFonts w:hint="default" w:ascii="Helvetica" w:hAnsi="Helvetica"/>
          <w:color w:val="000000"/>
          <w:kern w:val="2"/>
          <w:szCs w:val="32"/>
          <w:lang w:eastAsia="zh-CN" w:bidi="ar"/>
        </w:rPr>
        <w:t>.0</w:t>
      </w:r>
      <w:r>
        <w:rPr>
          <w:rFonts w:hint="default" w:ascii="Helvetica" w:hAnsi="Helvetica"/>
          <w:color w:val="000000"/>
          <w:kern w:val="2"/>
          <w:szCs w:val="32"/>
          <w:lang w:val="en-US" w:eastAsia="zh-CN" w:bidi="ar"/>
        </w:rPr>
        <w:t>0</w:t>
      </w:r>
      <w:bookmarkEnd w:id="0"/>
      <w:bookmarkEnd w:id="1"/>
      <w:bookmarkEnd w:id="2"/>
      <w:bookmarkEnd w:id="3"/>
      <w:bookmarkEnd w:id="4"/>
      <w:bookmarkEnd w:id="5"/>
      <w:del w:id="0" w:author="曹桂僮" w:date="2025-06-10T14:57:13Z">
        <w:r>
          <w:rPr>
            <w:rFonts w:hint="default" w:ascii="Helvetica" w:hAnsi="Helvetica"/>
            <w:color w:val="000000"/>
            <w:kern w:val="2"/>
            <w:szCs w:val="32"/>
            <w:lang w:val="en-US" w:eastAsia="zh-CN" w:bidi="ar"/>
          </w:rPr>
          <w:delText>8</w:delText>
        </w:r>
        <w:bookmarkEnd w:id="6"/>
      </w:del>
      <w:ins w:id="1" w:author="曹桂僮" w:date="2025-06-10T14:57:14Z">
        <w:r>
          <w:rPr>
            <w:rFonts w:hint="eastAsia" w:ascii="Helvetica" w:hAnsi="Helvetica"/>
            <w:color w:val="000000"/>
            <w:kern w:val="2"/>
            <w:szCs w:val="32"/>
            <w:lang w:val="en-US" w:eastAsia="zh-CN" w:bidi="ar"/>
          </w:rPr>
          <w:t>9</w:t>
        </w:r>
      </w:ins>
    </w:p>
    <w:p w14:paraId="2B9B2D05">
      <w:pPr>
        <w:widowControl/>
        <w:rPr>
          <w:rFonts w:hint="default" w:ascii="Times New Roman" w:hAnsi="Times New Roman" w:eastAsia="宋体" w:cs="Times New Roman"/>
        </w:rPr>
      </w:pPr>
      <w:r>
        <w:rPr>
          <w:rFonts w:hint="default" w:ascii="Times New Roman" w:hAnsi="Times New Roman" w:eastAsia="宋体" w:cs="Times New Roman"/>
        </w:rP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0EB6F2CE">
      <w:pPr>
        <w:pStyle w:val="24"/>
        <w:bidi w:val="0"/>
        <w:rPr>
          <w:rFonts w:hint="default" w:ascii="Times New Roman" w:hAnsi="Times New Roman" w:eastAsia="宋体" w:cs="Times New Roman"/>
          <w:color w:val="000000"/>
          <w:kern w:val="0"/>
        </w:rPr>
      </w:pPr>
      <w:r>
        <w:rPr>
          <w:rFonts w:hint="default" w:ascii="Times New Roman" w:hAnsi="Times New Roman" w:eastAsia="宋体" w:cs="Times New Roman"/>
          <w:b w:val="0"/>
          <w:bCs w:val="0"/>
          <w:color w:val="000000"/>
          <w:kern w:val="0"/>
          <w:sz w:val="44"/>
          <w:szCs w:val="44"/>
        </w:rPr>
        <w:br w:type="page"/>
      </w:r>
      <w:r>
        <w:rPr>
          <w:rFonts w:hint="default" w:hAnsi="宋体" w:cs="Times New Roman"/>
          <w:lang w:val="en-US" w:eastAsia="zh-CN"/>
        </w:rPr>
        <w:t>修改说明</w:t>
      </w:r>
    </w:p>
    <w:tbl>
      <w:tblPr>
        <w:tblStyle w:val="17"/>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1021"/>
        <w:gridCol w:w="1623"/>
        <w:gridCol w:w="4397"/>
        <w:gridCol w:w="1478"/>
      </w:tblGrid>
      <w:tr w14:paraId="675C0D1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blHeader/>
          <w:jc w:val="center"/>
        </w:trPr>
        <w:tc>
          <w:tcPr>
            <w:tcW w:w="599" w:type="pct"/>
            <w:tcBorders>
              <w:tl2br w:val="nil"/>
              <w:tr2bl w:val="nil"/>
            </w:tcBorders>
            <w:shd w:val="clear" w:color="auto" w:fill="D7D7D7"/>
            <w:noWrap w:val="0"/>
            <w:tcMar>
              <w:top w:w="0" w:type="dxa"/>
              <w:left w:w="108" w:type="dxa"/>
              <w:bottom w:w="0" w:type="dxa"/>
              <w:right w:w="108" w:type="dxa"/>
            </w:tcMar>
            <w:vAlign w:val="center"/>
          </w:tcPr>
          <w:p w14:paraId="350663F1">
            <w:pPr>
              <w:pStyle w:val="25"/>
              <w:bidi w:val="0"/>
              <w:rPr>
                <w:rFonts w:hint="default"/>
              </w:rPr>
            </w:pPr>
            <w:r>
              <w:rPr>
                <w:rFonts w:hint="default"/>
              </w:rPr>
              <w:t>版本</w:t>
            </w:r>
          </w:p>
        </w:tc>
        <w:tc>
          <w:tcPr>
            <w:tcW w:w="952" w:type="pct"/>
            <w:tcBorders>
              <w:tl2br w:val="nil"/>
              <w:tr2bl w:val="nil"/>
            </w:tcBorders>
            <w:shd w:val="clear" w:color="auto" w:fill="D7D7D7"/>
            <w:noWrap w:val="0"/>
            <w:tcMar>
              <w:top w:w="0" w:type="dxa"/>
              <w:left w:w="108" w:type="dxa"/>
              <w:bottom w:w="0" w:type="dxa"/>
              <w:right w:w="108" w:type="dxa"/>
            </w:tcMar>
            <w:vAlign w:val="center"/>
          </w:tcPr>
          <w:p w14:paraId="3F5A98B0">
            <w:pPr>
              <w:pStyle w:val="25"/>
              <w:bidi w:val="0"/>
              <w:rPr>
                <w:rFonts w:hint="default"/>
              </w:rPr>
            </w:pPr>
            <w:r>
              <w:rPr>
                <w:rFonts w:hint="default"/>
              </w:rPr>
              <w:t>章节编号</w:t>
            </w:r>
          </w:p>
        </w:tc>
        <w:tc>
          <w:tcPr>
            <w:tcW w:w="2580" w:type="pct"/>
            <w:tcBorders>
              <w:tl2br w:val="nil"/>
              <w:tr2bl w:val="nil"/>
            </w:tcBorders>
            <w:shd w:val="clear" w:color="auto" w:fill="D7D7D7"/>
            <w:noWrap w:val="0"/>
            <w:tcMar>
              <w:top w:w="0" w:type="dxa"/>
              <w:left w:w="108" w:type="dxa"/>
              <w:bottom w:w="0" w:type="dxa"/>
              <w:right w:w="108" w:type="dxa"/>
            </w:tcMar>
            <w:vAlign w:val="center"/>
          </w:tcPr>
          <w:p w14:paraId="3DF78073">
            <w:pPr>
              <w:pStyle w:val="25"/>
              <w:bidi w:val="0"/>
              <w:rPr>
                <w:rFonts w:hint="default"/>
              </w:rPr>
            </w:pPr>
            <w:r>
              <w:rPr>
                <w:rFonts w:hint="default"/>
              </w:rPr>
              <w:t>修订内容简述</w:t>
            </w:r>
          </w:p>
        </w:tc>
        <w:tc>
          <w:tcPr>
            <w:tcW w:w="867" w:type="pct"/>
            <w:tcBorders>
              <w:tl2br w:val="nil"/>
              <w:tr2bl w:val="nil"/>
            </w:tcBorders>
            <w:shd w:val="clear" w:color="auto" w:fill="D7D7D7"/>
            <w:noWrap w:val="0"/>
            <w:tcMar>
              <w:top w:w="0" w:type="dxa"/>
              <w:left w:w="108" w:type="dxa"/>
              <w:bottom w:w="0" w:type="dxa"/>
              <w:right w:w="108" w:type="dxa"/>
            </w:tcMar>
            <w:vAlign w:val="center"/>
          </w:tcPr>
          <w:p w14:paraId="04536798">
            <w:pPr>
              <w:pStyle w:val="25"/>
              <w:bidi w:val="0"/>
              <w:rPr>
                <w:rFonts w:hint="default"/>
              </w:rPr>
            </w:pPr>
            <w:r>
              <w:rPr>
                <w:rFonts w:hint="default"/>
              </w:rPr>
              <w:t>生效日期</w:t>
            </w:r>
          </w:p>
        </w:tc>
      </w:tr>
      <w:tr w14:paraId="1FF7F1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tcBorders>
              <w:tl2br w:val="nil"/>
              <w:tr2bl w:val="nil"/>
            </w:tcBorders>
            <w:noWrap w:val="0"/>
            <w:tcMar>
              <w:top w:w="0" w:type="dxa"/>
              <w:left w:w="108" w:type="dxa"/>
              <w:bottom w:w="0" w:type="dxa"/>
              <w:right w:w="108" w:type="dxa"/>
            </w:tcMar>
            <w:vAlign w:val="center"/>
          </w:tcPr>
          <w:p w14:paraId="28A586FB">
            <w:pPr>
              <w:pStyle w:val="26"/>
              <w:bidi w:val="0"/>
              <w:rPr>
                <w:rFonts w:hint="default"/>
                <w:lang w:val="en-US" w:eastAsia="zh-CN"/>
              </w:rPr>
            </w:pPr>
            <w:r>
              <w:rPr>
                <w:rFonts w:hint="default"/>
              </w:rPr>
              <w:t>V1.0</w:t>
            </w:r>
          </w:p>
        </w:tc>
        <w:tc>
          <w:tcPr>
            <w:tcW w:w="952" w:type="pct"/>
            <w:tcBorders>
              <w:tl2br w:val="nil"/>
              <w:tr2bl w:val="nil"/>
            </w:tcBorders>
            <w:noWrap w:val="0"/>
            <w:tcMar>
              <w:top w:w="0" w:type="dxa"/>
              <w:left w:w="108" w:type="dxa"/>
              <w:bottom w:w="0" w:type="dxa"/>
              <w:right w:w="108" w:type="dxa"/>
            </w:tcMar>
            <w:vAlign w:val="center"/>
          </w:tcPr>
          <w:p w14:paraId="1D765131">
            <w:pPr>
              <w:pStyle w:val="26"/>
              <w:bidi w:val="0"/>
              <w:jc w:val="left"/>
              <w:rPr>
                <w:rFonts w:hint="default"/>
              </w:rPr>
            </w:pPr>
            <w:r>
              <w:rPr>
                <w:rFonts w:hint="default"/>
                <w:lang w:val="en-US" w:eastAsia="zh-CN"/>
              </w:rPr>
              <w:t>全部</w:t>
            </w:r>
          </w:p>
        </w:tc>
        <w:tc>
          <w:tcPr>
            <w:tcW w:w="2580" w:type="pct"/>
            <w:tcBorders>
              <w:tl2br w:val="nil"/>
              <w:tr2bl w:val="nil"/>
            </w:tcBorders>
            <w:noWrap w:val="0"/>
            <w:tcMar>
              <w:top w:w="0" w:type="dxa"/>
              <w:left w:w="108" w:type="dxa"/>
              <w:bottom w:w="0" w:type="dxa"/>
              <w:right w:w="108" w:type="dxa"/>
            </w:tcMar>
            <w:vAlign w:val="center"/>
          </w:tcPr>
          <w:p w14:paraId="29392C47">
            <w:pPr>
              <w:pStyle w:val="26"/>
              <w:bidi w:val="0"/>
              <w:jc w:val="left"/>
              <w:rPr>
                <w:rFonts w:hint="default"/>
              </w:rPr>
            </w:pPr>
            <w:r>
              <w:rPr>
                <w:rFonts w:hint="default"/>
                <w:lang w:val="en-US" w:eastAsia="zh-CN"/>
              </w:rPr>
              <w:t>新建文档</w:t>
            </w:r>
          </w:p>
        </w:tc>
        <w:tc>
          <w:tcPr>
            <w:tcW w:w="867" w:type="pct"/>
            <w:tcBorders>
              <w:tl2br w:val="nil"/>
              <w:tr2bl w:val="nil"/>
            </w:tcBorders>
            <w:noWrap w:val="0"/>
            <w:tcMar>
              <w:top w:w="0" w:type="dxa"/>
              <w:left w:w="108" w:type="dxa"/>
              <w:bottom w:w="0" w:type="dxa"/>
              <w:right w:w="108" w:type="dxa"/>
            </w:tcMar>
            <w:vAlign w:val="center"/>
          </w:tcPr>
          <w:p w14:paraId="516E1827">
            <w:pPr>
              <w:pStyle w:val="26"/>
              <w:bidi w:val="0"/>
              <w:rPr>
                <w:rFonts w:hint="default"/>
                <w:lang w:val="en-US" w:eastAsia="zh-CN"/>
              </w:rPr>
            </w:pPr>
            <w:r>
              <w:rPr>
                <w:rFonts w:hint="default"/>
                <w:lang w:val="en-US" w:eastAsia="zh-CN"/>
              </w:rPr>
              <w:t>2023.06.15</w:t>
            </w:r>
          </w:p>
        </w:tc>
      </w:tr>
      <w:tr w14:paraId="449CEBA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tcBorders>
              <w:tl2br w:val="nil"/>
              <w:tr2bl w:val="nil"/>
            </w:tcBorders>
            <w:noWrap w:val="0"/>
            <w:tcMar>
              <w:top w:w="0" w:type="dxa"/>
              <w:left w:w="108" w:type="dxa"/>
              <w:bottom w:w="0" w:type="dxa"/>
              <w:right w:w="108" w:type="dxa"/>
            </w:tcMar>
            <w:vAlign w:val="center"/>
          </w:tcPr>
          <w:p w14:paraId="5B522657">
            <w:pPr>
              <w:pStyle w:val="26"/>
              <w:bidi w:val="0"/>
              <w:rPr>
                <w:rFonts w:hint="default"/>
                <w:lang w:val="en-US"/>
              </w:rPr>
            </w:pPr>
          </w:p>
        </w:tc>
        <w:tc>
          <w:tcPr>
            <w:tcW w:w="952" w:type="pct"/>
            <w:tcBorders>
              <w:tl2br w:val="nil"/>
              <w:tr2bl w:val="nil"/>
            </w:tcBorders>
            <w:noWrap w:val="0"/>
            <w:tcMar>
              <w:top w:w="0" w:type="dxa"/>
              <w:left w:w="108" w:type="dxa"/>
              <w:bottom w:w="0" w:type="dxa"/>
              <w:right w:w="108" w:type="dxa"/>
            </w:tcMar>
            <w:vAlign w:val="center"/>
          </w:tcPr>
          <w:p w14:paraId="457128F2">
            <w:pPr>
              <w:pStyle w:val="26"/>
              <w:bidi w:val="0"/>
              <w:jc w:val="left"/>
              <w:rPr>
                <w:rFonts w:hint="default"/>
              </w:rPr>
            </w:pPr>
            <w:r>
              <w:rPr>
                <w:rFonts w:hint="eastAsia"/>
                <w:lang w:val="en-US" w:eastAsia="zh-CN"/>
              </w:rPr>
              <w:t>第四、五章</w:t>
            </w:r>
          </w:p>
        </w:tc>
        <w:tc>
          <w:tcPr>
            <w:tcW w:w="2580" w:type="pct"/>
            <w:tcBorders>
              <w:tl2br w:val="nil"/>
              <w:tr2bl w:val="nil"/>
            </w:tcBorders>
            <w:noWrap w:val="0"/>
            <w:tcMar>
              <w:top w:w="0" w:type="dxa"/>
              <w:left w:w="108" w:type="dxa"/>
              <w:bottom w:w="0" w:type="dxa"/>
              <w:right w:w="108" w:type="dxa"/>
            </w:tcMar>
            <w:vAlign w:val="center"/>
          </w:tcPr>
          <w:p w14:paraId="4DD22434">
            <w:pPr>
              <w:pStyle w:val="26"/>
              <w:bidi w:val="0"/>
              <w:jc w:val="left"/>
              <w:rPr>
                <w:rFonts w:hint="default"/>
              </w:rPr>
            </w:pPr>
            <w:r>
              <w:rPr>
                <w:rFonts w:hint="eastAsia"/>
                <w:lang w:val="en-US" w:eastAsia="zh-CN"/>
              </w:rPr>
              <w:t>第四章</w:t>
            </w:r>
            <w:r>
              <w:rPr>
                <w:rFonts w:hint="default"/>
                <w:lang w:val="en-US" w:eastAsia="zh-CN"/>
              </w:rPr>
              <w:t>2.2.4.1，5.2.4.1合规性校验增加是否展示销售方银行账号标签、是否展示购买方银行账号标签、收款人姓名、复核人姓名字段；</w:t>
            </w:r>
            <w:r>
              <w:rPr>
                <w:rFonts w:hint="default"/>
                <w:lang w:val="en-US" w:eastAsia="zh-CN"/>
              </w:rPr>
              <w:br w:type="textWrapping"/>
            </w:r>
            <w:r>
              <w:rPr>
                <w:rFonts w:hint="eastAsia"/>
                <w:lang w:val="en-US" w:eastAsia="zh-CN"/>
              </w:rPr>
              <w:t>第五章</w:t>
            </w:r>
            <w:r>
              <w:rPr>
                <w:rFonts w:hint="default"/>
                <w:lang w:val="en-US" w:eastAsia="zh-CN"/>
              </w:rPr>
              <w:t>12.成品油发票上传接口相应增加字段。</w:t>
            </w:r>
          </w:p>
        </w:tc>
        <w:tc>
          <w:tcPr>
            <w:tcW w:w="867" w:type="pct"/>
            <w:tcBorders>
              <w:tl2br w:val="nil"/>
              <w:tr2bl w:val="nil"/>
            </w:tcBorders>
            <w:noWrap w:val="0"/>
            <w:tcMar>
              <w:top w:w="0" w:type="dxa"/>
              <w:left w:w="108" w:type="dxa"/>
              <w:bottom w:w="0" w:type="dxa"/>
              <w:right w:w="108" w:type="dxa"/>
            </w:tcMar>
            <w:vAlign w:val="center"/>
          </w:tcPr>
          <w:p w14:paraId="7E114D51">
            <w:pPr>
              <w:pStyle w:val="26"/>
              <w:bidi w:val="0"/>
              <w:rPr>
                <w:rFonts w:hint="default"/>
              </w:rPr>
            </w:pPr>
            <w:r>
              <w:rPr>
                <w:rFonts w:hint="default"/>
                <w:lang w:val="en-US"/>
              </w:rPr>
              <w:t>2023.07.31</w:t>
            </w:r>
          </w:p>
        </w:tc>
      </w:tr>
      <w:tr w14:paraId="55D2743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tcBorders>
              <w:tl2br w:val="nil"/>
              <w:tr2bl w:val="nil"/>
            </w:tcBorders>
            <w:noWrap w:val="0"/>
            <w:tcMar>
              <w:top w:w="0" w:type="dxa"/>
              <w:left w:w="108" w:type="dxa"/>
              <w:bottom w:w="0" w:type="dxa"/>
              <w:right w:w="108" w:type="dxa"/>
            </w:tcMar>
            <w:vAlign w:val="center"/>
          </w:tcPr>
          <w:p w14:paraId="00F27F11">
            <w:pPr>
              <w:pStyle w:val="26"/>
              <w:bidi w:val="0"/>
              <w:rPr>
                <w:rFonts w:hint="default"/>
                <w:lang w:val="en-US" w:eastAsia="zh-CN"/>
              </w:rPr>
            </w:pPr>
            <w:r>
              <w:rPr>
                <w:rFonts w:hint="default"/>
                <w:lang w:val="en-US"/>
              </w:rPr>
              <w:t>V1.001</w:t>
            </w:r>
          </w:p>
        </w:tc>
        <w:tc>
          <w:tcPr>
            <w:tcW w:w="952" w:type="pct"/>
            <w:tcBorders>
              <w:tl2br w:val="nil"/>
              <w:tr2bl w:val="nil"/>
            </w:tcBorders>
            <w:noWrap w:val="0"/>
            <w:tcMar>
              <w:top w:w="0" w:type="dxa"/>
              <w:left w:w="108" w:type="dxa"/>
              <w:bottom w:w="0" w:type="dxa"/>
              <w:right w:w="108" w:type="dxa"/>
            </w:tcMar>
            <w:vAlign w:val="center"/>
          </w:tcPr>
          <w:p w14:paraId="699BD7D9">
            <w:pPr>
              <w:pStyle w:val="26"/>
              <w:bidi w:val="0"/>
              <w:jc w:val="left"/>
              <w:rPr>
                <w:rFonts w:hint="default"/>
                <w:lang w:val="en-US" w:eastAsia="zh-CN"/>
              </w:rPr>
            </w:pPr>
            <w:r>
              <w:rPr>
                <w:rFonts w:hint="eastAsia"/>
                <w:lang w:val="en-US" w:eastAsia="zh-CN"/>
              </w:rPr>
              <w:t>第四、五章</w:t>
            </w:r>
          </w:p>
        </w:tc>
        <w:tc>
          <w:tcPr>
            <w:tcW w:w="2580" w:type="pct"/>
            <w:tcBorders>
              <w:tl2br w:val="nil"/>
              <w:tr2bl w:val="nil"/>
            </w:tcBorders>
            <w:noWrap w:val="0"/>
            <w:tcMar>
              <w:top w:w="0" w:type="dxa"/>
              <w:left w:w="108" w:type="dxa"/>
              <w:bottom w:w="0" w:type="dxa"/>
              <w:right w:w="108" w:type="dxa"/>
            </w:tcMar>
            <w:vAlign w:val="center"/>
          </w:tcPr>
          <w:p w14:paraId="5DFFAC6B">
            <w:pPr>
              <w:pStyle w:val="26"/>
              <w:bidi w:val="0"/>
              <w:jc w:val="left"/>
              <w:rPr>
                <w:rFonts w:hint="default"/>
                <w:lang w:val="en-US" w:eastAsia="zh-CN"/>
              </w:rPr>
            </w:pPr>
            <w:r>
              <w:rPr>
                <w:rFonts w:hint="eastAsia"/>
                <w:lang w:val="en-US" w:eastAsia="zh-CN"/>
              </w:rPr>
              <w:t>第四章</w:t>
            </w:r>
            <w:r>
              <w:rPr>
                <w:rFonts w:hint="default"/>
                <w:lang w:val="en-US" w:eastAsia="zh-CN"/>
              </w:rPr>
              <w:t>2.2.4.3业务逻辑校验增加发票明细条数限制；</w:t>
            </w:r>
            <w:r>
              <w:rPr>
                <w:rFonts w:hint="default"/>
                <w:lang w:val="en-US" w:eastAsia="zh-CN"/>
              </w:rPr>
              <w:br w:type="textWrapping"/>
            </w:r>
            <w:r>
              <w:rPr>
                <w:rFonts w:hint="eastAsia"/>
                <w:lang w:val="en-US" w:eastAsia="zh-CN"/>
              </w:rPr>
              <w:t>第五章</w:t>
            </w:r>
            <w:r>
              <w:rPr>
                <w:rFonts w:hint="default"/>
                <w:lang w:val="en-US" w:eastAsia="zh-CN"/>
              </w:rPr>
              <w:t>17.查询成品油发票上传结果增加查询时间限制。</w:t>
            </w:r>
          </w:p>
        </w:tc>
        <w:tc>
          <w:tcPr>
            <w:tcW w:w="867" w:type="pct"/>
            <w:tcBorders>
              <w:tl2br w:val="nil"/>
              <w:tr2bl w:val="nil"/>
            </w:tcBorders>
            <w:noWrap w:val="0"/>
            <w:tcMar>
              <w:top w:w="0" w:type="dxa"/>
              <w:left w:w="108" w:type="dxa"/>
              <w:bottom w:w="0" w:type="dxa"/>
              <w:right w:w="108" w:type="dxa"/>
            </w:tcMar>
            <w:vAlign w:val="center"/>
          </w:tcPr>
          <w:p w14:paraId="7A4EFF0B">
            <w:pPr>
              <w:pStyle w:val="26"/>
              <w:bidi w:val="0"/>
              <w:rPr>
                <w:rFonts w:hint="default"/>
                <w:lang w:val="en-US" w:eastAsia="zh-CN"/>
              </w:rPr>
            </w:pPr>
            <w:r>
              <w:rPr>
                <w:rFonts w:hint="default"/>
                <w:lang w:val="en-US"/>
              </w:rPr>
              <w:t>2023.08.23</w:t>
            </w:r>
          </w:p>
        </w:tc>
      </w:tr>
      <w:tr w14:paraId="6EFF213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tcBorders>
              <w:tl2br w:val="nil"/>
              <w:tr2bl w:val="nil"/>
            </w:tcBorders>
            <w:noWrap w:val="0"/>
            <w:tcMar>
              <w:top w:w="0" w:type="dxa"/>
              <w:left w:w="108" w:type="dxa"/>
              <w:bottom w:w="0" w:type="dxa"/>
              <w:right w:w="108" w:type="dxa"/>
            </w:tcMar>
            <w:vAlign w:val="center"/>
          </w:tcPr>
          <w:p w14:paraId="3D578E3F">
            <w:pPr>
              <w:pStyle w:val="26"/>
              <w:bidi w:val="0"/>
              <w:rPr>
                <w:rFonts w:hint="default"/>
                <w:lang w:val="en-US"/>
              </w:rPr>
            </w:pPr>
          </w:p>
        </w:tc>
        <w:tc>
          <w:tcPr>
            <w:tcW w:w="952" w:type="pct"/>
            <w:tcBorders>
              <w:tl2br w:val="nil"/>
              <w:tr2bl w:val="nil"/>
            </w:tcBorders>
            <w:noWrap w:val="0"/>
            <w:tcMar>
              <w:top w:w="0" w:type="dxa"/>
              <w:left w:w="108" w:type="dxa"/>
              <w:bottom w:w="0" w:type="dxa"/>
              <w:right w:w="108" w:type="dxa"/>
            </w:tcMar>
            <w:vAlign w:val="center"/>
          </w:tcPr>
          <w:p w14:paraId="6A3ABB86">
            <w:pPr>
              <w:pStyle w:val="26"/>
              <w:bidi w:val="0"/>
              <w:jc w:val="left"/>
              <w:rPr>
                <w:rFonts w:hint="default"/>
                <w:lang w:val="en-US" w:eastAsia="zh-CN"/>
              </w:rPr>
            </w:pPr>
            <w:r>
              <w:rPr>
                <w:rFonts w:hint="eastAsia"/>
                <w:lang w:val="en-US" w:eastAsia="zh-CN"/>
              </w:rPr>
              <w:t>第五章</w:t>
            </w:r>
          </w:p>
        </w:tc>
        <w:tc>
          <w:tcPr>
            <w:tcW w:w="2580" w:type="pct"/>
            <w:tcBorders>
              <w:tl2br w:val="nil"/>
              <w:tr2bl w:val="nil"/>
            </w:tcBorders>
            <w:noWrap w:val="0"/>
            <w:tcMar>
              <w:top w:w="0" w:type="dxa"/>
              <w:left w:w="108" w:type="dxa"/>
              <w:bottom w:w="0" w:type="dxa"/>
              <w:right w:w="108" w:type="dxa"/>
            </w:tcMar>
            <w:vAlign w:val="center"/>
          </w:tcPr>
          <w:p w14:paraId="0F4C97A4">
            <w:pPr>
              <w:pStyle w:val="26"/>
              <w:bidi w:val="0"/>
              <w:jc w:val="left"/>
              <w:rPr>
                <w:rFonts w:hint="default"/>
                <w:lang w:val="en-US" w:eastAsia="zh-CN"/>
              </w:rPr>
            </w:pPr>
            <w:r>
              <w:rPr>
                <w:rFonts w:hint="default"/>
                <w:lang w:val="en-US" w:eastAsia="zh-CN"/>
              </w:rPr>
              <w:t>8.查询税收分类编码“省级税务机关代码”字段必须调整为否。</w:t>
            </w:r>
          </w:p>
        </w:tc>
        <w:tc>
          <w:tcPr>
            <w:tcW w:w="867" w:type="pct"/>
            <w:tcBorders>
              <w:tl2br w:val="nil"/>
              <w:tr2bl w:val="nil"/>
            </w:tcBorders>
            <w:noWrap w:val="0"/>
            <w:tcMar>
              <w:top w:w="0" w:type="dxa"/>
              <w:left w:w="108" w:type="dxa"/>
              <w:bottom w:w="0" w:type="dxa"/>
              <w:right w:w="108" w:type="dxa"/>
            </w:tcMar>
            <w:vAlign w:val="center"/>
          </w:tcPr>
          <w:p w14:paraId="4D21D42C">
            <w:pPr>
              <w:pStyle w:val="26"/>
              <w:bidi w:val="0"/>
              <w:rPr>
                <w:rFonts w:hint="default"/>
                <w:lang w:val="en-US" w:eastAsia="zh-CN"/>
              </w:rPr>
            </w:pPr>
            <w:r>
              <w:rPr>
                <w:rFonts w:hint="default"/>
                <w:lang w:val="en-US"/>
              </w:rPr>
              <w:t>2023.09.02</w:t>
            </w:r>
          </w:p>
        </w:tc>
      </w:tr>
      <w:tr w14:paraId="7E328E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1802" w:hRule="atLeast"/>
          <w:jc w:val="center"/>
        </w:trPr>
        <w:tc>
          <w:tcPr>
            <w:tcW w:w="599" w:type="pct"/>
            <w:vMerge w:val="restart"/>
            <w:tcBorders>
              <w:tl2br w:val="nil"/>
              <w:tr2bl w:val="nil"/>
            </w:tcBorders>
            <w:noWrap w:val="0"/>
            <w:tcMar>
              <w:top w:w="0" w:type="dxa"/>
              <w:left w:w="108" w:type="dxa"/>
              <w:bottom w:w="0" w:type="dxa"/>
              <w:right w:w="108" w:type="dxa"/>
            </w:tcMar>
            <w:vAlign w:val="center"/>
          </w:tcPr>
          <w:p w14:paraId="7DC5B700">
            <w:pPr>
              <w:pStyle w:val="26"/>
              <w:bidi w:val="0"/>
              <w:rPr>
                <w:rFonts w:hint="default"/>
                <w:lang w:val="en-US" w:eastAsia="zh-CN"/>
              </w:rPr>
            </w:pPr>
            <w:r>
              <w:rPr>
                <w:rFonts w:hint="default"/>
                <w:lang w:val="en-US" w:eastAsia="zh-CN"/>
              </w:rPr>
              <w:t>V1.002</w:t>
            </w:r>
          </w:p>
        </w:tc>
        <w:tc>
          <w:tcPr>
            <w:tcW w:w="952" w:type="pct"/>
            <w:tcBorders>
              <w:tl2br w:val="nil"/>
              <w:tr2bl w:val="nil"/>
            </w:tcBorders>
            <w:noWrap w:val="0"/>
            <w:tcMar>
              <w:top w:w="0" w:type="dxa"/>
              <w:left w:w="108" w:type="dxa"/>
              <w:bottom w:w="0" w:type="dxa"/>
              <w:right w:w="108" w:type="dxa"/>
            </w:tcMar>
            <w:vAlign w:val="center"/>
          </w:tcPr>
          <w:p w14:paraId="34E29CBD">
            <w:pPr>
              <w:pStyle w:val="26"/>
              <w:bidi w:val="0"/>
              <w:jc w:val="left"/>
              <w:rPr>
                <w:rFonts w:hint="default"/>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6FC1388E">
            <w:pPr>
              <w:pStyle w:val="26"/>
              <w:bidi w:val="0"/>
              <w:jc w:val="left"/>
              <w:rPr>
                <w:rFonts w:hint="default"/>
                <w:lang w:val="en-US" w:eastAsia="zh-CN"/>
              </w:rPr>
            </w:pPr>
            <w:r>
              <w:rPr>
                <w:rFonts w:hint="default"/>
                <w:lang w:val="en-US" w:eastAsia="zh-CN"/>
              </w:rPr>
              <w:t>业务场景（成品油经销企业）1.2.10增加成品油单位转换说明；3.2.3.3业务逻辑校验增加销售折让规则说明</w:t>
            </w:r>
          </w:p>
          <w:p w14:paraId="7B7EC940">
            <w:pPr>
              <w:pStyle w:val="26"/>
              <w:bidi w:val="0"/>
              <w:jc w:val="left"/>
              <w:rPr>
                <w:rFonts w:hint="default"/>
                <w:lang w:val="en-US" w:eastAsia="zh-CN"/>
              </w:rPr>
            </w:pPr>
            <w:r>
              <w:rPr>
                <w:rFonts w:hint="default"/>
                <w:lang w:val="en-US" w:eastAsia="zh-CN"/>
              </w:rPr>
              <w:t>业务场景（成品油生产企业）1.2.9增加成品油单位转换说明；3.2.3.3业务逻辑校验增加销售折让规则说明</w:t>
            </w:r>
            <w:r>
              <w:rPr>
                <w:rFonts w:hint="default"/>
                <w:lang w:val="en-US" w:eastAsia="zh-CN"/>
              </w:rPr>
              <w:br w:type="textWrapping"/>
            </w:r>
            <w:r>
              <w:rPr>
                <w:rFonts w:hint="default"/>
                <w:lang w:val="en-US" w:eastAsia="zh-CN"/>
              </w:rPr>
              <w:t>（一）（二）业务场景3.2.3.3业务逻辑校验删除成品油专票、普票申请红字确认单逻辑规则。</w:t>
            </w:r>
          </w:p>
        </w:tc>
        <w:tc>
          <w:tcPr>
            <w:tcW w:w="867" w:type="pct"/>
            <w:tcBorders>
              <w:tl2br w:val="nil"/>
              <w:tr2bl w:val="nil"/>
            </w:tcBorders>
            <w:noWrap w:val="0"/>
            <w:tcMar>
              <w:top w:w="0" w:type="dxa"/>
              <w:left w:w="108" w:type="dxa"/>
              <w:bottom w:w="0" w:type="dxa"/>
              <w:right w:w="108" w:type="dxa"/>
            </w:tcMar>
            <w:vAlign w:val="center"/>
          </w:tcPr>
          <w:p w14:paraId="18ADF24B">
            <w:pPr>
              <w:pStyle w:val="26"/>
              <w:bidi w:val="0"/>
              <w:rPr>
                <w:rFonts w:hint="default"/>
                <w:lang w:val="en-US" w:eastAsia="zh-CN"/>
              </w:rPr>
            </w:pPr>
            <w:r>
              <w:rPr>
                <w:rFonts w:hint="default"/>
                <w:lang w:val="en-US" w:eastAsia="zh-CN"/>
              </w:rPr>
              <w:t>2023.09.19</w:t>
            </w:r>
          </w:p>
        </w:tc>
      </w:tr>
      <w:tr w14:paraId="2CD191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tcBorders>
              <w:tl2br w:val="nil"/>
              <w:tr2bl w:val="nil"/>
            </w:tcBorders>
            <w:noWrap w:val="0"/>
            <w:tcMar>
              <w:top w:w="0" w:type="dxa"/>
              <w:left w:w="108" w:type="dxa"/>
              <w:bottom w:w="0" w:type="dxa"/>
              <w:right w:w="108" w:type="dxa"/>
            </w:tcMar>
            <w:vAlign w:val="center"/>
          </w:tcPr>
          <w:p w14:paraId="31F393D8">
            <w:pPr>
              <w:pStyle w:val="26"/>
              <w:bidi w:val="0"/>
              <w:rPr>
                <w:rFonts w:hint="default"/>
                <w:lang w:val="en-US" w:eastAsia="zh-CN"/>
              </w:rPr>
            </w:pPr>
          </w:p>
        </w:tc>
        <w:tc>
          <w:tcPr>
            <w:tcW w:w="952" w:type="pct"/>
            <w:tcBorders>
              <w:tl2br w:val="nil"/>
              <w:tr2bl w:val="nil"/>
            </w:tcBorders>
            <w:noWrap w:val="0"/>
            <w:tcMar>
              <w:top w:w="0" w:type="dxa"/>
              <w:left w:w="108" w:type="dxa"/>
              <w:bottom w:w="0" w:type="dxa"/>
              <w:right w:w="108" w:type="dxa"/>
            </w:tcMar>
            <w:vAlign w:val="center"/>
          </w:tcPr>
          <w:p w14:paraId="6F4A0ECF">
            <w:pPr>
              <w:pStyle w:val="26"/>
              <w:bidi w:val="0"/>
              <w:jc w:val="left"/>
              <w:rPr>
                <w:rFonts w:hint="default"/>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10CD0FE8">
            <w:pPr>
              <w:pStyle w:val="26"/>
              <w:bidi w:val="0"/>
              <w:jc w:val="left"/>
              <w:rPr>
                <w:rFonts w:hint="default"/>
                <w:lang w:val="en-US" w:eastAsia="zh-CN"/>
              </w:rPr>
            </w:pPr>
            <w:r>
              <w:rPr>
                <w:rFonts w:hint="default"/>
                <w:lang w:val="en-US" w:eastAsia="zh-CN"/>
              </w:rPr>
              <w:t>2.2.4.3业务逻辑校验增加非汇总项编码校验。</w:t>
            </w:r>
          </w:p>
        </w:tc>
        <w:tc>
          <w:tcPr>
            <w:tcW w:w="867" w:type="pct"/>
            <w:tcBorders>
              <w:tl2br w:val="nil"/>
              <w:tr2bl w:val="nil"/>
            </w:tcBorders>
            <w:noWrap w:val="0"/>
            <w:tcMar>
              <w:top w:w="0" w:type="dxa"/>
              <w:left w:w="108" w:type="dxa"/>
              <w:bottom w:w="0" w:type="dxa"/>
              <w:right w:w="108" w:type="dxa"/>
            </w:tcMar>
            <w:vAlign w:val="center"/>
          </w:tcPr>
          <w:p w14:paraId="4EC6D8C5">
            <w:pPr>
              <w:pStyle w:val="26"/>
              <w:bidi w:val="0"/>
              <w:rPr>
                <w:rFonts w:hint="default"/>
                <w:lang w:val="en-US" w:eastAsia="zh-CN"/>
              </w:rPr>
            </w:pPr>
            <w:r>
              <w:rPr>
                <w:rFonts w:hint="default"/>
                <w:lang w:val="en-US"/>
              </w:rPr>
              <w:t>2023.09.20</w:t>
            </w:r>
          </w:p>
        </w:tc>
      </w:tr>
      <w:tr w14:paraId="64B784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tcBorders>
              <w:tl2br w:val="nil"/>
              <w:tr2bl w:val="nil"/>
            </w:tcBorders>
            <w:noWrap w:val="0"/>
            <w:tcMar>
              <w:top w:w="0" w:type="dxa"/>
              <w:left w:w="108" w:type="dxa"/>
              <w:bottom w:w="0" w:type="dxa"/>
              <w:right w:w="108" w:type="dxa"/>
            </w:tcMar>
            <w:vAlign w:val="center"/>
          </w:tcPr>
          <w:p w14:paraId="3C3A8B59">
            <w:pPr>
              <w:pStyle w:val="26"/>
              <w:bidi w:val="0"/>
              <w:rPr>
                <w:rFonts w:hint="default"/>
                <w:lang w:val="en-US" w:eastAsia="zh-CN"/>
              </w:rPr>
            </w:pPr>
            <w:r>
              <w:rPr>
                <w:rFonts w:hint="default"/>
                <w:lang w:val="en-US" w:eastAsia="zh-CN"/>
              </w:rPr>
              <w:t>V1.003</w:t>
            </w:r>
          </w:p>
        </w:tc>
        <w:tc>
          <w:tcPr>
            <w:tcW w:w="952" w:type="pct"/>
            <w:tcBorders>
              <w:tl2br w:val="nil"/>
              <w:tr2bl w:val="nil"/>
            </w:tcBorders>
            <w:noWrap w:val="0"/>
            <w:tcMar>
              <w:top w:w="0" w:type="dxa"/>
              <w:left w:w="108" w:type="dxa"/>
              <w:bottom w:w="0" w:type="dxa"/>
              <w:right w:w="108" w:type="dxa"/>
            </w:tcMar>
            <w:vAlign w:val="center"/>
          </w:tcPr>
          <w:p w14:paraId="121EE59F">
            <w:pPr>
              <w:pStyle w:val="26"/>
              <w:bidi w:val="0"/>
              <w:jc w:val="left"/>
              <w:rPr>
                <w:rFonts w:hint="default"/>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3F39C884">
            <w:pPr>
              <w:pStyle w:val="26"/>
              <w:bidi w:val="0"/>
              <w:jc w:val="left"/>
              <w:rPr>
                <w:rFonts w:hint="default"/>
                <w:lang w:val="en-US" w:eastAsia="zh-CN"/>
              </w:rPr>
            </w:pPr>
            <w:r>
              <w:rPr>
                <w:rFonts w:hint="default"/>
                <w:lang w:val="en-US" w:eastAsia="zh-CN"/>
              </w:rPr>
              <w:t>三、开发指引：增加Unicode编码使用限制</w:t>
            </w:r>
          </w:p>
        </w:tc>
        <w:tc>
          <w:tcPr>
            <w:tcW w:w="867" w:type="pct"/>
            <w:tcBorders>
              <w:tl2br w:val="nil"/>
              <w:tr2bl w:val="nil"/>
            </w:tcBorders>
            <w:noWrap w:val="0"/>
            <w:tcMar>
              <w:top w:w="0" w:type="dxa"/>
              <w:left w:w="108" w:type="dxa"/>
              <w:bottom w:w="0" w:type="dxa"/>
              <w:right w:w="108" w:type="dxa"/>
            </w:tcMar>
            <w:vAlign w:val="center"/>
          </w:tcPr>
          <w:p w14:paraId="46ECC34C">
            <w:pPr>
              <w:pStyle w:val="26"/>
              <w:bidi w:val="0"/>
              <w:rPr>
                <w:rFonts w:hint="default"/>
                <w:lang w:val="en-US" w:eastAsia="zh-CN"/>
              </w:rPr>
            </w:pPr>
            <w:r>
              <w:rPr>
                <w:rFonts w:hint="default"/>
                <w:lang w:val="en-US" w:eastAsia="zh-CN"/>
              </w:rPr>
              <w:t>2023.11.02</w:t>
            </w:r>
          </w:p>
        </w:tc>
      </w:tr>
      <w:tr w14:paraId="1E957DF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tcBorders>
              <w:tl2br w:val="nil"/>
              <w:tr2bl w:val="nil"/>
            </w:tcBorders>
            <w:noWrap w:val="0"/>
            <w:tcMar>
              <w:top w:w="0" w:type="dxa"/>
              <w:left w:w="108" w:type="dxa"/>
              <w:bottom w:w="0" w:type="dxa"/>
              <w:right w:w="108" w:type="dxa"/>
            </w:tcMar>
            <w:vAlign w:val="center"/>
          </w:tcPr>
          <w:p w14:paraId="7B4BAB6A">
            <w:pPr>
              <w:pStyle w:val="26"/>
              <w:bidi w:val="0"/>
              <w:rPr>
                <w:rFonts w:hint="default"/>
                <w:lang w:val="en-US" w:eastAsia="zh-CN"/>
              </w:rPr>
            </w:pPr>
            <w:r>
              <w:rPr>
                <w:rFonts w:hint="default"/>
                <w:lang w:val="en-US" w:eastAsia="zh-CN"/>
              </w:rPr>
              <w:t>V1.004</w:t>
            </w:r>
          </w:p>
        </w:tc>
        <w:tc>
          <w:tcPr>
            <w:tcW w:w="952" w:type="pct"/>
            <w:tcBorders>
              <w:tl2br w:val="nil"/>
              <w:tr2bl w:val="nil"/>
            </w:tcBorders>
            <w:noWrap w:val="0"/>
            <w:tcMar>
              <w:top w:w="0" w:type="dxa"/>
              <w:left w:w="108" w:type="dxa"/>
              <w:bottom w:w="0" w:type="dxa"/>
              <w:right w:w="108" w:type="dxa"/>
            </w:tcMar>
            <w:vAlign w:val="center"/>
          </w:tcPr>
          <w:p w14:paraId="14F105F1">
            <w:pPr>
              <w:pStyle w:val="26"/>
              <w:bidi w:val="0"/>
              <w:jc w:val="left"/>
              <w:rPr>
                <w:rFonts w:hint="default"/>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7BF6AE38">
            <w:pPr>
              <w:pStyle w:val="26"/>
              <w:bidi w:val="0"/>
              <w:jc w:val="left"/>
              <w:rPr>
                <w:rFonts w:hint="default"/>
                <w:lang w:val="en-US" w:eastAsia="zh-CN"/>
              </w:rPr>
            </w:pPr>
            <w:r>
              <w:rPr>
                <w:rFonts w:hint="default"/>
                <w:lang w:val="en-US" w:eastAsia="zh-CN"/>
              </w:rPr>
              <w:t>2.2.4.3业务逻辑校验增加购销方税号校验规则。</w:t>
            </w:r>
          </w:p>
        </w:tc>
        <w:tc>
          <w:tcPr>
            <w:tcW w:w="867" w:type="pct"/>
            <w:tcBorders>
              <w:tl2br w:val="nil"/>
              <w:tr2bl w:val="nil"/>
            </w:tcBorders>
            <w:noWrap w:val="0"/>
            <w:tcMar>
              <w:top w:w="0" w:type="dxa"/>
              <w:left w:w="108" w:type="dxa"/>
              <w:bottom w:w="0" w:type="dxa"/>
              <w:right w:w="108" w:type="dxa"/>
            </w:tcMar>
            <w:vAlign w:val="center"/>
          </w:tcPr>
          <w:p w14:paraId="70B2267F">
            <w:pPr>
              <w:pStyle w:val="26"/>
              <w:bidi w:val="0"/>
              <w:rPr>
                <w:rFonts w:hint="default"/>
                <w:lang w:val="en-US" w:eastAsia="zh-CN"/>
              </w:rPr>
            </w:pPr>
            <w:r>
              <w:rPr>
                <w:rFonts w:hint="default"/>
                <w:lang w:val="en-US"/>
              </w:rPr>
              <w:t>2023.1</w:t>
            </w:r>
            <w:r>
              <w:rPr>
                <w:rFonts w:hint="default"/>
                <w:lang w:val="en-US" w:eastAsia="zh-CN"/>
              </w:rPr>
              <w:t>1</w:t>
            </w:r>
            <w:r>
              <w:rPr>
                <w:rFonts w:hint="default"/>
                <w:lang w:val="en-US"/>
              </w:rPr>
              <w:t>.</w:t>
            </w:r>
            <w:r>
              <w:rPr>
                <w:rFonts w:hint="default"/>
                <w:lang w:val="en-US" w:eastAsia="zh-CN"/>
              </w:rPr>
              <w:t>03</w:t>
            </w:r>
          </w:p>
        </w:tc>
      </w:tr>
      <w:tr w14:paraId="7E76397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tcBorders>
              <w:tl2br w:val="nil"/>
              <w:tr2bl w:val="nil"/>
            </w:tcBorders>
            <w:noWrap w:val="0"/>
            <w:tcMar>
              <w:top w:w="0" w:type="dxa"/>
              <w:left w:w="108" w:type="dxa"/>
              <w:bottom w:w="0" w:type="dxa"/>
              <w:right w:w="108" w:type="dxa"/>
            </w:tcMar>
            <w:vAlign w:val="center"/>
          </w:tcPr>
          <w:p w14:paraId="545E0EF1">
            <w:pPr>
              <w:pStyle w:val="26"/>
              <w:bidi w:val="0"/>
              <w:rPr>
                <w:rFonts w:hint="default"/>
                <w:lang w:val="en-US" w:eastAsia="zh-CN"/>
              </w:rPr>
            </w:pPr>
            <w:bookmarkStart w:id="7" w:name="OLE_LINK23"/>
            <w:r>
              <w:rPr>
                <w:rFonts w:hint="eastAsia"/>
                <w:lang w:val="en-US" w:eastAsia="zh-CN"/>
              </w:rPr>
              <w:t>V1.005</w:t>
            </w:r>
            <w:bookmarkEnd w:id="7"/>
          </w:p>
        </w:tc>
        <w:tc>
          <w:tcPr>
            <w:tcW w:w="952" w:type="pct"/>
            <w:tcBorders>
              <w:tl2br w:val="nil"/>
              <w:tr2bl w:val="nil"/>
            </w:tcBorders>
            <w:noWrap w:val="0"/>
            <w:tcMar>
              <w:top w:w="0" w:type="dxa"/>
              <w:left w:w="108" w:type="dxa"/>
              <w:bottom w:w="0" w:type="dxa"/>
              <w:right w:w="108" w:type="dxa"/>
            </w:tcMar>
            <w:vAlign w:val="center"/>
          </w:tcPr>
          <w:p w14:paraId="7ABF6E9C">
            <w:pPr>
              <w:pStyle w:val="26"/>
              <w:bidi w:val="0"/>
              <w:jc w:val="left"/>
              <w:rPr>
                <w:rFonts w:hint="default"/>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147D862F">
            <w:pPr>
              <w:pStyle w:val="26"/>
              <w:bidi w:val="0"/>
              <w:jc w:val="left"/>
              <w:rPr>
                <w:rFonts w:hint="default"/>
                <w:lang w:val="en-US" w:eastAsia="zh-CN"/>
              </w:rPr>
            </w:pPr>
            <w:r>
              <w:rPr>
                <w:rFonts w:hint="eastAsia"/>
                <w:lang w:val="en-US" w:eastAsia="zh-CN"/>
              </w:rPr>
              <w:t>2.2.4.2数据校验优化折扣行校验规则。</w:t>
            </w:r>
          </w:p>
        </w:tc>
        <w:tc>
          <w:tcPr>
            <w:tcW w:w="867" w:type="pct"/>
            <w:tcBorders>
              <w:tl2br w:val="nil"/>
              <w:tr2bl w:val="nil"/>
            </w:tcBorders>
            <w:noWrap w:val="0"/>
            <w:tcMar>
              <w:top w:w="0" w:type="dxa"/>
              <w:left w:w="108" w:type="dxa"/>
              <w:bottom w:w="0" w:type="dxa"/>
              <w:right w:w="108" w:type="dxa"/>
            </w:tcMar>
            <w:vAlign w:val="center"/>
          </w:tcPr>
          <w:p w14:paraId="523ECD22">
            <w:pPr>
              <w:pStyle w:val="26"/>
              <w:bidi w:val="0"/>
              <w:rPr>
                <w:rFonts w:hint="default"/>
                <w:lang w:val="en-US" w:eastAsia="zh-CN"/>
              </w:rPr>
            </w:pPr>
            <w:r>
              <w:rPr>
                <w:rFonts w:hint="default"/>
                <w:lang w:val="en-US"/>
              </w:rPr>
              <w:t>2023.11.</w:t>
            </w:r>
            <w:r>
              <w:rPr>
                <w:rFonts w:hint="eastAsia"/>
                <w:lang w:val="en-US" w:eastAsia="zh-CN"/>
              </w:rPr>
              <w:t>20</w:t>
            </w:r>
          </w:p>
        </w:tc>
      </w:tr>
      <w:tr w14:paraId="60858CF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tcBorders>
              <w:tl2br w:val="nil"/>
              <w:tr2bl w:val="nil"/>
            </w:tcBorders>
            <w:noWrap w:val="0"/>
            <w:tcMar>
              <w:top w:w="0" w:type="dxa"/>
              <w:left w:w="108" w:type="dxa"/>
              <w:bottom w:w="0" w:type="dxa"/>
              <w:right w:w="108" w:type="dxa"/>
            </w:tcMar>
            <w:vAlign w:val="center"/>
          </w:tcPr>
          <w:p w14:paraId="21C62E2F">
            <w:pPr>
              <w:pStyle w:val="26"/>
              <w:bidi w:val="0"/>
              <w:rPr>
                <w:rFonts w:hint="eastAsia"/>
                <w:lang w:val="en-US" w:eastAsia="zh-CN"/>
              </w:rPr>
            </w:pPr>
          </w:p>
        </w:tc>
        <w:tc>
          <w:tcPr>
            <w:tcW w:w="952" w:type="pct"/>
            <w:tcBorders>
              <w:tl2br w:val="nil"/>
              <w:tr2bl w:val="nil"/>
            </w:tcBorders>
            <w:noWrap w:val="0"/>
            <w:tcMar>
              <w:top w:w="0" w:type="dxa"/>
              <w:left w:w="108" w:type="dxa"/>
              <w:bottom w:w="0" w:type="dxa"/>
              <w:right w:w="108" w:type="dxa"/>
            </w:tcMar>
            <w:vAlign w:val="center"/>
          </w:tcPr>
          <w:p w14:paraId="1C71EA46">
            <w:pPr>
              <w:pStyle w:val="26"/>
              <w:bidi w:val="0"/>
              <w:jc w:val="left"/>
              <w:rPr>
                <w:rFonts w:hint="eastAsia"/>
                <w:lang w:val="en-US" w:eastAsia="zh-CN"/>
              </w:rPr>
            </w:pPr>
            <w:r>
              <w:rPr>
                <w:rFonts w:hint="eastAsia"/>
                <w:lang w:val="en-US" w:eastAsia="zh-CN"/>
              </w:rPr>
              <w:t>第五章</w:t>
            </w:r>
          </w:p>
        </w:tc>
        <w:tc>
          <w:tcPr>
            <w:tcW w:w="2580" w:type="pct"/>
            <w:tcBorders>
              <w:tl2br w:val="nil"/>
              <w:tr2bl w:val="nil"/>
            </w:tcBorders>
            <w:noWrap w:val="0"/>
            <w:tcMar>
              <w:top w:w="0" w:type="dxa"/>
              <w:left w:w="108" w:type="dxa"/>
              <w:bottom w:w="0" w:type="dxa"/>
              <w:right w:w="108" w:type="dxa"/>
            </w:tcMar>
            <w:vAlign w:val="center"/>
          </w:tcPr>
          <w:p w14:paraId="3F826565">
            <w:pPr>
              <w:pStyle w:val="26"/>
              <w:bidi w:val="0"/>
              <w:jc w:val="left"/>
              <w:rPr>
                <w:rFonts w:hint="eastAsia"/>
                <w:lang w:val="en-US" w:eastAsia="zh-CN"/>
              </w:rPr>
            </w:pPr>
            <w:r>
              <w:rPr>
                <w:rFonts w:hint="eastAsia"/>
                <w:lang w:val="en-US" w:eastAsia="zh-CN"/>
              </w:rPr>
              <w:t>21.查询发票汇总确认信息返回参数增加销售方纳税人识别号</w:t>
            </w:r>
          </w:p>
        </w:tc>
        <w:tc>
          <w:tcPr>
            <w:tcW w:w="867" w:type="pct"/>
            <w:tcBorders>
              <w:tl2br w:val="nil"/>
              <w:tr2bl w:val="nil"/>
            </w:tcBorders>
            <w:noWrap w:val="0"/>
            <w:tcMar>
              <w:top w:w="0" w:type="dxa"/>
              <w:left w:w="108" w:type="dxa"/>
              <w:bottom w:w="0" w:type="dxa"/>
              <w:right w:w="108" w:type="dxa"/>
            </w:tcMar>
            <w:vAlign w:val="center"/>
          </w:tcPr>
          <w:p w14:paraId="17E7BB60">
            <w:pPr>
              <w:pStyle w:val="26"/>
              <w:bidi w:val="0"/>
              <w:rPr>
                <w:rFonts w:hint="default"/>
                <w:lang w:val="en-US" w:eastAsia="zh-CN"/>
              </w:rPr>
            </w:pPr>
            <w:r>
              <w:rPr>
                <w:rFonts w:hint="default"/>
                <w:lang w:val="en-US"/>
              </w:rPr>
              <w:t>2023.11.</w:t>
            </w:r>
            <w:r>
              <w:rPr>
                <w:rFonts w:hint="eastAsia"/>
                <w:lang w:val="en-US" w:eastAsia="zh-CN"/>
              </w:rPr>
              <w:t>25</w:t>
            </w:r>
          </w:p>
        </w:tc>
      </w:tr>
      <w:tr w14:paraId="58047B5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tcBorders>
              <w:tl2br w:val="nil"/>
              <w:tr2bl w:val="nil"/>
            </w:tcBorders>
            <w:noWrap w:val="0"/>
            <w:tcMar>
              <w:top w:w="0" w:type="dxa"/>
              <w:left w:w="108" w:type="dxa"/>
              <w:bottom w:w="0" w:type="dxa"/>
              <w:right w:w="108" w:type="dxa"/>
            </w:tcMar>
            <w:vAlign w:val="center"/>
          </w:tcPr>
          <w:p w14:paraId="1C2A54C2">
            <w:pPr>
              <w:pStyle w:val="26"/>
              <w:bidi w:val="0"/>
              <w:rPr>
                <w:rFonts w:hint="eastAsia"/>
                <w:lang w:val="en-US" w:eastAsia="zh-CN"/>
              </w:rPr>
            </w:pPr>
            <w:r>
              <w:rPr>
                <w:rFonts w:hint="eastAsia"/>
                <w:lang w:val="en-US" w:eastAsia="zh-CN"/>
              </w:rPr>
              <w:t>V2.000</w:t>
            </w:r>
          </w:p>
        </w:tc>
        <w:tc>
          <w:tcPr>
            <w:tcW w:w="952" w:type="pct"/>
            <w:tcBorders>
              <w:tl2br w:val="nil"/>
              <w:tr2bl w:val="nil"/>
            </w:tcBorders>
            <w:noWrap w:val="0"/>
            <w:tcMar>
              <w:top w:w="0" w:type="dxa"/>
              <w:left w:w="108" w:type="dxa"/>
              <w:bottom w:w="0" w:type="dxa"/>
              <w:right w:w="108" w:type="dxa"/>
            </w:tcMar>
            <w:vAlign w:val="center"/>
          </w:tcPr>
          <w:p w14:paraId="32E4307D">
            <w:pPr>
              <w:pStyle w:val="26"/>
              <w:bidi w:val="0"/>
              <w:jc w:val="left"/>
              <w:rPr>
                <w:rFonts w:hint="eastAsia"/>
                <w:lang w:val="en-US" w:eastAsia="zh-CN"/>
              </w:rPr>
            </w:pPr>
            <w:r>
              <w:rPr>
                <w:rFonts w:hint="eastAsia"/>
                <w:lang w:val="en-US" w:eastAsia="zh-CN"/>
              </w:rPr>
              <w:t>第四、五章</w:t>
            </w:r>
          </w:p>
        </w:tc>
        <w:tc>
          <w:tcPr>
            <w:tcW w:w="2580" w:type="pct"/>
            <w:tcBorders>
              <w:tl2br w:val="nil"/>
              <w:tr2bl w:val="nil"/>
            </w:tcBorders>
            <w:noWrap w:val="0"/>
            <w:tcMar>
              <w:top w:w="0" w:type="dxa"/>
              <w:left w:w="108" w:type="dxa"/>
              <w:bottom w:w="0" w:type="dxa"/>
              <w:right w:w="108" w:type="dxa"/>
            </w:tcMar>
            <w:vAlign w:val="center"/>
          </w:tcPr>
          <w:p w14:paraId="72132E8B">
            <w:pPr>
              <w:pStyle w:val="26"/>
              <w:bidi w:val="0"/>
              <w:jc w:val="left"/>
              <w:rPr>
                <w:rFonts w:hint="eastAsia"/>
                <w:lang w:val="en-US" w:eastAsia="zh-CN"/>
              </w:rPr>
            </w:pPr>
            <w:r>
              <w:rPr>
                <w:rFonts w:hint="eastAsia"/>
                <w:lang w:val="en-US" w:eastAsia="zh-CN"/>
              </w:rPr>
              <w:t>第四章2.2.4.1合规性校验、2.2.4.2数据校验、2.2.4.3业务逻辑校验、3.2.3.3业务逻辑校验、5.2.4.1合规性校验、5.2.4.2数据校验增加差额征税发票相关校验。</w:t>
            </w:r>
            <w:r>
              <w:rPr>
                <w:rFonts w:hint="eastAsia"/>
                <w:lang w:val="en-US" w:eastAsia="zh-CN"/>
              </w:rPr>
              <w:br w:type="textWrapping"/>
            </w:r>
            <w:r>
              <w:rPr>
                <w:rFonts w:hint="eastAsia"/>
                <w:lang w:val="en-US" w:eastAsia="zh-CN"/>
              </w:rPr>
              <w:t>第五章14.查询成品油红字确认单明细信息返回参数增加差额征税类型代码、扣除额、优惠政策标识字段，15.成品油发票上传接口增加差额扣除清单，新增22.查询差额征收编码接口。</w:t>
            </w:r>
          </w:p>
        </w:tc>
        <w:tc>
          <w:tcPr>
            <w:tcW w:w="867" w:type="pct"/>
            <w:tcBorders>
              <w:tl2br w:val="nil"/>
              <w:tr2bl w:val="nil"/>
            </w:tcBorders>
            <w:noWrap w:val="0"/>
            <w:tcMar>
              <w:top w:w="0" w:type="dxa"/>
              <w:left w:w="108" w:type="dxa"/>
              <w:bottom w:w="0" w:type="dxa"/>
              <w:right w:w="108" w:type="dxa"/>
            </w:tcMar>
            <w:vAlign w:val="center"/>
          </w:tcPr>
          <w:p w14:paraId="6D16A9D0">
            <w:pPr>
              <w:pStyle w:val="26"/>
              <w:bidi w:val="0"/>
              <w:rPr>
                <w:rFonts w:hint="default"/>
                <w:lang w:val="en-US" w:eastAsia="zh-CN"/>
              </w:rPr>
            </w:pPr>
            <w:r>
              <w:rPr>
                <w:rFonts w:hint="default"/>
                <w:lang w:val="en-US"/>
              </w:rPr>
              <w:t>2023.</w:t>
            </w:r>
            <w:r>
              <w:rPr>
                <w:rFonts w:hint="eastAsia"/>
                <w:lang w:val="en-US" w:eastAsia="zh-CN"/>
              </w:rPr>
              <w:t>12</w:t>
            </w:r>
            <w:r>
              <w:rPr>
                <w:rFonts w:hint="default"/>
                <w:lang w:val="en-US"/>
              </w:rPr>
              <w:t>.</w:t>
            </w:r>
            <w:r>
              <w:rPr>
                <w:rFonts w:hint="eastAsia"/>
                <w:lang w:val="en-US" w:eastAsia="zh-CN"/>
              </w:rPr>
              <w:t>21</w:t>
            </w:r>
          </w:p>
        </w:tc>
      </w:tr>
      <w:tr w14:paraId="56E4FAC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tcBorders>
              <w:tl2br w:val="nil"/>
              <w:tr2bl w:val="nil"/>
            </w:tcBorders>
            <w:noWrap w:val="0"/>
            <w:tcMar>
              <w:top w:w="0" w:type="dxa"/>
              <w:left w:w="108" w:type="dxa"/>
              <w:bottom w:w="0" w:type="dxa"/>
              <w:right w:w="108" w:type="dxa"/>
            </w:tcMar>
            <w:vAlign w:val="center"/>
          </w:tcPr>
          <w:p w14:paraId="2492CC0B">
            <w:pPr>
              <w:pStyle w:val="26"/>
              <w:bidi w:val="0"/>
              <w:rPr>
                <w:rFonts w:hint="eastAsia"/>
                <w:lang w:val="en-US" w:eastAsia="zh-CN"/>
              </w:rPr>
            </w:pPr>
          </w:p>
        </w:tc>
        <w:tc>
          <w:tcPr>
            <w:tcW w:w="952" w:type="pct"/>
            <w:tcBorders>
              <w:tl2br w:val="nil"/>
              <w:tr2bl w:val="nil"/>
            </w:tcBorders>
            <w:noWrap w:val="0"/>
            <w:tcMar>
              <w:top w:w="0" w:type="dxa"/>
              <w:left w:w="108" w:type="dxa"/>
              <w:bottom w:w="0" w:type="dxa"/>
              <w:right w:w="108" w:type="dxa"/>
            </w:tcMar>
            <w:vAlign w:val="center"/>
          </w:tcPr>
          <w:p w14:paraId="161A8430">
            <w:pPr>
              <w:pStyle w:val="26"/>
              <w:bidi w:val="0"/>
              <w:jc w:val="left"/>
              <w:rPr>
                <w:rFonts w:hint="eastAsia"/>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70C99F68">
            <w:pPr>
              <w:pStyle w:val="26"/>
              <w:bidi w:val="0"/>
              <w:jc w:val="left"/>
              <w:rPr>
                <w:rFonts w:hint="eastAsia"/>
                <w:lang w:val="en-US" w:eastAsia="zh-CN"/>
              </w:rPr>
            </w:pPr>
            <w:r>
              <w:rPr>
                <w:rFonts w:hint="eastAsia"/>
                <w:lang w:val="en-US" w:eastAsia="zh-CN"/>
              </w:rPr>
              <w:t>2.2.4.3业务逻辑校验、5.2.4.2数据校验增加发票上传时间规则说明。</w:t>
            </w:r>
          </w:p>
        </w:tc>
        <w:tc>
          <w:tcPr>
            <w:tcW w:w="867" w:type="pct"/>
            <w:tcBorders>
              <w:tl2br w:val="nil"/>
              <w:tr2bl w:val="nil"/>
            </w:tcBorders>
            <w:noWrap w:val="0"/>
            <w:tcMar>
              <w:top w:w="0" w:type="dxa"/>
              <w:left w:w="108" w:type="dxa"/>
              <w:bottom w:w="0" w:type="dxa"/>
              <w:right w:w="108" w:type="dxa"/>
            </w:tcMar>
            <w:vAlign w:val="center"/>
          </w:tcPr>
          <w:p w14:paraId="744E4583">
            <w:pPr>
              <w:pStyle w:val="26"/>
              <w:bidi w:val="0"/>
              <w:rPr>
                <w:rFonts w:hint="default"/>
                <w:lang w:val="en-US" w:eastAsia="zh-CN"/>
              </w:rPr>
            </w:pPr>
            <w:r>
              <w:rPr>
                <w:rFonts w:hint="default"/>
                <w:lang w:val="en-US"/>
              </w:rPr>
              <w:t>2023.</w:t>
            </w:r>
            <w:r>
              <w:rPr>
                <w:rFonts w:hint="eastAsia"/>
                <w:lang w:val="en-US" w:eastAsia="zh-CN"/>
              </w:rPr>
              <w:t>12</w:t>
            </w:r>
            <w:r>
              <w:rPr>
                <w:rFonts w:hint="default"/>
                <w:lang w:val="en-US"/>
              </w:rPr>
              <w:t>.</w:t>
            </w:r>
            <w:r>
              <w:rPr>
                <w:rFonts w:hint="eastAsia"/>
                <w:lang w:val="en-US" w:eastAsia="zh-CN"/>
              </w:rPr>
              <w:t>27</w:t>
            </w:r>
          </w:p>
        </w:tc>
      </w:tr>
      <w:tr w14:paraId="675286F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84" w:hRule="atLeast"/>
          <w:jc w:val="center"/>
        </w:trPr>
        <w:tc>
          <w:tcPr>
            <w:tcW w:w="599" w:type="pct"/>
            <w:tcBorders>
              <w:tl2br w:val="nil"/>
              <w:tr2bl w:val="nil"/>
            </w:tcBorders>
            <w:noWrap w:val="0"/>
            <w:tcMar>
              <w:top w:w="0" w:type="dxa"/>
              <w:left w:w="108" w:type="dxa"/>
              <w:bottom w:w="0" w:type="dxa"/>
              <w:right w:w="108" w:type="dxa"/>
            </w:tcMar>
            <w:vAlign w:val="center"/>
          </w:tcPr>
          <w:p w14:paraId="2398034A">
            <w:pPr>
              <w:pStyle w:val="26"/>
              <w:bidi w:val="0"/>
              <w:rPr>
                <w:rFonts w:hint="eastAsia"/>
                <w:lang w:val="en-US" w:eastAsia="zh-CN"/>
              </w:rPr>
            </w:pPr>
            <w:r>
              <w:rPr>
                <w:rFonts w:hint="eastAsia"/>
                <w:lang w:val="en-US" w:eastAsia="zh-CN"/>
              </w:rPr>
              <w:t>V2.001</w:t>
            </w:r>
          </w:p>
        </w:tc>
        <w:tc>
          <w:tcPr>
            <w:tcW w:w="952" w:type="pct"/>
            <w:tcBorders>
              <w:tl2br w:val="nil"/>
              <w:tr2bl w:val="nil"/>
            </w:tcBorders>
            <w:noWrap w:val="0"/>
            <w:tcMar>
              <w:top w:w="0" w:type="dxa"/>
              <w:left w:w="108" w:type="dxa"/>
              <w:bottom w:w="0" w:type="dxa"/>
              <w:right w:w="108" w:type="dxa"/>
            </w:tcMar>
            <w:vAlign w:val="center"/>
          </w:tcPr>
          <w:p w14:paraId="6FB52764">
            <w:pPr>
              <w:pStyle w:val="26"/>
              <w:bidi w:val="0"/>
              <w:jc w:val="left"/>
              <w:rPr>
                <w:rFonts w:hint="eastAsia"/>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3008F9F0">
            <w:pPr>
              <w:pStyle w:val="26"/>
              <w:bidi w:val="0"/>
              <w:jc w:val="left"/>
              <w:rPr>
                <w:rFonts w:hint="eastAsia"/>
                <w:lang w:val="en-US" w:eastAsia="zh-CN"/>
              </w:rPr>
            </w:pPr>
            <w:r>
              <w:rPr>
                <w:rFonts w:hint="eastAsia"/>
                <w:lang w:val="en-US" w:eastAsia="zh-CN"/>
              </w:rPr>
              <w:t>1.2.7获取可用税收分类编码减按优惠政策标识描述调整。</w:t>
            </w:r>
          </w:p>
        </w:tc>
        <w:tc>
          <w:tcPr>
            <w:tcW w:w="867" w:type="pct"/>
            <w:tcBorders>
              <w:tl2br w:val="nil"/>
              <w:tr2bl w:val="nil"/>
            </w:tcBorders>
            <w:noWrap w:val="0"/>
            <w:tcMar>
              <w:top w:w="0" w:type="dxa"/>
              <w:left w:w="108" w:type="dxa"/>
              <w:bottom w:w="0" w:type="dxa"/>
              <w:right w:w="108" w:type="dxa"/>
            </w:tcMar>
            <w:vAlign w:val="center"/>
          </w:tcPr>
          <w:p w14:paraId="768C1A30">
            <w:pPr>
              <w:pStyle w:val="26"/>
              <w:bidi w:val="0"/>
              <w:rPr>
                <w:rFonts w:hint="default"/>
                <w:lang w:val="en-US" w:eastAsia="zh-CN"/>
              </w:rPr>
            </w:pPr>
            <w:r>
              <w:rPr>
                <w:rFonts w:hint="default"/>
                <w:lang w:val="en-US"/>
              </w:rPr>
              <w:t>202</w:t>
            </w:r>
            <w:r>
              <w:rPr>
                <w:rFonts w:hint="eastAsia"/>
                <w:lang w:val="en-US" w:eastAsia="zh-CN"/>
              </w:rPr>
              <w:t>3</w:t>
            </w:r>
            <w:r>
              <w:rPr>
                <w:rFonts w:hint="default"/>
                <w:lang w:val="en-US"/>
              </w:rPr>
              <w:t>.</w:t>
            </w:r>
            <w:r>
              <w:rPr>
                <w:rFonts w:hint="eastAsia"/>
                <w:lang w:val="en-US" w:eastAsia="zh-CN"/>
              </w:rPr>
              <w:t>01</w:t>
            </w:r>
            <w:r>
              <w:rPr>
                <w:rFonts w:hint="default"/>
                <w:lang w:val="en-US"/>
              </w:rPr>
              <w:t>.</w:t>
            </w:r>
            <w:r>
              <w:rPr>
                <w:rFonts w:hint="eastAsia"/>
                <w:lang w:val="en-US" w:eastAsia="zh-CN"/>
              </w:rPr>
              <w:t>26</w:t>
            </w:r>
          </w:p>
        </w:tc>
      </w:tr>
      <w:tr w14:paraId="23C5210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tcBorders>
              <w:tl2br w:val="nil"/>
              <w:tr2bl w:val="nil"/>
            </w:tcBorders>
            <w:noWrap w:val="0"/>
            <w:tcMar>
              <w:top w:w="0" w:type="dxa"/>
              <w:left w:w="108" w:type="dxa"/>
              <w:bottom w:w="0" w:type="dxa"/>
              <w:right w:w="108" w:type="dxa"/>
            </w:tcMar>
            <w:vAlign w:val="center"/>
          </w:tcPr>
          <w:p w14:paraId="79BCBAA4">
            <w:pPr>
              <w:pStyle w:val="26"/>
              <w:bidi w:val="0"/>
              <w:rPr>
                <w:rFonts w:hint="default"/>
                <w:lang w:val="en-US" w:eastAsia="zh-CN"/>
              </w:rPr>
            </w:pPr>
            <w:r>
              <w:rPr>
                <w:rFonts w:hint="eastAsia"/>
                <w:lang w:val="en-US" w:eastAsia="zh-CN"/>
              </w:rPr>
              <w:t>V2.002</w:t>
            </w:r>
          </w:p>
        </w:tc>
        <w:tc>
          <w:tcPr>
            <w:tcW w:w="952" w:type="pct"/>
            <w:tcBorders>
              <w:tl2br w:val="nil"/>
              <w:tr2bl w:val="nil"/>
            </w:tcBorders>
            <w:noWrap w:val="0"/>
            <w:tcMar>
              <w:top w:w="0" w:type="dxa"/>
              <w:left w:w="108" w:type="dxa"/>
              <w:bottom w:w="0" w:type="dxa"/>
              <w:right w:w="108" w:type="dxa"/>
            </w:tcMar>
            <w:vAlign w:val="center"/>
          </w:tcPr>
          <w:p w14:paraId="62038D55">
            <w:pPr>
              <w:pStyle w:val="26"/>
              <w:bidi w:val="0"/>
              <w:jc w:val="left"/>
              <w:rPr>
                <w:rFonts w:hint="eastAsia"/>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22320BE2">
            <w:pPr>
              <w:pStyle w:val="26"/>
              <w:bidi w:val="0"/>
              <w:jc w:val="left"/>
              <w:rPr>
                <w:rFonts w:hint="eastAsia"/>
                <w:lang w:val="en-US" w:eastAsia="zh-CN"/>
              </w:rPr>
            </w:pPr>
            <w:r>
              <w:rPr>
                <w:rFonts w:hint="eastAsia"/>
                <w:lang w:val="en-US" w:eastAsia="zh-CN"/>
              </w:rPr>
              <w:t>1.2.7获取可用税收分类编码调整优惠政策混开规则。</w:t>
            </w:r>
          </w:p>
        </w:tc>
        <w:tc>
          <w:tcPr>
            <w:tcW w:w="867" w:type="pct"/>
            <w:tcBorders>
              <w:tl2br w:val="nil"/>
              <w:tr2bl w:val="nil"/>
            </w:tcBorders>
            <w:noWrap w:val="0"/>
            <w:tcMar>
              <w:top w:w="0" w:type="dxa"/>
              <w:left w:w="108" w:type="dxa"/>
              <w:bottom w:w="0" w:type="dxa"/>
              <w:right w:w="108" w:type="dxa"/>
            </w:tcMar>
            <w:vAlign w:val="center"/>
          </w:tcPr>
          <w:p w14:paraId="3F804F7E">
            <w:pPr>
              <w:pStyle w:val="26"/>
              <w:bidi w:val="0"/>
              <w:rPr>
                <w:rFonts w:hint="default"/>
                <w:lang w:val="en-US"/>
              </w:rPr>
            </w:pPr>
            <w:r>
              <w:rPr>
                <w:rFonts w:hint="eastAsia"/>
                <w:lang w:val="en-US" w:eastAsia="zh-CN"/>
              </w:rPr>
              <w:t>2024.03.14</w:t>
            </w:r>
          </w:p>
        </w:tc>
      </w:tr>
      <w:tr w14:paraId="73F8A9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tcBorders>
              <w:tl2br w:val="nil"/>
              <w:tr2bl w:val="nil"/>
            </w:tcBorders>
            <w:noWrap w:val="0"/>
            <w:tcMar>
              <w:top w:w="0" w:type="dxa"/>
              <w:left w:w="108" w:type="dxa"/>
              <w:bottom w:w="0" w:type="dxa"/>
              <w:right w:w="108" w:type="dxa"/>
            </w:tcMar>
            <w:vAlign w:val="center"/>
          </w:tcPr>
          <w:p w14:paraId="23277C68">
            <w:pPr>
              <w:pStyle w:val="26"/>
              <w:bidi w:val="0"/>
              <w:rPr>
                <w:rFonts w:hint="eastAsia"/>
                <w:lang w:val="en-US" w:eastAsia="zh-CN"/>
              </w:rPr>
            </w:pPr>
          </w:p>
        </w:tc>
        <w:tc>
          <w:tcPr>
            <w:tcW w:w="952" w:type="pct"/>
            <w:tcBorders>
              <w:tl2br w:val="nil"/>
              <w:tr2bl w:val="nil"/>
            </w:tcBorders>
            <w:noWrap w:val="0"/>
            <w:tcMar>
              <w:top w:w="0" w:type="dxa"/>
              <w:left w:w="108" w:type="dxa"/>
              <w:bottom w:w="0" w:type="dxa"/>
              <w:right w:w="108" w:type="dxa"/>
            </w:tcMar>
            <w:vAlign w:val="center"/>
          </w:tcPr>
          <w:p w14:paraId="010C7171">
            <w:pPr>
              <w:pStyle w:val="26"/>
              <w:bidi w:val="0"/>
              <w:jc w:val="left"/>
              <w:rPr>
                <w:rFonts w:hint="eastAsia"/>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00458252">
            <w:pPr>
              <w:pStyle w:val="26"/>
              <w:bidi w:val="0"/>
              <w:jc w:val="left"/>
              <w:rPr>
                <w:rFonts w:hint="eastAsia"/>
                <w:lang w:val="en-US" w:eastAsia="zh-CN"/>
              </w:rPr>
            </w:pPr>
            <w:r>
              <w:rPr>
                <w:rFonts w:hint="eastAsia"/>
                <w:lang w:val="en-US" w:eastAsia="zh-CN"/>
              </w:rPr>
              <w:t>2.2.4.1合规性校验、5.2.4.1合规性校验增加联用他用开票员校验规则。</w:t>
            </w:r>
          </w:p>
        </w:tc>
        <w:tc>
          <w:tcPr>
            <w:tcW w:w="867" w:type="pct"/>
            <w:tcBorders>
              <w:tl2br w:val="nil"/>
              <w:tr2bl w:val="nil"/>
            </w:tcBorders>
            <w:noWrap w:val="0"/>
            <w:tcMar>
              <w:top w:w="0" w:type="dxa"/>
              <w:left w:w="108" w:type="dxa"/>
              <w:bottom w:w="0" w:type="dxa"/>
              <w:right w:w="108" w:type="dxa"/>
            </w:tcMar>
            <w:vAlign w:val="center"/>
          </w:tcPr>
          <w:p w14:paraId="2D441179">
            <w:pPr>
              <w:pStyle w:val="26"/>
              <w:bidi w:val="0"/>
              <w:rPr>
                <w:rFonts w:hint="eastAsia"/>
                <w:lang w:val="en-US" w:eastAsia="zh-CN"/>
              </w:rPr>
            </w:pPr>
            <w:r>
              <w:rPr>
                <w:rFonts w:hint="eastAsia"/>
                <w:lang w:val="en-US" w:eastAsia="zh-CN"/>
              </w:rPr>
              <w:t>2024.03.14</w:t>
            </w:r>
          </w:p>
        </w:tc>
      </w:tr>
      <w:tr w14:paraId="661D91D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tcBorders>
              <w:tl2br w:val="nil"/>
              <w:tr2bl w:val="nil"/>
            </w:tcBorders>
            <w:noWrap w:val="0"/>
            <w:tcMar>
              <w:top w:w="0" w:type="dxa"/>
              <w:left w:w="108" w:type="dxa"/>
              <w:bottom w:w="0" w:type="dxa"/>
              <w:right w:w="108" w:type="dxa"/>
            </w:tcMar>
            <w:vAlign w:val="center"/>
          </w:tcPr>
          <w:p w14:paraId="1EA0EAB0">
            <w:pPr>
              <w:pStyle w:val="26"/>
              <w:bidi w:val="0"/>
              <w:rPr>
                <w:rFonts w:hint="default"/>
                <w:lang w:val="en-US" w:eastAsia="zh-CN"/>
              </w:rPr>
            </w:pPr>
            <w:r>
              <w:rPr>
                <w:rFonts w:hint="eastAsia"/>
                <w:lang w:val="en-US" w:eastAsia="zh-CN"/>
              </w:rPr>
              <w:t>V2.003</w:t>
            </w:r>
          </w:p>
        </w:tc>
        <w:tc>
          <w:tcPr>
            <w:tcW w:w="952" w:type="pct"/>
            <w:tcBorders>
              <w:tl2br w:val="nil"/>
              <w:tr2bl w:val="nil"/>
            </w:tcBorders>
            <w:noWrap w:val="0"/>
            <w:tcMar>
              <w:top w:w="0" w:type="dxa"/>
              <w:left w:w="108" w:type="dxa"/>
              <w:bottom w:w="0" w:type="dxa"/>
              <w:right w:w="108" w:type="dxa"/>
            </w:tcMar>
            <w:vAlign w:val="center"/>
          </w:tcPr>
          <w:p w14:paraId="1E29494F">
            <w:pPr>
              <w:pStyle w:val="26"/>
              <w:bidi w:val="0"/>
              <w:jc w:val="left"/>
              <w:rPr>
                <w:rFonts w:hint="eastAsia"/>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7158E834">
            <w:pPr>
              <w:pStyle w:val="26"/>
              <w:bidi w:val="0"/>
              <w:jc w:val="left"/>
              <w:rPr>
                <w:rFonts w:hint="eastAsia"/>
                <w:lang w:val="en-US" w:eastAsia="zh-CN"/>
              </w:rPr>
            </w:pPr>
            <w:r>
              <w:rPr>
                <w:rFonts w:hint="eastAsia"/>
                <w:lang w:val="en-US" w:eastAsia="zh-CN"/>
              </w:rPr>
              <w:t>3.2.3.3业务逻辑校验调整红字确认单金额校验逻辑。</w:t>
            </w:r>
          </w:p>
        </w:tc>
        <w:tc>
          <w:tcPr>
            <w:tcW w:w="867" w:type="pct"/>
            <w:tcBorders>
              <w:tl2br w:val="nil"/>
              <w:tr2bl w:val="nil"/>
            </w:tcBorders>
            <w:noWrap w:val="0"/>
            <w:tcMar>
              <w:top w:w="0" w:type="dxa"/>
              <w:left w:w="108" w:type="dxa"/>
              <w:bottom w:w="0" w:type="dxa"/>
              <w:right w:w="108" w:type="dxa"/>
            </w:tcMar>
            <w:vAlign w:val="center"/>
          </w:tcPr>
          <w:p w14:paraId="39EC55A0">
            <w:pPr>
              <w:pStyle w:val="26"/>
              <w:bidi w:val="0"/>
              <w:rPr>
                <w:rFonts w:hint="eastAsia"/>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r>
      <w:tr w14:paraId="16021A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tcBorders>
              <w:tl2br w:val="nil"/>
              <w:tr2bl w:val="nil"/>
            </w:tcBorders>
            <w:noWrap w:val="0"/>
            <w:tcMar>
              <w:top w:w="0" w:type="dxa"/>
              <w:left w:w="108" w:type="dxa"/>
              <w:bottom w:w="0" w:type="dxa"/>
              <w:right w:w="108" w:type="dxa"/>
            </w:tcMar>
            <w:vAlign w:val="center"/>
          </w:tcPr>
          <w:p w14:paraId="4F26B105">
            <w:pPr>
              <w:pStyle w:val="26"/>
              <w:bidi w:val="0"/>
              <w:rPr>
                <w:rFonts w:hint="eastAsia"/>
                <w:lang w:val="en-US" w:eastAsia="zh-CN"/>
              </w:rPr>
            </w:pPr>
            <w:r>
              <w:rPr>
                <w:rFonts w:hint="eastAsia"/>
                <w:lang w:val="en-US" w:eastAsia="zh-CN"/>
              </w:rPr>
              <w:t>V2.004</w:t>
            </w:r>
          </w:p>
        </w:tc>
        <w:tc>
          <w:tcPr>
            <w:tcW w:w="952" w:type="pct"/>
            <w:tcBorders>
              <w:tl2br w:val="nil"/>
              <w:tr2bl w:val="nil"/>
            </w:tcBorders>
            <w:noWrap w:val="0"/>
            <w:tcMar>
              <w:top w:w="0" w:type="dxa"/>
              <w:left w:w="108" w:type="dxa"/>
              <w:bottom w:w="0" w:type="dxa"/>
              <w:right w:w="108" w:type="dxa"/>
            </w:tcMar>
            <w:vAlign w:val="center"/>
          </w:tcPr>
          <w:p w14:paraId="78B9F70F">
            <w:pPr>
              <w:pStyle w:val="26"/>
              <w:bidi w:val="0"/>
              <w:jc w:val="left"/>
              <w:rPr>
                <w:rFonts w:hint="eastAsia"/>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6B50FE2B">
            <w:pPr>
              <w:pStyle w:val="26"/>
              <w:bidi w:val="0"/>
              <w:jc w:val="left"/>
              <w:rPr>
                <w:rFonts w:hint="eastAsia"/>
                <w:lang w:val="en-US" w:eastAsia="zh-CN"/>
              </w:rPr>
            </w:pPr>
            <w:r>
              <w:rPr>
                <w:rFonts w:hint="default"/>
                <w:lang w:val="en-US" w:eastAsia="zh-CN"/>
              </w:rPr>
              <w:t>2.2.4.3</w:t>
            </w:r>
            <w:r>
              <w:rPr>
                <w:rFonts w:hint="eastAsia"/>
                <w:lang w:val="en-US" w:eastAsia="zh-CN"/>
              </w:rPr>
              <w:t>业务逻辑校验删除购销方税号校验规则。</w:t>
            </w:r>
          </w:p>
        </w:tc>
        <w:tc>
          <w:tcPr>
            <w:tcW w:w="867" w:type="pct"/>
            <w:tcBorders>
              <w:tl2br w:val="nil"/>
              <w:tr2bl w:val="nil"/>
            </w:tcBorders>
            <w:noWrap w:val="0"/>
            <w:tcMar>
              <w:top w:w="0" w:type="dxa"/>
              <w:left w:w="108" w:type="dxa"/>
              <w:bottom w:w="0" w:type="dxa"/>
              <w:right w:w="108" w:type="dxa"/>
            </w:tcMar>
            <w:vAlign w:val="center"/>
          </w:tcPr>
          <w:p w14:paraId="7B293010">
            <w:pPr>
              <w:pStyle w:val="26"/>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2B50948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tcBorders>
              <w:tl2br w:val="nil"/>
              <w:tr2bl w:val="nil"/>
            </w:tcBorders>
            <w:noWrap w:val="0"/>
            <w:tcMar>
              <w:top w:w="0" w:type="dxa"/>
              <w:left w:w="108" w:type="dxa"/>
              <w:bottom w:w="0" w:type="dxa"/>
              <w:right w:w="108" w:type="dxa"/>
            </w:tcMar>
            <w:vAlign w:val="center"/>
          </w:tcPr>
          <w:p w14:paraId="077085E2">
            <w:pPr>
              <w:pStyle w:val="26"/>
              <w:bidi w:val="0"/>
              <w:rPr>
                <w:rFonts w:hint="eastAsia"/>
                <w:lang w:val="en-US" w:eastAsia="zh-CN"/>
              </w:rPr>
            </w:pPr>
          </w:p>
        </w:tc>
        <w:tc>
          <w:tcPr>
            <w:tcW w:w="952" w:type="pct"/>
            <w:tcBorders>
              <w:tl2br w:val="nil"/>
              <w:tr2bl w:val="nil"/>
            </w:tcBorders>
            <w:noWrap w:val="0"/>
            <w:tcMar>
              <w:top w:w="0" w:type="dxa"/>
              <w:left w:w="108" w:type="dxa"/>
              <w:bottom w:w="0" w:type="dxa"/>
              <w:right w:w="108" w:type="dxa"/>
            </w:tcMar>
            <w:vAlign w:val="center"/>
          </w:tcPr>
          <w:p w14:paraId="205E9EB6">
            <w:pPr>
              <w:pStyle w:val="26"/>
              <w:bidi w:val="0"/>
              <w:jc w:val="left"/>
              <w:rPr>
                <w:rFonts w:hint="eastAsia"/>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074B4CCD">
            <w:pPr>
              <w:pStyle w:val="26"/>
              <w:bidi w:val="0"/>
              <w:jc w:val="left"/>
              <w:rPr>
                <w:rFonts w:hint="default"/>
                <w:lang w:val="en-US" w:eastAsia="zh-CN"/>
              </w:rPr>
            </w:pPr>
            <w:r>
              <w:rPr>
                <w:rFonts w:hint="eastAsia"/>
                <w:lang w:val="en-US" w:eastAsia="zh-CN"/>
              </w:rPr>
              <w:t>1.2.7获取可用税收分类编码调整不征税优惠政策混开规则表述。</w:t>
            </w:r>
          </w:p>
        </w:tc>
        <w:tc>
          <w:tcPr>
            <w:tcW w:w="867" w:type="pct"/>
            <w:tcBorders>
              <w:tl2br w:val="nil"/>
              <w:tr2bl w:val="nil"/>
            </w:tcBorders>
            <w:noWrap w:val="0"/>
            <w:tcMar>
              <w:top w:w="0" w:type="dxa"/>
              <w:left w:w="108" w:type="dxa"/>
              <w:bottom w:w="0" w:type="dxa"/>
              <w:right w:w="108" w:type="dxa"/>
            </w:tcMar>
            <w:vAlign w:val="center"/>
          </w:tcPr>
          <w:p w14:paraId="1460FAD7">
            <w:pPr>
              <w:pStyle w:val="26"/>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0EB86C4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tcBorders>
              <w:tl2br w:val="nil"/>
              <w:tr2bl w:val="nil"/>
            </w:tcBorders>
            <w:noWrap w:val="0"/>
            <w:tcMar>
              <w:top w:w="0" w:type="dxa"/>
              <w:left w:w="108" w:type="dxa"/>
              <w:bottom w:w="0" w:type="dxa"/>
              <w:right w:w="108" w:type="dxa"/>
            </w:tcMar>
            <w:vAlign w:val="center"/>
          </w:tcPr>
          <w:p w14:paraId="0E70911D">
            <w:pPr>
              <w:pStyle w:val="26"/>
              <w:bidi w:val="0"/>
              <w:rPr>
                <w:rFonts w:hint="eastAsia"/>
                <w:lang w:val="en-US" w:eastAsia="zh-CN"/>
              </w:rPr>
            </w:pPr>
            <w:r>
              <w:rPr>
                <w:rFonts w:hint="eastAsia"/>
                <w:lang w:val="en-US" w:eastAsia="zh-CN"/>
              </w:rPr>
              <w:t>V2.005</w:t>
            </w:r>
          </w:p>
        </w:tc>
        <w:tc>
          <w:tcPr>
            <w:tcW w:w="952" w:type="pct"/>
            <w:tcBorders>
              <w:tl2br w:val="nil"/>
              <w:tr2bl w:val="nil"/>
            </w:tcBorders>
            <w:noWrap w:val="0"/>
            <w:tcMar>
              <w:top w:w="0" w:type="dxa"/>
              <w:left w:w="108" w:type="dxa"/>
              <w:bottom w:w="0" w:type="dxa"/>
              <w:right w:w="108" w:type="dxa"/>
            </w:tcMar>
            <w:vAlign w:val="center"/>
          </w:tcPr>
          <w:p w14:paraId="784B2643">
            <w:pPr>
              <w:pStyle w:val="26"/>
              <w:bidi w:val="0"/>
              <w:jc w:val="left"/>
              <w:rPr>
                <w:rFonts w:hint="eastAsia"/>
                <w:lang w:val="en-US" w:eastAsia="zh-CN"/>
              </w:rPr>
            </w:pPr>
            <w:r>
              <w:rPr>
                <w:rFonts w:hint="eastAsia"/>
                <w:lang w:val="en-US" w:eastAsia="zh-CN"/>
              </w:rPr>
              <w:t>第四、五章</w:t>
            </w:r>
          </w:p>
        </w:tc>
        <w:tc>
          <w:tcPr>
            <w:tcW w:w="2580" w:type="pct"/>
            <w:tcBorders>
              <w:tl2br w:val="nil"/>
              <w:tr2bl w:val="nil"/>
            </w:tcBorders>
            <w:noWrap w:val="0"/>
            <w:tcMar>
              <w:top w:w="0" w:type="dxa"/>
              <w:left w:w="108" w:type="dxa"/>
              <w:bottom w:w="0" w:type="dxa"/>
              <w:right w:w="108" w:type="dxa"/>
            </w:tcMar>
            <w:vAlign w:val="center"/>
          </w:tcPr>
          <w:p w14:paraId="145E066C">
            <w:pPr>
              <w:pStyle w:val="26"/>
              <w:bidi w:val="0"/>
              <w:jc w:val="left"/>
              <w:rPr>
                <w:rFonts w:hint="eastAsia"/>
                <w:lang w:val="en-US" w:eastAsia="zh-CN"/>
              </w:rPr>
            </w:pPr>
            <w:r>
              <w:rPr>
                <w:rFonts w:hint="eastAsia"/>
                <w:lang w:val="en-US" w:eastAsia="zh-CN"/>
              </w:rPr>
              <w:t>第四章3.2.3.3调整红字确认单申请校验规则，第五章2.查询发票授信额度删除查询发票授信额度限制。</w:t>
            </w:r>
          </w:p>
        </w:tc>
        <w:tc>
          <w:tcPr>
            <w:tcW w:w="867" w:type="pct"/>
            <w:tcBorders>
              <w:tl2br w:val="nil"/>
              <w:tr2bl w:val="nil"/>
            </w:tcBorders>
            <w:noWrap w:val="0"/>
            <w:tcMar>
              <w:top w:w="0" w:type="dxa"/>
              <w:left w:w="108" w:type="dxa"/>
              <w:bottom w:w="0" w:type="dxa"/>
              <w:right w:w="108" w:type="dxa"/>
            </w:tcMar>
            <w:vAlign w:val="center"/>
          </w:tcPr>
          <w:p w14:paraId="332CA823">
            <w:pPr>
              <w:pStyle w:val="26"/>
              <w:bidi w:val="0"/>
              <w:rPr>
                <w:rFonts w:hint="default"/>
                <w:lang w:val="en-US"/>
              </w:rPr>
            </w:pPr>
            <w:r>
              <w:rPr>
                <w:rFonts w:hint="eastAsia"/>
                <w:lang w:val="en-US" w:eastAsia="zh-CN"/>
              </w:rPr>
              <w:t>2024.11.29</w:t>
            </w:r>
          </w:p>
        </w:tc>
      </w:tr>
      <w:tr w14:paraId="548187F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tcBorders>
              <w:tl2br w:val="nil"/>
              <w:tr2bl w:val="nil"/>
            </w:tcBorders>
            <w:noWrap w:val="0"/>
            <w:tcMar>
              <w:top w:w="0" w:type="dxa"/>
              <w:left w:w="108" w:type="dxa"/>
              <w:bottom w:w="0" w:type="dxa"/>
              <w:right w:w="108" w:type="dxa"/>
            </w:tcMar>
            <w:vAlign w:val="center"/>
          </w:tcPr>
          <w:p w14:paraId="60AFBC4A">
            <w:pPr>
              <w:pStyle w:val="26"/>
              <w:bidi w:val="0"/>
              <w:rPr>
                <w:rFonts w:hint="eastAsia"/>
                <w:lang w:val="en-US" w:eastAsia="zh-CN"/>
              </w:rPr>
            </w:pPr>
          </w:p>
        </w:tc>
        <w:tc>
          <w:tcPr>
            <w:tcW w:w="952" w:type="pct"/>
            <w:tcBorders>
              <w:tl2br w:val="nil"/>
              <w:tr2bl w:val="nil"/>
            </w:tcBorders>
            <w:noWrap w:val="0"/>
            <w:tcMar>
              <w:top w:w="0" w:type="dxa"/>
              <w:left w:w="108" w:type="dxa"/>
              <w:bottom w:w="0" w:type="dxa"/>
              <w:right w:w="108" w:type="dxa"/>
            </w:tcMar>
            <w:vAlign w:val="center"/>
          </w:tcPr>
          <w:p w14:paraId="63B3CE38">
            <w:pPr>
              <w:pStyle w:val="26"/>
              <w:bidi w:val="0"/>
              <w:jc w:val="left"/>
              <w:rPr>
                <w:rFonts w:hint="default"/>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5E8BBDEE">
            <w:pPr>
              <w:pStyle w:val="26"/>
              <w:bidi w:val="0"/>
              <w:jc w:val="left"/>
              <w:rPr>
                <w:rFonts w:hint="default"/>
                <w:lang w:val="en-US" w:eastAsia="zh-CN"/>
              </w:rPr>
            </w:pPr>
            <w:r>
              <w:rPr>
                <w:rFonts w:hint="eastAsia"/>
                <w:lang w:val="en-US" w:eastAsia="zh-CN"/>
              </w:rPr>
              <w:t>2.2.4.3取消燃料油单位限制。</w:t>
            </w:r>
          </w:p>
        </w:tc>
        <w:tc>
          <w:tcPr>
            <w:tcW w:w="867" w:type="pct"/>
            <w:tcBorders>
              <w:tl2br w:val="nil"/>
              <w:tr2bl w:val="nil"/>
            </w:tcBorders>
            <w:noWrap w:val="0"/>
            <w:tcMar>
              <w:top w:w="0" w:type="dxa"/>
              <w:left w:w="108" w:type="dxa"/>
              <w:bottom w:w="0" w:type="dxa"/>
              <w:right w:w="108" w:type="dxa"/>
            </w:tcMar>
            <w:vAlign w:val="center"/>
          </w:tcPr>
          <w:p w14:paraId="0EABC0C7">
            <w:pPr>
              <w:pStyle w:val="26"/>
              <w:bidi w:val="0"/>
              <w:rPr>
                <w:rFonts w:hint="default"/>
                <w:lang w:val="en-US" w:eastAsia="zh-CN"/>
              </w:rPr>
            </w:pPr>
            <w:r>
              <w:rPr>
                <w:rFonts w:hint="eastAsia"/>
                <w:lang w:val="en-US" w:eastAsia="zh-CN"/>
              </w:rPr>
              <w:t>2024.11.29</w:t>
            </w:r>
          </w:p>
        </w:tc>
      </w:tr>
      <w:tr w14:paraId="477AD24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tcBorders>
              <w:tl2br w:val="nil"/>
              <w:tr2bl w:val="nil"/>
            </w:tcBorders>
            <w:noWrap w:val="0"/>
            <w:tcMar>
              <w:top w:w="0" w:type="dxa"/>
              <w:left w:w="108" w:type="dxa"/>
              <w:bottom w:w="0" w:type="dxa"/>
              <w:right w:w="108" w:type="dxa"/>
            </w:tcMar>
            <w:vAlign w:val="center"/>
          </w:tcPr>
          <w:p w14:paraId="3ADCB406">
            <w:pPr>
              <w:pStyle w:val="26"/>
              <w:bidi w:val="0"/>
              <w:rPr>
                <w:rFonts w:hint="eastAsia"/>
                <w:lang w:val="en-US" w:eastAsia="zh-CN"/>
              </w:rPr>
            </w:pPr>
            <w:r>
              <w:rPr>
                <w:rFonts w:hint="eastAsia"/>
                <w:lang w:val="en-US" w:eastAsia="zh-CN"/>
              </w:rPr>
              <w:t>V2.006</w:t>
            </w:r>
          </w:p>
        </w:tc>
        <w:tc>
          <w:tcPr>
            <w:tcW w:w="952" w:type="pct"/>
            <w:tcBorders>
              <w:tl2br w:val="nil"/>
              <w:tr2bl w:val="nil"/>
            </w:tcBorders>
            <w:noWrap w:val="0"/>
            <w:tcMar>
              <w:top w:w="0" w:type="dxa"/>
              <w:left w:w="108" w:type="dxa"/>
              <w:bottom w:w="0" w:type="dxa"/>
              <w:right w:w="108" w:type="dxa"/>
            </w:tcMar>
            <w:vAlign w:val="center"/>
          </w:tcPr>
          <w:p w14:paraId="64E57C17">
            <w:pPr>
              <w:pStyle w:val="26"/>
              <w:bidi w:val="0"/>
              <w:jc w:val="left"/>
              <w:rPr>
                <w:rFonts w:hint="eastAsia"/>
                <w:lang w:val="en-US" w:eastAsia="zh-CN"/>
              </w:rPr>
            </w:pPr>
            <w:r>
              <w:rPr>
                <w:rFonts w:hint="eastAsia"/>
                <w:lang w:val="en-US" w:eastAsia="zh-CN"/>
              </w:rPr>
              <w:t>第四、五章</w:t>
            </w:r>
          </w:p>
        </w:tc>
        <w:tc>
          <w:tcPr>
            <w:tcW w:w="2580" w:type="pct"/>
            <w:tcBorders>
              <w:tl2br w:val="nil"/>
              <w:tr2bl w:val="nil"/>
            </w:tcBorders>
            <w:noWrap w:val="0"/>
            <w:tcMar>
              <w:top w:w="0" w:type="dxa"/>
              <w:left w:w="108" w:type="dxa"/>
              <w:bottom w:w="0" w:type="dxa"/>
              <w:right w:w="108" w:type="dxa"/>
            </w:tcMar>
            <w:vAlign w:val="center"/>
          </w:tcPr>
          <w:p w14:paraId="4F06433D">
            <w:pPr>
              <w:pStyle w:val="26"/>
              <w:bidi w:val="0"/>
              <w:jc w:val="left"/>
              <w:rPr>
                <w:rFonts w:hint="default"/>
                <w:lang w:val="en-US" w:eastAsia="zh-CN"/>
              </w:rPr>
            </w:pPr>
            <w:r>
              <w:rPr>
                <w:rFonts w:hint="eastAsia"/>
                <w:lang w:val="en-US" w:eastAsia="zh-CN"/>
              </w:rPr>
              <w:t>第四章2.2.4.1,5.2.4.1增加支付渠道、交易单号，2.2.4.3增加支付即开票企业填写规则；</w:t>
            </w:r>
            <w:r>
              <w:rPr>
                <w:rFonts w:hint="eastAsia"/>
                <w:lang w:val="en-US" w:eastAsia="zh-CN"/>
              </w:rPr>
              <w:br w:type="textWrapping"/>
            </w:r>
            <w:r>
              <w:rPr>
                <w:rFonts w:hint="eastAsia"/>
                <w:lang w:val="en-US" w:eastAsia="zh-CN"/>
              </w:rPr>
              <w:t>第五章15.成品油发票上传增加支付渠道、交易单号。</w:t>
            </w:r>
          </w:p>
        </w:tc>
        <w:tc>
          <w:tcPr>
            <w:tcW w:w="867" w:type="pct"/>
            <w:tcBorders>
              <w:tl2br w:val="nil"/>
              <w:tr2bl w:val="nil"/>
            </w:tcBorders>
            <w:noWrap w:val="0"/>
            <w:tcMar>
              <w:top w:w="0" w:type="dxa"/>
              <w:left w:w="108" w:type="dxa"/>
              <w:bottom w:w="0" w:type="dxa"/>
              <w:right w:w="108" w:type="dxa"/>
            </w:tcMar>
            <w:vAlign w:val="center"/>
          </w:tcPr>
          <w:p w14:paraId="1935B43F">
            <w:pPr>
              <w:pStyle w:val="26"/>
              <w:bidi w:val="0"/>
              <w:rPr>
                <w:rFonts w:hint="eastAsia"/>
                <w:lang w:val="en-US" w:eastAsia="zh-CN"/>
              </w:rPr>
            </w:pPr>
            <w:r>
              <w:rPr>
                <w:rFonts w:hint="eastAsia"/>
                <w:lang w:val="en-US" w:eastAsia="zh-CN"/>
              </w:rPr>
              <w:t>2024.11.29</w:t>
            </w:r>
          </w:p>
        </w:tc>
      </w:tr>
      <w:tr w14:paraId="652AE29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tcBorders>
              <w:tl2br w:val="nil"/>
              <w:tr2bl w:val="nil"/>
            </w:tcBorders>
            <w:noWrap w:val="0"/>
            <w:tcMar>
              <w:top w:w="0" w:type="dxa"/>
              <w:left w:w="108" w:type="dxa"/>
              <w:bottom w:w="0" w:type="dxa"/>
              <w:right w:w="108" w:type="dxa"/>
            </w:tcMar>
            <w:vAlign w:val="center"/>
          </w:tcPr>
          <w:p w14:paraId="441FEF2E">
            <w:pPr>
              <w:pStyle w:val="26"/>
              <w:bidi w:val="0"/>
              <w:rPr>
                <w:rFonts w:hint="eastAsia"/>
                <w:lang w:val="en-US" w:eastAsia="zh-CN"/>
              </w:rPr>
            </w:pPr>
          </w:p>
        </w:tc>
        <w:tc>
          <w:tcPr>
            <w:tcW w:w="952" w:type="pct"/>
            <w:tcBorders>
              <w:tl2br w:val="nil"/>
              <w:tr2bl w:val="nil"/>
            </w:tcBorders>
            <w:noWrap w:val="0"/>
            <w:tcMar>
              <w:top w:w="0" w:type="dxa"/>
              <w:left w:w="108" w:type="dxa"/>
              <w:bottom w:w="0" w:type="dxa"/>
              <w:right w:w="108" w:type="dxa"/>
            </w:tcMar>
            <w:vAlign w:val="center"/>
          </w:tcPr>
          <w:p w14:paraId="46ABCD7F">
            <w:pPr>
              <w:pStyle w:val="26"/>
              <w:bidi w:val="0"/>
              <w:jc w:val="left"/>
              <w:rPr>
                <w:rFonts w:hint="eastAsia"/>
                <w:lang w:val="en-US" w:eastAsia="zh-CN"/>
              </w:rPr>
            </w:pPr>
            <w:r>
              <w:rPr>
                <w:rFonts w:hint="eastAsia"/>
                <w:lang w:val="en-US" w:eastAsia="zh-CN"/>
              </w:rPr>
              <w:t>第四、五章</w:t>
            </w:r>
          </w:p>
        </w:tc>
        <w:tc>
          <w:tcPr>
            <w:tcW w:w="2580" w:type="pct"/>
            <w:tcBorders>
              <w:tl2br w:val="nil"/>
              <w:tr2bl w:val="nil"/>
            </w:tcBorders>
            <w:noWrap w:val="0"/>
            <w:tcMar>
              <w:top w:w="0" w:type="dxa"/>
              <w:left w:w="108" w:type="dxa"/>
              <w:bottom w:w="0" w:type="dxa"/>
              <w:right w:w="108" w:type="dxa"/>
            </w:tcMar>
            <w:vAlign w:val="center"/>
          </w:tcPr>
          <w:p w14:paraId="482FC553">
            <w:pPr>
              <w:pStyle w:val="26"/>
              <w:bidi w:val="0"/>
              <w:jc w:val="left"/>
              <w:rPr>
                <w:rFonts w:hint="eastAsia"/>
                <w:lang w:val="en-US" w:eastAsia="zh-CN"/>
              </w:rPr>
            </w:pPr>
            <w:r>
              <w:rPr>
                <w:rFonts w:hint="eastAsia"/>
                <w:lang w:val="en-US" w:eastAsia="zh-CN"/>
              </w:rPr>
              <w:t>第四章2.2.4.1,5.2.4.1增加乐企开票模式代码，2.2.4.（3）5.2.4.2增加支付即开票企业填写规则；</w:t>
            </w:r>
            <w:r>
              <w:rPr>
                <w:rFonts w:hint="eastAsia"/>
                <w:lang w:val="en-US" w:eastAsia="zh-CN"/>
              </w:rPr>
              <w:br w:type="textWrapping"/>
            </w:r>
            <w:r>
              <w:rPr>
                <w:rFonts w:hint="eastAsia"/>
                <w:lang w:val="en-US" w:eastAsia="zh-CN"/>
              </w:rPr>
              <w:t>第五章15.成品油发票上传增加乐企开票模式代码。</w:t>
            </w:r>
          </w:p>
        </w:tc>
        <w:tc>
          <w:tcPr>
            <w:tcW w:w="867" w:type="pct"/>
            <w:tcBorders>
              <w:tl2br w:val="nil"/>
              <w:tr2bl w:val="nil"/>
            </w:tcBorders>
            <w:noWrap w:val="0"/>
            <w:tcMar>
              <w:top w:w="0" w:type="dxa"/>
              <w:left w:w="108" w:type="dxa"/>
              <w:bottom w:w="0" w:type="dxa"/>
              <w:right w:w="108" w:type="dxa"/>
            </w:tcMar>
            <w:vAlign w:val="center"/>
          </w:tcPr>
          <w:p w14:paraId="5DFE8C40">
            <w:pPr>
              <w:pStyle w:val="26"/>
              <w:bidi w:val="0"/>
              <w:rPr>
                <w:rFonts w:hint="eastAsia"/>
                <w:lang w:val="en-US" w:eastAsia="zh-CN"/>
              </w:rPr>
            </w:pPr>
            <w:r>
              <w:rPr>
                <w:rFonts w:hint="eastAsia"/>
                <w:lang w:val="en-US" w:eastAsia="zh-CN"/>
              </w:rPr>
              <w:t>2024.11.30</w:t>
            </w:r>
          </w:p>
        </w:tc>
      </w:tr>
      <w:tr w14:paraId="5060611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tcBorders>
              <w:tl2br w:val="nil"/>
              <w:tr2bl w:val="nil"/>
            </w:tcBorders>
            <w:noWrap w:val="0"/>
            <w:tcMar>
              <w:top w:w="0" w:type="dxa"/>
              <w:left w:w="108" w:type="dxa"/>
              <w:bottom w:w="0" w:type="dxa"/>
              <w:right w:w="108" w:type="dxa"/>
            </w:tcMar>
            <w:vAlign w:val="center"/>
          </w:tcPr>
          <w:p w14:paraId="02B329E4">
            <w:pPr>
              <w:pStyle w:val="26"/>
              <w:bidi w:val="0"/>
              <w:rPr>
                <w:rFonts w:hint="eastAsia"/>
                <w:lang w:val="en-US" w:eastAsia="zh-CN"/>
              </w:rPr>
            </w:pPr>
            <w:r>
              <w:rPr>
                <w:rFonts w:hint="eastAsia"/>
                <w:lang w:val="en-US" w:eastAsia="zh-CN"/>
              </w:rPr>
              <w:t>V2.007</w:t>
            </w:r>
          </w:p>
        </w:tc>
        <w:tc>
          <w:tcPr>
            <w:tcW w:w="952" w:type="pct"/>
            <w:tcBorders>
              <w:tl2br w:val="nil"/>
              <w:tr2bl w:val="nil"/>
            </w:tcBorders>
            <w:noWrap w:val="0"/>
            <w:tcMar>
              <w:top w:w="0" w:type="dxa"/>
              <w:left w:w="108" w:type="dxa"/>
              <w:bottom w:w="0" w:type="dxa"/>
              <w:right w:w="108" w:type="dxa"/>
            </w:tcMar>
            <w:vAlign w:val="center"/>
          </w:tcPr>
          <w:p w14:paraId="76EBD7E0">
            <w:pPr>
              <w:pStyle w:val="26"/>
              <w:bidi w:val="0"/>
              <w:jc w:val="left"/>
              <w:rPr>
                <w:rFonts w:hint="eastAsia"/>
                <w:lang w:val="en-US" w:eastAsia="zh-CN"/>
              </w:rPr>
            </w:pPr>
            <w:r>
              <w:rPr>
                <w:rFonts w:hint="eastAsia"/>
                <w:lang w:val="en-US" w:eastAsia="zh-CN"/>
              </w:rPr>
              <w:t>第四章</w:t>
            </w:r>
          </w:p>
        </w:tc>
        <w:tc>
          <w:tcPr>
            <w:tcW w:w="2580" w:type="pct"/>
            <w:tcBorders>
              <w:tl2br w:val="nil"/>
              <w:tr2bl w:val="nil"/>
            </w:tcBorders>
            <w:noWrap w:val="0"/>
            <w:tcMar>
              <w:top w:w="0" w:type="dxa"/>
              <w:left w:w="108" w:type="dxa"/>
              <w:bottom w:w="0" w:type="dxa"/>
              <w:right w:w="108" w:type="dxa"/>
            </w:tcMar>
            <w:vAlign w:val="center"/>
          </w:tcPr>
          <w:p w14:paraId="4A808898">
            <w:pPr>
              <w:pStyle w:val="26"/>
              <w:bidi w:val="0"/>
              <w:jc w:val="left"/>
              <w:rPr>
                <w:rFonts w:hint="eastAsia"/>
                <w:lang w:val="en-US" w:eastAsia="zh-CN"/>
              </w:rPr>
            </w:pPr>
            <w:r>
              <w:rPr>
                <w:rFonts w:hint="eastAsia"/>
                <w:lang w:val="en-US" w:eastAsia="zh-CN"/>
              </w:rPr>
              <w:t>第四章2.2.4.3增加编码不征税及授信额度调整规则。</w:t>
            </w:r>
          </w:p>
        </w:tc>
        <w:tc>
          <w:tcPr>
            <w:tcW w:w="867" w:type="pct"/>
            <w:tcBorders>
              <w:tl2br w:val="nil"/>
              <w:tr2bl w:val="nil"/>
            </w:tcBorders>
            <w:noWrap w:val="0"/>
            <w:tcMar>
              <w:top w:w="0" w:type="dxa"/>
              <w:left w:w="108" w:type="dxa"/>
              <w:bottom w:w="0" w:type="dxa"/>
              <w:right w:w="108" w:type="dxa"/>
            </w:tcMar>
            <w:vAlign w:val="center"/>
          </w:tcPr>
          <w:p w14:paraId="6904A0CA">
            <w:pPr>
              <w:pStyle w:val="26"/>
              <w:bidi w:val="0"/>
              <w:rPr>
                <w:rFonts w:hint="default"/>
                <w:lang w:val="en-US" w:eastAsia="zh-CN"/>
              </w:rPr>
            </w:pPr>
            <w:r>
              <w:rPr>
                <w:rFonts w:hint="eastAsia"/>
                <w:lang w:val="en-US" w:eastAsia="zh-CN"/>
              </w:rPr>
              <w:t>2025.01.24</w:t>
            </w:r>
          </w:p>
        </w:tc>
      </w:tr>
      <w:tr w14:paraId="413EA8D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tcBorders>
              <w:tl2br w:val="nil"/>
              <w:tr2bl w:val="nil"/>
            </w:tcBorders>
            <w:noWrap w:val="0"/>
            <w:tcMar>
              <w:top w:w="0" w:type="dxa"/>
              <w:left w:w="108" w:type="dxa"/>
              <w:bottom w:w="0" w:type="dxa"/>
              <w:right w:w="108" w:type="dxa"/>
            </w:tcMar>
            <w:vAlign w:val="center"/>
          </w:tcPr>
          <w:p w14:paraId="0CE25BFA">
            <w:pPr>
              <w:pStyle w:val="26"/>
              <w:bidi w:val="0"/>
              <w:rPr>
                <w:rFonts w:hint="eastAsia"/>
                <w:lang w:val="en-US" w:eastAsia="zh-CN"/>
              </w:rPr>
            </w:pPr>
          </w:p>
        </w:tc>
        <w:tc>
          <w:tcPr>
            <w:tcW w:w="952" w:type="pct"/>
            <w:tcBorders>
              <w:tl2br w:val="nil"/>
              <w:tr2bl w:val="nil"/>
            </w:tcBorders>
            <w:noWrap w:val="0"/>
            <w:tcMar>
              <w:top w:w="0" w:type="dxa"/>
              <w:left w:w="108" w:type="dxa"/>
              <w:bottom w:w="0" w:type="dxa"/>
              <w:right w:w="108" w:type="dxa"/>
            </w:tcMar>
            <w:vAlign w:val="center"/>
          </w:tcPr>
          <w:p w14:paraId="23F641FF">
            <w:pPr>
              <w:pStyle w:val="26"/>
              <w:bidi w:val="0"/>
              <w:jc w:val="left"/>
              <w:rPr>
                <w:rFonts w:hint="eastAsia"/>
                <w:lang w:val="en-US" w:eastAsia="zh-CN"/>
              </w:rPr>
            </w:pPr>
            <w:r>
              <w:rPr>
                <w:rFonts w:hint="eastAsia"/>
                <w:lang w:val="en-US" w:eastAsia="zh-CN"/>
              </w:rPr>
              <w:t>第四、五章</w:t>
            </w:r>
          </w:p>
        </w:tc>
        <w:tc>
          <w:tcPr>
            <w:tcW w:w="2580" w:type="pct"/>
            <w:tcBorders>
              <w:tl2br w:val="nil"/>
              <w:tr2bl w:val="nil"/>
            </w:tcBorders>
            <w:noWrap w:val="0"/>
            <w:tcMar>
              <w:top w:w="0" w:type="dxa"/>
              <w:left w:w="108" w:type="dxa"/>
              <w:bottom w:w="0" w:type="dxa"/>
              <w:right w:w="108" w:type="dxa"/>
            </w:tcMar>
            <w:vAlign w:val="center"/>
          </w:tcPr>
          <w:p w14:paraId="20104B22">
            <w:pPr>
              <w:pStyle w:val="26"/>
              <w:bidi w:val="0"/>
              <w:jc w:val="left"/>
              <w:rPr>
                <w:rFonts w:hint="eastAsia"/>
                <w:lang w:val="en-US" w:eastAsia="zh-CN"/>
              </w:rPr>
            </w:pPr>
            <w:r>
              <w:rPr>
                <w:rFonts w:hint="eastAsia"/>
                <w:lang w:val="en-US" w:eastAsia="zh-CN"/>
              </w:rPr>
              <w:t>第四章5.2.4.1调整备注长度；</w:t>
            </w:r>
            <w:r>
              <w:rPr>
                <w:rFonts w:hint="eastAsia"/>
                <w:lang w:val="en-US" w:eastAsia="zh-CN"/>
              </w:rPr>
              <w:br w:type="textWrapping"/>
            </w:r>
            <w:r>
              <w:rPr>
                <w:rFonts w:hint="eastAsia"/>
                <w:lang w:val="en-US" w:eastAsia="zh-CN"/>
              </w:rPr>
              <w:t>第五章15.成品油发票上传调整备注字段说明。</w:t>
            </w:r>
          </w:p>
        </w:tc>
        <w:tc>
          <w:tcPr>
            <w:tcW w:w="867" w:type="pct"/>
            <w:tcBorders>
              <w:tl2br w:val="nil"/>
              <w:tr2bl w:val="nil"/>
            </w:tcBorders>
            <w:noWrap w:val="0"/>
            <w:tcMar>
              <w:top w:w="0" w:type="dxa"/>
              <w:left w:w="108" w:type="dxa"/>
              <w:bottom w:w="0" w:type="dxa"/>
              <w:right w:w="108" w:type="dxa"/>
            </w:tcMar>
            <w:vAlign w:val="center"/>
          </w:tcPr>
          <w:p w14:paraId="192DFA16">
            <w:pPr>
              <w:pStyle w:val="26"/>
              <w:bidi w:val="0"/>
              <w:rPr>
                <w:rFonts w:hint="eastAsia"/>
                <w:lang w:val="en-US" w:eastAsia="zh-CN"/>
              </w:rPr>
            </w:pPr>
            <w:r>
              <w:rPr>
                <w:rFonts w:hint="eastAsia"/>
                <w:lang w:val="en-US" w:eastAsia="zh-CN"/>
              </w:rPr>
              <w:t>2025.01.24</w:t>
            </w:r>
          </w:p>
        </w:tc>
      </w:tr>
      <w:tr w14:paraId="5D8B67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restart"/>
            <w:noWrap w:val="0"/>
            <w:tcMar>
              <w:top w:w="0" w:type="dxa"/>
              <w:left w:w="108" w:type="dxa"/>
              <w:bottom w:w="0" w:type="dxa"/>
              <w:right w:w="108" w:type="dxa"/>
            </w:tcMar>
            <w:vAlign w:val="center"/>
          </w:tcPr>
          <w:p w14:paraId="2D8FE219">
            <w:pPr>
              <w:pStyle w:val="26"/>
              <w:bidi w:val="0"/>
              <w:rPr>
                <w:rFonts w:hint="default"/>
                <w:lang w:val="en-US" w:eastAsia="zh-CN"/>
              </w:rPr>
            </w:pPr>
            <w:r>
              <w:rPr>
                <w:rFonts w:hint="default"/>
                <w:lang w:val="en-US" w:eastAsia="zh-CN"/>
              </w:rPr>
              <w:t>V</w:t>
            </w:r>
            <w:r>
              <w:rPr>
                <w:rFonts w:hint="eastAsia"/>
                <w:lang w:val="en-US" w:eastAsia="zh-CN"/>
              </w:rPr>
              <w:t>2</w:t>
            </w:r>
            <w:r>
              <w:rPr>
                <w:rFonts w:hint="default"/>
                <w:lang w:val="en-US" w:eastAsia="zh-CN"/>
              </w:rPr>
              <w:t>.0</w:t>
            </w:r>
            <w:r>
              <w:rPr>
                <w:rFonts w:hint="eastAsia"/>
                <w:lang w:val="en-US" w:eastAsia="zh-CN"/>
              </w:rPr>
              <w:t>08</w:t>
            </w:r>
          </w:p>
        </w:tc>
        <w:tc>
          <w:tcPr>
            <w:tcW w:w="952" w:type="pct"/>
            <w:noWrap w:val="0"/>
            <w:tcMar>
              <w:top w:w="0" w:type="dxa"/>
              <w:left w:w="108" w:type="dxa"/>
              <w:bottom w:w="0" w:type="dxa"/>
              <w:right w:w="108" w:type="dxa"/>
            </w:tcMar>
            <w:vAlign w:val="center"/>
          </w:tcPr>
          <w:p w14:paraId="501D5216">
            <w:pPr>
              <w:pStyle w:val="26"/>
              <w:bidi w:val="0"/>
              <w:jc w:val="left"/>
              <w:rPr>
                <w:rFonts w:hint="eastAsia"/>
                <w:lang w:val="en-US" w:eastAsia="zh-CN"/>
              </w:rPr>
            </w:pPr>
            <w:r>
              <w:rPr>
                <w:rFonts w:hint="eastAsia"/>
                <w:lang w:val="en-US" w:eastAsia="zh-CN"/>
              </w:rPr>
              <w:t>第四、五章</w:t>
            </w:r>
          </w:p>
        </w:tc>
        <w:tc>
          <w:tcPr>
            <w:tcW w:w="2580" w:type="pct"/>
            <w:noWrap w:val="0"/>
            <w:tcMar>
              <w:top w:w="0" w:type="dxa"/>
              <w:left w:w="108" w:type="dxa"/>
              <w:bottom w:w="0" w:type="dxa"/>
              <w:right w:w="108" w:type="dxa"/>
            </w:tcMar>
            <w:vAlign w:val="center"/>
          </w:tcPr>
          <w:p w14:paraId="0DC595D7">
            <w:pPr>
              <w:pStyle w:val="26"/>
              <w:bidi w:val="0"/>
              <w:jc w:val="left"/>
              <w:rPr>
                <w:rFonts w:hint="eastAsia"/>
                <w:lang w:val="en-US" w:eastAsia="zh-CN"/>
              </w:rPr>
            </w:pPr>
            <w:r>
              <w:rPr>
                <w:rFonts w:hint="eastAsia"/>
                <w:lang w:val="en-US" w:eastAsia="zh-CN"/>
              </w:rPr>
              <w:t>第四章2.2.4.（1）5.2.4.1合规性校验增加发票开具方式代码字段；2.2.4.（3）5.2.4.2业务逻辑校验增加发票开具方式代码校验规则。</w:t>
            </w:r>
            <w:r>
              <w:rPr>
                <w:rFonts w:hint="eastAsia"/>
                <w:lang w:val="en-US" w:eastAsia="zh-CN"/>
              </w:rPr>
              <w:br w:type="textWrapping"/>
            </w:r>
            <w:r>
              <w:rPr>
                <w:rFonts w:hint="eastAsia"/>
                <w:lang w:val="en-US" w:eastAsia="zh-CN"/>
              </w:rPr>
              <w:t>第五章15.成品油发票上传增加发票开具方式代码字段。</w:t>
            </w:r>
          </w:p>
        </w:tc>
        <w:tc>
          <w:tcPr>
            <w:tcW w:w="867" w:type="pct"/>
            <w:noWrap w:val="0"/>
            <w:tcMar>
              <w:top w:w="0" w:type="dxa"/>
              <w:left w:w="108" w:type="dxa"/>
              <w:bottom w:w="0" w:type="dxa"/>
              <w:right w:w="108" w:type="dxa"/>
            </w:tcMar>
            <w:vAlign w:val="center"/>
          </w:tcPr>
          <w:p w14:paraId="5F6ADCB9">
            <w:pPr>
              <w:pStyle w:val="26"/>
              <w:bidi w:val="0"/>
              <w:rPr>
                <w:rFonts w:hint="eastAsia"/>
                <w:lang w:val="en-US" w:eastAsia="zh-CN"/>
              </w:rPr>
            </w:pPr>
            <w:r>
              <w:rPr>
                <w:rFonts w:hint="eastAsia"/>
                <w:lang w:val="en-US" w:eastAsia="zh-CN"/>
              </w:rPr>
              <w:t>2025.03.28</w:t>
            </w:r>
          </w:p>
        </w:tc>
      </w:tr>
      <w:tr w14:paraId="7B3D98A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continue"/>
            <w:noWrap w:val="0"/>
            <w:tcMar>
              <w:top w:w="0" w:type="dxa"/>
              <w:left w:w="108" w:type="dxa"/>
              <w:bottom w:w="0" w:type="dxa"/>
              <w:right w:w="108" w:type="dxa"/>
            </w:tcMar>
            <w:vAlign w:val="center"/>
          </w:tcPr>
          <w:p w14:paraId="355839F7">
            <w:pPr>
              <w:pStyle w:val="26"/>
              <w:bidi w:val="0"/>
              <w:rPr>
                <w:rFonts w:hint="default"/>
                <w:lang w:val="en-US" w:eastAsia="zh-CN"/>
              </w:rPr>
            </w:pPr>
          </w:p>
        </w:tc>
        <w:tc>
          <w:tcPr>
            <w:tcW w:w="952" w:type="pct"/>
            <w:noWrap w:val="0"/>
            <w:tcMar>
              <w:top w:w="0" w:type="dxa"/>
              <w:left w:w="108" w:type="dxa"/>
              <w:bottom w:w="0" w:type="dxa"/>
              <w:right w:w="108" w:type="dxa"/>
            </w:tcMar>
            <w:vAlign w:val="center"/>
          </w:tcPr>
          <w:p w14:paraId="62A9CD19">
            <w:pPr>
              <w:pStyle w:val="26"/>
              <w:bidi w:val="0"/>
              <w:jc w:val="left"/>
              <w:rPr>
                <w:rFonts w:hint="eastAsia"/>
                <w:lang w:val="en-US" w:eastAsia="zh-CN"/>
              </w:rPr>
            </w:pPr>
            <w:r>
              <w:rPr>
                <w:rFonts w:hint="eastAsia"/>
                <w:lang w:val="en-US" w:eastAsia="zh-CN"/>
              </w:rPr>
              <w:t>第四章</w:t>
            </w:r>
          </w:p>
        </w:tc>
        <w:tc>
          <w:tcPr>
            <w:tcW w:w="2580" w:type="pct"/>
            <w:noWrap w:val="0"/>
            <w:tcMar>
              <w:top w:w="0" w:type="dxa"/>
              <w:left w:w="108" w:type="dxa"/>
              <w:bottom w:w="0" w:type="dxa"/>
              <w:right w:w="108" w:type="dxa"/>
            </w:tcMar>
            <w:vAlign w:val="center"/>
          </w:tcPr>
          <w:p w14:paraId="4EB2A640">
            <w:pPr>
              <w:pStyle w:val="26"/>
              <w:bidi w:val="0"/>
              <w:jc w:val="left"/>
              <w:rPr>
                <w:rFonts w:hint="eastAsia"/>
                <w:lang w:val="en-US" w:eastAsia="zh-CN"/>
              </w:rPr>
            </w:pPr>
            <w:r>
              <w:rPr>
                <w:rFonts w:hint="eastAsia"/>
                <w:lang w:val="en-US" w:eastAsia="zh-CN"/>
              </w:rPr>
              <w:t>第四章2.2.4.（3）5.2.4.2业务逻辑校验调整支付渠道、交易单号、乐企开票模式代码校验规则。</w:t>
            </w:r>
          </w:p>
        </w:tc>
        <w:tc>
          <w:tcPr>
            <w:tcW w:w="867" w:type="pct"/>
            <w:noWrap w:val="0"/>
            <w:tcMar>
              <w:top w:w="0" w:type="dxa"/>
              <w:left w:w="108" w:type="dxa"/>
              <w:bottom w:w="0" w:type="dxa"/>
              <w:right w:w="108" w:type="dxa"/>
            </w:tcMar>
            <w:vAlign w:val="center"/>
          </w:tcPr>
          <w:p w14:paraId="2A1BDC07">
            <w:pPr>
              <w:pStyle w:val="26"/>
              <w:bidi w:val="0"/>
              <w:rPr>
                <w:rFonts w:hint="eastAsia"/>
                <w:lang w:val="en-US" w:eastAsia="zh-CN"/>
              </w:rPr>
            </w:pPr>
            <w:r>
              <w:rPr>
                <w:rFonts w:hint="eastAsia"/>
                <w:lang w:val="en-US" w:eastAsia="zh-CN"/>
              </w:rPr>
              <w:t>2025.03.28</w:t>
            </w:r>
          </w:p>
        </w:tc>
      </w:tr>
      <w:tr w14:paraId="61D96F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599" w:type="pct"/>
            <w:vMerge w:val="continue"/>
            <w:noWrap w:val="0"/>
            <w:tcMar>
              <w:top w:w="0" w:type="dxa"/>
              <w:left w:w="108" w:type="dxa"/>
              <w:bottom w:w="0" w:type="dxa"/>
              <w:right w:w="108" w:type="dxa"/>
            </w:tcMar>
            <w:vAlign w:val="center"/>
          </w:tcPr>
          <w:p w14:paraId="4E196C4D">
            <w:pPr>
              <w:pStyle w:val="26"/>
              <w:bidi w:val="0"/>
              <w:rPr>
                <w:rFonts w:hint="default"/>
                <w:lang w:val="en-US" w:eastAsia="zh-CN"/>
              </w:rPr>
            </w:pPr>
          </w:p>
        </w:tc>
        <w:tc>
          <w:tcPr>
            <w:tcW w:w="952" w:type="pct"/>
            <w:noWrap w:val="0"/>
            <w:tcMar>
              <w:top w:w="0" w:type="dxa"/>
              <w:left w:w="108" w:type="dxa"/>
              <w:bottom w:w="0" w:type="dxa"/>
              <w:right w:w="108" w:type="dxa"/>
            </w:tcMar>
            <w:vAlign w:val="center"/>
          </w:tcPr>
          <w:p w14:paraId="4D867B11">
            <w:pPr>
              <w:pStyle w:val="26"/>
              <w:bidi w:val="0"/>
              <w:jc w:val="left"/>
              <w:rPr>
                <w:rFonts w:hint="eastAsia"/>
                <w:lang w:val="en-US" w:eastAsia="zh-CN"/>
              </w:rPr>
            </w:pPr>
            <w:r>
              <w:rPr>
                <w:rFonts w:hint="eastAsia"/>
                <w:lang w:val="en-US" w:eastAsia="zh-CN"/>
              </w:rPr>
              <w:t>第四、五、六章</w:t>
            </w:r>
          </w:p>
        </w:tc>
        <w:tc>
          <w:tcPr>
            <w:tcW w:w="2580" w:type="pct"/>
            <w:noWrap w:val="0"/>
            <w:tcMar>
              <w:top w:w="0" w:type="dxa"/>
              <w:left w:w="108" w:type="dxa"/>
              <w:bottom w:w="0" w:type="dxa"/>
              <w:right w:w="108" w:type="dxa"/>
            </w:tcMar>
            <w:vAlign w:val="center"/>
          </w:tcPr>
          <w:p w14:paraId="2322A9E2">
            <w:pPr>
              <w:pStyle w:val="26"/>
              <w:bidi w:val="0"/>
              <w:jc w:val="left"/>
              <w:rPr>
                <w:rFonts w:hint="eastAsia"/>
                <w:lang w:val="en-US" w:eastAsia="zh-CN"/>
              </w:rPr>
            </w:pPr>
            <w:r>
              <w:rPr>
                <w:rFonts w:hint="eastAsia"/>
                <w:lang w:val="en-US" w:eastAsia="zh-CN"/>
              </w:rPr>
              <w:t>第四章2.2.4.（1）5.2.4.1合规性校验增加购买方自然人信息（自然人证件类型、自然人证件号码自然人国籍代码）字段；2.2.4.（3）5.2.4.2业务逻辑校验增加自然人信息相关校验规则。</w:t>
            </w:r>
            <w:r>
              <w:rPr>
                <w:rFonts w:hint="eastAsia"/>
                <w:lang w:val="en-US" w:eastAsia="zh-CN"/>
              </w:rPr>
              <w:br w:type="textWrapping"/>
            </w:r>
            <w:r>
              <w:rPr>
                <w:rFonts w:hint="eastAsia"/>
                <w:lang w:val="en-US" w:eastAsia="zh-CN"/>
              </w:rPr>
              <w:t>第五章15.成品油发票上传增加购买方自然人信息（自然人证件类型、自然人证件号码自然人国籍代码）字段。</w:t>
            </w:r>
            <w:r>
              <w:rPr>
                <w:rFonts w:hint="eastAsia"/>
                <w:lang w:val="en-US" w:eastAsia="zh-CN"/>
              </w:rPr>
              <w:br w:type="textWrapping"/>
            </w:r>
            <w:r>
              <w:rPr>
                <w:rFonts w:hint="eastAsia"/>
                <w:lang w:val="en-US" w:eastAsia="zh-CN"/>
              </w:rPr>
              <w:t>新增第六章附件一、国籍代码表。</w:t>
            </w:r>
          </w:p>
        </w:tc>
        <w:tc>
          <w:tcPr>
            <w:tcW w:w="867" w:type="pct"/>
            <w:noWrap w:val="0"/>
            <w:tcMar>
              <w:top w:w="0" w:type="dxa"/>
              <w:left w:w="108" w:type="dxa"/>
              <w:bottom w:w="0" w:type="dxa"/>
              <w:right w:w="108" w:type="dxa"/>
            </w:tcMar>
            <w:vAlign w:val="center"/>
          </w:tcPr>
          <w:p w14:paraId="5F4133B0">
            <w:pPr>
              <w:pStyle w:val="26"/>
              <w:bidi w:val="0"/>
              <w:rPr>
                <w:rFonts w:hint="eastAsia"/>
                <w:lang w:val="en-US" w:eastAsia="zh-CN"/>
              </w:rPr>
            </w:pPr>
            <w:r>
              <w:rPr>
                <w:rFonts w:hint="eastAsia"/>
                <w:lang w:val="en-US" w:eastAsia="zh-CN"/>
              </w:rPr>
              <w:t>2025.03.28</w:t>
            </w:r>
          </w:p>
        </w:tc>
      </w:tr>
      <w:tr w14:paraId="2AF670E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ins w:id="2" w:author="曹桂僮" w:date="2025-06-10T14:57:20Z"/>
        </w:trPr>
        <w:tc>
          <w:tcPr>
            <w:tcW w:w="599" w:type="pct"/>
            <w:shd w:val="clear" w:color="auto" w:fill="auto"/>
            <w:noWrap w:val="0"/>
            <w:tcMar>
              <w:top w:w="0" w:type="dxa"/>
              <w:left w:w="108" w:type="dxa"/>
              <w:bottom w:w="0" w:type="dxa"/>
              <w:right w:w="108" w:type="dxa"/>
            </w:tcMar>
            <w:vAlign w:val="center"/>
          </w:tcPr>
          <w:p w14:paraId="08383DCD">
            <w:pPr>
              <w:pStyle w:val="26"/>
              <w:bidi w:val="0"/>
              <w:ind w:left="0" w:leftChars="0" w:right="0" w:rightChars="0"/>
              <w:jc w:val="left"/>
              <w:rPr>
                <w:ins w:id="3" w:author="曹桂僮" w:date="2025-06-10T14:57:20Z"/>
                <w:rFonts w:hint="default" w:ascii="Times New Roman" w:hAnsi="Times New Roman" w:eastAsia="宋体" w:cs="宋体"/>
                <w:kern w:val="2"/>
                <w:sz w:val="21"/>
                <w:szCs w:val="22"/>
                <w:lang w:val="en-US" w:eastAsia="zh-CN" w:bidi="ar"/>
              </w:rPr>
            </w:pPr>
            <w:r>
              <w:rPr>
                <w:rFonts w:hint="default"/>
                <w:lang w:val="en-US" w:eastAsia="zh-CN"/>
              </w:rPr>
              <w:t>V</w:t>
            </w:r>
            <w:del w:id="4" w:author="曹桂僮" w:date="2025-06-10T14:57:42Z">
              <w:r>
                <w:rPr>
                  <w:rFonts w:hint="default"/>
                  <w:lang w:val="en-US" w:eastAsia="zh-CN"/>
                </w:rPr>
                <w:delText>3</w:delText>
              </w:r>
            </w:del>
            <w:ins w:id="5" w:author="曹桂僮" w:date="2025-06-10T14:57:42Z">
              <w:r>
                <w:rPr>
                  <w:rFonts w:hint="eastAsia"/>
                  <w:lang w:val="en-US" w:eastAsia="zh-CN"/>
                </w:rPr>
                <w:t>2</w:t>
              </w:r>
            </w:ins>
            <w:r>
              <w:rPr>
                <w:rFonts w:hint="default"/>
                <w:lang w:val="en-US" w:eastAsia="zh-CN"/>
              </w:rPr>
              <w:t>.0</w:t>
            </w:r>
            <w:ins w:id="6" w:author="曹桂僮" w:date="2025-06-10T14:57:44Z">
              <w:r>
                <w:rPr>
                  <w:rFonts w:hint="eastAsia"/>
                  <w:lang w:val="en-US" w:eastAsia="zh-CN"/>
                </w:rPr>
                <w:t>09</w:t>
              </w:r>
            </w:ins>
            <w:del w:id="7" w:author="曹桂僮" w:date="2025-06-10T14:57:43Z">
              <w:r>
                <w:rPr>
                  <w:rFonts w:hint="eastAsia"/>
                  <w:lang w:val="en-US" w:eastAsia="zh-CN"/>
                </w:rPr>
                <w:delText>13</w:delText>
              </w:r>
            </w:del>
          </w:p>
        </w:tc>
        <w:tc>
          <w:tcPr>
            <w:tcW w:w="952" w:type="pct"/>
            <w:shd w:val="clear" w:color="auto" w:fill="auto"/>
            <w:noWrap w:val="0"/>
            <w:tcMar>
              <w:top w:w="0" w:type="dxa"/>
              <w:left w:w="108" w:type="dxa"/>
              <w:bottom w:w="0" w:type="dxa"/>
              <w:right w:w="108" w:type="dxa"/>
            </w:tcMar>
            <w:vAlign w:val="center"/>
          </w:tcPr>
          <w:p w14:paraId="0C409D0A">
            <w:pPr>
              <w:widowControl/>
              <w:spacing w:before="100" w:beforeAutospacing="1" w:after="100" w:afterAutospacing="1"/>
              <w:jc w:val="left"/>
              <w:rPr>
                <w:ins w:id="8" w:author="曹桂僮" w:date="2025-06-10T14:57:20Z"/>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580" w:type="pct"/>
            <w:shd w:val="clear" w:color="auto" w:fill="auto"/>
            <w:noWrap w:val="0"/>
            <w:tcMar>
              <w:top w:w="0" w:type="dxa"/>
              <w:left w:w="108" w:type="dxa"/>
              <w:bottom w:w="0" w:type="dxa"/>
              <w:right w:w="108" w:type="dxa"/>
            </w:tcMar>
            <w:vAlign w:val="center"/>
          </w:tcPr>
          <w:p w14:paraId="1B492A36">
            <w:pPr>
              <w:widowControl/>
              <w:spacing w:before="100" w:beforeAutospacing="1" w:after="100" w:afterAutospacing="1"/>
              <w:jc w:val="left"/>
              <w:rPr>
                <w:ins w:id="9" w:author="曹桂僮" w:date="2025-06-10T14:57:20Z"/>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867" w:type="pct"/>
            <w:shd w:val="clear" w:color="auto" w:fill="auto"/>
            <w:noWrap w:val="0"/>
            <w:tcMar>
              <w:top w:w="0" w:type="dxa"/>
              <w:left w:w="108" w:type="dxa"/>
              <w:bottom w:w="0" w:type="dxa"/>
              <w:right w:w="108" w:type="dxa"/>
            </w:tcMar>
            <w:vAlign w:val="center"/>
          </w:tcPr>
          <w:p w14:paraId="55B2BDEB">
            <w:pPr>
              <w:widowControl/>
              <w:spacing w:before="100" w:beforeAutospacing="1" w:after="100" w:afterAutospacing="1"/>
              <w:jc w:val="left"/>
              <w:rPr>
                <w:ins w:id="10" w:author="曹桂僮" w:date="2025-06-10T14:57:20Z"/>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bl>
    <w:p w14:paraId="228397B4">
      <w:pPr>
        <w:pStyle w:val="27"/>
      </w:pPr>
      <w:r>
        <w:rPr>
          <w:rFonts w:hint="default" w:ascii="Times New Roman" w:hAnsi="Times New Roman" w:eastAsia="宋体" w:cs="Times New Roman"/>
          <w:b w:val="0"/>
          <w:bCs/>
          <w:color w:val="000000"/>
          <w:kern w:val="0"/>
          <w:sz w:val="44"/>
          <w:szCs w:val="44"/>
        </w:rPr>
        <w:br w:type="page"/>
      </w:r>
      <w:r>
        <w:rPr>
          <w:rFonts w:hint="default"/>
        </w:rPr>
        <w:t>目</w:t>
      </w:r>
      <w:r>
        <w:rPr>
          <w:rFonts w:hint="eastAsia"/>
          <w:lang w:val="en-US" w:eastAsia="zh-CN"/>
        </w:rPr>
        <w:t xml:space="preserve">  </w:t>
      </w:r>
      <w:r>
        <w:rPr>
          <w:rFonts w:hint="default"/>
        </w:rPr>
        <w:t>录</w:t>
      </w:r>
    </w:p>
    <w:p w14:paraId="77EDB1DC">
      <w:pPr>
        <w:pStyle w:val="15"/>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TOC \o "1-3" \h \u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_Toc16452 </w:instrText>
      </w:r>
      <w:r>
        <w:rPr>
          <w:rFonts w:hint="default" w:ascii="Times New Roman" w:hAnsi="Times New Roman" w:eastAsia="宋体" w:cs="Times New Roman"/>
          <w:highlight w:val="yellow"/>
        </w:rPr>
        <w:fldChar w:fldCharType="separate"/>
      </w:r>
      <w:r>
        <w:rPr>
          <w:rFonts w:hint="default"/>
        </w:rPr>
        <w:t>一、阅读指引</w:t>
      </w:r>
      <w:r>
        <w:tab/>
      </w:r>
      <w:r>
        <w:fldChar w:fldCharType="begin"/>
      </w:r>
      <w:r>
        <w:instrText xml:space="preserve"> PAGEREF _Toc16452 \h </w:instrText>
      </w:r>
      <w:r>
        <w:fldChar w:fldCharType="separate"/>
      </w:r>
      <w:r>
        <w:t>6</w:t>
      </w:r>
      <w:r>
        <w:fldChar w:fldCharType="end"/>
      </w:r>
      <w:r>
        <w:rPr>
          <w:rFonts w:hint="default" w:ascii="Times New Roman" w:hAnsi="Times New Roman" w:eastAsia="宋体" w:cs="Times New Roman"/>
          <w:highlight w:val="yellow"/>
        </w:rPr>
        <w:fldChar w:fldCharType="end"/>
      </w:r>
    </w:p>
    <w:p w14:paraId="6F69A88E">
      <w:pPr>
        <w:pStyle w:val="15"/>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_Toc9279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32"/>
        </w:rPr>
        <w:t>二、能力介绍</w:t>
      </w:r>
      <w:r>
        <w:tab/>
      </w:r>
      <w:r>
        <w:fldChar w:fldCharType="begin"/>
      </w:r>
      <w:r>
        <w:instrText xml:space="preserve"> PAGEREF _Toc9279 \h </w:instrText>
      </w:r>
      <w:r>
        <w:fldChar w:fldCharType="separate"/>
      </w:r>
      <w:r>
        <w:t>7</w:t>
      </w:r>
      <w:r>
        <w:fldChar w:fldCharType="end"/>
      </w:r>
      <w:r>
        <w:rPr>
          <w:rFonts w:hint="default" w:ascii="Times New Roman" w:hAnsi="Times New Roman" w:eastAsia="宋体" w:cs="Times New Roman"/>
          <w:highlight w:val="yellow"/>
        </w:rPr>
        <w:fldChar w:fldCharType="end"/>
      </w:r>
    </w:p>
    <w:p w14:paraId="6CABF4E4">
      <w:pPr>
        <w:pStyle w:val="16"/>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_Toc4309 </w:instrText>
      </w:r>
      <w:r>
        <w:rPr>
          <w:rFonts w:hint="default" w:ascii="Times New Roman" w:hAnsi="Times New Roman" w:eastAsia="宋体" w:cs="Times New Roman"/>
          <w:highlight w:val="yellow"/>
        </w:rPr>
        <w:fldChar w:fldCharType="separate"/>
      </w:r>
      <w:r>
        <w:rPr>
          <w:rFonts w:hint="default"/>
        </w:rPr>
        <w:t>（一）能力简介</w:t>
      </w:r>
      <w:r>
        <w:tab/>
      </w:r>
      <w:r>
        <w:fldChar w:fldCharType="begin"/>
      </w:r>
      <w:r>
        <w:instrText xml:space="preserve"> PAGEREF _Toc4309 \h </w:instrText>
      </w:r>
      <w:r>
        <w:fldChar w:fldCharType="separate"/>
      </w:r>
      <w:r>
        <w:t>7</w:t>
      </w:r>
      <w:r>
        <w:fldChar w:fldCharType="end"/>
      </w:r>
      <w:r>
        <w:rPr>
          <w:rFonts w:hint="default" w:ascii="Times New Roman" w:hAnsi="Times New Roman" w:eastAsia="宋体" w:cs="Times New Roman"/>
          <w:highlight w:val="yellow"/>
        </w:rPr>
        <w:fldChar w:fldCharType="end"/>
      </w:r>
    </w:p>
    <w:p w14:paraId="12D7A7E0">
      <w:pPr>
        <w:pStyle w:val="16"/>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_Toc29938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（二）应用案例</w:t>
      </w:r>
      <w:r>
        <w:tab/>
      </w:r>
      <w:r>
        <w:fldChar w:fldCharType="begin"/>
      </w:r>
      <w:r>
        <w:instrText xml:space="preserve"> PAGEREF _Toc29938 \h </w:instrText>
      </w:r>
      <w:r>
        <w:fldChar w:fldCharType="separate"/>
      </w:r>
      <w:r>
        <w:t>7</w:t>
      </w:r>
      <w:r>
        <w:fldChar w:fldCharType="end"/>
      </w:r>
      <w:r>
        <w:rPr>
          <w:rFonts w:hint="default" w:ascii="Times New Roman" w:hAnsi="Times New Roman" w:eastAsia="宋体" w:cs="Times New Roman"/>
          <w:highlight w:val="yellow"/>
        </w:rPr>
        <w:fldChar w:fldCharType="end"/>
      </w:r>
    </w:p>
    <w:p w14:paraId="3BBED327">
      <w:pPr>
        <w:pStyle w:val="16"/>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_Toc12466 </w:instrText>
      </w:r>
      <w:r>
        <w:rPr>
          <w:rFonts w:hint="default" w:ascii="Times New Roman" w:hAnsi="Times New Roman" w:eastAsia="宋体" w:cs="Times New Roman"/>
          <w:highlight w:val="yellow"/>
        </w:rPr>
        <w:fldChar w:fldCharType="separate"/>
      </w:r>
      <w:r>
        <w:rPr>
          <w:rFonts w:hint="eastAsia" w:ascii="Times New Roman" w:hAnsi="Times New Roman" w:cs="Times New Roman"/>
          <w:szCs w:val="28"/>
          <w:lang w:eastAsia="zh-CN"/>
        </w:rPr>
        <w:t>（</w:t>
      </w:r>
      <w:r>
        <w:rPr>
          <w:rFonts w:hint="eastAsia" w:ascii="Times New Roman" w:hAnsi="Times New Roman" w:cs="Times New Roman"/>
          <w:szCs w:val="28"/>
          <w:lang w:val="en-US" w:eastAsia="zh-CN"/>
        </w:rPr>
        <w:t>三</w:t>
      </w:r>
      <w:r>
        <w:rPr>
          <w:rFonts w:hint="eastAsia" w:ascii="Times New Roman" w:hAnsi="Times New Roman" w:cs="Times New Roman"/>
          <w:szCs w:val="28"/>
          <w:lang w:eastAsia="zh-CN"/>
        </w:rPr>
        <w:t>）</w:t>
      </w:r>
      <w:r>
        <w:rPr>
          <w:rFonts w:hint="default" w:ascii="Times New Roman" w:hAnsi="Times New Roman" w:eastAsia="宋体" w:cs="Times New Roman"/>
          <w:szCs w:val="28"/>
        </w:rPr>
        <w:t>名词解释</w:t>
      </w:r>
      <w:r>
        <w:tab/>
      </w:r>
      <w:r>
        <w:fldChar w:fldCharType="begin"/>
      </w:r>
      <w:r>
        <w:instrText xml:space="preserve"> PAGEREF _Toc12466 \h </w:instrText>
      </w:r>
      <w:r>
        <w:fldChar w:fldCharType="separate"/>
      </w:r>
      <w:r>
        <w:t>7</w:t>
      </w:r>
      <w:r>
        <w:fldChar w:fldCharType="end"/>
      </w:r>
      <w:r>
        <w:rPr>
          <w:rFonts w:hint="default" w:ascii="Times New Roman" w:hAnsi="Times New Roman" w:eastAsia="宋体" w:cs="Times New Roman"/>
          <w:highlight w:val="yellow"/>
        </w:rPr>
        <w:fldChar w:fldCharType="end"/>
      </w:r>
    </w:p>
    <w:p w14:paraId="05217AD8">
      <w:pPr>
        <w:pStyle w:val="16"/>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_Toc21531 </w:instrText>
      </w:r>
      <w:r>
        <w:rPr>
          <w:rFonts w:hint="default" w:ascii="Times New Roman" w:hAnsi="Times New Roman" w:eastAsia="宋体" w:cs="Times New Roman"/>
          <w:highlight w:val="yellow"/>
        </w:rPr>
        <w:fldChar w:fldCharType="separate"/>
      </w:r>
      <w:r>
        <w:rPr>
          <w:rFonts w:hint="eastAsia" w:ascii="Times New Roman" w:hAnsi="Times New Roman" w:eastAsia="宋体" w:cs="Times New Roman"/>
          <w:bCs/>
          <w:kern w:val="2"/>
          <w:szCs w:val="28"/>
          <w:lang w:val="en-US" w:eastAsia="zh-CN" w:bidi="ar-SA"/>
        </w:rPr>
        <w:t>（四）</w:t>
      </w:r>
      <w:r>
        <w:rPr>
          <w:rFonts w:hint="default" w:ascii="Times New Roman" w:hAnsi="Times New Roman" w:eastAsia="宋体" w:cs="Times New Roman"/>
          <w:szCs w:val="28"/>
        </w:rPr>
        <w:t>扩展阅读</w:t>
      </w:r>
      <w:r>
        <w:tab/>
      </w:r>
      <w:r>
        <w:fldChar w:fldCharType="begin"/>
      </w:r>
      <w:r>
        <w:instrText xml:space="preserve"> PAGEREF _Toc21531 \h </w:instrText>
      </w:r>
      <w:r>
        <w:fldChar w:fldCharType="separate"/>
      </w:r>
      <w:r>
        <w:t>8</w:t>
      </w:r>
      <w:r>
        <w:fldChar w:fldCharType="end"/>
      </w:r>
      <w:r>
        <w:rPr>
          <w:rFonts w:hint="default" w:ascii="Times New Roman" w:hAnsi="Times New Roman" w:eastAsia="宋体" w:cs="Times New Roman"/>
          <w:highlight w:val="yellow"/>
        </w:rPr>
        <w:fldChar w:fldCharType="end"/>
      </w:r>
    </w:p>
    <w:p w14:paraId="4330FBC0">
      <w:pPr>
        <w:pStyle w:val="15"/>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_Toc30991 </w:instrText>
      </w:r>
      <w:r>
        <w:rPr>
          <w:rFonts w:hint="default" w:ascii="Times New Roman" w:hAnsi="Times New Roman" w:eastAsia="宋体" w:cs="Times New Roman"/>
          <w:highlight w:val="yellow"/>
        </w:rPr>
        <w:fldChar w:fldCharType="separate"/>
      </w:r>
      <w:r>
        <w:rPr>
          <w:rFonts w:hint="eastAsia" w:ascii="Times New Roman" w:hAnsi="Times New Roman" w:eastAsia="宋体" w:cs="Times New Roman"/>
          <w:szCs w:val="32"/>
          <w:lang w:val="en-US" w:eastAsia="zh-CN"/>
        </w:rPr>
        <w:t>三、</w:t>
      </w:r>
      <w:r>
        <w:rPr>
          <w:rFonts w:hint="default" w:ascii="Times New Roman" w:hAnsi="Times New Roman" w:eastAsia="宋体" w:cs="Times New Roman"/>
          <w:szCs w:val="32"/>
        </w:rPr>
        <w:t>政策</w:t>
      </w:r>
      <w:r>
        <w:rPr>
          <w:rFonts w:hint="eastAsia" w:ascii="Times New Roman" w:hAnsi="Times New Roman" w:eastAsia="宋体" w:cs="Times New Roman"/>
          <w:szCs w:val="32"/>
          <w:lang w:val="en-US" w:eastAsia="zh-CN"/>
        </w:rPr>
        <w:t>依据</w:t>
      </w:r>
      <w:r>
        <w:tab/>
      </w:r>
      <w:r>
        <w:fldChar w:fldCharType="begin"/>
      </w:r>
      <w:r>
        <w:instrText xml:space="preserve"> PAGEREF _Toc30991 \h </w:instrText>
      </w:r>
      <w:r>
        <w:fldChar w:fldCharType="separate"/>
      </w:r>
      <w:r>
        <w:t>9</w:t>
      </w:r>
      <w:r>
        <w:fldChar w:fldCharType="end"/>
      </w:r>
      <w:r>
        <w:rPr>
          <w:rFonts w:hint="default" w:ascii="Times New Roman" w:hAnsi="Times New Roman" w:eastAsia="宋体" w:cs="Times New Roman"/>
          <w:highlight w:val="yellow"/>
        </w:rPr>
        <w:fldChar w:fldCharType="end"/>
      </w:r>
    </w:p>
    <w:p w14:paraId="70592470">
      <w:pPr>
        <w:pStyle w:val="15"/>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_Toc25366 </w:instrText>
      </w:r>
      <w:r>
        <w:rPr>
          <w:rFonts w:hint="default" w:ascii="Times New Roman" w:hAnsi="Times New Roman" w:eastAsia="宋体" w:cs="Times New Roman"/>
          <w:highlight w:val="yellow"/>
        </w:rPr>
        <w:fldChar w:fldCharType="separate"/>
      </w:r>
      <w:r>
        <w:rPr>
          <w:rFonts w:hint="eastAsia" w:ascii="Times New Roman" w:hAnsi="Times New Roman" w:cs="Times New Roman"/>
          <w:szCs w:val="32"/>
          <w:lang w:val="en-US" w:eastAsia="zh-CN"/>
        </w:rPr>
        <w:t>四</w:t>
      </w:r>
      <w:r>
        <w:rPr>
          <w:rFonts w:hint="default" w:ascii="Times New Roman" w:hAnsi="Times New Roman" w:eastAsia="宋体" w:cs="Times New Roman"/>
          <w:szCs w:val="32"/>
        </w:rPr>
        <w:t>、开发指引</w:t>
      </w:r>
      <w:r>
        <w:tab/>
      </w:r>
      <w:r>
        <w:fldChar w:fldCharType="begin"/>
      </w:r>
      <w:r>
        <w:instrText xml:space="preserve"> PAGEREF _Toc25366 \h </w:instrText>
      </w:r>
      <w:r>
        <w:fldChar w:fldCharType="separate"/>
      </w:r>
      <w:r>
        <w:t>10</w:t>
      </w:r>
      <w:r>
        <w:fldChar w:fldCharType="end"/>
      </w:r>
      <w:r>
        <w:rPr>
          <w:rFonts w:hint="default" w:ascii="Times New Roman" w:hAnsi="Times New Roman" w:eastAsia="宋体" w:cs="Times New Roman"/>
          <w:highlight w:val="yellow"/>
        </w:rPr>
        <w:fldChar w:fldCharType="end"/>
      </w:r>
    </w:p>
    <w:p w14:paraId="381202C8">
      <w:pPr>
        <w:pStyle w:val="16"/>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_Toc18183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（一）业务场景（成品油经销企业）</w:t>
      </w:r>
      <w:r>
        <w:tab/>
      </w:r>
      <w:r>
        <w:fldChar w:fldCharType="begin"/>
      </w:r>
      <w:r>
        <w:instrText xml:space="preserve"> PAGEREF _Toc18183 \h </w:instrText>
      </w:r>
      <w:r>
        <w:fldChar w:fldCharType="separate"/>
      </w:r>
      <w:r>
        <w:t>10</w:t>
      </w:r>
      <w:r>
        <w:fldChar w:fldCharType="end"/>
      </w:r>
      <w:r>
        <w:rPr>
          <w:rFonts w:hint="default" w:ascii="Times New Roman" w:hAnsi="Times New Roman" w:eastAsia="宋体" w:cs="Times New Roman"/>
          <w:highlight w:val="yellow"/>
        </w:rPr>
        <w:fldChar w:fldCharType="end"/>
      </w:r>
    </w:p>
    <w:p w14:paraId="76623753">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_Toc28435 </w:instrText>
      </w:r>
      <w:r>
        <w:rPr>
          <w:rFonts w:hint="default" w:ascii="Times New Roman" w:hAnsi="Times New Roman" w:eastAsia="宋体" w:cs="Times New Roman"/>
          <w:highlight w:val="yellow"/>
        </w:rPr>
        <w:fldChar w:fldCharType="separate"/>
      </w:r>
      <w:r>
        <w:rPr>
          <w:rFonts w:hint="default"/>
        </w:rPr>
        <w:t>1</w:t>
      </w:r>
      <w:r>
        <w:rPr>
          <w:rFonts w:hint="eastAsia"/>
          <w:lang w:val="en-US" w:eastAsia="zh-CN"/>
        </w:rPr>
        <w:t>.</w:t>
      </w:r>
      <w:r>
        <w:rPr>
          <w:rFonts w:hint="default"/>
        </w:rPr>
        <w:t>成品油发票开具前置</w:t>
      </w:r>
      <w:r>
        <w:tab/>
      </w:r>
      <w:r>
        <w:fldChar w:fldCharType="begin"/>
      </w:r>
      <w:r>
        <w:instrText xml:space="preserve"> PAGEREF _Toc28435 \h </w:instrText>
      </w:r>
      <w:r>
        <w:fldChar w:fldCharType="separate"/>
      </w:r>
      <w:r>
        <w:t>10</w:t>
      </w:r>
      <w:r>
        <w:fldChar w:fldCharType="end"/>
      </w:r>
      <w:r>
        <w:rPr>
          <w:rFonts w:hint="default" w:ascii="Times New Roman" w:hAnsi="Times New Roman" w:eastAsia="宋体" w:cs="Times New Roman"/>
          <w:highlight w:val="yellow"/>
        </w:rPr>
        <w:fldChar w:fldCharType="end"/>
      </w:r>
    </w:p>
    <w:p w14:paraId="103AAFC1">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_Toc3459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rPr>
        <w:t>2</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成品油蓝字发票开具</w:t>
      </w:r>
      <w:r>
        <w:tab/>
      </w:r>
      <w:r>
        <w:fldChar w:fldCharType="begin"/>
      </w:r>
      <w:r>
        <w:instrText xml:space="preserve"> PAGEREF _Toc3459 \h </w:instrText>
      </w:r>
      <w:r>
        <w:fldChar w:fldCharType="separate"/>
      </w:r>
      <w:r>
        <w:t>29</w:t>
      </w:r>
      <w:r>
        <w:fldChar w:fldCharType="end"/>
      </w:r>
      <w:r>
        <w:rPr>
          <w:rFonts w:hint="default" w:ascii="Times New Roman" w:hAnsi="Times New Roman" w:eastAsia="宋体" w:cs="Times New Roman"/>
          <w:highlight w:val="yellow"/>
        </w:rPr>
        <w:fldChar w:fldCharType="end"/>
      </w:r>
    </w:p>
    <w:p w14:paraId="67F70132">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_Toc30697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rPr>
        <w:t>3</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成品油红字确认单申请</w:t>
      </w:r>
      <w:r>
        <w:tab/>
      </w:r>
      <w:r>
        <w:fldChar w:fldCharType="begin"/>
      </w:r>
      <w:r>
        <w:instrText xml:space="preserve"> PAGEREF _Toc30697 \h </w:instrText>
      </w:r>
      <w:r>
        <w:fldChar w:fldCharType="separate"/>
      </w:r>
      <w:r>
        <w:t>48</w:t>
      </w:r>
      <w:r>
        <w:fldChar w:fldCharType="end"/>
      </w:r>
      <w:r>
        <w:rPr>
          <w:rFonts w:hint="default" w:ascii="Times New Roman" w:hAnsi="Times New Roman" w:eastAsia="宋体" w:cs="Times New Roman"/>
          <w:highlight w:val="yellow"/>
        </w:rPr>
        <w:fldChar w:fldCharType="end"/>
      </w:r>
    </w:p>
    <w:p w14:paraId="2B33BFE9">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_Toc2887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rPr>
        <w:t>4</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成品油红字确认单确认</w:t>
      </w:r>
      <w:r>
        <w:tab/>
      </w:r>
      <w:r>
        <w:fldChar w:fldCharType="begin"/>
      </w:r>
      <w:r>
        <w:instrText xml:space="preserve"> PAGEREF _Toc2887 \h </w:instrText>
      </w:r>
      <w:r>
        <w:fldChar w:fldCharType="separate"/>
      </w:r>
      <w:r>
        <w:t>56</w:t>
      </w:r>
      <w:r>
        <w:fldChar w:fldCharType="end"/>
      </w:r>
      <w:r>
        <w:rPr>
          <w:rFonts w:hint="default" w:ascii="Times New Roman" w:hAnsi="Times New Roman" w:eastAsia="宋体" w:cs="Times New Roman"/>
          <w:highlight w:val="yellow"/>
        </w:rPr>
        <w:fldChar w:fldCharType="end"/>
      </w:r>
    </w:p>
    <w:p w14:paraId="19F9C26D">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_Toc11883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rPr>
        <w:t>5</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成品油红字发票开具</w:t>
      </w:r>
      <w:r>
        <w:tab/>
      </w:r>
      <w:r>
        <w:fldChar w:fldCharType="begin"/>
      </w:r>
      <w:r>
        <w:instrText xml:space="preserve"> PAGEREF _Toc11883 \h </w:instrText>
      </w:r>
      <w:r>
        <w:fldChar w:fldCharType="separate"/>
      </w:r>
      <w:r>
        <w:t>62</w:t>
      </w:r>
      <w:r>
        <w:fldChar w:fldCharType="end"/>
      </w:r>
      <w:r>
        <w:rPr>
          <w:rFonts w:hint="default" w:ascii="Times New Roman" w:hAnsi="Times New Roman" w:eastAsia="宋体" w:cs="Times New Roman"/>
          <w:highlight w:val="yellow"/>
        </w:rPr>
        <w:fldChar w:fldCharType="end"/>
      </w:r>
    </w:p>
    <w:p w14:paraId="664D3B88">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_Toc28276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highlight w:val="none"/>
          <w:lang w:val="en-US" w:eastAsia="zh-CN"/>
        </w:rPr>
        <w:t>6</w:t>
      </w:r>
      <w:r>
        <w:rPr>
          <w:rFonts w:hint="eastAsia" w:ascii="Times New Roman" w:hAnsi="Times New Roman" w:eastAsia="宋体" w:cs="Times New Roman"/>
          <w:highlight w:val="none"/>
          <w:lang w:val="en-US" w:eastAsia="zh-CN"/>
        </w:rPr>
        <w:t>.</w:t>
      </w:r>
      <w:r>
        <w:rPr>
          <w:rFonts w:hint="default" w:ascii="Times New Roman" w:hAnsi="Times New Roman" w:eastAsia="宋体" w:cs="Times New Roman"/>
          <w:highlight w:val="none"/>
          <w:lang w:val="en-US" w:eastAsia="zh-CN"/>
        </w:rPr>
        <w:t>开票汇总确认</w:t>
      </w:r>
      <w:r>
        <w:tab/>
      </w:r>
      <w:r>
        <w:fldChar w:fldCharType="begin"/>
      </w:r>
      <w:r>
        <w:instrText xml:space="preserve"> PAGEREF _Toc28276 \h </w:instrText>
      </w:r>
      <w:r>
        <w:fldChar w:fldCharType="separate"/>
      </w:r>
      <w:r>
        <w:t>74</w:t>
      </w:r>
      <w:r>
        <w:fldChar w:fldCharType="end"/>
      </w:r>
      <w:r>
        <w:rPr>
          <w:rFonts w:hint="default" w:ascii="Times New Roman" w:hAnsi="Times New Roman" w:eastAsia="宋体" w:cs="Times New Roman"/>
          <w:highlight w:val="yellow"/>
        </w:rPr>
        <w:fldChar w:fldCharType="end"/>
      </w:r>
    </w:p>
    <w:p w14:paraId="0F492878">
      <w:pPr>
        <w:pStyle w:val="16"/>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_Toc11884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（二）业务场景（成品油生产企业）</w:t>
      </w:r>
      <w:r>
        <w:tab/>
      </w:r>
      <w:r>
        <w:fldChar w:fldCharType="begin"/>
      </w:r>
      <w:r>
        <w:instrText xml:space="preserve"> PAGEREF _Toc11884 \h </w:instrText>
      </w:r>
      <w:r>
        <w:fldChar w:fldCharType="separate"/>
      </w:r>
      <w:r>
        <w:t>78</w:t>
      </w:r>
      <w:r>
        <w:fldChar w:fldCharType="end"/>
      </w:r>
      <w:r>
        <w:rPr>
          <w:rFonts w:hint="default" w:ascii="Times New Roman" w:hAnsi="Times New Roman" w:eastAsia="宋体" w:cs="Times New Roman"/>
          <w:highlight w:val="yellow"/>
        </w:rPr>
        <w:fldChar w:fldCharType="end"/>
      </w:r>
    </w:p>
    <w:p w14:paraId="62698880">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_Toc14589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rPr>
        <w:t>1</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成品油发票开具前置</w:t>
      </w:r>
      <w:r>
        <w:tab/>
      </w:r>
      <w:r>
        <w:fldChar w:fldCharType="begin"/>
      </w:r>
      <w:r>
        <w:instrText xml:space="preserve"> PAGEREF _Toc14589 \h </w:instrText>
      </w:r>
      <w:r>
        <w:fldChar w:fldCharType="separate"/>
      </w:r>
      <w:r>
        <w:t>78</w:t>
      </w:r>
      <w:r>
        <w:fldChar w:fldCharType="end"/>
      </w:r>
      <w:r>
        <w:rPr>
          <w:rFonts w:hint="default" w:ascii="Times New Roman" w:hAnsi="Times New Roman" w:eastAsia="宋体" w:cs="Times New Roman"/>
          <w:highlight w:val="yellow"/>
        </w:rPr>
        <w:fldChar w:fldCharType="end"/>
      </w:r>
    </w:p>
    <w:p w14:paraId="56C1E3F9">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_Toc6612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rPr>
        <w:t>2</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成品油蓝字发票开具</w:t>
      </w:r>
      <w:r>
        <w:tab/>
      </w:r>
      <w:r>
        <w:fldChar w:fldCharType="begin"/>
      </w:r>
      <w:r>
        <w:instrText xml:space="preserve"> PAGEREF _Toc6612 \h </w:instrText>
      </w:r>
      <w:r>
        <w:fldChar w:fldCharType="separate"/>
      </w:r>
      <w:r>
        <w:t>95</w:t>
      </w:r>
      <w:r>
        <w:fldChar w:fldCharType="end"/>
      </w:r>
      <w:r>
        <w:rPr>
          <w:rFonts w:hint="default" w:ascii="Times New Roman" w:hAnsi="Times New Roman" w:eastAsia="宋体" w:cs="Times New Roman"/>
          <w:highlight w:val="yellow"/>
        </w:rPr>
        <w:fldChar w:fldCharType="end"/>
      </w:r>
    </w:p>
    <w:p w14:paraId="0115C8FB">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_Toc5600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rPr>
        <w:t>3</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成品油红字确认单申请</w:t>
      </w:r>
      <w:r>
        <w:tab/>
      </w:r>
      <w:r>
        <w:fldChar w:fldCharType="begin"/>
      </w:r>
      <w:r>
        <w:instrText xml:space="preserve"> PAGEREF _Toc5600 \h </w:instrText>
      </w:r>
      <w:r>
        <w:fldChar w:fldCharType="separate"/>
      </w:r>
      <w:r>
        <w:t>113</w:t>
      </w:r>
      <w:r>
        <w:fldChar w:fldCharType="end"/>
      </w:r>
      <w:r>
        <w:rPr>
          <w:rFonts w:hint="default" w:ascii="Times New Roman" w:hAnsi="Times New Roman" w:eastAsia="宋体" w:cs="Times New Roman"/>
          <w:highlight w:val="yellow"/>
        </w:rPr>
        <w:fldChar w:fldCharType="end"/>
      </w:r>
    </w:p>
    <w:p w14:paraId="06E34590">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_Toc9591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rPr>
        <w:t>4</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成品油红字确认单确认</w:t>
      </w:r>
      <w:r>
        <w:tab/>
      </w:r>
      <w:r>
        <w:fldChar w:fldCharType="begin"/>
      </w:r>
      <w:r>
        <w:instrText xml:space="preserve"> PAGEREF _Toc9591 \h </w:instrText>
      </w:r>
      <w:r>
        <w:fldChar w:fldCharType="separate"/>
      </w:r>
      <w:r>
        <w:t>121</w:t>
      </w:r>
      <w:r>
        <w:fldChar w:fldCharType="end"/>
      </w:r>
      <w:r>
        <w:rPr>
          <w:rFonts w:hint="default" w:ascii="Times New Roman" w:hAnsi="Times New Roman" w:eastAsia="宋体" w:cs="Times New Roman"/>
          <w:highlight w:val="yellow"/>
        </w:rPr>
        <w:fldChar w:fldCharType="end"/>
      </w:r>
    </w:p>
    <w:p w14:paraId="5587FB15">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_Toc3372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rPr>
        <w:t>5</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成品油红字发票开具</w:t>
      </w:r>
      <w:r>
        <w:tab/>
      </w:r>
      <w:r>
        <w:fldChar w:fldCharType="begin"/>
      </w:r>
      <w:r>
        <w:instrText xml:space="preserve"> PAGEREF _Toc3372 \h </w:instrText>
      </w:r>
      <w:r>
        <w:fldChar w:fldCharType="separate"/>
      </w:r>
      <w:r>
        <w:t>127</w:t>
      </w:r>
      <w:r>
        <w:fldChar w:fldCharType="end"/>
      </w:r>
      <w:r>
        <w:rPr>
          <w:rFonts w:hint="default" w:ascii="Times New Roman" w:hAnsi="Times New Roman" w:eastAsia="宋体" w:cs="Times New Roman"/>
          <w:highlight w:val="yellow"/>
        </w:rPr>
        <w:fldChar w:fldCharType="end"/>
      </w:r>
    </w:p>
    <w:p w14:paraId="4ABF8278">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_Toc28047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highlight w:val="none"/>
          <w:lang w:val="en-US" w:eastAsia="zh-CN"/>
        </w:rPr>
        <w:t>6</w:t>
      </w:r>
      <w:r>
        <w:rPr>
          <w:rFonts w:hint="eastAsia" w:ascii="Times New Roman" w:hAnsi="Times New Roman" w:eastAsia="宋体" w:cs="Times New Roman"/>
          <w:highlight w:val="none"/>
          <w:lang w:val="en-US" w:eastAsia="zh-CN"/>
        </w:rPr>
        <w:t>.</w:t>
      </w:r>
      <w:r>
        <w:rPr>
          <w:rFonts w:hint="default" w:ascii="Times New Roman" w:hAnsi="Times New Roman" w:eastAsia="宋体" w:cs="Times New Roman"/>
          <w:highlight w:val="none"/>
          <w:lang w:val="en-US" w:eastAsia="zh-CN"/>
        </w:rPr>
        <w:t>开票汇总确认</w:t>
      </w:r>
      <w:r>
        <w:tab/>
      </w:r>
      <w:r>
        <w:fldChar w:fldCharType="begin"/>
      </w:r>
      <w:r>
        <w:instrText xml:space="preserve"> PAGEREF _Toc28047 \h </w:instrText>
      </w:r>
      <w:r>
        <w:fldChar w:fldCharType="separate"/>
      </w:r>
      <w:r>
        <w:t>138</w:t>
      </w:r>
      <w:r>
        <w:fldChar w:fldCharType="end"/>
      </w:r>
      <w:r>
        <w:rPr>
          <w:rFonts w:hint="default" w:ascii="Times New Roman" w:hAnsi="Times New Roman" w:eastAsia="宋体" w:cs="Times New Roman"/>
          <w:highlight w:val="yellow"/>
        </w:rPr>
        <w:fldChar w:fldCharType="end"/>
      </w:r>
    </w:p>
    <w:p w14:paraId="0C6D69DF">
      <w:pPr>
        <w:pStyle w:val="15"/>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_Toc13584 </w:instrText>
      </w:r>
      <w:r>
        <w:rPr>
          <w:rFonts w:hint="default" w:ascii="Times New Roman" w:hAnsi="Times New Roman" w:eastAsia="宋体" w:cs="Times New Roman"/>
          <w:highlight w:val="yellow"/>
        </w:rPr>
        <w:fldChar w:fldCharType="separate"/>
      </w:r>
      <w:r>
        <w:rPr>
          <w:rFonts w:hint="eastAsia" w:ascii="Segoe UI" w:hAnsi="Segoe UI" w:eastAsia="Segoe UI" w:cs="Segoe UI"/>
          <w:bCs/>
          <w:kern w:val="2"/>
          <w:szCs w:val="32"/>
          <w:lang w:val="en-US" w:eastAsia="zh-CN" w:bidi="ar-SA"/>
        </w:rPr>
        <w:t>五、</w:t>
      </w:r>
      <w:r>
        <w:rPr>
          <w:rFonts w:hint="default" w:ascii="Times New Roman" w:hAnsi="Times New Roman" w:eastAsia="宋体" w:cs="Times New Roman"/>
        </w:rPr>
        <w:t>接口</w:t>
      </w:r>
      <w:r>
        <w:rPr>
          <w:rFonts w:hint="eastAsia" w:ascii="Segoe UI" w:hAnsi="Segoe UI" w:eastAsia="Segoe UI" w:cs="Segoe UI"/>
          <w:lang w:val="en-US" w:eastAsia="zh-CN"/>
        </w:rPr>
        <w:t>技术说明</w:t>
      </w:r>
      <w:r>
        <w:tab/>
      </w:r>
      <w:r>
        <w:fldChar w:fldCharType="begin"/>
      </w:r>
      <w:r>
        <w:instrText xml:space="preserve"> PAGEREF _Toc13584 \h </w:instrText>
      </w:r>
      <w:r>
        <w:fldChar w:fldCharType="separate"/>
      </w:r>
      <w:r>
        <w:t>143</w:t>
      </w:r>
      <w:r>
        <w:fldChar w:fldCharType="end"/>
      </w:r>
      <w:r>
        <w:rPr>
          <w:rFonts w:hint="default" w:ascii="Times New Roman" w:hAnsi="Times New Roman" w:eastAsia="宋体" w:cs="Times New Roman"/>
          <w:highlight w:val="yellow"/>
        </w:rPr>
        <w:fldChar w:fldCharType="end"/>
      </w:r>
    </w:p>
    <w:p w14:paraId="2BA4DCCD">
      <w:pPr>
        <w:pStyle w:val="16"/>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_Toc12424 </w:instrText>
      </w:r>
      <w:r>
        <w:rPr>
          <w:rFonts w:hint="default" w:ascii="Times New Roman" w:hAnsi="Times New Roman" w:eastAsia="宋体" w:cs="Times New Roman"/>
          <w:highlight w:val="yellow"/>
        </w:rPr>
        <w:fldChar w:fldCharType="separate"/>
      </w:r>
      <w:r>
        <w:rPr>
          <w:lang w:eastAsia="zh-CN"/>
        </w:rPr>
        <w:t>（一）</w:t>
      </w:r>
      <w:r>
        <w:rPr>
          <w:rFonts w:hint="eastAsia"/>
          <w:lang w:val="en-US" w:eastAsia="zh-CN"/>
        </w:rPr>
        <w:t>能力编码</w:t>
      </w:r>
      <w:r>
        <w:tab/>
      </w:r>
      <w:r>
        <w:fldChar w:fldCharType="begin"/>
      </w:r>
      <w:r>
        <w:instrText xml:space="preserve"> PAGEREF _Toc12424 \h </w:instrText>
      </w:r>
      <w:r>
        <w:fldChar w:fldCharType="separate"/>
      </w:r>
      <w:r>
        <w:t>143</w:t>
      </w:r>
      <w:r>
        <w:fldChar w:fldCharType="end"/>
      </w:r>
      <w:r>
        <w:rPr>
          <w:rFonts w:hint="default" w:ascii="Times New Roman" w:hAnsi="Times New Roman" w:eastAsia="宋体" w:cs="Times New Roman"/>
          <w:highlight w:val="yellow"/>
        </w:rPr>
        <w:fldChar w:fldCharType="end"/>
      </w:r>
    </w:p>
    <w:p w14:paraId="7F231DBB">
      <w:pPr>
        <w:pStyle w:val="16"/>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_Toc11221 </w:instrText>
      </w:r>
      <w:r>
        <w:rPr>
          <w:rFonts w:hint="default" w:ascii="Times New Roman" w:hAnsi="Times New Roman" w:eastAsia="宋体" w:cs="Times New Roman"/>
          <w:highlight w:val="yellow"/>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_Toc11221 \h </w:instrText>
      </w:r>
      <w:r>
        <w:fldChar w:fldCharType="separate"/>
      </w:r>
      <w:r>
        <w:t>143</w:t>
      </w:r>
      <w:r>
        <w:fldChar w:fldCharType="end"/>
      </w:r>
      <w:r>
        <w:rPr>
          <w:rFonts w:hint="default" w:ascii="Times New Roman" w:hAnsi="Times New Roman" w:eastAsia="宋体" w:cs="Times New Roman"/>
          <w:highlight w:val="yellow"/>
        </w:rPr>
        <w:fldChar w:fldCharType="end"/>
      </w:r>
    </w:p>
    <w:p w14:paraId="275A5A49">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_Toc4205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highlight w:val="none"/>
        </w:rPr>
        <w:t>1.获取</w:t>
      </w:r>
      <w:r>
        <w:rPr>
          <w:rFonts w:hint="default" w:ascii="Times New Roman" w:hAnsi="Times New Roman" w:eastAsia="宋体" w:cs="Times New Roman"/>
          <w:highlight w:val="none"/>
        </w:rPr>
        <w:t>发票</w:t>
      </w:r>
      <w:r>
        <w:rPr>
          <w:rFonts w:hint="default" w:ascii="Times New Roman" w:hAnsi="Times New Roman" w:eastAsia="宋体" w:cs="Times New Roman"/>
          <w:szCs w:val="28"/>
          <w:highlight w:val="none"/>
        </w:rPr>
        <w:t>批量预赋码信息</w:t>
      </w:r>
      <w:r>
        <w:tab/>
      </w:r>
      <w:r>
        <w:fldChar w:fldCharType="begin"/>
      </w:r>
      <w:r>
        <w:instrText xml:space="preserve"> PAGEREF _Toc4205 \h </w:instrText>
      </w:r>
      <w:r>
        <w:fldChar w:fldCharType="separate"/>
      </w:r>
      <w:r>
        <w:t>144</w:t>
      </w:r>
      <w:r>
        <w:fldChar w:fldCharType="end"/>
      </w:r>
      <w:r>
        <w:rPr>
          <w:rFonts w:hint="default" w:ascii="Times New Roman" w:hAnsi="Times New Roman" w:eastAsia="宋体" w:cs="Times New Roman"/>
          <w:highlight w:val="yellow"/>
        </w:rPr>
        <w:fldChar w:fldCharType="end"/>
      </w:r>
    </w:p>
    <w:p w14:paraId="7D2DA767">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_Toc21658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2.查询授信额度</w:t>
      </w:r>
      <w:r>
        <w:tab/>
      </w:r>
      <w:r>
        <w:fldChar w:fldCharType="begin"/>
      </w:r>
      <w:r>
        <w:instrText xml:space="preserve"> PAGEREF _Toc21658 \h </w:instrText>
      </w:r>
      <w:r>
        <w:fldChar w:fldCharType="separate"/>
      </w:r>
      <w:r>
        <w:t>146</w:t>
      </w:r>
      <w:r>
        <w:fldChar w:fldCharType="end"/>
      </w:r>
      <w:r>
        <w:rPr>
          <w:rFonts w:hint="default" w:ascii="Times New Roman" w:hAnsi="Times New Roman" w:eastAsia="宋体" w:cs="Times New Roman"/>
          <w:highlight w:val="yellow"/>
        </w:rPr>
        <w:fldChar w:fldCharType="end"/>
      </w:r>
    </w:p>
    <w:p w14:paraId="225D0816">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_Toc4582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3.下载/退回授信额度</w:t>
      </w:r>
      <w:r>
        <w:tab/>
      </w:r>
      <w:r>
        <w:fldChar w:fldCharType="begin"/>
      </w:r>
      <w:r>
        <w:instrText xml:space="preserve"> PAGEREF _Toc4582 \h </w:instrText>
      </w:r>
      <w:r>
        <w:fldChar w:fldCharType="separate"/>
      </w:r>
      <w:r>
        <w:t>148</w:t>
      </w:r>
      <w:r>
        <w:fldChar w:fldCharType="end"/>
      </w:r>
      <w:r>
        <w:rPr>
          <w:rFonts w:hint="default" w:ascii="Times New Roman" w:hAnsi="Times New Roman" w:eastAsia="宋体" w:cs="Times New Roman"/>
          <w:highlight w:val="yellow"/>
        </w:rPr>
        <w:fldChar w:fldCharType="end"/>
      </w:r>
    </w:p>
    <w:p w14:paraId="2DF2ABDF">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_Toc23927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4.调整授信额度有效期</w:t>
      </w:r>
      <w:r>
        <w:tab/>
      </w:r>
      <w:r>
        <w:fldChar w:fldCharType="begin"/>
      </w:r>
      <w:r>
        <w:instrText xml:space="preserve"> PAGEREF _Toc23927 \h </w:instrText>
      </w:r>
      <w:r>
        <w:fldChar w:fldCharType="separate"/>
      </w:r>
      <w:r>
        <w:t>150</w:t>
      </w:r>
      <w:r>
        <w:fldChar w:fldCharType="end"/>
      </w:r>
      <w:r>
        <w:rPr>
          <w:rFonts w:hint="default" w:ascii="Times New Roman" w:hAnsi="Times New Roman" w:eastAsia="宋体" w:cs="Times New Roman"/>
          <w:highlight w:val="yellow"/>
        </w:rPr>
        <w:fldChar w:fldCharType="end"/>
      </w:r>
    </w:p>
    <w:p w14:paraId="34C58480">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_Toc19861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5.查询纳税人风险信息</w:t>
      </w:r>
      <w:r>
        <w:tab/>
      </w:r>
      <w:r>
        <w:fldChar w:fldCharType="begin"/>
      </w:r>
      <w:r>
        <w:instrText xml:space="preserve"> PAGEREF _Toc19861 \h </w:instrText>
      </w:r>
      <w:r>
        <w:fldChar w:fldCharType="separate"/>
      </w:r>
      <w:r>
        <w:t>152</w:t>
      </w:r>
      <w:r>
        <w:fldChar w:fldCharType="end"/>
      </w:r>
      <w:r>
        <w:rPr>
          <w:rFonts w:hint="default" w:ascii="Times New Roman" w:hAnsi="Times New Roman" w:eastAsia="宋体" w:cs="Times New Roman"/>
          <w:highlight w:val="yellow"/>
        </w:rPr>
        <w:fldChar w:fldCharType="end"/>
      </w:r>
    </w:p>
    <w:p w14:paraId="504B1DFE">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_Toc11580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6.查询纳税人基本信息</w:t>
      </w:r>
      <w:r>
        <w:tab/>
      </w:r>
      <w:r>
        <w:fldChar w:fldCharType="begin"/>
      </w:r>
      <w:r>
        <w:instrText xml:space="preserve"> PAGEREF _Toc11580 \h </w:instrText>
      </w:r>
      <w:r>
        <w:fldChar w:fldCharType="separate"/>
      </w:r>
      <w:r>
        <w:t>154</w:t>
      </w:r>
      <w:r>
        <w:fldChar w:fldCharType="end"/>
      </w:r>
      <w:r>
        <w:rPr>
          <w:rFonts w:hint="default" w:ascii="Times New Roman" w:hAnsi="Times New Roman" w:eastAsia="宋体" w:cs="Times New Roman"/>
          <w:highlight w:val="yellow"/>
        </w:rPr>
        <w:fldChar w:fldCharType="end"/>
      </w:r>
    </w:p>
    <w:p w14:paraId="406ACF9B">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_Toc17650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7.查询可用税率信息</w:t>
      </w:r>
      <w:r>
        <w:tab/>
      </w:r>
      <w:r>
        <w:fldChar w:fldCharType="begin"/>
      </w:r>
      <w:r>
        <w:instrText xml:space="preserve"> PAGEREF _Toc17650 \h </w:instrText>
      </w:r>
      <w:r>
        <w:fldChar w:fldCharType="separate"/>
      </w:r>
      <w:r>
        <w:t>162</w:t>
      </w:r>
      <w:r>
        <w:fldChar w:fldCharType="end"/>
      </w:r>
      <w:r>
        <w:rPr>
          <w:rFonts w:hint="default" w:ascii="Times New Roman" w:hAnsi="Times New Roman" w:eastAsia="宋体" w:cs="Times New Roman"/>
          <w:highlight w:val="yellow"/>
        </w:rPr>
        <w:fldChar w:fldCharType="end"/>
      </w:r>
    </w:p>
    <w:p w14:paraId="10D40360">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_Toc17858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8.查询税收分类编码信息</w:t>
      </w:r>
      <w:r>
        <w:tab/>
      </w:r>
      <w:r>
        <w:fldChar w:fldCharType="begin"/>
      </w:r>
      <w:r>
        <w:instrText xml:space="preserve"> PAGEREF _Toc17858 \h </w:instrText>
      </w:r>
      <w:r>
        <w:fldChar w:fldCharType="separate"/>
      </w:r>
      <w:r>
        <w:t>164</w:t>
      </w:r>
      <w:r>
        <w:fldChar w:fldCharType="end"/>
      </w:r>
      <w:r>
        <w:rPr>
          <w:rFonts w:hint="default" w:ascii="Times New Roman" w:hAnsi="Times New Roman" w:eastAsia="宋体" w:cs="Times New Roman"/>
          <w:highlight w:val="yellow"/>
        </w:rPr>
        <w:fldChar w:fldCharType="end"/>
      </w:r>
    </w:p>
    <w:p w14:paraId="1A089CDB">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_Toc26542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9.查询成品油可用税收分类编码信息</w:t>
      </w:r>
      <w:r>
        <w:tab/>
      </w:r>
      <w:r>
        <w:fldChar w:fldCharType="begin"/>
      </w:r>
      <w:r>
        <w:instrText xml:space="preserve"> PAGEREF _Toc26542 \h </w:instrText>
      </w:r>
      <w:r>
        <w:fldChar w:fldCharType="separate"/>
      </w:r>
      <w:r>
        <w:t>169</w:t>
      </w:r>
      <w:r>
        <w:fldChar w:fldCharType="end"/>
      </w:r>
      <w:r>
        <w:rPr>
          <w:rFonts w:hint="default" w:ascii="Times New Roman" w:hAnsi="Times New Roman" w:eastAsia="宋体" w:cs="Times New Roman"/>
          <w:highlight w:val="yellow"/>
        </w:rPr>
        <w:fldChar w:fldCharType="end"/>
      </w:r>
    </w:p>
    <w:p w14:paraId="42D40146">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_Toc24644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10.查询成品油库存</w:t>
      </w:r>
      <w:r>
        <w:tab/>
      </w:r>
      <w:r>
        <w:fldChar w:fldCharType="begin"/>
      </w:r>
      <w:r>
        <w:instrText xml:space="preserve"> PAGEREF _Toc24644 \h </w:instrText>
      </w:r>
      <w:r>
        <w:fldChar w:fldCharType="separate"/>
      </w:r>
      <w:r>
        <w:t>171</w:t>
      </w:r>
      <w:r>
        <w:fldChar w:fldCharType="end"/>
      </w:r>
      <w:r>
        <w:rPr>
          <w:rFonts w:hint="default" w:ascii="Times New Roman" w:hAnsi="Times New Roman" w:eastAsia="宋体" w:cs="Times New Roman"/>
          <w:highlight w:val="yellow"/>
        </w:rPr>
        <w:fldChar w:fldCharType="end"/>
      </w:r>
    </w:p>
    <w:p w14:paraId="7FE30FD4">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_Toc14624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11.</w:t>
      </w:r>
      <w:r>
        <w:rPr>
          <w:rFonts w:hint="default" w:ascii="Times New Roman" w:hAnsi="Times New Roman" w:eastAsia="宋体" w:cs="Times New Roman"/>
          <w:szCs w:val="28"/>
          <w:lang w:eastAsia="zh-CN"/>
        </w:rPr>
        <w:t>下载或退回成品油库存</w:t>
      </w:r>
      <w:r>
        <w:tab/>
      </w:r>
      <w:r>
        <w:fldChar w:fldCharType="begin"/>
      </w:r>
      <w:r>
        <w:instrText xml:space="preserve"> PAGEREF _Toc14624 \h </w:instrText>
      </w:r>
      <w:r>
        <w:fldChar w:fldCharType="separate"/>
      </w:r>
      <w:r>
        <w:t>174</w:t>
      </w:r>
      <w:r>
        <w:fldChar w:fldCharType="end"/>
      </w:r>
      <w:r>
        <w:rPr>
          <w:rFonts w:hint="default" w:ascii="Times New Roman" w:hAnsi="Times New Roman" w:eastAsia="宋体" w:cs="Times New Roman"/>
          <w:highlight w:val="yellow"/>
        </w:rPr>
        <w:fldChar w:fldCharType="end"/>
      </w:r>
    </w:p>
    <w:p w14:paraId="1A1893BD">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_Toc3493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12.批量发票下载申请</w:t>
      </w:r>
      <w:r>
        <w:tab/>
      </w:r>
      <w:r>
        <w:fldChar w:fldCharType="begin"/>
      </w:r>
      <w:r>
        <w:instrText xml:space="preserve"> PAGEREF _Toc3493 \h </w:instrText>
      </w:r>
      <w:r>
        <w:fldChar w:fldCharType="separate"/>
      </w:r>
      <w:r>
        <w:t>175</w:t>
      </w:r>
      <w:r>
        <w:fldChar w:fldCharType="end"/>
      </w:r>
      <w:r>
        <w:rPr>
          <w:rFonts w:hint="default" w:ascii="Times New Roman" w:hAnsi="Times New Roman" w:eastAsia="宋体" w:cs="Times New Roman"/>
          <w:highlight w:val="yellow"/>
        </w:rPr>
        <w:fldChar w:fldCharType="end"/>
      </w:r>
    </w:p>
    <w:p w14:paraId="325066BE">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_Toc15867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13.发票状态信息查询</w:t>
      </w:r>
      <w:r>
        <w:tab/>
      </w:r>
      <w:r>
        <w:fldChar w:fldCharType="begin"/>
      </w:r>
      <w:r>
        <w:instrText xml:space="preserve"> PAGEREF _Toc15867 \h </w:instrText>
      </w:r>
      <w:r>
        <w:fldChar w:fldCharType="separate"/>
      </w:r>
      <w:r>
        <w:t>176</w:t>
      </w:r>
      <w:r>
        <w:fldChar w:fldCharType="end"/>
      </w:r>
      <w:r>
        <w:rPr>
          <w:rFonts w:hint="default" w:ascii="Times New Roman" w:hAnsi="Times New Roman" w:eastAsia="宋体" w:cs="Times New Roman"/>
          <w:highlight w:val="yellow"/>
        </w:rPr>
        <w:fldChar w:fldCharType="end"/>
      </w:r>
    </w:p>
    <w:p w14:paraId="27FC785A">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_Toc443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14.查询成品油红字确认单明细信息</w:t>
      </w:r>
      <w:r>
        <w:tab/>
      </w:r>
      <w:r>
        <w:fldChar w:fldCharType="begin"/>
      </w:r>
      <w:r>
        <w:instrText xml:space="preserve"> PAGEREF _Toc443 \h </w:instrText>
      </w:r>
      <w:r>
        <w:fldChar w:fldCharType="separate"/>
      </w:r>
      <w:r>
        <w:t>176</w:t>
      </w:r>
      <w:r>
        <w:fldChar w:fldCharType="end"/>
      </w:r>
      <w:r>
        <w:rPr>
          <w:rFonts w:hint="default" w:ascii="Times New Roman" w:hAnsi="Times New Roman" w:eastAsia="宋体" w:cs="Times New Roman"/>
          <w:highlight w:val="yellow"/>
        </w:rPr>
        <w:fldChar w:fldCharType="end"/>
      </w:r>
    </w:p>
    <w:p w14:paraId="0E844E1D">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_Toc23781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15.成品油发票上传</w:t>
      </w:r>
      <w:r>
        <w:tab/>
      </w:r>
      <w:r>
        <w:fldChar w:fldCharType="begin"/>
      </w:r>
      <w:r>
        <w:instrText xml:space="preserve"> PAGEREF _Toc23781 \h </w:instrText>
      </w:r>
      <w:r>
        <w:fldChar w:fldCharType="separate"/>
      </w:r>
      <w:r>
        <w:t>182</w:t>
      </w:r>
      <w:r>
        <w:fldChar w:fldCharType="end"/>
      </w:r>
      <w:r>
        <w:rPr>
          <w:rFonts w:hint="default" w:ascii="Times New Roman" w:hAnsi="Times New Roman" w:eastAsia="宋体" w:cs="Times New Roman"/>
          <w:highlight w:val="yellow"/>
        </w:rPr>
        <w:fldChar w:fldCharType="end"/>
      </w:r>
    </w:p>
    <w:p w14:paraId="5B5C869D">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_Toc10774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16.查询成品油红字确认单列表信息</w:t>
      </w:r>
      <w:r>
        <w:tab/>
      </w:r>
      <w:r>
        <w:fldChar w:fldCharType="begin"/>
      </w:r>
      <w:r>
        <w:instrText xml:space="preserve"> PAGEREF _Toc10774 \h </w:instrText>
      </w:r>
      <w:r>
        <w:fldChar w:fldCharType="separate"/>
      </w:r>
      <w:r>
        <w:t>194</w:t>
      </w:r>
      <w:r>
        <w:fldChar w:fldCharType="end"/>
      </w:r>
      <w:r>
        <w:rPr>
          <w:rFonts w:hint="default" w:ascii="Times New Roman" w:hAnsi="Times New Roman" w:eastAsia="宋体" w:cs="Times New Roman"/>
          <w:highlight w:val="yellow"/>
        </w:rPr>
        <w:fldChar w:fldCharType="end"/>
      </w:r>
    </w:p>
    <w:p w14:paraId="56C318B2">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_Toc28844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17.查询成品油发票上传结果</w:t>
      </w:r>
      <w:r>
        <w:tab/>
      </w:r>
      <w:r>
        <w:fldChar w:fldCharType="begin"/>
      </w:r>
      <w:r>
        <w:instrText xml:space="preserve"> PAGEREF _Toc28844 \h </w:instrText>
      </w:r>
      <w:r>
        <w:fldChar w:fldCharType="separate"/>
      </w:r>
      <w:r>
        <w:t>200</w:t>
      </w:r>
      <w:r>
        <w:fldChar w:fldCharType="end"/>
      </w:r>
      <w:r>
        <w:rPr>
          <w:rFonts w:hint="default" w:ascii="Times New Roman" w:hAnsi="Times New Roman" w:eastAsia="宋体" w:cs="Times New Roman"/>
          <w:highlight w:val="yellow"/>
        </w:rPr>
        <w:fldChar w:fldCharType="end"/>
      </w:r>
    </w:p>
    <w:p w14:paraId="422E3A57">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_Toc29659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18.成品油红字确认单申请</w:t>
      </w:r>
      <w:r>
        <w:tab/>
      </w:r>
      <w:r>
        <w:fldChar w:fldCharType="begin"/>
      </w:r>
      <w:r>
        <w:instrText xml:space="preserve"> PAGEREF _Toc29659 \h </w:instrText>
      </w:r>
      <w:r>
        <w:fldChar w:fldCharType="separate"/>
      </w:r>
      <w:r>
        <w:t>203</w:t>
      </w:r>
      <w:r>
        <w:fldChar w:fldCharType="end"/>
      </w:r>
      <w:r>
        <w:rPr>
          <w:rFonts w:hint="default" w:ascii="Times New Roman" w:hAnsi="Times New Roman" w:eastAsia="宋体" w:cs="Times New Roman"/>
          <w:highlight w:val="yellow"/>
        </w:rPr>
        <w:fldChar w:fldCharType="end"/>
      </w:r>
    </w:p>
    <w:p w14:paraId="64CEDDF9">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_Toc294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rPr>
        <w:t>19.成品油红字确认单确认</w:t>
      </w:r>
      <w:r>
        <w:tab/>
      </w:r>
      <w:r>
        <w:fldChar w:fldCharType="begin"/>
      </w:r>
      <w:r>
        <w:instrText xml:space="preserve"> PAGEREF _Toc294 \h </w:instrText>
      </w:r>
      <w:r>
        <w:fldChar w:fldCharType="separate"/>
      </w:r>
      <w:r>
        <w:t>207</w:t>
      </w:r>
      <w:r>
        <w:fldChar w:fldCharType="end"/>
      </w:r>
      <w:r>
        <w:rPr>
          <w:rFonts w:hint="default" w:ascii="Times New Roman" w:hAnsi="Times New Roman" w:eastAsia="宋体" w:cs="Times New Roman"/>
          <w:highlight w:val="yellow"/>
        </w:rPr>
        <w:fldChar w:fldCharType="end"/>
      </w:r>
    </w:p>
    <w:p w14:paraId="14E0111D">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_Toc433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highlight w:val="none"/>
          <w:lang w:val="en-US" w:eastAsia="zh-CN"/>
        </w:rPr>
        <w:t>2</w:t>
      </w:r>
      <w:r>
        <w:rPr>
          <w:rFonts w:hint="default" w:ascii="Times New Roman" w:hAnsi="Times New Roman" w:eastAsia="宋体" w:cs="Times New Roman"/>
          <w:szCs w:val="28"/>
          <w:highlight w:val="none"/>
          <w:lang w:eastAsia="zh-CN"/>
        </w:rPr>
        <w:t>0</w:t>
      </w:r>
      <w:r>
        <w:rPr>
          <w:rFonts w:hint="default" w:ascii="Times New Roman" w:hAnsi="Times New Roman" w:eastAsia="宋体" w:cs="Times New Roman"/>
          <w:szCs w:val="28"/>
          <w:highlight w:val="none"/>
        </w:rPr>
        <w:t>.上传发票汇总确认信息</w:t>
      </w:r>
      <w:r>
        <w:tab/>
      </w:r>
      <w:r>
        <w:fldChar w:fldCharType="begin"/>
      </w:r>
      <w:r>
        <w:instrText xml:space="preserve"> PAGEREF _Toc433 \h </w:instrText>
      </w:r>
      <w:r>
        <w:fldChar w:fldCharType="separate"/>
      </w:r>
      <w:r>
        <w:t>209</w:t>
      </w:r>
      <w:r>
        <w:fldChar w:fldCharType="end"/>
      </w:r>
      <w:r>
        <w:rPr>
          <w:rFonts w:hint="default" w:ascii="Times New Roman" w:hAnsi="Times New Roman" w:eastAsia="宋体" w:cs="Times New Roman"/>
          <w:highlight w:val="yellow"/>
        </w:rPr>
        <w:fldChar w:fldCharType="end"/>
      </w:r>
    </w:p>
    <w:p w14:paraId="71ABD28E">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_Toc32763 </w:instrText>
      </w:r>
      <w:r>
        <w:rPr>
          <w:rFonts w:hint="default" w:ascii="Times New Roman" w:hAnsi="Times New Roman" w:eastAsia="宋体" w:cs="Times New Roman"/>
          <w:highlight w:val="yellow"/>
        </w:rPr>
        <w:fldChar w:fldCharType="separate"/>
      </w:r>
      <w:r>
        <w:rPr>
          <w:rFonts w:hint="default" w:ascii="Times New Roman" w:hAnsi="Times New Roman" w:eastAsia="宋体" w:cs="Times New Roman"/>
          <w:szCs w:val="28"/>
          <w:highlight w:val="none"/>
          <w:lang w:val="en-US" w:eastAsia="zh-CN"/>
        </w:rPr>
        <w:t>2</w:t>
      </w:r>
      <w:r>
        <w:rPr>
          <w:rFonts w:hint="default" w:ascii="Times New Roman" w:hAnsi="Times New Roman" w:eastAsia="宋体" w:cs="Times New Roman"/>
          <w:szCs w:val="28"/>
          <w:highlight w:val="none"/>
          <w:lang w:eastAsia="zh-CN"/>
        </w:rPr>
        <w:t>1</w:t>
      </w:r>
      <w:r>
        <w:rPr>
          <w:rFonts w:hint="default" w:ascii="Times New Roman" w:hAnsi="Times New Roman" w:eastAsia="宋体" w:cs="Times New Roman"/>
          <w:szCs w:val="28"/>
          <w:highlight w:val="none"/>
        </w:rPr>
        <w:t>. 查询发票汇总确认信息</w:t>
      </w:r>
      <w:r>
        <w:tab/>
      </w:r>
      <w:r>
        <w:fldChar w:fldCharType="begin"/>
      </w:r>
      <w:r>
        <w:instrText xml:space="preserve"> PAGEREF _Toc32763 \h </w:instrText>
      </w:r>
      <w:r>
        <w:fldChar w:fldCharType="separate"/>
      </w:r>
      <w:r>
        <w:t>212</w:t>
      </w:r>
      <w:r>
        <w:fldChar w:fldCharType="end"/>
      </w:r>
      <w:r>
        <w:rPr>
          <w:rFonts w:hint="default" w:ascii="Times New Roman" w:hAnsi="Times New Roman" w:eastAsia="宋体" w:cs="Times New Roman"/>
          <w:highlight w:val="yellow"/>
        </w:rPr>
        <w:fldChar w:fldCharType="end"/>
      </w:r>
    </w:p>
    <w:p w14:paraId="64B92BD8">
      <w:pPr>
        <w:pStyle w:val="12"/>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_Toc22990 </w:instrText>
      </w:r>
      <w:r>
        <w:rPr>
          <w:rFonts w:hint="default" w:ascii="Times New Roman" w:hAnsi="Times New Roman" w:eastAsia="宋体" w:cs="Times New Roman"/>
          <w:highlight w:val="yellow"/>
        </w:rPr>
        <w:fldChar w:fldCharType="separate"/>
      </w:r>
      <w:r>
        <w:rPr>
          <w:rFonts w:hint="eastAsia" w:ascii="Times New Roman" w:hAnsi="Times New Roman"/>
          <w:szCs w:val="28"/>
          <w:lang w:val="en-US" w:eastAsia="zh-CN"/>
        </w:rPr>
        <w:t>22</w:t>
      </w:r>
      <w:r>
        <w:rPr>
          <w:rFonts w:hint="default" w:ascii="Times New Roman" w:hAnsi="Times New Roman"/>
          <w:szCs w:val="28"/>
        </w:rPr>
        <w:t>. 查询</w:t>
      </w:r>
      <w:r>
        <w:rPr>
          <w:rFonts w:hint="eastAsia" w:ascii="Times New Roman" w:hAnsi="Times New Roman"/>
          <w:szCs w:val="28"/>
          <w:lang w:val="en-US" w:eastAsia="zh-CN"/>
        </w:rPr>
        <w:t>差额征税编码</w:t>
      </w:r>
      <w:r>
        <w:tab/>
      </w:r>
      <w:r>
        <w:fldChar w:fldCharType="begin"/>
      </w:r>
      <w:r>
        <w:instrText xml:space="preserve"> PAGEREF _Toc22990 \h </w:instrText>
      </w:r>
      <w:r>
        <w:fldChar w:fldCharType="separate"/>
      </w:r>
      <w:r>
        <w:t>214</w:t>
      </w:r>
      <w:r>
        <w:fldChar w:fldCharType="end"/>
      </w:r>
      <w:r>
        <w:rPr>
          <w:rFonts w:hint="default" w:ascii="Times New Roman" w:hAnsi="Times New Roman" w:eastAsia="宋体" w:cs="Times New Roman"/>
          <w:highlight w:val="yellow"/>
        </w:rPr>
        <w:fldChar w:fldCharType="end"/>
      </w:r>
    </w:p>
    <w:p w14:paraId="656EA8F6">
      <w:pPr>
        <w:pStyle w:val="15"/>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_Toc4337 </w:instrText>
      </w:r>
      <w:r>
        <w:rPr>
          <w:rFonts w:hint="default" w:ascii="Times New Roman" w:hAnsi="Times New Roman" w:eastAsia="宋体" w:cs="Times New Roman"/>
          <w:highlight w:val="yellow"/>
        </w:rPr>
        <w:fldChar w:fldCharType="separate"/>
      </w:r>
      <w:r>
        <w:rPr>
          <w:rFonts w:hint="eastAsia" w:ascii="Times New Roman" w:hAnsi="Times New Roman" w:cs="Times New Roman"/>
          <w:lang w:val="en-US" w:eastAsia="zh-CN"/>
        </w:rPr>
        <w:t>六</w:t>
      </w:r>
      <w:r>
        <w:rPr>
          <w:rFonts w:hint="default" w:ascii="Times New Roman" w:hAnsi="Times New Roman" w:eastAsia="Segoe UI" w:cs="Times New Roman"/>
        </w:rPr>
        <w:t>、</w:t>
      </w:r>
      <w:r>
        <w:rPr>
          <w:rFonts w:hint="eastAsia" w:ascii="Times New Roman" w:hAnsi="Times New Roman" w:cs="Times New Roman"/>
          <w:lang w:val="en-US" w:eastAsia="zh-CN"/>
        </w:rPr>
        <w:t>附件</w:t>
      </w:r>
      <w:r>
        <w:tab/>
      </w:r>
      <w:r>
        <w:fldChar w:fldCharType="begin"/>
      </w:r>
      <w:r>
        <w:instrText xml:space="preserve"> PAGEREF _Toc4337 \h </w:instrText>
      </w:r>
      <w:r>
        <w:fldChar w:fldCharType="separate"/>
      </w:r>
      <w:r>
        <w:t>217</w:t>
      </w:r>
      <w:r>
        <w:fldChar w:fldCharType="end"/>
      </w:r>
      <w:r>
        <w:rPr>
          <w:rFonts w:hint="default" w:ascii="Times New Roman" w:hAnsi="Times New Roman" w:eastAsia="宋体" w:cs="Times New Roman"/>
          <w:highlight w:val="yellow"/>
        </w:rPr>
        <w:fldChar w:fldCharType="end"/>
      </w:r>
    </w:p>
    <w:p w14:paraId="6F80DFED">
      <w:pPr>
        <w:pStyle w:val="16"/>
      </w:pPr>
      <w:r>
        <w:rPr>
          <w:rFonts w:hint="default" w:ascii="Times New Roman" w:hAnsi="Times New Roman" w:eastAsia="宋体" w:cs="Times New Roman"/>
          <w:highlight w:val="yellow"/>
        </w:rPr>
        <w:fldChar w:fldCharType="begin"/>
      </w:r>
      <w:r>
        <w:rPr>
          <w:rFonts w:hint="default" w:ascii="Times New Roman" w:hAnsi="Times New Roman" w:eastAsia="宋体" w:cs="Times New Roman"/>
          <w:highlight w:val="yellow"/>
        </w:rPr>
        <w:instrText xml:space="preserve"> HYPERLINK \l _Toc5538 </w:instrText>
      </w:r>
      <w:r>
        <w:rPr>
          <w:rFonts w:hint="default" w:ascii="Times New Roman" w:hAnsi="Times New Roman" w:eastAsia="宋体" w:cs="Times New Roman"/>
          <w:highlight w:val="yellow"/>
        </w:rPr>
        <w:fldChar w:fldCharType="separate"/>
      </w:r>
      <w:r>
        <w:rPr>
          <w:rFonts w:hint="eastAsia"/>
          <w:lang w:val="en-US" w:eastAsia="zh-CN"/>
        </w:rPr>
        <w:t>（一）国籍代码表</w:t>
      </w:r>
      <w:r>
        <w:tab/>
      </w:r>
      <w:r>
        <w:fldChar w:fldCharType="begin"/>
      </w:r>
      <w:r>
        <w:instrText xml:space="preserve"> PAGEREF _Toc5538 \h </w:instrText>
      </w:r>
      <w:r>
        <w:fldChar w:fldCharType="separate"/>
      </w:r>
      <w:r>
        <w:t>217</w:t>
      </w:r>
      <w:r>
        <w:fldChar w:fldCharType="end"/>
      </w:r>
      <w:r>
        <w:rPr>
          <w:rFonts w:hint="default" w:ascii="Times New Roman" w:hAnsi="Times New Roman" w:eastAsia="宋体" w:cs="Times New Roman"/>
          <w:highlight w:val="yellow"/>
        </w:rPr>
        <w:fldChar w:fldCharType="end"/>
      </w:r>
    </w:p>
    <w:p w14:paraId="38A1C821">
      <w:pPr>
        <w:pStyle w:val="26"/>
        <w:bidi w:val="0"/>
        <w:rPr>
          <w:rFonts w:hint="default"/>
        </w:rPr>
      </w:pPr>
      <w:r>
        <w:rPr>
          <w:rFonts w:hint="default" w:ascii="Times New Roman" w:hAnsi="Times New Roman" w:eastAsia="宋体" w:cs="Times New Roman"/>
          <w:highlight w:val="yellow"/>
        </w:rPr>
        <w:fldChar w:fldCharType="end"/>
      </w:r>
    </w:p>
    <w:p w14:paraId="743BFEC3">
      <w:pPr>
        <w:pStyle w:val="26"/>
        <w:bidi w:val="0"/>
        <w:rPr>
          <w:rFonts w:hint="default"/>
        </w:rPr>
      </w:pPr>
    </w:p>
    <w:p w14:paraId="1A398AC9">
      <w:pPr>
        <w:pStyle w:val="2"/>
        <w:bidi w:val="0"/>
        <w:rPr>
          <w:rFonts w:hint="default" w:ascii="Times New Roman" w:hAnsi="Times New Roman" w:eastAsia="宋体" w:cs="Times New Roman"/>
        </w:rPr>
      </w:pPr>
      <w:r>
        <w:rPr>
          <w:rFonts w:hint="default" w:ascii="Times New Roman" w:hAnsi="Times New Roman" w:eastAsia="宋体" w:cs="Times New Roman"/>
          <w:szCs w:val="32"/>
        </w:rPr>
        <w:br w:type="page"/>
      </w:r>
      <w:bookmarkStart w:id="8" w:name="_Toc20096"/>
      <w:bookmarkStart w:id="9" w:name="_Toc9575"/>
      <w:bookmarkStart w:id="10" w:name="_Toc16452"/>
      <w:r>
        <w:rPr>
          <w:rFonts w:hint="default"/>
        </w:rPr>
        <w:t>一、阅读指引</w:t>
      </w:r>
      <w:bookmarkEnd w:id="8"/>
      <w:bookmarkEnd w:id="9"/>
      <w:bookmarkEnd w:id="10"/>
    </w:p>
    <w:p w14:paraId="39F03EDB">
      <w:pPr>
        <w:pStyle w:val="5"/>
        <w:bidi w:val="0"/>
        <w:rPr>
          <w:rFonts w:hint="default"/>
          <w:lang w:val="en-US" w:eastAsia="zh-CN"/>
        </w:rPr>
      </w:pPr>
      <w:r>
        <w:rPr>
          <w:rFonts w:hint="default"/>
        </w:rPr>
        <w:t>为满足纳税人多场景、规模化、合规化、自动化的成品油发票开具需求，</w:t>
      </w:r>
      <w:r>
        <w:rPr>
          <w:rFonts w:hint="default"/>
          <w:lang w:eastAsia="zh-CN"/>
        </w:rPr>
        <w:t>乐企数字开放平台</w:t>
      </w:r>
      <w:r>
        <w:rPr>
          <w:rFonts w:hint="default"/>
          <w:lang w:val="en-US" w:eastAsia="zh-CN"/>
        </w:rPr>
        <w:t>提供具有成品油特定要素标签的数字化电子发票（以下简称“成品油发票”）开具能力</w:t>
      </w:r>
      <w:r>
        <w:rPr>
          <w:rFonts w:hint="default"/>
          <w:lang w:eastAsia="zh-CN"/>
        </w:rPr>
        <w:t>，</w:t>
      </w:r>
      <w:r>
        <w:rPr>
          <w:rFonts w:hint="default"/>
          <w:lang w:val="en-US" w:eastAsia="zh-CN"/>
        </w:rPr>
        <w:t>并通过本</w:t>
      </w:r>
      <w:r>
        <w:rPr>
          <w:rFonts w:hint="default"/>
          <w:lang w:eastAsia="zh-CN"/>
        </w:rPr>
        <w:t>能力说明文档</w:t>
      </w:r>
      <w:r>
        <w:rPr>
          <w:rFonts w:hint="default"/>
          <w:lang w:val="en-US" w:eastAsia="zh-CN"/>
        </w:rPr>
        <w:t>明确了</w:t>
      </w:r>
      <w:r>
        <w:rPr>
          <w:rFonts w:hint="default"/>
        </w:rPr>
        <w:t>成品油发票开具</w:t>
      </w:r>
      <w:r>
        <w:rPr>
          <w:rFonts w:hint="default"/>
          <w:lang w:val="en-US" w:eastAsia="zh-CN"/>
        </w:rPr>
        <w:t>相关</w:t>
      </w:r>
      <w:r>
        <w:rPr>
          <w:rFonts w:hint="default"/>
          <w:lang w:eastAsia="zh-CN"/>
        </w:rPr>
        <w:t>业务规则和数据</w:t>
      </w:r>
      <w:r>
        <w:rPr>
          <w:rFonts w:hint="default"/>
          <w:lang w:val="en-US" w:eastAsia="zh-CN"/>
        </w:rPr>
        <w:t>接口。</w:t>
      </w:r>
    </w:p>
    <w:p w14:paraId="1F0E4931">
      <w:pPr>
        <w:pStyle w:val="5"/>
        <w:bidi w:val="0"/>
        <w:rPr>
          <w:rFonts w:hint="default"/>
          <w:lang w:val="en-US" w:eastAsia="zh-CN"/>
        </w:rPr>
      </w:pPr>
      <w:r>
        <w:rPr>
          <w:rFonts w:hint="default"/>
          <w:lang w:val="en-US" w:eastAsia="zh-CN"/>
        </w:rPr>
        <w:t>本能力适用于生产或销售成品油的纳税人订阅。</w:t>
      </w:r>
    </w:p>
    <w:p w14:paraId="048B51C5">
      <w:pPr>
        <w:pStyle w:val="5"/>
        <w:bidi w:val="0"/>
        <w:rPr>
          <w:rFonts w:hint="default"/>
          <w:lang w:val="en-US" w:eastAsia="zh-CN"/>
        </w:rPr>
      </w:pPr>
      <w:r>
        <w:rPr>
          <w:rFonts w:hint="default"/>
        </w:rPr>
        <w:t>本能力说明文档分为阅读指引、能力介绍、</w:t>
      </w:r>
      <w:r>
        <w:rPr>
          <w:rFonts w:hint="eastAsia"/>
          <w:lang w:val="en-US" w:eastAsia="zh-CN"/>
        </w:rPr>
        <w:t>政策依据、</w:t>
      </w:r>
      <w:r>
        <w:rPr>
          <w:rFonts w:hint="default"/>
        </w:rPr>
        <w:t>开发指引、接口</w:t>
      </w:r>
      <w:r>
        <w:rPr>
          <w:rFonts w:hint="eastAsia"/>
          <w:lang w:val="en-US" w:eastAsia="zh-CN"/>
        </w:rPr>
        <w:t>技术说明、附件六</w:t>
      </w:r>
      <w:r>
        <w:rPr>
          <w:rFonts w:hint="default"/>
        </w:rPr>
        <w:t>个章节，其中阅读指引</w:t>
      </w:r>
      <w:r>
        <w:rPr>
          <w:rFonts w:hint="eastAsia"/>
          <w:lang w:eastAsia="zh-CN"/>
        </w:rPr>
        <w:t>、</w:t>
      </w:r>
      <w:r>
        <w:rPr>
          <w:rFonts w:hint="default"/>
        </w:rPr>
        <w:t>能力介绍</w:t>
      </w:r>
      <w:r>
        <w:rPr>
          <w:rFonts w:hint="eastAsia"/>
          <w:lang w:eastAsia="zh-CN"/>
        </w:rPr>
        <w:t>、</w:t>
      </w:r>
      <w:r>
        <w:rPr>
          <w:rFonts w:hint="eastAsia"/>
          <w:lang w:val="en-US" w:eastAsia="zh-CN"/>
        </w:rPr>
        <w:t>政策依据</w:t>
      </w:r>
      <w:r>
        <w:rPr>
          <w:rFonts w:hint="default"/>
        </w:rPr>
        <w:t>章节适合纳税人管理人员及财务人员阅读；开发指引</w:t>
      </w:r>
      <w:r>
        <w:rPr>
          <w:rFonts w:hint="eastAsia"/>
          <w:lang w:eastAsia="zh-CN"/>
        </w:rPr>
        <w:t>、</w:t>
      </w:r>
      <w:r>
        <w:rPr>
          <w:rFonts w:hint="eastAsia"/>
          <w:lang w:val="en-US" w:eastAsia="zh-CN"/>
        </w:rPr>
        <w:t>接口技术说明、附件</w:t>
      </w:r>
      <w:r>
        <w:rPr>
          <w:rFonts w:hint="default"/>
        </w:rPr>
        <w:t>章节适合纳税人技术人员阅读</w:t>
      </w:r>
      <w:r>
        <w:rPr>
          <w:rFonts w:hint="default"/>
          <w:lang w:val="en-US" w:eastAsia="zh-CN"/>
        </w:rPr>
        <w:t>。</w:t>
      </w:r>
    </w:p>
    <w:p w14:paraId="275C2047">
      <w:pPr>
        <w:pStyle w:val="2"/>
        <w:widowControl/>
        <w:spacing w:beforeAutospacing="0" w:afterAutospacing="0" w:line="408" w:lineRule="auto"/>
        <w:rPr>
          <w:rFonts w:hint="default" w:ascii="Times New Roman" w:hAnsi="Times New Roman" w:eastAsia="宋体" w:cs="Times New Roman"/>
        </w:rPr>
      </w:pPr>
      <w:bookmarkStart w:id="11" w:name="_Toc17105"/>
      <w:bookmarkStart w:id="12" w:name="_Toc10782"/>
      <w:r>
        <w:rPr>
          <w:rFonts w:hint="default" w:ascii="Times New Roman" w:hAnsi="Times New Roman" w:eastAsia="宋体" w:cs="Times New Roman"/>
          <w:sz w:val="32"/>
          <w:szCs w:val="32"/>
        </w:rPr>
        <w:br w:type="page"/>
      </w:r>
      <w:bookmarkStart w:id="13" w:name="_Toc9279"/>
      <w:r>
        <w:rPr>
          <w:rFonts w:hint="default" w:ascii="Times New Roman" w:hAnsi="Times New Roman" w:eastAsia="宋体" w:cs="Times New Roman"/>
          <w:sz w:val="32"/>
          <w:szCs w:val="32"/>
        </w:rPr>
        <w:t>二、能力介绍</w:t>
      </w:r>
      <w:bookmarkEnd w:id="11"/>
      <w:bookmarkEnd w:id="12"/>
      <w:bookmarkEnd w:id="13"/>
    </w:p>
    <w:p w14:paraId="3DDA0840">
      <w:pPr>
        <w:pStyle w:val="3"/>
        <w:bidi w:val="0"/>
        <w:rPr>
          <w:rFonts w:hint="default"/>
        </w:rPr>
      </w:pPr>
      <w:bookmarkStart w:id="14" w:name="_Toc9819"/>
      <w:bookmarkStart w:id="15" w:name="_Toc911"/>
      <w:bookmarkStart w:id="16" w:name="_Toc4309"/>
      <w:r>
        <w:rPr>
          <w:rFonts w:hint="default"/>
        </w:rPr>
        <w:t>（一）能力简介</w:t>
      </w:r>
      <w:bookmarkEnd w:id="14"/>
      <w:bookmarkEnd w:id="15"/>
      <w:bookmarkEnd w:id="16"/>
    </w:p>
    <w:p w14:paraId="246A86BE">
      <w:pPr>
        <w:pStyle w:val="5"/>
        <w:bidi w:val="0"/>
        <w:rPr>
          <w:rFonts w:hint="default"/>
          <w:lang w:val="en-US" w:eastAsia="zh-CN"/>
        </w:rPr>
      </w:pPr>
      <w:r>
        <w:rPr>
          <w:rFonts w:hint="default"/>
          <w:lang w:val="en-US" w:eastAsia="zh-CN"/>
        </w:rPr>
        <w:t>纳税人销售汽油、柴油、航空煤油、石脑油、溶剂油、润滑油、燃料油等成品油时，可以通过本能力开具成品油发票。</w:t>
      </w:r>
    </w:p>
    <w:p w14:paraId="4AB769A4">
      <w:pPr>
        <w:pStyle w:val="5"/>
        <w:bidi w:val="0"/>
        <w:rPr>
          <w:rFonts w:hint="default"/>
          <w:lang w:val="en-US" w:eastAsia="zh-CN"/>
        </w:rPr>
      </w:pPr>
      <w:r>
        <w:rPr>
          <w:rFonts w:hint="default"/>
          <w:lang w:val="en-US" w:eastAsia="zh-CN"/>
        </w:rPr>
        <w:t>纳税人开具成品油发票前，应当向主管税务机关开通成品油发票开具模块。其中，成品油经销企业销售某一商品和服务税收分类编码的油品可开具成品油发票的总量，应不大于所取得的成品油专用发票、海关进口消费税专用缴款书对应的同一商品和服务税收分类编码的油品总量（</w:t>
      </w:r>
      <w:r>
        <w:rPr>
          <w:rFonts w:hint="default"/>
        </w:rPr>
        <w:t>乙醇汽油调配企业</w:t>
      </w:r>
      <w:r>
        <w:rPr>
          <w:rFonts w:hint="default"/>
          <w:lang w:val="en-US" w:eastAsia="zh-CN"/>
        </w:rPr>
        <w:t>销售</w:t>
      </w:r>
      <w:r>
        <w:rPr>
          <w:rFonts w:hint="default"/>
        </w:rPr>
        <w:t>变性燃料乙醇</w:t>
      </w:r>
      <w:r>
        <w:rPr>
          <w:rFonts w:hint="default"/>
          <w:lang w:val="en-US" w:eastAsia="zh-CN"/>
        </w:rPr>
        <w:t>除外）。</w:t>
      </w:r>
    </w:p>
    <w:p w14:paraId="5E4BA51F">
      <w:pPr>
        <w:pStyle w:val="5"/>
        <w:bidi w:val="0"/>
        <w:rPr>
          <w:rFonts w:hint="default"/>
        </w:rPr>
      </w:pPr>
      <w:r>
        <w:rPr>
          <w:rFonts w:hint="default"/>
        </w:rPr>
        <w:t>纳税人可将本能力中的各类规则和接口嵌入本单位信息化系统中（如：销售、收款、结算等），实现成品油发票开具流程和商业行为的融合，有效提升成品油发票开具效率。</w:t>
      </w:r>
    </w:p>
    <w:p w14:paraId="58ACF79D">
      <w:pPr>
        <w:pStyle w:val="5"/>
        <w:bidi w:val="0"/>
        <w:rPr>
          <w:rFonts w:hint="default"/>
          <w:lang w:val="en-US" w:eastAsia="zh-CN"/>
        </w:rPr>
      </w:pPr>
      <w:r>
        <w:rPr>
          <w:rFonts w:hint="default"/>
          <w:lang w:val="en-US" w:eastAsia="zh-CN"/>
        </w:rPr>
        <w:t>纳税人可以同时使用本能力、电子发票服务平台开具成品油发票（税务机关另有规定除外）。各个渠道共享统一的成品油库存。</w:t>
      </w:r>
    </w:p>
    <w:p w14:paraId="39D9808A">
      <w:pPr>
        <w:pStyle w:val="3"/>
        <w:widowControl/>
        <w:spacing w:beforeAutospacing="0" w:afterAutospacing="0" w:line="408" w:lineRule="auto"/>
        <w:ind w:left="0" w:leftChars="0" w:firstLine="0" w:firstLineChars="0"/>
        <w:rPr>
          <w:rFonts w:hint="default" w:ascii="Times New Roman" w:hAnsi="Times New Roman" w:eastAsia="宋体" w:cs="Times New Roman"/>
          <w:sz w:val="32"/>
          <w:szCs w:val="32"/>
        </w:rPr>
      </w:pPr>
      <w:bookmarkStart w:id="17" w:name="_Toc10797"/>
      <w:bookmarkStart w:id="18" w:name="_Toc12981"/>
      <w:bookmarkStart w:id="19" w:name="_Toc29938"/>
      <w:r>
        <w:rPr>
          <w:rFonts w:hint="default" w:ascii="Times New Roman" w:hAnsi="Times New Roman" w:eastAsia="宋体" w:cs="Times New Roman"/>
          <w:sz w:val="28"/>
          <w:szCs w:val="28"/>
        </w:rPr>
        <w:t>（二）应用案例</w:t>
      </w:r>
      <w:bookmarkEnd w:id="17"/>
      <w:bookmarkEnd w:id="18"/>
      <w:bookmarkEnd w:id="19"/>
    </w:p>
    <w:p w14:paraId="120F5E55">
      <w:pPr>
        <w:pStyle w:val="5"/>
        <w:bidi w:val="0"/>
        <w:rPr>
          <w:rFonts w:hint="default"/>
        </w:rPr>
      </w:pPr>
      <w:r>
        <w:rPr>
          <w:rFonts w:hint="default"/>
        </w:rPr>
        <w:t>1</w:t>
      </w:r>
      <w:r>
        <w:rPr>
          <w:rFonts w:hint="eastAsia"/>
          <w:lang w:val="en-US" w:eastAsia="zh-CN"/>
        </w:rPr>
        <w:t>.</w:t>
      </w:r>
      <w:r>
        <w:rPr>
          <w:rFonts w:hint="default"/>
        </w:rPr>
        <w:t>某加油站订单完成自动开票</w:t>
      </w:r>
    </w:p>
    <w:p w14:paraId="1AF03AF3">
      <w:pPr>
        <w:pStyle w:val="5"/>
        <w:bidi w:val="0"/>
        <w:rPr>
          <w:rFonts w:hint="default"/>
        </w:rPr>
      </w:pPr>
      <w:r>
        <w:rPr>
          <w:rFonts w:hint="default"/>
        </w:rPr>
        <w:t>某加油站将成品油发票开具能力嵌入内部销售开票系统，当消费者确认收货，交易正式完成或变更时，其销售开票系统通过乐企嵌入的成品油发票开具能力的各个规则和接口，组合商品、订单、支付、物流等信息自动生成成品油发票，并完成交付。</w:t>
      </w:r>
    </w:p>
    <w:p w14:paraId="1E42E0EB">
      <w:pPr>
        <w:pStyle w:val="5"/>
        <w:bidi w:val="0"/>
        <w:rPr>
          <w:rFonts w:hint="default"/>
        </w:rPr>
      </w:pPr>
      <w:r>
        <w:rPr>
          <w:rFonts w:hint="default"/>
        </w:rPr>
        <w:t>2</w:t>
      </w:r>
      <w:r>
        <w:rPr>
          <w:rFonts w:hint="eastAsia"/>
          <w:lang w:val="en-US" w:eastAsia="zh-CN"/>
        </w:rPr>
        <w:t>.</w:t>
      </w:r>
      <w:r>
        <w:rPr>
          <w:rFonts w:hint="default"/>
        </w:rPr>
        <w:t>某成品油生产企业资金结算自动开票</w:t>
      </w:r>
    </w:p>
    <w:p w14:paraId="3940CF03">
      <w:pPr>
        <w:pStyle w:val="5"/>
        <w:bidi w:val="0"/>
        <w:rPr>
          <w:rFonts w:hint="default"/>
        </w:rPr>
      </w:pPr>
      <w:r>
        <w:rPr>
          <w:rFonts w:hint="default"/>
        </w:rPr>
        <w:t>某成品油生产企业将成品油发票开具能力嵌入销售结算系统，当销售方确认收入、产生结算单时，销售结算系统通过乐企嵌入的成品油发票开具能力的各个规则和接口，组合商品、结算等信息自动生成成品油发票。完成交付并推送至财务系统，同时进行账务处理。</w:t>
      </w:r>
    </w:p>
    <w:p w14:paraId="05F7C4D2">
      <w:pPr>
        <w:pStyle w:val="3"/>
        <w:widowControl/>
        <w:numPr>
          <w:ilvl w:val="0"/>
          <w:numId w:val="0"/>
        </w:numPr>
        <w:spacing w:beforeAutospacing="0" w:afterAutospacing="0" w:line="408" w:lineRule="auto"/>
        <w:rPr>
          <w:rFonts w:hint="default" w:ascii="Times New Roman" w:hAnsi="Times New Roman" w:eastAsia="宋体" w:cs="Times New Roman"/>
          <w:sz w:val="28"/>
          <w:szCs w:val="28"/>
        </w:rPr>
      </w:pPr>
      <w:bookmarkStart w:id="20" w:name="_Toc18854"/>
      <w:bookmarkStart w:id="21" w:name="_Toc11455"/>
      <w:bookmarkStart w:id="22" w:name="_Toc12466"/>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三</w:t>
      </w:r>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rPr>
        <w:t>名词解释</w:t>
      </w:r>
      <w:bookmarkEnd w:id="20"/>
      <w:bookmarkEnd w:id="21"/>
      <w:bookmarkEnd w:id="22"/>
    </w:p>
    <w:p w14:paraId="282FFC1F">
      <w:pPr>
        <w:pStyle w:val="5"/>
        <w:bidi w:val="0"/>
        <w:rPr>
          <w:rFonts w:hint="default"/>
        </w:rPr>
      </w:pPr>
      <w:r>
        <w:rPr>
          <w:rFonts w:hint="default"/>
          <w:lang w:eastAsia="zh-CN"/>
        </w:rPr>
        <w:t>直连</w:t>
      </w:r>
      <w:r>
        <w:rPr>
          <w:rFonts w:hint="default"/>
        </w:rPr>
        <w:t>单位:指的是申请</w:t>
      </w:r>
      <w:r>
        <w:rPr>
          <w:rFonts w:hint="default"/>
          <w:lang w:eastAsia="zh-CN"/>
        </w:rPr>
        <w:t>直连乐企数字开放平台</w:t>
      </w:r>
      <w:r>
        <w:rPr>
          <w:rFonts w:hint="default"/>
        </w:rPr>
        <w:t>且税务机关审核通过的纳税人。</w:t>
      </w:r>
    </w:p>
    <w:p w14:paraId="7A7AA1BE">
      <w:pPr>
        <w:pStyle w:val="5"/>
        <w:bidi w:val="0"/>
        <w:rPr>
          <w:rFonts w:hint="default"/>
        </w:rPr>
      </w:pPr>
      <w:r>
        <w:rPr>
          <w:rFonts w:hint="default"/>
        </w:rPr>
        <w:t>使用单位:指的是被</w:t>
      </w:r>
      <w:r>
        <w:rPr>
          <w:rFonts w:hint="default"/>
          <w:lang w:eastAsia="zh-CN"/>
        </w:rPr>
        <w:t>直连</w:t>
      </w:r>
      <w:r>
        <w:rPr>
          <w:rFonts w:hint="default"/>
        </w:rPr>
        <w:t>单位邀请</w:t>
      </w:r>
      <w:r>
        <w:rPr>
          <w:rFonts w:hint="default"/>
          <w:lang w:eastAsia="zh-CN"/>
        </w:rPr>
        <w:t>直连乐企数字开放平台</w:t>
      </w:r>
      <w:r>
        <w:rPr>
          <w:rFonts w:hint="default"/>
        </w:rPr>
        <w:t>且税务机关审核通过的纳税人。</w:t>
      </w:r>
    </w:p>
    <w:p w14:paraId="0C30023E">
      <w:pPr>
        <w:pStyle w:val="5"/>
        <w:bidi w:val="0"/>
        <w:rPr>
          <w:rFonts w:hint="default"/>
        </w:rPr>
      </w:pPr>
      <w:r>
        <w:rPr>
          <w:rFonts w:hint="default"/>
        </w:rPr>
        <w:t>开具前置:指的是纳税人在开具发票前所获取的关于开票相关信息的能力。</w:t>
      </w:r>
    </w:p>
    <w:p w14:paraId="349C6EC9">
      <w:pPr>
        <w:pStyle w:val="5"/>
        <w:bidi w:val="0"/>
        <w:rPr>
          <w:rFonts w:hint="default"/>
        </w:rPr>
      </w:pPr>
      <w:r>
        <w:rPr>
          <w:rFonts w:hint="default"/>
        </w:rPr>
        <w:t>授信额度:指的是税务机关对纳税人开票实行开具金额总额度管理。开具金额总额度，是指一个自然月内，纳税人发票开具总金额（不含增值税）的上限额度。</w:t>
      </w:r>
    </w:p>
    <w:p w14:paraId="03129173">
      <w:pPr>
        <w:pStyle w:val="5"/>
        <w:bidi w:val="0"/>
        <w:rPr>
          <w:rFonts w:hint="default"/>
        </w:rPr>
      </w:pPr>
      <w:r>
        <w:rPr>
          <w:rFonts w:hint="default"/>
        </w:rPr>
        <w:t>预赋码信息:指的是纳税人在开具发票前所需获取的成品油发票号码信息。</w:t>
      </w:r>
    </w:p>
    <w:p w14:paraId="781C9E6E">
      <w:pPr>
        <w:pStyle w:val="5"/>
        <w:bidi w:val="0"/>
        <w:rPr>
          <w:rFonts w:hint="default"/>
        </w:rPr>
      </w:pPr>
      <w:r>
        <w:rPr>
          <w:rFonts w:hint="default"/>
        </w:rPr>
        <w:t>API列表:指的是纳税人在使用开票能力期间所需要的应用程序接口。</w:t>
      </w:r>
    </w:p>
    <w:p w14:paraId="6574E9CA">
      <w:pPr>
        <w:pStyle w:val="3"/>
        <w:widowControl/>
        <w:numPr>
          <w:ilvl w:val="0"/>
          <w:numId w:val="0"/>
        </w:numPr>
        <w:spacing w:beforeAutospacing="0" w:afterAutospacing="0" w:line="408" w:lineRule="auto"/>
        <w:ind w:left="0" w:leftChars="0" w:firstLine="0" w:firstLineChars="0"/>
        <w:rPr>
          <w:rFonts w:hint="default" w:ascii="Times New Roman" w:hAnsi="Times New Roman" w:eastAsia="宋体" w:cs="Times New Roman"/>
          <w:sz w:val="28"/>
          <w:szCs w:val="28"/>
        </w:rPr>
      </w:pPr>
      <w:bookmarkStart w:id="23" w:name="_Toc21531"/>
      <w:bookmarkStart w:id="24" w:name="_Toc14683"/>
      <w:bookmarkStart w:id="25" w:name="_Toc16805"/>
      <w:r>
        <w:rPr>
          <w:rFonts w:hint="eastAsia" w:ascii="Times New Roman" w:hAnsi="Times New Roman" w:eastAsia="宋体" w:cs="Times New Roman"/>
          <w:b/>
          <w:bCs/>
          <w:color w:val="000000"/>
          <w:kern w:val="2"/>
          <w:sz w:val="28"/>
          <w:szCs w:val="28"/>
          <w:lang w:val="en-US" w:eastAsia="zh-CN" w:bidi="ar-SA"/>
        </w:rPr>
        <w:t>（四）</w:t>
      </w:r>
      <w:r>
        <w:rPr>
          <w:rFonts w:hint="default" w:ascii="Times New Roman" w:hAnsi="Times New Roman" w:eastAsia="宋体" w:cs="Times New Roman"/>
          <w:sz w:val="28"/>
          <w:szCs w:val="28"/>
        </w:rPr>
        <w:t>扩展阅读</w:t>
      </w:r>
      <w:bookmarkEnd w:id="23"/>
      <w:bookmarkEnd w:id="24"/>
      <w:bookmarkEnd w:id="25"/>
    </w:p>
    <w:p w14:paraId="19DE1193">
      <w:pPr>
        <w:pStyle w:val="5"/>
        <w:bidi w:val="0"/>
        <w:rPr>
          <w:rFonts w:hint="default"/>
          <w:lang w:val="en-US" w:eastAsia="zh-CN"/>
        </w:rPr>
      </w:pPr>
      <w:r>
        <w:rPr>
          <w:rFonts w:hint="default"/>
          <w:lang w:val="en-US" w:eastAsia="zh-CN"/>
        </w:rPr>
        <w:t>无</w:t>
      </w:r>
    </w:p>
    <w:p w14:paraId="49019C78">
      <w:pPr>
        <w:pStyle w:val="2"/>
        <w:widowControl/>
        <w:spacing w:beforeAutospacing="0" w:afterAutospacing="0" w:line="408" w:lineRule="auto"/>
        <w:rPr>
          <w:rFonts w:hint="eastAsia" w:ascii="Times New Roman" w:hAnsi="Times New Roman" w:eastAsia="宋体" w:cs="Times New Roman"/>
          <w:sz w:val="32"/>
          <w:szCs w:val="32"/>
          <w:lang w:val="en-US" w:eastAsia="zh-CN"/>
        </w:rPr>
      </w:pPr>
      <w:bookmarkStart w:id="26" w:name="_Toc12754"/>
      <w:bookmarkStart w:id="27" w:name="_Toc11787"/>
      <w:bookmarkStart w:id="28" w:name="_Toc10441"/>
      <w:bookmarkStart w:id="29" w:name="_Toc30694"/>
      <w:r>
        <w:rPr>
          <w:rFonts w:hint="eastAsia" w:ascii="Times New Roman" w:hAnsi="Times New Roman" w:eastAsia="宋体" w:cs="Times New Roman"/>
          <w:sz w:val="32"/>
          <w:szCs w:val="32"/>
          <w:lang w:val="en-US" w:eastAsia="zh-CN"/>
        </w:rPr>
        <w:br w:type="page"/>
      </w:r>
      <w:bookmarkStart w:id="30" w:name="_Toc30991"/>
      <w:r>
        <w:rPr>
          <w:rFonts w:hint="eastAsia" w:ascii="Times New Roman" w:hAnsi="Times New Roman" w:eastAsia="宋体" w:cs="Times New Roman"/>
          <w:sz w:val="32"/>
          <w:szCs w:val="32"/>
          <w:lang w:val="en-US" w:eastAsia="zh-CN"/>
        </w:rPr>
        <w:t>三、</w:t>
      </w:r>
      <w:r>
        <w:rPr>
          <w:rFonts w:hint="default" w:ascii="Times New Roman" w:hAnsi="Times New Roman" w:eastAsia="宋体" w:cs="Times New Roman"/>
          <w:sz w:val="32"/>
          <w:szCs w:val="32"/>
        </w:rPr>
        <w:t>政策</w:t>
      </w:r>
      <w:bookmarkEnd w:id="26"/>
      <w:bookmarkEnd w:id="27"/>
      <w:r>
        <w:rPr>
          <w:rFonts w:hint="eastAsia" w:ascii="Times New Roman" w:hAnsi="Times New Roman" w:eastAsia="宋体" w:cs="Times New Roman"/>
          <w:sz w:val="32"/>
          <w:szCs w:val="32"/>
          <w:lang w:val="en-US" w:eastAsia="zh-CN"/>
        </w:rPr>
        <w:t>依据</w:t>
      </w:r>
      <w:bookmarkEnd w:id="30"/>
    </w:p>
    <w:p w14:paraId="00E47518">
      <w:pPr>
        <w:pStyle w:val="5"/>
        <w:bidi w:val="0"/>
        <w:rPr>
          <w:rFonts w:hint="default"/>
          <w:lang w:val="en-US" w:eastAsia="zh-CN"/>
        </w:rPr>
      </w:pPr>
      <w:r>
        <w:rPr>
          <w:rFonts w:hint="default"/>
        </w:rPr>
        <w:t>《国家税务总局关于成品油消费税征收管理有关问题的公告》（2018年第1号</w:t>
      </w:r>
      <w:r>
        <w:rPr>
          <w:rFonts w:hint="default"/>
          <w:lang w:eastAsia="zh-CN"/>
        </w:rPr>
        <w:t>）</w:t>
      </w:r>
    </w:p>
    <w:p w14:paraId="63D768AF">
      <w:pPr>
        <w:pStyle w:val="2"/>
        <w:widowControl/>
        <w:spacing w:beforeAutospacing="0" w:afterAutospacing="0" w:line="408" w:lineRule="auto"/>
        <w:rPr>
          <w:rFonts w:hint="default" w:ascii="Times New Roman" w:hAnsi="Times New Roman" w:eastAsia="宋体" w:cs="Times New Roman"/>
          <w:sz w:val="32"/>
          <w:szCs w:val="32"/>
        </w:rPr>
      </w:pPr>
      <w:r>
        <w:rPr>
          <w:rFonts w:hint="eastAsia" w:ascii="Times New Roman" w:hAnsi="Times New Roman" w:cs="Times New Roman"/>
          <w:sz w:val="32"/>
          <w:szCs w:val="32"/>
          <w:lang w:val="en-US" w:eastAsia="zh-CN"/>
        </w:rPr>
        <w:br w:type="page"/>
      </w:r>
      <w:bookmarkStart w:id="31" w:name="_Toc25366"/>
      <w:r>
        <w:rPr>
          <w:rFonts w:hint="eastAsia" w:ascii="Times New Roman" w:hAnsi="Times New Roman" w:cs="Times New Roman"/>
          <w:sz w:val="32"/>
          <w:szCs w:val="32"/>
          <w:lang w:val="en-US" w:eastAsia="zh-CN"/>
        </w:rPr>
        <w:t>四</w:t>
      </w:r>
      <w:r>
        <w:rPr>
          <w:rFonts w:hint="default" w:ascii="Times New Roman" w:hAnsi="Times New Roman" w:eastAsia="宋体" w:cs="Times New Roman"/>
          <w:sz w:val="32"/>
          <w:szCs w:val="32"/>
        </w:rPr>
        <w:t>、开发指引</w:t>
      </w:r>
      <w:bookmarkEnd w:id="28"/>
      <w:bookmarkEnd w:id="29"/>
      <w:bookmarkEnd w:id="31"/>
    </w:p>
    <w:p w14:paraId="0AA2627F">
      <w:pPr>
        <w:widowControl w:val="0"/>
        <w:spacing w:line="360" w:lineRule="auto"/>
        <w:ind w:firstLine="480" w:firstLineChars="200"/>
        <w:jc w:val="both"/>
        <w:rPr>
          <w:rFonts w:hint="default" w:ascii="Times New Roman" w:hAnsi="Times New Roman" w:eastAsia="宋体" w:cs="Times New Roman"/>
        </w:rPr>
      </w:pPr>
      <w:r>
        <w:rPr>
          <w:rFonts w:hint="default"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p w14:paraId="2581668B">
      <w:pPr>
        <w:pStyle w:val="3"/>
        <w:widowControl/>
        <w:spacing w:beforeAutospacing="0" w:afterAutospacing="0" w:line="408" w:lineRule="auto"/>
        <w:rPr>
          <w:rFonts w:hint="default" w:ascii="Times New Roman" w:hAnsi="Times New Roman" w:eastAsia="宋体" w:cs="Times New Roman"/>
          <w:sz w:val="28"/>
          <w:szCs w:val="28"/>
        </w:rPr>
      </w:pPr>
      <w:bookmarkStart w:id="32" w:name="_Toc15954"/>
      <w:bookmarkStart w:id="33" w:name="_Toc18183"/>
      <w:bookmarkStart w:id="34" w:name="_Toc12906"/>
      <w:r>
        <w:rPr>
          <w:rFonts w:hint="default" w:ascii="Times New Roman" w:hAnsi="Times New Roman" w:eastAsia="宋体" w:cs="Times New Roman"/>
          <w:sz w:val="28"/>
          <w:szCs w:val="28"/>
        </w:rPr>
        <w:t>（一）业务场景（成品油经销企业）</w:t>
      </w:r>
      <w:bookmarkEnd w:id="32"/>
      <w:bookmarkEnd w:id="33"/>
      <w:bookmarkEnd w:id="34"/>
    </w:p>
    <w:p w14:paraId="16625877">
      <w:pPr>
        <w:pStyle w:val="5"/>
        <w:bidi w:val="0"/>
        <w:rPr>
          <w:rFonts w:hint="default"/>
        </w:rPr>
      </w:pPr>
      <w:r>
        <w:rPr>
          <w:rFonts w:hint="default"/>
        </w:rP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09E153DB">
      <w:pPr>
        <w:pStyle w:val="4"/>
        <w:bidi w:val="0"/>
        <w:rPr>
          <w:rFonts w:hint="default"/>
        </w:rPr>
      </w:pPr>
      <w:bookmarkStart w:id="35" w:name="_Toc28435"/>
      <w:bookmarkStart w:id="36" w:name="_Toc1723"/>
      <w:r>
        <w:rPr>
          <w:rFonts w:hint="default"/>
        </w:rPr>
        <w:t>1</w:t>
      </w:r>
      <w:r>
        <w:rPr>
          <w:rFonts w:hint="eastAsia"/>
          <w:lang w:val="en-US" w:eastAsia="zh-CN"/>
        </w:rPr>
        <w:t>.</w:t>
      </w:r>
      <w:r>
        <w:rPr>
          <w:rFonts w:hint="default"/>
        </w:rPr>
        <w:t>成品油发票开具前置</w:t>
      </w:r>
      <w:bookmarkEnd w:id="35"/>
      <w:bookmarkEnd w:id="36"/>
    </w:p>
    <w:p w14:paraId="1D7D3130">
      <w:pPr>
        <w:pStyle w:val="5"/>
        <w:bidi w:val="0"/>
        <w:rPr>
          <w:rFonts w:hint="default"/>
        </w:rPr>
      </w:pPr>
      <w:r>
        <w:rPr>
          <w:rFonts w:hint="default"/>
        </w:rPr>
        <w:t>企业在开具发票前可提前将开具发票所需的相关信息获取到本地，待开票时查询本地的数据进行校验。包括：获取批量预赋码信息、获取授信额度信息、调整授信额度有效期信息、获取纳税人风险信息、获取纳税人基本信息、获取可用税率、获取税收分类编码信息、获取成品油可用税收分类编码信息、成品油库存管理、获取成品油蓝字发票信息、获取成品油蓝字发票勾选信息、获取成品油红字确认单列表信息和获取成品油红字确认单明细信息。</w:t>
      </w:r>
    </w:p>
    <w:p w14:paraId="7D7E5CA3">
      <w:pPr>
        <w:pStyle w:val="5"/>
        <w:bidi w:val="0"/>
        <w:rPr>
          <w:rFonts w:hint="default"/>
          <w:lang w:val="en-US" w:eastAsia="zh-Hans"/>
        </w:rPr>
      </w:pPr>
      <w:r>
        <w:rPr>
          <w:rFonts w:hint="default"/>
        </w:rPr>
        <w:t>在此场景中企业获取信息时无严格的先后顺序，可同时申请获取所有信息，也可以单独只获取某一个开票信息更新本地的信息。</w:t>
      </w:r>
    </w:p>
    <w:p w14:paraId="40110BBF">
      <w:pPr>
        <w:pStyle w:val="6"/>
        <w:bidi w:val="0"/>
        <w:rPr>
          <w:rFonts w:hint="default"/>
        </w:rPr>
      </w:pPr>
      <w:bookmarkStart w:id="37" w:name="_Toc2909"/>
      <w:r>
        <w:rPr>
          <w:rFonts w:hint="default"/>
        </w:rPr>
        <w:t>1.1全流程图</w:t>
      </w:r>
      <w:bookmarkEnd w:id="37"/>
    </w:p>
    <w:p w14:paraId="2AD3FDDC">
      <w:pPr>
        <w:pStyle w:val="5"/>
        <w:bidi w:val="0"/>
        <w:rPr>
          <w:rFonts w:hint="default"/>
        </w:rPr>
      </w:pPr>
      <w:r>
        <w:rPr>
          <w:rFonts w:hint="default"/>
        </w:rPr>
        <w:t>在该场景中获取发票所需信息无严格的先后顺序。</w:t>
      </w:r>
    </w:p>
    <w:p w14:paraId="22BFC49D">
      <w:pPr>
        <w:pStyle w:val="26"/>
        <w:bidi w:val="0"/>
        <w:rPr>
          <w:rFonts w:hint="eastAsia"/>
          <w:lang w:eastAsia="zh-CN"/>
        </w:rPr>
      </w:pPr>
      <w:r>
        <w:rPr>
          <w:rFonts w:hint="eastAsia"/>
          <w:lang w:eastAsia="zh-CN"/>
        </w:rPr>
        <w:drawing>
          <wp:inline distT="0" distB="0" distL="114300" distR="114300">
            <wp:extent cx="5269865" cy="9531350"/>
            <wp:effectExtent l="0" t="0" r="635" b="6350"/>
            <wp:docPr id="1" name="图片 235" descr="经销企业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5" descr="经销企业全流程"/>
                    <pic:cNvPicPr>
                      <a:picLocks noChangeAspect="1"/>
                    </pic:cNvPicPr>
                  </pic:nvPicPr>
                  <pic:blipFill>
                    <a:blip r:embed="rId4"/>
                    <a:stretch>
                      <a:fillRect/>
                    </a:stretch>
                  </pic:blipFill>
                  <pic:spPr>
                    <a:xfrm>
                      <a:off x="0" y="0"/>
                      <a:ext cx="5269865" cy="9531350"/>
                    </a:xfrm>
                    <a:prstGeom prst="rect">
                      <a:avLst/>
                    </a:prstGeom>
                    <a:noFill/>
                    <a:ln>
                      <a:noFill/>
                    </a:ln>
                  </pic:spPr>
                </pic:pic>
              </a:graphicData>
            </a:graphic>
          </wp:inline>
        </w:drawing>
      </w:r>
    </w:p>
    <w:p w14:paraId="1994AE22">
      <w:pPr>
        <w:pStyle w:val="25"/>
        <w:bidi w:val="0"/>
        <w:rPr>
          <w:rFonts w:hint="default"/>
        </w:rPr>
      </w:pPr>
      <w:r>
        <w:rPr>
          <w:rFonts w:hint="default"/>
        </w:rPr>
        <w:t>业务流程图</w:t>
      </w:r>
    </w:p>
    <w:p w14:paraId="16E3A85E">
      <w:pPr>
        <w:pStyle w:val="26"/>
        <w:bidi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895215" cy="8390255"/>
            <wp:effectExtent l="0" t="0" r="0" b="0"/>
            <wp:docPr id="2" name="图片 114" descr="副本-备用-成品油开票前置能力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4" descr="副本-备用-成品油开票前置能力 (1)"/>
                    <pic:cNvPicPr>
                      <a:picLocks noChangeAspect="1"/>
                    </pic:cNvPicPr>
                  </pic:nvPicPr>
                  <pic:blipFill>
                    <a:blip r:embed="rId5"/>
                    <a:stretch>
                      <a:fillRect/>
                    </a:stretch>
                  </pic:blipFill>
                  <pic:spPr>
                    <a:xfrm>
                      <a:off x="0" y="0"/>
                      <a:ext cx="4895215" cy="8390255"/>
                    </a:xfrm>
                    <a:prstGeom prst="rect">
                      <a:avLst/>
                    </a:prstGeom>
                    <a:noFill/>
                    <a:ln>
                      <a:noFill/>
                    </a:ln>
                  </pic:spPr>
                </pic:pic>
              </a:graphicData>
            </a:graphic>
          </wp:inline>
        </w:drawing>
      </w:r>
      <w:r>
        <w:rPr>
          <w:rFonts w:hint="default" w:ascii="Times New Roman" w:hAnsi="Times New Roman" w:eastAsia="宋体" w:cs="Times New Roman"/>
        </w:rPr>
        <w:t xml:space="preserve"> </w:t>
      </w:r>
    </w:p>
    <w:p w14:paraId="60DE1C35">
      <w:pPr>
        <w:pStyle w:val="25"/>
        <w:bidi w:val="0"/>
        <w:rPr>
          <w:rFonts w:hint="default"/>
        </w:rPr>
      </w:pPr>
      <w:r>
        <w:rPr>
          <w:rFonts w:hint="default"/>
        </w:rPr>
        <w:t>时序图</w:t>
      </w:r>
    </w:p>
    <w:p w14:paraId="3EA1E54A">
      <w:pPr>
        <w:pStyle w:val="6"/>
        <w:bidi w:val="0"/>
        <w:rPr>
          <w:rFonts w:hint="default"/>
        </w:rPr>
      </w:pPr>
      <w:bookmarkStart w:id="38" w:name="_Toc14632"/>
      <w:r>
        <w:rPr>
          <w:rFonts w:hint="default"/>
        </w:rPr>
        <w:t>1.2业务规则</w:t>
      </w:r>
      <w:bookmarkEnd w:id="38"/>
      <w:r>
        <w:rPr>
          <w:rFonts w:hint="default"/>
        </w:rPr>
        <w:t xml:space="preserve"> </w:t>
      </w:r>
    </w:p>
    <w:p w14:paraId="31669A6B">
      <w:pPr>
        <w:pStyle w:val="7"/>
        <w:bidi w:val="0"/>
        <w:rPr>
          <w:rFonts w:hint="default"/>
        </w:rPr>
      </w:pPr>
      <w:bookmarkStart w:id="39" w:name="_Toc31590"/>
      <w:r>
        <w:rPr>
          <w:rFonts w:hint="default"/>
        </w:rPr>
        <w:t>1.2.1获取批量预赋码信息</w:t>
      </w:r>
      <w:bookmarkEnd w:id="39"/>
    </w:p>
    <w:p w14:paraId="3F67E08B">
      <w:pPr>
        <w:pStyle w:val="5"/>
        <w:bidi w:val="0"/>
        <w:rPr>
          <w:rFonts w:hint="default"/>
        </w:rPr>
      </w:pPr>
      <w:r>
        <w:rPr>
          <w:rFonts w:hint="default"/>
        </w:rPr>
        <w:t>查询本地未使用发票号码段，判断是否低于设定的阈值（例如：低于1000张等），则需要调用税务局端接口重新获取发票批量预赋码信息。</w:t>
      </w:r>
    </w:p>
    <w:p w14:paraId="3507C7C9">
      <w:pPr>
        <w:pStyle w:val="5"/>
        <w:bidi w:val="0"/>
        <w:rPr>
          <w:rFonts w:hint="default"/>
          <w:lang w:val="en-US" w:eastAsia="zh-CN"/>
        </w:rPr>
      </w:pPr>
      <w:r>
        <w:rPr>
          <w:rFonts w:hint="default"/>
          <w:lang w:eastAsia="zh-CN"/>
        </w:rPr>
        <w:t>数字化电子</w:t>
      </w:r>
      <w:r>
        <w:rPr>
          <w:rFonts w:hint="default"/>
        </w:rPr>
        <w:t>发票号码前2位代表使用年份，禁止跨年度使用。例如：“22”开头的发票号码为2022年度的发票号码，只能在2022年使用，开票日期必须为2022年。企业在2022年开具的</w:t>
      </w:r>
      <w:r>
        <w:rPr>
          <w:rFonts w:hint="default"/>
          <w:lang w:eastAsia="zh-CN"/>
        </w:rPr>
        <w:t>数字化电子</w:t>
      </w:r>
      <w:r>
        <w:rPr>
          <w:rFonts w:hint="default"/>
        </w:rPr>
        <w:t>发票，可以在跨年后继续上传，跨年后企业需要重新下载新一年度的</w:t>
      </w:r>
      <w:r>
        <w:rPr>
          <w:rFonts w:hint="default"/>
          <w:lang w:eastAsia="zh-CN"/>
        </w:rPr>
        <w:t>数字化电子</w:t>
      </w:r>
      <w:r>
        <w:rPr>
          <w:rFonts w:hint="default"/>
        </w:rPr>
        <w:t>发票号码开具</w:t>
      </w:r>
      <w:r>
        <w:rPr>
          <w:rFonts w:hint="default"/>
          <w:lang w:eastAsia="zh-CN"/>
        </w:rPr>
        <w:t>数字化电子</w:t>
      </w:r>
      <w:r>
        <w:rPr>
          <w:rFonts w:hint="default"/>
        </w:rPr>
        <w:t>发票。</w:t>
      </w:r>
    </w:p>
    <w:p w14:paraId="30A77377">
      <w:pPr>
        <w:pStyle w:val="26"/>
        <w:bidi w:val="0"/>
        <w:rPr>
          <w:rFonts w:hint="default"/>
        </w:rPr>
      </w:pPr>
      <w:r>
        <w:drawing>
          <wp:inline distT="0" distB="0" distL="114300" distR="114300">
            <wp:extent cx="2692400" cy="2940050"/>
            <wp:effectExtent l="0" t="0" r="0" b="6350"/>
            <wp:docPr id="3" name="图片 1"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发票赋码"/>
                    <pic:cNvPicPr>
                      <a:picLocks noChangeAspect="1"/>
                    </pic:cNvPicPr>
                  </pic:nvPicPr>
                  <pic:blipFill>
                    <a:blip r:embed="rId6"/>
                    <a:stretch>
                      <a:fillRect/>
                    </a:stretch>
                  </pic:blipFill>
                  <pic:spPr>
                    <a:xfrm>
                      <a:off x="0" y="0"/>
                      <a:ext cx="2692400" cy="2940050"/>
                    </a:xfrm>
                    <a:prstGeom prst="rect">
                      <a:avLst/>
                    </a:prstGeom>
                    <a:noFill/>
                    <a:ln>
                      <a:noFill/>
                    </a:ln>
                  </pic:spPr>
                </pic:pic>
              </a:graphicData>
            </a:graphic>
          </wp:inline>
        </w:drawing>
      </w:r>
    </w:p>
    <w:p w14:paraId="1325690E">
      <w:pPr>
        <w:pStyle w:val="8"/>
        <w:bidi w:val="0"/>
        <w:rPr>
          <w:rFonts w:hint="default"/>
        </w:rPr>
      </w:pPr>
      <w:r>
        <w:rPr>
          <w:rFonts w:hint="default"/>
        </w:rPr>
        <w:t>1.2.1.1判断逻辑</w:t>
      </w:r>
    </w:p>
    <w:p w14:paraId="708CE91D">
      <w:pPr>
        <w:pStyle w:val="5"/>
        <w:bidi w:val="0"/>
        <w:rPr>
          <w:rFonts w:hint="default"/>
        </w:rPr>
      </w:pPr>
      <w:r>
        <w:rPr>
          <w:rFonts w:hint="default"/>
        </w:rPr>
        <w:t>调用《获取发票批量预赋码信息》接口规范获取发票批量预赋码信息，当接口调用时发生以下任意情形，</w:t>
      </w:r>
      <w:r>
        <w:rPr>
          <w:rFonts w:hint="default"/>
          <w:lang w:val="en-US" w:eastAsia="zh-CN"/>
        </w:rPr>
        <w:t>调用失败</w:t>
      </w:r>
      <w:r>
        <w:rPr>
          <w:rFonts w:hint="default"/>
        </w:rPr>
        <w:t>。</w:t>
      </w:r>
    </w:p>
    <w:p w14:paraId="6D280A9D">
      <w:pPr>
        <w:pStyle w:val="5"/>
        <w:bidi w:val="0"/>
      </w:pPr>
      <w:bookmarkStart w:id="40" w:name="OLE_LINK18"/>
      <w:r>
        <w:rPr>
          <w:rFonts w:hint="eastAsia"/>
        </w:rPr>
        <w:t>●</w:t>
      </w:r>
      <w:r>
        <w:rPr>
          <w:rFonts w:hint="default"/>
          <w:lang w:val="en-US"/>
        </w:rPr>
        <w:t xml:space="preserve"> </w:t>
      </w:r>
      <w:r>
        <w:t>网络通信异常。</w:t>
      </w:r>
    </w:p>
    <w:p w14:paraId="0E95A2CE">
      <w:pPr>
        <w:pStyle w:val="5"/>
        <w:bidi w:val="0"/>
      </w:pPr>
      <w:r>
        <w:rPr>
          <w:rFonts w:hint="eastAsia"/>
        </w:rPr>
        <w:t>●</w:t>
      </w:r>
      <w:r>
        <w:rPr>
          <w:rFonts w:hint="default"/>
          <w:lang w:val="en-US"/>
        </w:rPr>
        <w:t xml:space="preserve"> </w:t>
      </w:r>
      <w:r>
        <w:t>返回报文存在error节点。</w:t>
      </w:r>
    </w:p>
    <w:p w14:paraId="39863052">
      <w:pPr>
        <w:pStyle w:val="5"/>
        <w:bidi w:val="0"/>
      </w:pPr>
      <w:r>
        <w:rPr>
          <w:rFonts w:hint="eastAsia"/>
        </w:rPr>
        <w:t>●</w:t>
      </w:r>
      <w:r>
        <w:rPr>
          <w:rFonts w:hint="default"/>
          <w:lang w:val="en-US"/>
        </w:rPr>
        <w:t xml:space="preserve"> </w:t>
      </w:r>
      <w:r>
        <w:t>“返回码”不为“00”。</w:t>
      </w:r>
    </w:p>
    <w:bookmarkEnd w:id="40"/>
    <w:p w14:paraId="414540A2">
      <w:pPr>
        <w:pStyle w:val="7"/>
        <w:bidi w:val="0"/>
        <w:rPr>
          <w:rFonts w:hint="default"/>
        </w:rPr>
      </w:pPr>
      <w:bookmarkStart w:id="41" w:name="_Toc6074"/>
      <w:r>
        <w:rPr>
          <w:rFonts w:hint="default"/>
        </w:rPr>
        <w:t>1.2.2授信额度管理</w:t>
      </w:r>
      <w:bookmarkEnd w:id="41"/>
    </w:p>
    <w:p w14:paraId="05B48E30">
      <w:pPr>
        <w:pStyle w:val="5"/>
        <w:bidi w:val="0"/>
        <w:rPr>
          <w:rFonts w:hint="default"/>
        </w:rPr>
      </w:pPr>
      <w:r>
        <w:rPr>
          <w:rFonts w:hint="default"/>
        </w:rPr>
        <w:t>授信额度即开票额度，用于控制企业开具成品油发票的总额度，乐企1.5要求企业自行管理每月成品油发票的授信额度，并且授信额度禁止跨月使用、禁止超额度开票。授信额度管理包括下载授信额度和退回授信额度2个功能。</w:t>
      </w:r>
    </w:p>
    <w:p w14:paraId="3EFEECD9">
      <w:pPr>
        <w:pStyle w:val="8"/>
        <w:bidi w:val="0"/>
        <w:rPr>
          <w:rFonts w:hint="default"/>
        </w:rPr>
      </w:pPr>
      <w:r>
        <w:rPr>
          <w:rFonts w:hint="default"/>
        </w:rPr>
        <w:t>1.2.2.1下载授信额度</w:t>
      </w:r>
    </w:p>
    <w:p w14:paraId="25157DE0">
      <w:pPr>
        <w:pStyle w:val="5"/>
        <w:bidi w:val="0"/>
        <w:rPr>
          <w:rFonts w:hint="default"/>
        </w:rPr>
      </w:pPr>
      <w:r>
        <w:rPr>
          <w:rFonts w:hint="default"/>
        </w:rPr>
        <w:t>当企业本地的已下载未使用的授信额度小于需要开具的成品油发票的额度时，可通过此功能下载授信额度。通过调税局接口查询可下载授信额度，下载授信额度必须小于等于可下载授信额度。</w:t>
      </w:r>
    </w:p>
    <w:p w14:paraId="6BFAB99F">
      <w:pPr>
        <w:pStyle w:val="5"/>
        <w:bidi w:val="0"/>
        <w:rPr>
          <w:rFonts w:hint="default"/>
        </w:rPr>
      </w:pPr>
      <w:r>
        <w:rPr>
          <w:rFonts w:hint="default"/>
        </w:rPr>
        <w:t>建议根据企业自身开票情况，对本地已下载未使用的授信额度设置阈值，当已下载未使用的授信额度小于设置的阈值时，自动触发下载授信额度操作。</w:t>
      </w:r>
    </w:p>
    <w:p w14:paraId="762E39F2">
      <w:pPr>
        <w:pStyle w:val="26"/>
        <w:bidi w:val="0"/>
        <w:rPr>
          <w:rFonts w:hint="default"/>
        </w:rPr>
      </w:pPr>
      <w:r>
        <w:drawing>
          <wp:inline distT="0" distB="0" distL="114300" distR="114300">
            <wp:extent cx="4140200" cy="5111750"/>
            <wp:effectExtent l="0" t="0" r="0" b="6350"/>
            <wp:docPr id="4" name="图片 3" descr="下载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下载授信额度"/>
                    <pic:cNvPicPr>
                      <a:picLocks noChangeAspect="1"/>
                    </pic:cNvPicPr>
                  </pic:nvPicPr>
                  <pic:blipFill>
                    <a:blip r:embed="rId7"/>
                    <a:stretch>
                      <a:fillRect/>
                    </a:stretch>
                  </pic:blipFill>
                  <pic:spPr>
                    <a:xfrm>
                      <a:off x="0" y="0"/>
                      <a:ext cx="4140200" cy="5111750"/>
                    </a:xfrm>
                    <a:prstGeom prst="rect">
                      <a:avLst/>
                    </a:prstGeom>
                    <a:noFill/>
                    <a:ln>
                      <a:noFill/>
                    </a:ln>
                  </pic:spPr>
                </pic:pic>
              </a:graphicData>
            </a:graphic>
          </wp:inline>
        </w:drawing>
      </w:r>
    </w:p>
    <w:p w14:paraId="581306B1">
      <w:pPr>
        <w:pStyle w:val="9"/>
        <w:bidi w:val="0"/>
        <w:rPr>
          <w:rFonts w:hint="default"/>
        </w:rPr>
      </w:pPr>
      <w:r>
        <w:rPr>
          <w:rFonts w:hint="default"/>
        </w:rPr>
        <w:t>1.2.2.1.1判断逻辑</w:t>
      </w:r>
    </w:p>
    <w:p w14:paraId="1A4D6B56">
      <w:pPr>
        <w:pStyle w:val="5"/>
        <w:bidi w:val="0"/>
        <w:rPr>
          <w:rFonts w:hint="default"/>
        </w:rPr>
      </w:pPr>
      <w:r>
        <w:rPr>
          <w:rFonts w:hint="default"/>
        </w:rPr>
        <w:t>调用《查询授信额度》接口规范获取企业当前授信额度信息，当接口调用时发生以下任意情形，</w:t>
      </w:r>
      <w:r>
        <w:rPr>
          <w:rFonts w:hint="default"/>
          <w:lang w:val="en-US" w:eastAsia="zh-CN"/>
        </w:rPr>
        <w:t>调用失败</w:t>
      </w:r>
      <w:r>
        <w:rPr>
          <w:rFonts w:hint="default"/>
        </w:rPr>
        <w:t>。</w:t>
      </w:r>
    </w:p>
    <w:p w14:paraId="765B09D2">
      <w:pPr>
        <w:pStyle w:val="5"/>
        <w:bidi w:val="0"/>
      </w:pPr>
      <w:r>
        <w:rPr>
          <w:rFonts w:hint="eastAsia"/>
        </w:rPr>
        <w:t>●</w:t>
      </w:r>
      <w:r>
        <w:rPr>
          <w:rFonts w:hint="default"/>
          <w:lang w:val="en-US"/>
        </w:rPr>
        <w:t xml:space="preserve"> </w:t>
      </w:r>
      <w:r>
        <w:t>网络通信异常。</w:t>
      </w:r>
    </w:p>
    <w:p w14:paraId="172F9752">
      <w:pPr>
        <w:pStyle w:val="5"/>
        <w:bidi w:val="0"/>
      </w:pPr>
      <w:r>
        <w:rPr>
          <w:rFonts w:hint="eastAsia"/>
        </w:rPr>
        <w:t>●</w:t>
      </w:r>
      <w:r>
        <w:rPr>
          <w:rFonts w:hint="default"/>
          <w:lang w:val="en-US"/>
        </w:rPr>
        <w:t xml:space="preserve"> </w:t>
      </w:r>
      <w:r>
        <w:t>返回报文存在error节点。</w:t>
      </w:r>
    </w:p>
    <w:p w14:paraId="11F9A5C4">
      <w:pPr>
        <w:pStyle w:val="5"/>
        <w:bidi w:val="0"/>
      </w:pPr>
      <w:r>
        <w:rPr>
          <w:rFonts w:hint="eastAsia"/>
        </w:rPr>
        <w:t>●</w:t>
      </w:r>
      <w:r>
        <w:rPr>
          <w:rFonts w:hint="default"/>
          <w:lang w:val="en-US"/>
        </w:rPr>
        <w:t xml:space="preserve"> </w:t>
      </w:r>
      <w:r>
        <w:t>“返回码”不为“00”。</w:t>
      </w:r>
    </w:p>
    <w:p w14:paraId="67DDDFAF">
      <w:pPr>
        <w:pStyle w:val="5"/>
        <w:bidi w:val="0"/>
      </w:pPr>
      <w:r>
        <w:rPr>
          <w:rFonts w:hint="eastAsia"/>
        </w:rPr>
        <w:t>●</w:t>
      </w:r>
      <w:r>
        <w:rPr>
          <w:rFonts w:hint="default"/>
          <w:lang w:val="en-US"/>
        </w:rPr>
        <w:t xml:space="preserve"> </w:t>
      </w:r>
      <w:r>
        <w:t>返回授信额度查询结果中“暂停授信标志”为“暂停授信”。</w:t>
      </w:r>
    </w:p>
    <w:p w14:paraId="2F73D9D3">
      <w:pPr>
        <w:pStyle w:val="5"/>
        <w:bidi w:val="0"/>
        <w:rPr>
          <w:rFonts w:hint="default"/>
        </w:rPr>
      </w:pPr>
      <w:r>
        <w:rPr>
          <w:rFonts w:hint="default"/>
        </w:rPr>
        <w:t>调用《下载/退回授信额度》接口规范下载授信额度，当接口调用时发生以下任意情形，</w:t>
      </w:r>
      <w:r>
        <w:rPr>
          <w:rFonts w:hint="default"/>
          <w:lang w:val="en-US" w:eastAsia="zh-CN"/>
        </w:rPr>
        <w:t>调用失败</w:t>
      </w:r>
      <w:r>
        <w:rPr>
          <w:rFonts w:hint="default"/>
        </w:rPr>
        <w:t>。</w:t>
      </w:r>
    </w:p>
    <w:p w14:paraId="2A38173F">
      <w:pPr>
        <w:pStyle w:val="5"/>
        <w:bidi w:val="0"/>
        <w:rPr>
          <w:rFonts w:hint="default"/>
        </w:rPr>
      </w:pPr>
      <w:r>
        <w:rPr>
          <w:rFonts w:hint="default"/>
          <w:lang w:val="en-US" w:eastAsia="zh-CN"/>
        </w:rPr>
        <w:t>网络通信异常。</w:t>
      </w:r>
    </w:p>
    <w:p w14:paraId="744126FB">
      <w:pPr>
        <w:pStyle w:val="5"/>
        <w:bidi w:val="0"/>
        <w:rPr>
          <w:rFonts w:hint="default"/>
        </w:rPr>
      </w:pPr>
      <w:r>
        <w:rPr>
          <w:rFonts w:hint="default"/>
        </w:rPr>
        <w:t>返回报文存在error节点</w:t>
      </w:r>
      <w:r>
        <w:rPr>
          <w:rFonts w:hint="default"/>
          <w:lang w:val="en-US" w:eastAsia="zh-CN"/>
        </w:rPr>
        <w:t>。</w:t>
      </w:r>
    </w:p>
    <w:p w14:paraId="145BE210">
      <w:pPr>
        <w:pStyle w:val="5"/>
        <w:bidi w:val="0"/>
        <w:rPr>
          <w:rFonts w:hint="default"/>
        </w:rPr>
      </w:pPr>
      <w:r>
        <w:rPr>
          <w:rFonts w:hint="default"/>
        </w:rPr>
        <w:t>“返回码”不为“00”。</w:t>
      </w:r>
    </w:p>
    <w:p w14:paraId="694364C0">
      <w:pPr>
        <w:pStyle w:val="8"/>
        <w:bidi w:val="0"/>
        <w:rPr>
          <w:rFonts w:hint="default"/>
        </w:rPr>
      </w:pPr>
      <w:r>
        <w:rPr>
          <w:rFonts w:hint="default"/>
        </w:rPr>
        <w:t>1.2.2.2退回授信额度</w:t>
      </w:r>
    </w:p>
    <w:p w14:paraId="29BCBE63">
      <w:pPr>
        <w:pStyle w:val="5"/>
        <w:bidi w:val="0"/>
        <w:rPr>
          <w:rFonts w:hint="default"/>
        </w:rPr>
      </w:pPr>
      <w:r>
        <w:rPr>
          <w:rFonts w:hint="default"/>
        </w:rPr>
        <w:t>当企业需要在其他平台（电票平台、税控系统）开具成品油发票，但是授信额度不足时，企业可通过此接口把下载到本地的授信额度退回至税务局端，以便企业在其他平台（电票平台、税控系统）开具成品油发票时。退回授信额度必须小于已下载未使用授信额度。</w:t>
      </w:r>
    </w:p>
    <w:p w14:paraId="16088DCF">
      <w:pPr>
        <w:pStyle w:val="26"/>
        <w:bidi w:val="0"/>
        <w:rPr>
          <w:rFonts w:hint="default"/>
        </w:rPr>
      </w:pPr>
      <w:r>
        <w:drawing>
          <wp:inline distT="0" distB="0" distL="114300" distR="114300">
            <wp:extent cx="4140200" cy="5111750"/>
            <wp:effectExtent l="0" t="0" r="0" b="6350"/>
            <wp:docPr id="5" name="图片 4" descr="退回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退回授信额度"/>
                    <pic:cNvPicPr>
                      <a:picLocks noChangeAspect="1"/>
                    </pic:cNvPicPr>
                  </pic:nvPicPr>
                  <pic:blipFill>
                    <a:blip r:embed="rId8"/>
                    <a:stretch>
                      <a:fillRect/>
                    </a:stretch>
                  </pic:blipFill>
                  <pic:spPr>
                    <a:xfrm>
                      <a:off x="0" y="0"/>
                      <a:ext cx="4140200" cy="5111750"/>
                    </a:xfrm>
                    <a:prstGeom prst="rect">
                      <a:avLst/>
                    </a:prstGeom>
                    <a:noFill/>
                    <a:ln>
                      <a:noFill/>
                    </a:ln>
                  </pic:spPr>
                </pic:pic>
              </a:graphicData>
            </a:graphic>
          </wp:inline>
        </w:drawing>
      </w:r>
    </w:p>
    <w:p w14:paraId="40709A0D">
      <w:pPr>
        <w:pStyle w:val="9"/>
        <w:bidi w:val="0"/>
        <w:rPr>
          <w:rFonts w:hint="default"/>
        </w:rPr>
      </w:pPr>
      <w:r>
        <w:rPr>
          <w:rFonts w:hint="default"/>
        </w:rPr>
        <w:t>1.2.2.2.1判断逻辑</w:t>
      </w:r>
    </w:p>
    <w:p w14:paraId="55099F2E">
      <w:pPr>
        <w:pStyle w:val="5"/>
        <w:bidi w:val="0"/>
        <w:rPr>
          <w:rFonts w:hint="default"/>
        </w:rPr>
      </w:pPr>
      <w:r>
        <w:rPr>
          <w:rFonts w:hint="default"/>
        </w:rPr>
        <w:t>调用《下载/退回授信额度》接口规范退回授信额度，当接口调用时发生以下任意情形，</w:t>
      </w:r>
      <w:r>
        <w:rPr>
          <w:rFonts w:hint="default"/>
          <w:lang w:val="en-US" w:eastAsia="zh-CN"/>
        </w:rPr>
        <w:t>调用失败</w:t>
      </w:r>
      <w:r>
        <w:rPr>
          <w:rFonts w:hint="default"/>
        </w:rPr>
        <w:t>。</w:t>
      </w:r>
    </w:p>
    <w:p w14:paraId="3440FCCB">
      <w:pPr>
        <w:pStyle w:val="5"/>
        <w:bidi w:val="0"/>
      </w:pPr>
      <w:r>
        <w:rPr>
          <w:rFonts w:hint="eastAsia"/>
        </w:rPr>
        <w:t>●</w:t>
      </w:r>
      <w:r>
        <w:rPr>
          <w:rFonts w:hint="default"/>
          <w:lang w:val="en-US"/>
        </w:rPr>
        <w:t xml:space="preserve"> </w:t>
      </w:r>
      <w:r>
        <w:t>网络通信异常。</w:t>
      </w:r>
    </w:p>
    <w:p w14:paraId="75C79327">
      <w:pPr>
        <w:pStyle w:val="5"/>
        <w:bidi w:val="0"/>
      </w:pPr>
      <w:r>
        <w:rPr>
          <w:rFonts w:hint="eastAsia"/>
        </w:rPr>
        <w:t>●</w:t>
      </w:r>
      <w:r>
        <w:rPr>
          <w:rFonts w:hint="default"/>
          <w:lang w:val="en-US"/>
        </w:rPr>
        <w:t xml:space="preserve"> </w:t>
      </w:r>
      <w:r>
        <w:t>返回报文存在error节点。</w:t>
      </w:r>
    </w:p>
    <w:p w14:paraId="79F655A2">
      <w:pPr>
        <w:pStyle w:val="5"/>
        <w:bidi w:val="0"/>
      </w:pPr>
      <w:r>
        <w:rPr>
          <w:rFonts w:hint="eastAsia"/>
        </w:rPr>
        <w:t>●</w:t>
      </w:r>
      <w:r>
        <w:rPr>
          <w:rFonts w:hint="default"/>
          <w:lang w:val="en-US"/>
        </w:rPr>
        <w:t xml:space="preserve"> </w:t>
      </w:r>
      <w:r>
        <w:t>“返回码”不为“00”。</w:t>
      </w:r>
    </w:p>
    <w:p w14:paraId="6AE784DE">
      <w:pPr>
        <w:pStyle w:val="7"/>
        <w:bidi w:val="0"/>
        <w:rPr>
          <w:rFonts w:hint="default"/>
        </w:rPr>
      </w:pPr>
      <w:bookmarkStart w:id="42" w:name="_Toc554"/>
      <w:r>
        <w:rPr>
          <w:rFonts w:hint="default"/>
        </w:rPr>
        <w:t>1.2.3调整授信额度有效期</w:t>
      </w:r>
      <w:bookmarkEnd w:id="42"/>
    </w:p>
    <w:p w14:paraId="19E3CDB8">
      <w:pPr>
        <w:pStyle w:val="5"/>
        <w:bidi w:val="0"/>
        <w:rPr>
          <w:rFonts w:hint="default"/>
        </w:rPr>
      </w:pPr>
      <w:r>
        <w:rPr>
          <w:rFonts w:hint="default"/>
        </w:rPr>
        <w:t>给企业提供调整授信额度有效期接口，企业在月初未申报时下载的授信额度的有效期止为当月申报截止日期，超过授信额度有效期止后，无法开具成品油发票，企业在完成申报或到达授信额度有效期止后，通过此接口调整授信额度有效期，并根据税局端返回的有效期更新本地授信额度有效期。</w:t>
      </w:r>
    </w:p>
    <w:p w14:paraId="0410EFD4">
      <w:pPr>
        <w:pStyle w:val="26"/>
        <w:bidi w:val="0"/>
        <w:rPr>
          <w:rFonts w:hint="default"/>
        </w:rPr>
      </w:pPr>
      <w:r>
        <w:drawing>
          <wp:inline distT="0" distB="0" distL="114300" distR="114300">
            <wp:extent cx="2705100" cy="3022600"/>
            <wp:effectExtent l="0" t="0" r="0" b="0"/>
            <wp:docPr id="6" name="图片 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调整授信额度有效期"/>
                    <pic:cNvPicPr>
                      <a:picLocks noChangeAspect="1"/>
                    </pic:cNvPicPr>
                  </pic:nvPicPr>
                  <pic:blipFill>
                    <a:blip r:embed="rId9"/>
                    <a:stretch>
                      <a:fillRect/>
                    </a:stretch>
                  </pic:blipFill>
                  <pic:spPr>
                    <a:xfrm>
                      <a:off x="0" y="0"/>
                      <a:ext cx="2705100" cy="3022600"/>
                    </a:xfrm>
                    <a:prstGeom prst="rect">
                      <a:avLst/>
                    </a:prstGeom>
                    <a:noFill/>
                    <a:ln>
                      <a:noFill/>
                    </a:ln>
                  </pic:spPr>
                </pic:pic>
              </a:graphicData>
            </a:graphic>
          </wp:inline>
        </w:drawing>
      </w:r>
    </w:p>
    <w:p w14:paraId="1F695158">
      <w:pPr>
        <w:pStyle w:val="8"/>
        <w:bidi w:val="0"/>
        <w:rPr>
          <w:rFonts w:hint="default"/>
        </w:rPr>
      </w:pPr>
      <w:r>
        <w:rPr>
          <w:rFonts w:hint="default"/>
        </w:rPr>
        <w:t>1.2.3.1判断逻辑</w:t>
      </w:r>
    </w:p>
    <w:p w14:paraId="3809C268">
      <w:pPr>
        <w:pStyle w:val="5"/>
        <w:bidi w:val="0"/>
        <w:rPr>
          <w:rFonts w:hint="default"/>
        </w:rPr>
      </w:pPr>
      <w:r>
        <w:rPr>
          <w:rFonts w:hint="default"/>
        </w:rPr>
        <w:t>调用《调整授信额度有效期》接口规范获取企业当前授信额度有效期信息，当接口调用时发生以下任意情形，</w:t>
      </w:r>
      <w:r>
        <w:rPr>
          <w:rFonts w:hint="default"/>
          <w:lang w:val="en-US" w:eastAsia="zh-CN"/>
        </w:rPr>
        <w:t>调用失败</w:t>
      </w:r>
      <w:r>
        <w:rPr>
          <w:rFonts w:hint="default"/>
        </w:rPr>
        <w:t>。</w:t>
      </w:r>
    </w:p>
    <w:p w14:paraId="4BDBD1B2">
      <w:pPr>
        <w:pStyle w:val="5"/>
        <w:bidi w:val="0"/>
      </w:pPr>
      <w:r>
        <w:rPr>
          <w:rFonts w:hint="eastAsia"/>
        </w:rPr>
        <w:t>●</w:t>
      </w:r>
      <w:r>
        <w:rPr>
          <w:rFonts w:hint="default"/>
          <w:lang w:val="en-US"/>
        </w:rPr>
        <w:t xml:space="preserve"> </w:t>
      </w:r>
      <w:r>
        <w:t>网络通信异常。</w:t>
      </w:r>
    </w:p>
    <w:p w14:paraId="6D042D4A">
      <w:pPr>
        <w:pStyle w:val="5"/>
        <w:bidi w:val="0"/>
      </w:pPr>
      <w:r>
        <w:rPr>
          <w:rFonts w:hint="eastAsia"/>
        </w:rPr>
        <w:t>●</w:t>
      </w:r>
      <w:r>
        <w:rPr>
          <w:rFonts w:hint="default"/>
          <w:lang w:val="en-US"/>
        </w:rPr>
        <w:t xml:space="preserve"> </w:t>
      </w:r>
      <w:r>
        <w:t>返回报文存在error节点。</w:t>
      </w:r>
    </w:p>
    <w:p w14:paraId="69933736">
      <w:pPr>
        <w:pStyle w:val="5"/>
        <w:bidi w:val="0"/>
      </w:pPr>
      <w:r>
        <w:rPr>
          <w:rFonts w:hint="eastAsia"/>
        </w:rPr>
        <w:t>●</w:t>
      </w:r>
      <w:r>
        <w:rPr>
          <w:rFonts w:hint="default"/>
          <w:lang w:val="en-US"/>
        </w:rPr>
        <w:t xml:space="preserve"> </w:t>
      </w:r>
      <w:r>
        <w:t>“返回码”不为“00”。</w:t>
      </w:r>
    </w:p>
    <w:p w14:paraId="5E8BF973">
      <w:pPr>
        <w:pStyle w:val="7"/>
        <w:bidi w:val="0"/>
        <w:rPr>
          <w:rFonts w:hint="default"/>
        </w:rPr>
      </w:pPr>
      <w:bookmarkStart w:id="43" w:name="_Toc1869"/>
      <w:r>
        <w:rPr>
          <w:rFonts w:hint="default"/>
        </w:rPr>
        <w:t>1.2.4获取纳税人风险信息</w:t>
      </w:r>
      <w:bookmarkEnd w:id="43"/>
    </w:p>
    <w:p w14:paraId="6360946A">
      <w:pPr>
        <w:pStyle w:val="5"/>
        <w:bidi w:val="0"/>
        <w:rPr>
          <w:rFonts w:hint="default"/>
        </w:rPr>
      </w:pPr>
      <w:r>
        <w:rPr>
          <w:rFonts w:hint="default"/>
        </w:rPr>
        <w:t>定时获取纳税人风险信息，用于企业判断是否可以使用开票能力。企业可将查询的纳税人风险信息，包括风险纳税人类型、纳税人信用等级、纳税人预警级别、风险纳税人标志等（详见《查询纳税人风险信息》接口）保存在本地。在开票时自校验该接口获取的纳税人风险信息是否满足开具发票的条件。</w:t>
      </w:r>
    </w:p>
    <w:p w14:paraId="30C2C600">
      <w:pPr>
        <w:pStyle w:val="5"/>
        <w:bidi w:val="0"/>
        <w:rPr>
          <w:rFonts w:hint="default"/>
        </w:rPr>
      </w:pPr>
      <w:r>
        <w:rPr>
          <w:rFonts w:hint="default"/>
        </w:rPr>
        <w:t>建议定时获取纳税人风险信息，或者在纳税人风险信息发生变更时手动触发更新。</w:t>
      </w:r>
    </w:p>
    <w:p w14:paraId="0676FE5F">
      <w:pPr>
        <w:pStyle w:val="26"/>
        <w:bidi w:val="0"/>
        <w:rPr>
          <w:rFonts w:hint="eastAsia"/>
          <w:lang w:eastAsia="zh-CN"/>
        </w:rPr>
      </w:pPr>
      <w:r>
        <w:rPr>
          <w:rFonts w:hint="eastAsia"/>
          <w:lang w:eastAsia="zh-CN"/>
        </w:rPr>
        <w:drawing>
          <wp:inline distT="0" distB="0" distL="114300" distR="114300">
            <wp:extent cx="2692400" cy="2470150"/>
            <wp:effectExtent l="0" t="0" r="0" b="6350"/>
            <wp:docPr id="7" name="图片 237"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7" descr="查询纳税人风险信息"/>
                    <pic:cNvPicPr>
                      <a:picLocks noChangeAspect="1"/>
                    </pic:cNvPicPr>
                  </pic:nvPicPr>
                  <pic:blipFill>
                    <a:blip r:embed="rId10"/>
                    <a:stretch>
                      <a:fillRect/>
                    </a:stretch>
                  </pic:blipFill>
                  <pic:spPr>
                    <a:xfrm>
                      <a:off x="0" y="0"/>
                      <a:ext cx="2692400" cy="2470150"/>
                    </a:xfrm>
                    <a:prstGeom prst="rect">
                      <a:avLst/>
                    </a:prstGeom>
                    <a:noFill/>
                    <a:ln>
                      <a:noFill/>
                    </a:ln>
                  </pic:spPr>
                </pic:pic>
              </a:graphicData>
            </a:graphic>
          </wp:inline>
        </w:drawing>
      </w:r>
    </w:p>
    <w:p w14:paraId="1AF39EC6">
      <w:pPr>
        <w:pStyle w:val="8"/>
        <w:bidi w:val="0"/>
        <w:rPr>
          <w:rFonts w:hint="default"/>
        </w:rPr>
      </w:pPr>
      <w:r>
        <w:rPr>
          <w:rFonts w:hint="default"/>
        </w:rPr>
        <w:t>1.2.4.1判断逻辑</w:t>
      </w:r>
    </w:p>
    <w:p w14:paraId="3773382F">
      <w:pPr>
        <w:pStyle w:val="5"/>
        <w:bidi w:val="0"/>
        <w:rPr>
          <w:rFonts w:hint="default"/>
        </w:rPr>
      </w:pPr>
      <w:r>
        <w:rPr>
          <w:rFonts w:hint="default"/>
        </w:rPr>
        <w:t>调用《查询纳税人风险信息》接口规范获取纳税人风险信息，当接口调用时发生以下任意情形，</w:t>
      </w:r>
      <w:r>
        <w:rPr>
          <w:rFonts w:hint="default"/>
          <w:lang w:val="en-US" w:eastAsia="zh-CN"/>
        </w:rPr>
        <w:t>调用失败</w:t>
      </w:r>
      <w:r>
        <w:rPr>
          <w:rFonts w:hint="default"/>
        </w:rPr>
        <w:t>。</w:t>
      </w:r>
    </w:p>
    <w:p w14:paraId="3B399A9B">
      <w:pPr>
        <w:pStyle w:val="5"/>
        <w:bidi w:val="0"/>
      </w:pPr>
      <w:r>
        <w:rPr>
          <w:rFonts w:hint="eastAsia"/>
        </w:rPr>
        <w:t>●</w:t>
      </w:r>
      <w:r>
        <w:rPr>
          <w:rFonts w:hint="default"/>
          <w:lang w:val="en-US"/>
        </w:rPr>
        <w:t xml:space="preserve"> </w:t>
      </w:r>
      <w:r>
        <w:t>网络通信异常。</w:t>
      </w:r>
    </w:p>
    <w:p w14:paraId="20502FC4">
      <w:pPr>
        <w:pStyle w:val="5"/>
        <w:bidi w:val="0"/>
      </w:pPr>
      <w:r>
        <w:rPr>
          <w:rFonts w:hint="eastAsia"/>
        </w:rPr>
        <w:t>●</w:t>
      </w:r>
      <w:r>
        <w:rPr>
          <w:rFonts w:hint="default"/>
          <w:lang w:val="en-US"/>
        </w:rPr>
        <w:t xml:space="preserve"> </w:t>
      </w:r>
      <w:r>
        <w:t>返回报文存在error节点。</w:t>
      </w:r>
    </w:p>
    <w:p w14:paraId="447671FE">
      <w:pPr>
        <w:pStyle w:val="5"/>
        <w:bidi w:val="0"/>
      </w:pPr>
      <w:r>
        <w:rPr>
          <w:rFonts w:hint="eastAsia"/>
        </w:rPr>
        <w:t>●</w:t>
      </w:r>
      <w:r>
        <w:rPr>
          <w:rFonts w:hint="default"/>
          <w:lang w:val="en-US"/>
        </w:rPr>
        <w:t xml:space="preserve"> </w:t>
      </w:r>
      <w:r>
        <w:t>“返回码”不为“00”。</w:t>
      </w:r>
    </w:p>
    <w:p w14:paraId="7E250865">
      <w:pPr>
        <w:pStyle w:val="7"/>
        <w:bidi w:val="0"/>
        <w:rPr>
          <w:rFonts w:hint="default"/>
        </w:rPr>
      </w:pPr>
      <w:bookmarkStart w:id="44" w:name="_Toc10620"/>
      <w:r>
        <w:rPr>
          <w:rFonts w:hint="default"/>
        </w:rPr>
        <w:t>1.2.5获取纳税人基本信息</w:t>
      </w:r>
      <w:bookmarkEnd w:id="44"/>
    </w:p>
    <w:p w14:paraId="3C048C7C">
      <w:pPr>
        <w:pStyle w:val="5"/>
        <w:bidi w:val="0"/>
        <w:rPr>
          <w:rFonts w:hint="default"/>
        </w:rPr>
      </w:pPr>
      <w:r>
        <w:rPr>
          <w:rFonts w:hint="default"/>
        </w:rPr>
        <w:t>定时获取纳税人基本信息，用于企业判断是否使用开票能力、可使用哪些开票场景。企业可将查询的基本信息，包括生产经营信息、税务机关信息、企业性质、消费税性质等（详见《查询纳税人基本信息》接口）保存在本地。在开票时自校验该接口获取的纳税人基本信息是否满足开具发票的条件。</w:t>
      </w:r>
    </w:p>
    <w:p w14:paraId="21F21041">
      <w:pPr>
        <w:pStyle w:val="5"/>
        <w:bidi w:val="0"/>
        <w:rPr>
          <w:rFonts w:hint="default"/>
        </w:rPr>
      </w:pPr>
      <w:r>
        <w:rPr>
          <w:rFonts w:hint="default"/>
        </w:rPr>
        <w:t>建议定时获取纳税人基本信息，或者在纳税人基本信息发生变更时手动触发更新。</w:t>
      </w:r>
    </w:p>
    <w:p w14:paraId="16265E19">
      <w:pPr>
        <w:pStyle w:val="26"/>
        <w:bidi w:val="0"/>
        <w:rPr>
          <w:rFonts w:hint="default"/>
        </w:rPr>
      </w:pPr>
      <w:r>
        <w:drawing>
          <wp:inline distT="0" distB="0" distL="114300" distR="114300">
            <wp:extent cx="2692400" cy="2451100"/>
            <wp:effectExtent l="0" t="0" r="0" b="0"/>
            <wp:docPr id="8" name="图片 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前置-查询纳税人基本信息"/>
                    <pic:cNvPicPr>
                      <a:picLocks noChangeAspect="1"/>
                    </pic:cNvPicPr>
                  </pic:nvPicPr>
                  <pic:blipFill>
                    <a:blip r:embed="rId11"/>
                    <a:stretch>
                      <a:fillRect/>
                    </a:stretch>
                  </pic:blipFill>
                  <pic:spPr>
                    <a:xfrm>
                      <a:off x="0" y="0"/>
                      <a:ext cx="2692400" cy="2451100"/>
                    </a:xfrm>
                    <a:prstGeom prst="rect">
                      <a:avLst/>
                    </a:prstGeom>
                    <a:noFill/>
                    <a:ln>
                      <a:noFill/>
                    </a:ln>
                  </pic:spPr>
                </pic:pic>
              </a:graphicData>
            </a:graphic>
          </wp:inline>
        </w:drawing>
      </w:r>
    </w:p>
    <w:p w14:paraId="2BE80147">
      <w:pPr>
        <w:pStyle w:val="8"/>
        <w:bidi w:val="0"/>
        <w:rPr>
          <w:rFonts w:hint="default"/>
        </w:rPr>
      </w:pPr>
      <w:r>
        <w:rPr>
          <w:rFonts w:hint="default"/>
        </w:rPr>
        <w:t>1.2.5.1判断逻辑</w:t>
      </w:r>
    </w:p>
    <w:p w14:paraId="7DD85229">
      <w:pPr>
        <w:pStyle w:val="5"/>
        <w:bidi w:val="0"/>
        <w:rPr>
          <w:rFonts w:hint="default"/>
        </w:rPr>
      </w:pPr>
      <w:r>
        <w:rPr>
          <w:rFonts w:hint="default"/>
        </w:rPr>
        <w:t>调用《查询纳税人基本信息》接口规范获取纳税人基本信息，当接口调用时发生以下任意情形，</w:t>
      </w:r>
      <w:r>
        <w:rPr>
          <w:rFonts w:hint="default"/>
          <w:lang w:val="en-US" w:eastAsia="zh-CN"/>
        </w:rPr>
        <w:t>调用失败</w:t>
      </w:r>
      <w:r>
        <w:rPr>
          <w:rFonts w:hint="default"/>
        </w:rPr>
        <w:t>。</w:t>
      </w:r>
    </w:p>
    <w:p w14:paraId="1F569E2E">
      <w:pPr>
        <w:pStyle w:val="5"/>
        <w:bidi w:val="0"/>
      </w:pPr>
      <w:r>
        <w:rPr>
          <w:rFonts w:hint="eastAsia"/>
        </w:rPr>
        <w:t>●</w:t>
      </w:r>
      <w:r>
        <w:rPr>
          <w:rFonts w:hint="default"/>
          <w:lang w:val="en-US"/>
        </w:rPr>
        <w:t xml:space="preserve"> </w:t>
      </w:r>
      <w:r>
        <w:t>网络通信异常。</w:t>
      </w:r>
    </w:p>
    <w:p w14:paraId="1308D8F3">
      <w:pPr>
        <w:pStyle w:val="5"/>
        <w:bidi w:val="0"/>
      </w:pPr>
      <w:r>
        <w:rPr>
          <w:rFonts w:hint="eastAsia"/>
        </w:rPr>
        <w:t>●</w:t>
      </w:r>
      <w:r>
        <w:rPr>
          <w:rFonts w:hint="default"/>
          <w:lang w:val="en-US"/>
        </w:rPr>
        <w:t xml:space="preserve"> </w:t>
      </w:r>
      <w:r>
        <w:t>返回报文存在error节点。</w:t>
      </w:r>
    </w:p>
    <w:p w14:paraId="647E6F64">
      <w:pPr>
        <w:pStyle w:val="5"/>
        <w:bidi w:val="0"/>
      </w:pPr>
      <w:r>
        <w:rPr>
          <w:rFonts w:hint="eastAsia"/>
        </w:rPr>
        <w:t>●</w:t>
      </w:r>
      <w:r>
        <w:rPr>
          <w:rFonts w:hint="default"/>
          <w:lang w:val="en-US"/>
        </w:rPr>
        <w:t xml:space="preserve"> </w:t>
      </w:r>
      <w:r>
        <w:t>“返回码”不为“00”。</w:t>
      </w:r>
    </w:p>
    <w:p w14:paraId="31230777">
      <w:pPr>
        <w:pStyle w:val="7"/>
        <w:bidi w:val="0"/>
        <w:rPr>
          <w:rFonts w:hint="default"/>
        </w:rPr>
      </w:pPr>
      <w:bookmarkStart w:id="45" w:name="_Toc29017"/>
      <w:r>
        <w:rPr>
          <w:rFonts w:hint="default"/>
        </w:rPr>
        <w:t>1.2.6获取可用税率</w:t>
      </w:r>
      <w:bookmarkEnd w:id="45"/>
    </w:p>
    <w:p w14:paraId="3B384070">
      <w:pPr>
        <w:pStyle w:val="5"/>
        <w:bidi w:val="0"/>
        <w:rPr>
          <w:rFonts w:hint="default"/>
        </w:rPr>
      </w:pPr>
      <w:r>
        <w:rPr>
          <w:rFonts w:hint="default"/>
        </w:rPr>
        <w:t>定时获取可用</w:t>
      </w:r>
      <w:r>
        <w:rPr>
          <w:rFonts w:hint="default"/>
          <w:lang w:val="en-US" w:eastAsia="zh-CN"/>
        </w:rPr>
        <w:t>税率</w:t>
      </w:r>
      <w:r>
        <w:rPr>
          <w:rFonts w:hint="default"/>
        </w:rPr>
        <w:t>，使用在开具发票时可依据获取到的可用税率判断发票信息是否合规。</w:t>
      </w:r>
    </w:p>
    <w:p w14:paraId="47588C22">
      <w:pPr>
        <w:pStyle w:val="5"/>
        <w:bidi w:val="0"/>
        <w:rPr>
          <w:rFonts w:hint="default"/>
        </w:rPr>
      </w:pPr>
      <w:r>
        <w:rPr>
          <w:rFonts w:hint="default"/>
        </w:rPr>
        <w:t>建议定时获取可用税率。</w:t>
      </w:r>
    </w:p>
    <w:p w14:paraId="64171113">
      <w:pPr>
        <w:pStyle w:val="26"/>
        <w:bidi w:val="0"/>
        <w:rPr>
          <w:rFonts w:hint="default"/>
        </w:rPr>
      </w:pPr>
      <w:r>
        <w:drawing>
          <wp:inline distT="0" distB="0" distL="114300" distR="114300">
            <wp:extent cx="2686050" cy="2470150"/>
            <wp:effectExtent l="0" t="0" r="6350" b="6350"/>
            <wp:docPr id="9" name="图片 10"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查询可用税率-0728"/>
                    <pic:cNvPicPr>
                      <a:picLocks noChangeAspect="1"/>
                    </pic:cNvPicPr>
                  </pic:nvPicPr>
                  <pic:blipFill>
                    <a:blip r:embed="rId12"/>
                    <a:stretch>
                      <a:fillRect/>
                    </a:stretch>
                  </pic:blipFill>
                  <pic:spPr>
                    <a:xfrm>
                      <a:off x="0" y="0"/>
                      <a:ext cx="2686050" cy="2470150"/>
                    </a:xfrm>
                    <a:prstGeom prst="rect">
                      <a:avLst/>
                    </a:prstGeom>
                    <a:noFill/>
                    <a:ln>
                      <a:noFill/>
                    </a:ln>
                  </pic:spPr>
                </pic:pic>
              </a:graphicData>
            </a:graphic>
          </wp:inline>
        </w:drawing>
      </w:r>
    </w:p>
    <w:p w14:paraId="5B5E4861">
      <w:pPr>
        <w:pStyle w:val="8"/>
        <w:bidi w:val="0"/>
        <w:rPr>
          <w:rFonts w:hint="default"/>
        </w:rPr>
      </w:pPr>
      <w:r>
        <w:rPr>
          <w:rFonts w:hint="default"/>
        </w:rPr>
        <w:t>1.2.6.1判断逻辑</w:t>
      </w:r>
    </w:p>
    <w:p w14:paraId="7F42B754">
      <w:pPr>
        <w:pStyle w:val="5"/>
        <w:bidi w:val="0"/>
        <w:rPr>
          <w:rFonts w:hint="default"/>
        </w:rPr>
      </w:pPr>
      <w:r>
        <w:rPr>
          <w:rFonts w:hint="default"/>
        </w:rPr>
        <w:t>调用《查询可用税率信息》接口规范获取可用税率信息，当接口调用时发生以下任意情形，</w:t>
      </w:r>
      <w:r>
        <w:rPr>
          <w:rFonts w:hint="default"/>
          <w:lang w:val="en-US" w:eastAsia="zh-CN"/>
        </w:rPr>
        <w:t>调用失败</w:t>
      </w:r>
      <w:r>
        <w:rPr>
          <w:rFonts w:hint="default"/>
        </w:rPr>
        <w:t>。</w:t>
      </w:r>
    </w:p>
    <w:p w14:paraId="7580FFDC">
      <w:pPr>
        <w:pStyle w:val="5"/>
        <w:bidi w:val="0"/>
      </w:pPr>
      <w:r>
        <w:rPr>
          <w:rFonts w:hint="eastAsia"/>
        </w:rPr>
        <w:t>●</w:t>
      </w:r>
      <w:r>
        <w:rPr>
          <w:rFonts w:hint="default"/>
          <w:lang w:val="en-US"/>
        </w:rPr>
        <w:t xml:space="preserve"> </w:t>
      </w:r>
      <w:r>
        <w:t>网络通信异常。</w:t>
      </w:r>
    </w:p>
    <w:p w14:paraId="1425F09D">
      <w:pPr>
        <w:pStyle w:val="5"/>
        <w:bidi w:val="0"/>
      </w:pPr>
      <w:r>
        <w:rPr>
          <w:rFonts w:hint="eastAsia"/>
        </w:rPr>
        <w:t>●</w:t>
      </w:r>
      <w:r>
        <w:rPr>
          <w:rFonts w:hint="default"/>
          <w:lang w:val="en-US"/>
        </w:rPr>
        <w:t xml:space="preserve"> </w:t>
      </w:r>
      <w:r>
        <w:t>返回报文存在error节点。</w:t>
      </w:r>
    </w:p>
    <w:p w14:paraId="05CAB03C">
      <w:pPr>
        <w:pStyle w:val="5"/>
        <w:bidi w:val="0"/>
      </w:pPr>
      <w:r>
        <w:rPr>
          <w:rFonts w:hint="eastAsia"/>
        </w:rPr>
        <w:t>●</w:t>
      </w:r>
      <w:r>
        <w:rPr>
          <w:rFonts w:hint="default"/>
          <w:lang w:val="en-US"/>
        </w:rPr>
        <w:t xml:space="preserve"> </w:t>
      </w:r>
      <w:r>
        <w:t>“返回码”不为“00”。</w:t>
      </w:r>
    </w:p>
    <w:p w14:paraId="2D162D22">
      <w:pPr>
        <w:pStyle w:val="7"/>
        <w:bidi w:val="0"/>
        <w:rPr>
          <w:rFonts w:hint="default"/>
        </w:rPr>
      </w:pPr>
      <w:bookmarkStart w:id="46" w:name="_Toc1267"/>
      <w:r>
        <w:rPr>
          <w:rFonts w:hint="default"/>
        </w:rPr>
        <w:t>1.2.7获取可用税收分类编码</w:t>
      </w:r>
      <w:bookmarkEnd w:id="46"/>
    </w:p>
    <w:p w14:paraId="010ACA86">
      <w:pPr>
        <w:pStyle w:val="5"/>
        <w:bidi w:val="0"/>
        <w:rPr>
          <w:rFonts w:hint="default"/>
        </w:rPr>
      </w:pPr>
      <w:r>
        <w:rPr>
          <w:rFonts w:hint="default"/>
        </w:rPr>
        <w:t>定时获取可用税收分类编码，在开具</w:t>
      </w:r>
      <w:r>
        <w:rPr>
          <w:rFonts w:hint="default"/>
          <w:lang w:eastAsia="zh-CN"/>
        </w:rPr>
        <w:t>数字化电子</w:t>
      </w:r>
      <w:r>
        <w:rPr>
          <w:rFonts w:hint="default"/>
        </w:rPr>
        <w:t>发票时可依据获取到的税收分类编码判断发票信息是否合规。</w:t>
      </w:r>
    </w:p>
    <w:p w14:paraId="4054BD27">
      <w:pPr>
        <w:pStyle w:val="5"/>
        <w:bidi w:val="0"/>
        <w:rPr>
          <w:rFonts w:hint="default"/>
        </w:rPr>
      </w:pPr>
      <w:r>
        <w:rPr>
          <w:rFonts w:hint="default"/>
        </w:rPr>
        <w:t>建议定时获取税收分类编码。</w:t>
      </w:r>
    </w:p>
    <w:p w14:paraId="37251878">
      <w:pPr>
        <w:pStyle w:val="5"/>
        <w:bidi w:val="0"/>
        <w:rPr>
          <w:rFonts w:hint="default"/>
        </w:rPr>
      </w:pPr>
      <w:r>
        <w:rPr>
          <w:rFonts w:hint="default"/>
        </w:rPr>
        <w:t>针对不同的税收分类编码维护了可使用增值税特殊管理内容，即可使用的优惠政策，纳税人在开具数字化电子发票时可以根据选择的税收分类编码选择适用的优惠政策，享受税收减免政策。</w:t>
      </w:r>
    </w:p>
    <w:p w14:paraId="5A590219">
      <w:pPr>
        <w:pStyle w:val="5"/>
        <w:bidi w:val="0"/>
        <w:rPr>
          <w:rFonts w:hint="default"/>
        </w:rPr>
      </w:pPr>
      <w:r>
        <w:rPr>
          <w:rFonts w:hint="default"/>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44B11009">
      <w:pPr>
        <w:pStyle w:val="5"/>
        <w:bidi w:val="0"/>
        <w:rPr>
          <w:rFonts w:hint="default"/>
          <w:lang w:val="en-US" w:eastAsia="zh-CN"/>
        </w:rPr>
      </w:pPr>
      <w:r>
        <w:rPr>
          <w:rFonts w:hint="default"/>
        </w:rPr>
        <w:t>在开具数字化电子发票条件时，</w:t>
      </w:r>
      <w:r>
        <w:rPr>
          <w:rFonts w:hint="default"/>
          <w:lang w:val="en-US" w:eastAsia="zh-CN"/>
        </w:rPr>
        <w:t>根据需求选择</w:t>
      </w:r>
      <w:r>
        <w:rPr>
          <w:rFonts w:hint="default"/>
        </w:rPr>
        <w:t>符合</w:t>
      </w:r>
      <w:r>
        <w:rPr>
          <w:rFonts w:hint="default"/>
          <w:lang w:val="en-US" w:eastAsia="zh-CN"/>
        </w:rPr>
        <w:t>的</w:t>
      </w:r>
      <w:r>
        <w:rPr>
          <w:rFonts w:hint="default"/>
        </w:rPr>
        <w:t>优惠政策</w:t>
      </w:r>
      <w:r>
        <w:rPr>
          <w:rFonts w:hint="default"/>
          <w:lang w:val="en-US" w:eastAsia="zh-CN"/>
        </w:rPr>
        <w:t>代码和税率，包括：</w:t>
      </w:r>
    </w:p>
    <w:p w14:paraId="55512184">
      <w:pPr>
        <w:pStyle w:val="5"/>
        <w:bidi w:val="0"/>
        <w:rPr>
          <w:rFonts w:hint="default"/>
          <w:lang w:eastAsia="zh-CN"/>
        </w:rPr>
      </w:pPr>
      <w:r>
        <w:rPr>
          <w:rFonts w:hint="default"/>
        </w:rPr>
        <w:t>优惠政策选择“简易征收”，发票明细“优惠政策标识”项填写“01”，税率限制为3%或5%</w:t>
      </w:r>
      <w:r>
        <w:rPr>
          <w:rFonts w:hint="default"/>
          <w:lang w:eastAsia="zh-CN"/>
        </w:rPr>
        <w:t>；</w:t>
      </w:r>
    </w:p>
    <w:p w14:paraId="69A8B722">
      <w:pPr>
        <w:pStyle w:val="5"/>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46364720">
      <w:pPr>
        <w:pStyle w:val="5"/>
        <w:bidi w:val="0"/>
        <w:rPr>
          <w:rFonts w:hint="eastAsia"/>
        </w:rPr>
      </w:pPr>
      <w:r>
        <w:rPr>
          <w:rFonts w:hint="eastAsia"/>
        </w:rPr>
        <w:t>优惠政策选择“免税”，发票明细“优惠政策标识”项填写“03”，选择免税后，税率为0；</w:t>
      </w:r>
    </w:p>
    <w:p w14:paraId="711C63D9">
      <w:pPr>
        <w:pStyle w:val="5"/>
        <w:bidi w:val="0"/>
        <w:rPr>
          <w:rFonts w:hint="eastAsia"/>
        </w:rPr>
      </w:pPr>
      <w:r>
        <w:rPr>
          <w:rFonts w:hint="eastAsia"/>
        </w:rPr>
        <w:t>优惠政策选择“不征税”，发票明细“优惠政策标识”项填写“04”，选择不征税后，税率为0，该优惠政策不能混开；</w:t>
      </w:r>
    </w:p>
    <w:p w14:paraId="001ABB8B">
      <w:pPr>
        <w:pStyle w:val="5"/>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0F641D28">
      <w:pPr>
        <w:pStyle w:val="5"/>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07AA56D0">
      <w:pPr>
        <w:pStyle w:val="5"/>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058644FD">
      <w:pPr>
        <w:pStyle w:val="5"/>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5500047C">
      <w:pPr>
        <w:pStyle w:val="5"/>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6C58284C">
      <w:pPr>
        <w:pStyle w:val="5"/>
        <w:bidi w:val="0"/>
        <w:rPr>
          <w:rFonts w:hint="default"/>
          <w:lang w:val="en-US" w:eastAsia="zh-CN"/>
        </w:rPr>
      </w:pPr>
      <w:r>
        <w:rPr>
          <w:rFonts w:hint="default"/>
        </w:rPr>
        <w:t>优惠政策选择“</w:t>
      </w:r>
      <w:r>
        <w:rPr>
          <w:rFonts w:hint="default"/>
          <w:lang w:eastAsia="zh-Hans"/>
        </w:rPr>
        <w:t>按5%简易征收减按1.5%计征</w:t>
      </w:r>
      <w:r>
        <w:rPr>
          <w:rFonts w:hint="default"/>
        </w:rPr>
        <w:t>”，发票明细“优惠政策标识”项填写“</w:t>
      </w:r>
      <w:r>
        <w:rPr>
          <w:rFonts w:hint="default"/>
          <w:lang w:val="en-US" w:eastAsia="zh-CN"/>
        </w:rPr>
        <w:t>10</w:t>
      </w:r>
      <w:r>
        <w:rPr>
          <w:rFonts w:hint="default"/>
        </w:rPr>
        <w:t>”</w:t>
      </w:r>
      <w:r>
        <w:rPr>
          <w:rFonts w:hint="default"/>
          <w:lang w:eastAsia="zh-CN"/>
        </w:rPr>
        <w:t>，</w:t>
      </w:r>
      <w:r>
        <w:rPr>
          <w:rFonts w:hint="default"/>
        </w:rPr>
        <w:t>“税率”栏次限制为</w:t>
      </w:r>
      <w:r>
        <w:rPr>
          <w:rFonts w:hint="eastAsia"/>
          <w:lang w:val="en-US" w:eastAsia="zh-CN"/>
        </w:rPr>
        <w:t>1.</w:t>
      </w:r>
      <w:r>
        <w:rPr>
          <w:rFonts w:hint="default"/>
          <w:lang w:val="en-US" w:eastAsia="zh-CN"/>
        </w:rPr>
        <w:t>5</w:t>
      </w:r>
      <w:r>
        <w:rPr>
          <w:rFonts w:hint="default"/>
        </w:rPr>
        <w:t>%</w:t>
      </w:r>
      <w:r>
        <w:rPr>
          <w:rFonts w:hint="eastAsia"/>
          <w:lang w:eastAsia="zh-CN"/>
        </w:rPr>
        <w:t>，</w:t>
      </w:r>
      <w:r>
        <w:rPr>
          <w:rFonts w:hint="default"/>
          <w:lang w:val="en-US" w:eastAsia="zh-CN"/>
        </w:rPr>
        <w:t>该优惠政策不能与其他优惠政策混开</w:t>
      </w:r>
      <w:r>
        <w:rPr>
          <w:rFonts w:hint="eastAsia"/>
          <w:lang w:val="en-US" w:eastAsia="zh-CN"/>
        </w:rPr>
        <w:t>，仅限不动产经营租赁能力可用</w:t>
      </w:r>
      <w:r>
        <w:rPr>
          <w:rFonts w:hint="default"/>
          <w:lang w:eastAsia="zh-CN"/>
        </w:rPr>
        <w:t>；</w:t>
      </w:r>
    </w:p>
    <w:p w14:paraId="0B8F53E8">
      <w:pPr>
        <w:pStyle w:val="5"/>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121BFA43">
      <w:pPr>
        <w:pStyle w:val="5"/>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5A558D79">
      <w:pPr>
        <w:pStyle w:val="5"/>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72E85E43">
      <w:pPr>
        <w:pStyle w:val="5"/>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02CAC067">
      <w:pPr>
        <w:pStyle w:val="5"/>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7887CB04">
      <w:pPr>
        <w:pStyle w:val="5"/>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75391487">
      <w:pPr>
        <w:pStyle w:val="5"/>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499D18EF">
      <w:pPr>
        <w:pStyle w:val="5"/>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2D3BF179">
      <w:pPr>
        <w:pStyle w:val="5"/>
        <w:bidi w:val="0"/>
        <w:rPr>
          <w:rFonts w:hint="default"/>
        </w:rPr>
      </w:pPr>
    </w:p>
    <w:p w14:paraId="2463FB05">
      <w:pPr>
        <w:pStyle w:val="26"/>
        <w:bidi w:val="0"/>
        <w:rPr>
          <w:rFonts w:hint="default"/>
        </w:rPr>
      </w:pPr>
      <w:r>
        <w:drawing>
          <wp:inline distT="0" distB="0" distL="114300" distR="114300">
            <wp:extent cx="2692400" cy="2470150"/>
            <wp:effectExtent l="0" t="0" r="0" b="6350"/>
            <wp:docPr id="10" name="图片 9"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0755DB06">
      <w:pPr>
        <w:pStyle w:val="8"/>
        <w:bidi w:val="0"/>
        <w:rPr>
          <w:rFonts w:hint="default"/>
        </w:rPr>
      </w:pPr>
      <w:r>
        <w:rPr>
          <w:rFonts w:hint="default"/>
        </w:rPr>
        <w:t>1.2.7.1判断逻辑</w:t>
      </w:r>
    </w:p>
    <w:p w14:paraId="36CE3BB8">
      <w:pPr>
        <w:pStyle w:val="5"/>
        <w:bidi w:val="0"/>
        <w:rPr>
          <w:rFonts w:hint="default"/>
        </w:rPr>
      </w:pPr>
      <w:r>
        <w:rPr>
          <w:rFonts w:hint="default"/>
        </w:rPr>
        <w:t>调用《查询税收分类编码信息》接口规范获取税收分类编码信息，当接口调用时发生以下任意情形，</w:t>
      </w:r>
      <w:r>
        <w:rPr>
          <w:rFonts w:hint="default"/>
          <w:lang w:val="en-US" w:eastAsia="zh-CN"/>
        </w:rPr>
        <w:t>调用失败</w:t>
      </w:r>
      <w:r>
        <w:rPr>
          <w:rFonts w:hint="default"/>
        </w:rPr>
        <w:t>。</w:t>
      </w:r>
    </w:p>
    <w:p w14:paraId="4347F6E9">
      <w:pPr>
        <w:pStyle w:val="5"/>
        <w:bidi w:val="0"/>
      </w:pPr>
      <w:r>
        <w:rPr>
          <w:rFonts w:hint="eastAsia"/>
        </w:rPr>
        <w:t>●</w:t>
      </w:r>
      <w:r>
        <w:rPr>
          <w:rFonts w:hint="default"/>
          <w:lang w:val="en-US"/>
        </w:rPr>
        <w:t xml:space="preserve"> </w:t>
      </w:r>
      <w:r>
        <w:t>网络通信异常。</w:t>
      </w:r>
    </w:p>
    <w:p w14:paraId="473AC005">
      <w:pPr>
        <w:pStyle w:val="5"/>
        <w:bidi w:val="0"/>
      </w:pPr>
      <w:r>
        <w:rPr>
          <w:rFonts w:hint="eastAsia"/>
        </w:rPr>
        <w:t>●</w:t>
      </w:r>
      <w:r>
        <w:rPr>
          <w:rFonts w:hint="default"/>
          <w:lang w:val="en-US"/>
        </w:rPr>
        <w:t xml:space="preserve"> </w:t>
      </w:r>
      <w:r>
        <w:t>返回报文存在error节点。</w:t>
      </w:r>
    </w:p>
    <w:p w14:paraId="0ADE62C0">
      <w:pPr>
        <w:pStyle w:val="5"/>
        <w:bidi w:val="0"/>
      </w:pPr>
      <w:r>
        <w:rPr>
          <w:rFonts w:hint="eastAsia"/>
        </w:rPr>
        <w:t>●</w:t>
      </w:r>
      <w:r>
        <w:rPr>
          <w:rFonts w:hint="default"/>
          <w:lang w:val="en-US"/>
        </w:rPr>
        <w:t xml:space="preserve"> </w:t>
      </w:r>
      <w:r>
        <w:t>“返回码”不为“00”。</w:t>
      </w:r>
    </w:p>
    <w:p w14:paraId="5A1E1B2A">
      <w:pPr>
        <w:pStyle w:val="7"/>
        <w:bidi w:val="0"/>
        <w:rPr>
          <w:rFonts w:hint="default"/>
        </w:rPr>
      </w:pPr>
      <w:bookmarkStart w:id="47" w:name="_Toc25925"/>
      <w:r>
        <w:rPr>
          <w:rFonts w:hint="default"/>
        </w:rPr>
        <w:t>1.2.8获取成品油可用税收分类编码</w:t>
      </w:r>
      <w:bookmarkEnd w:id="47"/>
    </w:p>
    <w:p w14:paraId="59FFA9C5">
      <w:pPr>
        <w:pStyle w:val="5"/>
        <w:bidi w:val="0"/>
        <w:rPr>
          <w:rFonts w:hint="default"/>
        </w:rPr>
      </w:pPr>
      <w:r>
        <w:rPr>
          <w:rFonts w:hint="default"/>
        </w:rPr>
        <w:t>定时获取成品油可用税收分类编码，向企业提供查询成品油可用商品税收分类编码信息的功能，企业可将查询的基本信息保存在本地，在开票时选择保存在本地的成品油可用税收分类编码。</w:t>
      </w:r>
    </w:p>
    <w:p w14:paraId="0FD8B7FD">
      <w:pPr>
        <w:pStyle w:val="5"/>
        <w:bidi w:val="0"/>
        <w:rPr>
          <w:rFonts w:hint="default"/>
        </w:rPr>
      </w:pPr>
      <w:r>
        <w:rPr>
          <w:rFonts w:hint="default"/>
        </w:rPr>
        <w:t>建议定时获取成品油</w:t>
      </w:r>
      <w:r>
        <w:rPr>
          <w:rFonts w:hint="default"/>
          <w:lang w:val="en-US" w:eastAsia="zh-Hans"/>
        </w:rPr>
        <w:t>可用</w:t>
      </w:r>
      <w:r>
        <w:rPr>
          <w:rFonts w:hint="default"/>
        </w:rPr>
        <w:t>税收分类编码。</w:t>
      </w:r>
    </w:p>
    <w:p w14:paraId="10EA0686">
      <w:pPr>
        <w:pStyle w:val="26"/>
        <w:bidi w:val="0"/>
        <w:rPr>
          <w:rFonts w:hint="default"/>
        </w:rPr>
      </w:pPr>
      <w:r>
        <w:rPr>
          <w:rFonts w:hint="default"/>
        </w:rPr>
        <w:drawing>
          <wp:inline distT="0" distB="0" distL="114300" distR="114300">
            <wp:extent cx="2692400" cy="2470150"/>
            <wp:effectExtent l="0" t="0" r="0" b="6350"/>
            <wp:docPr id="11" name="图片 229" descr="查询成品油可用编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29" descr="查询成品油可用编码"/>
                    <pic:cNvPicPr>
                      <a:picLocks noChangeAspect="1"/>
                    </pic:cNvPicPr>
                  </pic:nvPicPr>
                  <pic:blipFill>
                    <a:blip r:embed="rId14"/>
                    <a:stretch>
                      <a:fillRect/>
                    </a:stretch>
                  </pic:blipFill>
                  <pic:spPr>
                    <a:xfrm>
                      <a:off x="0" y="0"/>
                      <a:ext cx="2692400" cy="2470150"/>
                    </a:xfrm>
                    <a:prstGeom prst="rect">
                      <a:avLst/>
                    </a:prstGeom>
                    <a:noFill/>
                    <a:ln>
                      <a:noFill/>
                    </a:ln>
                  </pic:spPr>
                </pic:pic>
              </a:graphicData>
            </a:graphic>
          </wp:inline>
        </w:drawing>
      </w:r>
    </w:p>
    <w:p w14:paraId="350BEC9B">
      <w:pPr>
        <w:pStyle w:val="8"/>
        <w:bidi w:val="0"/>
        <w:rPr>
          <w:rFonts w:hint="default"/>
        </w:rPr>
      </w:pPr>
      <w:r>
        <w:rPr>
          <w:rFonts w:hint="default"/>
        </w:rPr>
        <w:t>1.2.8.1判断逻辑</w:t>
      </w:r>
    </w:p>
    <w:p w14:paraId="6BF5F0FE">
      <w:pPr>
        <w:pStyle w:val="5"/>
        <w:bidi w:val="0"/>
        <w:rPr>
          <w:rFonts w:hint="default"/>
        </w:rPr>
      </w:pPr>
      <w:r>
        <w:rPr>
          <w:rFonts w:hint="default"/>
        </w:rPr>
        <w:t>调用《查询成品油可用税收分类编码信息》接口规范获取税收分类编码信息，当接口调用时发生以下任意情形，</w:t>
      </w:r>
      <w:r>
        <w:rPr>
          <w:rFonts w:hint="default"/>
          <w:lang w:val="en-US" w:eastAsia="zh-CN"/>
        </w:rPr>
        <w:t>调用失败</w:t>
      </w:r>
      <w:r>
        <w:rPr>
          <w:rFonts w:hint="default"/>
        </w:rPr>
        <w:t>。</w:t>
      </w:r>
    </w:p>
    <w:p w14:paraId="2B492E22">
      <w:pPr>
        <w:pStyle w:val="5"/>
        <w:bidi w:val="0"/>
      </w:pPr>
      <w:r>
        <w:rPr>
          <w:rFonts w:hint="eastAsia"/>
        </w:rPr>
        <w:t>●</w:t>
      </w:r>
      <w:r>
        <w:rPr>
          <w:rFonts w:hint="default"/>
          <w:lang w:val="en-US"/>
        </w:rPr>
        <w:t xml:space="preserve"> </w:t>
      </w:r>
      <w:r>
        <w:t>网络通信异常。</w:t>
      </w:r>
    </w:p>
    <w:p w14:paraId="40535AA6">
      <w:pPr>
        <w:pStyle w:val="5"/>
        <w:bidi w:val="0"/>
      </w:pPr>
      <w:r>
        <w:rPr>
          <w:rFonts w:hint="eastAsia"/>
        </w:rPr>
        <w:t>●</w:t>
      </w:r>
      <w:r>
        <w:rPr>
          <w:rFonts w:hint="default"/>
          <w:lang w:val="en-US"/>
        </w:rPr>
        <w:t xml:space="preserve"> </w:t>
      </w:r>
      <w:r>
        <w:t>返回报文存在error节点。</w:t>
      </w:r>
    </w:p>
    <w:p w14:paraId="2C23376A">
      <w:pPr>
        <w:pStyle w:val="5"/>
        <w:bidi w:val="0"/>
      </w:pPr>
      <w:r>
        <w:rPr>
          <w:rFonts w:hint="eastAsia"/>
        </w:rPr>
        <w:t>●</w:t>
      </w:r>
      <w:r>
        <w:rPr>
          <w:rFonts w:hint="default"/>
          <w:lang w:val="en-US"/>
        </w:rPr>
        <w:t xml:space="preserve"> </w:t>
      </w:r>
      <w:r>
        <w:t>“返回码”不为“00”。</w:t>
      </w:r>
    </w:p>
    <w:p w14:paraId="599AE255">
      <w:pPr>
        <w:pStyle w:val="7"/>
        <w:bidi w:val="0"/>
        <w:rPr>
          <w:rFonts w:hint="default"/>
        </w:rPr>
      </w:pPr>
      <w:bookmarkStart w:id="48" w:name="_Toc7386"/>
      <w:r>
        <w:rPr>
          <w:rFonts w:hint="default"/>
        </w:rPr>
        <w:t>1.2.9成品油库存管理</w:t>
      </w:r>
      <w:bookmarkEnd w:id="48"/>
    </w:p>
    <w:p w14:paraId="4BE34068">
      <w:pPr>
        <w:pStyle w:val="5"/>
        <w:bidi w:val="0"/>
        <w:rPr>
          <w:rFonts w:hint="default"/>
          <w:lang w:eastAsia="zh-Hans"/>
        </w:rPr>
      </w:pPr>
      <w:r>
        <w:rPr>
          <w:rFonts w:hint="default"/>
          <w:lang w:val="en-US" w:eastAsia="zh-Hans"/>
        </w:rPr>
        <w:t>乐企成品油库存通过离线库存进行管理</w:t>
      </w:r>
      <w:r>
        <w:rPr>
          <w:rFonts w:hint="default"/>
          <w:lang w:eastAsia="zh-Hans"/>
        </w:rPr>
        <w:t>，成品油经销企业通过本能力下载对应编码的成品油库存到本地后，乐企平台记录对应油品的</w:t>
      </w:r>
      <w:r>
        <w:rPr>
          <w:rFonts w:hint="default"/>
          <w:lang w:val="en-US" w:eastAsia="zh-Hans"/>
        </w:rPr>
        <w:t>离线库存数据</w:t>
      </w:r>
      <w:r>
        <w:rPr>
          <w:rFonts w:hint="default"/>
          <w:lang w:eastAsia="zh-Hans"/>
        </w:rPr>
        <w:t>。成品油库存用于控制成品油经销企业开具成品油发票所用的成品油数量，乐企1.5要求企业自行管理通过成品油库存下载保存到本地的成品油库存，成品油发票开具所输入数量禁止超已下载未使用的成品油库存数量。</w:t>
      </w:r>
    </w:p>
    <w:p w14:paraId="52B97C49">
      <w:pPr>
        <w:pStyle w:val="5"/>
        <w:bidi w:val="0"/>
        <w:rPr>
          <w:rFonts w:hint="default"/>
          <w:lang w:eastAsia="zh-Hans"/>
        </w:rPr>
      </w:pPr>
      <w:r>
        <w:rPr>
          <w:rFonts w:hint="default"/>
          <w:lang w:eastAsia="zh-Hans"/>
        </w:rPr>
        <w:t>电子发票服务平台（以下简称“电票平台”）</w:t>
      </w:r>
      <w:r>
        <w:rPr>
          <w:rFonts w:hint="default"/>
          <w:lang w:val="en-US" w:eastAsia="zh-Hans"/>
        </w:rPr>
        <w:t>记录成品油总库存数量和在线可用库存信息</w:t>
      </w:r>
      <w:r>
        <w:rPr>
          <w:rFonts w:hint="default"/>
          <w:lang w:eastAsia="zh-Hans"/>
        </w:rPr>
        <w:t>，</w:t>
      </w:r>
      <w:r>
        <w:rPr>
          <w:rFonts w:hint="default"/>
          <w:lang w:val="en-US" w:eastAsia="zh-Hans"/>
        </w:rPr>
        <w:t>当电票平台根据成品油异常发票处理规则</w:t>
      </w:r>
      <w:r>
        <w:rPr>
          <w:rFonts w:hint="default"/>
          <w:lang w:eastAsia="zh-Hans"/>
        </w:rPr>
        <w:t>对</w:t>
      </w:r>
      <w:r>
        <w:rPr>
          <w:rFonts w:hint="default"/>
          <w:lang w:val="en-US" w:eastAsia="zh-Hans"/>
        </w:rPr>
        <w:t>在线库存进行锁定时</w:t>
      </w:r>
      <w:r>
        <w:rPr>
          <w:rFonts w:hint="default"/>
          <w:lang w:eastAsia="zh-Hans"/>
        </w:rPr>
        <w:t>，</w:t>
      </w:r>
      <w:r>
        <w:rPr>
          <w:rFonts w:hint="default"/>
          <w:lang w:val="en-US" w:eastAsia="zh-Hans"/>
        </w:rPr>
        <w:t>若发现可锁定库存不足会通过与乐企平台交互锁定对应油品的离线库存</w:t>
      </w:r>
      <w:r>
        <w:rPr>
          <w:rFonts w:hint="default"/>
          <w:lang w:eastAsia="zh-Hans"/>
        </w:rPr>
        <w:t>，</w:t>
      </w:r>
      <w:r>
        <w:rPr>
          <w:rFonts w:hint="default"/>
          <w:lang w:val="en-US" w:eastAsia="zh-Hans"/>
        </w:rPr>
        <w:t>此时需要成品油经销企业将已下载未使用的油品库存退回至电票平台解除锁定</w:t>
      </w:r>
      <w:r>
        <w:rPr>
          <w:rFonts w:hint="default"/>
          <w:lang w:eastAsia="zh-Hans"/>
        </w:rPr>
        <w:t>。</w:t>
      </w:r>
    </w:p>
    <w:p w14:paraId="63719A6B">
      <w:pPr>
        <w:pStyle w:val="5"/>
        <w:bidi w:val="0"/>
        <w:rPr>
          <w:rFonts w:hint="default"/>
          <w:lang w:val="en-US" w:eastAsia="zh-Hans"/>
        </w:rPr>
      </w:pPr>
      <w:r>
        <w:rPr>
          <w:rFonts w:hint="default"/>
          <w:lang w:val="en-US" w:eastAsia="zh-Hans"/>
        </w:rPr>
        <w:t>举例说明：</w:t>
      </w:r>
    </w:p>
    <w:p w14:paraId="383B6374">
      <w:pPr>
        <w:pStyle w:val="5"/>
        <w:bidi w:val="0"/>
        <w:rPr>
          <w:rFonts w:hint="default"/>
          <w:lang w:val="en-US" w:eastAsia="zh-Hans"/>
        </w:rPr>
      </w:pPr>
      <w:r>
        <w:rPr>
          <w:rFonts w:hint="eastAsia"/>
          <w:lang w:val="en-US" w:eastAsia="zh-CN"/>
        </w:rPr>
        <w:t>（1）</w:t>
      </w:r>
      <w:r>
        <w:rPr>
          <w:rFonts w:hint="default"/>
          <w:lang w:val="en-US" w:eastAsia="zh-Hans"/>
        </w:rPr>
        <w:t>成品油经销企业A在电票平台的汽油可用库存为100吨，以下按照时序进行的业务操作：</w:t>
      </w:r>
    </w:p>
    <w:p w14:paraId="1877CF95">
      <w:pPr>
        <w:pStyle w:val="5"/>
        <w:bidi w:val="0"/>
        <w:rPr>
          <w:rFonts w:hint="default"/>
          <w:lang w:val="en-US" w:eastAsia="zh-Hans"/>
        </w:rPr>
      </w:pPr>
      <w:r>
        <w:rPr>
          <w:rFonts w:hint="eastAsia"/>
          <w:lang w:val="en-US" w:eastAsia="zh-CN"/>
        </w:rPr>
        <w:t>（2）</w:t>
      </w:r>
      <w:r>
        <w:rPr>
          <w:rFonts w:hint="default"/>
          <w:lang w:val="en-US" w:eastAsia="zh-Hans"/>
        </w:rPr>
        <w:t>进行库存勾选，勾选10吨汽油的进项专票，库存增加至110吨；</w:t>
      </w:r>
    </w:p>
    <w:p w14:paraId="0D6EF1E4">
      <w:pPr>
        <w:pStyle w:val="5"/>
        <w:bidi w:val="0"/>
        <w:rPr>
          <w:rFonts w:hint="default"/>
          <w:lang w:val="en-US" w:eastAsia="zh-Hans"/>
        </w:rPr>
      </w:pPr>
      <w:r>
        <w:rPr>
          <w:rFonts w:hint="eastAsia"/>
          <w:lang w:val="en-US" w:eastAsia="zh-CN"/>
        </w:rPr>
        <w:t>（3）</w:t>
      </w:r>
      <w:r>
        <w:rPr>
          <w:rFonts w:hint="default"/>
          <w:lang w:val="en-US" w:eastAsia="zh-Hans"/>
        </w:rPr>
        <w:t>乐企下载成品油库存50吨，此时电票平台可用库存变为60吨；</w:t>
      </w:r>
    </w:p>
    <w:p w14:paraId="424FE397">
      <w:pPr>
        <w:pStyle w:val="5"/>
        <w:bidi w:val="0"/>
        <w:rPr>
          <w:rFonts w:hint="default"/>
          <w:lang w:val="en-US" w:eastAsia="zh-Hans"/>
        </w:rPr>
      </w:pPr>
      <w:r>
        <w:rPr>
          <w:rFonts w:hint="eastAsia"/>
          <w:lang w:val="en-US" w:eastAsia="zh-CN"/>
        </w:rPr>
        <w:t>（4）</w:t>
      </w:r>
      <w:r>
        <w:rPr>
          <w:rFonts w:hint="default"/>
          <w:lang w:val="en-US" w:eastAsia="zh-Hans"/>
        </w:rPr>
        <w:t>电票平台开具汽油销售发票58吨，此时电票平台汽油可用库存变为2吨；</w:t>
      </w:r>
    </w:p>
    <w:p w14:paraId="7A8A79FC">
      <w:pPr>
        <w:pStyle w:val="5"/>
        <w:bidi w:val="0"/>
        <w:rPr>
          <w:rFonts w:hint="default"/>
          <w:lang w:val="en-US" w:eastAsia="zh-Hans"/>
        </w:rPr>
      </w:pPr>
      <w:r>
        <w:rPr>
          <w:rFonts w:hint="eastAsia"/>
          <w:lang w:val="en-US" w:eastAsia="zh-CN"/>
        </w:rPr>
        <w:t>（5）</w:t>
      </w:r>
      <w:r>
        <w:rPr>
          <w:rFonts w:hint="default"/>
          <w:lang w:val="en-US" w:eastAsia="zh-Hans"/>
        </w:rPr>
        <w:t>原勾选的10吨进项票此时被认定为异常发票，需要对电票平台汽油的可用库存进行锁定，发现可用库存（2吨）不足10吨，此时会锁定乐企平台汽油油品的离线库存；</w:t>
      </w:r>
    </w:p>
    <w:p w14:paraId="1F177690">
      <w:pPr>
        <w:pStyle w:val="5"/>
        <w:bidi w:val="0"/>
        <w:rPr>
          <w:rFonts w:hint="default"/>
          <w:lang w:val="en-US" w:eastAsia="zh-Hans"/>
        </w:rPr>
      </w:pPr>
      <w:r>
        <w:rPr>
          <w:rFonts w:hint="eastAsia"/>
          <w:lang w:val="en-US" w:eastAsia="zh-CN"/>
        </w:rPr>
        <w:t>（6）</w:t>
      </w:r>
      <w:r>
        <w:rPr>
          <w:rFonts w:hint="default"/>
          <w:lang w:val="en-US" w:eastAsia="zh-Hans"/>
        </w:rPr>
        <w:t>离线库存锁定时通过乐企开具的汽油销售发票上传时将会被阻断，上传失败；</w:t>
      </w:r>
    </w:p>
    <w:p w14:paraId="7690E214">
      <w:pPr>
        <w:pStyle w:val="5"/>
        <w:bidi w:val="0"/>
        <w:rPr>
          <w:rFonts w:hint="default"/>
          <w:lang w:val="en-US" w:eastAsia="zh-Hans"/>
        </w:rPr>
      </w:pPr>
      <w:r>
        <w:rPr>
          <w:rFonts w:hint="eastAsia"/>
          <w:lang w:val="en-US" w:eastAsia="zh-CN"/>
        </w:rPr>
        <w:t>（7）</w:t>
      </w:r>
      <w:r>
        <w:rPr>
          <w:rFonts w:hint="default"/>
          <w:lang w:val="en-US" w:eastAsia="zh-Hans"/>
        </w:rPr>
        <w:t>此时可以通过乐企退回汽油离线库存8吨（也可以大于8吨），电票平台判断当前可以解除离线库存锁定时，将通知乐企服务解除锁定；</w:t>
      </w:r>
    </w:p>
    <w:p w14:paraId="3E3F0F4A">
      <w:pPr>
        <w:pStyle w:val="5"/>
        <w:bidi w:val="0"/>
        <w:rPr>
          <w:rFonts w:hint="default"/>
          <w:lang w:val="en-US" w:eastAsia="zh-Hans"/>
        </w:rPr>
      </w:pPr>
      <w:r>
        <w:rPr>
          <w:rFonts w:hint="eastAsia"/>
          <w:lang w:val="en-US" w:eastAsia="zh-CN"/>
        </w:rPr>
        <w:t>（8）</w:t>
      </w:r>
      <w:r>
        <w:rPr>
          <w:rFonts w:hint="default"/>
          <w:lang w:val="en-US" w:eastAsia="zh-Hans"/>
        </w:rPr>
        <w:t>此时成品油经销企业可以使用乐企能力正常上传成品油（汽油）销售发票。</w:t>
      </w:r>
    </w:p>
    <w:p w14:paraId="6E32D7BF">
      <w:pPr>
        <w:pStyle w:val="5"/>
        <w:bidi w:val="0"/>
        <w:rPr>
          <w:rFonts w:hint="default"/>
        </w:rPr>
      </w:pPr>
      <w:r>
        <w:rPr>
          <w:rFonts w:hint="default"/>
        </w:rPr>
        <w:t>成品油库存管理包括下载成品油库存和退回成品油库存2个功能。</w:t>
      </w:r>
    </w:p>
    <w:p w14:paraId="75224028">
      <w:pPr>
        <w:pStyle w:val="8"/>
        <w:bidi w:val="0"/>
        <w:rPr>
          <w:rFonts w:hint="default"/>
        </w:rPr>
      </w:pPr>
      <w:r>
        <w:rPr>
          <w:rFonts w:hint="default"/>
        </w:rPr>
        <w:t>1.2.9.1下载成品油库存</w:t>
      </w:r>
    </w:p>
    <w:p w14:paraId="6CE9ACE1">
      <w:pPr>
        <w:pStyle w:val="5"/>
        <w:bidi w:val="0"/>
        <w:rPr>
          <w:rFonts w:hint="default"/>
        </w:rPr>
      </w:pPr>
      <w:r>
        <w:rPr>
          <w:rFonts w:hint="default"/>
        </w:rPr>
        <w:t>当成品油经销企业本地的已下载未使用的成品油库存数量小于需要开具的成品油发票的库存数量时，可通过此功能下载成品油库存。企业下载成品油时，通过调税局接口查询可下载成品油库存，所下载成品油库存数量必须小于等于可下载成品油库存数量。</w:t>
      </w:r>
    </w:p>
    <w:p w14:paraId="6DECC358">
      <w:pPr>
        <w:pStyle w:val="5"/>
        <w:bidi w:val="0"/>
        <w:rPr>
          <w:rFonts w:hint="default"/>
        </w:rPr>
      </w:pPr>
      <w:r>
        <w:rPr>
          <w:rFonts w:hint="default"/>
        </w:rPr>
        <w:t>建议根据企业自身开票情况，对本地已下载未使用的成品油库存设置阈值，当已下载未使用的成品油库存小于设置的阈值时，自动触发下载成品油库存操作。</w:t>
      </w:r>
    </w:p>
    <w:p w14:paraId="4BEE31BA">
      <w:pPr>
        <w:pStyle w:val="5"/>
        <w:bidi w:val="0"/>
        <w:rPr>
          <w:rFonts w:hint="default"/>
          <w:lang w:eastAsia="zh-Hans"/>
        </w:rPr>
      </w:pPr>
      <w:r>
        <w:rPr>
          <w:rFonts w:hint="default"/>
          <w:lang w:val="en-US" w:eastAsia="zh-Hans"/>
        </w:rPr>
        <w:t>成品油库存下载单次仅支持一个成品油商品编码</w:t>
      </w:r>
      <w:r>
        <w:rPr>
          <w:rFonts w:hint="default"/>
          <w:lang w:eastAsia="zh-Hans"/>
        </w:rPr>
        <w:t>。</w:t>
      </w:r>
    </w:p>
    <w:p w14:paraId="15B319A1">
      <w:pPr>
        <w:pStyle w:val="26"/>
        <w:bidi w:val="0"/>
        <w:rPr>
          <w:rFonts w:hint="default"/>
        </w:rPr>
      </w:pPr>
      <w:r>
        <w:rPr>
          <w:rFonts w:hint="default"/>
        </w:rPr>
        <w:drawing>
          <wp:inline distT="0" distB="0" distL="114300" distR="114300">
            <wp:extent cx="4203700" cy="5422900"/>
            <wp:effectExtent l="0" t="0" r="0" b="0"/>
            <wp:docPr id="12" name="图片 230" descr="下载成品油库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30" descr="下载成品油库存"/>
                    <pic:cNvPicPr>
                      <a:picLocks noChangeAspect="1"/>
                    </pic:cNvPicPr>
                  </pic:nvPicPr>
                  <pic:blipFill>
                    <a:blip r:embed="rId15"/>
                    <a:stretch>
                      <a:fillRect/>
                    </a:stretch>
                  </pic:blipFill>
                  <pic:spPr>
                    <a:xfrm>
                      <a:off x="0" y="0"/>
                      <a:ext cx="4203700" cy="5422900"/>
                    </a:xfrm>
                    <a:prstGeom prst="rect">
                      <a:avLst/>
                    </a:prstGeom>
                    <a:noFill/>
                    <a:ln>
                      <a:noFill/>
                    </a:ln>
                  </pic:spPr>
                </pic:pic>
              </a:graphicData>
            </a:graphic>
          </wp:inline>
        </w:drawing>
      </w:r>
    </w:p>
    <w:p w14:paraId="55B619A5">
      <w:pPr>
        <w:pStyle w:val="9"/>
        <w:bidi w:val="0"/>
        <w:rPr>
          <w:rFonts w:hint="default"/>
        </w:rPr>
      </w:pPr>
      <w:r>
        <w:rPr>
          <w:rFonts w:hint="default"/>
        </w:rPr>
        <w:t>1.2.9.1.1判断逻辑</w:t>
      </w:r>
    </w:p>
    <w:p w14:paraId="29FD020C">
      <w:pPr>
        <w:pStyle w:val="5"/>
        <w:bidi w:val="0"/>
        <w:rPr>
          <w:rFonts w:hint="default"/>
        </w:rPr>
      </w:pPr>
      <w:r>
        <w:rPr>
          <w:rFonts w:hint="default"/>
        </w:rPr>
        <w:t>调用《查询成品油库存》接口规范获取企业当前成品油库存信息，当接口调用时发生以下任意情形，</w:t>
      </w:r>
      <w:r>
        <w:rPr>
          <w:rFonts w:hint="default"/>
          <w:lang w:val="en-US" w:eastAsia="zh-CN"/>
        </w:rPr>
        <w:t>调用失败</w:t>
      </w:r>
      <w:r>
        <w:rPr>
          <w:rFonts w:hint="default"/>
        </w:rPr>
        <w:t>。</w:t>
      </w:r>
    </w:p>
    <w:p w14:paraId="2048CD71">
      <w:pPr>
        <w:pStyle w:val="5"/>
        <w:bidi w:val="0"/>
      </w:pPr>
      <w:r>
        <w:rPr>
          <w:rFonts w:hint="eastAsia"/>
        </w:rPr>
        <w:t>●</w:t>
      </w:r>
      <w:r>
        <w:rPr>
          <w:rFonts w:hint="default"/>
          <w:lang w:val="en-US"/>
        </w:rPr>
        <w:t xml:space="preserve"> </w:t>
      </w:r>
      <w:r>
        <w:t>网络通信异常。</w:t>
      </w:r>
    </w:p>
    <w:p w14:paraId="5C766D41">
      <w:pPr>
        <w:pStyle w:val="5"/>
        <w:bidi w:val="0"/>
      </w:pPr>
      <w:r>
        <w:rPr>
          <w:rFonts w:hint="eastAsia"/>
        </w:rPr>
        <w:t>●</w:t>
      </w:r>
      <w:r>
        <w:rPr>
          <w:rFonts w:hint="default"/>
          <w:lang w:val="en-US"/>
        </w:rPr>
        <w:t xml:space="preserve"> </w:t>
      </w:r>
      <w:r>
        <w:t>返回报文存在error节点。</w:t>
      </w:r>
    </w:p>
    <w:p w14:paraId="6032DD43">
      <w:pPr>
        <w:pStyle w:val="5"/>
        <w:bidi w:val="0"/>
      </w:pPr>
      <w:r>
        <w:rPr>
          <w:rFonts w:hint="eastAsia"/>
        </w:rPr>
        <w:t>●</w:t>
      </w:r>
      <w:r>
        <w:rPr>
          <w:rFonts w:hint="default"/>
          <w:lang w:val="en-US"/>
        </w:rPr>
        <w:t xml:space="preserve"> </w:t>
      </w:r>
      <w:r>
        <w:t>“返回码”不为“00”。</w:t>
      </w:r>
    </w:p>
    <w:p w14:paraId="628572D5">
      <w:pPr>
        <w:pStyle w:val="5"/>
        <w:bidi w:val="0"/>
        <w:rPr>
          <w:rFonts w:hint="default"/>
        </w:rPr>
      </w:pPr>
      <w:r>
        <w:rPr>
          <w:rFonts w:hint="default"/>
        </w:rPr>
        <w:t>调用《</w:t>
      </w:r>
      <w:r>
        <w:rPr>
          <w:rFonts w:hint="default"/>
          <w:lang w:eastAsia="zh-CN"/>
        </w:rPr>
        <w:t>下载或退回成品油库存</w:t>
      </w:r>
      <w:r>
        <w:rPr>
          <w:rFonts w:hint="default"/>
        </w:rPr>
        <w:t>》接口规范下载成品油库存，当接口调用时发生以下任意情形，</w:t>
      </w:r>
      <w:r>
        <w:rPr>
          <w:rFonts w:hint="default"/>
          <w:lang w:val="en-US" w:eastAsia="zh-CN"/>
        </w:rPr>
        <w:t>调用失败</w:t>
      </w:r>
      <w:r>
        <w:rPr>
          <w:rFonts w:hint="default"/>
        </w:rPr>
        <w:t>。</w:t>
      </w:r>
    </w:p>
    <w:p w14:paraId="2FE8EBB2">
      <w:pPr>
        <w:pStyle w:val="5"/>
        <w:bidi w:val="0"/>
      </w:pPr>
      <w:r>
        <w:rPr>
          <w:rFonts w:hint="eastAsia"/>
        </w:rPr>
        <w:t>●</w:t>
      </w:r>
      <w:r>
        <w:rPr>
          <w:rFonts w:hint="default"/>
          <w:lang w:val="en-US"/>
        </w:rPr>
        <w:t xml:space="preserve"> </w:t>
      </w:r>
      <w:r>
        <w:t>网络通信异常。</w:t>
      </w:r>
    </w:p>
    <w:p w14:paraId="0BA26B1C">
      <w:pPr>
        <w:pStyle w:val="5"/>
        <w:bidi w:val="0"/>
      </w:pPr>
      <w:r>
        <w:rPr>
          <w:rFonts w:hint="eastAsia"/>
        </w:rPr>
        <w:t>●</w:t>
      </w:r>
      <w:r>
        <w:rPr>
          <w:rFonts w:hint="default"/>
          <w:lang w:val="en-US"/>
        </w:rPr>
        <w:t xml:space="preserve"> </w:t>
      </w:r>
      <w:r>
        <w:t>返回报文存在error节点。</w:t>
      </w:r>
    </w:p>
    <w:p w14:paraId="21DEEC3A">
      <w:pPr>
        <w:pStyle w:val="5"/>
        <w:bidi w:val="0"/>
      </w:pPr>
      <w:r>
        <w:rPr>
          <w:rFonts w:hint="eastAsia"/>
        </w:rPr>
        <w:t>●</w:t>
      </w:r>
      <w:r>
        <w:rPr>
          <w:rFonts w:hint="default"/>
          <w:lang w:val="en-US"/>
        </w:rPr>
        <w:t xml:space="preserve"> </w:t>
      </w:r>
      <w:r>
        <w:t>“返回码”不为“00”。</w:t>
      </w:r>
    </w:p>
    <w:p w14:paraId="2A79AB5B">
      <w:pPr>
        <w:pStyle w:val="5"/>
        <w:bidi w:val="0"/>
        <w:rPr>
          <w:rFonts w:hint="default"/>
        </w:rPr>
      </w:pPr>
      <w:r>
        <w:rPr>
          <w:rFonts w:hint="eastAsia"/>
        </w:rPr>
        <w:t>●</w:t>
      </w:r>
      <w:r>
        <w:rPr>
          <w:rFonts w:hint="default"/>
          <w:lang w:val="en-US"/>
        </w:rPr>
        <w:t xml:space="preserve"> </w:t>
      </w:r>
      <w:r>
        <w:rPr>
          <w:rFonts w:hint="default"/>
        </w:rPr>
        <w:t>下载成品油库存大于可下载剩余成品油库存。</w:t>
      </w:r>
    </w:p>
    <w:p w14:paraId="06D5E704">
      <w:pPr>
        <w:pStyle w:val="8"/>
        <w:bidi w:val="0"/>
        <w:rPr>
          <w:rFonts w:hint="default"/>
        </w:rPr>
      </w:pPr>
      <w:r>
        <w:rPr>
          <w:rFonts w:hint="default"/>
        </w:rPr>
        <w:t>1.2.9.2退回成品油库存</w:t>
      </w:r>
    </w:p>
    <w:p w14:paraId="24615BFC">
      <w:pPr>
        <w:pStyle w:val="5"/>
        <w:bidi w:val="0"/>
        <w:rPr>
          <w:rFonts w:hint="default"/>
        </w:rPr>
      </w:pPr>
      <w:r>
        <w:rPr>
          <w:rFonts w:hint="default"/>
        </w:rPr>
        <w:t>当成品油经销企业需要退回成品油库存时，企业可通过此接口把下载到本地的成品油库存退回至税务局端。退回成品油库存数量必须小于等于已下载未使用成品油库存数量。</w:t>
      </w:r>
    </w:p>
    <w:p w14:paraId="1C7DFB16">
      <w:pPr>
        <w:pStyle w:val="26"/>
        <w:bidi w:val="0"/>
        <w:rPr>
          <w:rFonts w:hint="default"/>
        </w:rPr>
      </w:pPr>
      <w:r>
        <w:rPr>
          <w:rFonts w:hint="default"/>
        </w:rPr>
        <w:drawing>
          <wp:inline distT="0" distB="0" distL="114300" distR="114300">
            <wp:extent cx="4203700" cy="5422900"/>
            <wp:effectExtent l="0" t="0" r="0" b="0"/>
            <wp:docPr id="13" name="图片 231" descr="退回成品油库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1" descr="退回成品油库存"/>
                    <pic:cNvPicPr>
                      <a:picLocks noChangeAspect="1"/>
                    </pic:cNvPicPr>
                  </pic:nvPicPr>
                  <pic:blipFill>
                    <a:blip r:embed="rId16"/>
                    <a:stretch>
                      <a:fillRect/>
                    </a:stretch>
                  </pic:blipFill>
                  <pic:spPr>
                    <a:xfrm>
                      <a:off x="0" y="0"/>
                      <a:ext cx="4203700" cy="5422900"/>
                    </a:xfrm>
                    <a:prstGeom prst="rect">
                      <a:avLst/>
                    </a:prstGeom>
                    <a:noFill/>
                    <a:ln>
                      <a:noFill/>
                    </a:ln>
                  </pic:spPr>
                </pic:pic>
              </a:graphicData>
            </a:graphic>
          </wp:inline>
        </w:drawing>
      </w:r>
    </w:p>
    <w:p w14:paraId="3312A73F">
      <w:pPr>
        <w:pStyle w:val="9"/>
        <w:bidi w:val="0"/>
        <w:rPr>
          <w:rFonts w:hint="default"/>
        </w:rPr>
      </w:pPr>
      <w:r>
        <w:rPr>
          <w:rFonts w:hint="default"/>
        </w:rPr>
        <w:t>1.2.9.2.1判断逻辑</w:t>
      </w:r>
    </w:p>
    <w:p w14:paraId="385F29BA">
      <w:pPr>
        <w:pStyle w:val="5"/>
        <w:bidi w:val="0"/>
        <w:rPr>
          <w:rFonts w:hint="default"/>
        </w:rPr>
      </w:pPr>
      <w:r>
        <w:rPr>
          <w:rFonts w:hint="default"/>
        </w:rPr>
        <w:t>调用《</w:t>
      </w:r>
      <w:r>
        <w:rPr>
          <w:rFonts w:hint="default"/>
          <w:lang w:eastAsia="zh-CN"/>
        </w:rPr>
        <w:t>下载或退回成品油库存</w:t>
      </w:r>
      <w:r>
        <w:rPr>
          <w:rFonts w:hint="default"/>
        </w:rPr>
        <w:t>》接口规范退回成品油库存，当接口调用时发生以下任意情形，</w:t>
      </w:r>
      <w:r>
        <w:rPr>
          <w:rFonts w:hint="default"/>
          <w:lang w:val="en-US" w:eastAsia="zh-CN"/>
        </w:rPr>
        <w:t>调用失败</w:t>
      </w:r>
      <w:r>
        <w:rPr>
          <w:rFonts w:hint="default"/>
        </w:rPr>
        <w:t>。</w:t>
      </w:r>
    </w:p>
    <w:p w14:paraId="738E50C0">
      <w:pPr>
        <w:pStyle w:val="5"/>
        <w:bidi w:val="0"/>
      </w:pPr>
      <w:bookmarkStart w:id="49" w:name="OLE_LINK5"/>
      <w:r>
        <w:rPr>
          <w:rFonts w:hint="eastAsia"/>
        </w:rPr>
        <w:t>●</w:t>
      </w:r>
      <w:r>
        <w:rPr>
          <w:rFonts w:hint="default"/>
          <w:lang w:val="en-US"/>
        </w:rPr>
        <w:t xml:space="preserve"> </w:t>
      </w:r>
      <w:r>
        <w:t>网络通信异常。</w:t>
      </w:r>
    </w:p>
    <w:p w14:paraId="58F56E49">
      <w:pPr>
        <w:pStyle w:val="5"/>
        <w:bidi w:val="0"/>
      </w:pPr>
      <w:r>
        <w:rPr>
          <w:rFonts w:hint="eastAsia"/>
        </w:rPr>
        <w:t>●</w:t>
      </w:r>
      <w:r>
        <w:rPr>
          <w:rFonts w:hint="default"/>
          <w:lang w:val="en-US"/>
        </w:rPr>
        <w:t xml:space="preserve"> </w:t>
      </w:r>
      <w:r>
        <w:t>返回报文存在error节点。</w:t>
      </w:r>
    </w:p>
    <w:p w14:paraId="58734164">
      <w:pPr>
        <w:pStyle w:val="5"/>
        <w:bidi w:val="0"/>
      </w:pPr>
      <w:r>
        <w:rPr>
          <w:rFonts w:hint="eastAsia"/>
        </w:rPr>
        <w:t>●</w:t>
      </w:r>
      <w:r>
        <w:rPr>
          <w:rFonts w:hint="default"/>
          <w:lang w:val="en-US"/>
        </w:rPr>
        <w:t xml:space="preserve"> </w:t>
      </w:r>
      <w:r>
        <w:t>“返回码”不为“00”。</w:t>
      </w:r>
    </w:p>
    <w:bookmarkEnd w:id="49"/>
    <w:p w14:paraId="778AAA98">
      <w:pPr>
        <w:pStyle w:val="5"/>
        <w:bidi w:val="0"/>
        <w:rPr>
          <w:rFonts w:hint="default"/>
        </w:rPr>
      </w:pPr>
      <w:r>
        <w:rPr>
          <w:rFonts w:hint="eastAsia"/>
        </w:rPr>
        <w:t>●</w:t>
      </w:r>
      <w:r>
        <w:rPr>
          <w:rFonts w:hint="default"/>
          <w:lang w:val="en-US"/>
        </w:rPr>
        <w:t xml:space="preserve"> </w:t>
      </w:r>
      <w:r>
        <w:rPr>
          <w:rFonts w:hint="default"/>
        </w:rPr>
        <w:t>退回成品油库存大于已下载未使用成品油库存。</w:t>
      </w:r>
    </w:p>
    <w:p w14:paraId="5CBCF5D6">
      <w:pPr>
        <w:pStyle w:val="7"/>
        <w:bidi w:val="0"/>
        <w:rPr>
          <w:rFonts w:hint="default"/>
        </w:rPr>
      </w:pPr>
      <w:bookmarkStart w:id="50" w:name="_Toc11948"/>
      <w:r>
        <w:rPr>
          <w:rFonts w:hint="default"/>
        </w:rPr>
        <w:t>1.2.10成品油单位转换</w:t>
      </w:r>
      <w:bookmarkEnd w:id="50"/>
    </w:p>
    <w:p w14:paraId="7AE53282">
      <w:pPr>
        <w:pStyle w:val="5"/>
        <w:bidi w:val="0"/>
        <w:rPr>
          <w:rFonts w:hint="default"/>
        </w:rPr>
      </w:pPr>
      <w:r>
        <w:rPr>
          <w:rFonts w:hint="default"/>
          <w:lang w:val="en-US" w:eastAsia="zh-Hans"/>
        </w:rPr>
        <w:t>成品油企业在开具成品油发票时</w:t>
      </w:r>
      <w:r>
        <w:rPr>
          <w:rFonts w:hint="default"/>
          <w:lang w:eastAsia="zh-Hans"/>
        </w:rPr>
        <w:t>，</w:t>
      </w:r>
      <w:r>
        <w:rPr>
          <w:rFonts w:hint="default"/>
          <w:lang w:val="en-US" w:eastAsia="zh-Hans"/>
        </w:rPr>
        <w:t>根据成品油单位转换公式进行吨</w:t>
      </w:r>
      <w:r>
        <w:rPr>
          <w:rFonts w:hint="default"/>
          <w:lang w:eastAsia="zh-Hans"/>
        </w:rPr>
        <w:t>/</w:t>
      </w:r>
      <w:r>
        <w:rPr>
          <w:rFonts w:hint="default"/>
          <w:lang w:val="en-US" w:eastAsia="zh-Hans"/>
        </w:rPr>
        <w:t>升的单位转换</w:t>
      </w:r>
      <w:r>
        <w:rPr>
          <w:rFonts w:hint="default"/>
        </w:rPr>
        <w:t>。</w:t>
      </w:r>
    </w:p>
    <w:tbl>
      <w:tblPr>
        <w:tblStyle w:val="1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5"/>
        <w:gridCol w:w="2990"/>
        <w:gridCol w:w="1401"/>
        <w:gridCol w:w="1273"/>
      </w:tblGrid>
      <w:tr w14:paraId="4990B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trPr>
        <w:tc>
          <w:tcPr>
            <w:tcW w:w="1675"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32751932">
            <w:pPr>
              <w:pStyle w:val="25"/>
              <w:bidi w:val="0"/>
              <w:rPr>
                <w:rFonts w:hint="default"/>
                <w:lang w:val="en-US" w:eastAsia="zh-Hans"/>
              </w:rPr>
            </w:pPr>
            <w:r>
              <w:rPr>
                <w:rFonts w:hint="default"/>
                <w:lang w:val="en-US" w:eastAsia="zh-Hans"/>
              </w:rPr>
              <w:t>商品编码</w:t>
            </w:r>
          </w:p>
        </w:tc>
        <w:tc>
          <w:tcPr>
            <w:tcW w:w="1754"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75505CF7">
            <w:pPr>
              <w:pStyle w:val="25"/>
              <w:bidi w:val="0"/>
              <w:rPr>
                <w:rFonts w:hint="default"/>
                <w:lang w:val="en-US" w:eastAsia="zh-Hans"/>
              </w:rPr>
            </w:pPr>
            <w:r>
              <w:rPr>
                <w:rFonts w:hint="default"/>
                <w:lang w:val="en-US" w:eastAsia="zh-Hans"/>
              </w:rPr>
              <w:t>商品和服务名称</w:t>
            </w:r>
          </w:p>
        </w:tc>
        <w:tc>
          <w:tcPr>
            <w:tcW w:w="822"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E3373E2">
            <w:pPr>
              <w:pStyle w:val="25"/>
              <w:bidi w:val="0"/>
              <w:rPr>
                <w:rFonts w:hint="default"/>
                <w:lang w:val="en-US" w:eastAsia="zh-Hans"/>
              </w:rPr>
            </w:pPr>
            <w:r>
              <w:rPr>
                <w:rFonts w:hint="default"/>
                <w:lang w:val="en-US" w:eastAsia="zh-Hans"/>
              </w:rPr>
              <w:t>对应税目</w:t>
            </w:r>
          </w:p>
        </w:tc>
        <w:tc>
          <w:tcPr>
            <w:tcW w:w="747"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7B603D8">
            <w:pPr>
              <w:pStyle w:val="25"/>
              <w:bidi w:val="0"/>
              <w:rPr>
                <w:rFonts w:hint="default"/>
                <w:lang w:val="en-US" w:eastAsia="zh-Hans"/>
              </w:rPr>
            </w:pPr>
            <w:r>
              <w:rPr>
                <w:rFonts w:hint="default"/>
                <w:lang w:val="en-US" w:eastAsia="zh-Hans"/>
              </w:rPr>
              <w:t>升吨换算（升/吨）</w:t>
            </w:r>
          </w:p>
        </w:tc>
      </w:tr>
      <w:tr w14:paraId="274A8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4CC805B">
            <w:pPr>
              <w:pStyle w:val="26"/>
              <w:bidi w:val="0"/>
              <w:rPr>
                <w:rFonts w:hint="default"/>
                <w:lang w:val="en-US" w:eastAsia="zh-Hans"/>
              </w:rPr>
            </w:pPr>
            <w:r>
              <w:rPr>
                <w:rFonts w:hint="default"/>
                <w:lang w:val="en-US" w:eastAsia="zh-CN"/>
              </w:rPr>
              <w:t>1070101010100000000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27BCC78">
            <w:pPr>
              <w:pStyle w:val="26"/>
              <w:bidi w:val="0"/>
              <w:rPr>
                <w:rFonts w:hint="default"/>
                <w:lang w:val="en-US" w:eastAsia="zh-Hans"/>
              </w:rPr>
            </w:pPr>
            <w:r>
              <w:rPr>
                <w:rFonts w:hint="default"/>
                <w:lang w:val="en-US" w:eastAsia="zh-CN"/>
              </w:rPr>
              <w:t>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CA5D79">
            <w:pPr>
              <w:pStyle w:val="26"/>
              <w:bidi w:val="0"/>
              <w:rPr>
                <w:rFonts w:hint="default"/>
                <w:lang w:val="en-US" w:eastAsia="zh-Hans"/>
              </w:rPr>
            </w:pPr>
            <w:r>
              <w:rPr>
                <w:rFonts w:hint="default"/>
                <w:lang w:val="en-US" w:eastAsia="zh-CN"/>
              </w:rPr>
              <w:t>汽油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C04A89">
            <w:pPr>
              <w:pStyle w:val="26"/>
              <w:bidi w:val="0"/>
              <w:rPr>
                <w:rFonts w:hint="default"/>
                <w:lang w:val="en-US" w:eastAsia="zh-Hans"/>
              </w:rPr>
            </w:pPr>
            <w:r>
              <w:rPr>
                <w:rFonts w:hint="default"/>
                <w:lang w:val="en-US" w:eastAsia="zh-CN"/>
              </w:rPr>
              <w:t>1388</w:t>
            </w:r>
          </w:p>
        </w:tc>
      </w:tr>
      <w:tr w14:paraId="7D14D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303F152">
            <w:pPr>
              <w:pStyle w:val="26"/>
              <w:bidi w:val="0"/>
              <w:rPr>
                <w:rFonts w:hint="default"/>
                <w:lang w:val="en-US" w:eastAsia="zh-Hans"/>
              </w:rPr>
            </w:pPr>
            <w:r>
              <w:rPr>
                <w:rFonts w:hint="default"/>
                <w:lang w:val="en-US" w:eastAsia="zh-CN"/>
              </w:rPr>
              <w:t>1070101010200000000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E4269F">
            <w:pPr>
              <w:pStyle w:val="26"/>
              <w:bidi w:val="0"/>
              <w:rPr>
                <w:rFonts w:hint="default"/>
                <w:lang w:val="en-US" w:eastAsia="zh-Hans"/>
              </w:rPr>
            </w:pPr>
            <w:r>
              <w:rPr>
                <w:rFonts w:hint="default"/>
                <w:lang w:val="en-US" w:eastAsia="zh-CN"/>
              </w:rPr>
              <w:t>甲醇汽油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D94E68F">
            <w:pPr>
              <w:pStyle w:val="26"/>
              <w:bidi w:val="0"/>
              <w:rPr>
                <w:rFonts w:hint="default"/>
                <w:lang w:val="en-US" w:eastAsia="zh-Hans"/>
              </w:rPr>
            </w:pPr>
            <w:r>
              <w:rPr>
                <w:rFonts w:hint="default"/>
                <w:lang w:val="en-US" w:eastAsia="zh-CN"/>
              </w:rPr>
              <w:t>汽油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FF1D48">
            <w:pPr>
              <w:pStyle w:val="26"/>
              <w:bidi w:val="0"/>
              <w:rPr>
                <w:rFonts w:hint="default"/>
                <w:lang w:val="en-US" w:eastAsia="zh-Hans"/>
              </w:rPr>
            </w:pPr>
            <w:r>
              <w:rPr>
                <w:rFonts w:hint="default"/>
                <w:lang w:val="en-US" w:eastAsia="zh-CN"/>
              </w:rPr>
              <w:t>1388</w:t>
            </w:r>
          </w:p>
        </w:tc>
      </w:tr>
      <w:tr w14:paraId="392FB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DAB4CF0">
            <w:pPr>
              <w:pStyle w:val="26"/>
              <w:bidi w:val="0"/>
              <w:rPr>
                <w:rFonts w:hint="default"/>
                <w:lang w:val="en-US" w:eastAsia="zh-Hans"/>
              </w:rPr>
            </w:pPr>
            <w:r>
              <w:rPr>
                <w:rFonts w:hint="default"/>
                <w:lang w:val="en-US" w:eastAsia="zh-CN"/>
              </w:rPr>
              <w:t>1070101010300000000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6A2DD">
            <w:pPr>
              <w:pStyle w:val="26"/>
              <w:bidi w:val="0"/>
              <w:rPr>
                <w:rFonts w:hint="default"/>
                <w:lang w:val="en-US" w:eastAsia="zh-Hans"/>
              </w:rPr>
            </w:pPr>
            <w:r>
              <w:rPr>
                <w:rFonts w:hint="default"/>
                <w:lang w:val="en-US" w:eastAsia="zh-CN"/>
              </w:rPr>
              <w:t>乙醇汽油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8DFC00">
            <w:pPr>
              <w:pStyle w:val="26"/>
              <w:bidi w:val="0"/>
              <w:rPr>
                <w:rFonts w:hint="default"/>
                <w:lang w:val="en-US" w:eastAsia="zh-Hans"/>
              </w:rPr>
            </w:pPr>
            <w:r>
              <w:rPr>
                <w:rFonts w:hint="default"/>
                <w:lang w:val="en-US" w:eastAsia="zh-CN"/>
              </w:rPr>
              <w:t>汽油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302D14">
            <w:pPr>
              <w:pStyle w:val="26"/>
              <w:bidi w:val="0"/>
              <w:rPr>
                <w:rFonts w:hint="default"/>
                <w:lang w:val="en-US" w:eastAsia="zh-Hans"/>
              </w:rPr>
            </w:pPr>
            <w:r>
              <w:rPr>
                <w:rFonts w:hint="default"/>
                <w:lang w:val="en-US" w:eastAsia="zh-CN"/>
              </w:rPr>
              <w:t>1388</w:t>
            </w:r>
          </w:p>
        </w:tc>
      </w:tr>
      <w:tr w14:paraId="6004C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E5E18E6">
            <w:pPr>
              <w:pStyle w:val="26"/>
              <w:bidi w:val="0"/>
              <w:rPr>
                <w:rFonts w:hint="default"/>
                <w:lang w:val="en-US" w:eastAsia="zh-Hans"/>
              </w:rPr>
            </w:pPr>
            <w:r>
              <w:rPr>
                <w:rFonts w:hint="default"/>
                <w:lang w:val="en-US" w:eastAsia="zh-CN"/>
              </w:rPr>
              <w:t>1070101010400000000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87483CB">
            <w:pPr>
              <w:pStyle w:val="26"/>
              <w:bidi w:val="0"/>
              <w:rPr>
                <w:rFonts w:hint="default"/>
                <w:lang w:val="en-US" w:eastAsia="zh-Hans"/>
              </w:rPr>
            </w:pPr>
            <w:r>
              <w:rPr>
                <w:rFonts w:hint="default"/>
                <w:lang w:val="en-US" w:eastAsia="zh-CN"/>
              </w:rPr>
              <w:t>汽油（废矿物油）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6E7C744">
            <w:pPr>
              <w:pStyle w:val="26"/>
              <w:bidi w:val="0"/>
              <w:rPr>
                <w:rFonts w:hint="default"/>
                <w:lang w:val="en-US" w:eastAsia="zh-Hans"/>
              </w:rPr>
            </w:pPr>
            <w:r>
              <w:rPr>
                <w:rFonts w:hint="default"/>
                <w:lang w:val="en-US" w:eastAsia="zh-CN"/>
              </w:rPr>
              <w:t>废矿物油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71ECEC9">
            <w:pPr>
              <w:pStyle w:val="26"/>
              <w:bidi w:val="0"/>
              <w:rPr>
                <w:rFonts w:hint="default"/>
                <w:lang w:val="en-US" w:eastAsia="zh-Hans"/>
              </w:rPr>
            </w:pPr>
            <w:r>
              <w:rPr>
                <w:rFonts w:hint="default"/>
                <w:lang w:val="en-US" w:eastAsia="zh-CN"/>
              </w:rPr>
              <w:t>1388</w:t>
            </w:r>
          </w:p>
        </w:tc>
      </w:tr>
      <w:tr w14:paraId="48EC3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453EB38">
            <w:pPr>
              <w:pStyle w:val="26"/>
              <w:bidi w:val="0"/>
              <w:rPr>
                <w:rFonts w:hint="default"/>
                <w:lang w:val="en-US" w:eastAsia="zh-Hans"/>
              </w:rPr>
            </w:pPr>
            <w:r>
              <w:rPr>
                <w:rFonts w:hint="default"/>
                <w:lang w:val="en-US" w:eastAsia="zh-CN"/>
              </w:rPr>
              <w:t>1070101010500000000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4271A4D">
            <w:pPr>
              <w:pStyle w:val="26"/>
              <w:bidi w:val="0"/>
              <w:rPr>
                <w:rFonts w:hint="default"/>
                <w:lang w:val="en-US" w:eastAsia="zh-Hans"/>
              </w:rPr>
            </w:pPr>
            <w:r>
              <w:rPr>
                <w:rFonts w:hint="default"/>
                <w:lang w:val="en-US" w:eastAsia="zh-CN"/>
              </w:rPr>
              <w:t>车用乙醇汽油调和组分油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A6A127">
            <w:pPr>
              <w:pStyle w:val="26"/>
              <w:bidi w:val="0"/>
              <w:rPr>
                <w:rFonts w:hint="default"/>
                <w:lang w:val="en-US" w:eastAsia="zh-Hans"/>
              </w:rPr>
            </w:pPr>
            <w:r>
              <w:rPr>
                <w:rFonts w:hint="default"/>
                <w:lang w:val="en-US" w:eastAsia="zh-CN"/>
              </w:rPr>
              <w:t>汽油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42E6FC">
            <w:pPr>
              <w:pStyle w:val="26"/>
              <w:bidi w:val="0"/>
              <w:rPr>
                <w:rFonts w:hint="default"/>
                <w:lang w:val="en-US" w:eastAsia="zh-Hans"/>
              </w:rPr>
            </w:pPr>
            <w:r>
              <w:rPr>
                <w:rFonts w:hint="default"/>
                <w:lang w:val="en-US" w:eastAsia="zh-CN"/>
              </w:rPr>
              <w:t>1388</w:t>
            </w:r>
          </w:p>
        </w:tc>
      </w:tr>
      <w:tr w14:paraId="56B5A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235B56">
            <w:pPr>
              <w:pStyle w:val="26"/>
              <w:bidi w:val="0"/>
              <w:rPr>
                <w:rFonts w:hint="default"/>
                <w:lang w:val="en-US" w:eastAsia="zh-Hans"/>
              </w:rPr>
            </w:pPr>
            <w:r>
              <w:rPr>
                <w:rFonts w:hint="default"/>
                <w:lang w:val="en-US" w:eastAsia="zh-CN"/>
              </w:rPr>
              <w:t>1070101020100000000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AFC1EDD">
            <w:pPr>
              <w:pStyle w:val="26"/>
              <w:bidi w:val="0"/>
              <w:rPr>
                <w:rFonts w:hint="default"/>
                <w:lang w:val="en-US" w:eastAsia="zh-Hans"/>
              </w:rPr>
            </w:pPr>
            <w:r>
              <w:rPr>
                <w:rFonts w:hint="default"/>
                <w:lang w:val="en-US" w:eastAsia="zh-CN"/>
              </w:rPr>
              <w:t>航空煤油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9A82E9">
            <w:pPr>
              <w:pStyle w:val="26"/>
              <w:bidi w:val="0"/>
              <w:rPr>
                <w:rFonts w:hint="default"/>
                <w:lang w:val="en-US" w:eastAsia="zh-Hans"/>
              </w:rPr>
            </w:pPr>
            <w:r>
              <w:rPr>
                <w:rFonts w:hint="default"/>
                <w:lang w:val="en-US" w:eastAsia="zh-CN"/>
              </w:rPr>
              <w:t>航空煤油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D03C962">
            <w:pPr>
              <w:pStyle w:val="26"/>
              <w:bidi w:val="0"/>
              <w:rPr>
                <w:rFonts w:hint="default"/>
                <w:lang w:val="en-US" w:eastAsia="zh-Hans"/>
              </w:rPr>
            </w:pPr>
            <w:r>
              <w:rPr>
                <w:rFonts w:hint="default"/>
                <w:lang w:val="en-US" w:eastAsia="zh-CN"/>
              </w:rPr>
              <w:t>1246</w:t>
            </w:r>
          </w:p>
        </w:tc>
      </w:tr>
      <w:tr w14:paraId="1204D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091E144">
            <w:pPr>
              <w:pStyle w:val="26"/>
              <w:bidi w:val="0"/>
              <w:rPr>
                <w:rFonts w:hint="default"/>
                <w:lang w:val="en-US" w:eastAsia="zh-Hans"/>
              </w:rPr>
            </w:pPr>
            <w:r>
              <w:rPr>
                <w:rFonts w:hint="default"/>
                <w:lang w:val="en-US" w:eastAsia="zh-CN"/>
              </w:rPr>
              <w:t>1070101020200000000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7EF352">
            <w:pPr>
              <w:pStyle w:val="26"/>
              <w:bidi w:val="0"/>
              <w:rPr>
                <w:rFonts w:hint="default"/>
                <w:lang w:val="en-US" w:eastAsia="zh-Hans"/>
              </w:rPr>
            </w:pPr>
            <w:r>
              <w:rPr>
                <w:rFonts w:hint="default"/>
                <w:lang w:val="en-US" w:eastAsia="zh-CN"/>
              </w:rPr>
              <w:t>其他煤油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E3B9CB">
            <w:pPr>
              <w:pStyle w:val="26"/>
              <w:bidi w:val="0"/>
              <w:rPr>
                <w:rFonts w:hint="default"/>
                <w:lang w:val="en-US" w:eastAsia="zh-Hans"/>
              </w:rPr>
            </w:pPr>
            <w:r>
              <w:rPr>
                <w:rFonts w:hint="default"/>
                <w:lang w:val="en-US" w:eastAsia="zh-CN"/>
              </w:rPr>
              <w:t>柴油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EC2B3C">
            <w:pPr>
              <w:pStyle w:val="26"/>
              <w:bidi w:val="0"/>
              <w:rPr>
                <w:rFonts w:hint="default"/>
                <w:lang w:val="en-US" w:eastAsia="zh-Hans"/>
              </w:rPr>
            </w:pPr>
            <w:r>
              <w:rPr>
                <w:rFonts w:hint="default"/>
                <w:lang w:val="en-US" w:eastAsia="zh-CN"/>
              </w:rPr>
              <w:t>1176</w:t>
            </w:r>
          </w:p>
        </w:tc>
      </w:tr>
      <w:tr w14:paraId="37292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5405DA">
            <w:pPr>
              <w:pStyle w:val="26"/>
              <w:bidi w:val="0"/>
              <w:rPr>
                <w:rFonts w:hint="default"/>
                <w:lang w:val="en-US" w:eastAsia="zh-Hans"/>
              </w:rPr>
            </w:pPr>
            <w:r>
              <w:rPr>
                <w:rFonts w:hint="default"/>
                <w:lang w:val="en-US" w:eastAsia="zh-CN"/>
              </w:rPr>
              <w:t>1070101030100000000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0F6923">
            <w:pPr>
              <w:pStyle w:val="26"/>
              <w:bidi w:val="0"/>
              <w:rPr>
                <w:rFonts w:hint="default"/>
                <w:lang w:val="en-US" w:eastAsia="zh-Hans"/>
              </w:rPr>
            </w:pPr>
            <w:r>
              <w:rPr>
                <w:rFonts w:hint="default"/>
                <w:lang w:val="en-US" w:eastAsia="zh-CN"/>
              </w:rPr>
              <w:t>柴油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72DC6F">
            <w:pPr>
              <w:pStyle w:val="26"/>
              <w:bidi w:val="0"/>
              <w:rPr>
                <w:rFonts w:hint="default"/>
                <w:lang w:val="en-US" w:eastAsia="zh-Hans"/>
              </w:rPr>
            </w:pPr>
            <w:r>
              <w:rPr>
                <w:rFonts w:hint="default"/>
                <w:lang w:val="en-US" w:eastAsia="zh-CN"/>
              </w:rPr>
              <w:t>柴油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64010F">
            <w:pPr>
              <w:pStyle w:val="26"/>
              <w:bidi w:val="0"/>
              <w:rPr>
                <w:rFonts w:hint="default"/>
                <w:lang w:val="en-US" w:eastAsia="zh-Hans"/>
              </w:rPr>
            </w:pPr>
            <w:r>
              <w:rPr>
                <w:rFonts w:hint="default"/>
                <w:lang w:val="en-US" w:eastAsia="zh-CN"/>
              </w:rPr>
              <w:t>1176</w:t>
            </w:r>
          </w:p>
        </w:tc>
      </w:tr>
      <w:tr w14:paraId="73E1F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1DB50A5">
            <w:pPr>
              <w:pStyle w:val="26"/>
              <w:bidi w:val="0"/>
              <w:rPr>
                <w:rFonts w:hint="default"/>
                <w:lang w:val="en-US" w:eastAsia="zh-Hans"/>
              </w:rPr>
            </w:pPr>
            <w:r>
              <w:rPr>
                <w:rFonts w:hint="default"/>
                <w:lang w:val="en-US" w:eastAsia="zh-CN"/>
              </w:rPr>
              <w:t>1070101030200000000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3F9F6EF">
            <w:pPr>
              <w:pStyle w:val="26"/>
              <w:bidi w:val="0"/>
              <w:rPr>
                <w:rFonts w:hint="default"/>
                <w:lang w:val="en-US" w:eastAsia="zh-Hans"/>
              </w:rPr>
            </w:pPr>
            <w:r>
              <w:rPr>
                <w:rFonts w:hint="default"/>
                <w:lang w:val="en-US" w:eastAsia="zh-CN"/>
              </w:rPr>
              <w:t>生物柴油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4BD9BA2">
            <w:pPr>
              <w:pStyle w:val="26"/>
              <w:bidi w:val="0"/>
              <w:rPr>
                <w:rFonts w:hint="default"/>
                <w:lang w:val="en-US" w:eastAsia="zh-Hans"/>
              </w:rPr>
            </w:pPr>
            <w:r>
              <w:rPr>
                <w:rFonts w:hint="default"/>
                <w:lang w:val="en-US" w:eastAsia="zh-CN"/>
              </w:rPr>
              <w:t>柴油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E89239A">
            <w:pPr>
              <w:pStyle w:val="26"/>
              <w:bidi w:val="0"/>
              <w:rPr>
                <w:rFonts w:hint="default"/>
                <w:lang w:val="en-US" w:eastAsia="zh-Hans"/>
              </w:rPr>
            </w:pPr>
            <w:r>
              <w:rPr>
                <w:rFonts w:hint="default"/>
                <w:lang w:val="en-US" w:eastAsia="zh-CN"/>
              </w:rPr>
              <w:t>1176</w:t>
            </w:r>
          </w:p>
        </w:tc>
      </w:tr>
      <w:tr w14:paraId="269AD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C901C6">
            <w:pPr>
              <w:pStyle w:val="26"/>
              <w:bidi w:val="0"/>
              <w:rPr>
                <w:rFonts w:hint="default"/>
                <w:lang w:val="en-US" w:eastAsia="zh-Hans"/>
              </w:rPr>
            </w:pPr>
            <w:r>
              <w:rPr>
                <w:rFonts w:hint="default"/>
                <w:lang w:val="en-US" w:eastAsia="zh-CN"/>
              </w:rPr>
              <w:t>1070101030300000000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1ABD43C">
            <w:pPr>
              <w:pStyle w:val="26"/>
              <w:bidi w:val="0"/>
              <w:rPr>
                <w:rFonts w:hint="default"/>
                <w:lang w:val="en-US" w:eastAsia="zh-Hans"/>
              </w:rPr>
            </w:pPr>
            <w:r>
              <w:rPr>
                <w:rFonts w:hint="default"/>
                <w:lang w:val="en-US" w:eastAsia="zh-CN"/>
              </w:rPr>
              <w:t>纯生物柴油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C11226">
            <w:pPr>
              <w:pStyle w:val="26"/>
              <w:bidi w:val="0"/>
              <w:rPr>
                <w:rFonts w:hint="default"/>
                <w:lang w:val="en-US" w:eastAsia="zh-Hans"/>
              </w:rPr>
            </w:pPr>
            <w:r>
              <w:rPr>
                <w:rFonts w:hint="default"/>
                <w:lang w:val="en-US" w:eastAsia="zh-CN"/>
              </w:rPr>
              <w:t>纯生物柴油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BF5BAB">
            <w:pPr>
              <w:pStyle w:val="26"/>
              <w:bidi w:val="0"/>
              <w:rPr>
                <w:rFonts w:hint="default"/>
                <w:lang w:val="en-US" w:eastAsia="zh-Hans"/>
              </w:rPr>
            </w:pPr>
            <w:r>
              <w:rPr>
                <w:rFonts w:hint="default"/>
                <w:lang w:val="en-US" w:eastAsia="zh-CN"/>
              </w:rPr>
              <w:t>1176</w:t>
            </w:r>
          </w:p>
        </w:tc>
      </w:tr>
      <w:tr w14:paraId="40076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9C5A24">
            <w:pPr>
              <w:pStyle w:val="26"/>
              <w:bidi w:val="0"/>
              <w:rPr>
                <w:rFonts w:hint="default"/>
                <w:lang w:val="en-US" w:eastAsia="zh-Hans"/>
              </w:rPr>
            </w:pPr>
            <w:r>
              <w:rPr>
                <w:rFonts w:hint="default"/>
                <w:lang w:val="en-US" w:eastAsia="zh-CN"/>
              </w:rPr>
              <w:t>1070101030400000000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434DA18">
            <w:pPr>
              <w:pStyle w:val="26"/>
              <w:bidi w:val="0"/>
              <w:rPr>
                <w:rFonts w:hint="default"/>
                <w:lang w:val="en-US" w:eastAsia="zh-Hans"/>
              </w:rPr>
            </w:pPr>
            <w:r>
              <w:rPr>
                <w:rFonts w:hint="default"/>
                <w:lang w:val="en-US" w:eastAsia="zh-CN"/>
              </w:rPr>
              <w:t>柴油（废矿物油）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1A2DD6">
            <w:pPr>
              <w:pStyle w:val="26"/>
              <w:bidi w:val="0"/>
              <w:rPr>
                <w:rFonts w:hint="default"/>
                <w:lang w:val="en-US" w:eastAsia="zh-Hans"/>
              </w:rPr>
            </w:pPr>
            <w:r>
              <w:rPr>
                <w:rFonts w:hint="default"/>
                <w:lang w:val="en-US" w:eastAsia="zh-CN"/>
              </w:rPr>
              <w:t>废矿物油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AEC908">
            <w:pPr>
              <w:pStyle w:val="26"/>
              <w:bidi w:val="0"/>
              <w:rPr>
                <w:rFonts w:hint="default"/>
                <w:lang w:val="en-US" w:eastAsia="zh-Hans"/>
              </w:rPr>
            </w:pPr>
            <w:r>
              <w:rPr>
                <w:rFonts w:hint="default"/>
                <w:lang w:val="en-US" w:eastAsia="zh-CN"/>
              </w:rPr>
              <w:t>1176</w:t>
            </w:r>
          </w:p>
        </w:tc>
      </w:tr>
      <w:tr w14:paraId="257C7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D3F821">
            <w:pPr>
              <w:pStyle w:val="26"/>
              <w:bidi w:val="0"/>
              <w:rPr>
                <w:rFonts w:hint="default"/>
                <w:lang w:val="en-US" w:eastAsia="zh-Hans"/>
              </w:rPr>
            </w:pPr>
            <w:r>
              <w:rPr>
                <w:rFonts w:hint="default"/>
                <w:lang w:val="en-US" w:eastAsia="zh-CN"/>
              </w:rPr>
              <w:t>1070101040100000000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825479">
            <w:pPr>
              <w:pStyle w:val="26"/>
              <w:bidi w:val="0"/>
              <w:rPr>
                <w:rFonts w:hint="default"/>
                <w:lang w:val="en-US" w:eastAsia="zh-Hans"/>
              </w:rPr>
            </w:pPr>
            <w:r>
              <w:rPr>
                <w:rFonts w:hint="default"/>
                <w:lang w:val="en-US" w:eastAsia="zh-CN"/>
              </w:rPr>
              <w:t>燃料油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3B7DF80">
            <w:pPr>
              <w:pStyle w:val="26"/>
              <w:bidi w:val="0"/>
              <w:rPr>
                <w:rFonts w:hint="default"/>
                <w:lang w:val="en-US" w:eastAsia="zh-Hans"/>
              </w:rPr>
            </w:pPr>
            <w:r>
              <w:rPr>
                <w:rFonts w:hint="default"/>
                <w:lang w:val="en-US" w:eastAsia="zh-CN"/>
              </w:rPr>
              <w:t>燃料油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48341B">
            <w:pPr>
              <w:pStyle w:val="26"/>
              <w:bidi w:val="0"/>
              <w:rPr>
                <w:rFonts w:hint="default"/>
                <w:lang w:val="en-US" w:eastAsia="zh-Hans"/>
              </w:rPr>
            </w:pPr>
            <w:r>
              <w:rPr>
                <w:rFonts w:hint="default"/>
                <w:lang w:val="en-US" w:eastAsia="zh-CN"/>
              </w:rPr>
              <w:t>1015</w:t>
            </w:r>
          </w:p>
        </w:tc>
      </w:tr>
      <w:tr w14:paraId="01E85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4BA6534">
            <w:pPr>
              <w:pStyle w:val="26"/>
              <w:bidi w:val="0"/>
              <w:rPr>
                <w:rFonts w:hint="default"/>
                <w:lang w:val="en-US" w:eastAsia="zh-Hans"/>
              </w:rPr>
            </w:pPr>
            <w:r>
              <w:rPr>
                <w:rFonts w:hint="default"/>
                <w:lang w:val="en-US" w:eastAsia="zh-CN"/>
              </w:rPr>
              <w:t>1070101040200000000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EFFC21">
            <w:pPr>
              <w:pStyle w:val="26"/>
              <w:bidi w:val="0"/>
              <w:rPr>
                <w:rFonts w:hint="default"/>
                <w:lang w:val="en-US" w:eastAsia="zh-Hans"/>
              </w:rPr>
            </w:pPr>
            <w:r>
              <w:rPr>
                <w:rFonts w:hint="default"/>
                <w:lang w:val="en-US" w:eastAsia="zh-CN"/>
              </w:rPr>
              <w:t>燃料油定点直供</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27745">
            <w:pPr>
              <w:pStyle w:val="26"/>
              <w:bidi w:val="0"/>
              <w:rPr>
                <w:rFonts w:hint="default"/>
                <w:lang w:val="en-US" w:eastAsia="zh-Hans"/>
              </w:rPr>
            </w:pPr>
            <w:r>
              <w:rPr>
                <w:rFonts w:hint="default"/>
                <w:lang w:val="en-US" w:eastAsia="zh-CN"/>
              </w:rPr>
              <w:t>燃料油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3CB0AE">
            <w:pPr>
              <w:pStyle w:val="26"/>
              <w:bidi w:val="0"/>
              <w:rPr>
                <w:rFonts w:hint="default"/>
                <w:lang w:val="en-US" w:eastAsia="zh-Hans"/>
              </w:rPr>
            </w:pPr>
            <w:r>
              <w:rPr>
                <w:rFonts w:hint="default"/>
                <w:lang w:val="en-US" w:eastAsia="zh-CN"/>
              </w:rPr>
              <w:t>1015</w:t>
            </w:r>
          </w:p>
        </w:tc>
      </w:tr>
      <w:tr w14:paraId="04CC5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146D4AD">
            <w:pPr>
              <w:pStyle w:val="26"/>
              <w:bidi w:val="0"/>
              <w:rPr>
                <w:rFonts w:hint="default"/>
                <w:lang w:val="en-US" w:eastAsia="zh-Hans"/>
              </w:rPr>
            </w:pPr>
            <w:r>
              <w:rPr>
                <w:rFonts w:hint="default"/>
                <w:lang w:val="en-US" w:eastAsia="zh-CN"/>
              </w:rPr>
              <w:t>1070101040300000000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FE13F4">
            <w:pPr>
              <w:pStyle w:val="26"/>
              <w:bidi w:val="0"/>
              <w:rPr>
                <w:rFonts w:hint="default"/>
                <w:lang w:val="en-US" w:eastAsia="zh-Hans"/>
              </w:rPr>
            </w:pPr>
            <w:r>
              <w:rPr>
                <w:rFonts w:hint="default"/>
                <w:lang w:val="en-US" w:eastAsia="zh-CN"/>
              </w:rPr>
              <w:t>燃料油（废矿物油）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686AF6">
            <w:pPr>
              <w:pStyle w:val="26"/>
              <w:bidi w:val="0"/>
              <w:rPr>
                <w:rFonts w:hint="default"/>
                <w:lang w:val="en-US" w:eastAsia="zh-Hans"/>
              </w:rPr>
            </w:pPr>
            <w:r>
              <w:rPr>
                <w:rFonts w:hint="default"/>
                <w:lang w:val="en-US" w:eastAsia="zh-CN"/>
              </w:rPr>
              <w:t>废矿物油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0A35E8E">
            <w:pPr>
              <w:pStyle w:val="26"/>
              <w:bidi w:val="0"/>
              <w:rPr>
                <w:rFonts w:hint="default"/>
                <w:lang w:val="en-US" w:eastAsia="zh-Hans"/>
              </w:rPr>
            </w:pPr>
            <w:r>
              <w:rPr>
                <w:rFonts w:hint="default"/>
                <w:lang w:val="en-US" w:eastAsia="zh-CN"/>
              </w:rPr>
              <w:t>1015</w:t>
            </w:r>
          </w:p>
        </w:tc>
      </w:tr>
      <w:tr w14:paraId="1678E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E49699">
            <w:pPr>
              <w:pStyle w:val="26"/>
              <w:bidi w:val="0"/>
              <w:rPr>
                <w:rFonts w:hint="default"/>
                <w:lang w:val="en-US" w:eastAsia="zh-Hans"/>
              </w:rPr>
            </w:pPr>
            <w:r>
              <w:rPr>
                <w:rFonts w:hint="default"/>
                <w:lang w:val="en-US" w:eastAsia="zh-CN"/>
              </w:rPr>
              <w:t>1070101050100000000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DF0AA5">
            <w:pPr>
              <w:pStyle w:val="26"/>
              <w:bidi w:val="0"/>
              <w:rPr>
                <w:rFonts w:hint="default"/>
                <w:lang w:val="en-US" w:eastAsia="zh-Hans"/>
              </w:rPr>
            </w:pPr>
            <w:r>
              <w:rPr>
                <w:rFonts w:hint="default"/>
                <w:lang w:val="en-US" w:eastAsia="zh-CN"/>
              </w:rPr>
              <w:t>石脑油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087CC8">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39EB1EB">
            <w:pPr>
              <w:pStyle w:val="26"/>
              <w:bidi w:val="0"/>
              <w:rPr>
                <w:rFonts w:hint="default"/>
                <w:lang w:val="en-US" w:eastAsia="zh-Hans"/>
              </w:rPr>
            </w:pPr>
            <w:r>
              <w:rPr>
                <w:rFonts w:hint="default"/>
                <w:lang w:val="en-US" w:eastAsia="zh-CN"/>
              </w:rPr>
              <w:t>1385</w:t>
            </w:r>
          </w:p>
        </w:tc>
      </w:tr>
      <w:tr w14:paraId="01A65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3D5F5">
            <w:pPr>
              <w:pStyle w:val="26"/>
              <w:bidi w:val="0"/>
              <w:rPr>
                <w:rFonts w:hint="default"/>
                <w:lang w:val="en-US" w:eastAsia="zh-Hans"/>
              </w:rPr>
            </w:pPr>
            <w:r>
              <w:rPr>
                <w:rFonts w:hint="default"/>
                <w:lang w:val="en-US" w:eastAsia="zh-CN"/>
              </w:rPr>
              <w:t>1070101050200000000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846CA9">
            <w:pPr>
              <w:pStyle w:val="26"/>
              <w:bidi w:val="0"/>
              <w:rPr>
                <w:rFonts w:hint="default"/>
                <w:lang w:val="en-US" w:eastAsia="zh-Hans"/>
              </w:rPr>
            </w:pPr>
            <w:r>
              <w:rPr>
                <w:rFonts w:hint="default"/>
                <w:lang w:val="en-US" w:eastAsia="zh-CN"/>
              </w:rPr>
              <w:t>石脑油定点直供</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F8354B1">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6D7DF2">
            <w:pPr>
              <w:pStyle w:val="26"/>
              <w:bidi w:val="0"/>
              <w:rPr>
                <w:rFonts w:hint="default"/>
                <w:lang w:val="en-US" w:eastAsia="zh-Hans"/>
              </w:rPr>
            </w:pPr>
            <w:r>
              <w:rPr>
                <w:rFonts w:hint="default"/>
                <w:lang w:val="en-US" w:eastAsia="zh-CN"/>
              </w:rPr>
              <w:t>1385</w:t>
            </w:r>
          </w:p>
        </w:tc>
      </w:tr>
      <w:tr w14:paraId="2B52F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87BA518">
            <w:pPr>
              <w:pStyle w:val="26"/>
              <w:bidi w:val="0"/>
              <w:rPr>
                <w:rFonts w:hint="default"/>
                <w:lang w:val="en-US" w:eastAsia="zh-Hans"/>
              </w:rPr>
            </w:pPr>
            <w:r>
              <w:rPr>
                <w:rFonts w:hint="default"/>
                <w:lang w:val="en-US" w:eastAsia="zh-CN"/>
              </w:rPr>
              <w:t>1070101050300000000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D5F4B2">
            <w:pPr>
              <w:pStyle w:val="26"/>
              <w:bidi w:val="0"/>
              <w:rPr>
                <w:rFonts w:hint="default"/>
                <w:lang w:val="en-US" w:eastAsia="zh-Hans"/>
              </w:rPr>
            </w:pPr>
            <w:r>
              <w:rPr>
                <w:rFonts w:hint="default"/>
                <w:lang w:val="en-US" w:eastAsia="zh-CN"/>
              </w:rPr>
              <w:t>石脑油（废矿物油）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ECCC14">
            <w:pPr>
              <w:pStyle w:val="26"/>
              <w:bidi w:val="0"/>
              <w:rPr>
                <w:rFonts w:hint="default"/>
                <w:lang w:val="en-US" w:eastAsia="zh-Hans"/>
              </w:rPr>
            </w:pPr>
            <w:r>
              <w:rPr>
                <w:rFonts w:hint="default"/>
                <w:lang w:val="en-US" w:eastAsia="zh-CN"/>
              </w:rPr>
              <w:t>废矿物油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13B7DA">
            <w:pPr>
              <w:pStyle w:val="26"/>
              <w:bidi w:val="0"/>
              <w:rPr>
                <w:rFonts w:hint="default"/>
                <w:lang w:val="en-US" w:eastAsia="zh-Hans"/>
              </w:rPr>
            </w:pPr>
            <w:r>
              <w:rPr>
                <w:rFonts w:hint="default"/>
                <w:lang w:val="en-US" w:eastAsia="zh-CN"/>
              </w:rPr>
              <w:t>1385</w:t>
            </w:r>
          </w:p>
        </w:tc>
      </w:tr>
      <w:tr w14:paraId="2FB0E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5E3E2F8">
            <w:pPr>
              <w:pStyle w:val="26"/>
              <w:bidi w:val="0"/>
              <w:rPr>
                <w:rFonts w:hint="default"/>
                <w:lang w:val="en-US" w:eastAsia="zh-Hans"/>
              </w:rPr>
            </w:pPr>
            <w:r>
              <w:rPr>
                <w:rFonts w:hint="default"/>
                <w:lang w:val="en-US" w:eastAsia="zh-CN"/>
              </w:rPr>
              <w:t>1070101060100000000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964861">
            <w:pPr>
              <w:pStyle w:val="26"/>
              <w:bidi w:val="0"/>
              <w:rPr>
                <w:rFonts w:hint="default"/>
                <w:lang w:val="en-US" w:eastAsia="zh-Hans"/>
              </w:rPr>
            </w:pPr>
            <w:r>
              <w:rPr>
                <w:rFonts w:hint="default"/>
                <w:lang w:val="en-US" w:eastAsia="zh-CN"/>
              </w:rPr>
              <w:t>溶剂油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A50427">
            <w:pPr>
              <w:pStyle w:val="26"/>
              <w:bidi w:val="0"/>
              <w:rPr>
                <w:rFonts w:hint="default"/>
                <w:lang w:val="en-US" w:eastAsia="zh-Hans"/>
              </w:rPr>
            </w:pPr>
            <w:r>
              <w:rPr>
                <w:rFonts w:hint="default"/>
                <w:lang w:val="en-US" w:eastAsia="zh-CN"/>
              </w:rPr>
              <w:t>溶剂油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03AE37">
            <w:pPr>
              <w:pStyle w:val="26"/>
              <w:bidi w:val="0"/>
              <w:rPr>
                <w:rFonts w:hint="default"/>
                <w:lang w:val="en-US" w:eastAsia="zh-Hans"/>
              </w:rPr>
            </w:pPr>
            <w:r>
              <w:rPr>
                <w:rFonts w:hint="default"/>
                <w:lang w:val="en-US" w:eastAsia="zh-CN"/>
              </w:rPr>
              <w:t>1282</w:t>
            </w:r>
          </w:p>
        </w:tc>
      </w:tr>
      <w:tr w14:paraId="25DBA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B4EA6B">
            <w:pPr>
              <w:pStyle w:val="26"/>
              <w:bidi w:val="0"/>
              <w:rPr>
                <w:rFonts w:hint="default"/>
                <w:lang w:val="en-US" w:eastAsia="zh-Hans"/>
              </w:rPr>
            </w:pPr>
            <w:r>
              <w:rPr>
                <w:rFonts w:hint="default"/>
                <w:lang w:val="en-US" w:eastAsia="zh-CN"/>
              </w:rPr>
              <w:t>1070101070100000000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91E71A2">
            <w:pPr>
              <w:pStyle w:val="26"/>
              <w:bidi w:val="0"/>
              <w:rPr>
                <w:rFonts w:hint="default"/>
                <w:lang w:val="en-US" w:eastAsia="zh-Hans"/>
              </w:rPr>
            </w:pPr>
            <w:r>
              <w:rPr>
                <w:rFonts w:hint="default"/>
                <w:lang w:val="en-US" w:eastAsia="zh-CN"/>
              </w:rPr>
              <w:t>润滑油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86753E">
            <w:pPr>
              <w:pStyle w:val="26"/>
              <w:bidi w:val="0"/>
              <w:rPr>
                <w:rFonts w:hint="default"/>
                <w:lang w:val="en-US" w:eastAsia="zh-Hans"/>
              </w:rPr>
            </w:pPr>
            <w:r>
              <w:rPr>
                <w:rFonts w:hint="default"/>
                <w:lang w:val="en-US" w:eastAsia="zh-CN"/>
              </w:rPr>
              <w:t>润滑油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9BD83B">
            <w:pPr>
              <w:pStyle w:val="26"/>
              <w:bidi w:val="0"/>
              <w:rPr>
                <w:rFonts w:hint="default"/>
                <w:lang w:val="en-US" w:eastAsia="zh-Hans"/>
              </w:rPr>
            </w:pPr>
            <w:r>
              <w:rPr>
                <w:rFonts w:hint="default"/>
                <w:lang w:val="en-US" w:eastAsia="zh-CN"/>
              </w:rPr>
              <w:t>1126</w:t>
            </w:r>
          </w:p>
        </w:tc>
      </w:tr>
      <w:tr w14:paraId="6198F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F58479">
            <w:pPr>
              <w:pStyle w:val="26"/>
              <w:bidi w:val="0"/>
              <w:rPr>
                <w:rFonts w:hint="default"/>
                <w:lang w:val="en-US" w:eastAsia="zh-Hans"/>
              </w:rPr>
            </w:pPr>
            <w:r>
              <w:rPr>
                <w:rFonts w:hint="default"/>
                <w:lang w:val="en-US" w:eastAsia="zh-CN"/>
              </w:rPr>
              <w:t>1070101070200000000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D4C4536">
            <w:pPr>
              <w:pStyle w:val="26"/>
              <w:bidi w:val="0"/>
              <w:rPr>
                <w:rFonts w:hint="default"/>
                <w:lang w:val="en-US" w:eastAsia="zh-Hans"/>
              </w:rPr>
            </w:pPr>
            <w:r>
              <w:rPr>
                <w:rFonts w:hint="default"/>
                <w:lang w:val="en-US" w:eastAsia="zh-CN"/>
              </w:rPr>
              <w:t>润滑脂</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96EB12">
            <w:pPr>
              <w:pStyle w:val="26"/>
              <w:bidi w:val="0"/>
              <w:rPr>
                <w:rFonts w:hint="default"/>
                <w:lang w:val="en-US" w:eastAsia="zh-Hans"/>
              </w:rPr>
            </w:pPr>
            <w:r>
              <w:rPr>
                <w:rFonts w:hint="default"/>
                <w:lang w:val="en-US" w:eastAsia="zh-CN"/>
              </w:rPr>
              <w:t>润滑油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299C73">
            <w:pPr>
              <w:pStyle w:val="26"/>
              <w:bidi w:val="0"/>
              <w:rPr>
                <w:rFonts w:hint="default"/>
                <w:lang w:val="en-US" w:eastAsia="zh-Hans"/>
              </w:rPr>
            </w:pPr>
            <w:r>
              <w:rPr>
                <w:rFonts w:hint="default"/>
                <w:lang w:val="en-US" w:eastAsia="zh-CN"/>
              </w:rPr>
              <w:t>1126</w:t>
            </w:r>
          </w:p>
        </w:tc>
      </w:tr>
      <w:tr w14:paraId="15DA9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91A7A8">
            <w:pPr>
              <w:pStyle w:val="26"/>
              <w:bidi w:val="0"/>
              <w:rPr>
                <w:rFonts w:hint="default"/>
                <w:lang w:val="en-US" w:eastAsia="zh-Hans"/>
              </w:rPr>
            </w:pPr>
            <w:r>
              <w:rPr>
                <w:rFonts w:hint="default"/>
                <w:lang w:val="en-US" w:eastAsia="zh-CN"/>
              </w:rPr>
              <w:t>1070101070300000000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C4CEE9C">
            <w:pPr>
              <w:pStyle w:val="26"/>
              <w:bidi w:val="0"/>
              <w:rPr>
                <w:rFonts w:hint="default"/>
                <w:lang w:val="en-US" w:eastAsia="zh-Hans"/>
              </w:rPr>
            </w:pPr>
            <w:r>
              <w:rPr>
                <w:rFonts w:hint="default"/>
                <w:lang w:val="en-US" w:eastAsia="zh-CN"/>
              </w:rPr>
              <w:t>润滑油基础油（废矿物油）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EFD7A">
            <w:pPr>
              <w:pStyle w:val="26"/>
              <w:bidi w:val="0"/>
              <w:rPr>
                <w:rFonts w:hint="default"/>
                <w:lang w:val="en-US" w:eastAsia="zh-Hans"/>
              </w:rPr>
            </w:pPr>
            <w:r>
              <w:rPr>
                <w:rFonts w:hint="default"/>
                <w:lang w:val="en-US" w:eastAsia="zh-CN"/>
              </w:rPr>
              <w:t>废矿物油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953623">
            <w:pPr>
              <w:pStyle w:val="26"/>
              <w:bidi w:val="0"/>
              <w:rPr>
                <w:rFonts w:hint="default"/>
                <w:lang w:val="en-US" w:eastAsia="zh-Hans"/>
              </w:rPr>
            </w:pPr>
            <w:r>
              <w:rPr>
                <w:rFonts w:hint="default"/>
                <w:lang w:val="en-US" w:eastAsia="zh-CN"/>
              </w:rPr>
              <w:t>1126</w:t>
            </w:r>
          </w:p>
        </w:tc>
      </w:tr>
      <w:tr w14:paraId="55F53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6F05ED">
            <w:pPr>
              <w:pStyle w:val="26"/>
              <w:bidi w:val="0"/>
              <w:rPr>
                <w:rFonts w:hint="default"/>
                <w:lang w:val="en-US" w:eastAsia="zh-Hans"/>
              </w:rPr>
            </w:pPr>
            <w:r>
              <w:rPr>
                <w:rFonts w:hint="default"/>
                <w:lang w:val="en-US" w:eastAsia="zh-CN"/>
              </w:rPr>
              <w:t>1070101010600000000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083452">
            <w:pPr>
              <w:pStyle w:val="26"/>
              <w:bidi w:val="0"/>
              <w:rPr>
                <w:rFonts w:hint="default"/>
                <w:lang w:val="en-US" w:eastAsia="zh-Hans"/>
              </w:rPr>
            </w:pPr>
            <w:r>
              <w:rPr>
                <w:rFonts w:hint="default"/>
                <w:lang w:val="en-US" w:eastAsia="zh-CN"/>
              </w:rPr>
              <w:t>汽油（烷基化油/异辛烷）</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260ADF">
            <w:pPr>
              <w:pStyle w:val="26"/>
              <w:bidi w:val="0"/>
              <w:rPr>
                <w:rFonts w:hint="default"/>
                <w:lang w:val="en-US" w:eastAsia="zh-Hans"/>
              </w:rPr>
            </w:pPr>
            <w:r>
              <w:rPr>
                <w:rFonts w:hint="default"/>
                <w:lang w:val="en-US" w:eastAsia="zh-CN"/>
              </w:rPr>
              <w:t>汽油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4CF0F5">
            <w:pPr>
              <w:pStyle w:val="26"/>
              <w:bidi w:val="0"/>
              <w:rPr>
                <w:rFonts w:hint="default"/>
                <w:lang w:val="en-US" w:eastAsia="zh-Hans"/>
              </w:rPr>
            </w:pPr>
            <w:r>
              <w:rPr>
                <w:rFonts w:hint="default"/>
                <w:lang w:val="en-US" w:eastAsia="zh-CN"/>
              </w:rPr>
              <w:t>1388</w:t>
            </w:r>
          </w:p>
        </w:tc>
      </w:tr>
      <w:tr w14:paraId="1CAA5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BBE8C1C">
            <w:pPr>
              <w:pStyle w:val="26"/>
              <w:bidi w:val="0"/>
              <w:rPr>
                <w:rFonts w:hint="default"/>
                <w:lang w:val="en-US" w:eastAsia="zh-Hans"/>
              </w:rPr>
            </w:pPr>
            <w:r>
              <w:rPr>
                <w:rFonts w:hint="default"/>
                <w:lang w:val="en-US" w:eastAsia="zh-CN"/>
              </w:rPr>
              <w:t>1070101060200000000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AD03F22">
            <w:pPr>
              <w:pStyle w:val="26"/>
              <w:bidi w:val="0"/>
              <w:rPr>
                <w:rFonts w:hint="default"/>
                <w:lang w:val="en-US" w:eastAsia="zh-Hans"/>
              </w:rPr>
            </w:pPr>
            <w:r>
              <w:rPr>
                <w:rFonts w:hint="default"/>
                <w:lang w:val="en-US" w:eastAsia="zh-CN"/>
              </w:rPr>
              <w:t>溶剂油（石油醚）</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31E7E5F">
            <w:pPr>
              <w:pStyle w:val="26"/>
              <w:bidi w:val="0"/>
              <w:rPr>
                <w:rFonts w:hint="default"/>
                <w:lang w:val="en-US" w:eastAsia="zh-Hans"/>
              </w:rPr>
            </w:pPr>
            <w:r>
              <w:rPr>
                <w:rFonts w:hint="default"/>
                <w:lang w:val="en-US" w:eastAsia="zh-CN"/>
              </w:rPr>
              <w:t>溶剂油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C96025B">
            <w:pPr>
              <w:pStyle w:val="26"/>
              <w:bidi w:val="0"/>
              <w:rPr>
                <w:rFonts w:hint="default"/>
                <w:lang w:val="en-US" w:eastAsia="zh-Hans"/>
              </w:rPr>
            </w:pPr>
            <w:r>
              <w:rPr>
                <w:rFonts w:hint="default"/>
                <w:lang w:val="en-US" w:eastAsia="zh-CN"/>
              </w:rPr>
              <w:t>1282</w:t>
            </w:r>
          </w:p>
        </w:tc>
      </w:tr>
      <w:tr w14:paraId="67BE3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FA2B45">
            <w:pPr>
              <w:pStyle w:val="26"/>
              <w:bidi w:val="0"/>
              <w:rPr>
                <w:rFonts w:hint="default"/>
                <w:lang w:val="en-US" w:eastAsia="zh-Hans"/>
              </w:rPr>
            </w:pPr>
            <w:r>
              <w:rPr>
                <w:rFonts w:hint="default"/>
                <w:lang w:val="en-US" w:eastAsia="zh-CN"/>
              </w:rPr>
              <w:t>1070101060300000000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DEE3AE">
            <w:pPr>
              <w:pStyle w:val="26"/>
              <w:bidi w:val="0"/>
              <w:rPr>
                <w:rFonts w:hint="default"/>
                <w:lang w:val="en-US" w:eastAsia="zh-Hans"/>
              </w:rPr>
            </w:pPr>
            <w:r>
              <w:rPr>
                <w:rFonts w:hint="default"/>
                <w:lang w:val="en-US" w:eastAsia="zh-CN"/>
              </w:rPr>
              <w:t>溶剂油（粗白油）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BB088F">
            <w:pPr>
              <w:pStyle w:val="26"/>
              <w:bidi w:val="0"/>
              <w:rPr>
                <w:rFonts w:hint="default"/>
                <w:lang w:val="en-US" w:eastAsia="zh-Hans"/>
              </w:rPr>
            </w:pPr>
            <w:r>
              <w:rPr>
                <w:rFonts w:hint="default"/>
                <w:lang w:val="en-US" w:eastAsia="zh-CN"/>
              </w:rPr>
              <w:t>溶剂油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34B703">
            <w:pPr>
              <w:pStyle w:val="26"/>
              <w:bidi w:val="0"/>
              <w:rPr>
                <w:rFonts w:hint="default"/>
                <w:lang w:val="en-US" w:eastAsia="zh-Hans"/>
              </w:rPr>
            </w:pPr>
            <w:r>
              <w:rPr>
                <w:rFonts w:hint="default"/>
                <w:lang w:val="en-US" w:eastAsia="zh-CN"/>
              </w:rPr>
              <w:t>1282</w:t>
            </w:r>
          </w:p>
        </w:tc>
      </w:tr>
      <w:tr w14:paraId="555AA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7CB308F">
            <w:pPr>
              <w:pStyle w:val="26"/>
              <w:bidi w:val="0"/>
              <w:rPr>
                <w:rFonts w:hint="default"/>
                <w:lang w:val="en-US" w:eastAsia="zh-Hans"/>
              </w:rPr>
            </w:pPr>
            <w:r>
              <w:rPr>
                <w:rFonts w:hint="default"/>
                <w:lang w:val="en-US" w:eastAsia="zh-CN"/>
              </w:rPr>
              <w:t>1070101060400000000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A1169">
            <w:pPr>
              <w:pStyle w:val="26"/>
              <w:bidi w:val="0"/>
              <w:rPr>
                <w:rFonts w:hint="default"/>
                <w:lang w:val="en-US" w:eastAsia="zh-Hans"/>
              </w:rPr>
            </w:pPr>
            <w:r>
              <w:rPr>
                <w:rFonts w:hint="default"/>
                <w:lang w:val="en-US" w:eastAsia="zh-CN"/>
              </w:rPr>
              <w:t>溶剂油（轻质白油）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6AE7F0">
            <w:pPr>
              <w:pStyle w:val="26"/>
              <w:bidi w:val="0"/>
              <w:rPr>
                <w:rFonts w:hint="default"/>
                <w:lang w:val="en-US" w:eastAsia="zh-Hans"/>
              </w:rPr>
            </w:pPr>
            <w:r>
              <w:rPr>
                <w:rFonts w:hint="default"/>
                <w:lang w:val="en-US" w:eastAsia="zh-CN"/>
              </w:rPr>
              <w:t>溶剂油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F83DBDB">
            <w:pPr>
              <w:pStyle w:val="26"/>
              <w:bidi w:val="0"/>
              <w:rPr>
                <w:rFonts w:hint="default"/>
                <w:lang w:val="en-US" w:eastAsia="zh-Hans"/>
              </w:rPr>
            </w:pPr>
            <w:r>
              <w:rPr>
                <w:rFonts w:hint="default"/>
                <w:lang w:val="en-US" w:eastAsia="zh-CN"/>
              </w:rPr>
              <w:t>1282</w:t>
            </w:r>
          </w:p>
        </w:tc>
      </w:tr>
      <w:tr w14:paraId="4B054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DA1F26B">
            <w:pPr>
              <w:pStyle w:val="26"/>
              <w:bidi w:val="0"/>
              <w:rPr>
                <w:rFonts w:hint="default"/>
                <w:lang w:val="en-US" w:eastAsia="zh-Hans"/>
              </w:rPr>
            </w:pPr>
            <w:r>
              <w:rPr>
                <w:rFonts w:hint="default"/>
                <w:lang w:val="en-US" w:eastAsia="zh-CN"/>
              </w:rPr>
              <w:t>1070101060500000000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2B99E69">
            <w:pPr>
              <w:pStyle w:val="26"/>
              <w:bidi w:val="0"/>
              <w:rPr>
                <w:rFonts w:hint="default"/>
                <w:lang w:val="en-US" w:eastAsia="zh-Hans"/>
              </w:rPr>
            </w:pPr>
            <w:r>
              <w:rPr>
                <w:rFonts w:hint="default"/>
                <w:lang w:val="en-US" w:eastAsia="zh-CN"/>
              </w:rPr>
              <w:t>溶剂油（工业白油）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B21F4C5">
            <w:pPr>
              <w:pStyle w:val="26"/>
              <w:bidi w:val="0"/>
              <w:rPr>
                <w:rFonts w:hint="default"/>
                <w:lang w:val="en-US" w:eastAsia="zh-Hans"/>
              </w:rPr>
            </w:pPr>
            <w:r>
              <w:rPr>
                <w:rFonts w:hint="default"/>
                <w:lang w:val="en-US" w:eastAsia="zh-CN"/>
              </w:rPr>
              <w:t>溶剂油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AB09A0B">
            <w:pPr>
              <w:pStyle w:val="26"/>
              <w:bidi w:val="0"/>
              <w:rPr>
                <w:rFonts w:hint="default"/>
                <w:lang w:val="en-US" w:eastAsia="zh-Hans"/>
              </w:rPr>
            </w:pPr>
            <w:r>
              <w:rPr>
                <w:rFonts w:hint="default"/>
                <w:lang w:val="en-US" w:eastAsia="zh-CN"/>
              </w:rPr>
              <w:t>1282</w:t>
            </w:r>
          </w:p>
        </w:tc>
      </w:tr>
      <w:tr w14:paraId="26F90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C30F0D">
            <w:pPr>
              <w:pStyle w:val="26"/>
              <w:bidi w:val="0"/>
              <w:rPr>
                <w:rFonts w:hint="default"/>
                <w:lang w:val="en-US" w:eastAsia="zh-Hans"/>
              </w:rPr>
            </w:pPr>
            <w:r>
              <w:rPr>
                <w:rFonts w:hint="default"/>
                <w:lang w:val="en-US" w:eastAsia="zh-CN"/>
              </w:rPr>
              <w:t>1070101050400000000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3FB5CF7">
            <w:pPr>
              <w:pStyle w:val="26"/>
              <w:bidi w:val="0"/>
              <w:rPr>
                <w:rFonts w:hint="default"/>
                <w:lang w:val="en-US" w:eastAsia="zh-Hans"/>
              </w:rPr>
            </w:pPr>
            <w:r>
              <w:rPr>
                <w:rFonts w:hint="default"/>
                <w:lang w:val="en-US" w:eastAsia="zh-CN"/>
              </w:rPr>
              <w:t>石脑油（混合芳烃）</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F2429F9">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06568E">
            <w:pPr>
              <w:pStyle w:val="26"/>
              <w:bidi w:val="0"/>
              <w:rPr>
                <w:rFonts w:hint="default"/>
                <w:lang w:val="en-US" w:eastAsia="zh-Hans"/>
              </w:rPr>
            </w:pPr>
            <w:r>
              <w:rPr>
                <w:rFonts w:hint="default"/>
                <w:lang w:val="en-US" w:eastAsia="zh-CN"/>
              </w:rPr>
              <w:t>1385</w:t>
            </w:r>
          </w:p>
        </w:tc>
      </w:tr>
      <w:tr w14:paraId="268E6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A163452">
            <w:pPr>
              <w:pStyle w:val="26"/>
              <w:bidi w:val="0"/>
              <w:rPr>
                <w:rFonts w:hint="default"/>
                <w:lang w:val="en-US" w:eastAsia="zh-Hans"/>
              </w:rPr>
            </w:pPr>
            <w:r>
              <w:rPr>
                <w:rFonts w:hint="default"/>
                <w:lang w:val="en-US" w:eastAsia="zh-CN"/>
              </w:rPr>
              <w:t>1070101050500000000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590BBD">
            <w:pPr>
              <w:pStyle w:val="26"/>
              <w:bidi w:val="0"/>
              <w:rPr>
                <w:rFonts w:hint="default"/>
                <w:lang w:val="en-US" w:eastAsia="zh-Hans"/>
              </w:rPr>
            </w:pPr>
            <w:r>
              <w:rPr>
                <w:rFonts w:hint="default"/>
                <w:lang w:val="en-US" w:eastAsia="zh-CN"/>
              </w:rPr>
              <w:t>石脑油（重芳烃）</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78DA84">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46C6FC3">
            <w:pPr>
              <w:pStyle w:val="26"/>
              <w:bidi w:val="0"/>
              <w:rPr>
                <w:rFonts w:hint="default"/>
                <w:lang w:val="en-US" w:eastAsia="zh-Hans"/>
              </w:rPr>
            </w:pPr>
            <w:r>
              <w:rPr>
                <w:rFonts w:hint="default"/>
                <w:lang w:val="en-US" w:eastAsia="zh-CN"/>
              </w:rPr>
              <w:t>1385</w:t>
            </w:r>
          </w:p>
        </w:tc>
      </w:tr>
      <w:tr w14:paraId="23C67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7AA7F8">
            <w:pPr>
              <w:pStyle w:val="26"/>
              <w:bidi w:val="0"/>
              <w:rPr>
                <w:rFonts w:hint="default"/>
                <w:lang w:val="en-US" w:eastAsia="zh-Hans"/>
              </w:rPr>
            </w:pPr>
            <w:r>
              <w:rPr>
                <w:rFonts w:hint="default"/>
                <w:lang w:val="en-US" w:eastAsia="zh-CN"/>
              </w:rPr>
              <w:t>1070101050600000000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158B0A">
            <w:pPr>
              <w:pStyle w:val="26"/>
              <w:bidi w:val="0"/>
              <w:rPr>
                <w:rFonts w:hint="default"/>
                <w:lang w:val="en-US" w:eastAsia="zh-Hans"/>
              </w:rPr>
            </w:pPr>
            <w:r>
              <w:rPr>
                <w:rFonts w:hint="default"/>
                <w:lang w:val="en-US" w:eastAsia="zh-CN"/>
              </w:rPr>
              <w:t>石脑油（混合碳八）</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0EF6E8">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79271">
            <w:pPr>
              <w:pStyle w:val="26"/>
              <w:bidi w:val="0"/>
              <w:rPr>
                <w:rFonts w:hint="default"/>
                <w:lang w:val="en-US" w:eastAsia="zh-Hans"/>
              </w:rPr>
            </w:pPr>
            <w:r>
              <w:rPr>
                <w:rFonts w:hint="default"/>
                <w:lang w:val="en-US" w:eastAsia="zh-CN"/>
              </w:rPr>
              <w:t>1385</w:t>
            </w:r>
          </w:p>
        </w:tc>
      </w:tr>
      <w:tr w14:paraId="19878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BBF66A">
            <w:pPr>
              <w:pStyle w:val="26"/>
              <w:bidi w:val="0"/>
              <w:rPr>
                <w:rFonts w:hint="default"/>
                <w:lang w:val="en-US" w:eastAsia="zh-Hans"/>
              </w:rPr>
            </w:pPr>
            <w:r>
              <w:rPr>
                <w:rFonts w:hint="default"/>
                <w:lang w:val="en-US" w:eastAsia="zh-CN"/>
              </w:rPr>
              <w:t>1070101050700000000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09BA7D">
            <w:pPr>
              <w:pStyle w:val="26"/>
              <w:bidi w:val="0"/>
              <w:rPr>
                <w:rFonts w:hint="default"/>
                <w:lang w:val="en-US" w:eastAsia="zh-Hans"/>
              </w:rPr>
            </w:pPr>
            <w:r>
              <w:rPr>
                <w:rFonts w:hint="default"/>
                <w:lang w:val="en-US" w:eastAsia="zh-CN"/>
              </w:rPr>
              <w:t>石脑油（稳定轻烃）</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764CAB0">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CF04A5C">
            <w:pPr>
              <w:pStyle w:val="26"/>
              <w:bidi w:val="0"/>
              <w:rPr>
                <w:rFonts w:hint="default"/>
                <w:lang w:val="en-US" w:eastAsia="zh-Hans"/>
              </w:rPr>
            </w:pPr>
            <w:r>
              <w:rPr>
                <w:rFonts w:hint="default"/>
                <w:lang w:val="en-US" w:eastAsia="zh-CN"/>
              </w:rPr>
              <w:t>1385</w:t>
            </w:r>
          </w:p>
        </w:tc>
      </w:tr>
      <w:tr w14:paraId="4AD11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1529F42">
            <w:pPr>
              <w:pStyle w:val="26"/>
              <w:bidi w:val="0"/>
              <w:rPr>
                <w:rFonts w:hint="default"/>
                <w:lang w:val="en-US" w:eastAsia="zh-Hans"/>
              </w:rPr>
            </w:pPr>
            <w:r>
              <w:rPr>
                <w:rFonts w:hint="default"/>
                <w:lang w:val="en-US" w:eastAsia="zh-CN"/>
              </w:rPr>
              <w:t>1070101050800000000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F1FF68">
            <w:pPr>
              <w:pStyle w:val="26"/>
              <w:bidi w:val="0"/>
              <w:rPr>
                <w:rFonts w:hint="default"/>
                <w:lang w:val="en-US" w:eastAsia="zh-Hans"/>
              </w:rPr>
            </w:pPr>
            <w:r>
              <w:rPr>
                <w:rFonts w:hint="default"/>
                <w:lang w:val="en-US" w:eastAsia="zh-CN"/>
              </w:rPr>
              <w:t>石脑油（轻油）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46A58A">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509F9C">
            <w:pPr>
              <w:pStyle w:val="26"/>
              <w:bidi w:val="0"/>
              <w:rPr>
                <w:rFonts w:hint="default"/>
                <w:lang w:val="en-US" w:eastAsia="zh-Hans"/>
              </w:rPr>
            </w:pPr>
            <w:r>
              <w:rPr>
                <w:rFonts w:hint="default"/>
                <w:lang w:val="en-US" w:eastAsia="zh-CN"/>
              </w:rPr>
              <w:t>1385</w:t>
            </w:r>
          </w:p>
        </w:tc>
      </w:tr>
      <w:tr w14:paraId="4DCAE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EFDDC3B">
            <w:pPr>
              <w:pStyle w:val="26"/>
              <w:bidi w:val="0"/>
              <w:rPr>
                <w:rFonts w:hint="default"/>
                <w:lang w:val="en-US" w:eastAsia="zh-Hans"/>
              </w:rPr>
            </w:pPr>
            <w:r>
              <w:rPr>
                <w:rFonts w:hint="default"/>
                <w:lang w:val="en-US" w:eastAsia="zh-CN"/>
              </w:rPr>
              <w:t>1070101050900000000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E05EC66">
            <w:pPr>
              <w:pStyle w:val="26"/>
              <w:bidi w:val="0"/>
              <w:rPr>
                <w:rFonts w:hint="default"/>
                <w:lang w:val="en-US" w:eastAsia="zh-Hans"/>
              </w:rPr>
            </w:pPr>
            <w:r>
              <w:rPr>
                <w:rFonts w:hint="default"/>
                <w:lang w:val="en-US" w:eastAsia="zh-CN"/>
              </w:rPr>
              <w:t>石脑油（轻质煤焦油）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4FB30B7">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9C48401">
            <w:pPr>
              <w:pStyle w:val="26"/>
              <w:bidi w:val="0"/>
              <w:rPr>
                <w:rFonts w:hint="default"/>
                <w:lang w:val="en-US" w:eastAsia="zh-Hans"/>
              </w:rPr>
            </w:pPr>
            <w:r>
              <w:rPr>
                <w:rFonts w:hint="default"/>
                <w:lang w:val="en-US" w:eastAsia="zh-CN"/>
              </w:rPr>
              <w:t>1385</w:t>
            </w:r>
          </w:p>
        </w:tc>
      </w:tr>
    </w:tbl>
    <w:p w14:paraId="318091D1">
      <w:pPr>
        <w:pStyle w:val="5"/>
        <w:bidi w:val="0"/>
        <w:rPr>
          <w:rFonts w:hint="default"/>
          <w:lang w:val="en-US" w:eastAsia="zh-Hans"/>
        </w:rPr>
      </w:pPr>
    </w:p>
    <w:p w14:paraId="36E97B4B">
      <w:pPr>
        <w:pStyle w:val="7"/>
        <w:bidi w:val="0"/>
        <w:rPr>
          <w:rFonts w:hint="default"/>
        </w:rPr>
      </w:pPr>
      <w:bookmarkStart w:id="51" w:name="_Toc18677"/>
      <w:r>
        <w:rPr>
          <w:rFonts w:hint="default"/>
        </w:rPr>
        <w:t>1.2.11获取成品油蓝字发票信息</w:t>
      </w:r>
      <w:bookmarkEnd w:id="51"/>
    </w:p>
    <w:p w14:paraId="3059BDC3">
      <w:pPr>
        <w:pStyle w:val="5"/>
        <w:bidi w:val="0"/>
        <w:rPr>
          <w:rFonts w:hint="default"/>
        </w:rPr>
      </w:pPr>
      <w:r>
        <w:rPr>
          <w:rFonts w:hint="default"/>
        </w:rPr>
        <w:t>成品油经销企业可依据成品油蓝字发票信息开具红字发票。</w:t>
      </w:r>
    </w:p>
    <w:p w14:paraId="26A07875">
      <w:pPr>
        <w:pStyle w:val="5"/>
        <w:bidi w:val="0"/>
        <w:rPr>
          <w:rFonts w:hint="default"/>
        </w:rPr>
      </w:pPr>
      <w:r>
        <w:rPr>
          <w:rFonts w:hint="default"/>
        </w:rPr>
        <w:t>建议企业定时下载/更新成品油蓝字发</w:t>
      </w:r>
      <w:r>
        <w:rPr>
          <w:rFonts w:hint="default"/>
          <w:lang w:val="en-US" w:eastAsia="zh-CN"/>
        </w:rPr>
        <w:t>票</w:t>
      </w:r>
      <w:r>
        <w:rPr>
          <w:rFonts w:hint="default"/>
        </w:rPr>
        <w:t>信息，或在接收成品油蓝字发票、蓝字发票信息变更时手工获取成品油蓝字发票信息。</w:t>
      </w:r>
    </w:p>
    <w:p w14:paraId="1118D96C">
      <w:pPr>
        <w:pStyle w:val="26"/>
        <w:bidi w:val="0"/>
        <w:rPr>
          <w:rFonts w:hint="default"/>
        </w:rPr>
      </w:pPr>
      <w:r>
        <w:drawing>
          <wp:inline distT="0" distB="0" distL="114300" distR="114300">
            <wp:extent cx="2762250" cy="2470150"/>
            <wp:effectExtent l="0" t="0" r="6350" b="6350"/>
            <wp:docPr id="14" name="图片 11"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查询蓝票信息"/>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0282641E">
      <w:pPr>
        <w:pStyle w:val="8"/>
        <w:bidi w:val="0"/>
        <w:rPr>
          <w:rFonts w:hint="default"/>
        </w:rPr>
      </w:pPr>
      <w:r>
        <w:rPr>
          <w:rFonts w:hint="default"/>
        </w:rPr>
        <w:t>1.2.11.1判断逻辑</w:t>
      </w:r>
    </w:p>
    <w:p w14:paraId="21D267D9">
      <w:pPr>
        <w:pStyle w:val="5"/>
        <w:bidi w:val="0"/>
        <w:rPr>
          <w:rFonts w:hint="default"/>
        </w:rPr>
      </w:pPr>
      <w:r>
        <w:rPr>
          <w:rFonts w:hint="default"/>
        </w:rPr>
        <w:t>调用《批量发票下载申请》接口规范获取成品油蓝字发票信息，当接口调用时发生以下任意情形，</w:t>
      </w:r>
      <w:r>
        <w:rPr>
          <w:rFonts w:hint="default"/>
          <w:lang w:val="en-US" w:eastAsia="zh-CN"/>
        </w:rPr>
        <w:t>调用失败</w:t>
      </w:r>
      <w:r>
        <w:rPr>
          <w:rFonts w:hint="default"/>
        </w:rPr>
        <w:t>。</w:t>
      </w:r>
    </w:p>
    <w:p w14:paraId="7640A8AB">
      <w:pPr>
        <w:pStyle w:val="5"/>
        <w:bidi w:val="0"/>
      </w:pPr>
      <w:r>
        <w:rPr>
          <w:rFonts w:hint="eastAsia"/>
        </w:rPr>
        <w:t>●</w:t>
      </w:r>
      <w:r>
        <w:rPr>
          <w:rFonts w:hint="default"/>
          <w:lang w:val="en-US"/>
        </w:rPr>
        <w:t xml:space="preserve"> </w:t>
      </w:r>
      <w:r>
        <w:t>网络通信异常。</w:t>
      </w:r>
    </w:p>
    <w:p w14:paraId="61F9DEE0">
      <w:pPr>
        <w:pStyle w:val="5"/>
        <w:bidi w:val="0"/>
      </w:pPr>
      <w:r>
        <w:rPr>
          <w:rFonts w:hint="eastAsia"/>
        </w:rPr>
        <w:t>●</w:t>
      </w:r>
      <w:r>
        <w:rPr>
          <w:rFonts w:hint="default"/>
          <w:lang w:val="en-US"/>
        </w:rPr>
        <w:t xml:space="preserve"> </w:t>
      </w:r>
      <w:r>
        <w:t>返回报文存在error节点。</w:t>
      </w:r>
    </w:p>
    <w:p w14:paraId="5ECB7617">
      <w:pPr>
        <w:pStyle w:val="5"/>
        <w:bidi w:val="0"/>
      </w:pPr>
      <w:r>
        <w:rPr>
          <w:rFonts w:hint="eastAsia"/>
        </w:rPr>
        <w:t>●</w:t>
      </w:r>
      <w:r>
        <w:rPr>
          <w:rFonts w:hint="default"/>
          <w:lang w:val="en-US"/>
        </w:rPr>
        <w:t xml:space="preserve"> </w:t>
      </w:r>
      <w:r>
        <w:t>“返回码”不为“00”。</w:t>
      </w:r>
    </w:p>
    <w:p w14:paraId="695A4D08">
      <w:pPr>
        <w:pStyle w:val="7"/>
        <w:bidi w:val="0"/>
        <w:rPr>
          <w:rFonts w:hint="default"/>
        </w:rPr>
      </w:pPr>
      <w:bookmarkStart w:id="52" w:name="_Toc24199"/>
      <w:r>
        <w:rPr>
          <w:rFonts w:hint="default"/>
        </w:rPr>
        <w:t>1.2.12获取成品油蓝字发票勾选信息</w:t>
      </w:r>
      <w:bookmarkEnd w:id="52"/>
    </w:p>
    <w:p w14:paraId="62719DBE">
      <w:pPr>
        <w:pStyle w:val="5"/>
        <w:bidi w:val="0"/>
        <w:rPr>
          <w:rFonts w:hint="default"/>
        </w:rPr>
      </w:pPr>
      <w:r>
        <w:rPr>
          <w:rFonts w:hint="default"/>
        </w:rPr>
        <w:t>企业可依据成品油蓝字发票信息勾选信息判断成品油蓝字发票是否可红冲。</w:t>
      </w:r>
    </w:p>
    <w:p w14:paraId="76D90699">
      <w:pPr>
        <w:pStyle w:val="5"/>
        <w:bidi w:val="0"/>
        <w:rPr>
          <w:rFonts w:hint="default"/>
        </w:rPr>
      </w:pPr>
      <w:r>
        <w:rPr>
          <w:rFonts w:hint="default"/>
        </w:rPr>
        <w:t>建议企业定时下载/更新成品油蓝字发</w:t>
      </w:r>
      <w:r>
        <w:rPr>
          <w:rFonts w:hint="default"/>
          <w:lang w:val="en-US" w:eastAsia="zh-CN"/>
        </w:rPr>
        <w:t>票</w:t>
      </w:r>
      <w:r>
        <w:rPr>
          <w:rFonts w:hint="default"/>
        </w:rPr>
        <w:t>信息勾选，或在接收成品油蓝字发票勾选状态发生变更时手工获取成品油蓝字发票勾选信息。</w:t>
      </w:r>
    </w:p>
    <w:p w14:paraId="7C33EF29">
      <w:pPr>
        <w:pStyle w:val="26"/>
        <w:bidi w:val="0"/>
        <w:rPr>
          <w:rFonts w:hint="default"/>
        </w:rPr>
      </w:pPr>
      <w:r>
        <w:drawing>
          <wp:inline distT="0" distB="0" distL="114300" distR="114300">
            <wp:extent cx="2870200" cy="2324100"/>
            <wp:effectExtent l="0" t="0" r="0" b="0"/>
            <wp:docPr id="15" name="图片 12"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查询蓝票勾选信息"/>
                    <pic:cNvPicPr>
                      <a:picLocks noChangeAspect="1"/>
                    </pic:cNvPicPr>
                  </pic:nvPicPr>
                  <pic:blipFill>
                    <a:blip r:embed="rId18"/>
                    <a:stretch>
                      <a:fillRect/>
                    </a:stretch>
                  </pic:blipFill>
                  <pic:spPr>
                    <a:xfrm>
                      <a:off x="0" y="0"/>
                      <a:ext cx="2870200" cy="2324100"/>
                    </a:xfrm>
                    <a:prstGeom prst="rect">
                      <a:avLst/>
                    </a:prstGeom>
                    <a:noFill/>
                    <a:ln>
                      <a:noFill/>
                    </a:ln>
                  </pic:spPr>
                </pic:pic>
              </a:graphicData>
            </a:graphic>
          </wp:inline>
        </w:drawing>
      </w:r>
    </w:p>
    <w:p w14:paraId="29C281AD">
      <w:pPr>
        <w:pStyle w:val="8"/>
        <w:bidi w:val="0"/>
        <w:rPr>
          <w:rFonts w:hint="default"/>
        </w:rPr>
      </w:pPr>
      <w:r>
        <w:rPr>
          <w:rFonts w:hint="default"/>
        </w:rPr>
        <w:t>1.2.12.1判断逻辑</w:t>
      </w:r>
    </w:p>
    <w:p w14:paraId="04E89BAD">
      <w:pPr>
        <w:pStyle w:val="5"/>
        <w:bidi w:val="0"/>
        <w:rPr>
          <w:rFonts w:hint="default"/>
        </w:rPr>
      </w:pPr>
      <w:r>
        <w:rPr>
          <w:rFonts w:hint="default"/>
        </w:rPr>
        <w:t>调用《发票状态信息查询》接口规范获取成品油蓝字发票勾选信息，当接口调用时发生以下任意情形，</w:t>
      </w:r>
      <w:r>
        <w:rPr>
          <w:rFonts w:hint="default"/>
          <w:lang w:val="en-US" w:eastAsia="zh-CN"/>
        </w:rPr>
        <w:t>调用失败</w:t>
      </w:r>
      <w:r>
        <w:rPr>
          <w:rFonts w:hint="default"/>
        </w:rPr>
        <w:t>。</w:t>
      </w:r>
    </w:p>
    <w:p w14:paraId="60A17321">
      <w:pPr>
        <w:pStyle w:val="5"/>
        <w:bidi w:val="0"/>
      </w:pPr>
      <w:r>
        <w:rPr>
          <w:rFonts w:hint="eastAsia"/>
        </w:rPr>
        <w:t>●</w:t>
      </w:r>
      <w:r>
        <w:rPr>
          <w:rFonts w:hint="default"/>
          <w:lang w:val="en-US"/>
        </w:rPr>
        <w:t xml:space="preserve"> </w:t>
      </w:r>
      <w:r>
        <w:t>网络通信异常。</w:t>
      </w:r>
    </w:p>
    <w:p w14:paraId="3A362EE3">
      <w:pPr>
        <w:pStyle w:val="5"/>
        <w:bidi w:val="0"/>
      </w:pPr>
      <w:r>
        <w:rPr>
          <w:rFonts w:hint="eastAsia"/>
        </w:rPr>
        <w:t>●</w:t>
      </w:r>
      <w:r>
        <w:rPr>
          <w:rFonts w:hint="default"/>
          <w:lang w:val="en-US"/>
        </w:rPr>
        <w:t xml:space="preserve"> </w:t>
      </w:r>
      <w:r>
        <w:t>返回报文存在error节点。</w:t>
      </w:r>
    </w:p>
    <w:p w14:paraId="44D5B2E9">
      <w:pPr>
        <w:pStyle w:val="5"/>
        <w:bidi w:val="0"/>
      </w:pPr>
      <w:r>
        <w:rPr>
          <w:rFonts w:hint="eastAsia"/>
        </w:rPr>
        <w:t>●</w:t>
      </w:r>
      <w:r>
        <w:rPr>
          <w:rFonts w:hint="default"/>
          <w:lang w:val="en-US"/>
        </w:rPr>
        <w:t xml:space="preserve"> </w:t>
      </w:r>
      <w:r>
        <w:t>“返回码”不为“00”。</w:t>
      </w:r>
    </w:p>
    <w:p w14:paraId="18B4360D">
      <w:pPr>
        <w:pStyle w:val="7"/>
        <w:bidi w:val="0"/>
        <w:rPr>
          <w:rFonts w:hint="default"/>
        </w:rPr>
      </w:pPr>
      <w:bookmarkStart w:id="53" w:name="_Toc13692"/>
      <w:r>
        <w:rPr>
          <w:rFonts w:hint="default"/>
        </w:rPr>
        <w:t>1.2.13获取成品油红字确认单列表</w:t>
      </w:r>
      <w:bookmarkEnd w:id="53"/>
    </w:p>
    <w:p w14:paraId="7FFAA2A7">
      <w:pPr>
        <w:pStyle w:val="5"/>
        <w:bidi w:val="0"/>
        <w:rPr>
          <w:rFonts w:hint="default"/>
        </w:rPr>
      </w:pPr>
      <w:r>
        <w:rPr>
          <w:rFonts w:hint="default"/>
        </w:rPr>
        <w:t>从税务局端获取成品油红字确认单列表信息，以便于后期开具红字发票以及红字发票确认时进行业务校验。</w:t>
      </w:r>
    </w:p>
    <w:p w14:paraId="0146F416">
      <w:pPr>
        <w:pStyle w:val="5"/>
        <w:bidi w:val="0"/>
        <w:rPr>
          <w:rFonts w:hint="default"/>
        </w:rPr>
      </w:pPr>
      <w:r>
        <w:rPr>
          <w:rFonts w:hint="default"/>
        </w:rPr>
        <w:t>建议企业定时下载/更新成品油红字确认单列表信息,或在接收成品油红字确认单、成品油红字确认单变更时手工获取成品油红字确认单列表信息。</w:t>
      </w:r>
    </w:p>
    <w:p w14:paraId="2D6807B2">
      <w:pPr>
        <w:pStyle w:val="26"/>
        <w:bidi w:val="0"/>
        <w:rPr>
          <w:rFonts w:hint="default"/>
        </w:rPr>
      </w:pPr>
      <w:r>
        <w:drawing>
          <wp:inline distT="0" distB="0" distL="114300" distR="114300">
            <wp:extent cx="2762250" cy="2470150"/>
            <wp:effectExtent l="0" t="0" r="6350" b="6350"/>
            <wp:docPr id="16" name="图片 13" descr="红字确认单列表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红字确认单列表信息查询"/>
                    <pic:cNvPicPr>
                      <a:picLocks noChangeAspect="1"/>
                    </pic:cNvPicPr>
                  </pic:nvPicPr>
                  <pic:blipFill>
                    <a:blip r:embed="rId19"/>
                    <a:stretch>
                      <a:fillRect/>
                    </a:stretch>
                  </pic:blipFill>
                  <pic:spPr>
                    <a:xfrm>
                      <a:off x="0" y="0"/>
                      <a:ext cx="2762250" cy="2470150"/>
                    </a:xfrm>
                    <a:prstGeom prst="rect">
                      <a:avLst/>
                    </a:prstGeom>
                    <a:noFill/>
                    <a:ln>
                      <a:noFill/>
                    </a:ln>
                  </pic:spPr>
                </pic:pic>
              </a:graphicData>
            </a:graphic>
          </wp:inline>
        </w:drawing>
      </w:r>
    </w:p>
    <w:p w14:paraId="1EAB4172">
      <w:pPr>
        <w:pStyle w:val="8"/>
        <w:bidi w:val="0"/>
        <w:rPr>
          <w:rFonts w:hint="default"/>
        </w:rPr>
      </w:pPr>
      <w:r>
        <w:rPr>
          <w:rFonts w:hint="default"/>
        </w:rPr>
        <w:t>1.2.13.1判断逻辑</w:t>
      </w:r>
    </w:p>
    <w:p w14:paraId="7548B73E">
      <w:pPr>
        <w:pStyle w:val="5"/>
        <w:bidi w:val="0"/>
        <w:rPr>
          <w:rFonts w:hint="default"/>
        </w:rPr>
      </w:pPr>
      <w:r>
        <w:rPr>
          <w:rFonts w:hint="default"/>
        </w:rPr>
        <w:t>调用《查询成品油红字确认单列表信息》接口规范获取成品油红字确认单列表信息，当接口调用时发生以下任意情形，</w:t>
      </w:r>
      <w:r>
        <w:rPr>
          <w:rFonts w:hint="default"/>
          <w:lang w:val="en-US" w:eastAsia="zh-CN"/>
        </w:rPr>
        <w:t>调用失败</w:t>
      </w:r>
      <w:r>
        <w:rPr>
          <w:rFonts w:hint="default"/>
        </w:rPr>
        <w:t>。</w:t>
      </w:r>
    </w:p>
    <w:p w14:paraId="03022D2E">
      <w:pPr>
        <w:pStyle w:val="5"/>
        <w:bidi w:val="0"/>
      </w:pPr>
      <w:r>
        <w:rPr>
          <w:rFonts w:hint="eastAsia"/>
        </w:rPr>
        <w:t>●</w:t>
      </w:r>
      <w:r>
        <w:rPr>
          <w:rFonts w:hint="default"/>
          <w:lang w:val="en-US"/>
        </w:rPr>
        <w:t xml:space="preserve"> </w:t>
      </w:r>
      <w:r>
        <w:t>网络通信异常。</w:t>
      </w:r>
    </w:p>
    <w:p w14:paraId="5CE37F6C">
      <w:pPr>
        <w:pStyle w:val="5"/>
        <w:bidi w:val="0"/>
      </w:pPr>
      <w:r>
        <w:rPr>
          <w:rFonts w:hint="eastAsia"/>
        </w:rPr>
        <w:t>●</w:t>
      </w:r>
      <w:r>
        <w:rPr>
          <w:rFonts w:hint="default"/>
          <w:lang w:val="en-US"/>
        </w:rPr>
        <w:t xml:space="preserve"> </w:t>
      </w:r>
      <w:r>
        <w:t>返回报文存在error节点。</w:t>
      </w:r>
    </w:p>
    <w:p w14:paraId="35A84C7C">
      <w:pPr>
        <w:pStyle w:val="5"/>
        <w:bidi w:val="0"/>
      </w:pPr>
      <w:r>
        <w:rPr>
          <w:rFonts w:hint="eastAsia"/>
        </w:rPr>
        <w:t>●</w:t>
      </w:r>
      <w:r>
        <w:rPr>
          <w:rFonts w:hint="default"/>
          <w:lang w:val="en-US"/>
        </w:rPr>
        <w:t xml:space="preserve"> </w:t>
      </w:r>
      <w:r>
        <w:t>“返回码”不为“00”。</w:t>
      </w:r>
    </w:p>
    <w:p w14:paraId="0705FE02">
      <w:pPr>
        <w:pStyle w:val="7"/>
        <w:bidi w:val="0"/>
        <w:rPr>
          <w:rFonts w:hint="default"/>
        </w:rPr>
      </w:pPr>
      <w:bookmarkStart w:id="54" w:name="_Toc23246"/>
      <w:r>
        <w:rPr>
          <w:rFonts w:hint="default"/>
        </w:rPr>
        <w:t>1.2.14获取成品油红字确认单明细</w:t>
      </w:r>
      <w:bookmarkEnd w:id="54"/>
    </w:p>
    <w:p w14:paraId="55E4CC63">
      <w:pPr>
        <w:pStyle w:val="5"/>
        <w:bidi w:val="0"/>
        <w:rPr>
          <w:rFonts w:hint="default"/>
        </w:rPr>
      </w:pPr>
      <w:r>
        <w:rPr>
          <w:rFonts w:hint="default"/>
        </w:rPr>
        <w:t>从税务局端获取成品油红字确认单明细信息，以便于后期开具红字发票以及红字发票确认时进行业务校验。</w:t>
      </w:r>
    </w:p>
    <w:p w14:paraId="7A402F4D">
      <w:pPr>
        <w:pStyle w:val="5"/>
        <w:bidi w:val="0"/>
        <w:rPr>
          <w:rFonts w:hint="default"/>
        </w:rPr>
      </w:pPr>
      <w:r>
        <w:rPr>
          <w:rFonts w:hint="default"/>
        </w:rPr>
        <w:t>建议企业定时下载/更新成品油红字确认单明细信息,或在接收成品油红字确认单明细、成品油红字确认单明细变更时手工获取成品油红字确认单明细信息。</w:t>
      </w:r>
    </w:p>
    <w:p w14:paraId="27DE54DC">
      <w:pPr>
        <w:pStyle w:val="26"/>
        <w:bidi w:val="0"/>
        <w:rPr>
          <w:rFonts w:hint="default"/>
        </w:rPr>
      </w:pPr>
      <w:r>
        <w:drawing>
          <wp:inline distT="0" distB="0" distL="114300" distR="114300">
            <wp:extent cx="2762250" cy="2470150"/>
            <wp:effectExtent l="0" t="0" r="6350" b="6350"/>
            <wp:docPr id="17" name="图片 151"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1" descr="查询红字确认单明细信息"/>
                    <pic:cNvPicPr>
                      <a:picLocks noChangeAspect="1"/>
                    </pic:cNvPicPr>
                  </pic:nvPicPr>
                  <pic:blipFill>
                    <a:blip r:embed="rId20"/>
                    <a:stretch>
                      <a:fillRect/>
                    </a:stretch>
                  </pic:blipFill>
                  <pic:spPr>
                    <a:xfrm>
                      <a:off x="0" y="0"/>
                      <a:ext cx="2762250" cy="2470150"/>
                    </a:xfrm>
                    <a:prstGeom prst="rect">
                      <a:avLst/>
                    </a:prstGeom>
                    <a:noFill/>
                    <a:ln>
                      <a:noFill/>
                    </a:ln>
                  </pic:spPr>
                </pic:pic>
              </a:graphicData>
            </a:graphic>
          </wp:inline>
        </w:drawing>
      </w:r>
    </w:p>
    <w:p w14:paraId="32005103">
      <w:pPr>
        <w:pStyle w:val="8"/>
        <w:bidi w:val="0"/>
        <w:rPr>
          <w:rFonts w:hint="default"/>
        </w:rPr>
      </w:pPr>
      <w:r>
        <w:rPr>
          <w:rFonts w:hint="default"/>
        </w:rPr>
        <w:t>1.2.14.1判断逻辑</w:t>
      </w:r>
    </w:p>
    <w:p w14:paraId="1BC89C2D">
      <w:pPr>
        <w:pStyle w:val="5"/>
        <w:bidi w:val="0"/>
        <w:rPr>
          <w:rFonts w:hint="default"/>
        </w:rPr>
      </w:pPr>
      <w:r>
        <w:rPr>
          <w:rFonts w:hint="default"/>
        </w:rPr>
        <w:t>调用《查询成品油红字确认单明细信息》接口规范获取成品油红字确认单明细信息，当接口调用时发生以下任意情形，</w:t>
      </w:r>
      <w:r>
        <w:rPr>
          <w:rFonts w:hint="default"/>
          <w:lang w:val="en-US" w:eastAsia="zh-CN"/>
        </w:rPr>
        <w:t>调用失败</w:t>
      </w:r>
      <w:r>
        <w:rPr>
          <w:rFonts w:hint="default"/>
        </w:rPr>
        <w:t>。</w:t>
      </w:r>
    </w:p>
    <w:p w14:paraId="7939CCC7">
      <w:pPr>
        <w:pStyle w:val="5"/>
        <w:bidi w:val="0"/>
      </w:pPr>
      <w:r>
        <w:rPr>
          <w:rFonts w:hint="eastAsia"/>
        </w:rPr>
        <w:t>●</w:t>
      </w:r>
      <w:r>
        <w:rPr>
          <w:rFonts w:hint="default"/>
          <w:lang w:val="en-US"/>
        </w:rPr>
        <w:t xml:space="preserve"> </w:t>
      </w:r>
      <w:r>
        <w:t>网络通信异常。</w:t>
      </w:r>
    </w:p>
    <w:p w14:paraId="7B704BBC">
      <w:pPr>
        <w:pStyle w:val="5"/>
        <w:bidi w:val="0"/>
      </w:pPr>
      <w:r>
        <w:rPr>
          <w:rFonts w:hint="eastAsia"/>
        </w:rPr>
        <w:t>●</w:t>
      </w:r>
      <w:r>
        <w:rPr>
          <w:rFonts w:hint="default"/>
          <w:lang w:val="en-US"/>
        </w:rPr>
        <w:t xml:space="preserve"> </w:t>
      </w:r>
      <w:r>
        <w:t>返回报文存在error节点。</w:t>
      </w:r>
    </w:p>
    <w:p w14:paraId="64D6EBA8">
      <w:pPr>
        <w:pStyle w:val="5"/>
        <w:bidi w:val="0"/>
      </w:pPr>
      <w:r>
        <w:rPr>
          <w:rFonts w:hint="eastAsia"/>
        </w:rPr>
        <w:t>●</w:t>
      </w:r>
      <w:r>
        <w:rPr>
          <w:rFonts w:hint="default"/>
          <w:lang w:val="en-US"/>
        </w:rPr>
        <w:t xml:space="preserve"> </w:t>
      </w:r>
      <w:r>
        <w:t>“返回码”不为“00”。</w:t>
      </w:r>
    </w:p>
    <w:p w14:paraId="2FD69808">
      <w:pPr>
        <w:pStyle w:val="4"/>
        <w:rPr>
          <w:rFonts w:hint="default" w:ascii="Times New Roman" w:hAnsi="Times New Roman" w:eastAsia="宋体" w:cs="Times New Roman"/>
        </w:rPr>
      </w:pPr>
      <w:bookmarkStart w:id="55" w:name="_Toc22710"/>
      <w:bookmarkStart w:id="56" w:name="_Toc3459"/>
      <w:r>
        <w:rPr>
          <w:rFonts w:hint="default" w:ascii="Times New Roman" w:hAnsi="Times New Roman" w:eastAsia="宋体" w:cs="Times New Roman"/>
        </w:rPr>
        <w:t>2</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成品油蓝字发票开具</w:t>
      </w:r>
      <w:bookmarkEnd w:id="55"/>
      <w:bookmarkEnd w:id="56"/>
    </w:p>
    <w:p w14:paraId="1400C295">
      <w:pPr>
        <w:pStyle w:val="6"/>
        <w:bidi w:val="0"/>
        <w:rPr>
          <w:rFonts w:hint="default"/>
        </w:rPr>
      </w:pPr>
      <w:bookmarkStart w:id="57" w:name="_Toc4113"/>
      <w:r>
        <w:rPr>
          <w:rFonts w:hint="default"/>
        </w:rPr>
        <w:t>2.1全流程图</w:t>
      </w:r>
      <w:bookmarkEnd w:id="57"/>
    </w:p>
    <w:p w14:paraId="5D1CE477">
      <w:pPr>
        <w:pStyle w:val="26"/>
        <w:bidi w:val="0"/>
        <w:rPr>
          <w:rFonts w:hint="default"/>
        </w:rPr>
      </w:pPr>
      <w:r>
        <w:rPr>
          <w:rFonts w:hint="default"/>
        </w:rPr>
        <w:drawing>
          <wp:inline distT="0" distB="0" distL="114300" distR="114300">
            <wp:extent cx="5268595" cy="7822565"/>
            <wp:effectExtent l="0" t="0" r="1905" b="635"/>
            <wp:docPr id="18" name="图片 222" descr="全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2" descr="全场景"/>
                    <pic:cNvPicPr>
                      <a:picLocks noChangeAspect="1"/>
                    </pic:cNvPicPr>
                  </pic:nvPicPr>
                  <pic:blipFill>
                    <a:blip r:embed="rId21"/>
                    <a:stretch>
                      <a:fillRect/>
                    </a:stretch>
                  </pic:blipFill>
                  <pic:spPr>
                    <a:xfrm>
                      <a:off x="0" y="0"/>
                      <a:ext cx="5268595" cy="7822565"/>
                    </a:xfrm>
                    <a:prstGeom prst="rect">
                      <a:avLst/>
                    </a:prstGeom>
                    <a:noFill/>
                    <a:ln>
                      <a:noFill/>
                    </a:ln>
                  </pic:spPr>
                </pic:pic>
              </a:graphicData>
            </a:graphic>
          </wp:inline>
        </w:drawing>
      </w:r>
    </w:p>
    <w:p w14:paraId="4CFC148D">
      <w:pPr>
        <w:pStyle w:val="25"/>
        <w:bidi w:val="0"/>
        <w:rPr>
          <w:rFonts w:hint="default"/>
        </w:rPr>
      </w:pPr>
      <w:r>
        <w:rPr>
          <w:rFonts w:hint="default"/>
        </w:rPr>
        <w:t>业务流程图</w:t>
      </w:r>
    </w:p>
    <w:p w14:paraId="5F0487C8">
      <w:pPr>
        <w:pStyle w:val="26"/>
        <w:bidi w:val="0"/>
        <w:rPr>
          <w:rFonts w:hint="default"/>
        </w:rPr>
      </w:pPr>
      <w:r>
        <w:rPr>
          <w:rFonts w:hint="default"/>
        </w:rPr>
        <w:drawing>
          <wp:inline distT="0" distB="0" distL="114300" distR="114300">
            <wp:extent cx="4800600" cy="8353425"/>
            <wp:effectExtent l="0" t="0" r="0" b="0"/>
            <wp:docPr id="19" name="图片 21" descr="成品油蓝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descr="成品油蓝开"/>
                    <pic:cNvPicPr>
                      <a:picLocks noChangeAspect="1"/>
                    </pic:cNvPicPr>
                  </pic:nvPicPr>
                  <pic:blipFill>
                    <a:blip r:embed="rId22"/>
                    <a:stretch>
                      <a:fillRect/>
                    </a:stretch>
                  </pic:blipFill>
                  <pic:spPr>
                    <a:xfrm>
                      <a:off x="0" y="0"/>
                      <a:ext cx="4800600" cy="8353425"/>
                    </a:xfrm>
                    <a:prstGeom prst="rect">
                      <a:avLst/>
                    </a:prstGeom>
                    <a:noFill/>
                    <a:ln>
                      <a:noFill/>
                    </a:ln>
                  </pic:spPr>
                </pic:pic>
              </a:graphicData>
            </a:graphic>
          </wp:inline>
        </w:drawing>
      </w:r>
    </w:p>
    <w:p w14:paraId="38D47278">
      <w:pPr>
        <w:pStyle w:val="25"/>
        <w:bidi w:val="0"/>
        <w:rPr>
          <w:rFonts w:hint="default"/>
        </w:rPr>
      </w:pPr>
      <w:r>
        <w:rPr>
          <w:rFonts w:hint="default"/>
        </w:rPr>
        <w:t>时序图</w:t>
      </w:r>
    </w:p>
    <w:p w14:paraId="03D0C2CB">
      <w:pPr>
        <w:pStyle w:val="6"/>
        <w:bidi w:val="0"/>
        <w:rPr>
          <w:rFonts w:hint="default"/>
        </w:rPr>
      </w:pPr>
      <w:bookmarkStart w:id="58" w:name="_Toc9912"/>
      <w:r>
        <w:rPr>
          <w:rFonts w:hint="default"/>
        </w:rPr>
        <w:t>2.2业务规则</w:t>
      </w:r>
      <w:bookmarkEnd w:id="58"/>
    </w:p>
    <w:p w14:paraId="60847F32">
      <w:pPr>
        <w:pStyle w:val="7"/>
        <w:bidi w:val="0"/>
        <w:rPr>
          <w:rFonts w:hint="default"/>
        </w:rPr>
      </w:pPr>
      <w:bookmarkStart w:id="59" w:name="_Toc31951"/>
      <w:r>
        <w:rPr>
          <w:rFonts w:hint="default"/>
        </w:rPr>
        <w:t>2.2.1判断纳税人开票资格</w:t>
      </w:r>
      <w:bookmarkEnd w:id="59"/>
    </w:p>
    <w:p w14:paraId="14525099">
      <w:pPr>
        <w:pStyle w:val="5"/>
        <w:bidi w:val="0"/>
        <w:rPr>
          <w:rFonts w:hint="default"/>
        </w:rPr>
      </w:pPr>
      <w:r>
        <w:rPr>
          <w:rFonts w:hint="default"/>
        </w:rPr>
        <w:t>校验纳税人是否具备成品油蓝字发票开票资格，包括风险纳税人信息校验和纳税人资格校验。</w:t>
      </w:r>
    </w:p>
    <w:p w14:paraId="4A010116">
      <w:pPr>
        <w:pStyle w:val="26"/>
        <w:bidi w:val="0"/>
        <w:rPr>
          <w:rFonts w:hint="eastAsia"/>
          <w:lang w:eastAsia="zh-CN"/>
        </w:rPr>
      </w:pPr>
      <w:r>
        <w:rPr>
          <w:rFonts w:hint="eastAsia"/>
          <w:lang w:eastAsia="zh-CN"/>
        </w:rPr>
        <w:drawing>
          <wp:inline distT="0" distB="0" distL="114300" distR="114300">
            <wp:extent cx="2686050" cy="5099050"/>
            <wp:effectExtent l="0" t="0" r="6350" b="6350"/>
            <wp:docPr id="20" name="图片 238"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8" descr="判断纳税人开票资格"/>
                    <pic:cNvPicPr>
                      <a:picLocks noChangeAspect="1"/>
                    </pic:cNvPicPr>
                  </pic:nvPicPr>
                  <pic:blipFill>
                    <a:blip r:embed="rId23"/>
                    <a:stretch>
                      <a:fillRect/>
                    </a:stretch>
                  </pic:blipFill>
                  <pic:spPr>
                    <a:xfrm>
                      <a:off x="0" y="0"/>
                      <a:ext cx="2686050" cy="5099050"/>
                    </a:xfrm>
                    <a:prstGeom prst="rect">
                      <a:avLst/>
                    </a:prstGeom>
                    <a:noFill/>
                    <a:ln>
                      <a:noFill/>
                    </a:ln>
                  </pic:spPr>
                </pic:pic>
              </a:graphicData>
            </a:graphic>
          </wp:inline>
        </w:drawing>
      </w:r>
    </w:p>
    <w:p w14:paraId="0E1D5D67">
      <w:pPr>
        <w:pStyle w:val="5"/>
        <w:bidi w:val="0"/>
        <w:rPr>
          <w:rFonts w:hint="default"/>
        </w:rPr>
      </w:pPr>
      <w:r>
        <w:rPr>
          <w:rFonts w:hint="default"/>
        </w:rPr>
        <w:t>查询本地保存的纳税人风险信息，校验纳税人是否为风险纳税人，禁止风险等级高的纳税人开具发票。</w:t>
      </w:r>
    </w:p>
    <w:p w14:paraId="56DC8E86">
      <w:pPr>
        <w:pStyle w:val="5"/>
        <w:bidi w:val="0"/>
        <w:rPr>
          <w:rFonts w:hint="default"/>
        </w:rPr>
      </w:pPr>
      <w:r>
        <w:rPr>
          <w:rFonts w:hint="default"/>
        </w:rPr>
        <w:t>查询本地保存的纳税人基本信息，判断纳税人是否具备开具成品油蓝字发票资格，销方必须是成品油经销企业，否则无法开具成品油发票。</w:t>
      </w:r>
    </w:p>
    <w:p w14:paraId="25B30029">
      <w:pPr>
        <w:pStyle w:val="8"/>
        <w:bidi w:val="0"/>
        <w:rPr>
          <w:rFonts w:hint="default"/>
        </w:rPr>
      </w:pPr>
      <w:r>
        <w:rPr>
          <w:rFonts w:hint="default"/>
        </w:rPr>
        <w:t>2.2.1.1判断逻辑</w:t>
      </w:r>
    </w:p>
    <w:p w14:paraId="7B56AD35">
      <w:pPr>
        <w:pStyle w:val="5"/>
        <w:bidi w:val="0"/>
        <w:rPr>
          <w:rFonts w:hint="default"/>
        </w:rPr>
      </w:pPr>
      <w:r>
        <w:rPr>
          <w:rFonts w:hint="default"/>
        </w:rPr>
        <w:t>根据查询的纳税人风险信息进行校验，当满足以下任意条件时禁止开具成品油蓝字发票。</w:t>
      </w:r>
    </w:p>
    <w:p w14:paraId="4A086ED3">
      <w:pPr>
        <w:pStyle w:val="5"/>
        <w:bidi w:val="0"/>
      </w:pPr>
      <w:bookmarkStart w:id="60" w:name="OLE_LINK25"/>
      <w:r>
        <w:rPr>
          <w:rFonts w:hint="eastAsia"/>
        </w:rPr>
        <w:t>●</w:t>
      </w:r>
      <w:r>
        <w:rPr>
          <w:rFonts w:hint="default"/>
          <w:lang w:val="en-US"/>
        </w:rPr>
        <w:t xml:space="preserve"> </w:t>
      </w:r>
      <w:r>
        <w:t>未查询到纳税人风险信息，本地无纳税人风险信息</w:t>
      </w:r>
    </w:p>
    <w:p w14:paraId="4ACD979C">
      <w:pPr>
        <w:pStyle w:val="5"/>
        <w:bidi w:val="0"/>
      </w:pPr>
      <w:r>
        <w:rPr>
          <w:rFonts w:hint="eastAsia"/>
        </w:rPr>
        <w:t>●</w:t>
      </w:r>
      <w:r>
        <w:rPr>
          <w:rFonts w:hint="default"/>
          <w:lang w:val="en-US"/>
        </w:rPr>
        <w:t xml:space="preserve"> </w:t>
      </w:r>
      <w:r>
        <w:t>纳税人风险信息中“风险纳税人类型”为“Ⅰ类（高风险）”。</w:t>
      </w:r>
    </w:p>
    <w:p w14:paraId="415C86ED">
      <w:pPr>
        <w:pStyle w:val="5"/>
        <w:bidi w:val="0"/>
      </w:pPr>
      <w:r>
        <w:rPr>
          <w:rFonts w:hint="eastAsia"/>
        </w:rPr>
        <w:t>●</w:t>
      </w:r>
      <w:r>
        <w:rPr>
          <w:rFonts w:hint="default"/>
          <w:lang w:val="en-US"/>
        </w:rPr>
        <w:t xml:space="preserve"> </w:t>
      </w:r>
      <w:r>
        <w:t>纳税人风险信息中“纳税人预警级别”为“红色预警”。</w:t>
      </w:r>
    </w:p>
    <w:p w14:paraId="7AC5B3F4">
      <w:pPr>
        <w:pStyle w:val="5"/>
        <w:bidi w:val="0"/>
      </w:pPr>
      <w:r>
        <w:rPr>
          <w:rFonts w:hint="eastAsia"/>
        </w:rPr>
        <w:t>●</w:t>
      </w:r>
      <w:r>
        <w:rPr>
          <w:rFonts w:hint="default"/>
          <w:lang w:val="en-US"/>
        </w:rPr>
        <w:t xml:space="preserve"> </w:t>
      </w:r>
      <w:r>
        <w:t>纳税人风险信息中“风险纳税人标志”为“Y（风险纳税人）”。</w:t>
      </w:r>
    </w:p>
    <w:bookmarkEnd w:id="60"/>
    <w:p w14:paraId="2358CE86">
      <w:pPr>
        <w:pStyle w:val="5"/>
        <w:bidi w:val="0"/>
        <w:rPr>
          <w:rFonts w:hint="default"/>
        </w:rPr>
      </w:pPr>
      <w:r>
        <w:rPr>
          <w:rFonts w:hint="default"/>
        </w:rPr>
        <w:t>根据查询的纳税人基本信息进行校验，当发生以下任意条件时禁止开具成品油蓝字发票。</w:t>
      </w:r>
    </w:p>
    <w:p w14:paraId="13D69F14">
      <w:pPr>
        <w:pStyle w:val="5"/>
        <w:bidi w:val="0"/>
      </w:pPr>
      <w:bookmarkStart w:id="61" w:name="_4.2发票结余校验"/>
      <w:bookmarkEnd w:id="61"/>
      <w:r>
        <w:rPr>
          <w:rFonts w:hint="eastAsia"/>
        </w:rPr>
        <w:t>●</w:t>
      </w:r>
      <w:r>
        <w:rPr>
          <w:rFonts w:hint="default"/>
          <w:lang w:val="en-US"/>
        </w:rPr>
        <w:t xml:space="preserve"> </w:t>
      </w:r>
      <w:r>
        <w:t>未查询到纳税人基本信息，本地无纳税人基本信息。</w:t>
      </w:r>
    </w:p>
    <w:p w14:paraId="17590A4D">
      <w:pPr>
        <w:pStyle w:val="5"/>
        <w:bidi w:val="0"/>
      </w:pPr>
      <w:r>
        <w:rPr>
          <w:rFonts w:hint="eastAsia"/>
        </w:rPr>
        <w:t>●</w:t>
      </w:r>
      <w:r>
        <w:rPr>
          <w:rFonts w:hint="default"/>
          <w:lang w:val="en-US"/>
        </w:rPr>
        <w:t xml:space="preserve"> </w:t>
      </w:r>
      <w:r>
        <w:t>纳税人信息中“纳税人状态”不是“03（正常）”、“09（报验）”中的任意一个。</w:t>
      </w:r>
    </w:p>
    <w:p w14:paraId="58103C5C">
      <w:pPr>
        <w:pStyle w:val="7"/>
        <w:bidi w:val="0"/>
        <w:rPr>
          <w:rFonts w:hint="default"/>
        </w:rPr>
      </w:pPr>
      <w:bookmarkStart w:id="62" w:name="_Toc31700"/>
      <w:r>
        <w:rPr>
          <w:rFonts w:hint="default"/>
        </w:rPr>
        <w:t>2.2.2发票号段结余校验</w:t>
      </w:r>
      <w:bookmarkEnd w:id="62"/>
    </w:p>
    <w:p w14:paraId="3B8F9627">
      <w:pPr>
        <w:pStyle w:val="5"/>
        <w:bidi w:val="0"/>
        <w:rPr>
          <w:rFonts w:hint="default"/>
        </w:rPr>
      </w:pPr>
      <w:r>
        <w:rPr>
          <w:rFonts w:hint="default"/>
        </w:rPr>
        <w:t>判断本地是否还有未使用的发票，若无未使用的发票，需调用税务局端接口重新获取发票批量预赋码信息。</w:t>
      </w:r>
    </w:p>
    <w:p w14:paraId="2EEE4176">
      <w:pPr>
        <w:pStyle w:val="26"/>
        <w:bidi w:val="0"/>
        <w:rPr>
          <w:rFonts w:hint="eastAsia"/>
          <w:lang w:eastAsia="zh-CN"/>
        </w:rPr>
      </w:pPr>
      <w:r>
        <w:rPr>
          <w:rFonts w:hint="eastAsia"/>
          <w:lang w:eastAsia="zh-CN"/>
        </w:rPr>
        <w:drawing>
          <wp:inline distT="0" distB="0" distL="114300" distR="114300">
            <wp:extent cx="2743200" cy="2603500"/>
            <wp:effectExtent l="0" t="0" r="0" b="0"/>
            <wp:docPr id="21" name="图片 239"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9" descr="发票号段结余校验"/>
                    <pic:cNvPicPr>
                      <a:picLocks noChangeAspect="1"/>
                    </pic:cNvPicPr>
                  </pic:nvPicPr>
                  <pic:blipFill>
                    <a:blip r:embed="rId24"/>
                    <a:stretch>
                      <a:fillRect/>
                    </a:stretch>
                  </pic:blipFill>
                  <pic:spPr>
                    <a:xfrm>
                      <a:off x="0" y="0"/>
                      <a:ext cx="2743200" cy="2603500"/>
                    </a:xfrm>
                    <a:prstGeom prst="rect">
                      <a:avLst/>
                    </a:prstGeom>
                    <a:noFill/>
                    <a:ln>
                      <a:noFill/>
                    </a:ln>
                  </pic:spPr>
                </pic:pic>
              </a:graphicData>
            </a:graphic>
          </wp:inline>
        </w:drawing>
      </w:r>
    </w:p>
    <w:p w14:paraId="349FEBA4">
      <w:pPr>
        <w:pStyle w:val="8"/>
        <w:bidi w:val="0"/>
        <w:rPr>
          <w:rFonts w:hint="default"/>
        </w:rPr>
      </w:pPr>
      <w:r>
        <w:rPr>
          <w:rFonts w:hint="default"/>
        </w:rPr>
        <w:t>2.2.2.1判断逻辑</w:t>
      </w:r>
    </w:p>
    <w:p w14:paraId="418AF7C4">
      <w:pPr>
        <w:pStyle w:val="5"/>
        <w:bidi w:val="0"/>
        <w:rPr>
          <w:rFonts w:hint="default"/>
        </w:rPr>
      </w:pPr>
      <w:r>
        <w:rPr>
          <w:rFonts w:hint="default"/>
        </w:rPr>
        <w:t>调用《获取发票批量预赋码信息》接口规范获取发票批量预赋码信息，当接口调用时发生以下任意情形，</w:t>
      </w:r>
      <w:r>
        <w:rPr>
          <w:rFonts w:hint="default"/>
          <w:lang w:val="en-US" w:eastAsia="zh-CN"/>
        </w:rPr>
        <w:t>调用失败</w:t>
      </w:r>
      <w:r>
        <w:rPr>
          <w:rFonts w:hint="default"/>
        </w:rPr>
        <w:t>。</w:t>
      </w:r>
    </w:p>
    <w:p w14:paraId="6999BC18">
      <w:pPr>
        <w:pStyle w:val="5"/>
        <w:bidi w:val="0"/>
      </w:pPr>
      <w:r>
        <w:rPr>
          <w:rFonts w:hint="eastAsia"/>
        </w:rPr>
        <w:t>●</w:t>
      </w:r>
      <w:r>
        <w:rPr>
          <w:rFonts w:hint="default"/>
          <w:lang w:val="en-US"/>
        </w:rPr>
        <w:t xml:space="preserve"> </w:t>
      </w:r>
      <w:r>
        <w:t>网络通信异常。</w:t>
      </w:r>
    </w:p>
    <w:p w14:paraId="76FDA30A">
      <w:pPr>
        <w:pStyle w:val="5"/>
        <w:bidi w:val="0"/>
      </w:pPr>
      <w:r>
        <w:rPr>
          <w:rFonts w:hint="eastAsia"/>
        </w:rPr>
        <w:t>●</w:t>
      </w:r>
      <w:r>
        <w:rPr>
          <w:rFonts w:hint="default"/>
          <w:lang w:val="en-US"/>
        </w:rPr>
        <w:t xml:space="preserve"> </w:t>
      </w:r>
      <w:r>
        <w:t>返回报文存在error节点。</w:t>
      </w:r>
    </w:p>
    <w:p w14:paraId="5A40C45E">
      <w:pPr>
        <w:pStyle w:val="5"/>
        <w:bidi w:val="0"/>
      </w:pPr>
      <w:r>
        <w:rPr>
          <w:rFonts w:hint="eastAsia"/>
        </w:rPr>
        <w:t>●</w:t>
      </w:r>
      <w:r>
        <w:rPr>
          <w:rFonts w:hint="default"/>
          <w:lang w:val="en-US"/>
        </w:rPr>
        <w:t xml:space="preserve"> </w:t>
      </w:r>
      <w:r>
        <w:t>“返回码”不为“00”。</w:t>
      </w:r>
    </w:p>
    <w:p w14:paraId="1DAAD212">
      <w:pPr>
        <w:pStyle w:val="7"/>
        <w:bidi w:val="0"/>
        <w:rPr>
          <w:rFonts w:hint="default"/>
        </w:rPr>
      </w:pPr>
      <w:bookmarkStart w:id="63" w:name="_Toc19610"/>
      <w:r>
        <w:rPr>
          <w:rFonts w:hint="default"/>
        </w:rPr>
        <w:t>2.2.3获取开票基础信息</w:t>
      </w:r>
      <w:bookmarkEnd w:id="63"/>
    </w:p>
    <w:p w14:paraId="6568B1D6">
      <w:pPr>
        <w:pStyle w:val="5"/>
        <w:bidi w:val="0"/>
        <w:rPr>
          <w:rFonts w:hint="default"/>
        </w:rPr>
      </w:pPr>
      <w:r>
        <w:rPr>
          <w:rFonts w:hint="default"/>
        </w:rPr>
        <w:t>查询本地保存的税收分类编码信息和可用税率信息。</w:t>
      </w:r>
    </w:p>
    <w:p w14:paraId="3F954EBE">
      <w:pPr>
        <w:pStyle w:val="26"/>
        <w:bidi w:val="0"/>
        <w:rPr>
          <w:rFonts w:hint="eastAsia"/>
          <w:lang w:eastAsia="zh-CN"/>
        </w:rPr>
      </w:pPr>
      <w:r>
        <w:rPr>
          <w:rFonts w:hint="eastAsia"/>
          <w:lang w:eastAsia="zh-CN"/>
        </w:rPr>
        <w:drawing>
          <wp:inline distT="0" distB="0" distL="114300" distR="114300">
            <wp:extent cx="1035050" cy="2673350"/>
            <wp:effectExtent l="0" t="0" r="6350" b="6350"/>
            <wp:docPr id="22" name="图片 240"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40" descr="获取开票基础信息"/>
                    <pic:cNvPicPr>
                      <a:picLocks noChangeAspect="1"/>
                    </pic:cNvPicPr>
                  </pic:nvPicPr>
                  <pic:blipFill>
                    <a:blip r:embed="rId25"/>
                    <a:stretch>
                      <a:fillRect/>
                    </a:stretch>
                  </pic:blipFill>
                  <pic:spPr>
                    <a:xfrm>
                      <a:off x="0" y="0"/>
                      <a:ext cx="1035050" cy="2673350"/>
                    </a:xfrm>
                    <a:prstGeom prst="rect">
                      <a:avLst/>
                    </a:prstGeom>
                    <a:noFill/>
                    <a:ln>
                      <a:noFill/>
                    </a:ln>
                  </pic:spPr>
                </pic:pic>
              </a:graphicData>
            </a:graphic>
          </wp:inline>
        </w:drawing>
      </w:r>
    </w:p>
    <w:p w14:paraId="684AA1B3">
      <w:pPr>
        <w:pStyle w:val="7"/>
        <w:bidi w:val="0"/>
        <w:rPr>
          <w:rFonts w:hint="default"/>
        </w:rPr>
      </w:pPr>
      <w:bookmarkStart w:id="64" w:name="_Toc15285"/>
      <w:r>
        <w:rPr>
          <w:rFonts w:hint="default"/>
        </w:rPr>
        <w:t>2.2.4录入、校验发票信息</w:t>
      </w:r>
      <w:bookmarkEnd w:id="64"/>
    </w:p>
    <w:p w14:paraId="46246639">
      <w:pPr>
        <w:pStyle w:val="5"/>
        <w:bidi w:val="0"/>
        <w:rPr>
          <w:rFonts w:hint="default"/>
        </w:rPr>
      </w:pPr>
      <w:r>
        <w:rPr>
          <w:rFonts w:hint="default"/>
        </w:rPr>
        <w:t>依据开票能力发票开具的要求，录入发票信息，并依据发票开具规则对发票信息进行业务逻辑校验，主要包括合规性校验、数值校验。</w:t>
      </w:r>
    </w:p>
    <w:p w14:paraId="4E22C71D">
      <w:pPr>
        <w:pStyle w:val="26"/>
        <w:bidi w:val="0"/>
        <w:rPr>
          <w:rFonts w:hint="eastAsia"/>
          <w:lang w:eastAsia="zh-CN"/>
        </w:rPr>
      </w:pPr>
      <w:r>
        <w:rPr>
          <w:rFonts w:hint="eastAsia"/>
          <w:lang w:eastAsia="zh-CN"/>
        </w:rPr>
        <w:drawing>
          <wp:inline distT="0" distB="0" distL="114300" distR="114300">
            <wp:extent cx="5264150" cy="4508500"/>
            <wp:effectExtent l="0" t="0" r="6350" b="0"/>
            <wp:docPr id="23" name="图片 241"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1" descr="录入校验发票信息"/>
                    <pic:cNvPicPr>
                      <a:picLocks noChangeAspect="1"/>
                    </pic:cNvPicPr>
                  </pic:nvPicPr>
                  <pic:blipFill>
                    <a:blip r:embed="rId26"/>
                    <a:stretch>
                      <a:fillRect/>
                    </a:stretch>
                  </pic:blipFill>
                  <pic:spPr>
                    <a:xfrm>
                      <a:off x="0" y="0"/>
                      <a:ext cx="5264150" cy="4508500"/>
                    </a:xfrm>
                    <a:prstGeom prst="rect">
                      <a:avLst/>
                    </a:prstGeom>
                    <a:noFill/>
                    <a:ln>
                      <a:noFill/>
                    </a:ln>
                  </pic:spPr>
                </pic:pic>
              </a:graphicData>
            </a:graphic>
          </wp:inline>
        </w:drawing>
      </w:r>
    </w:p>
    <w:p w14:paraId="024FC6C9">
      <w:pPr>
        <w:pStyle w:val="8"/>
        <w:bidi w:val="0"/>
        <w:rPr>
          <w:rFonts w:hint="default"/>
        </w:rPr>
      </w:pPr>
      <w:r>
        <w:rPr>
          <w:rFonts w:hint="default"/>
        </w:rPr>
        <w:t>2.2.4.</w:t>
      </w:r>
      <w:r>
        <w:rPr>
          <w:rFonts w:hint="default"/>
          <w:lang w:val="en-US" w:eastAsia="zh-CN"/>
        </w:rPr>
        <w:t>1</w:t>
      </w:r>
      <w:r>
        <w:rPr>
          <w:rFonts w:hint="default"/>
        </w:rPr>
        <w:t>合规性校验</w:t>
      </w:r>
    </w:p>
    <w:p w14:paraId="0817535D">
      <w:pPr>
        <w:pStyle w:val="5"/>
        <w:bidi w:val="0"/>
        <w:rPr>
          <w:rFonts w:hint="default"/>
        </w:rPr>
      </w:pPr>
      <w:r>
        <w:rPr>
          <w:rFonts w:hint="default"/>
        </w:rPr>
        <w:t>合规性校验主要对输入参数的类型、长度、是否必填、码值进行校验（具体校验值说明详见《成品油发票上传》接口）。以下任意一项不满足要求时，阻断发票开具。校验规则如下：</w:t>
      </w:r>
    </w:p>
    <w:p w14:paraId="095D6B7F">
      <w:pPr>
        <w:pStyle w:val="5"/>
        <w:bidi w:val="0"/>
        <w:rPr>
          <w:rFonts w:hint="default"/>
        </w:rPr>
      </w:pPr>
      <w:r>
        <w:rPr>
          <w:rFonts w:hint="eastAsia"/>
        </w:rPr>
        <w:t>●</w:t>
      </w:r>
      <w:r>
        <w:rPr>
          <w:rFonts w:hint="default"/>
          <w:lang w:val="en-US"/>
        </w:rPr>
        <w:t xml:space="preserve"> </w:t>
      </w:r>
      <w:r>
        <w:rPr>
          <w:rFonts w:hint="default"/>
        </w:rPr>
        <w:t>发票号码，必填，长度20位，由数字组成，前2位为年份后2位。</w:t>
      </w:r>
    </w:p>
    <w:p w14:paraId="6798B045">
      <w:pPr>
        <w:pStyle w:val="5"/>
        <w:bidi w:val="0"/>
        <w:rPr>
          <w:rFonts w:hint="default"/>
        </w:rPr>
      </w:pPr>
      <w:r>
        <w:rPr>
          <w:rFonts w:hint="eastAsia"/>
        </w:rPr>
        <w:t>●</w:t>
      </w:r>
      <w:r>
        <w:rPr>
          <w:rFonts w:hint="default"/>
          <w:lang w:val="en-US"/>
        </w:rPr>
        <w:t xml:space="preserve"> </w:t>
      </w:r>
      <w:r>
        <w:rPr>
          <w:rFonts w:hint="default"/>
        </w:rPr>
        <w:t>蓝字发票标志，</w:t>
      </w:r>
      <w:r>
        <w:rPr>
          <w:rFonts w:hint="default"/>
          <w:lang w:val="en-US" w:eastAsia="zh-CN"/>
        </w:rPr>
        <w:t>必</w:t>
      </w:r>
      <w:r>
        <w:rPr>
          <w:rFonts w:hint="default"/>
        </w:rPr>
        <w:t>填，取值范围为“0”、“1”.</w:t>
      </w:r>
    </w:p>
    <w:p w14:paraId="6C8DA686">
      <w:pPr>
        <w:pStyle w:val="5"/>
        <w:bidi w:val="0"/>
        <w:rPr>
          <w:rFonts w:hint="default"/>
        </w:rPr>
      </w:pPr>
      <w:r>
        <w:rPr>
          <w:rFonts w:hint="eastAsia"/>
        </w:rPr>
        <w:t>●</w:t>
      </w:r>
      <w:r>
        <w:rPr>
          <w:rFonts w:hint="default"/>
          <w:lang w:val="en-US"/>
        </w:rPr>
        <w:t xml:space="preserve"> </w:t>
      </w:r>
      <w:r>
        <w:rPr>
          <w:rFonts w:hint="default"/>
        </w:rPr>
        <w:t>平台编号，必填，最大长度20位。</w:t>
      </w:r>
    </w:p>
    <w:p w14:paraId="5551F474">
      <w:pPr>
        <w:pStyle w:val="5"/>
        <w:bidi w:val="0"/>
        <w:rPr>
          <w:rFonts w:hint="default"/>
        </w:rPr>
      </w:pPr>
      <w:r>
        <w:rPr>
          <w:rFonts w:hint="eastAsia"/>
        </w:rPr>
        <w:t>●</w:t>
      </w:r>
      <w:r>
        <w:rPr>
          <w:rFonts w:hint="default"/>
          <w:lang w:val="en-US"/>
        </w:rPr>
        <w:t xml:space="preserve"> </w:t>
      </w:r>
      <w:r>
        <w:rPr>
          <w:rFonts w:hint="default"/>
        </w:rPr>
        <w:t>服务器地址，必填，长度20位。</w:t>
      </w:r>
    </w:p>
    <w:p w14:paraId="30A5C221">
      <w:pPr>
        <w:pStyle w:val="5"/>
        <w:bidi w:val="0"/>
        <w:rPr>
          <w:rFonts w:hint="default"/>
        </w:rPr>
      </w:pPr>
      <w:r>
        <w:rPr>
          <w:rFonts w:hint="eastAsia"/>
        </w:rPr>
        <w:t>●</w:t>
      </w:r>
      <w:r>
        <w:rPr>
          <w:rFonts w:hint="default"/>
          <w:lang w:val="en-US"/>
        </w:rPr>
        <w:t xml:space="preserve"> </w:t>
      </w:r>
      <w:r>
        <w:rPr>
          <w:rFonts w:hint="default"/>
        </w:rPr>
        <w:t>mac地址，必填，长度20位。</w:t>
      </w:r>
    </w:p>
    <w:p w14:paraId="7FB5C8DC">
      <w:pPr>
        <w:pStyle w:val="5"/>
        <w:bidi w:val="0"/>
        <w:rPr>
          <w:rFonts w:hint="default"/>
        </w:rPr>
      </w:pPr>
      <w:r>
        <w:rPr>
          <w:rFonts w:hint="eastAsia"/>
        </w:rPr>
        <w:t>●</w:t>
      </w:r>
      <w:r>
        <w:rPr>
          <w:rFonts w:hint="default"/>
          <w:lang w:val="en-US"/>
        </w:rPr>
        <w:t xml:space="preserve"> </w:t>
      </w:r>
      <w:r>
        <w:rPr>
          <w:rFonts w:hint="default"/>
        </w:rPr>
        <w:t>CPU序列号，选填，长度20位。</w:t>
      </w:r>
    </w:p>
    <w:p w14:paraId="7AF882D8">
      <w:pPr>
        <w:pStyle w:val="5"/>
        <w:bidi w:val="0"/>
        <w:rPr>
          <w:rFonts w:hint="default"/>
        </w:rPr>
      </w:pPr>
      <w:r>
        <w:rPr>
          <w:rFonts w:hint="eastAsia"/>
        </w:rPr>
        <w:t>●</w:t>
      </w:r>
      <w:r>
        <w:rPr>
          <w:rFonts w:hint="default"/>
          <w:lang w:val="en-US"/>
        </w:rPr>
        <w:t xml:space="preserve"> </w:t>
      </w:r>
      <w:r>
        <w:rPr>
          <w:rFonts w:hint="default"/>
        </w:rPr>
        <w:t>主板序列号，选填，长度20位。</w:t>
      </w:r>
    </w:p>
    <w:p w14:paraId="7FC97907">
      <w:pPr>
        <w:pStyle w:val="5"/>
        <w:bidi w:val="0"/>
        <w:rPr>
          <w:rFonts w:hint="default"/>
        </w:rPr>
      </w:pPr>
      <w:r>
        <w:rPr>
          <w:rFonts w:hint="eastAsia"/>
        </w:rPr>
        <w:t>●</w:t>
      </w:r>
      <w:r>
        <w:rPr>
          <w:rFonts w:hint="default"/>
          <w:lang w:val="en-US"/>
        </w:rPr>
        <w:t xml:space="preserve"> </w:t>
      </w:r>
      <w:r>
        <w:rPr>
          <w:rFonts w:hint="default"/>
        </w:rPr>
        <w:t>发票票种，必填，取值范围为“01”、“02”。</w:t>
      </w:r>
    </w:p>
    <w:p w14:paraId="125E5803">
      <w:pPr>
        <w:pStyle w:val="5"/>
        <w:bidi w:val="0"/>
        <w:rPr>
          <w:rFonts w:hint="default"/>
        </w:rPr>
      </w:pPr>
      <w:r>
        <w:rPr>
          <w:rFonts w:hint="eastAsia"/>
        </w:rPr>
        <w:t>●</w:t>
      </w:r>
      <w:r>
        <w:rPr>
          <w:rFonts w:hint="default"/>
          <w:lang w:val="en-US"/>
        </w:rPr>
        <w:t xml:space="preserve"> </w:t>
      </w:r>
      <w:r>
        <w:rPr>
          <w:rFonts w:hint="eastAsia"/>
          <w:lang w:eastAsia="zh-CN"/>
        </w:rPr>
        <w:t>购买方自然人标志</w:t>
      </w:r>
      <w:r>
        <w:rPr>
          <w:rFonts w:hint="default"/>
        </w:rPr>
        <w:t>，选填，取值范围为“Y”、“N”。</w:t>
      </w:r>
    </w:p>
    <w:p w14:paraId="1AFF9EDA">
      <w:pPr>
        <w:pStyle w:val="5"/>
        <w:bidi w:val="0"/>
        <w:rPr>
          <w:rFonts w:hint="default"/>
        </w:rPr>
      </w:pPr>
      <w:r>
        <w:rPr>
          <w:rFonts w:hint="eastAsia"/>
        </w:rPr>
        <w:t>●</w:t>
      </w:r>
      <w:r>
        <w:rPr>
          <w:rFonts w:hint="default"/>
          <w:lang w:val="en-US"/>
        </w:rPr>
        <w:t xml:space="preserve"> </w:t>
      </w:r>
      <w:r>
        <w:rPr>
          <w:rFonts w:hint="default"/>
        </w:rPr>
        <w:t>特定要素，必填，取值范围为“01”。</w:t>
      </w:r>
    </w:p>
    <w:p w14:paraId="6CA13560">
      <w:pPr>
        <w:pStyle w:val="5"/>
        <w:bidi w:val="0"/>
        <w:rPr>
          <w:rFonts w:hint="default"/>
        </w:rPr>
      </w:pPr>
      <w:r>
        <w:rPr>
          <w:rFonts w:hint="eastAsia"/>
        </w:rPr>
        <w:t>●</w:t>
      </w:r>
      <w:r>
        <w:rPr>
          <w:rFonts w:hint="default"/>
          <w:lang w:val="en-US"/>
        </w:rPr>
        <w:t xml:space="preserve"> </w:t>
      </w:r>
      <w:r>
        <w:rPr>
          <w:rFonts w:hint="default"/>
        </w:rPr>
        <w:t>区域代码，必填，最大长度20位。</w:t>
      </w:r>
    </w:p>
    <w:p w14:paraId="40855828">
      <w:pPr>
        <w:pStyle w:val="5"/>
        <w:bidi w:val="0"/>
        <w:rPr>
          <w:rFonts w:hint="default"/>
        </w:rPr>
      </w:pPr>
      <w:r>
        <w:rPr>
          <w:rFonts w:hint="eastAsia"/>
        </w:rPr>
        <w:t>●</w:t>
      </w:r>
      <w:r>
        <w:rPr>
          <w:rFonts w:hint="default"/>
          <w:lang w:val="en-US"/>
        </w:rPr>
        <w:t xml:space="preserve"> </w:t>
      </w:r>
      <w:r>
        <w:rPr>
          <w:rFonts w:hint="default"/>
        </w:rPr>
        <w:t>收购发票类型代码，选填，取值范围为</w:t>
      </w:r>
      <w:r>
        <w:rPr>
          <w:rFonts w:hint="default"/>
          <w:lang w:eastAsia="zh-CN"/>
        </w:rPr>
        <w:t>空</w:t>
      </w:r>
      <w:r>
        <w:rPr>
          <w:rFonts w:hint="default"/>
        </w:rPr>
        <w:t>、“01”、“02”、“03”。</w:t>
      </w:r>
    </w:p>
    <w:p w14:paraId="349ABF9D">
      <w:pPr>
        <w:pStyle w:val="5"/>
        <w:bidi w:val="0"/>
        <w:rPr>
          <w:rFonts w:hint="default"/>
        </w:rPr>
      </w:pPr>
      <w:r>
        <w:rPr>
          <w:rFonts w:hint="eastAsia"/>
        </w:rPr>
        <w:t>●</w:t>
      </w:r>
      <w:r>
        <w:rPr>
          <w:rFonts w:hint="default"/>
          <w:lang w:val="en-US"/>
        </w:rPr>
        <w:t xml:space="preserve"> </w:t>
      </w:r>
      <w:r>
        <w:rPr>
          <w:rFonts w:hint="default"/>
        </w:rPr>
        <w:t>差额征税类型代码，选填，取值范围为</w:t>
      </w:r>
      <w:r>
        <w:rPr>
          <w:rFonts w:hint="default"/>
          <w:lang w:eastAsia="zh-CN"/>
        </w:rPr>
        <w:t>空</w:t>
      </w:r>
      <w:r>
        <w:rPr>
          <w:rFonts w:hint="default"/>
        </w:rPr>
        <w:t>、“01”、“02”。</w:t>
      </w:r>
    </w:p>
    <w:p w14:paraId="0574BADD">
      <w:pPr>
        <w:pStyle w:val="5"/>
        <w:bidi w:val="0"/>
        <w:rPr>
          <w:rFonts w:hint="default"/>
        </w:rPr>
      </w:pPr>
      <w:r>
        <w:rPr>
          <w:rFonts w:hint="eastAsia"/>
        </w:rPr>
        <w:t>●</w:t>
      </w:r>
      <w:r>
        <w:rPr>
          <w:rFonts w:hint="default"/>
          <w:lang w:val="en-US"/>
        </w:rPr>
        <w:t xml:space="preserve"> </w:t>
      </w:r>
      <w:r>
        <w:rPr>
          <w:rFonts w:hint="default"/>
        </w:rPr>
        <w:t>出口业务适用政策代码，选填，取值范围为</w:t>
      </w:r>
      <w:r>
        <w:rPr>
          <w:rFonts w:hint="default"/>
          <w:lang w:eastAsia="zh-CN"/>
        </w:rPr>
        <w:t>空</w:t>
      </w:r>
      <w:r>
        <w:rPr>
          <w:rFonts w:hint="default"/>
        </w:rPr>
        <w:t>、“01”、“02”、“03”。</w:t>
      </w:r>
    </w:p>
    <w:p w14:paraId="73E25A18">
      <w:pPr>
        <w:pStyle w:val="5"/>
        <w:bidi w:val="0"/>
        <w:rPr>
          <w:rFonts w:hint="default"/>
        </w:rPr>
      </w:pPr>
      <w:r>
        <w:rPr>
          <w:rFonts w:hint="eastAsia"/>
        </w:rPr>
        <w:t>●</w:t>
      </w:r>
      <w:r>
        <w:rPr>
          <w:rFonts w:hint="default"/>
          <w:lang w:val="en-US"/>
        </w:rPr>
        <w:t xml:space="preserve"> </w:t>
      </w:r>
      <w:r>
        <w:rPr>
          <w:rFonts w:hint="default"/>
        </w:rPr>
        <w:t>增值税即征即退代码，选填，取值范围为</w:t>
      </w:r>
      <w:r>
        <w:rPr>
          <w:rFonts w:hint="default"/>
          <w:lang w:eastAsia="zh-CN"/>
        </w:rPr>
        <w:t>空</w:t>
      </w:r>
      <w:r>
        <w:rPr>
          <w:rFonts w:hint="default"/>
        </w:rPr>
        <w:t>、“01”、“02”、“03”、“04”、“05”、“06”、“07”、“08”、“09”、“10”、“11”、“12”。</w:t>
      </w:r>
    </w:p>
    <w:p w14:paraId="445DF005">
      <w:pPr>
        <w:pStyle w:val="5"/>
        <w:bidi w:val="0"/>
        <w:rPr>
          <w:rFonts w:hint="default"/>
        </w:rPr>
      </w:pPr>
      <w:r>
        <w:rPr>
          <w:rFonts w:hint="eastAsia"/>
        </w:rPr>
        <w:t>●</w:t>
      </w:r>
      <w:r>
        <w:rPr>
          <w:rFonts w:hint="default"/>
          <w:lang w:val="en-US"/>
        </w:rPr>
        <w:t xml:space="preserve"> </w:t>
      </w:r>
      <w:r>
        <w:rPr>
          <w:rFonts w:hint="default"/>
        </w:rPr>
        <w:t>销售方纳税人识别号，必填，最大长度2</w:t>
      </w:r>
      <w:r>
        <w:rPr>
          <w:rFonts w:hint="default"/>
          <w:lang w:val="en-US" w:eastAsia="zh-CN"/>
        </w:rPr>
        <w:t>0</w:t>
      </w:r>
      <w:r>
        <w:rPr>
          <w:rFonts w:hint="default"/>
        </w:rPr>
        <w:t>位，由数字和大写字母组成。</w:t>
      </w:r>
    </w:p>
    <w:p w14:paraId="5CCF5CB2">
      <w:pPr>
        <w:pStyle w:val="5"/>
        <w:bidi w:val="0"/>
        <w:rPr>
          <w:rFonts w:hint="default"/>
        </w:rPr>
      </w:pPr>
      <w:r>
        <w:rPr>
          <w:rFonts w:hint="eastAsia"/>
        </w:rPr>
        <w:t>●</w:t>
      </w:r>
      <w:r>
        <w:rPr>
          <w:rFonts w:hint="default"/>
          <w:lang w:val="en-US"/>
        </w:rPr>
        <w:t xml:space="preserve"> </w:t>
      </w:r>
      <w:r>
        <w:rPr>
          <w:rFonts w:hint="default"/>
        </w:rPr>
        <w:t>销售方名称，必填，最大长度300位。</w:t>
      </w:r>
    </w:p>
    <w:p w14:paraId="17C92513">
      <w:pPr>
        <w:pStyle w:val="5"/>
        <w:bidi w:val="0"/>
        <w:rPr>
          <w:rFonts w:hint="default"/>
        </w:rPr>
      </w:pPr>
      <w:r>
        <w:rPr>
          <w:rFonts w:hint="eastAsia"/>
        </w:rPr>
        <w:t>●</w:t>
      </w:r>
      <w:r>
        <w:rPr>
          <w:rFonts w:hint="default"/>
          <w:lang w:val="en-US"/>
        </w:rPr>
        <w:t xml:space="preserve"> </w:t>
      </w:r>
      <w:r>
        <w:rPr>
          <w:rFonts w:hint="default"/>
        </w:rPr>
        <w:t>销售方地址，选填，最大长度300位。</w:t>
      </w:r>
    </w:p>
    <w:p w14:paraId="4FD832CF">
      <w:pPr>
        <w:pStyle w:val="5"/>
        <w:bidi w:val="0"/>
        <w:rPr>
          <w:rFonts w:hint="default"/>
        </w:rPr>
      </w:pPr>
      <w:r>
        <w:rPr>
          <w:rFonts w:hint="eastAsia"/>
        </w:rPr>
        <w:t>●</w:t>
      </w:r>
      <w:r>
        <w:rPr>
          <w:rFonts w:hint="default"/>
          <w:lang w:val="en-US"/>
        </w:rPr>
        <w:t xml:space="preserve"> </w:t>
      </w:r>
      <w:r>
        <w:rPr>
          <w:rFonts w:hint="default"/>
        </w:rPr>
        <w:t>销售方电话，</w:t>
      </w:r>
      <w:r>
        <w:rPr>
          <w:rFonts w:hint="default"/>
          <w:lang w:val="en-US" w:eastAsia="zh-CN"/>
        </w:rPr>
        <w:t>选</w:t>
      </w:r>
      <w:r>
        <w:rPr>
          <w:rFonts w:hint="default"/>
        </w:rPr>
        <w:t>填，最大长度60位。</w:t>
      </w:r>
    </w:p>
    <w:p w14:paraId="0377C935">
      <w:pPr>
        <w:pStyle w:val="5"/>
        <w:bidi w:val="0"/>
        <w:rPr>
          <w:rFonts w:hint="default"/>
        </w:rPr>
      </w:pPr>
      <w:r>
        <w:rPr>
          <w:rFonts w:hint="eastAsia"/>
        </w:rPr>
        <w:t>●</w:t>
      </w:r>
      <w:r>
        <w:rPr>
          <w:rFonts w:hint="default"/>
          <w:lang w:val="en-US"/>
        </w:rPr>
        <w:t xml:space="preserve"> </w:t>
      </w:r>
      <w:r>
        <w:rPr>
          <w:rFonts w:hint="default"/>
        </w:rPr>
        <w:t>销售方开户行，选填，最大长度120位。</w:t>
      </w:r>
    </w:p>
    <w:p w14:paraId="46A2F30E">
      <w:pPr>
        <w:pStyle w:val="5"/>
        <w:bidi w:val="0"/>
        <w:rPr>
          <w:rFonts w:hint="default"/>
        </w:rPr>
      </w:pPr>
      <w:r>
        <w:rPr>
          <w:rFonts w:hint="eastAsia"/>
        </w:rPr>
        <w:t>●</w:t>
      </w:r>
      <w:r>
        <w:rPr>
          <w:rFonts w:hint="default"/>
          <w:lang w:val="en-US"/>
        </w:rPr>
        <w:t xml:space="preserve"> </w:t>
      </w:r>
      <w:r>
        <w:rPr>
          <w:rFonts w:hint="default"/>
        </w:rPr>
        <w:t>销售方账号，选填，最大长度</w:t>
      </w:r>
      <w:r>
        <w:rPr>
          <w:rFonts w:hint="default"/>
          <w:lang w:val="en-US" w:eastAsia="zh-CN"/>
        </w:rPr>
        <w:t>5</w:t>
      </w:r>
      <w:r>
        <w:rPr>
          <w:rFonts w:hint="default"/>
        </w:rPr>
        <w:t>0位。</w:t>
      </w:r>
    </w:p>
    <w:p w14:paraId="25367DB9">
      <w:pPr>
        <w:pStyle w:val="5"/>
        <w:bidi w:val="0"/>
        <w:rPr>
          <w:rFonts w:hint="default"/>
        </w:rPr>
      </w:pPr>
      <w:r>
        <w:rPr>
          <w:rFonts w:hint="eastAsia"/>
        </w:rPr>
        <w:t>●</w:t>
      </w:r>
      <w:r>
        <w:rPr>
          <w:rFonts w:hint="default"/>
          <w:lang w:val="en-US"/>
        </w:rPr>
        <w:t xml:space="preserve"> </w:t>
      </w:r>
      <w:r>
        <w:rPr>
          <w:rFonts w:hint="default"/>
        </w:rPr>
        <w:t>购买方纳税人识别号，选填，最大长度</w:t>
      </w:r>
      <w:r>
        <w:rPr>
          <w:rFonts w:hint="default"/>
        </w:rPr>
        <w:tab/>
      </w:r>
      <w:r>
        <w:rPr>
          <w:rFonts w:hint="default"/>
        </w:rPr>
        <w:t>2</w:t>
      </w:r>
      <w:r>
        <w:rPr>
          <w:rFonts w:hint="default"/>
          <w:lang w:val="en-US" w:eastAsia="zh-CN"/>
        </w:rPr>
        <w:t>0</w:t>
      </w:r>
      <w:r>
        <w:rPr>
          <w:rFonts w:hint="default"/>
        </w:rPr>
        <w:t>位</w:t>
      </w:r>
      <w:r>
        <w:rPr>
          <w:rFonts w:hint="default"/>
          <w:lang w:val="en-US" w:eastAsia="zh-CN"/>
        </w:rPr>
        <w:t>（开具数字化电子专票时，必填）</w:t>
      </w:r>
      <w:r>
        <w:rPr>
          <w:rFonts w:hint="default"/>
        </w:rPr>
        <w:t>。</w:t>
      </w:r>
    </w:p>
    <w:p w14:paraId="418915E9">
      <w:pPr>
        <w:pStyle w:val="5"/>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4524EC60">
      <w:pPr>
        <w:pStyle w:val="5"/>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59DA7FB1">
      <w:pPr>
        <w:pStyle w:val="5"/>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71DA9B36">
      <w:pPr>
        <w:pStyle w:val="5"/>
        <w:bidi w:val="0"/>
        <w:rPr>
          <w:rFonts w:hint="default"/>
        </w:rPr>
      </w:pPr>
      <w:r>
        <w:rPr>
          <w:rFonts w:hint="eastAsia"/>
        </w:rPr>
        <w:t>●</w:t>
      </w:r>
      <w:r>
        <w:rPr>
          <w:rFonts w:hint="default"/>
          <w:lang w:val="en-US"/>
        </w:rPr>
        <w:t xml:space="preserve"> </w:t>
      </w:r>
      <w:r>
        <w:rPr>
          <w:rFonts w:hint="default"/>
        </w:rPr>
        <w:t>购买方名称，必填，最大长度300位。</w:t>
      </w:r>
    </w:p>
    <w:p w14:paraId="0430359D">
      <w:pPr>
        <w:pStyle w:val="5"/>
        <w:bidi w:val="0"/>
        <w:rPr>
          <w:rFonts w:hint="default"/>
        </w:rPr>
      </w:pPr>
      <w:r>
        <w:rPr>
          <w:rFonts w:hint="eastAsia"/>
        </w:rPr>
        <w:t>●</w:t>
      </w:r>
      <w:r>
        <w:rPr>
          <w:rFonts w:hint="default"/>
          <w:lang w:val="en-US"/>
        </w:rPr>
        <w:t xml:space="preserve"> </w:t>
      </w:r>
      <w:r>
        <w:rPr>
          <w:rFonts w:hint="default"/>
        </w:rPr>
        <w:t>购买方地址，选填，最大长度300位。</w:t>
      </w:r>
    </w:p>
    <w:p w14:paraId="188BA2CF">
      <w:pPr>
        <w:pStyle w:val="5"/>
        <w:bidi w:val="0"/>
        <w:rPr>
          <w:rFonts w:hint="default"/>
        </w:rPr>
      </w:pPr>
      <w:r>
        <w:rPr>
          <w:rFonts w:hint="eastAsia"/>
        </w:rPr>
        <w:t>●</w:t>
      </w:r>
      <w:r>
        <w:rPr>
          <w:rFonts w:hint="default"/>
          <w:lang w:val="en-US"/>
        </w:rPr>
        <w:t xml:space="preserve"> </w:t>
      </w:r>
      <w:r>
        <w:rPr>
          <w:rFonts w:hint="default"/>
        </w:rPr>
        <w:t>购买方电话，选填，最大长度60位。</w:t>
      </w:r>
    </w:p>
    <w:p w14:paraId="6DD19A90">
      <w:pPr>
        <w:pStyle w:val="5"/>
        <w:bidi w:val="0"/>
        <w:rPr>
          <w:rFonts w:hint="default"/>
        </w:rPr>
      </w:pPr>
      <w:r>
        <w:rPr>
          <w:rFonts w:hint="eastAsia"/>
        </w:rPr>
        <w:t>●</w:t>
      </w:r>
      <w:r>
        <w:rPr>
          <w:rFonts w:hint="default"/>
          <w:lang w:val="en-US"/>
        </w:rPr>
        <w:t xml:space="preserve"> </w:t>
      </w:r>
      <w:r>
        <w:rPr>
          <w:rFonts w:hint="default"/>
        </w:rPr>
        <w:t>购买方开户行名称，选填，最大长度120位。</w:t>
      </w:r>
    </w:p>
    <w:p w14:paraId="4E801BEC">
      <w:pPr>
        <w:pStyle w:val="5"/>
        <w:bidi w:val="0"/>
        <w:rPr>
          <w:rFonts w:hint="default"/>
        </w:rPr>
      </w:pPr>
      <w:r>
        <w:rPr>
          <w:rFonts w:hint="eastAsia"/>
        </w:rPr>
        <w:t>●</w:t>
      </w:r>
      <w:r>
        <w:rPr>
          <w:rFonts w:hint="default"/>
          <w:lang w:val="en-US"/>
        </w:rPr>
        <w:t xml:space="preserve"> </w:t>
      </w:r>
      <w:r>
        <w:rPr>
          <w:rFonts w:hint="default"/>
        </w:rPr>
        <w:t>购买方开户行银行账号，选填，最大长度</w:t>
      </w:r>
      <w:r>
        <w:rPr>
          <w:rFonts w:hint="default"/>
          <w:lang w:val="en-US" w:eastAsia="zh-CN"/>
        </w:rPr>
        <w:t>5</w:t>
      </w:r>
      <w:r>
        <w:rPr>
          <w:rFonts w:hint="default"/>
        </w:rPr>
        <w:t>0位。</w:t>
      </w:r>
    </w:p>
    <w:p w14:paraId="3FD1105C">
      <w:pPr>
        <w:pStyle w:val="5"/>
        <w:bidi w:val="0"/>
        <w:rPr>
          <w:rFonts w:hint="default"/>
        </w:rPr>
      </w:pPr>
      <w:r>
        <w:rPr>
          <w:rFonts w:hint="eastAsia"/>
        </w:rPr>
        <w:t>●</w:t>
      </w:r>
      <w:r>
        <w:rPr>
          <w:rFonts w:hint="default"/>
          <w:lang w:val="en-US"/>
        </w:rPr>
        <w:t xml:space="preserve"> </w:t>
      </w:r>
      <w:r>
        <w:rPr>
          <w:rFonts w:hint="default"/>
        </w:rPr>
        <w:t>经办人，选填，最大长度150位。</w:t>
      </w:r>
    </w:p>
    <w:p w14:paraId="2FBB147A">
      <w:pPr>
        <w:pStyle w:val="5"/>
        <w:bidi w:val="0"/>
        <w:rPr>
          <w:rFonts w:hint="default"/>
        </w:rPr>
      </w:pPr>
      <w:r>
        <w:rPr>
          <w:rFonts w:hint="eastAsia"/>
        </w:rPr>
        <w:t>●</w:t>
      </w:r>
      <w:r>
        <w:rPr>
          <w:rFonts w:hint="default"/>
          <w:lang w:val="en-US"/>
        </w:rPr>
        <w:t xml:space="preserve"> </w:t>
      </w:r>
      <w:r>
        <w:rPr>
          <w:rFonts w:hint="default"/>
        </w:rPr>
        <w:t>经办人身份证件号码，选填，最大长度</w:t>
      </w:r>
      <w:r>
        <w:rPr>
          <w:rFonts w:hint="default"/>
        </w:rPr>
        <w:tab/>
      </w:r>
      <w:r>
        <w:rPr>
          <w:rFonts w:hint="default"/>
        </w:rPr>
        <w:t>30位。</w:t>
      </w:r>
    </w:p>
    <w:p w14:paraId="1B81F379">
      <w:pPr>
        <w:pStyle w:val="5"/>
        <w:bidi w:val="0"/>
        <w:rPr>
          <w:rFonts w:hint="default"/>
        </w:rPr>
      </w:pPr>
      <w:r>
        <w:rPr>
          <w:rFonts w:hint="eastAsia"/>
        </w:rPr>
        <w:t>●</w:t>
      </w:r>
      <w:r>
        <w:rPr>
          <w:rFonts w:hint="default"/>
          <w:lang w:val="en-US"/>
        </w:rPr>
        <w:t xml:space="preserve"> </w:t>
      </w:r>
      <w:r>
        <w:rPr>
          <w:rFonts w:hint="default"/>
        </w:rPr>
        <w:t>经办人联系电话，选填，最大长度60位。</w:t>
      </w:r>
    </w:p>
    <w:p w14:paraId="79537C7E">
      <w:pPr>
        <w:pStyle w:val="5"/>
        <w:bidi w:val="0"/>
        <w:rPr>
          <w:rFonts w:hint="default"/>
        </w:rPr>
      </w:pPr>
      <w:r>
        <w:rPr>
          <w:rFonts w:hint="eastAsia"/>
        </w:rPr>
        <w:t>●</w:t>
      </w:r>
      <w:r>
        <w:rPr>
          <w:rFonts w:hint="default"/>
          <w:lang w:val="en-US"/>
        </w:rPr>
        <w:t xml:space="preserve"> </w:t>
      </w:r>
      <w:r>
        <w:rPr>
          <w:rFonts w:hint="default"/>
        </w:rPr>
        <w:t>合计金额，必填，最大长度18位，最多2位小数。</w:t>
      </w:r>
    </w:p>
    <w:p w14:paraId="389BC64D">
      <w:pPr>
        <w:pStyle w:val="5"/>
        <w:bidi w:val="0"/>
        <w:rPr>
          <w:rFonts w:hint="default"/>
        </w:rPr>
      </w:pPr>
      <w:r>
        <w:rPr>
          <w:rFonts w:hint="eastAsia"/>
        </w:rPr>
        <w:t>●</w:t>
      </w:r>
      <w:r>
        <w:rPr>
          <w:rFonts w:hint="default"/>
          <w:lang w:val="en-US"/>
        </w:rPr>
        <w:t xml:space="preserve"> </w:t>
      </w:r>
      <w:r>
        <w:rPr>
          <w:rFonts w:hint="default"/>
        </w:rPr>
        <w:t>合计税额，必填，最大长度18位，最多2位小数。</w:t>
      </w:r>
    </w:p>
    <w:p w14:paraId="57F0FF63">
      <w:pPr>
        <w:pStyle w:val="5"/>
        <w:bidi w:val="0"/>
        <w:rPr>
          <w:rFonts w:hint="default"/>
        </w:rPr>
      </w:pPr>
      <w:r>
        <w:rPr>
          <w:rFonts w:hint="eastAsia"/>
        </w:rPr>
        <w:t>●</w:t>
      </w:r>
      <w:r>
        <w:rPr>
          <w:rFonts w:hint="default"/>
          <w:lang w:val="en-US"/>
        </w:rPr>
        <w:t xml:space="preserve"> </w:t>
      </w:r>
      <w:r>
        <w:rPr>
          <w:rFonts w:hint="default"/>
        </w:rPr>
        <w:t>价税合计，必填，最大长度18位，最多2位小数。</w:t>
      </w:r>
    </w:p>
    <w:p w14:paraId="177C2939">
      <w:pPr>
        <w:pStyle w:val="5"/>
        <w:bidi w:val="0"/>
        <w:rPr>
          <w:rFonts w:hint="default"/>
        </w:rPr>
      </w:pPr>
      <w:r>
        <w:rPr>
          <w:rFonts w:hint="eastAsia"/>
        </w:rPr>
        <w:t>●</w:t>
      </w:r>
      <w:r>
        <w:rPr>
          <w:rFonts w:hint="default"/>
          <w:lang w:val="en-US"/>
        </w:rPr>
        <w:t xml:space="preserve"> </w:t>
      </w:r>
      <w:r>
        <w:rPr>
          <w:rFonts w:hint="default"/>
        </w:rPr>
        <w:t>收款银行名称，选填，最大长度120位。</w:t>
      </w:r>
    </w:p>
    <w:p w14:paraId="5C510DD5">
      <w:pPr>
        <w:pStyle w:val="5"/>
        <w:bidi w:val="0"/>
        <w:rPr>
          <w:rFonts w:hint="default"/>
        </w:rPr>
      </w:pPr>
      <w:r>
        <w:rPr>
          <w:rFonts w:hint="eastAsia"/>
        </w:rPr>
        <w:t>●</w:t>
      </w:r>
      <w:r>
        <w:rPr>
          <w:rFonts w:hint="default"/>
          <w:lang w:val="en-US"/>
        </w:rPr>
        <w:t xml:space="preserve"> </w:t>
      </w:r>
      <w:r>
        <w:rPr>
          <w:rFonts w:hint="default"/>
        </w:rPr>
        <w:t>收款银行账号，选填，最大长度100位。</w:t>
      </w:r>
    </w:p>
    <w:p w14:paraId="03C027F4">
      <w:pPr>
        <w:pStyle w:val="5"/>
        <w:bidi w:val="0"/>
        <w:rPr>
          <w:rFonts w:hint="default"/>
        </w:rPr>
      </w:pPr>
      <w:r>
        <w:rPr>
          <w:rFonts w:hint="eastAsia"/>
        </w:rPr>
        <w:t>●</w:t>
      </w:r>
      <w:r>
        <w:rPr>
          <w:rFonts w:hint="default"/>
          <w:lang w:val="en-US"/>
        </w:rPr>
        <w:t xml:space="preserve"> </w:t>
      </w:r>
      <w:r>
        <w:rPr>
          <w:rFonts w:hint="default"/>
        </w:rPr>
        <w:t>结算方式，选填，取值范围为“01”、“02”、“03”、“04”、“05”、“99”。</w:t>
      </w:r>
    </w:p>
    <w:p w14:paraId="05DFA6EB">
      <w:pPr>
        <w:pStyle w:val="5"/>
        <w:bidi w:val="0"/>
        <w:rPr>
          <w:rFonts w:hint="default"/>
        </w:rPr>
      </w:pPr>
      <w:r>
        <w:rPr>
          <w:rFonts w:hint="eastAsia"/>
        </w:rPr>
        <w:t>●</w:t>
      </w:r>
      <w:r>
        <w:rPr>
          <w:rFonts w:hint="default"/>
          <w:lang w:val="en-US"/>
        </w:rPr>
        <w:t xml:space="preserve"> </w:t>
      </w:r>
      <w:r>
        <w:rPr>
          <w:rFonts w:hint="default"/>
        </w:rPr>
        <w:t>应税行为发生地，</w:t>
      </w:r>
      <w:r>
        <w:rPr>
          <w:rFonts w:hint="default"/>
          <w:lang w:val="en-US" w:eastAsia="zh-CN"/>
        </w:rPr>
        <w:t>选</w:t>
      </w:r>
      <w:r>
        <w:rPr>
          <w:rFonts w:hint="default"/>
        </w:rPr>
        <w:t>填，最大长度11位。</w:t>
      </w:r>
    </w:p>
    <w:p w14:paraId="3EB53759">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10477783">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50F867E3">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39645614">
      <w:pPr>
        <w:pStyle w:val="5"/>
        <w:bidi w:val="0"/>
        <w:rPr>
          <w:rFonts w:hint="default"/>
        </w:rPr>
      </w:pPr>
      <w:r>
        <w:rPr>
          <w:rFonts w:hint="eastAsia"/>
        </w:rPr>
        <w:t>●</w:t>
      </w:r>
      <w:r>
        <w:rPr>
          <w:rFonts w:hint="default"/>
          <w:lang w:val="en-US"/>
        </w:rPr>
        <w:t xml:space="preserve"> </w:t>
      </w:r>
      <w:r>
        <w:rPr>
          <w:rFonts w:hint="default"/>
        </w:rPr>
        <w:t>对应蓝字发票号码，选填，长度20位。</w:t>
      </w:r>
    </w:p>
    <w:p w14:paraId="22E6360D">
      <w:pPr>
        <w:pStyle w:val="5"/>
        <w:bidi w:val="0"/>
        <w:rPr>
          <w:rFonts w:hint="default"/>
        </w:rPr>
      </w:pPr>
      <w:r>
        <w:rPr>
          <w:rFonts w:hint="eastAsia"/>
        </w:rPr>
        <w:t>●</w:t>
      </w:r>
      <w:r>
        <w:rPr>
          <w:rFonts w:hint="default"/>
          <w:lang w:val="en-US"/>
        </w:rPr>
        <w:t xml:space="preserve"> </w:t>
      </w:r>
      <w:r>
        <w:rPr>
          <w:rFonts w:hint="default"/>
        </w:rPr>
        <w:t>红字确认信息单编号，选填，最大长度20位。</w:t>
      </w:r>
    </w:p>
    <w:p w14:paraId="5072EB44">
      <w:pPr>
        <w:pStyle w:val="5"/>
        <w:bidi w:val="0"/>
        <w:rPr>
          <w:rFonts w:hint="default"/>
        </w:rPr>
      </w:pPr>
      <w:r>
        <w:rPr>
          <w:rFonts w:hint="eastAsia"/>
        </w:rPr>
        <w:t>●</w:t>
      </w:r>
      <w:r>
        <w:rPr>
          <w:rFonts w:hint="default"/>
          <w:lang w:val="en-US"/>
        </w:rPr>
        <w:t xml:space="preserve"> </w:t>
      </w:r>
      <w:r>
        <w:rPr>
          <w:rFonts w:hint="default"/>
        </w:rPr>
        <w:t>红字确认单uuid，选填，最大长度32位。</w:t>
      </w:r>
    </w:p>
    <w:p w14:paraId="0BEC5E04">
      <w:pPr>
        <w:pStyle w:val="5"/>
        <w:bidi w:val="0"/>
        <w:rPr>
          <w:rFonts w:hint="default"/>
        </w:rPr>
      </w:pPr>
      <w:r>
        <w:rPr>
          <w:rFonts w:hint="eastAsia"/>
        </w:rPr>
        <w:t>●</w:t>
      </w:r>
      <w:r>
        <w:rPr>
          <w:rFonts w:hint="default"/>
          <w:lang w:val="en-US"/>
        </w:rPr>
        <w:t xml:space="preserve"> </w:t>
      </w:r>
      <w:r>
        <w:rPr>
          <w:rFonts w:hint="default"/>
        </w:rPr>
        <w:t>备注，选填，最大长度4</w:t>
      </w:r>
      <w:r>
        <w:rPr>
          <w:rFonts w:hint="default"/>
          <w:lang w:val="en-US" w:eastAsia="zh-CN"/>
        </w:rPr>
        <w:t>5</w:t>
      </w:r>
      <w:r>
        <w:rPr>
          <w:rFonts w:hint="default"/>
        </w:rPr>
        <w:t>0位。</w:t>
      </w:r>
    </w:p>
    <w:p w14:paraId="2F4AB25F">
      <w:pPr>
        <w:pStyle w:val="5"/>
        <w:bidi w:val="0"/>
        <w:rPr>
          <w:rFonts w:hint="default"/>
        </w:rPr>
      </w:pPr>
      <w:r>
        <w:rPr>
          <w:rFonts w:hint="eastAsia"/>
        </w:rPr>
        <w:t>●</w:t>
      </w:r>
      <w:r>
        <w:rPr>
          <w:rFonts w:hint="default"/>
          <w:lang w:val="en-US"/>
        </w:rPr>
        <w:t xml:space="preserve"> </w:t>
      </w:r>
      <w:r>
        <w:rPr>
          <w:rFonts w:hint="default"/>
        </w:rPr>
        <w:t>开票日期，必填。格式必须是“yyyy-MM-dd HH:mm:ss”。</w:t>
      </w:r>
    </w:p>
    <w:p w14:paraId="4AEDFA75">
      <w:pPr>
        <w:pStyle w:val="5"/>
        <w:bidi w:val="0"/>
        <w:rPr>
          <w:rFonts w:hint="default"/>
        </w:rPr>
      </w:pPr>
      <w:bookmarkStart w:id="65" w:name="OLE_LINK28"/>
      <w:r>
        <w:rPr>
          <w:rFonts w:hint="eastAsia"/>
        </w:rPr>
        <w:t>●</w:t>
      </w:r>
      <w:r>
        <w:rPr>
          <w:rFonts w:hint="default"/>
          <w:lang w:val="en-US"/>
        </w:rPr>
        <w:t xml:space="preserve"> </w:t>
      </w:r>
      <w:r>
        <w:rPr>
          <w:rFonts w:hint="default"/>
        </w:rPr>
        <w:t>是否展示销售方银行账号标签</w:t>
      </w:r>
      <w:r>
        <w:rPr>
          <w:rFonts w:hint="default"/>
          <w:lang w:eastAsia="zh-CN"/>
        </w:rPr>
        <w:t>，</w:t>
      </w:r>
      <w:r>
        <w:rPr>
          <w:rFonts w:hint="default"/>
          <w:lang w:val="en-US" w:eastAsia="zh-CN"/>
        </w:rPr>
        <w:t>选填，最大长度1位。</w:t>
      </w:r>
    </w:p>
    <w:p w14:paraId="20E771D5">
      <w:pPr>
        <w:pStyle w:val="5"/>
        <w:bidi w:val="0"/>
        <w:rPr>
          <w:rFonts w:hint="default"/>
        </w:rPr>
      </w:pPr>
      <w:r>
        <w:rPr>
          <w:rFonts w:hint="eastAsia"/>
        </w:rPr>
        <w:t>●</w:t>
      </w:r>
      <w:r>
        <w:rPr>
          <w:rFonts w:hint="default"/>
          <w:lang w:val="en-US"/>
        </w:rPr>
        <w:t xml:space="preserve"> </w:t>
      </w:r>
      <w:r>
        <w:rPr>
          <w:rFonts w:hint="default"/>
          <w:lang w:val="en-US" w:eastAsia="zh-CN"/>
        </w:rPr>
        <w:t>是否展示购买方银行账号标签</w:t>
      </w:r>
      <w:r>
        <w:rPr>
          <w:rFonts w:hint="default"/>
          <w:lang w:eastAsia="zh-CN"/>
        </w:rPr>
        <w:t>，</w:t>
      </w:r>
      <w:r>
        <w:rPr>
          <w:rFonts w:hint="default"/>
          <w:lang w:val="en-US" w:eastAsia="zh-CN"/>
        </w:rPr>
        <w:t>选填，最大长度1位。</w:t>
      </w:r>
    </w:p>
    <w:p w14:paraId="7BCBDD11">
      <w:pPr>
        <w:pStyle w:val="5"/>
        <w:bidi w:val="0"/>
        <w:rPr>
          <w:rFonts w:hint="default"/>
        </w:rPr>
      </w:pPr>
      <w:r>
        <w:rPr>
          <w:rFonts w:hint="eastAsia"/>
        </w:rPr>
        <w:t>●</w:t>
      </w:r>
      <w:r>
        <w:rPr>
          <w:rFonts w:hint="default"/>
          <w:lang w:val="en-US"/>
        </w:rPr>
        <w:t xml:space="preserve"> </w:t>
      </w:r>
      <w:r>
        <w:rPr>
          <w:rFonts w:hint="default"/>
          <w:lang w:val="en-US" w:eastAsia="zh-CN"/>
        </w:rPr>
        <w:t>收款人姓名，选填，最大长度150位。</w:t>
      </w:r>
    </w:p>
    <w:p w14:paraId="0B747A5E">
      <w:pPr>
        <w:pStyle w:val="5"/>
        <w:bidi w:val="0"/>
        <w:rPr>
          <w:rFonts w:hint="default"/>
        </w:rPr>
      </w:pPr>
      <w:r>
        <w:rPr>
          <w:rFonts w:hint="eastAsia"/>
        </w:rPr>
        <w:t>●</w:t>
      </w:r>
      <w:r>
        <w:rPr>
          <w:rFonts w:hint="default"/>
          <w:lang w:val="en-US"/>
        </w:rPr>
        <w:t xml:space="preserve"> </w:t>
      </w:r>
      <w:r>
        <w:rPr>
          <w:rFonts w:hint="default"/>
          <w:lang w:val="en-US" w:eastAsia="zh-CN"/>
        </w:rPr>
        <w:t>复核人姓名，选填，最大程度75位。</w:t>
      </w:r>
      <w:bookmarkEnd w:id="65"/>
    </w:p>
    <w:p w14:paraId="4C1599A7">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0C5EED12">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乐企开票模式代码，选填，最大长度2位。</w:t>
      </w:r>
    </w:p>
    <w:p w14:paraId="1BC3F61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支付渠道，选填，最大长度3位，与交易单号必须同时有值或者同时为空。</w:t>
      </w:r>
    </w:p>
    <w:p w14:paraId="765C5DD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交易单号，选填，最大长度40位，与支付渠道必须同时有值或者同时为空。</w:t>
      </w:r>
    </w:p>
    <w:p w14:paraId="205A6E4A">
      <w:pPr>
        <w:pStyle w:val="5"/>
        <w:bidi w:val="0"/>
        <w:rPr>
          <w:rFonts w:hint="default"/>
        </w:rPr>
      </w:pPr>
      <w:r>
        <w:rPr>
          <w:rFonts w:hint="eastAsia"/>
        </w:rPr>
        <w:t>●</w:t>
      </w:r>
      <w:r>
        <w:rPr>
          <w:rFonts w:hint="default"/>
          <w:lang w:val="en-US"/>
        </w:rPr>
        <w:t xml:space="preserve"> </w:t>
      </w:r>
      <w:r>
        <w:rPr>
          <w:rFonts w:hint="default"/>
        </w:rPr>
        <w:t>明细序号，必填，最大长度8位。</w:t>
      </w:r>
    </w:p>
    <w:p w14:paraId="0DABAA26">
      <w:pPr>
        <w:pStyle w:val="5"/>
        <w:bidi w:val="0"/>
        <w:rPr>
          <w:rFonts w:hint="default"/>
        </w:rPr>
      </w:pPr>
      <w:r>
        <w:rPr>
          <w:rFonts w:hint="eastAsia"/>
        </w:rPr>
        <w:t>●</w:t>
      </w:r>
      <w:r>
        <w:rPr>
          <w:rFonts w:hint="default"/>
          <w:lang w:val="en-US"/>
        </w:rPr>
        <w:t xml:space="preserve"> </w:t>
      </w:r>
      <w:r>
        <w:rPr>
          <w:rFonts w:hint="default"/>
        </w:rPr>
        <w:t>对应蓝字发票明细序号，选填，最大长度8位。</w:t>
      </w:r>
    </w:p>
    <w:p w14:paraId="6EA982FB">
      <w:pPr>
        <w:pStyle w:val="5"/>
        <w:bidi w:val="0"/>
        <w:rPr>
          <w:rFonts w:hint="default"/>
        </w:rPr>
      </w:pPr>
      <w:r>
        <w:rPr>
          <w:rFonts w:hint="eastAsia"/>
        </w:rPr>
        <w:t>●</w:t>
      </w:r>
      <w:r>
        <w:rPr>
          <w:rFonts w:hint="default"/>
          <w:lang w:val="en-US"/>
        </w:rPr>
        <w:t xml:space="preserve"> </w:t>
      </w:r>
      <w:r>
        <w:rPr>
          <w:rFonts w:hint="default"/>
        </w:rPr>
        <w:t>货物或应税劳务、服务名称，必填，最大长度300位。</w:t>
      </w:r>
    </w:p>
    <w:p w14:paraId="1163144F">
      <w:pPr>
        <w:pStyle w:val="5"/>
        <w:bidi w:val="0"/>
        <w:rPr>
          <w:rFonts w:hint="default"/>
        </w:rPr>
      </w:pPr>
      <w:r>
        <w:rPr>
          <w:rFonts w:hint="eastAsia"/>
        </w:rPr>
        <w:t>●</w:t>
      </w:r>
      <w:r>
        <w:rPr>
          <w:rFonts w:hint="default"/>
          <w:lang w:val="en-US"/>
        </w:rPr>
        <w:t xml:space="preserve"> </w:t>
      </w:r>
      <w:r>
        <w:rPr>
          <w:rFonts w:hint="default"/>
        </w:rPr>
        <w:t>商品服务简称，必填，最大长度120位。</w:t>
      </w:r>
    </w:p>
    <w:p w14:paraId="6010A8CD">
      <w:pPr>
        <w:pStyle w:val="5"/>
        <w:bidi w:val="0"/>
        <w:rPr>
          <w:rFonts w:hint="default"/>
        </w:rPr>
      </w:pPr>
      <w:r>
        <w:rPr>
          <w:rFonts w:hint="eastAsia"/>
        </w:rPr>
        <w:t>●</w:t>
      </w:r>
      <w:r>
        <w:rPr>
          <w:rFonts w:hint="default"/>
          <w:lang w:val="en-US"/>
        </w:rPr>
        <w:t xml:space="preserve"> </w:t>
      </w:r>
      <w:r>
        <w:rPr>
          <w:rFonts w:hint="default"/>
        </w:rPr>
        <w:t>项目名称，必填，最大长度600位。</w:t>
      </w:r>
    </w:p>
    <w:p w14:paraId="28CF9DB6">
      <w:pPr>
        <w:pStyle w:val="5"/>
        <w:bidi w:val="0"/>
        <w:rPr>
          <w:rFonts w:hint="default"/>
        </w:rPr>
      </w:pPr>
      <w:r>
        <w:rPr>
          <w:rFonts w:hint="eastAsia"/>
        </w:rPr>
        <w:t>●</w:t>
      </w:r>
      <w:r>
        <w:rPr>
          <w:rFonts w:hint="default"/>
          <w:lang w:val="en-US"/>
        </w:rPr>
        <w:t xml:space="preserve"> </w:t>
      </w:r>
      <w:r>
        <w:rPr>
          <w:rFonts w:hint="default"/>
        </w:rPr>
        <w:t>规格型号，选填，最大长度150位。</w:t>
      </w:r>
    </w:p>
    <w:p w14:paraId="41D0CFC3">
      <w:pPr>
        <w:pStyle w:val="5"/>
        <w:bidi w:val="0"/>
        <w:rPr>
          <w:rFonts w:hint="default"/>
        </w:rPr>
      </w:pPr>
      <w:r>
        <w:rPr>
          <w:rFonts w:hint="eastAsia"/>
        </w:rPr>
        <w:t>●</w:t>
      </w:r>
      <w:r>
        <w:rPr>
          <w:rFonts w:hint="default"/>
          <w:lang w:val="en-US"/>
        </w:rPr>
        <w:t xml:space="preserve"> </w:t>
      </w:r>
      <w:r>
        <w:rPr>
          <w:rFonts w:hint="default"/>
        </w:rPr>
        <w:t>单位，</w:t>
      </w:r>
      <w:r>
        <w:rPr>
          <w:rFonts w:hint="default"/>
          <w:lang w:val="en-US" w:eastAsia="zh-CN"/>
        </w:rPr>
        <w:t>必填</w:t>
      </w:r>
      <w:r>
        <w:rPr>
          <w:rFonts w:hint="default"/>
        </w:rPr>
        <w:t>，最大长度300位，只能是“吨”“升”两个选项，不允许修改和自定义。</w:t>
      </w:r>
    </w:p>
    <w:p w14:paraId="6D3D84E7">
      <w:pPr>
        <w:pStyle w:val="5"/>
        <w:bidi w:val="0"/>
        <w:rPr>
          <w:rFonts w:hint="default"/>
        </w:rPr>
      </w:pPr>
      <w:r>
        <w:rPr>
          <w:rFonts w:hint="eastAsia"/>
        </w:rPr>
        <w:t>●</w:t>
      </w:r>
      <w:r>
        <w:rPr>
          <w:rFonts w:hint="default"/>
          <w:lang w:val="en-US"/>
        </w:rPr>
        <w:t xml:space="preserve"> </w:t>
      </w:r>
      <w:r>
        <w:rPr>
          <w:rFonts w:hint="default"/>
        </w:rPr>
        <w:t>数量，</w:t>
      </w:r>
      <w:r>
        <w:rPr>
          <w:rFonts w:hint="default"/>
          <w:lang w:val="en-US" w:eastAsia="zh-CN"/>
        </w:rPr>
        <w:t>正常行必填，折扣行可为空，</w:t>
      </w:r>
      <w:r>
        <w:rPr>
          <w:rFonts w:hint="default"/>
        </w:rPr>
        <w:t>最大长度25位。</w:t>
      </w:r>
    </w:p>
    <w:p w14:paraId="04F976C1">
      <w:pPr>
        <w:pStyle w:val="5"/>
        <w:bidi w:val="0"/>
        <w:rPr>
          <w:rFonts w:hint="default"/>
        </w:rPr>
      </w:pPr>
      <w:r>
        <w:rPr>
          <w:rFonts w:hint="eastAsia"/>
        </w:rPr>
        <w:t>●</w:t>
      </w:r>
      <w:r>
        <w:rPr>
          <w:rFonts w:hint="default"/>
          <w:lang w:val="en-US"/>
        </w:rPr>
        <w:t xml:space="preserve"> </w:t>
      </w:r>
      <w:r>
        <w:rPr>
          <w:rFonts w:hint="default"/>
        </w:rPr>
        <w:t>单价，</w:t>
      </w:r>
      <w:r>
        <w:rPr>
          <w:rFonts w:hint="default"/>
          <w:lang w:val="en-US" w:eastAsia="zh-CN"/>
        </w:rPr>
        <w:t>正常行必填，折扣行可为空，</w:t>
      </w:r>
      <w:r>
        <w:rPr>
          <w:rFonts w:hint="default"/>
        </w:rPr>
        <w:t>最大长度25位。</w:t>
      </w:r>
    </w:p>
    <w:p w14:paraId="30D38C66">
      <w:pPr>
        <w:pStyle w:val="5"/>
        <w:bidi w:val="0"/>
        <w:rPr>
          <w:rFonts w:hint="default"/>
        </w:rPr>
      </w:pPr>
      <w:r>
        <w:rPr>
          <w:rFonts w:hint="eastAsia"/>
        </w:rPr>
        <w:t>●</w:t>
      </w:r>
      <w:r>
        <w:rPr>
          <w:rFonts w:hint="default"/>
          <w:lang w:val="en-US"/>
        </w:rPr>
        <w:t xml:space="preserve"> </w:t>
      </w:r>
      <w:r>
        <w:rPr>
          <w:rFonts w:hint="default"/>
        </w:rPr>
        <w:t>金额，必填，最大长度18位，最多2位小数。</w:t>
      </w:r>
    </w:p>
    <w:p w14:paraId="1B0A6026">
      <w:pPr>
        <w:pStyle w:val="5"/>
        <w:bidi w:val="0"/>
        <w:rPr>
          <w:rFonts w:hint="default"/>
        </w:rPr>
      </w:pPr>
      <w:r>
        <w:rPr>
          <w:rFonts w:hint="eastAsia"/>
        </w:rPr>
        <w:t>●</w:t>
      </w:r>
      <w:r>
        <w:rPr>
          <w:rFonts w:hint="default"/>
          <w:lang w:val="en-US"/>
        </w:rPr>
        <w:t xml:space="preserve"> </w:t>
      </w:r>
      <w:r>
        <w:rPr>
          <w:rFonts w:hint="default"/>
        </w:rPr>
        <w:t>增值税税率/征收率，必填，最大长度16位，最多6位小数。必须在可用税率信息中存在。</w:t>
      </w:r>
    </w:p>
    <w:p w14:paraId="2ECCE32E">
      <w:pPr>
        <w:pStyle w:val="5"/>
        <w:bidi w:val="0"/>
        <w:rPr>
          <w:rFonts w:hint="default"/>
        </w:rPr>
      </w:pPr>
      <w:r>
        <w:rPr>
          <w:rFonts w:hint="eastAsia"/>
        </w:rPr>
        <w:t>●</w:t>
      </w:r>
      <w:r>
        <w:rPr>
          <w:rFonts w:hint="default"/>
          <w:lang w:val="en-US"/>
        </w:rPr>
        <w:t xml:space="preserve"> </w:t>
      </w:r>
      <w:r>
        <w:rPr>
          <w:rFonts w:hint="default"/>
        </w:rPr>
        <w:t>税额，必填，最大长度18位，最多2位小数。</w:t>
      </w:r>
    </w:p>
    <w:p w14:paraId="5FA3A303">
      <w:pPr>
        <w:pStyle w:val="5"/>
        <w:bidi w:val="0"/>
        <w:rPr>
          <w:rFonts w:hint="default"/>
        </w:rPr>
      </w:pPr>
      <w:r>
        <w:rPr>
          <w:rFonts w:hint="eastAsia"/>
        </w:rPr>
        <w:t>●</w:t>
      </w:r>
      <w:r>
        <w:rPr>
          <w:rFonts w:hint="default"/>
          <w:lang w:val="en-US"/>
        </w:rPr>
        <w:t xml:space="preserve"> </w:t>
      </w:r>
      <w:r>
        <w:rPr>
          <w:rFonts w:hint="default"/>
        </w:rPr>
        <w:t>含税金额，必填，最大长度18位，最多2位小数。</w:t>
      </w:r>
    </w:p>
    <w:p w14:paraId="7519F77B">
      <w:pPr>
        <w:pStyle w:val="5"/>
        <w:bidi w:val="0"/>
        <w:rPr>
          <w:rFonts w:hint="default"/>
        </w:rPr>
      </w:pPr>
      <w:r>
        <w:rPr>
          <w:rFonts w:hint="eastAsia"/>
        </w:rPr>
        <w:t>●</w:t>
      </w:r>
      <w:r>
        <w:rPr>
          <w:rFonts w:hint="default"/>
          <w:lang w:val="en-US"/>
        </w:rPr>
        <w:t xml:space="preserve"> </w:t>
      </w:r>
      <w:r>
        <w:rPr>
          <w:rFonts w:hint="default"/>
        </w:rPr>
        <w:t>扣除额，选填，最大长度18位，最多2位小数。</w:t>
      </w:r>
    </w:p>
    <w:p w14:paraId="49B44AC6">
      <w:pPr>
        <w:pStyle w:val="5"/>
        <w:bidi w:val="0"/>
        <w:rPr>
          <w:rFonts w:hint="default"/>
        </w:rPr>
      </w:pPr>
      <w:r>
        <w:rPr>
          <w:rFonts w:hint="eastAsia"/>
        </w:rPr>
        <w:t>●</w:t>
      </w:r>
      <w:r>
        <w:rPr>
          <w:rFonts w:hint="default"/>
          <w:lang w:val="en-US"/>
        </w:rPr>
        <w:t xml:space="preserve"> </w:t>
      </w:r>
      <w:r>
        <w:rPr>
          <w:rFonts w:hint="default"/>
        </w:rPr>
        <w:t>商品和服务税收分类合并编码，必填，最大长度19位。必须在商品编码信息中存在。</w:t>
      </w:r>
    </w:p>
    <w:p w14:paraId="68B4C3DE">
      <w:pPr>
        <w:pStyle w:val="5"/>
        <w:bidi w:val="0"/>
        <w:rPr>
          <w:rFonts w:hint="default"/>
        </w:rPr>
      </w:pPr>
      <w:r>
        <w:rPr>
          <w:rFonts w:hint="eastAsia"/>
        </w:rPr>
        <w:t>●</w:t>
      </w:r>
      <w:r>
        <w:rPr>
          <w:rFonts w:hint="default"/>
          <w:lang w:val="en-US"/>
        </w:rPr>
        <w:t xml:space="preserve"> </w:t>
      </w:r>
      <w:r>
        <w:rPr>
          <w:rFonts w:hint="default"/>
        </w:rPr>
        <w:t>发票行性质，必填，取值范围为“00”、“01”、“02”。</w:t>
      </w:r>
    </w:p>
    <w:p w14:paraId="1229A49A">
      <w:pPr>
        <w:pStyle w:val="5"/>
        <w:bidi w:val="0"/>
        <w:rPr>
          <w:rFonts w:hint="default"/>
        </w:rPr>
      </w:pPr>
      <w:r>
        <w:rPr>
          <w:rFonts w:hint="eastAsia"/>
        </w:rPr>
        <w:t>●</w:t>
      </w:r>
      <w:r>
        <w:rPr>
          <w:rFonts w:hint="default"/>
          <w:lang w:val="en-US"/>
        </w:rPr>
        <w:t xml:space="preserve"> </w:t>
      </w:r>
      <w:r>
        <w:rPr>
          <w:rFonts w:hint="default"/>
        </w:rPr>
        <w:t>优惠政策标识，选填，不为空时取值范围为“01”、“02”、“03”、“04”、“05”、“06”、“07”、“08”、“09”、“10”、“11”、“12”、“13”、“14”、“15”、“16”、“17”、“18”。</w:t>
      </w:r>
    </w:p>
    <w:p w14:paraId="0BDF7404">
      <w:pPr>
        <w:pStyle w:val="5"/>
        <w:bidi w:val="0"/>
        <w:rPr>
          <w:rFonts w:hint="default"/>
        </w:rPr>
      </w:pPr>
      <w:r>
        <w:rPr>
          <w:rFonts w:hint="eastAsia"/>
        </w:rPr>
        <w:t>●</w:t>
      </w:r>
      <w:r>
        <w:rPr>
          <w:rFonts w:hint="default"/>
          <w:lang w:val="en-US"/>
        </w:rPr>
        <w:t xml:space="preserve"> </w:t>
      </w:r>
      <w:r>
        <w:rPr>
          <w:rFonts w:hint="default"/>
        </w:rPr>
        <w:t>附加要素名称，选填，最大长度200位。</w:t>
      </w:r>
    </w:p>
    <w:p w14:paraId="6C692D93">
      <w:pPr>
        <w:pStyle w:val="5"/>
        <w:bidi w:val="0"/>
        <w:rPr>
          <w:rFonts w:hint="default"/>
        </w:rPr>
      </w:pPr>
      <w:r>
        <w:rPr>
          <w:rFonts w:hint="eastAsia"/>
        </w:rPr>
        <w:t>●</w:t>
      </w:r>
      <w:r>
        <w:rPr>
          <w:rFonts w:hint="default"/>
          <w:lang w:val="en-US"/>
        </w:rPr>
        <w:t xml:space="preserve"> </w:t>
      </w:r>
      <w:r>
        <w:rPr>
          <w:rFonts w:hint="default"/>
        </w:rPr>
        <w:t>附加要素类型，选填，最大长度200位。</w:t>
      </w:r>
    </w:p>
    <w:p w14:paraId="7169F5E3">
      <w:pPr>
        <w:pStyle w:val="5"/>
        <w:bidi w:val="0"/>
        <w:rPr>
          <w:rFonts w:hint="default"/>
        </w:rPr>
      </w:pPr>
      <w:r>
        <w:rPr>
          <w:rFonts w:hint="eastAsia"/>
        </w:rPr>
        <w:t>●</w:t>
      </w:r>
      <w:r>
        <w:rPr>
          <w:rFonts w:hint="default"/>
          <w:lang w:val="en-US"/>
        </w:rPr>
        <w:t xml:space="preserve"> </w:t>
      </w:r>
      <w:r>
        <w:rPr>
          <w:rFonts w:hint="default"/>
        </w:rPr>
        <w:t>附加要素值，选填，最大长度200位。</w:t>
      </w:r>
    </w:p>
    <w:p w14:paraId="4EE99156">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序号，选填，最大长度8位。</w:t>
      </w:r>
    </w:p>
    <w:p w14:paraId="022EDC11">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05B9F66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5D91530A">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318DE60D">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3C8AEB64">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开具日期，选填，格式必须为“yyyy-MM-dd”。</w:t>
      </w:r>
    </w:p>
    <w:p w14:paraId="023648F6">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32CB700A">
      <w:pPr>
        <w:pStyle w:val="5"/>
        <w:bidi w:val="0"/>
      </w:pPr>
      <w:r>
        <w:rPr>
          <w:rFonts w:hint="eastAsia"/>
        </w:rPr>
        <w:t>●</w:t>
      </w:r>
      <w:r>
        <w:rPr>
          <w:rFonts w:hint="default"/>
          <w:lang w:val="en-US"/>
        </w:rPr>
        <w:t xml:space="preserve"> </w:t>
      </w:r>
      <w:r>
        <w:rPr>
          <w:rFonts w:hint="eastAsia"/>
          <w:lang w:val="en-US" w:eastAsia="zh-CN"/>
        </w:rPr>
        <w:t>本次扣除金额，选填，最大长度18位，最多两位小数。</w:t>
      </w:r>
    </w:p>
    <w:p w14:paraId="7D978638">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备注，选填最大长度450位。</w:t>
      </w:r>
    </w:p>
    <w:p w14:paraId="2D1E81CE">
      <w:pPr>
        <w:pStyle w:val="8"/>
        <w:bidi w:val="0"/>
        <w:rPr>
          <w:rFonts w:hint="default"/>
        </w:rPr>
      </w:pPr>
      <w:r>
        <w:rPr>
          <w:rFonts w:hint="default"/>
        </w:rPr>
        <w:t>2.2.4.</w:t>
      </w:r>
      <w:r>
        <w:rPr>
          <w:rFonts w:hint="default"/>
          <w:lang w:val="en-US" w:eastAsia="zh-CN"/>
        </w:rPr>
        <w:t>2</w:t>
      </w:r>
      <w:r>
        <w:rPr>
          <w:rFonts w:hint="default"/>
        </w:rPr>
        <w:t>数据校验</w:t>
      </w:r>
    </w:p>
    <w:p w14:paraId="0B3507A2">
      <w:pPr>
        <w:pStyle w:val="5"/>
        <w:bidi w:val="0"/>
      </w:pPr>
      <w:r>
        <w:rPr>
          <w:rFonts w:hint="eastAsia"/>
        </w:rPr>
        <w:t>●</w:t>
      </w:r>
      <w:r>
        <w:rPr>
          <w:rFonts w:hint="default"/>
          <w:lang w:val="en-US"/>
        </w:rPr>
        <w:t xml:space="preserve"> </w:t>
      </w:r>
      <w:r>
        <w:t>单行金额校验：|单价*数量-金额|&lt;=0.01。</w:t>
      </w:r>
    </w:p>
    <w:p w14:paraId="352C9965">
      <w:pPr>
        <w:pStyle w:val="5"/>
        <w:bidi w:val="0"/>
      </w:pPr>
      <w:r>
        <w:rPr>
          <w:rFonts w:hint="eastAsia"/>
        </w:rPr>
        <w:t>●</w:t>
      </w:r>
      <w:r>
        <w:rPr>
          <w:rFonts w:hint="default"/>
          <w:lang w:val="en-US"/>
        </w:rPr>
        <w:t xml:space="preserve"> </w:t>
      </w:r>
      <w:r>
        <w:t>汇总金额校验：|所有商品行金额之和-合计金额|&lt;=0.01。</w:t>
      </w:r>
    </w:p>
    <w:p w14:paraId="22CA1E9E">
      <w:pPr>
        <w:pStyle w:val="5"/>
        <w:bidi w:val="0"/>
      </w:pPr>
      <w:r>
        <w:rPr>
          <w:rFonts w:hint="eastAsia"/>
        </w:rPr>
        <w:t>●</w:t>
      </w:r>
      <w:r>
        <w:rPr>
          <w:rFonts w:hint="default"/>
          <w:lang w:val="en-US"/>
        </w:rPr>
        <w:t xml:space="preserve"> </w:t>
      </w:r>
      <w:r>
        <w:t>单行税额校验：| 金额 * 税率 - 税额 |&lt;=0.06。</w:t>
      </w:r>
    </w:p>
    <w:p w14:paraId="621F56D6">
      <w:pPr>
        <w:pStyle w:val="5"/>
        <w:bidi w:val="0"/>
      </w:pPr>
      <w:r>
        <w:rPr>
          <w:rFonts w:hint="eastAsia"/>
        </w:rPr>
        <w:t>●</w:t>
      </w:r>
      <w:r>
        <w:rPr>
          <w:rFonts w:hint="default"/>
          <w:lang w:val="en-US"/>
        </w:rPr>
        <w:t xml:space="preserve"> </w:t>
      </w:r>
      <w:r>
        <w:t>汇总税额校验：| 金额 * 税率（第1行）+......+金额 * 税率（第N行）-税额合计|&lt;=1.27。</w:t>
      </w:r>
    </w:p>
    <w:p w14:paraId="40D18588">
      <w:pPr>
        <w:pStyle w:val="5"/>
        <w:bidi w:val="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5F030C3C">
      <w:pPr>
        <w:pStyle w:val="5"/>
        <w:bidi w:val="0"/>
        <w:rPr>
          <w:rFonts w:hint="eastAsia"/>
        </w:rPr>
      </w:pPr>
      <w:r>
        <w:rPr>
          <w:rFonts w:hint="eastAsia"/>
        </w:rPr>
        <w:t>1</w:t>
      </w:r>
      <w:r>
        <w:rPr>
          <w:rFonts w:hint="eastAsia"/>
          <w:lang w:eastAsia="zh-CN"/>
        </w:rPr>
        <w:t>）</w:t>
      </w:r>
      <w:r>
        <w:rPr>
          <w:rFonts w:hint="eastAsia"/>
        </w:rPr>
        <w:t>折扣行与被折扣行“对应蓝字发票明细序号”、“扣除额”必须为空。</w:t>
      </w:r>
    </w:p>
    <w:p w14:paraId="0D835110">
      <w:pPr>
        <w:pStyle w:val="5"/>
        <w:bidi w:val="0"/>
        <w:rPr>
          <w:rFonts w:hint="eastAsia"/>
        </w:rPr>
      </w:pPr>
      <w:r>
        <w:rPr>
          <w:rFonts w:hint="eastAsia"/>
        </w:rPr>
        <w:t>2</w:t>
      </w:r>
      <w:r>
        <w:rPr>
          <w:rFonts w:hint="eastAsia"/>
          <w:lang w:eastAsia="zh-CN"/>
        </w:rPr>
        <w:t>）</w:t>
      </w:r>
      <w:r>
        <w:rPr>
          <w:rFonts w:hint="eastAsia"/>
        </w:rPr>
        <w:t>折扣行“规格型号”、“单价”、“单位”、“数量”必须为空；</w:t>
      </w:r>
    </w:p>
    <w:p w14:paraId="6B71E276">
      <w:pPr>
        <w:pStyle w:val="5"/>
        <w:bidi w:val="0"/>
        <w:rPr>
          <w:rFonts w:hint="eastAsia"/>
        </w:rPr>
      </w:pPr>
      <w:r>
        <w:rPr>
          <w:rFonts w:hint="eastAsia"/>
        </w:rPr>
        <w:t>3</w:t>
      </w:r>
      <w:r>
        <w:rPr>
          <w:rFonts w:hint="eastAsia"/>
          <w:lang w:eastAsia="zh-CN"/>
        </w:rPr>
        <w:t>）</w:t>
      </w:r>
      <w:r>
        <w:rPr>
          <w:rFonts w:hint="eastAsia"/>
        </w:rPr>
        <w:t>折扣行“明细序号”、“金额”、“税额”、“含税金额”按照实际情况填写；</w:t>
      </w:r>
    </w:p>
    <w:p w14:paraId="5E8117A0">
      <w:pPr>
        <w:pStyle w:val="5"/>
        <w:bidi w:val="0"/>
        <w:rPr>
          <w:rFonts w:hint="eastAsia"/>
        </w:rPr>
      </w:pPr>
      <w:r>
        <w:rPr>
          <w:rFonts w:hint="eastAsia"/>
        </w:rPr>
        <w:t>4</w:t>
      </w:r>
      <w:r>
        <w:rPr>
          <w:rFonts w:hint="eastAsia"/>
          <w:lang w:eastAsia="zh-CN"/>
        </w:rPr>
        <w:t>）</w:t>
      </w:r>
      <w:r>
        <w:rPr>
          <w:rFonts w:hint="eastAsia"/>
        </w:rPr>
        <w:t>折扣行发票行性质必须填写“01（折扣行）”。</w:t>
      </w:r>
    </w:p>
    <w:p w14:paraId="79F83806">
      <w:pPr>
        <w:pStyle w:val="5"/>
        <w:bidi w:val="0"/>
        <w:rPr>
          <w:rFonts w:hint="eastAsia"/>
          <w:lang w:val="en-US" w:eastAsia="zh-CN"/>
        </w:rPr>
      </w:pPr>
      <w:r>
        <w:rPr>
          <w:rFonts w:hint="eastAsia"/>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p>
    <w:p w14:paraId="5B8D7758">
      <w:pPr>
        <w:pStyle w:val="5"/>
        <w:bidi w:val="0"/>
        <w:rPr>
          <w:rFonts w:hint="default"/>
          <w:lang w:val="en-US" w:eastAsia="zh-CN"/>
        </w:rPr>
      </w:pPr>
      <w:r>
        <w:rPr>
          <w:rFonts w:hint="eastAsia"/>
        </w:rPr>
        <w:t>●</w:t>
      </w:r>
      <w:r>
        <w:rPr>
          <w:rFonts w:hint="default"/>
          <w:lang w:val="en-US"/>
        </w:rPr>
        <w:t xml:space="preserve"> </w:t>
      </w:r>
      <w:r>
        <w:rPr>
          <w:rFonts w:hint="eastAsia"/>
        </w:rPr>
        <w:t>差额征税类型代码非空时，明细行只能是一行，</w:t>
      </w:r>
      <w:r>
        <w:rPr>
          <w:rFonts w:hint="eastAsia"/>
          <w:lang w:val="en-US" w:eastAsia="zh-CN"/>
        </w:rPr>
        <w:t>不允许开具折扣行。</w:t>
      </w:r>
      <w:r>
        <w:rPr>
          <w:rFonts w:hint="eastAsia"/>
        </w:rPr>
        <w:t>差额征税类型代码为“01：全额开票”时，0</w:t>
      </w:r>
      <w:r>
        <w:rPr>
          <w:rFonts w:hint="eastAsia"/>
          <w:lang w:val="en-US" w:eastAsia="zh-CN"/>
        </w:rPr>
        <w:t>&lt;=</w:t>
      </w:r>
      <w:r>
        <w:rPr>
          <w:rFonts w:hint="eastAsia"/>
        </w:rPr>
        <w:t>扣除额&lt;=含税金额；差额征税类型代码为“02：差额开票”时，</w:t>
      </w:r>
      <w:bookmarkStart w:id="66" w:name="OLE_LINK58"/>
      <w:r>
        <w:rPr>
          <w:rFonts w:hint="eastAsia"/>
        </w:rPr>
        <w:t>0</w:t>
      </w:r>
      <w:r>
        <w:rPr>
          <w:rFonts w:hint="eastAsia"/>
          <w:lang w:val="en-US" w:eastAsia="zh-CN"/>
        </w:rPr>
        <w:t>&lt;</w:t>
      </w:r>
      <w:r>
        <w:rPr>
          <w:rFonts w:hint="eastAsia"/>
        </w:rPr>
        <w:t>扣除额&lt;=含税金额</w:t>
      </w:r>
      <w:bookmarkEnd w:id="66"/>
      <w:r>
        <w:rPr>
          <w:rFonts w:hint="eastAsia"/>
        </w:rPr>
        <w:t>。</w:t>
      </w:r>
    </w:p>
    <w:p w14:paraId="71AAE050">
      <w:pPr>
        <w:pStyle w:val="5"/>
        <w:bidi w:val="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52CE1B2B">
      <w:pPr>
        <w:pStyle w:val="5"/>
        <w:bidi w:val="0"/>
        <w:rPr>
          <w:rFonts w:hint="default"/>
          <w:lang w:val="en-US" w:eastAsia="zh-CN"/>
        </w:rPr>
      </w:pPr>
      <w:r>
        <w:rPr>
          <w:rFonts w:hint="eastAsia"/>
          <w:lang w:val="en-US" w:eastAsia="zh-CN"/>
        </w:rPr>
        <w:t>差额征税：金额=含税金额-税额</w:t>
      </w:r>
    </w:p>
    <w:p w14:paraId="2D635773">
      <w:pPr>
        <w:pStyle w:val="8"/>
        <w:bidi w:val="0"/>
        <w:rPr>
          <w:rFonts w:hint="default"/>
        </w:rPr>
      </w:pPr>
      <w:r>
        <w:rPr>
          <w:rFonts w:hint="default"/>
        </w:rPr>
        <w:t>2.2.4.</w:t>
      </w:r>
      <w:r>
        <w:rPr>
          <w:rFonts w:hint="default"/>
          <w:lang w:val="en-US" w:eastAsia="zh-CN"/>
        </w:rPr>
        <w:t>3</w:t>
      </w:r>
      <w:r>
        <w:rPr>
          <w:rFonts w:hint="default"/>
        </w:rPr>
        <w:t>业务逻辑校验</w:t>
      </w:r>
    </w:p>
    <w:p w14:paraId="6B03B9B6">
      <w:pPr>
        <w:pStyle w:val="5"/>
        <w:bidi w:val="0"/>
        <w:rPr>
          <w:rFonts w:hint="default"/>
        </w:rPr>
      </w:pPr>
      <w:r>
        <w:rPr>
          <w:rFonts w:hint="eastAsia"/>
        </w:rPr>
        <w:t>●</w:t>
      </w:r>
      <w:r>
        <w:rPr>
          <w:rFonts w:hint="default"/>
          <w:lang w:val="en-US"/>
        </w:rPr>
        <w:t xml:space="preserve"> </w:t>
      </w:r>
      <w:r>
        <w:rPr>
          <w:rFonts w:hint="default"/>
        </w:rPr>
        <w:t>开具成品油发票时的数量单位仅提供“吨”“升”两个选项，不允许修改和自定义。</w:t>
      </w:r>
    </w:p>
    <w:p w14:paraId="1BB409FF">
      <w:pPr>
        <w:pStyle w:val="5"/>
        <w:bidi w:val="0"/>
        <w:rPr>
          <w:rFonts w:hint="default"/>
        </w:rPr>
      </w:pPr>
      <w:r>
        <w:rPr>
          <w:rFonts w:hint="eastAsia"/>
        </w:rPr>
        <w:t>●</w:t>
      </w:r>
      <w:r>
        <w:rPr>
          <w:rFonts w:hint="default"/>
          <w:lang w:val="en-US"/>
        </w:rPr>
        <w:t xml:space="preserve"> </w:t>
      </w:r>
      <w:r>
        <w:rPr>
          <w:rFonts w:hint="default"/>
        </w:rPr>
        <w:t>非成品油企业禁止开具成品油发票。</w:t>
      </w:r>
    </w:p>
    <w:p w14:paraId="0394AA39">
      <w:pPr>
        <w:pStyle w:val="5"/>
        <w:bidi w:val="0"/>
        <w:rPr>
          <w:rFonts w:hint="default"/>
        </w:rPr>
      </w:pPr>
      <w:r>
        <w:rPr>
          <w:rFonts w:hint="eastAsia"/>
        </w:rPr>
        <w:t>●</w:t>
      </w:r>
      <w:r>
        <w:rPr>
          <w:rFonts w:hint="default"/>
          <w:lang w:val="en-US"/>
        </w:rPr>
        <w:t xml:space="preserve"> </w:t>
      </w:r>
      <w:r>
        <w:rPr>
          <w:rFonts w:hint="default"/>
        </w:rPr>
        <w:t>成品油经销企业无库存领购记录禁止开具，必须有成品油库存才可开具成品油发票。</w:t>
      </w:r>
    </w:p>
    <w:p w14:paraId="43A42465">
      <w:pPr>
        <w:pStyle w:val="5"/>
        <w:bidi w:val="0"/>
        <w:rPr>
          <w:rFonts w:hint="default"/>
        </w:rPr>
      </w:pPr>
      <w:r>
        <w:rPr>
          <w:rFonts w:hint="eastAsia"/>
        </w:rPr>
        <w:t>●</w:t>
      </w:r>
      <w:r>
        <w:rPr>
          <w:rFonts w:hint="default"/>
          <w:lang w:val="en-US"/>
        </w:rPr>
        <w:t xml:space="preserve"> </w:t>
      </w:r>
      <w:r>
        <w:rPr>
          <w:rFonts w:hint="default"/>
        </w:rPr>
        <w:t>开具</w:t>
      </w:r>
      <w:r>
        <w:rPr>
          <w:rFonts w:hint="default"/>
          <w:lang w:eastAsia="zh-CN"/>
        </w:rPr>
        <w:t>成品油</w:t>
      </w:r>
      <w:r>
        <w:rPr>
          <w:rFonts w:hint="default"/>
        </w:rPr>
        <w:t>发票时，只允许使用特定要素标签归类为“</w:t>
      </w:r>
      <w:r>
        <w:rPr>
          <w:rFonts w:hint="default"/>
          <w:lang w:val="en-US" w:eastAsia="zh-CN"/>
        </w:rPr>
        <w:t>01</w:t>
      </w:r>
      <w:r>
        <w:rPr>
          <w:rFonts w:hint="default"/>
        </w:rPr>
        <w:t>（</w:t>
      </w:r>
      <w:r>
        <w:rPr>
          <w:rFonts w:hint="default"/>
          <w:lang w:eastAsia="zh-CN"/>
        </w:rPr>
        <w:t>成品油</w:t>
      </w:r>
      <w:r>
        <w:rPr>
          <w:rFonts w:hint="default"/>
        </w:rPr>
        <w:t>）”的税收分类编码开具</w:t>
      </w:r>
      <w:r>
        <w:rPr>
          <w:rFonts w:hint="default"/>
          <w:lang w:eastAsia="zh-CN"/>
        </w:rPr>
        <w:t>成品油</w:t>
      </w:r>
      <w:r>
        <w:rPr>
          <w:rFonts w:hint="default"/>
        </w:rPr>
        <w:t>发票。</w:t>
      </w:r>
    </w:p>
    <w:p w14:paraId="774D2F09">
      <w:pPr>
        <w:pStyle w:val="5"/>
        <w:bidi w:val="0"/>
        <w:rPr>
          <w:rFonts w:hint="default"/>
        </w:rPr>
      </w:pPr>
      <w:r>
        <w:rPr>
          <w:rFonts w:hint="eastAsia"/>
        </w:rPr>
        <w:t>●</w:t>
      </w:r>
      <w:r>
        <w:rPr>
          <w:rFonts w:hint="default"/>
          <w:lang w:val="en-US"/>
        </w:rPr>
        <w:t xml:space="preserve"> </w:t>
      </w:r>
      <w:r>
        <w:rPr>
          <w:rFonts w:hint="default"/>
          <w:lang w:val="en-US" w:eastAsia="zh-CN"/>
        </w:rPr>
        <w:t>成品油企业只能使用已授权的成品油编码开具成品油发票。</w:t>
      </w:r>
    </w:p>
    <w:p w14:paraId="6DFFB04E">
      <w:pPr>
        <w:pStyle w:val="5"/>
        <w:bidi w:val="0"/>
        <w:rPr>
          <w:rFonts w:hint="default"/>
        </w:rPr>
      </w:pPr>
      <w:r>
        <w:rPr>
          <w:rFonts w:hint="eastAsia"/>
        </w:rPr>
        <w:t>●</w:t>
      </w:r>
      <w:r>
        <w:rPr>
          <w:rFonts w:hint="default"/>
          <w:lang w:val="en-US"/>
        </w:rPr>
        <w:t xml:space="preserve"> </w:t>
      </w:r>
      <w:r>
        <w:rPr>
          <w:rFonts w:hint="default"/>
        </w:rPr>
        <w:t>成品油纳税人开具</w:t>
      </w:r>
      <w:r>
        <w:rPr>
          <w:rFonts w:hint="default"/>
          <w:lang w:eastAsia="zh-Hans"/>
        </w:rPr>
        <w:t>商品和服务税收分类编码为1070101020100000000航空煤油成品油发票的、1070101040200000000燃料油定点直供、1070101050200000000</w:t>
      </w:r>
      <w:r>
        <w:rPr>
          <w:rFonts w:hint="eastAsia"/>
        </w:rPr>
        <w:t>●</w:t>
      </w:r>
      <w:r>
        <w:rPr>
          <w:rFonts w:hint="default"/>
          <w:lang w:val="en-US"/>
        </w:rPr>
        <w:t xml:space="preserve"> </w:t>
      </w:r>
      <w:r>
        <w:rPr>
          <w:rFonts w:hint="default"/>
          <w:lang w:eastAsia="zh-Hans"/>
        </w:rPr>
        <w:t>石脑油定点直供发票的，均须单独开具，不得相互混开或与其他发票混开</w:t>
      </w:r>
      <w:r>
        <w:rPr>
          <w:rFonts w:hint="default"/>
        </w:rPr>
        <w:t>。</w:t>
      </w:r>
    </w:p>
    <w:p w14:paraId="018DEBF1">
      <w:pPr>
        <w:pStyle w:val="5"/>
        <w:bidi w:val="0"/>
      </w:pPr>
      <w:r>
        <w:rPr>
          <w:rFonts w:hint="eastAsia"/>
        </w:rPr>
        <w:t>●</w:t>
      </w:r>
      <w:r>
        <w:rPr>
          <w:rFonts w:hint="default"/>
          <w:lang w:val="en-US"/>
        </w:rPr>
        <w:t xml:space="preserve"> </w:t>
      </w:r>
      <w:r>
        <w:rPr>
          <w:rFonts w:hint="eastAsia"/>
          <w:lang w:val="en-US" w:eastAsia="zh-CN"/>
        </w:rPr>
        <w:t>支付即开票企业开具发票时，必须填写支付渠道、交易单号信息。</w:t>
      </w:r>
    </w:p>
    <w:p w14:paraId="1ABCB2A4">
      <w:pPr>
        <w:pStyle w:val="5"/>
        <w:bidi w:val="0"/>
        <w:rPr>
          <w:rFonts w:hint="default"/>
        </w:rPr>
      </w:pPr>
      <w:r>
        <w:rPr>
          <w:rFonts w:hint="eastAsia"/>
        </w:rPr>
        <w:t>●</w:t>
      </w:r>
      <w:r>
        <w:rPr>
          <w:rFonts w:hint="default"/>
          <w:lang w:val="en-US"/>
        </w:rPr>
        <w:t xml:space="preserve"> </w:t>
      </w:r>
      <w:r>
        <w:rPr>
          <w:rFonts w:hint="default"/>
          <w:lang w:val="en-US" w:eastAsia="zh-CN"/>
        </w:rPr>
        <w:t>发票上传接口中“平台编号”字段值必须为直连单位ID。</w:t>
      </w:r>
    </w:p>
    <w:p w14:paraId="6B4869A6">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当企业开票时判断购方是否为自然人，并按照以下业务规则开具发票：</w:t>
      </w:r>
    </w:p>
    <w:p w14:paraId="75C2699B">
      <w:pPr>
        <w:pStyle w:val="5"/>
        <w:bidi w:val="0"/>
        <w:rPr>
          <w:rFonts w:hint="default"/>
        </w:rPr>
      </w:pPr>
      <w:r>
        <w:rPr>
          <w:rFonts w:hint="default"/>
        </w:rPr>
        <w:t>（</w:t>
      </w:r>
      <w:r>
        <w:rPr>
          <w:rFonts w:hint="eastAsia"/>
          <w:lang w:val="en-US" w:eastAsia="zh-CN"/>
        </w:rPr>
        <w:t>1</w:t>
      </w:r>
      <w:r>
        <w:rPr>
          <w:rFonts w:hint="default"/>
        </w:rPr>
        <w:t>）提示语规则</w:t>
      </w:r>
    </w:p>
    <w:p w14:paraId="39E89520">
      <w:pPr>
        <w:pStyle w:val="5"/>
        <w:bidi w:val="0"/>
        <w:rPr>
          <w:rFonts w:hint="default"/>
        </w:rPr>
      </w:pPr>
      <w:r>
        <w:rPr>
          <w:rFonts w:hint="default"/>
        </w:rPr>
        <w:t>1</w:t>
      </w:r>
      <w:r>
        <w:rPr>
          <w:rFonts w:hint="eastAsia"/>
          <w:lang w:eastAsia="zh-CN"/>
        </w:rPr>
        <w:t>）</w:t>
      </w:r>
      <w:r>
        <w:rPr>
          <w:rFonts w:hint="default"/>
        </w:rPr>
        <w:t>“是否开票给自然人”标识旁新增“未勾选则默认为企业”提示。</w:t>
      </w:r>
    </w:p>
    <w:p w14:paraId="2A1595BA">
      <w:pPr>
        <w:pStyle w:val="5"/>
        <w:bidi w:val="0"/>
        <w:rPr>
          <w:rFonts w:hint="default"/>
        </w:rPr>
      </w:pPr>
      <w:r>
        <w:rPr>
          <w:rFonts w:hint="default"/>
        </w:rPr>
        <w:t>2</w:t>
      </w:r>
      <w:r>
        <w:rPr>
          <w:rFonts w:hint="eastAsia"/>
          <w:lang w:eastAsia="zh-CN"/>
        </w:rPr>
        <w:t>）</w:t>
      </w:r>
      <w:r>
        <w:rPr>
          <w:rFonts w:hint="default"/>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1827250B">
      <w:pPr>
        <w:pStyle w:val="5"/>
        <w:bidi w:val="0"/>
        <w:rPr>
          <w:rFonts w:hint="default"/>
        </w:rPr>
      </w:pPr>
      <w:r>
        <w:rPr>
          <w:rFonts w:hint="eastAsia"/>
          <w:lang w:eastAsia="zh-CN"/>
        </w:rPr>
        <w:t>3）对于除无特定要素标签的电子发票（普通发票）</w:t>
      </w:r>
      <w:r>
        <w:rPr>
          <w:rFonts w:hint="default"/>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AA17B79">
      <w:pPr>
        <w:pStyle w:val="5"/>
        <w:bidi w:val="0"/>
        <w:rPr>
          <w:rFonts w:hint="default"/>
        </w:rPr>
      </w:pPr>
      <w:r>
        <w:rPr>
          <w:rFonts w:hint="default"/>
        </w:rPr>
        <w:t>（</w:t>
      </w:r>
      <w:r>
        <w:rPr>
          <w:rFonts w:hint="eastAsia"/>
          <w:lang w:val="en-US" w:eastAsia="zh-CN"/>
        </w:rPr>
        <w:t>2</w:t>
      </w:r>
      <w:r>
        <w:rPr>
          <w:rFonts w:hint="default"/>
        </w:rPr>
        <w:t>）增加受票方信息校验</w:t>
      </w:r>
    </w:p>
    <w:p w14:paraId="5643C231">
      <w:pPr>
        <w:pStyle w:val="5"/>
        <w:bidi w:val="0"/>
        <w:rPr>
          <w:rFonts w:hint="default"/>
        </w:rPr>
      </w:pPr>
      <w:r>
        <w:rPr>
          <w:rFonts w:hint="default"/>
        </w:rPr>
        <w:t>对于无特定要素标签的电子发票（普通发票）和增值税普通发票，增加受票方信息校验，具体如下：</w:t>
      </w:r>
    </w:p>
    <w:p w14:paraId="6E9A0046">
      <w:pPr>
        <w:pStyle w:val="5"/>
        <w:bidi w:val="0"/>
        <w:rPr>
          <w:rFonts w:hint="default"/>
        </w:rPr>
      </w:pPr>
      <w:r>
        <w:rPr>
          <w:rFonts w:hint="default"/>
        </w:rPr>
        <w:t>1</w:t>
      </w:r>
      <w:r>
        <w:rPr>
          <w:rFonts w:hint="eastAsia"/>
          <w:lang w:eastAsia="zh-CN"/>
        </w:rPr>
        <w:t>）</w:t>
      </w:r>
      <w:r>
        <w:rPr>
          <w:rFonts w:hint="default"/>
        </w:rPr>
        <w:t>当勾选“是否开票给自然人”时，【购买方名称】录入内容必须大于一个长度（一个汉字、数字、字母、符号）。</w:t>
      </w:r>
    </w:p>
    <w:p w14:paraId="6583CF5D">
      <w:pPr>
        <w:pStyle w:val="5"/>
        <w:bidi w:val="0"/>
        <w:rPr>
          <w:rFonts w:hint="default"/>
        </w:rPr>
      </w:pPr>
      <w:r>
        <w:rPr>
          <w:rFonts w:hint="default"/>
        </w:rPr>
        <w:t>2</w:t>
      </w:r>
      <w:r>
        <w:rPr>
          <w:rFonts w:hint="eastAsia"/>
          <w:lang w:eastAsia="zh-CN"/>
        </w:rPr>
        <w:t>）</w:t>
      </w:r>
      <w:r>
        <w:rPr>
          <w:rFonts w:hint="default"/>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1CC72EFB">
      <w:pPr>
        <w:pStyle w:val="5"/>
        <w:bidi w:val="0"/>
        <w:rPr>
          <w:rFonts w:hint="default"/>
        </w:rPr>
      </w:pPr>
      <w:r>
        <w:rPr>
          <w:rFonts w:hint="default"/>
        </w:rPr>
        <w:t>（</w:t>
      </w:r>
      <w:r>
        <w:rPr>
          <w:rFonts w:hint="eastAsia"/>
          <w:lang w:val="en-US" w:eastAsia="zh-CN"/>
        </w:rPr>
        <w:t>3</w:t>
      </w:r>
      <w:r>
        <w:rPr>
          <w:rFonts w:hint="default"/>
        </w:rPr>
        <w:t>）“（个人）”标注规则</w:t>
      </w:r>
    </w:p>
    <w:p w14:paraId="2F0C96AA">
      <w:pPr>
        <w:pStyle w:val="5"/>
        <w:bidi w:val="0"/>
        <w:rPr>
          <w:rFonts w:hint="default"/>
          <w:lang w:eastAsia="zh-Hans"/>
        </w:rPr>
      </w:pPr>
      <w:r>
        <w:rPr>
          <w:rFonts w:hint="default"/>
        </w:rPr>
        <w:t>1</w:t>
      </w:r>
      <w:r>
        <w:rPr>
          <w:rFonts w:hint="eastAsia"/>
          <w:lang w:eastAsia="zh-CN"/>
        </w:rPr>
        <w:t>）</w:t>
      </w:r>
      <w:r>
        <w:rPr>
          <w:rFonts w:hint="default"/>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E6B26D9">
      <w:pPr>
        <w:pStyle w:val="5"/>
        <w:bidi w:val="0"/>
        <w:rPr>
          <w:rFonts w:hint="default"/>
          <w:lang w:eastAsia="zh-Hans"/>
        </w:rPr>
      </w:pPr>
      <w:r>
        <w:rPr>
          <w:rFonts w:hint="eastAsia"/>
        </w:rPr>
        <w:t>●</w:t>
      </w:r>
      <w:r>
        <w:rPr>
          <w:rFonts w:hint="default"/>
          <w:lang w:val="en-US"/>
        </w:rPr>
        <w:t xml:space="preserve"> </w:t>
      </w:r>
      <w:r>
        <w:rPr>
          <w:rFonts w:hint="default"/>
          <w:lang w:val="en-US" w:eastAsia="zh-CN"/>
        </w:rPr>
        <w:t>单张发票明细行最多不能超过5000条，超过5000条则阻断发票上传；建议企业开具发票明细行控制在2000条以下。</w:t>
      </w:r>
    </w:p>
    <w:p w14:paraId="7A238D4B">
      <w:pPr>
        <w:pStyle w:val="5"/>
        <w:bidi w:val="0"/>
        <w:rPr>
          <w:rFonts w:hint="default"/>
          <w:lang w:val="en-US" w:eastAsia="zh-Hans"/>
        </w:rPr>
      </w:pPr>
      <w:bookmarkStart w:id="67" w:name="OLE_LINK13"/>
      <w:r>
        <w:rPr>
          <w:rFonts w:hint="eastAsia"/>
        </w:rPr>
        <w:t>●</w:t>
      </w:r>
      <w:r>
        <w:rPr>
          <w:rFonts w:hint="default"/>
          <w:lang w:val="en-US"/>
        </w:rPr>
        <w:t xml:space="preserve"> 开具发票只能使用税收分类编码中“是否汇总项”字段为“N”的编码进行开票。</w:t>
      </w:r>
    </w:p>
    <w:bookmarkEnd w:id="67"/>
    <w:p w14:paraId="189F4606">
      <w:pPr>
        <w:pStyle w:val="5"/>
        <w:bidi w:val="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4277B98F">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053E10E8">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3083C0F2">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6AE02E51">
      <w:pPr>
        <w:pStyle w:val="5"/>
        <w:bidi w:val="0"/>
        <w:rPr>
          <w:rFonts w:hint="eastAsia"/>
          <w:lang w:val="en-US" w:eastAsia="zh-CN"/>
        </w:rPr>
      </w:pPr>
      <w:bookmarkStart w:id="68" w:name="OLE_LINK60"/>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bookmarkEnd w:id="68"/>
      <w:r>
        <w:rPr>
          <w:rFonts w:hint="eastAsia"/>
          <w:lang w:val="en-US" w:eastAsia="zh-CN"/>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gridCol w:w="1993"/>
        <w:gridCol w:w="2378"/>
        <w:gridCol w:w="1611"/>
      </w:tblGrid>
      <w:tr w14:paraId="50A1E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0" w:type="pct"/>
            <w:shd w:val="clear" w:color="auto" w:fill="D7D7D7"/>
            <w:noWrap w:val="0"/>
            <w:vAlign w:val="center"/>
          </w:tcPr>
          <w:p w14:paraId="4CDF8739">
            <w:pPr>
              <w:pStyle w:val="25"/>
              <w:bidi w:val="0"/>
              <w:rPr>
                <w:rFonts w:hint="default"/>
                <w:lang w:val="en-US" w:eastAsia="zh-CN"/>
              </w:rPr>
            </w:pPr>
            <w:r>
              <w:rPr>
                <w:rFonts w:hint="default"/>
              </w:rPr>
              <w:t>商品和服务税收编码</w:t>
            </w:r>
          </w:p>
        </w:tc>
        <w:tc>
          <w:tcPr>
            <w:tcW w:w="1169" w:type="pct"/>
            <w:shd w:val="clear" w:color="auto" w:fill="D7D7D7"/>
            <w:noWrap w:val="0"/>
            <w:vAlign w:val="center"/>
          </w:tcPr>
          <w:p w14:paraId="14B45115">
            <w:pPr>
              <w:pStyle w:val="25"/>
              <w:bidi w:val="0"/>
              <w:rPr>
                <w:rFonts w:hint="default"/>
                <w:lang w:val="en-US" w:eastAsia="zh-CN"/>
              </w:rPr>
            </w:pPr>
            <w:r>
              <w:rPr>
                <w:rFonts w:hint="default"/>
              </w:rPr>
              <w:t>货物和劳务名称</w:t>
            </w:r>
          </w:p>
        </w:tc>
        <w:tc>
          <w:tcPr>
            <w:tcW w:w="1395" w:type="pct"/>
            <w:shd w:val="clear" w:color="auto" w:fill="D7D7D7"/>
            <w:noWrap w:val="0"/>
            <w:vAlign w:val="center"/>
          </w:tcPr>
          <w:p w14:paraId="7BAD8229">
            <w:pPr>
              <w:pStyle w:val="25"/>
              <w:bidi w:val="0"/>
              <w:rPr>
                <w:rFonts w:hint="default"/>
                <w:lang w:val="en-US" w:eastAsia="zh-CN"/>
              </w:rPr>
            </w:pPr>
            <w:r>
              <w:rPr>
                <w:rFonts w:hint="default"/>
              </w:rPr>
              <w:t>商品和服务分类简称</w:t>
            </w:r>
          </w:p>
        </w:tc>
        <w:tc>
          <w:tcPr>
            <w:tcW w:w="945" w:type="pct"/>
            <w:shd w:val="clear" w:color="auto" w:fill="D7D7D7"/>
            <w:noWrap w:val="0"/>
            <w:vAlign w:val="center"/>
          </w:tcPr>
          <w:p w14:paraId="4BB243D8">
            <w:pPr>
              <w:pStyle w:val="25"/>
              <w:bidi w:val="0"/>
              <w:rPr>
                <w:rFonts w:hint="default"/>
                <w:lang w:val="en-US" w:eastAsia="zh-CN"/>
              </w:rPr>
            </w:pPr>
            <w:r>
              <w:rPr>
                <w:rFonts w:hint="default"/>
              </w:rPr>
              <w:t>税率</w:t>
            </w:r>
          </w:p>
        </w:tc>
      </w:tr>
      <w:tr w14:paraId="420C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61582A36">
            <w:pPr>
              <w:pStyle w:val="26"/>
              <w:bidi w:val="0"/>
              <w:rPr>
                <w:rFonts w:hint="default"/>
                <w:lang w:val="en-US" w:eastAsia="zh-CN"/>
              </w:rPr>
            </w:pPr>
            <w:r>
              <w:rPr>
                <w:rFonts w:hint="default"/>
                <w:lang w:val="en-US" w:eastAsia="zh-CN"/>
              </w:rPr>
              <w:t>5010102000000000000</w:t>
            </w:r>
          </w:p>
        </w:tc>
        <w:tc>
          <w:tcPr>
            <w:tcW w:w="1169" w:type="pct"/>
            <w:noWrap w:val="0"/>
            <w:vAlign w:val="center"/>
          </w:tcPr>
          <w:p w14:paraId="2A314CFE">
            <w:pPr>
              <w:pStyle w:val="26"/>
              <w:bidi w:val="0"/>
              <w:rPr>
                <w:rFonts w:hint="default"/>
                <w:lang w:val="en-US" w:eastAsia="zh-CN"/>
              </w:rPr>
            </w:pPr>
            <w:r>
              <w:rPr>
                <w:rFonts w:hint="default"/>
              </w:rPr>
              <w:t>取得的住宅</w:t>
            </w:r>
          </w:p>
        </w:tc>
        <w:tc>
          <w:tcPr>
            <w:tcW w:w="1395" w:type="pct"/>
            <w:noWrap w:val="0"/>
            <w:vAlign w:val="center"/>
          </w:tcPr>
          <w:p w14:paraId="09F4290A">
            <w:pPr>
              <w:pStyle w:val="26"/>
              <w:bidi w:val="0"/>
              <w:rPr>
                <w:rFonts w:hint="default"/>
                <w:lang w:val="en-US" w:eastAsia="zh-CN"/>
              </w:rPr>
            </w:pPr>
            <w:r>
              <w:rPr>
                <w:rFonts w:hint="default"/>
              </w:rPr>
              <w:t>不动产</w:t>
            </w:r>
          </w:p>
        </w:tc>
        <w:tc>
          <w:tcPr>
            <w:tcW w:w="945" w:type="pct"/>
            <w:noWrap w:val="0"/>
            <w:vAlign w:val="center"/>
          </w:tcPr>
          <w:p w14:paraId="05167487">
            <w:pPr>
              <w:pStyle w:val="26"/>
              <w:bidi w:val="0"/>
              <w:rPr>
                <w:rFonts w:hint="default"/>
                <w:lang w:val="en-US" w:eastAsia="zh-CN"/>
              </w:rPr>
            </w:pPr>
            <w:r>
              <w:rPr>
                <w:rFonts w:hint="default"/>
              </w:rPr>
              <w:t>9%</w:t>
            </w:r>
          </w:p>
        </w:tc>
      </w:tr>
      <w:tr w14:paraId="2D2C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1833EEC">
            <w:pPr>
              <w:pStyle w:val="26"/>
              <w:bidi w:val="0"/>
              <w:rPr>
                <w:rFonts w:hint="default"/>
                <w:lang w:val="en-US" w:eastAsia="zh-CN"/>
              </w:rPr>
            </w:pPr>
            <w:r>
              <w:rPr>
                <w:rFonts w:hint="default"/>
              </w:rPr>
              <w:t>5010199000000000000</w:t>
            </w:r>
          </w:p>
        </w:tc>
        <w:tc>
          <w:tcPr>
            <w:tcW w:w="1169" w:type="pct"/>
            <w:noWrap w:val="0"/>
            <w:vAlign w:val="center"/>
          </w:tcPr>
          <w:p w14:paraId="5D1069BB">
            <w:pPr>
              <w:pStyle w:val="26"/>
              <w:bidi w:val="0"/>
              <w:rPr>
                <w:rFonts w:hint="default"/>
                <w:lang w:val="en-US" w:eastAsia="zh-CN"/>
              </w:rPr>
            </w:pPr>
            <w:r>
              <w:rPr>
                <w:rFonts w:hint="default"/>
              </w:rPr>
              <w:t>其他住房</w:t>
            </w:r>
          </w:p>
        </w:tc>
        <w:tc>
          <w:tcPr>
            <w:tcW w:w="1395" w:type="pct"/>
            <w:noWrap w:val="0"/>
            <w:vAlign w:val="center"/>
          </w:tcPr>
          <w:p w14:paraId="70D7F94C">
            <w:pPr>
              <w:pStyle w:val="26"/>
              <w:bidi w:val="0"/>
              <w:rPr>
                <w:rFonts w:hint="default"/>
                <w:lang w:val="en-US" w:eastAsia="zh-CN"/>
              </w:rPr>
            </w:pPr>
            <w:r>
              <w:rPr>
                <w:rFonts w:hint="default"/>
              </w:rPr>
              <w:t>不动产</w:t>
            </w:r>
          </w:p>
        </w:tc>
        <w:tc>
          <w:tcPr>
            <w:tcW w:w="945" w:type="pct"/>
            <w:noWrap w:val="0"/>
            <w:vAlign w:val="center"/>
          </w:tcPr>
          <w:p w14:paraId="10C99B28">
            <w:pPr>
              <w:pStyle w:val="26"/>
              <w:bidi w:val="0"/>
              <w:rPr>
                <w:rFonts w:hint="default"/>
                <w:lang w:val="en-US" w:eastAsia="zh-CN"/>
              </w:rPr>
            </w:pPr>
            <w:r>
              <w:rPr>
                <w:rFonts w:hint="default"/>
              </w:rPr>
              <w:t>9%</w:t>
            </w:r>
          </w:p>
        </w:tc>
      </w:tr>
      <w:tr w14:paraId="50B9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4BECD6C5">
            <w:pPr>
              <w:pStyle w:val="26"/>
              <w:bidi w:val="0"/>
              <w:rPr>
                <w:rFonts w:hint="default"/>
                <w:lang w:val="en-US" w:eastAsia="zh-CN"/>
              </w:rPr>
            </w:pPr>
            <w:r>
              <w:rPr>
                <w:rFonts w:hint="default"/>
              </w:rPr>
              <w:t>5010202000000000000</w:t>
            </w:r>
          </w:p>
        </w:tc>
        <w:tc>
          <w:tcPr>
            <w:tcW w:w="1169" w:type="pct"/>
            <w:noWrap w:val="0"/>
            <w:vAlign w:val="center"/>
          </w:tcPr>
          <w:p w14:paraId="69F17859">
            <w:pPr>
              <w:pStyle w:val="26"/>
              <w:bidi w:val="0"/>
              <w:rPr>
                <w:rFonts w:hint="default"/>
                <w:lang w:val="en-US" w:eastAsia="zh-CN"/>
              </w:rPr>
            </w:pPr>
            <w:r>
              <w:rPr>
                <w:rFonts w:hint="default"/>
              </w:rPr>
              <w:t>取得的商业用房</w:t>
            </w:r>
          </w:p>
        </w:tc>
        <w:tc>
          <w:tcPr>
            <w:tcW w:w="1395" w:type="pct"/>
            <w:noWrap w:val="0"/>
            <w:vAlign w:val="center"/>
          </w:tcPr>
          <w:p w14:paraId="67C1FF7D">
            <w:pPr>
              <w:pStyle w:val="26"/>
              <w:bidi w:val="0"/>
              <w:rPr>
                <w:rFonts w:hint="default"/>
                <w:lang w:val="en-US" w:eastAsia="zh-CN"/>
              </w:rPr>
            </w:pPr>
            <w:r>
              <w:rPr>
                <w:rFonts w:hint="default"/>
              </w:rPr>
              <w:t>不动产</w:t>
            </w:r>
          </w:p>
        </w:tc>
        <w:tc>
          <w:tcPr>
            <w:tcW w:w="945" w:type="pct"/>
            <w:noWrap w:val="0"/>
            <w:vAlign w:val="center"/>
          </w:tcPr>
          <w:p w14:paraId="5D6F7696">
            <w:pPr>
              <w:pStyle w:val="26"/>
              <w:bidi w:val="0"/>
              <w:rPr>
                <w:rFonts w:hint="default"/>
                <w:lang w:val="en-US" w:eastAsia="zh-CN"/>
              </w:rPr>
            </w:pPr>
            <w:r>
              <w:rPr>
                <w:rFonts w:hint="default"/>
              </w:rPr>
              <w:t>9%</w:t>
            </w:r>
          </w:p>
        </w:tc>
      </w:tr>
      <w:tr w14:paraId="1533A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9E0145D">
            <w:pPr>
              <w:pStyle w:val="26"/>
              <w:bidi w:val="0"/>
              <w:rPr>
                <w:rFonts w:hint="default"/>
                <w:lang w:val="en-US" w:eastAsia="zh-CN"/>
              </w:rPr>
            </w:pPr>
            <w:r>
              <w:rPr>
                <w:rFonts w:hint="default"/>
              </w:rPr>
              <w:t>5010299000000000000</w:t>
            </w:r>
          </w:p>
        </w:tc>
        <w:tc>
          <w:tcPr>
            <w:tcW w:w="1169" w:type="pct"/>
            <w:noWrap w:val="0"/>
            <w:vAlign w:val="center"/>
          </w:tcPr>
          <w:p w14:paraId="441C86C3">
            <w:pPr>
              <w:pStyle w:val="26"/>
              <w:bidi w:val="0"/>
              <w:rPr>
                <w:rFonts w:hint="default"/>
                <w:lang w:val="en-US" w:eastAsia="zh-CN"/>
              </w:rPr>
            </w:pPr>
            <w:r>
              <w:rPr>
                <w:rFonts w:hint="default"/>
              </w:rPr>
              <w:t>其他商业用房</w:t>
            </w:r>
          </w:p>
        </w:tc>
        <w:tc>
          <w:tcPr>
            <w:tcW w:w="1395" w:type="pct"/>
            <w:noWrap w:val="0"/>
            <w:vAlign w:val="center"/>
          </w:tcPr>
          <w:p w14:paraId="225FD37D">
            <w:pPr>
              <w:pStyle w:val="26"/>
              <w:bidi w:val="0"/>
              <w:rPr>
                <w:rFonts w:hint="default"/>
                <w:lang w:val="en-US" w:eastAsia="zh-CN"/>
              </w:rPr>
            </w:pPr>
            <w:r>
              <w:rPr>
                <w:rFonts w:hint="default"/>
              </w:rPr>
              <w:t>不动产</w:t>
            </w:r>
          </w:p>
        </w:tc>
        <w:tc>
          <w:tcPr>
            <w:tcW w:w="945" w:type="pct"/>
            <w:noWrap w:val="0"/>
            <w:vAlign w:val="center"/>
          </w:tcPr>
          <w:p w14:paraId="5EF06F2A">
            <w:pPr>
              <w:pStyle w:val="26"/>
              <w:bidi w:val="0"/>
              <w:rPr>
                <w:rFonts w:hint="default"/>
                <w:lang w:val="en-US" w:eastAsia="zh-CN"/>
              </w:rPr>
            </w:pPr>
            <w:r>
              <w:rPr>
                <w:rFonts w:hint="default"/>
              </w:rPr>
              <w:t>9%</w:t>
            </w:r>
          </w:p>
        </w:tc>
      </w:tr>
      <w:tr w14:paraId="12F81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2D22C01">
            <w:pPr>
              <w:pStyle w:val="26"/>
              <w:bidi w:val="0"/>
              <w:rPr>
                <w:rFonts w:hint="default"/>
                <w:lang w:val="en-US" w:eastAsia="zh-CN"/>
              </w:rPr>
            </w:pPr>
            <w:r>
              <w:rPr>
                <w:rFonts w:hint="default"/>
              </w:rPr>
              <w:t>5019900000000000000</w:t>
            </w:r>
          </w:p>
        </w:tc>
        <w:tc>
          <w:tcPr>
            <w:tcW w:w="1169" w:type="pct"/>
            <w:noWrap w:val="0"/>
            <w:vAlign w:val="center"/>
          </w:tcPr>
          <w:p w14:paraId="2C13E448">
            <w:pPr>
              <w:pStyle w:val="26"/>
              <w:bidi w:val="0"/>
              <w:rPr>
                <w:rFonts w:hint="default"/>
                <w:lang w:val="en-US" w:eastAsia="zh-CN"/>
              </w:rPr>
            </w:pPr>
            <w:r>
              <w:rPr>
                <w:rFonts w:hint="default"/>
              </w:rPr>
              <w:t>其他建筑物</w:t>
            </w:r>
          </w:p>
        </w:tc>
        <w:tc>
          <w:tcPr>
            <w:tcW w:w="1395" w:type="pct"/>
            <w:noWrap w:val="0"/>
            <w:vAlign w:val="center"/>
          </w:tcPr>
          <w:p w14:paraId="3F0BFD84">
            <w:pPr>
              <w:pStyle w:val="26"/>
              <w:bidi w:val="0"/>
              <w:rPr>
                <w:rFonts w:hint="default"/>
                <w:lang w:val="en-US" w:eastAsia="zh-CN"/>
              </w:rPr>
            </w:pPr>
            <w:r>
              <w:rPr>
                <w:rFonts w:hint="default"/>
              </w:rPr>
              <w:t>不动产</w:t>
            </w:r>
          </w:p>
        </w:tc>
        <w:tc>
          <w:tcPr>
            <w:tcW w:w="945" w:type="pct"/>
            <w:noWrap w:val="0"/>
            <w:vAlign w:val="center"/>
          </w:tcPr>
          <w:p w14:paraId="7A662058">
            <w:pPr>
              <w:pStyle w:val="26"/>
              <w:bidi w:val="0"/>
              <w:rPr>
                <w:rFonts w:hint="default"/>
                <w:lang w:val="en-US" w:eastAsia="zh-CN"/>
              </w:rPr>
            </w:pPr>
            <w:r>
              <w:rPr>
                <w:rFonts w:hint="default"/>
              </w:rPr>
              <w:t>9%</w:t>
            </w:r>
          </w:p>
        </w:tc>
      </w:tr>
      <w:tr w14:paraId="0498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1D11D6C2">
            <w:pPr>
              <w:pStyle w:val="26"/>
              <w:bidi w:val="0"/>
              <w:rPr>
                <w:rFonts w:hint="default"/>
                <w:lang w:val="en-US" w:eastAsia="zh-CN"/>
              </w:rPr>
            </w:pPr>
            <w:r>
              <w:rPr>
                <w:rFonts w:hint="default"/>
              </w:rPr>
              <w:t>5020000000000000000</w:t>
            </w:r>
          </w:p>
        </w:tc>
        <w:tc>
          <w:tcPr>
            <w:tcW w:w="1169" w:type="pct"/>
            <w:noWrap w:val="0"/>
            <w:vAlign w:val="center"/>
          </w:tcPr>
          <w:p w14:paraId="050F8B0C">
            <w:pPr>
              <w:pStyle w:val="26"/>
              <w:bidi w:val="0"/>
              <w:rPr>
                <w:rFonts w:hint="default"/>
                <w:lang w:val="en-US" w:eastAsia="zh-CN"/>
              </w:rPr>
            </w:pPr>
            <w:r>
              <w:rPr>
                <w:rFonts w:hint="default"/>
              </w:rPr>
              <w:t>构筑物</w:t>
            </w:r>
          </w:p>
        </w:tc>
        <w:tc>
          <w:tcPr>
            <w:tcW w:w="1395" w:type="pct"/>
            <w:noWrap w:val="0"/>
            <w:vAlign w:val="center"/>
          </w:tcPr>
          <w:p w14:paraId="5A3DCEF8">
            <w:pPr>
              <w:pStyle w:val="26"/>
              <w:bidi w:val="0"/>
              <w:rPr>
                <w:rFonts w:hint="default"/>
                <w:lang w:val="en-US" w:eastAsia="zh-CN"/>
              </w:rPr>
            </w:pPr>
            <w:r>
              <w:rPr>
                <w:rFonts w:hint="default"/>
              </w:rPr>
              <w:t>不动产</w:t>
            </w:r>
          </w:p>
        </w:tc>
        <w:tc>
          <w:tcPr>
            <w:tcW w:w="945" w:type="pct"/>
            <w:noWrap w:val="0"/>
            <w:vAlign w:val="center"/>
          </w:tcPr>
          <w:p w14:paraId="345B8E24">
            <w:pPr>
              <w:pStyle w:val="26"/>
              <w:bidi w:val="0"/>
              <w:rPr>
                <w:rFonts w:hint="default"/>
                <w:lang w:val="en-US" w:eastAsia="zh-CN"/>
              </w:rPr>
            </w:pPr>
            <w:r>
              <w:rPr>
                <w:rFonts w:hint="default"/>
              </w:rPr>
              <w:t>9%</w:t>
            </w:r>
          </w:p>
        </w:tc>
      </w:tr>
      <w:tr w14:paraId="22CD9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8A32E91">
            <w:pPr>
              <w:pStyle w:val="26"/>
              <w:bidi w:val="0"/>
              <w:rPr>
                <w:rFonts w:hint="default"/>
                <w:lang w:val="en-US" w:eastAsia="zh-CN"/>
              </w:rPr>
            </w:pPr>
            <w:r>
              <w:rPr>
                <w:rFonts w:hint="default"/>
              </w:rPr>
              <w:t>5030000000000000000</w:t>
            </w:r>
          </w:p>
        </w:tc>
        <w:tc>
          <w:tcPr>
            <w:tcW w:w="1169" w:type="pct"/>
            <w:noWrap w:val="0"/>
            <w:vAlign w:val="center"/>
          </w:tcPr>
          <w:p w14:paraId="3563682B">
            <w:pPr>
              <w:pStyle w:val="26"/>
              <w:bidi w:val="0"/>
              <w:rPr>
                <w:rFonts w:hint="default"/>
                <w:lang w:val="en-US" w:eastAsia="zh-CN"/>
              </w:rPr>
            </w:pPr>
            <w:r>
              <w:rPr>
                <w:rFonts w:hint="default"/>
              </w:rPr>
              <w:t>其他不动产</w:t>
            </w:r>
          </w:p>
        </w:tc>
        <w:tc>
          <w:tcPr>
            <w:tcW w:w="1395" w:type="pct"/>
            <w:noWrap w:val="0"/>
            <w:vAlign w:val="center"/>
          </w:tcPr>
          <w:p w14:paraId="5BE578F9">
            <w:pPr>
              <w:pStyle w:val="26"/>
              <w:bidi w:val="0"/>
              <w:rPr>
                <w:rFonts w:hint="default"/>
                <w:lang w:val="en-US" w:eastAsia="zh-CN"/>
              </w:rPr>
            </w:pPr>
            <w:r>
              <w:rPr>
                <w:rFonts w:hint="default"/>
              </w:rPr>
              <w:t>不动产</w:t>
            </w:r>
          </w:p>
        </w:tc>
        <w:tc>
          <w:tcPr>
            <w:tcW w:w="945" w:type="pct"/>
            <w:noWrap w:val="0"/>
            <w:vAlign w:val="center"/>
          </w:tcPr>
          <w:p w14:paraId="62A52BF7">
            <w:pPr>
              <w:pStyle w:val="26"/>
              <w:bidi w:val="0"/>
              <w:rPr>
                <w:rFonts w:hint="default"/>
                <w:lang w:val="en-US" w:eastAsia="zh-CN"/>
              </w:rPr>
            </w:pPr>
            <w:r>
              <w:rPr>
                <w:rFonts w:hint="default"/>
              </w:rPr>
              <w:t>9%</w:t>
            </w:r>
          </w:p>
        </w:tc>
      </w:tr>
    </w:tbl>
    <w:p w14:paraId="2F4FEC60">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5A82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Header/>
        </w:trPr>
        <w:tc>
          <w:tcPr>
            <w:tcW w:w="5000" w:type="pct"/>
            <w:gridSpan w:val="9"/>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1224E363">
            <w:pPr>
              <w:pStyle w:val="25"/>
              <w:bidi w:val="0"/>
              <w:rPr>
                <w:rFonts w:hint="eastAsia"/>
              </w:rPr>
            </w:pPr>
            <w:r>
              <w:rPr>
                <w:rFonts w:hint="eastAsia"/>
                <w:lang w:val="en-US" w:eastAsia="zh-CN"/>
              </w:rPr>
              <w:t>《差额扣除清单》</w:t>
            </w:r>
          </w:p>
        </w:tc>
      </w:tr>
      <w:tr w14:paraId="650A9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blHeader/>
        </w:trPr>
        <w:tc>
          <w:tcPr>
            <w:tcW w:w="555" w:type="pct"/>
            <w:tcBorders>
              <w:top w:val="nil"/>
              <w:left w:val="single" w:color="000000" w:sz="8" w:space="0"/>
              <w:bottom w:val="single" w:color="000000" w:sz="8" w:space="0"/>
              <w:right w:val="single" w:color="000000" w:sz="8" w:space="0"/>
            </w:tcBorders>
            <w:shd w:val="clear" w:color="auto" w:fill="D7D7D7"/>
            <w:noWrap w:val="0"/>
            <w:vAlign w:val="center"/>
          </w:tcPr>
          <w:p w14:paraId="619D3BC4">
            <w:pPr>
              <w:pStyle w:val="25"/>
              <w:bidi w:val="0"/>
              <w:rPr>
                <w:rFonts w:hint="eastAsia"/>
              </w:rPr>
            </w:pPr>
            <w:r>
              <w:rPr>
                <w:rFonts w:hint="eastAsia"/>
                <w:lang w:val="en-US" w:eastAsia="zh-CN"/>
              </w:rPr>
              <w:t>序号</w:t>
            </w:r>
          </w:p>
        </w:tc>
        <w:tc>
          <w:tcPr>
            <w:tcW w:w="555" w:type="pct"/>
            <w:tcBorders>
              <w:top w:val="nil"/>
              <w:left w:val="nil"/>
              <w:bottom w:val="single" w:color="000000" w:sz="8" w:space="0"/>
              <w:right w:val="single" w:color="000000" w:sz="8" w:space="0"/>
            </w:tcBorders>
            <w:shd w:val="clear" w:color="auto" w:fill="D7D7D7"/>
            <w:noWrap w:val="0"/>
            <w:vAlign w:val="center"/>
          </w:tcPr>
          <w:p w14:paraId="040281CD">
            <w:pPr>
              <w:pStyle w:val="25"/>
              <w:bidi w:val="0"/>
              <w:rPr>
                <w:rFonts w:hint="eastAsia"/>
              </w:rPr>
            </w:pPr>
            <w:r>
              <w:rPr>
                <w:rFonts w:hint="eastAsia"/>
                <w:lang w:val="en-US" w:eastAsia="zh-CN"/>
              </w:rPr>
              <w:t>凭证类型</w:t>
            </w:r>
          </w:p>
        </w:tc>
        <w:tc>
          <w:tcPr>
            <w:tcW w:w="555" w:type="pct"/>
            <w:tcBorders>
              <w:top w:val="nil"/>
              <w:left w:val="nil"/>
              <w:bottom w:val="single" w:color="000000" w:sz="8" w:space="0"/>
              <w:right w:val="single" w:color="000000" w:sz="8" w:space="0"/>
            </w:tcBorders>
            <w:shd w:val="clear" w:color="auto" w:fill="D7D7D7"/>
            <w:noWrap w:val="0"/>
            <w:vAlign w:val="center"/>
          </w:tcPr>
          <w:p w14:paraId="4E51E567">
            <w:pPr>
              <w:pStyle w:val="25"/>
              <w:bidi w:val="0"/>
              <w:rPr>
                <w:rFonts w:hint="eastAsia"/>
              </w:rPr>
            </w:pPr>
            <w:r>
              <w:rPr>
                <w:rFonts w:hint="eastAsia"/>
                <w:lang w:val="en-US" w:eastAsia="zh-CN"/>
              </w:rPr>
              <w:t>发票代码</w:t>
            </w:r>
          </w:p>
        </w:tc>
        <w:tc>
          <w:tcPr>
            <w:tcW w:w="555" w:type="pct"/>
            <w:tcBorders>
              <w:top w:val="nil"/>
              <w:left w:val="nil"/>
              <w:bottom w:val="single" w:color="000000" w:sz="8" w:space="0"/>
              <w:right w:val="single" w:color="000000" w:sz="8" w:space="0"/>
            </w:tcBorders>
            <w:shd w:val="clear" w:color="auto" w:fill="D7D7D7"/>
            <w:noWrap w:val="0"/>
            <w:vAlign w:val="center"/>
          </w:tcPr>
          <w:p w14:paraId="11542AC7">
            <w:pPr>
              <w:pStyle w:val="25"/>
              <w:bidi w:val="0"/>
              <w:rPr>
                <w:rFonts w:hint="eastAsia"/>
              </w:rPr>
            </w:pPr>
            <w:r>
              <w:rPr>
                <w:rFonts w:hint="eastAsia"/>
                <w:lang w:val="en-US" w:eastAsia="zh-CN"/>
              </w:rPr>
              <w:t>发票号码</w:t>
            </w:r>
          </w:p>
        </w:tc>
        <w:tc>
          <w:tcPr>
            <w:tcW w:w="555" w:type="pct"/>
            <w:tcBorders>
              <w:top w:val="nil"/>
              <w:left w:val="nil"/>
              <w:bottom w:val="single" w:color="000000" w:sz="8" w:space="0"/>
              <w:right w:val="single" w:color="000000" w:sz="8" w:space="0"/>
            </w:tcBorders>
            <w:shd w:val="clear" w:color="auto" w:fill="D7D7D7"/>
            <w:noWrap w:val="0"/>
            <w:vAlign w:val="center"/>
          </w:tcPr>
          <w:p w14:paraId="4BA7E997">
            <w:pPr>
              <w:pStyle w:val="25"/>
              <w:bidi w:val="0"/>
              <w:rPr>
                <w:rFonts w:hint="eastAsia"/>
              </w:rPr>
            </w:pPr>
            <w:r>
              <w:rPr>
                <w:rFonts w:hint="eastAsia"/>
                <w:lang w:val="en-US" w:eastAsia="zh-CN"/>
              </w:rPr>
              <w:t>凭证号码</w:t>
            </w:r>
          </w:p>
        </w:tc>
        <w:tc>
          <w:tcPr>
            <w:tcW w:w="555" w:type="pct"/>
            <w:tcBorders>
              <w:top w:val="nil"/>
              <w:left w:val="nil"/>
              <w:bottom w:val="single" w:color="000000" w:sz="8" w:space="0"/>
              <w:right w:val="single" w:color="000000" w:sz="8" w:space="0"/>
            </w:tcBorders>
            <w:shd w:val="clear" w:color="auto" w:fill="D7D7D7"/>
            <w:noWrap w:val="0"/>
            <w:vAlign w:val="center"/>
          </w:tcPr>
          <w:p w14:paraId="10DF4355">
            <w:pPr>
              <w:pStyle w:val="25"/>
              <w:bidi w:val="0"/>
              <w:rPr>
                <w:rFonts w:hint="eastAsia"/>
              </w:rPr>
            </w:pPr>
            <w:r>
              <w:rPr>
                <w:rFonts w:hint="eastAsia"/>
                <w:lang w:val="en-US" w:eastAsia="zh-CN"/>
              </w:rPr>
              <w:t>开具日期</w:t>
            </w:r>
          </w:p>
        </w:tc>
        <w:tc>
          <w:tcPr>
            <w:tcW w:w="555" w:type="pct"/>
            <w:tcBorders>
              <w:top w:val="nil"/>
              <w:left w:val="nil"/>
              <w:bottom w:val="single" w:color="000000" w:sz="8" w:space="0"/>
              <w:right w:val="single" w:color="000000" w:sz="8" w:space="0"/>
            </w:tcBorders>
            <w:shd w:val="clear" w:color="auto" w:fill="D7D7D7"/>
            <w:noWrap w:val="0"/>
            <w:vAlign w:val="center"/>
          </w:tcPr>
          <w:p w14:paraId="1C014042">
            <w:pPr>
              <w:pStyle w:val="25"/>
              <w:bidi w:val="0"/>
              <w:rPr>
                <w:rFonts w:hint="eastAsia"/>
              </w:rPr>
            </w:pPr>
            <w:r>
              <w:rPr>
                <w:rFonts w:hint="eastAsia"/>
                <w:lang w:val="en-US" w:eastAsia="zh-CN"/>
              </w:rPr>
              <w:t>凭证合计金额</w:t>
            </w:r>
          </w:p>
        </w:tc>
        <w:tc>
          <w:tcPr>
            <w:tcW w:w="555" w:type="pct"/>
            <w:tcBorders>
              <w:top w:val="nil"/>
              <w:left w:val="nil"/>
              <w:bottom w:val="nil"/>
              <w:right w:val="single" w:color="000000" w:sz="8" w:space="0"/>
            </w:tcBorders>
            <w:shd w:val="clear" w:color="auto" w:fill="D7D7D7"/>
            <w:noWrap w:val="0"/>
            <w:vAlign w:val="center"/>
          </w:tcPr>
          <w:p w14:paraId="2B6DA094">
            <w:pPr>
              <w:pStyle w:val="25"/>
              <w:bidi w:val="0"/>
              <w:rPr>
                <w:rFonts w:hint="eastAsia"/>
              </w:rPr>
            </w:pPr>
            <w:r>
              <w:rPr>
                <w:rFonts w:hint="eastAsia"/>
                <w:lang w:val="en-US" w:eastAsia="zh-CN"/>
              </w:rPr>
              <w:t>本次扣除金额</w:t>
            </w:r>
          </w:p>
        </w:tc>
        <w:tc>
          <w:tcPr>
            <w:tcW w:w="559" w:type="pct"/>
            <w:tcBorders>
              <w:top w:val="nil"/>
              <w:left w:val="nil"/>
              <w:bottom w:val="single" w:color="000000" w:sz="8" w:space="0"/>
              <w:right w:val="single" w:color="000000" w:sz="8" w:space="0"/>
            </w:tcBorders>
            <w:shd w:val="clear" w:color="auto" w:fill="D7D7D7"/>
            <w:noWrap w:val="0"/>
            <w:vAlign w:val="center"/>
          </w:tcPr>
          <w:p w14:paraId="444AF149">
            <w:pPr>
              <w:pStyle w:val="25"/>
              <w:bidi w:val="0"/>
              <w:rPr>
                <w:rFonts w:hint="eastAsia"/>
              </w:rPr>
            </w:pPr>
            <w:r>
              <w:rPr>
                <w:rFonts w:hint="eastAsia"/>
                <w:lang w:val="en-US" w:eastAsia="zh-CN"/>
              </w:rPr>
              <w:t>备注</w:t>
            </w:r>
          </w:p>
        </w:tc>
      </w:tr>
      <w:tr w14:paraId="06434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D44714D">
            <w:pPr>
              <w:pStyle w:val="26"/>
              <w:bidi w:val="0"/>
              <w:rPr>
                <w:rFonts w:hint="default"/>
              </w:rPr>
            </w:pPr>
            <w:r>
              <w:rPr>
                <w:rFonts w:hint="default"/>
                <w:lang w:val="en-US" w:eastAsia="zh-CN"/>
              </w:rPr>
              <w:t>1</w:t>
            </w:r>
          </w:p>
        </w:tc>
        <w:tc>
          <w:tcPr>
            <w:tcW w:w="555" w:type="pct"/>
            <w:tcBorders>
              <w:top w:val="nil"/>
              <w:left w:val="nil"/>
              <w:bottom w:val="single" w:color="000000" w:sz="8" w:space="0"/>
              <w:right w:val="single" w:color="000000" w:sz="8" w:space="0"/>
            </w:tcBorders>
            <w:shd w:val="clear" w:color="auto" w:fill="auto"/>
            <w:noWrap w:val="0"/>
            <w:vAlign w:val="center"/>
          </w:tcPr>
          <w:p w14:paraId="4FF12D96">
            <w:pPr>
              <w:pStyle w:val="26"/>
              <w:bidi w:val="0"/>
              <w:rPr>
                <w:rFonts w:hint="eastAsia"/>
              </w:rPr>
            </w:pPr>
            <w:r>
              <w:rPr>
                <w:rFonts w:hint="eastAsia"/>
                <w:lang w:val="en-US" w:eastAsia="zh-CN"/>
              </w:rPr>
              <w:t>数电票</w:t>
            </w:r>
          </w:p>
        </w:tc>
        <w:tc>
          <w:tcPr>
            <w:tcW w:w="555" w:type="pct"/>
            <w:tcBorders>
              <w:top w:val="nil"/>
              <w:left w:val="nil"/>
              <w:bottom w:val="single" w:color="000000" w:sz="8" w:space="0"/>
              <w:right w:val="single" w:color="000000" w:sz="8" w:space="0"/>
            </w:tcBorders>
            <w:shd w:val="clear" w:color="000000" w:fill="BFBFBF"/>
            <w:noWrap w:val="0"/>
            <w:vAlign w:val="center"/>
          </w:tcPr>
          <w:p w14:paraId="0ED1A081">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23922189">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6E3ADBFC">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1A1A7D4E">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1FAC893D">
            <w:pPr>
              <w:pStyle w:val="26"/>
              <w:bidi w:val="0"/>
              <w:rPr>
                <w:rFonts w:hint="eastAsia"/>
              </w:rPr>
            </w:pPr>
            <w:r>
              <w:rPr>
                <w:rFonts w:hint="eastAsia"/>
                <w:lang w:val="en-US" w:eastAsia="zh-CN"/>
              </w:rPr>
              <w:t>必录项</w:t>
            </w:r>
          </w:p>
        </w:tc>
        <w:tc>
          <w:tcPr>
            <w:tcW w:w="555" w:type="pct"/>
            <w:tcBorders>
              <w:top w:val="single" w:color="000000" w:sz="8" w:space="0"/>
              <w:left w:val="nil"/>
              <w:bottom w:val="single" w:color="000000" w:sz="8" w:space="0"/>
              <w:right w:val="single" w:color="000000" w:sz="8" w:space="0"/>
            </w:tcBorders>
            <w:shd w:val="clear" w:color="000000" w:fill="FFFFFF"/>
            <w:noWrap w:val="0"/>
            <w:vAlign w:val="center"/>
          </w:tcPr>
          <w:p w14:paraId="35FADB91">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447B78D">
            <w:pPr>
              <w:pStyle w:val="26"/>
              <w:bidi w:val="0"/>
              <w:rPr>
                <w:rFonts w:hint="eastAsia"/>
              </w:rPr>
            </w:pPr>
          </w:p>
        </w:tc>
      </w:tr>
      <w:tr w14:paraId="4B4E7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7414D98">
            <w:pPr>
              <w:pStyle w:val="26"/>
              <w:bidi w:val="0"/>
              <w:rPr>
                <w:rFonts w:hint="default"/>
              </w:rPr>
            </w:pPr>
            <w:r>
              <w:rPr>
                <w:rFonts w:hint="default"/>
                <w:lang w:val="en-US" w:eastAsia="zh-CN"/>
              </w:rPr>
              <w:t>2</w:t>
            </w:r>
          </w:p>
        </w:tc>
        <w:tc>
          <w:tcPr>
            <w:tcW w:w="555" w:type="pct"/>
            <w:tcBorders>
              <w:top w:val="nil"/>
              <w:left w:val="nil"/>
              <w:bottom w:val="single" w:color="000000" w:sz="8" w:space="0"/>
              <w:right w:val="single" w:color="000000" w:sz="8" w:space="0"/>
            </w:tcBorders>
            <w:shd w:val="clear" w:color="auto" w:fill="auto"/>
            <w:noWrap w:val="0"/>
            <w:vAlign w:val="center"/>
          </w:tcPr>
          <w:p w14:paraId="0F6E7A4F">
            <w:pPr>
              <w:pStyle w:val="26"/>
              <w:bidi w:val="0"/>
              <w:rPr>
                <w:rFonts w:hint="eastAsia"/>
              </w:rPr>
            </w:pPr>
            <w:r>
              <w:rPr>
                <w:rFonts w:hint="eastAsia"/>
                <w:lang w:val="en-US" w:eastAsia="zh-CN"/>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3D26A54D">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02946C17">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41FAA308">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197DAB8A">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5AB4C338">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3F3504AF">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0EACA52A">
            <w:pPr>
              <w:pStyle w:val="26"/>
              <w:bidi w:val="0"/>
              <w:rPr>
                <w:rFonts w:hint="eastAsia"/>
              </w:rPr>
            </w:pPr>
          </w:p>
        </w:tc>
      </w:tr>
      <w:tr w14:paraId="0E348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630070A1">
            <w:pPr>
              <w:pStyle w:val="26"/>
              <w:bidi w:val="0"/>
              <w:rPr>
                <w:rFonts w:hint="default"/>
              </w:rPr>
            </w:pPr>
            <w:r>
              <w:rPr>
                <w:rFonts w:hint="default"/>
                <w:lang w:val="en-US" w:eastAsia="zh-CN"/>
              </w:rPr>
              <w:t>3</w:t>
            </w:r>
          </w:p>
        </w:tc>
        <w:tc>
          <w:tcPr>
            <w:tcW w:w="555" w:type="pct"/>
            <w:tcBorders>
              <w:top w:val="nil"/>
              <w:left w:val="nil"/>
              <w:bottom w:val="single" w:color="000000" w:sz="8" w:space="0"/>
              <w:right w:val="single" w:color="000000" w:sz="8" w:space="0"/>
            </w:tcBorders>
            <w:shd w:val="clear" w:color="auto" w:fill="auto"/>
            <w:noWrap w:val="0"/>
            <w:vAlign w:val="center"/>
          </w:tcPr>
          <w:p w14:paraId="493E4B92">
            <w:pPr>
              <w:pStyle w:val="26"/>
              <w:bidi w:val="0"/>
              <w:rPr>
                <w:rFonts w:hint="eastAsia"/>
              </w:rPr>
            </w:pPr>
            <w:r>
              <w:rPr>
                <w:rFonts w:hint="eastAsia"/>
                <w:lang w:val="en-US" w:eastAsia="zh-CN"/>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1A3334B9">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78DF5A2B">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39C67C7E">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D6B9E02">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04D345E5">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1488B26B">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790D0037">
            <w:pPr>
              <w:pStyle w:val="26"/>
              <w:bidi w:val="0"/>
              <w:rPr>
                <w:rFonts w:hint="eastAsia"/>
              </w:rPr>
            </w:pPr>
          </w:p>
        </w:tc>
      </w:tr>
      <w:tr w14:paraId="3A4B3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47722049">
            <w:pPr>
              <w:pStyle w:val="26"/>
              <w:bidi w:val="0"/>
              <w:rPr>
                <w:rFonts w:hint="default"/>
              </w:rPr>
            </w:pPr>
            <w:r>
              <w:rPr>
                <w:rFonts w:hint="default"/>
                <w:lang w:val="en-US" w:eastAsia="zh-CN"/>
              </w:rPr>
              <w:t>4</w:t>
            </w:r>
          </w:p>
        </w:tc>
        <w:tc>
          <w:tcPr>
            <w:tcW w:w="555" w:type="pct"/>
            <w:tcBorders>
              <w:top w:val="nil"/>
              <w:left w:val="nil"/>
              <w:bottom w:val="single" w:color="000000" w:sz="8" w:space="0"/>
              <w:right w:val="single" w:color="000000" w:sz="8" w:space="0"/>
            </w:tcBorders>
            <w:shd w:val="clear" w:color="auto" w:fill="auto"/>
            <w:noWrap w:val="0"/>
            <w:vAlign w:val="center"/>
          </w:tcPr>
          <w:p w14:paraId="14509F2A">
            <w:pPr>
              <w:pStyle w:val="26"/>
              <w:bidi w:val="0"/>
              <w:rPr>
                <w:rFonts w:hint="eastAsia"/>
              </w:rPr>
            </w:pPr>
            <w:r>
              <w:rPr>
                <w:rFonts w:hint="eastAsia"/>
                <w:lang w:val="en-US" w:eastAsia="zh-CN"/>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6784EDF5">
            <w:pPr>
              <w:pStyle w:val="26"/>
              <w:bidi w:val="0"/>
              <w:rPr>
                <w:rFonts w:hint="eastAsia"/>
              </w:rPr>
            </w:pPr>
          </w:p>
        </w:tc>
        <w:tc>
          <w:tcPr>
            <w:tcW w:w="555" w:type="pct"/>
            <w:tcBorders>
              <w:top w:val="nil"/>
              <w:left w:val="nil"/>
              <w:bottom w:val="single" w:color="000000" w:sz="8" w:space="0"/>
              <w:right w:val="single" w:color="000000" w:sz="8" w:space="0"/>
            </w:tcBorders>
            <w:shd w:val="clear" w:color="auto" w:fill="auto"/>
            <w:noWrap w:val="0"/>
            <w:vAlign w:val="center"/>
          </w:tcPr>
          <w:p w14:paraId="741318FC">
            <w:pPr>
              <w:pStyle w:val="26"/>
              <w:bidi w:val="0"/>
              <w:rPr>
                <w:rFonts w:hint="eastAsia"/>
              </w:rPr>
            </w:pPr>
          </w:p>
        </w:tc>
        <w:tc>
          <w:tcPr>
            <w:tcW w:w="555" w:type="pct"/>
            <w:tcBorders>
              <w:top w:val="nil"/>
              <w:left w:val="nil"/>
              <w:bottom w:val="single" w:color="000000" w:sz="8" w:space="0"/>
              <w:right w:val="single" w:color="000000" w:sz="8" w:space="0"/>
            </w:tcBorders>
            <w:shd w:val="clear" w:color="000000" w:fill="BFBFBF"/>
            <w:noWrap w:val="0"/>
            <w:vAlign w:val="center"/>
          </w:tcPr>
          <w:p w14:paraId="76493BDB">
            <w:pPr>
              <w:pStyle w:val="26"/>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45606949">
            <w:pPr>
              <w:pStyle w:val="26"/>
              <w:bidi w:val="0"/>
              <w:rPr>
                <w:rFonts w:hint="eastAsia"/>
              </w:rPr>
            </w:pPr>
          </w:p>
        </w:tc>
        <w:tc>
          <w:tcPr>
            <w:tcW w:w="555" w:type="pct"/>
            <w:tcBorders>
              <w:top w:val="nil"/>
              <w:left w:val="nil"/>
              <w:bottom w:val="single" w:color="000000" w:sz="8" w:space="0"/>
              <w:right w:val="single" w:color="000000" w:sz="8" w:space="0"/>
            </w:tcBorders>
            <w:shd w:val="clear" w:color="000000" w:fill="FFFFFF"/>
            <w:noWrap w:val="0"/>
            <w:vAlign w:val="center"/>
          </w:tcPr>
          <w:p w14:paraId="6315DD21">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23A1FE8">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2F6429AE">
            <w:pPr>
              <w:pStyle w:val="26"/>
              <w:bidi w:val="0"/>
              <w:rPr>
                <w:rFonts w:hint="eastAsia"/>
              </w:rPr>
            </w:pPr>
            <w:r>
              <w:rPr>
                <w:rFonts w:hint="eastAsia"/>
                <w:lang w:val="en-US" w:eastAsia="zh-CN"/>
              </w:rPr>
              <w:t>必录项</w:t>
            </w:r>
          </w:p>
        </w:tc>
      </w:tr>
      <w:tr w14:paraId="1E6D7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44D6A81">
            <w:pPr>
              <w:pStyle w:val="26"/>
              <w:bidi w:val="0"/>
              <w:rPr>
                <w:rFonts w:hint="default"/>
              </w:rPr>
            </w:pPr>
            <w:r>
              <w:rPr>
                <w:rFonts w:hint="default"/>
                <w:lang w:val="en-US" w:eastAsia="zh-CN"/>
              </w:rPr>
              <w:t>5</w:t>
            </w:r>
          </w:p>
        </w:tc>
        <w:tc>
          <w:tcPr>
            <w:tcW w:w="555" w:type="pct"/>
            <w:tcBorders>
              <w:top w:val="nil"/>
              <w:left w:val="nil"/>
              <w:bottom w:val="single" w:color="000000" w:sz="8" w:space="0"/>
              <w:right w:val="single" w:color="000000" w:sz="8" w:space="0"/>
            </w:tcBorders>
            <w:shd w:val="clear" w:color="auto" w:fill="auto"/>
            <w:noWrap w:val="0"/>
            <w:vAlign w:val="center"/>
          </w:tcPr>
          <w:p w14:paraId="2F139803">
            <w:pPr>
              <w:pStyle w:val="26"/>
              <w:bidi w:val="0"/>
              <w:rPr>
                <w:rFonts w:hint="eastAsia"/>
              </w:rPr>
            </w:pPr>
            <w:r>
              <w:rPr>
                <w:rFonts w:hint="eastAsia"/>
                <w:lang w:val="en-US" w:eastAsia="zh-CN"/>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56C35AAD">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6D7153B0">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74BDD00B">
            <w:pPr>
              <w:pStyle w:val="26"/>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51331D04">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6A8E3C9A">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7BA32864">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F01DBE5">
            <w:pPr>
              <w:pStyle w:val="26"/>
              <w:bidi w:val="0"/>
              <w:rPr>
                <w:rFonts w:hint="eastAsia"/>
              </w:rPr>
            </w:pPr>
          </w:p>
        </w:tc>
      </w:tr>
      <w:tr w14:paraId="67628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3B8F69D">
            <w:pPr>
              <w:pStyle w:val="26"/>
              <w:bidi w:val="0"/>
              <w:rPr>
                <w:rFonts w:hint="default"/>
              </w:rPr>
            </w:pPr>
            <w:r>
              <w:rPr>
                <w:rFonts w:hint="default"/>
                <w:lang w:val="en-US" w:eastAsia="zh-CN"/>
              </w:rPr>
              <w:t>6</w:t>
            </w:r>
          </w:p>
        </w:tc>
        <w:tc>
          <w:tcPr>
            <w:tcW w:w="555" w:type="pct"/>
            <w:tcBorders>
              <w:top w:val="nil"/>
              <w:left w:val="nil"/>
              <w:bottom w:val="single" w:color="000000" w:sz="8" w:space="0"/>
              <w:right w:val="single" w:color="000000" w:sz="8" w:space="0"/>
            </w:tcBorders>
            <w:shd w:val="clear" w:color="auto" w:fill="auto"/>
            <w:noWrap w:val="0"/>
            <w:vAlign w:val="center"/>
          </w:tcPr>
          <w:p w14:paraId="45946601">
            <w:pPr>
              <w:pStyle w:val="26"/>
              <w:bidi w:val="0"/>
              <w:rPr>
                <w:rFonts w:hint="eastAsia"/>
              </w:rPr>
            </w:pPr>
            <w:r>
              <w:rPr>
                <w:rFonts w:hint="eastAsia"/>
                <w:lang w:val="en-US" w:eastAsia="zh-CN"/>
              </w:rPr>
              <w:t>财政票据</w:t>
            </w:r>
          </w:p>
        </w:tc>
        <w:tc>
          <w:tcPr>
            <w:tcW w:w="555" w:type="pct"/>
            <w:tcBorders>
              <w:top w:val="nil"/>
              <w:left w:val="nil"/>
              <w:bottom w:val="single" w:color="000000" w:sz="8" w:space="0"/>
              <w:right w:val="single" w:color="000000" w:sz="8" w:space="0"/>
            </w:tcBorders>
            <w:shd w:val="clear" w:color="000000" w:fill="BFBFBF"/>
            <w:noWrap w:val="0"/>
            <w:vAlign w:val="center"/>
          </w:tcPr>
          <w:p w14:paraId="16DA9788">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705FEBF1">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4C5B636E">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6611735A">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17338F5F">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0BD5F3FA">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21779362">
            <w:pPr>
              <w:pStyle w:val="26"/>
              <w:bidi w:val="0"/>
              <w:rPr>
                <w:rFonts w:hint="eastAsia"/>
              </w:rPr>
            </w:pPr>
          </w:p>
        </w:tc>
      </w:tr>
      <w:tr w14:paraId="66D30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A8350B0">
            <w:pPr>
              <w:pStyle w:val="26"/>
              <w:bidi w:val="0"/>
              <w:rPr>
                <w:rFonts w:hint="default"/>
              </w:rPr>
            </w:pPr>
            <w:r>
              <w:rPr>
                <w:rFonts w:hint="default"/>
                <w:lang w:val="en-US" w:eastAsia="zh-CN"/>
              </w:rPr>
              <w:t>7</w:t>
            </w:r>
          </w:p>
        </w:tc>
        <w:tc>
          <w:tcPr>
            <w:tcW w:w="555" w:type="pct"/>
            <w:tcBorders>
              <w:top w:val="nil"/>
              <w:left w:val="nil"/>
              <w:bottom w:val="single" w:color="000000" w:sz="8" w:space="0"/>
              <w:right w:val="single" w:color="000000" w:sz="8" w:space="0"/>
            </w:tcBorders>
            <w:shd w:val="clear" w:color="auto" w:fill="auto"/>
            <w:noWrap w:val="0"/>
            <w:vAlign w:val="center"/>
          </w:tcPr>
          <w:p w14:paraId="72765E06">
            <w:pPr>
              <w:pStyle w:val="26"/>
              <w:bidi w:val="0"/>
              <w:rPr>
                <w:rFonts w:hint="eastAsia"/>
              </w:rPr>
            </w:pPr>
            <w:r>
              <w:rPr>
                <w:rFonts w:hint="eastAsia"/>
                <w:lang w:val="en-US" w:eastAsia="zh-CN"/>
              </w:rPr>
              <w:t>法院裁决书</w:t>
            </w:r>
          </w:p>
        </w:tc>
        <w:tc>
          <w:tcPr>
            <w:tcW w:w="555" w:type="pct"/>
            <w:tcBorders>
              <w:top w:val="nil"/>
              <w:left w:val="nil"/>
              <w:bottom w:val="single" w:color="000000" w:sz="8" w:space="0"/>
              <w:right w:val="single" w:color="000000" w:sz="8" w:space="0"/>
            </w:tcBorders>
            <w:shd w:val="clear" w:color="000000" w:fill="BFBFBF"/>
            <w:noWrap w:val="0"/>
            <w:vAlign w:val="center"/>
          </w:tcPr>
          <w:p w14:paraId="093CC17E">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7A653944">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671EF8B7">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42026573">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7959D2F1">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4781A111">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2F9031A8">
            <w:pPr>
              <w:pStyle w:val="26"/>
              <w:bidi w:val="0"/>
              <w:rPr>
                <w:rFonts w:hint="eastAsia"/>
              </w:rPr>
            </w:pPr>
          </w:p>
        </w:tc>
      </w:tr>
      <w:tr w14:paraId="2348B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17715F0C">
            <w:pPr>
              <w:pStyle w:val="26"/>
              <w:bidi w:val="0"/>
              <w:rPr>
                <w:rFonts w:hint="default"/>
              </w:rPr>
            </w:pPr>
            <w:r>
              <w:rPr>
                <w:rFonts w:hint="default"/>
                <w:lang w:val="en-US" w:eastAsia="zh-CN"/>
              </w:rPr>
              <w:t>8</w:t>
            </w:r>
          </w:p>
        </w:tc>
        <w:tc>
          <w:tcPr>
            <w:tcW w:w="555" w:type="pct"/>
            <w:tcBorders>
              <w:top w:val="nil"/>
              <w:left w:val="nil"/>
              <w:bottom w:val="single" w:color="000000" w:sz="8" w:space="0"/>
              <w:right w:val="single" w:color="000000" w:sz="8" w:space="0"/>
            </w:tcBorders>
            <w:shd w:val="clear" w:color="auto" w:fill="auto"/>
            <w:noWrap w:val="0"/>
            <w:vAlign w:val="center"/>
          </w:tcPr>
          <w:p w14:paraId="2DEE70B9">
            <w:pPr>
              <w:pStyle w:val="26"/>
              <w:bidi w:val="0"/>
              <w:rPr>
                <w:rFonts w:hint="eastAsia"/>
              </w:rPr>
            </w:pPr>
            <w:r>
              <w:rPr>
                <w:rFonts w:hint="eastAsia"/>
                <w:lang w:val="en-US" w:eastAsia="zh-CN"/>
              </w:rPr>
              <w:t>契税完税凭证</w:t>
            </w:r>
          </w:p>
        </w:tc>
        <w:tc>
          <w:tcPr>
            <w:tcW w:w="555" w:type="pct"/>
            <w:tcBorders>
              <w:top w:val="nil"/>
              <w:left w:val="nil"/>
              <w:bottom w:val="single" w:color="000000" w:sz="8" w:space="0"/>
              <w:right w:val="single" w:color="000000" w:sz="8" w:space="0"/>
            </w:tcBorders>
            <w:shd w:val="clear" w:color="000000" w:fill="BFBFBF"/>
            <w:noWrap w:val="0"/>
            <w:vAlign w:val="center"/>
          </w:tcPr>
          <w:p w14:paraId="1E2EAA38">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0EA3E456">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2E971010">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63F9753B">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21F8FD1A">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61ADD548">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39235E2">
            <w:pPr>
              <w:pStyle w:val="26"/>
              <w:bidi w:val="0"/>
              <w:rPr>
                <w:rFonts w:hint="eastAsia"/>
              </w:rPr>
            </w:pPr>
          </w:p>
        </w:tc>
      </w:tr>
      <w:tr w14:paraId="0F6A4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F1939F5">
            <w:pPr>
              <w:pStyle w:val="26"/>
              <w:bidi w:val="0"/>
              <w:rPr>
                <w:rFonts w:hint="default"/>
              </w:rPr>
            </w:pPr>
            <w:r>
              <w:rPr>
                <w:rFonts w:hint="default"/>
                <w:lang w:val="en-US" w:eastAsia="zh-CN"/>
              </w:rPr>
              <w:t>9</w:t>
            </w:r>
          </w:p>
        </w:tc>
        <w:tc>
          <w:tcPr>
            <w:tcW w:w="555" w:type="pct"/>
            <w:tcBorders>
              <w:top w:val="nil"/>
              <w:left w:val="nil"/>
              <w:bottom w:val="single" w:color="000000" w:sz="8" w:space="0"/>
              <w:right w:val="single" w:color="000000" w:sz="8" w:space="0"/>
            </w:tcBorders>
            <w:shd w:val="clear" w:color="auto" w:fill="auto"/>
            <w:noWrap w:val="0"/>
            <w:vAlign w:val="center"/>
          </w:tcPr>
          <w:p w14:paraId="424A86A1">
            <w:pPr>
              <w:pStyle w:val="26"/>
              <w:bidi w:val="0"/>
              <w:rPr>
                <w:rFonts w:hint="eastAsia"/>
              </w:rPr>
            </w:pPr>
            <w:r>
              <w:rPr>
                <w:rFonts w:hint="eastAsia"/>
                <w:lang w:val="en-US" w:eastAsia="zh-CN"/>
              </w:rPr>
              <w:t>其他扣除凭证</w:t>
            </w:r>
          </w:p>
        </w:tc>
        <w:tc>
          <w:tcPr>
            <w:tcW w:w="555" w:type="pct"/>
            <w:tcBorders>
              <w:top w:val="nil"/>
              <w:left w:val="nil"/>
              <w:bottom w:val="single" w:color="000000" w:sz="8" w:space="0"/>
              <w:right w:val="single" w:color="000000" w:sz="8" w:space="0"/>
            </w:tcBorders>
            <w:shd w:val="clear" w:color="000000" w:fill="BFBFBF"/>
            <w:noWrap w:val="0"/>
            <w:vAlign w:val="center"/>
          </w:tcPr>
          <w:p w14:paraId="0ED2E492">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042D6B08">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29616899">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36C20107">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22D94395">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3C0A1FF4">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32134C1C">
            <w:pPr>
              <w:pStyle w:val="26"/>
              <w:bidi w:val="0"/>
              <w:rPr>
                <w:rFonts w:hint="eastAsia"/>
              </w:rPr>
            </w:pPr>
            <w:r>
              <w:rPr>
                <w:rFonts w:hint="eastAsia"/>
                <w:lang w:val="en-US" w:eastAsia="zh-CN"/>
              </w:rPr>
              <w:t>必录项</w:t>
            </w:r>
          </w:p>
        </w:tc>
      </w:tr>
    </w:tbl>
    <w:p w14:paraId="24FE9F0A">
      <w:pPr>
        <w:pStyle w:val="5"/>
        <w:bidi w:val="0"/>
        <w:rPr>
          <w:rFonts w:hint="eastAsia"/>
          <w:lang w:val="en-US" w:eastAsia="zh-CN"/>
        </w:rPr>
      </w:pPr>
      <w:r>
        <w:rPr>
          <w:rFonts w:hint="eastAsia"/>
          <w:lang w:val="en-US" w:eastAsia="zh-CN"/>
        </w:rPr>
        <w:t>1）本次扣除金额必须小于等于凭证合计金额。</w:t>
      </w:r>
    </w:p>
    <w:p w14:paraId="19D01D20">
      <w:pPr>
        <w:pStyle w:val="5"/>
        <w:bidi w:val="0"/>
        <w:rPr>
          <w:rFonts w:hint="default"/>
          <w:lang w:val="en-US" w:eastAsia="zh-CN"/>
        </w:rPr>
      </w:pPr>
      <w:r>
        <w:rPr>
          <w:rFonts w:hint="eastAsia"/>
          <w:lang w:val="en-US" w:eastAsia="zh-CN"/>
        </w:rPr>
        <w:t>2）当凭证类型为其他发票或其他扣除凭证时，备注必填，要求说明其他发票名称及其他扣除凭证名称。</w:t>
      </w:r>
    </w:p>
    <w:p w14:paraId="0FD4645D">
      <w:pPr>
        <w:pStyle w:val="5"/>
        <w:bidi w:val="0"/>
        <w:rPr>
          <w:rFonts w:hint="eastAsia"/>
          <w:lang w:val="en-US" w:eastAsia="zh-CN"/>
        </w:rPr>
      </w:pPr>
      <w:bookmarkStart w:id="69" w:name="OLE_LINK31"/>
      <w:r>
        <w:rPr>
          <w:rFonts w:hint="eastAsia"/>
        </w:rPr>
        <w:t>●</w:t>
      </w:r>
      <w:r>
        <w:rPr>
          <w:rFonts w:hint="default"/>
          <w:lang w:val="en-US"/>
        </w:rPr>
        <w:t xml:space="preserve"> </w:t>
      </w:r>
      <w:r>
        <w:rPr>
          <w:rFonts w:hint="eastAsia"/>
          <w:lang w:val="en-US" w:eastAsia="zh-CN"/>
        </w:rPr>
        <w:t>发票上传时间与开票时间间隔应当小于48小时。</w:t>
      </w:r>
    </w:p>
    <w:p w14:paraId="17D606CE">
      <w:pPr>
        <w:pStyle w:val="5"/>
        <w:bidi w:val="0"/>
        <w:rPr>
          <w:rFonts w:hint="default"/>
          <w:lang w:val="en-US" w:eastAsia="zh-CN"/>
        </w:rPr>
      </w:pPr>
      <w:r>
        <w:rPr>
          <w:rFonts w:hint="eastAsia"/>
        </w:rPr>
        <w:t>●</w:t>
      </w:r>
      <w:r>
        <w:rPr>
          <w:rFonts w:hint="eastAsia"/>
          <w:lang w:val="en-US" w:eastAsia="zh-CN"/>
        </w:rPr>
        <w:t xml:space="preserve"> 只有自用和联用模式允许填写支付渠道和交易单号，他用模式支付渠道和交易单号必须为空。</w:t>
      </w:r>
    </w:p>
    <w:p w14:paraId="1C0A2194">
      <w:pPr>
        <w:pStyle w:val="5"/>
        <w:bidi w:val="0"/>
        <w:rPr>
          <w:rFonts w:hint="eastAsia"/>
          <w:lang w:val="en-US" w:eastAsia="zh-CN"/>
        </w:rPr>
      </w:pPr>
      <w:r>
        <w:rPr>
          <w:rFonts w:hint="eastAsia"/>
        </w:rPr>
        <w:t>●</w:t>
      </w:r>
      <w:r>
        <w:rPr>
          <w:rFonts w:hint="eastAsia"/>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r>
        <w:rPr>
          <w:rFonts w:hint="eastAsia"/>
          <w:lang w:eastAsia="zh-CN"/>
        </w:rPr>
        <w:t>。</w:t>
      </w:r>
    </w:p>
    <w:bookmarkEnd w:id="69"/>
    <w:p w14:paraId="6D88054A">
      <w:pPr>
        <w:pStyle w:val="28"/>
        <w:numPr>
          <w:ilvl w:val="0"/>
          <w:numId w:val="0"/>
        </w:numPr>
        <w:ind w:leftChars="0" w:firstLine="0"/>
        <w:rPr>
          <w:ins w:id="11" w:author="曹桂僮" w:date="2025-06-10T17:03:23Z"/>
          <w:rFonts w:hint="eastAsia"/>
          <w:lang w:val="en-US" w:eastAsia="zh-CN"/>
        </w:rPr>
      </w:pPr>
      <w:ins w:id="12" w:author="曹桂僮" w:date="2025-06-10T17:03:23Z">
        <w:r>
          <w:rPr>
            <w:rFonts w:hint="eastAsia"/>
          </w:rPr>
          <w:t>●</w:t>
        </w:r>
      </w:ins>
      <w:ins w:id="13" w:author="曹桂僮" w:date="2025-06-10T17:03:23Z">
        <w:r>
          <w:rPr>
            <w:rFonts w:hint="default"/>
            <w:lang w:val="en-US"/>
          </w:rPr>
          <w:t xml:space="preserve"> </w:t>
        </w:r>
      </w:ins>
      <w:ins w:id="14" w:author="曹桂僮" w:date="2025-06-10T17:03:23Z">
        <w:r>
          <w:rPr>
            <w:rFonts w:hint="eastAsia"/>
            <w:lang w:val="en-US" w:eastAsia="zh-CN"/>
          </w:rPr>
          <w:t>使用6开头的商编开具发票时，对应明细行优惠政策标识必须为“04：不征税”。</w:t>
        </w:r>
      </w:ins>
    </w:p>
    <w:p w14:paraId="310D47B9">
      <w:pPr>
        <w:pStyle w:val="28"/>
        <w:numPr>
          <w:ilvl w:val="0"/>
          <w:numId w:val="0"/>
        </w:numPr>
        <w:ind w:leftChars="0" w:firstLine="0"/>
        <w:rPr>
          <w:ins w:id="15" w:author="曹桂僮" w:date="2025-06-10T17:03:23Z"/>
          <w:rFonts w:hint="eastAsia"/>
          <w:lang w:val="en-US" w:eastAsia="zh-CN"/>
        </w:rPr>
      </w:pPr>
      <w:ins w:id="16" w:author="曹桂僮" w:date="2025-06-10T17:03:23Z">
        <w:r>
          <w:rPr>
            <w:rFonts w:hint="eastAsia"/>
          </w:rPr>
          <w:t>●</w:t>
        </w:r>
      </w:ins>
      <w:ins w:id="17" w:author="曹桂僮" w:date="2025-06-10T17:03:23Z">
        <w:r>
          <w:rPr>
            <w:rFonts w:hint="default"/>
            <w:lang w:val="en-US"/>
          </w:rPr>
          <w:t xml:space="preserve"> </w:t>
        </w:r>
      </w:ins>
      <w:ins w:id="18" w:author="曹桂僮" w:date="2025-06-10T17:03:23Z">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ins>
    </w:p>
    <w:tbl>
      <w:tblPr>
        <w:tblStyle w:val="17"/>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52" w:hRule="atLeast"/>
          <w:jc w:val="center"/>
          <w:ins w:id="19"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29"/>
              <w:bidi w:val="0"/>
              <w:rPr>
                <w:ins w:id="20" w:author="曹桂僮" w:date="2025-06-10T17:03:23Z"/>
                <w:rFonts w:hint="default"/>
                <w:lang w:val="en-US" w:eastAsia="zh-CN"/>
              </w:rPr>
            </w:pPr>
            <w:ins w:id="21" w:author="曹桂僮" w:date="2025-06-10T17:03:23Z">
              <w:r>
                <w:rPr>
                  <w:rFonts w:hint="eastAsia"/>
                  <w:lang w:val="en-US" w:eastAsia="zh-CN"/>
                </w:rPr>
                <w:t>序号</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29"/>
              <w:bidi w:val="0"/>
              <w:rPr>
                <w:ins w:id="22" w:author="曹桂僮" w:date="2025-06-10T17:03:23Z"/>
                <w:rFonts w:hint="eastAsia"/>
              </w:rPr>
            </w:pPr>
            <w:ins w:id="23" w:author="曹桂僮" w:date="2025-06-10T17:03:23Z">
              <w:r>
                <w:rPr>
                  <w:rFonts w:hint="eastAsia"/>
                  <w:lang w:val="en-US" w:eastAsia="zh-CN"/>
                </w:rPr>
                <w:t>商品和税收服务分类编码</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29"/>
              <w:bidi w:val="0"/>
              <w:rPr>
                <w:ins w:id="24" w:author="曹桂僮" w:date="2025-06-10T17:03:23Z"/>
                <w:rFonts w:hint="eastAsia"/>
              </w:rPr>
            </w:pPr>
            <w:ins w:id="25" w:author="曹桂僮" w:date="2025-06-10T17:03:23Z">
              <w:r>
                <w:rPr>
                  <w:rFonts w:hint="eastAsia"/>
                  <w:lang w:val="en-US" w:eastAsia="zh-CN"/>
                </w:rPr>
                <w:t>货物劳务名称</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29"/>
              <w:bidi w:val="0"/>
              <w:rPr>
                <w:ins w:id="26" w:author="曹桂僮" w:date="2025-06-10T17:03:23Z"/>
                <w:rFonts w:hint="eastAsia"/>
              </w:rPr>
            </w:pPr>
            <w:ins w:id="27" w:author="曹桂僮" w:date="2025-06-10T17:03:23Z">
              <w:r>
                <w:rPr>
                  <w:rFonts w:hint="eastAsia"/>
                  <w:lang w:val="en-US" w:eastAsia="zh-CN"/>
                </w:rPr>
                <w:t>简称</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29"/>
              <w:bidi w:val="0"/>
              <w:rPr>
                <w:ins w:id="28" w:author="曹桂僮" w:date="2025-06-10T17:03:23Z"/>
                <w:rFonts w:hint="eastAsia"/>
              </w:rPr>
            </w:pPr>
            <w:ins w:id="29" w:author="曹桂僮" w:date="2025-06-10T17:03:23Z">
              <w:r>
                <w:rPr>
                  <w:rFonts w:hint="eastAsia"/>
                  <w:lang w:val="en-US" w:eastAsia="zh-CN"/>
                </w:rPr>
                <w:t>征收率</w:t>
              </w:r>
            </w:ins>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30"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ins w:id="31" w:author="曹桂僮" w:date="2025-06-10T17:03:23Z"/>
                <w:rFonts w:hint="default"/>
                <w:lang w:val="en-US" w:eastAsia="zh-CN"/>
              </w:rPr>
            </w:pPr>
            <w:ins w:id="32" w:author="曹桂僮" w:date="2025-06-10T17:03:23Z">
              <w:r>
                <w:rPr>
                  <w:rFonts w:hint="eastAsia" w:ascii="宋体" w:hAnsi="宋体" w:eastAsia="宋体" w:cs="宋体"/>
                  <w:i w:val="0"/>
                  <w:iCs w:val="0"/>
                  <w:color w:val="000000"/>
                  <w:kern w:val="0"/>
                  <w:sz w:val="22"/>
                  <w:szCs w:val="22"/>
                  <w:u w:val="none"/>
                  <w:lang w:val="en-US" w:eastAsia="zh-CN" w:bidi="ar"/>
                </w:rPr>
                <w:t>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26"/>
              <w:bidi w:val="0"/>
              <w:spacing w:line="240" w:lineRule="auto"/>
              <w:jc w:val="center"/>
              <w:rPr>
                <w:ins w:id="33" w:author="曹桂僮" w:date="2025-06-10T17:03:23Z"/>
                <w:rFonts w:hint="eastAsia"/>
              </w:rPr>
            </w:pPr>
            <w:ins w:id="34" w:author="曹桂僮" w:date="2025-06-10T17:03:23Z">
              <w:r>
                <w:rPr>
                  <w:rFonts w:hint="eastAsia"/>
                  <w:lang w:val="en-US" w:eastAsia="zh-CN"/>
                </w:rPr>
                <w:t>6020000000000000000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26"/>
              <w:bidi w:val="0"/>
              <w:spacing w:line="240" w:lineRule="auto"/>
              <w:jc w:val="center"/>
              <w:rPr>
                <w:ins w:id="35" w:author="曹桂僮" w:date="2025-06-10T17:03:23Z"/>
                <w:rFonts w:hint="eastAsia"/>
              </w:rPr>
            </w:pPr>
            <w:ins w:id="36" w:author="曹桂僮" w:date="2025-06-10T17:03:23Z">
              <w:r>
                <w:rPr>
                  <w:rFonts w:hint="eastAsia"/>
                  <w:lang w:val="en-US" w:eastAsia="zh-CN"/>
                </w:rPr>
                <w:t>销售自行开发的房地产项目预收款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26"/>
              <w:bidi w:val="0"/>
              <w:spacing w:line="240" w:lineRule="auto"/>
              <w:jc w:val="center"/>
              <w:rPr>
                <w:ins w:id="37" w:author="曹桂僮" w:date="2025-06-10T17:03:23Z"/>
                <w:rFonts w:hint="eastAsia"/>
              </w:rPr>
            </w:pPr>
            <w:ins w:id="38" w:author="曹桂僮" w:date="2025-06-10T17:03:23Z">
              <w:r>
                <w:rPr>
                  <w:rFonts w:hint="eastAsia"/>
                  <w:lang w:val="en-US" w:eastAsia="zh-CN"/>
                </w:rPr>
                <w:t>房地产预收款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26"/>
              <w:bidi w:val="0"/>
              <w:spacing w:line="240" w:lineRule="auto"/>
              <w:jc w:val="center"/>
              <w:rPr>
                <w:ins w:id="39" w:author="曹桂僮" w:date="2025-06-10T17:03:23Z"/>
                <w:rFonts w:hint="eastAsia"/>
              </w:rPr>
            </w:pPr>
            <w:ins w:id="40" w:author="曹桂僮" w:date="2025-06-10T17:03:23Z">
              <w:r>
                <w:rPr>
                  <w:rFonts w:hint="eastAsia"/>
                  <w:lang w:val="en-US" w:eastAsia="zh-CN"/>
                </w:rPr>
                <w:t>0%</w:t>
              </w:r>
            </w:ins>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41"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ins w:id="42" w:author="曹桂僮" w:date="2025-06-10T17:03:23Z"/>
                <w:rFonts w:hint="eastAsia"/>
                <w:lang w:val="en-US" w:eastAsia="zh-CN"/>
              </w:rPr>
            </w:pPr>
            <w:ins w:id="43" w:author="曹桂僮" w:date="2025-06-10T17:03:23Z">
              <w:r>
                <w:rPr>
                  <w:rFonts w:hint="eastAsia" w:ascii="宋体" w:hAnsi="宋体" w:eastAsia="宋体" w:cs="宋体"/>
                  <w:i w:val="0"/>
                  <w:iCs w:val="0"/>
                  <w:color w:val="000000"/>
                  <w:kern w:val="0"/>
                  <w:sz w:val="22"/>
                  <w:szCs w:val="22"/>
                  <w:u w:val="none"/>
                  <w:lang w:val="en-US" w:eastAsia="zh-CN" w:bidi="ar"/>
                </w:rPr>
                <w:t>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26"/>
              <w:bidi w:val="0"/>
              <w:spacing w:line="240" w:lineRule="auto"/>
              <w:jc w:val="center"/>
              <w:rPr>
                <w:ins w:id="44" w:author="曹桂僮" w:date="2025-06-10T17:03:23Z"/>
                <w:rFonts w:hint="eastAsia"/>
              </w:rPr>
            </w:pPr>
            <w:ins w:id="45" w:author="曹桂僮" w:date="2025-06-10T17:03:23Z">
              <w:r>
                <w:rPr>
                  <w:rFonts w:hint="eastAsia"/>
                  <w:lang w:val="en-US" w:eastAsia="zh-CN"/>
                </w:rPr>
                <w:t>6030000000000000000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26"/>
              <w:bidi w:val="0"/>
              <w:spacing w:line="240" w:lineRule="auto"/>
              <w:jc w:val="center"/>
              <w:rPr>
                <w:ins w:id="46" w:author="曹桂僮" w:date="2025-06-10T17:03:23Z"/>
                <w:rFonts w:hint="eastAsia"/>
              </w:rPr>
            </w:pPr>
            <w:ins w:id="47" w:author="曹桂僮" w:date="2025-06-10T17:03:23Z">
              <w:r>
                <w:rPr>
                  <w:rFonts w:hint="eastAsia"/>
                  <w:lang w:val="en-US" w:eastAsia="zh-CN"/>
                </w:rPr>
                <w:t>已申报缴纳营业税未开票补开票</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26"/>
              <w:bidi w:val="0"/>
              <w:spacing w:line="240" w:lineRule="auto"/>
              <w:jc w:val="center"/>
              <w:rPr>
                <w:ins w:id="48" w:author="曹桂僮" w:date="2025-06-10T17:03:23Z"/>
                <w:rFonts w:hint="eastAsia"/>
              </w:rPr>
            </w:pPr>
            <w:ins w:id="49" w:author="曹桂僮" w:date="2025-06-10T17:03:23Z">
              <w:r>
                <w:rPr>
                  <w:rFonts w:hint="eastAsia"/>
                  <w:lang w:val="en-US" w:eastAsia="zh-CN"/>
                </w:rPr>
                <w:t>补开营业税发票</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26"/>
              <w:bidi w:val="0"/>
              <w:spacing w:line="240" w:lineRule="auto"/>
              <w:jc w:val="center"/>
              <w:rPr>
                <w:ins w:id="50" w:author="曹桂僮" w:date="2025-06-10T17:03:23Z"/>
                <w:rFonts w:hint="eastAsia"/>
              </w:rPr>
            </w:pPr>
            <w:ins w:id="51" w:author="曹桂僮" w:date="2025-06-10T17:03:23Z">
              <w:r>
                <w:rPr>
                  <w:rFonts w:hint="eastAsia"/>
                  <w:lang w:val="en-US" w:eastAsia="zh-CN"/>
                </w:rPr>
                <w:t>0%</w:t>
              </w:r>
            </w:ins>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52"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ins w:id="53" w:author="曹桂僮" w:date="2025-06-10T17:03:23Z"/>
                <w:rFonts w:hint="eastAsia"/>
                <w:lang w:val="en-US" w:eastAsia="zh-CN"/>
              </w:rPr>
            </w:pPr>
            <w:ins w:id="54" w:author="曹桂僮" w:date="2025-06-10T17:03:23Z">
              <w:r>
                <w:rPr>
                  <w:rFonts w:hint="eastAsia" w:ascii="宋体" w:hAnsi="宋体" w:eastAsia="宋体" w:cs="宋体"/>
                  <w:i w:val="0"/>
                  <w:iCs w:val="0"/>
                  <w:color w:val="000000"/>
                  <w:kern w:val="0"/>
                  <w:sz w:val="22"/>
                  <w:szCs w:val="22"/>
                  <w:u w:val="none"/>
                  <w:lang w:val="en-US" w:eastAsia="zh-CN" w:bidi="ar"/>
                </w:rPr>
                <w:t>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26"/>
              <w:bidi w:val="0"/>
              <w:spacing w:line="240" w:lineRule="auto"/>
              <w:jc w:val="center"/>
              <w:rPr>
                <w:ins w:id="55" w:author="曹桂僮" w:date="2025-06-10T17:03:23Z"/>
                <w:rFonts w:hint="eastAsia"/>
              </w:rPr>
            </w:pPr>
            <w:ins w:id="56" w:author="曹桂僮" w:date="2025-06-10T17:03:23Z">
              <w:r>
                <w:rPr>
                  <w:rFonts w:hint="eastAsia"/>
                  <w:lang w:val="en-US" w:eastAsia="zh-CN"/>
                </w:rPr>
                <w:t>6040000000000000000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26"/>
              <w:bidi w:val="0"/>
              <w:spacing w:line="240" w:lineRule="auto"/>
              <w:jc w:val="center"/>
              <w:rPr>
                <w:ins w:id="57" w:author="曹桂僮" w:date="2025-06-10T17:03:23Z"/>
                <w:rFonts w:hint="eastAsia"/>
              </w:rPr>
            </w:pPr>
            <w:ins w:id="58" w:author="曹桂僮" w:date="2025-06-10T17:03:23Z">
              <w:r>
                <w:rPr>
                  <w:rFonts w:hint="eastAsia"/>
                  <w:lang w:val="en-US" w:eastAsia="zh-CN"/>
                </w:rPr>
                <w:t>代收印花税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26"/>
              <w:bidi w:val="0"/>
              <w:spacing w:line="240" w:lineRule="auto"/>
              <w:jc w:val="center"/>
              <w:rPr>
                <w:ins w:id="59" w:author="曹桂僮" w:date="2025-06-10T17:03:23Z"/>
                <w:rFonts w:hint="eastAsia"/>
              </w:rPr>
            </w:pPr>
            <w:ins w:id="60" w:author="曹桂僮" w:date="2025-06-10T17:03:23Z">
              <w:r>
                <w:rPr>
                  <w:rFonts w:hint="eastAsia"/>
                  <w:lang w:val="en-US" w:eastAsia="zh-CN"/>
                </w:rPr>
                <w:t>代收印花税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26"/>
              <w:bidi w:val="0"/>
              <w:spacing w:line="240" w:lineRule="auto"/>
              <w:jc w:val="center"/>
              <w:rPr>
                <w:ins w:id="61" w:author="曹桂僮" w:date="2025-06-10T17:03:23Z"/>
                <w:rFonts w:hint="eastAsia"/>
              </w:rPr>
            </w:pPr>
            <w:ins w:id="62" w:author="曹桂僮" w:date="2025-06-10T17:03:23Z">
              <w:r>
                <w:rPr>
                  <w:rFonts w:hint="eastAsia"/>
                  <w:lang w:val="en-US" w:eastAsia="zh-CN"/>
                </w:rPr>
                <w:t>0%</w:t>
              </w:r>
            </w:ins>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63"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ins w:id="64" w:author="曹桂僮" w:date="2025-06-10T17:03:23Z"/>
                <w:rFonts w:hint="eastAsia"/>
                <w:lang w:val="en-US" w:eastAsia="zh-CN"/>
              </w:rPr>
            </w:pPr>
            <w:ins w:id="65" w:author="曹桂僮" w:date="2025-06-10T17:03:23Z">
              <w:r>
                <w:rPr>
                  <w:rFonts w:hint="eastAsia" w:ascii="宋体" w:hAnsi="宋体" w:eastAsia="宋体" w:cs="宋体"/>
                  <w:i w:val="0"/>
                  <w:iCs w:val="0"/>
                  <w:color w:val="000000"/>
                  <w:kern w:val="0"/>
                  <w:sz w:val="22"/>
                  <w:szCs w:val="22"/>
                  <w:u w:val="none"/>
                  <w:lang w:val="en-US" w:eastAsia="zh-CN" w:bidi="ar"/>
                </w:rPr>
                <w:t>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26"/>
              <w:bidi w:val="0"/>
              <w:spacing w:line="240" w:lineRule="auto"/>
              <w:jc w:val="center"/>
              <w:rPr>
                <w:ins w:id="66" w:author="曹桂僮" w:date="2025-06-10T17:03:23Z"/>
                <w:rFonts w:hint="eastAsia"/>
              </w:rPr>
            </w:pPr>
            <w:ins w:id="67" w:author="曹桂僮" w:date="2025-06-10T17:03:23Z">
              <w:r>
                <w:rPr>
                  <w:rFonts w:hint="eastAsia"/>
                  <w:lang w:val="en-US" w:eastAsia="zh-CN"/>
                </w:rPr>
                <w:t>6050000000000000000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26"/>
              <w:bidi w:val="0"/>
              <w:spacing w:line="240" w:lineRule="auto"/>
              <w:jc w:val="center"/>
              <w:rPr>
                <w:ins w:id="68" w:author="曹桂僮" w:date="2025-06-10T17:03:23Z"/>
                <w:rFonts w:hint="eastAsia"/>
              </w:rPr>
            </w:pPr>
            <w:ins w:id="69" w:author="曹桂僮" w:date="2025-06-10T17:03:23Z">
              <w:r>
                <w:rPr>
                  <w:rFonts w:hint="eastAsia"/>
                  <w:lang w:val="en-US" w:eastAsia="zh-CN"/>
                </w:rPr>
                <w:t>代收车船使用税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26"/>
              <w:bidi w:val="0"/>
              <w:spacing w:line="240" w:lineRule="auto"/>
              <w:jc w:val="center"/>
              <w:rPr>
                <w:ins w:id="70" w:author="曹桂僮" w:date="2025-06-10T17:03:23Z"/>
                <w:rFonts w:hint="eastAsia"/>
              </w:rPr>
            </w:pPr>
            <w:ins w:id="71" w:author="曹桂僮" w:date="2025-06-10T17:03:23Z">
              <w:r>
                <w:rPr>
                  <w:rFonts w:hint="eastAsia"/>
                  <w:lang w:val="en-US" w:eastAsia="zh-CN"/>
                </w:rPr>
                <w:t>代收车船使用税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26"/>
              <w:bidi w:val="0"/>
              <w:spacing w:line="240" w:lineRule="auto"/>
              <w:jc w:val="center"/>
              <w:rPr>
                <w:ins w:id="72" w:author="曹桂僮" w:date="2025-06-10T17:03:23Z"/>
                <w:rFonts w:hint="eastAsia"/>
              </w:rPr>
            </w:pPr>
            <w:ins w:id="73" w:author="曹桂僮" w:date="2025-06-10T17:03:23Z">
              <w:r>
                <w:rPr>
                  <w:rFonts w:hint="eastAsia"/>
                  <w:lang w:val="en-US" w:eastAsia="zh-CN"/>
                </w:rPr>
                <w:t>0%</w:t>
              </w:r>
            </w:ins>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6" w:hRule="atLeast"/>
          <w:jc w:val="center"/>
          <w:ins w:id="74"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ins w:id="75" w:author="曹桂僮" w:date="2025-06-10T17:03:23Z"/>
                <w:rFonts w:hint="eastAsia"/>
                <w:lang w:val="en-US" w:eastAsia="zh-CN"/>
              </w:rPr>
            </w:pPr>
            <w:ins w:id="76" w:author="曹桂僮" w:date="2025-06-10T17:03:23Z">
              <w:r>
                <w:rPr>
                  <w:rFonts w:hint="eastAsia" w:ascii="宋体" w:hAnsi="宋体" w:eastAsia="宋体" w:cs="宋体"/>
                  <w:i w:val="0"/>
                  <w:iCs w:val="0"/>
                  <w:color w:val="000000"/>
                  <w:kern w:val="0"/>
                  <w:sz w:val="22"/>
                  <w:szCs w:val="22"/>
                  <w:u w:val="none"/>
                  <w:lang w:val="en-US" w:eastAsia="zh-CN" w:bidi="ar"/>
                </w:rPr>
                <w:t>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26"/>
              <w:bidi w:val="0"/>
              <w:spacing w:line="240" w:lineRule="auto"/>
              <w:jc w:val="center"/>
              <w:rPr>
                <w:ins w:id="77" w:author="曹桂僮" w:date="2025-06-10T17:03:23Z"/>
                <w:rFonts w:hint="eastAsia"/>
              </w:rPr>
            </w:pPr>
            <w:ins w:id="78" w:author="曹桂僮" w:date="2025-06-10T17:03:23Z">
              <w:r>
                <w:rPr>
                  <w:rFonts w:hint="eastAsia"/>
                  <w:lang w:val="en-US" w:eastAsia="zh-CN"/>
                </w:rPr>
                <w:t>6060000000000000000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26"/>
              <w:bidi w:val="0"/>
              <w:spacing w:line="240" w:lineRule="auto"/>
              <w:jc w:val="center"/>
              <w:rPr>
                <w:ins w:id="79" w:author="曹桂僮" w:date="2025-06-10T17:03:23Z"/>
                <w:rFonts w:hint="eastAsia"/>
              </w:rPr>
            </w:pPr>
            <w:ins w:id="80" w:author="曹桂僮" w:date="2025-06-10T17:03:23Z">
              <w:r>
                <w:rPr>
                  <w:rFonts w:hint="eastAsia"/>
                  <w:lang w:val="en-US" w:eastAsia="zh-CN"/>
                </w:rPr>
                <w:t>融资性售后回租承租方出售资产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26"/>
              <w:bidi w:val="0"/>
              <w:spacing w:line="240" w:lineRule="auto"/>
              <w:jc w:val="center"/>
              <w:rPr>
                <w:ins w:id="81" w:author="曹桂僮" w:date="2025-06-10T17:03:23Z"/>
                <w:rFonts w:hint="eastAsia"/>
              </w:rPr>
            </w:pPr>
            <w:ins w:id="82" w:author="曹桂僮" w:date="2025-06-10T17:03:23Z">
              <w:r>
                <w:rPr>
                  <w:rFonts w:hint="eastAsia"/>
                  <w:lang w:val="en-US" w:eastAsia="zh-CN"/>
                </w:rPr>
                <w:t>融资性售后回租承租方出售资产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26"/>
              <w:bidi w:val="0"/>
              <w:spacing w:line="240" w:lineRule="auto"/>
              <w:jc w:val="center"/>
              <w:rPr>
                <w:ins w:id="83" w:author="曹桂僮" w:date="2025-06-10T17:03:23Z"/>
                <w:rFonts w:hint="eastAsia"/>
              </w:rPr>
            </w:pPr>
            <w:ins w:id="84" w:author="曹桂僮" w:date="2025-06-10T17:03:23Z">
              <w:r>
                <w:rPr>
                  <w:rFonts w:hint="eastAsia"/>
                  <w:lang w:val="en-US" w:eastAsia="zh-CN"/>
                </w:rPr>
                <w:t>0%</w:t>
              </w:r>
            </w:ins>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85"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ins w:id="86" w:author="曹桂僮" w:date="2025-06-10T17:03:23Z"/>
                <w:rFonts w:hint="eastAsia"/>
                <w:lang w:val="en-US" w:eastAsia="zh-CN"/>
              </w:rPr>
            </w:pPr>
            <w:ins w:id="87" w:author="曹桂僮" w:date="2025-06-10T17:03:23Z">
              <w:r>
                <w:rPr>
                  <w:rFonts w:hint="eastAsia" w:ascii="宋体" w:hAnsi="宋体" w:eastAsia="宋体" w:cs="宋体"/>
                  <w:i w:val="0"/>
                  <w:iCs w:val="0"/>
                  <w:color w:val="000000"/>
                  <w:kern w:val="0"/>
                  <w:sz w:val="22"/>
                  <w:szCs w:val="22"/>
                  <w:u w:val="none"/>
                  <w:lang w:val="en-US" w:eastAsia="zh-CN" w:bidi="ar"/>
                </w:rPr>
                <w:t>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26"/>
              <w:bidi w:val="0"/>
              <w:spacing w:line="240" w:lineRule="auto"/>
              <w:jc w:val="center"/>
              <w:rPr>
                <w:ins w:id="88" w:author="曹桂僮" w:date="2025-06-10T17:03:23Z"/>
                <w:rFonts w:hint="eastAsia"/>
              </w:rPr>
            </w:pPr>
            <w:ins w:id="89" w:author="曹桂僮" w:date="2025-06-10T17:03:23Z">
              <w:r>
                <w:rPr>
                  <w:rFonts w:hint="eastAsia"/>
                  <w:lang w:val="en-US" w:eastAsia="zh-CN"/>
                </w:rPr>
                <w:t>6070000000000000000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26"/>
              <w:bidi w:val="0"/>
              <w:spacing w:line="240" w:lineRule="auto"/>
              <w:jc w:val="center"/>
              <w:rPr>
                <w:ins w:id="90" w:author="曹桂僮" w:date="2025-06-10T17:03:23Z"/>
                <w:rFonts w:hint="eastAsia"/>
              </w:rPr>
            </w:pPr>
            <w:ins w:id="91" w:author="曹桂僮" w:date="2025-06-10T17:03:23Z">
              <w:r>
                <w:rPr>
                  <w:rFonts w:hint="eastAsia"/>
                  <w:lang w:val="en-US" w:eastAsia="zh-CN"/>
                </w:rPr>
                <w:t>资产重组涉及的不动产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26"/>
              <w:bidi w:val="0"/>
              <w:spacing w:line="240" w:lineRule="auto"/>
              <w:jc w:val="center"/>
              <w:rPr>
                <w:ins w:id="92" w:author="曹桂僮" w:date="2025-06-10T17:03:23Z"/>
                <w:rFonts w:hint="eastAsia"/>
              </w:rPr>
            </w:pPr>
            <w:ins w:id="93" w:author="曹桂僮" w:date="2025-06-10T17:03:23Z">
              <w:r>
                <w:rPr>
                  <w:rFonts w:hint="eastAsia"/>
                  <w:lang w:val="en-US" w:eastAsia="zh-CN"/>
                </w:rPr>
                <w:t>资产重组涉及的不动产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26"/>
              <w:bidi w:val="0"/>
              <w:spacing w:line="240" w:lineRule="auto"/>
              <w:jc w:val="center"/>
              <w:rPr>
                <w:ins w:id="94" w:author="曹桂僮" w:date="2025-06-10T17:03:23Z"/>
                <w:rFonts w:hint="eastAsia"/>
              </w:rPr>
            </w:pPr>
            <w:ins w:id="95" w:author="曹桂僮" w:date="2025-06-10T17:03:23Z">
              <w:r>
                <w:rPr>
                  <w:rFonts w:hint="eastAsia"/>
                  <w:lang w:val="en-US" w:eastAsia="zh-CN"/>
                </w:rPr>
                <w:t>0%</w:t>
              </w:r>
            </w:ins>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96"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ins w:id="97" w:author="曹桂僮" w:date="2025-06-10T17:03:23Z"/>
                <w:rFonts w:hint="eastAsia"/>
                <w:lang w:val="en-US" w:eastAsia="zh-CN"/>
              </w:rPr>
            </w:pPr>
            <w:ins w:id="98" w:author="曹桂僮" w:date="2025-06-10T17:03:23Z">
              <w:r>
                <w:rPr>
                  <w:rFonts w:hint="eastAsia" w:ascii="宋体" w:hAnsi="宋体" w:eastAsia="宋体" w:cs="宋体"/>
                  <w:i w:val="0"/>
                  <w:iCs w:val="0"/>
                  <w:color w:val="000000"/>
                  <w:kern w:val="0"/>
                  <w:sz w:val="22"/>
                  <w:szCs w:val="22"/>
                  <w:u w:val="none"/>
                  <w:lang w:val="en-US" w:eastAsia="zh-CN" w:bidi="ar"/>
                </w:rPr>
                <w:t>7</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26"/>
              <w:bidi w:val="0"/>
              <w:spacing w:line="240" w:lineRule="auto"/>
              <w:jc w:val="center"/>
              <w:rPr>
                <w:ins w:id="99" w:author="曹桂僮" w:date="2025-06-10T17:03:23Z"/>
                <w:rFonts w:hint="eastAsia"/>
              </w:rPr>
            </w:pPr>
            <w:ins w:id="100" w:author="曹桂僮" w:date="2025-06-10T17:03:23Z">
              <w:r>
                <w:rPr>
                  <w:rFonts w:hint="eastAsia"/>
                  <w:lang w:val="en-US" w:eastAsia="zh-CN"/>
                </w:rPr>
                <w:t>6080000000000000000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26"/>
              <w:bidi w:val="0"/>
              <w:spacing w:line="240" w:lineRule="auto"/>
              <w:jc w:val="center"/>
              <w:rPr>
                <w:ins w:id="101" w:author="曹桂僮" w:date="2025-06-10T17:03:23Z"/>
                <w:rFonts w:hint="eastAsia"/>
              </w:rPr>
            </w:pPr>
            <w:ins w:id="102" w:author="曹桂僮" w:date="2025-06-10T17:03:23Z">
              <w:r>
                <w:rPr>
                  <w:rFonts w:hint="eastAsia"/>
                  <w:lang w:val="en-US" w:eastAsia="zh-CN"/>
                </w:rPr>
                <w:t>资产重组涉及的土地使用权</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26"/>
              <w:bidi w:val="0"/>
              <w:spacing w:line="240" w:lineRule="auto"/>
              <w:jc w:val="center"/>
              <w:rPr>
                <w:ins w:id="103" w:author="曹桂僮" w:date="2025-06-10T17:03:23Z"/>
                <w:rFonts w:hint="eastAsia"/>
              </w:rPr>
            </w:pPr>
            <w:ins w:id="104" w:author="曹桂僮" w:date="2025-06-10T17:03:23Z">
              <w:r>
                <w:rPr>
                  <w:rFonts w:hint="eastAsia"/>
                  <w:lang w:val="en-US" w:eastAsia="zh-CN"/>
                </w:rPr>
                <w:t>资产重组涉及的土地使用权</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26"/>
              <w:bidi w:val="0"/>
              <w:spacing w:line="240" w:lineRule="auto"/>
              <w:jc w:val="center"/>
              <w:rPr>
                <w:ins w:id="105" w:author="曹桂僮" w:date="2025-06-10T17:03:23Z"/>
                <w:rFonts w:hint="eastAsia"/>
              </w:rPr>
            </w:pPr>
            <w:ins w:id="106" w:author="曹桂僮" w:date="2025-06-10T17:03:23Z">
              <w:r>
                <w:rPr>
                  <w:rFonts w:hint="eastAsia"/>
                  <w:lang w:val="en-US" w:eastAsia="zh-CN"/>
                </w:rPr>
                <w:t>0%</w:t>
              </w:r>
            </w:ins>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107"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ins w:id="108" w:author="曹桂僮" w:date="2025-06-10T17:03:23Z"/>
                <w:rFonts w:hint="eastAsia"/>
                <w:lang w:val="en-US" w:eastAsia="zh-CN"/>
              </w:rPr>
            </w:pPr>
            <w:ins w:id="109" w:author="曹桂僮" w:date="2025-06-10T17:03:23Z">
              <w:r>
                <w:rPr>
                  <w:rFonts w:hint="eastAsia" w:ascii="宋体" w:hAnsi="宋体" w:eastAsia="宋体" w:cs="宋体"/>
                  <w:i w:val="0"/>
                  <w:iCs w:val="0"/>
                  <w:color w:val="000000"/>
                  <w:kern w:val="0"/>
                  <w:sz w:val="22"/>
                  <w:szCs w:val="22"/>
                  <w:u w:val="none"/>
                  <w:lang w:val="en-US" w:eastAsia="zh-CN" w:bidi="ar"/>
                </w:rPr>
                <w:t>8</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26"/>
              <w:bidi w:val="0"/>
              <w:spacing w:line="240" w:lineRule="auto"/>
              <w:jc w:val="center"/>
              <w:rPr>
                <w:ins w:id="110" w:author="曹桂僮" w:date="2025-06-10T17:03:23Z"/>
                <w:rFonts w:hint="eastAsia"/>
              </w:rPr>
            </w:pPr>
            <w:ins w:id="111" w:author="曹桂僮" w:date="2025-06-10T17:03:23Z">
              <w:r>
                <w:rPr>
                  <w:rFonts w:hint="eastAsia"/>
                  <w:lang w:val="en-US" w:eastAsia="zh-CN"/>
                </w:rPr>
                <w:t>6090000000000000000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26"/>
              <w:bidi w:val="0"/>
              <w:spacing w:line="240" w:lineRule="auto"/>
              <w:jc w:val="center"/>
              <w:rPr>
                <w:ins w:id="112" w:author="曹桂僮" w:date="2025-06-10T17:03:23Z"/>
                <w:rFonts w:hint="eastAsia"/>
              </w:rPr>
            </w:pPr>
            <w:ins w:id="113" w:author="曹桂僮" w:date="2025-06-10T17:03:23Z">
              <w:r>
                <w:rPr>
                  <w:rFonts w:hint="eastAsia"/>
                  <w:lang w:val="en-US" w:eastAsia="zh-CN"/>
                </w:rPr>
                <w:t>代理进口免税货物货款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26"/>
              <w:bidi w:val="0"/>
              <w:spacing w:line="240" w:lineRule="auto"/>
              <w:jc w:val="center"/>
              <w:rPr>
                <w:ins w:id="114" w:author="曹桂僮" w:date="2025-06-10T17:03:23Z"/>
                <w:rFonts w:hint="eastAsia"/>
              </w:rPr>
            </w:pPr>
            <w:ins w:id="115" w:author="曹桂僮" w:date="2025-06-10T17:03:23Z">
              <w:r>
                <w:rPr>
                  <w:rFonts w:hint="eastAsia"/>
                  <w:lang w:val="en-US" w:eastAsia="zh-CN"/>
                </w:rPr>
                <w:t>代理进口免税货物货款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26"/>
              <w:bidi w:val="0"/>
              <w:spacing w:line="240" w:lineRule="auto"/>
              <w:jc w:val="center"/>
              <w:rPr>
                <w:ins w:id="116" w:author="曹桂僮" w:date="2025-06-10T17:03:23Z"/>
                <w:rFonts w:hint="eastAsia"/>
              </w:rPr>
            </w:pPr>
            <w:ins w:id="117" w:author="曹桂僮" w:date="2025-06-10T17:03:23Z">
              <w:r>
                <w:rPr>
                  <w:rFonts w:hint="eastAsia"/>
                  <w:lang w:val="en-US" w:eastAsia="zh-CN"/>
                </w:rPr>
                <w:t>0%</w:t>
              </w:r>
            </w:ins>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118"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ins w:id="119" w:author="曹桂僮" w:date="2025-06-10T17:03:23Z"/>
                <w:rFonts w:hint="eastAsia"/>
                <w:lang w:val="en-US" w:eastAsia="zh-CN"/>
              </w:rPr>
            </w:pPr>
            <w:ins w:id="120" w:author="曹桂僮" w:date="2025-06-10T17:03:23Z">
              <w:r>
                <w:rPr>
                  <w:rFonts w:hint="eastAsia" w:ascii="宋体" w:hAnsi="宋体" w:eastAsia="宋体" w:cs="宋体"/>
                  <w:i w:val="0"/>
                  <w:iCs w:val="0"/>
                  <w:color w:val="000000"/>
                  <w:kern w:val="0"/>
                  <w:sz w:val="22"/>
                  <w:szCs w:val="22"/>
                  <w:u w:val="none"/>
                  <w:lang w:val="en-US" w:eastAsia="zh-CN" w:bidi="ar"/>
                </w:rPr>
                <w:t>9</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26"/>
              <w:bidi w:val="0"/>
              <w:spacing w:line="240" w:lineRule="auto"/>
              <w:jc w:val="center"/>
              <w:rPr>
                <w:ins w:id="121" w:author="曹桂僮" w:date="2025-06-10T17:03:23Z"/>
                <w:rFonts w:hint="eastAsia"/>
              </w:rPr>
            </w:pPr>
            <w:ins w:id="122" w:author="曹桂僮" w:date="2025-06-10T17:03:23Z">
              <w:r>
                <w:rPr>
                  <w:rFonts w:hint="eastAsia"/>
                  <w:lang w:val="en-US" w:eastAsia="zh-CN"/>
                </w:rPr>
                <w:t>6100000000000000000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26"/>
              <w:bidi w:val="0"/>
              <w:spacing w:line="240" w:lineRule="auto"/>
              <w:jc w:val="center"/>
              <w:rPr>
                <w:ins w:id="123" w:author="曹桂僮" w:date="2025-06-10T17:03:23Z"/>
                <w:rFonts w:hint="eastAsia"/>
              </w:rPr>
            </w:pPr>
            <w:ins w:id="124" w:author="曹桂僮" w:date="2025-06-10T17:03:23Z">
              <w:r>
                <w:rPr>
                  <w:rFonts w:hint="eastAsia"/>
                  <w:lang w:val="en-US" w:eastAsia="zh-CN"/>
                </w:rPr>
                <w:t>有奖发票奖金支付</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26"/>
              <w:bidi w:val="0"/>
              <w:spacing w:line="240" w:lineRule="auto"/>
              <w:jc w:val="center"/>
              <w:rPr>
                <w:ins w:id="125" w:author="曹桂僮" w:date="2025-06-10T17:03:23Z"/>
                <w:rFonts w:hint="eastAsia"/>
              </w:rPr>
            </w:pPr>
            <w:ins w:id="126" w:author="曹桂僮" w:date="2025-06-10T17:03:23Z">
              <w:r>
                <w:rPr>
                  <w:rFonts w:hint="eastAsia"/>
                  <w:lang w:val="en-US" w:eastAsia="zh-CN"/>
                </w:rPr>
                <w:t>有奖发票奖金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26"/>
              <w:bidi w:val="0"/>
              <w:spacing w:line="240" w:lineRule="auto"/>
              <w:jc w:val="center"/>
              <w:rPr>
                <w:ins w:id="127" w:author="曹桂僮" w:date="2025-06-10T17:03:23Z"/>
                <w:rFonts w:hint="eastAsia"/>
              </w:rPr>
            </w:pPr>
            <w:ins w:id="128" w:author="曹桂僮" w:date="2025-06-10T17:03:23Z">
              <w:r>
                <w:rPr>
                  <w:rFonts w:hint="eastAsia"/>
                  <w:lang w:val="en-US" w:eastAsia="zh-CN"/>
                </w:rPr>
                <w:t>0%</w:t>
              </w:r>
            </w:ins>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29"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ins w:id="130" w:author="曹桂僮" w:date="2025-06-10T17:03:23Z"/>
                <w:rFonts w:hint="eastAsia"/>
                <w:lang w:val="en-US" w:eastAsia="zh-CN"/>
              </w:rPr>
            </w:pPr>
            <w:ins w:id="131" w:author="曹桂僮" w:date="2025-06-10T17:03:23Z">
              <w:r>
                <w:rPr>
                  <w:rFonts w:hint="eastAsia" w:ascii="宋体" w:hAnsi="宋体" w:eastAsia="宋体" w:cs="宋体"/>
                  <w:i w:val="0"/>
                  <w:iCs w:val="0"/>
                  <w:color w:val="000000"/>
                  <w:kern w:val="0"/>
                  <w:sz w:val="22"/>
                  <w:szCs w:val="22"/>
                  <w:u w:val="none"/>
                  <w:lang w:val="en-US" w:eastAsia="zh-CN" w:bidi="ar"/>
                </w:rPr>
                <w:t>10</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26"/>
              <w:bidi w:val="0"/>
              <w:spacing w:line="240" w:lineRule="auto"/>
              <w:jc w:val="center"/>
              <w:rPr>
                <w:ins w:id="132" w:author="曹桂僮" w:date="2025-06-10T17:03:23Z"/>
                <w:rFonts w:hint="eastAsia"/>
              </w:rPr>
            </w:pPr>
            <w:ins w:id="133" w:author="曹桂僮" w:date="2025-06-10T17:03:23Z">
              <w:r>
                <w:rPr>
                  <w:rFonts w:hint="eastAsia"/>
                  <w:lang w:val="en-US" w:eastAsia="zh-CN"/>
                </w:rPr>
                <w:t>6110000000000000000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26"/>
              <w:bidi w:val="0"/>
              <w:spacing w:line="240" w:lineRule="auto"/>
              <w:jc w:val="center"/>
              <w:rPr>
                <w:ins w:id="134" w:author="曹桂僮" w:date="2025-06-10T17:03:23Z"/>
                <w:rFonts w:hint="eastAsia"/>
              </w:rPr>
            </w:pPr>
            <w:ins w:id="135" w:author="曹桂僮" w:date="2025-06-10T17:03:23Z">
              <w:r>
                <w:rPr>
                  <w:rFonts w:hint="eastAsia"/>
                  <w:lang w:val="en-US" w:eastAsia="zh-CN"/>
                </w:rPr>
                <w:t>不征增值税自来水</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26"/>
              <w:bidi w:val="0"/>
              <w:spacing w:line="240" w:lineRule="auto"/>
              <w:jc w:val="center"/>
              <w:rPr>
                <w:ins w:id="136" w:author="曹桂僮" w:date="2025-06-10T17:03:23Z"/>
                <w:rFonts w:hint="eastAsia"/>
              </w:rPr>
            </w:pPr>
            <w:ins w:id="137" w:author="曹桂僮" w:date="2025-06-10T17:03:23Z">
              <w:r>
                <w:rPr>
                  <w:rFonts w:hint="eastAsia"/>
                  <w:lang w:val="en-US" w:eastAsia="zh-CN"/>
                </w:rPr>
                <w:t>不征增值税自来水</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26"/>
              <w:bidi w:val="0"/>
              <w:spacing w:line="240" w:lineRule="auto"/>
              <w:jc w:val="center"/>
              <w:rPr>
                <w:ins w:id="138" w:author="曹桂僮" w:date="2025-06-10T17:03:23Z"/>
                <w:rFonts w:hint="eastAsia"/>
              </w:rPr>
            </w:pPr>
            <w:ins w:id="139" w:author="曹桂僮" w:date="2025-06-10T17:03:23Z">
              <w:r>
                <w:rPr>
                  <w:rFonts w:hint="eastAsia"/>
                  <w:lang w:val="en-US" w:eastAsia="zh-CN"/>
                </w:rPr>
                <w:t>0%</w:t>
              </w:r>
            </w:ins>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40"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ins w:id="141" w:author="曹桂僮" w:date="2025-06-10T17:03:23Z"/>
                <w:rFonts w:hint="eastAsia"/>
                <w:lang w:val="en-US" w:eastAsia="zh-CN"/>
              </w:rPr>
            </w:pPr>
            <w:ins w:id="142" w:author="曹桂僮" w:date="2025-06-10T17:03:23Z">
              <w:r>
                <w:rPr>
                  <w:rFonts w:hint="eastAsia" w:ascii="宋体" w:hAnsi="宋体" w:eastAsia="宋体" w:cs="宋体"/>
                  <w:i w:val="0"/>
                  <w:iCs w:val="0"/>
                  <w:color w:val="000000"/>
                  <w:kern w:val="0"/>
                  <w:sz w:val="22"/>
                  <w:szCs w:val="22"/>
                  <w:u w:val="none"/>
                  <w:lang w:val="en-US" w:eastAsia="zh-CN" w:bidi="ar"/>
                </w:rPr>
                <w:t>11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26"/>
              <w:bidi w:val="0"/>
              <w:spacing w:line="240" w:lineRule="auto"/>
              <w:jc w:val="center"/>
              <w:rPr>
                <w:ins w:id="143" w:author="曹桂僮" w:date="2025-06-10T17:03:23Z"/>
                <w:rFonts w:hint="eastAsia"/>
              </w:rPr>
            </w:pPr>
            <w:ins w:id="144" w:author="曹桂僮" w:date="2025-06-10T17:03:23Z">
              <w:r>
                <w:rPr>
                  <w:rFonts w:hint="eastAsia"/>
                  <w:lang w:val="en-US" w:eastAsia="zh-CN"/>
                </w:rPr>
                <w:t>6120000000000000000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26"/>
              <w:bidi w:val="0"/>
              <w:spacing w:line="240" w:lineRule="auto"/>
              <w:jc w:val="center"/>
              <w:rPr>
                <w:ins w:id="145" w:author="曹桂僮" w:date="2025-06-10T17:03:23Z"/>
                <w:rFonts w:hint="eastAsia"/>
              </w:rPr>
            </w:pPr>
            <w:ins w:id="146" w:author="曹桂僮" w:date="2025-06-10T17:03:23Z">
              <w:r>
                <w:rPr>
                  <w:rFonts w:hint="eastAsia"/>
                  <w:lang w:val="en-US" w:eastAsia="zh-CN"/>
                </w:rPr>
                <w:t>建筑服务预收款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26"/>
              <w:bidi w:val="0"/>
              <w:spacing w:line="240" w:lineRule="auto"/>
              <w:jc w:val="center"/>
              <w:rPr>
                <w:ins w:id="147" w:author="曹桂僮" w:date="2025-06-10T17:03:23Z"/>
                <w:rFonts w:hint="eastAsia"/>
              </w:rPr>
            </w:pPr>
            <w:ins w:id="148" w:author="曹桂僮" w:date="2025-06-10T17:03:23Z">
              <w:r>
                <w:rPr>
                  <w:rFonts w:hint="eastAsia"/>
                  <w:lang w:val="en-US" w:eastAsia="zh-CN"/>
                </w:rPr>
                <w:t>建筑服务预收款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26"/>
              <w:bidi w:val="0"/>
              <w:spacing w:line="240" w:lineRule="auto"/>
              <w:jc w:val="center"/>
              <w:rPr>
                <w:ins w:id="149" w:author="曹桂僮" w:date="2025-06-10T17:03:23Z"/>
                <w:rFonts w:hint="eastAsia"/>
              </w:rPr>
            </w:pPr>
            <w:ins w:id="150" w:author="曹桂僮" w:date="2025-06-10T17:03:23Z">
              <w:r>
                <w:rPr>
                  <w:rFonts w:hint="eastAsia"/>
                  <w:lang w:val="en-US" w:eastAsia="zh-CN"/>
                </w:rPr>
                <w:t>0%</w:t>
              </w:r>
            </w:ins>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51"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ins w:id="152" w:author="曹桂僮" w:date="2025-06-10T17:03:23Z"/>
                <w:rFonts w:hint="eastAsia"/>
                <w:lang w:val="en-US" w:eastAsia="zh-CN"/>
              </w:rPr>
            </w:pPr>
            <w:ins w:id="153" w:author="曹桂僮" w:date="2025-06-10T17:03:23Z">
              <w:r>
                <w:rPr>
                  <w:rFonts w:hint="eastAsia" w:ascii="宋体" w:hAnsi="宋体" w:eastAsia="宋体" w:cs="宋体"/>
                  <w:i w:val="0"/>
                  <w:iCs w:val="0"/>
                  <w:color w:val="000000"/>
                  <w:kern w:val="0"/>
                  <w:sz w:val="22"/>
                  <w:szCs w:val="22"/>
                  <w:u w:val="none"/>
                  <w:lang w:val="en-US" w:eastAsia="zh-CN" w:bidi="ar"/>
                </w:rPr>
                <w:t>12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26"/>
              <w:bidi w:val="0"/>
              <w:spacing w:line="240" w:lineRule="auto"/>
              <w:jc w:val="center"/>
              <w:rPr>
                <w:ins w:id="154" w:author="曹桂僮" w:date="2025-06-10T17:03:23Z"/>
                <w:rFonts w:hint="eastAsia"/>
              </w:rPr>
            </w:pPr>
            <w:ins w:id="155" w:author="曹桂僮" w:date="2025-06-10T17:03:23Z">
              <w:r>
                <w:rPr>
                  <w:rFonts w:hint="eastAsia"/>
                  <w:lang w:val="en-US" w:eastAsia="zh-CN"/>
                </w:rPr>
                <w:t>6130000000000000000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26"/>
              <w:bidi w:val="0"/>
              <w:spacing w:line="240" w:lineRule="auto"/>
              <w:jc w:val="center"/>
              <w:rPr>
                <w:ins w:id="156" w:author="曹桂僮" w:date="2025-06-10T17:03:23Z"/>
                <w:rFonts w:hint="eastAsia"/>
              </w:rPr>
            </w:pPr>
            <w:ins w:id="157" w:author="曹桂僮" w:date="2025-06-10T17:03:23Z">
              <w:r>
                <w:rPr>
                  <w:rFonts w:hint="eastAsia"/>
                  <w:lang w:val="en-US" w:eastAsia="zh-CN"/>
                </w:rPr>
                <w:t>代收民航发展基金</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26"/>
              <w:bidi w:val="0"/>
              <w:spacing w:line="240" w:lineRule="auto"/>
              <w:jc w:val="center"/>
              <w:rPr>
                <w:ins w:id="158" w:author="曹桂僮" w:date="2025-06-10T17:03:23Z"/>
                <w:rFonts w:hint="eastAsia"/>
              </w:rPr>
            </w:pPr>
            <w:ins w:id="159" w:author="曹桂僮" w:date="2025-06-10T17:03:23Z">
              <w:r>
                <w:rPr>
                  <w:rFonts w:hint="eastAsia"/>
                  <w:lang w:val="en-US" w:eastAsia="zh-CN"/>
                </w:rPr>
                <w:t>代收民航发展基金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26"/>
              <w:bidi w:val="0"/>
              <w:spacing w:line="240" w:lineRule="auto"/>
              <w:jc w:val="center"/>
              <w:rPr>
                <w:ins w:id="160" w:author="曹桂僮" w:date="2025-06-10T17:03:23Z"/>
                <w:rFonts w:hint="eastAsia"/>
              </w:rPr>
            </w:pPr>
            <w:ins w:id="161" w:author="曹桂僮" w:date="2025-06-10T17:03:23Z">
              <w:r>
                <w:rPr>
                  <w:rFonts w:hint="eastAsia"/>
                  <w:lang w:val="en-US" w:eastAsia="zh-CN"/>
                </w:rPr>
                <w:t>0%</w:t>
              </w:r>
            </w:ins>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62"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ins w:id="163" w:author="曹桂僮" w:date="2025-06-10T17:03:23Z"/>
                <w:rFonts w:hint="eastAsia"/>
                <w:lang w:val="en-US" w:eastAsia="zh-CN"/>
              </w:rPr>
            </w:pPr>
            <w:ins w:id="164" w:author="曹桂僮" w:date="2025-06-10T17:03:23Z">
              <w:r>
                <w:rPr>
                  <w:rFonts w:hint="eastAsia" w:ascii="宋体" w:hAnsi="宋体" w:eastAsia="宋体" w:cs="宋体"/>
                  <w:i w:val="0"/>
                  <w:iCs w:val="0"/>
                  <w:color w:val="000000"/>
                  <w:kern w:val="0"/>
                  <w:sz w:val="22"/>
                  <w:szCs w:val="22"/>
                  <w:u w:val="none"/>
                  <w:lang w:val="en-US" w:eastAsia="zh-CN" w:bidi="ar"/>
                </w:rPr>
                <w:t>13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26"/>
              <w:bidi w:val="0"/>
              <w:spacing w:line="240" w:lineRule="auto"/>
              <w:jc w:val="center"/>
              <w:rPr>
                <w:ins w:id="165" w:author="曹桂僮" w:date="2025-06-10T17:03:23Z"/>
                <w:rFonts w:hint="eastAsia"/>
              </w:rPr>
            </w:pPr>
            <w:ins w:id="166" w:author="曹桂僮" w:date="2025-06-10T17:03:23Z">
              <w:r>
                <w:rPr>
                  <w:rFonts w:hint="eastAsia"/>
                  <w:lang w:val="en-US" w:eastAsia="zh-CN"/>
                </w:rPr>
                <w:t>6140000000000000000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26"/>
              <w:bidi w:val="0"/>
              <w:spacing w:line="240" w:lineRule="auto"/>
              <w:jc w:val="center"/>
              <w:rPr>
                <w:ins w:id="167" w:author="曹桂僮" w:date="2025-06-10T17:03:23Z"/>
                <w:rFonts w:hint="eastAsia"/>
              </w:rPr>
            </w:pPr>
            <w:ins w:id="168" w:author="曹桂僮" w:date="2025-06-10T17:03:23Z">
              <w:r>
                <w:rPr>
                  <w:rFonts w:hint="eastAsia"/>
                  <w:lang w:val="en-US" w:eastAsia="zh-CN"/>
                </w:rPr>
                <w:t>拍卖行受托拍卖文物艺术品代收货款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26"/>
              <w:bidi w:val="0"/>
              <w:spacing w:line="240" w:lineRule="auto"/>
              <w:jc w:val="center"/>
              <w:rPr>
                <w:ins w:id="169" w:author="曹桂僮" w:date="2025-06-10T17:03:23Z"/>
                <w:rFonts w:hint="eastAsia"/>
              </w:rPr>
            </w:pPr>
            <w:ins w:id="170" w:author="曹桂僮" w:date="2025-06-10T17:03:23Z">
              <w:r>
                <w:rPr>
                  <w:rFonts w:hint="eastAsia"/>
                  <w:lang w:val="en-US" w:eastAsia="zh-CN"/>
                </w:rPr>
                <w:t>受托拍卖文物艺术品代收货款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26"/>
              <w:bidi w:val="0"/>
              <w:spacing w:line="240" w:lineRule="auto"/>
              <w:jc w:val="center"/>
              <w:rPr>
                <w:ins w:id="171" w:author="曹桂僮" w:date="2025-06-10T17:03:23Z"/>
                <w:rFonts w:hint="eastAsia"/>
              </w:rPr>
            </w:pPr>
            <w:ins w:id="172" w:author="曹桂僮" w:date="2025-06-10T17:03:23Z">
              <w:r>
                <w:rPr>
                  <w:rFonts w:hint="eastAsia"/>
                  <w:lang w:val="en-US" w:eastAsia="zh-CN"/>
                </w:rPr>
                <w:t>0%</w:t>
              </w:r>
            </w:ins>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73"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ins w:id="174" w:author="曹桂僮" w:date="2025-06-10T17:03:23Z"/>
                <w:rFonts w:hint="eastAsia"/>
                <w:lang w:val="en-US" w:eastAsia="zh-CN"/>
              </w:rPr>
            </w:pPr>
            <w:ins w:id="175" w:author="曹桂僮" w:date="2025-06-10T17:03:23Z">
              <w:r>
                <w:rPr>
                  <w:rFonts w:hint="eastAsia" w:ascii="宋体" w:hAnsi="宋体" w:eastAsia="宋体" w:cs="宋体"/>
                  <w:i w:val="0"/>
                  <w:iCs w:val="0"/>
                  <w:color w:val="000000"/>
                  <w:kern w:val="0"/>
                  <w:sz w:val="22"/>
                  <w:szCs w:val="22"/>
                  <w:u w:val="none"/>
                  <w:lang w:val="en-US" w:eastAsia="zh-CN" w:bidi="ar"/>
                </w:rPr>
                <w:t>14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26"/>
              <w:bidi w:val="0"/>
              <w:spacing w:line="240" w:lineRule="auto"/>
              <w:jc w:val="center"/>
              <w:rPr>
                <w:ins w:id="176" w:author="曹桂僮" w:date="2025-06-10T17:03:23Z"/>
                <w:rFonts w:hint="eastAsia"/>
              </w:rPr>
            </w:pPr>
            <w:ins w:id="177" w:author="曹桂僮" w:date="2025-06-10T17:03:23Z">
              <w:r>
                <w:rPr>
                  <w:rFonts w:hint="eastAsia"/>
                  <w:lang w:val="en-US" w:eastAsia="zh-CN"/>
                </w:rPr>
                <w:t>6150000000000000000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26"/>
              <w:bidi w:val="0"/>
              <w:spacing w:line="240" w:lineRule="auto"/>
              <w:jc w:val="center"/>
              <w:rPr>
                <w:ins w:id="178" w:author="曹桂僮" w:date="2025-06-10T17:03:23Z"/>
                <w:rFonts w:hint="eastAsia"/>
              </w:rPr>
            </w:pPr>
            <w:ins w:id="179" w:author="曹桂僮" w:date="2025-06-10T17:03:23Z">
              <w:r>
                <w:rPr>
                  <w:rFonts w:hint="eastAsia"/>
                  <w:lang w:val="en-US" w:eastAsia="zh-CN"/>
                </w:rPr>
                <w:t>与销售行为不挂钩的财政补贴收入</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26"/>
              <w:bidi w:val="0"/>
              <w:spacing w:line="240" w:lineRule="auto"/>
              <w:jc w:val="center"/>
              <w:rPr>
                <w:ins w:id="180" w:author="曹桂僮" w:date="2025-06-10T17:03:23Z"/>
                <w:rFonts w:hint="eastAsia"/>
              </w:rPr>
            </w:pPr>
            <w:ins w:id="181" w:author="曹桂僮" w:date="2025-06-10T17:03:23Z">
              <w:r>
                <w:rPr>
                  <w:rFonts w:hint="eastAsia"/>
                  <w:lang w:val="en-US" w:eastAsia="zh-CN"/>
                </w:rPr>
                <w:t>与销售行为不挂钩的财政补贴收入</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26"/>
              <w:bidi w:val="0"/>
              <w:spacing w:line="240" w:lineRule="auto"/>
              <w:jc w:val="center"/>
              <w:rPr>
                <w:ins w:id="182" w:author="曹桂僮" w:date="2025-06-10T17:03:23Z"/>
                <w:rFonts w:hint="eastAsia"/>
              </w:rPr>
            </w:pPr>
            <w:ins w:id="183" w:author="曹桂僮" w:date="2025-06-10T17:03:23Z">
              <w:r>
                <w:rPr>
                  <w:rFonts w:hint="eastAsia"/>
                  <w:lang w:val="en-US" w:eastAsia="zh-CN"/>
                </w:rPr>
                <w:t>0%</w:t>
              </w:r>
            </w:ins>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ins w:id="184"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ins w:id="185" w:author="曹桂僮" w:date="2025-06-10T17:03:23Z"/>
                <w:rFonts w:hint="eastAsia"/>
                <w:lang w:val="en-US" w:eastAsia="zh-CN"/>
              </w:rPr>
            </w:pPr>
            <w:ins w:id="186" w:author="曹桂僮" w:date="2025-06-10T17:03:23Z">
              <w:r>
                <w:rPr>
                  <w:rFonts w:hint="eastAsia" w:ascii="宋体" w:hAnsi="宋体" w:eastAsia="宋体" w:cs="宋体"/>
                  <w:i w:val="0"/>
                  <w:iCs w:val="0"/>
                  <w:color w:val="000000"/>
                  <w:kern w:val="0"/>
                  <w:sz w:val="22"/>
                  <w:szCs w:val="22"/>
                  <w:u w:val="none"/>
                  <w:lang w:val="en-US" w:eastAsia="zh-CN" w:bidi="ar"/>
                </w:rPr>
                <w:t>15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26"/>
              <w:bidi w:val="0"/>
              <w:spacing w:line="240" w:lineRule="auto"/>
              <w:jc w:val="center"/>
              <w:rPr>
                <w:ins w:id="187" w:author="曹桂僮" w:date="2025-06-10T17:03:23Z"/>
                <w:rFonts w:hint="eastAsia"/>
              </w:rPr>
            </w:pPr>
            <w:ins w:id="188" w:author="曹桂僮" w:date="2025-06-10T17:03:23Z">
              <w:r>
                <w:rPr>
                  <w:rFonts w:hint="eastAsia"/>
                  <w:lang w:val="en-US" w:eastAsia="zh-CN"/>
                </w:rPr>
                <w:t>6160000000000000000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26"/>
              <w:bidi w:val="0"/>
              <w:spacing w:line="240" w:lineRule="auto"/>
              <w:jc w:val="center"/>
              <w:rPr>
                <w:ins w:id="189" w:author="曹桂僮" w:date="2025-06-10T17:03:23Z"/>
                <w:rFonts w:hint="eastAsia"/>
              </w:rPr>
            </w:pPr>
            <w:ins w:id="190" w:author="曹桂僮" w:date="2025-06-10T17:03:23Z">
              <w:r>
                <w:rPr>
                  <w:rFonts w:hint="eastAsia"/>
                  <w:lang w:val="en-US" w:eastAsia="zh-CN"/>
                </w:rPr>
                <w:t>资产重组涉及的货物</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26"/>
              <w:bidi w:val="0"/>
              <w:spacing w:line="240" w:lineRule="auto"/>
              <w:jc w:val="center"/>
              <w:rPr>
                <w:ins w:id="191" w:author="曹桂僮" w:date="2025-06-10T17:03:23Z"/>
                <w:rFonts w:hint="eastAsia"/>
              </w:rPr>
            </w:pPr>
            <w:ins w:id="192" w:author="曹桂僮" w:date="2025-06-10T17:03:23Z">
              <w:r>
                <w:rPr>
                  <w:rFonts w:hint="eastAsia"/>
                  <w:lang w:val="en-US" w:eastAsia="zh-CN"/>
                </w:rPr>
                <w:t>资产重组涉及的货物</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26"/>
              <w:bidi w:val="0"/>
              <w:spacing w:line="240" w:lineRule="auto"/>
              <w:jc w:val="center"/>
              <w:rPr>
                <w:ins w:id="193" w:author="曹桂僮" w:date="2025-06-10T17:03:23Z"/>
                <w:rFonts w:hint="eastAsia"/>
              </w:rPr>
            </w:pPr>
            <w:ins w:id="194" w:author="曹桂僮" w:date="2025-06-10T17:03:23Z">
              <w:r>
                <w:rPr>
                  <w:rFonts w:hint="eastAsia"/>
                  <w:lang w:val="en-US" w:eastAsia="zh-CN"/>
                </w:rPr>
                <w:t>0%</w:t>
              </w:r>
            </w:ins>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ins w:id="195" w:author="曹桂僮" w:date="2025-06-10T17:03:2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ins w:id="196" w:author="曹桂僮" w:date="2025-06-10T17:03:23Z"/>
                <w:rFonts w:hint="default" w:ascii="宋体" w:hAnsi="宋体" w:eastAsia="宋体" w:cs="宋体"/>
                <w:i w:val="0"/>
                <w:iCs w:val="0"/>
                <w:color w:val="000000"/>
                <w:kern w:val="0"/>
                <w:sz w:val="22"/>
                <w:szCs w:val="22"/>
                <w:u w:val="none"/>
                <w:lang w:val="en-US" w:eastAsia="zh-CN" w:bidi="ar"/>
              </w:rPr>
            </w:pPr>
            <w:ins w:id="197" w:author="曹桂僮" w:date="2025-06-10T17:03:23Z">
              <w:r>
                <w:rPr>
                  <w:rFonts w:hint="eastAsia" w:ascii="宋体" w:hAnsi="宋体" w:eastAsia="宋体" w:cs="宋体"/>
                  <w:i w:val="0"/>
                  <w:iCs w:val="0"/>
                  <w:color w:val="000000"/>
                  <w:kern w:val="0"/>
                  <w:sz w:val="22"/>
                  <w:szCs w:val="22"/>
                  <w:u w:val="none"/>
                  <w:lang w:val="en-US" w:eastAsia="zh-CN" w:bidi="ar"/>
                </w:rPr>
                <w:t>16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26"/>
              <w:bidi w:val="0"/>
              <w:spacing w:line="240" w:lineRule="auto"/>
              <w:jc w:val="center"/>
              <w:rPr>
                <w:ins w:id="198" w:author="曹桂僮" w:date="2025-06-10T17:03:23Z"/>
                <w:rFonts w:hint="eastAsia"/>
                <w:lang w:val="en-US" w:eastAsia="zh-CN"/>
              </w:rPr>
            </w:pPr>
            <w:ins w:id="199" w:author="曹桂僮" w:date="2025-06-10T17:03:23Z">
              <w:r>
                <w:rPr>
                  <w:rFonts w:hint="eastAsia" w:ascii="Times New Roman" w:hAnsi="Times New Roman" w:eastAsia="宋体" w:cs="宋体"/>
                  <w:lang w:val="en-US" w:eastAsia="zh-CN"/>
                </w:rPr>
                <w:t>6010000000000000000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26"/>
              <w:bidi w:val="0"/>
              <w:spacing w:line="240" w:lineRule="auto"/>
              <w:jc w:val="center"/>
              <w:rPr>
                <w:ins w:id="200" w:author="曹桂僮" w:date="2025-06-10T17:03:23Z"/>
                <w:rFonts w:hint="eastAsia"/>
                <w:lang w:val="en-US" w:eastAsia="zh-CN"/>
              </w:rPr>
            </w:pPr>
            <w:ins w:id="201" w:author="曹桂僮" w:date="2025-06-10T17:03:23Z">
              <w:r>
                <w:rPr>
                  <w:rFonts w:hint="eastAsia"/>
                  <w:lang w:val="en-US" w:eastAsia="zh-CN"/>
                </w:rPr>
                <w:t>预付卡销售和充值</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26"/>
              <w:bidi w:val="0"/>
              <w:spacing w:line="240" w:lineRule="auto"/>
              <w:jc w:val="center"/>
              <w:rPr>
                <w:ins w:id="202" w:author="曹桂僮" w:date="2025-06-10T17:03:23Z"/>
                <w:rFonts w:hint="eastAsia"/>
                <w:lang w:val="en-US" w:eastAsia="zh-CN"/>
              </w:rPr>
            </w:pPr>
            <w:ins w:id="203" w:author="曹桂僮" w:date="2025-06-10T17:03:23Z">
              <w:r>
                <w:rPr>
                  <w:rFonts w:hint="eastAsia"/>
                  <w:lang w:val="en-US" w:eastAsia="zh-CN"/>
                </w:rPr>
                <w:t>预付卡销售</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26"/>
              <w:bidi w:val="0"/>
              <w:spacing w:line="240" w:lineRule="auto"/>
              <w:jc w:val="center"/>
              <w:rPr>
                <w:ins w:id="204" w:author="曹桂僮" w:date="2025-06-10T17:03:23Z"/>
                <w:rFonts w:hint="eastAsia"/>
                <w:lang w:val="en-US" w:eastAsia="zh-CN"/>
              </w:rPr>
            </w:pPr>
            <w:ins w:id="205" w:author="曹桂僮" w:date="2025-06-10T17:03:23Z">
              <w:r>
                <w:rPr>
                  <w:rFonts w:hint="eastAsia"/>
                  <w:lang w:val="en-US" w:eastAsia="zh-CN"/>
                </w:rPr>
                <w:t>0%</w:t>
              </w:r>
            </w:ins>
          </w:p>
        </w:tc>
      </w:tr>
    </w:tbl>
    <w:p w14:paraId="1912538F">
      <w:pPr>
        <w:pStyle w:val="5"/>
        <w:bidi w:val="0"/>
        <w:rPr>
          <w:del w:id="206" w:author="曹桂僮" w:date="2025-06-10T17:03:26Z"/>
          <w:rFonts w:hint="eastAsia"/>
          <w:lang w:val="en-US" w:eastAsia="zh-CN"/>
        </w:rPr>
      </w:pPr>
      <w:del w:id="207" w:author="曹桂僮" w:date="2025-06-10T17:03:26Z">
        <w:r>
          <w:rPr>
            <w:rFonts w:hint="eastAsia"/>
          </w:rPr>
          <w:delText>●</w:delText>
        </w:r>
      </w:del>
      <w:del w:id="208" w:author="曹桂僮" w:date="2025-06-10T17:03:26Z">
        <w:r>
          <w:rPr>
            <w:rFonts w:hint="default"/>
            <w:lang w:val="en-US"/>
          </w:rPr>
          <w:delText xml:space="preserve"> </w:delText>
        </w:r>
      </w:del>
      <w:del w:id="209" w:author="曹桂僮" w:date="2025-06-10T17:03:26Z">
        <w:r>
          <w:rPr>
            <w:rFonts w:hint="eastAsia"/>
            <w:lang w:val="en-US" w:eastAsia="zh-CN"/>
          </w:rPr>
          <w:delText>使用6开头的商编开具发票时，对应明细行优惠政策标识必须为“04：不征税”（2025.02.01校验生效）。</w:delText>
        </w:r>
      </w:del>
    </w:p>
    <w:p w14:paraId="3A36E45C">
      <w:pPr>
        <w:pStyle w:val="5"/>
        <w:bidi w:val="0"/>
        <w:rPr>
          <w:del w:id="210" w:author="曹桂僮" w:date="2025-06-10T17:03:26Z"/>
          <w:rFonts w:hint="default"/>
          <w:lang w:val="en-US" w:eastAsia="zh-CN"/>
        </w:rPr>
      </w:pPr>
      <w:del w:id="211" w:author="曹桂僮" w:date="2025-06-10T17:03:26Z">
        <w:r>
          <w:rPr>
            <w:rFonts w:hint="eastAsia"/>
          </w:rPr>
          <w:delText>●</w:delText>
        </w:r>
      </w:del>
      <w:del w:id="212" w:author="曹桂僮" w:date="2025-06-10T17:03:26Z">
        <w:r>
          <w:rPr>
            <w:rFonts w:hint="default"/>
            <w:lang w:val="en-US"/>
          </w:rPr>
          <w:delText xml:space="preserve"> </w:delText>
        </w:r>
      </w:del>
      <w:del w:id="213" w:author="曹桂僮" w:date="2025-06-10T17:03:26Z">
        <w:r>
          <w:rPr>
            <w:rFonts w:hint="eastAsia"/>
            <w:lang w:val="en-US" w:eastAsia="zh-CN"/>
          </w:rPr>
          <w:delText>当发票明细行优惠政策标识为“04：不征税”且编码不为预付卡销售和充值（6010000000000000000）时，开具蓝票不校验扣减额度，开具红票时不增加额度（2025.02.01校验生效）。</w:delText>
        </w:r>
      </w:del>
    </w:p>
    <w:p w14:paraId="3FF1C08C">
      <w:pPr>
        <w:pStyle w:val="5"/>
        <w:bidi w:val="0"/>
        <w:rPr>
          <w:rFonts w:hint="eastAsia"/>
          <w:lang w:val="en-US" w:eastAsia="zh-CN"/>
        </w:rPr>
      </w:pPr>
      <w:r>
        <w:rPr>
          <w:rFonts w:hint="eastAsia"/>
        </w:rPr>
        <w:t>●</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73C301F3">
      <w:pPr>
        <w:pStyle w:val="5"/>
        <w:bidi w:val="0"/>
        <w:rPr>
          <w:rFonts w:hint="eastAsia"/>
        </w:rPr>
      </w:pP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65E41EB9">
      <w:pPr>
        <w:pStyle w:val="5"/>
        <w:bidi w:val="0"/>
        <w:rPr>
          <w:rFonts w:hint="eastAsia"/>
        </w:rPr>
      </w:pPr>
      <w:r>
        <w:rPr>
          <w:rFonts w:hint="eastAsia"/>
        </w:rPr>
        <w:t>●</w:t>
      </w:r>
      <w:r>
        <w:rPr>
          <w:rFonts w:hint="default"/>
          <w:lang w:val="en-US"/>
        </w:rPr>
        <w:t xml:space="preserve"> </w:t>
      </w:r>
      <w:r>
        <w:rPr>
          <w:rFonts w:hint="eastAsia"/>
        </w:rPr>
        <w:t>自然人国籍代码具体校验规则如下：</w:t>
      </w:r>
    </w:p>
    <w:p w14:paraId="30C8748E">
      <w:pPr>
        <w:pStyle w:val="5"/>
        <w:bidi w:val="0"/>
        <w:rPr>
          <w:rFonts w:hint="eastAsia"/>
        </w:rPr>
      </w:pPr>
      <w:r>
        <w:rPr>
          <w:rFonts w:hint="eastAsia"/>
        </w:rPr>
        <w:t>（1）当“自然人证件类型”选择“201：居民身份证”时，校验是否为“156：中国”；</w:t>
      </w:r>
    </w:p>
    <w:p w14:paraId="1F91DA20">
      <w:pPr>
        <w:pStyle w:val="5"/>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60CC3812">
      <w:pPr>
        <w:pStyle w:val="5"/>
        <w:bidi w:val="0"/>
        <w:rPr>
          <w:rFonts w:hint="eastAsia"/>
        </w:rPr>
      </w:pPr>
      <w:r>
        <w:rPr>
          <w:rFonts w:hint="eastAsia"/>
        </w:rPr>
        <w:t>（3）当“自然人证件类型”选择“213：台湾居民来往大陆通行证”时，校验是否为“158：中国台湾”。</w:t>
      </w:r>
    </w:p>
    <w:p w14:paraId="429E31E7">
      <w:pPr>
        <w:pStyle w:val="5"/>
        <w:bidi w:val="0"/>
        <w:rPr>
          <w:rFonts w:hint="eastAsia"/>
        </w:rPr>
      </w:pPr>
      <w:r>
        <w:rPr>
          <w:rFonts w:hint="eastAsia"/>
        </w:rPr>
        <w:t>（4）当“自然人证件类型”选择“227：中华人民共和国护照”时，校验是否为“156：中国”。</w:t>
      </w:r>
    </w:p>
    <w:p w14:paraId="09CEC272">
      <w:pPr>
        <w:pStyle w:val="5"/>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03B767AD">
      <w:pPr>
        <w:pStyle w:val="5"/>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52D0E21F">
      <w:pPr>
        <w:pStyle w:val="5"/>
        <w:bidi w:val="0"/>
        <w:rPr>
          <w:rFonts w:hint="eastAsia"/>
        </w:rPr>
      </w:pPr>
      <w:r>
        <w:rPr>
          <w:rFonts w:hint="eastAsia"/>
        </w:rPr>
        <w:t>①购买方自然人标志不为Y</w:t>
      </w:r>
    </w:p>
    <w:p w14:paraId="646DD043">
      <w:pPr>
        <w:pStyle w:val="5"/>
        <w:bidi w:val="0"/>
        <w:rPr>
          <w:rFonts w:hint="eastAsia"/>
        </w:rPr>
      </w:pPr>
      <w:r>
        <w:rPr>
          <w:rFonts w:hint="eastAsia"/>
        </w:rPr>
        <w:t>自然人信息字段必须为空（(购买方)自然人国籍代码、(购买方)自然人证件类型、(购买方)自然人证件号码），购买方纳税人识别号选填。</w:t>
      </w:r>
    </w:p>
    <w:p w14:paraId="01256A6C">
      <w:pPr>
        <w:pStyle w:val="5"/>
        <w:bidi w:val="0"/>
        <w:rPr>
          <w:rFonts w:hint="eastAsia"/>
        </w:rPr>
      </w:pPr>
      <w:r>
        <w:rPr>
          <w:rFonts w:hint="eastAsia"/>
        </w:rPr>
        <w:t>②购买方自然人标志为Y</w:t>
      </w:r>
    </w:p>
    <w:p w14:paraId="54A02B8C">
      <w:pPr>
        <w:pStyle w:val="5"/>
        <w:bidi w:val="0"/>
        <w:rPr>
          <w:rFonts w:hint="eastAsia"/>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5BE06B51">
      <w:pPr>
        <w:pStyle w:val="7"/>
        <w:bidi w:val="0"/>
        <w:rPr>
          <w:rFonts w:hint="default"/>
        </w:rPr>
      </w:pPr>
      <w:bookmarkStart w:id="70" w:name="_Toc10572"/>
      <w:r>
        <w:rPr>
          <w:rFonts w:hint="default"/>
        </w:rPr>
        <w:t>2.2.5校验授信额度</w:t>
      </w:r>
      <w:bookmarkEnd w:id="70"/>
    </w:p>
    <w:p w14:paraId="6C0D5C1B">
      <w:pPr>
        <w:pStyle w:val="5"/>
        <w:bidi w:val="0"/>
        <w:rPr>
          <w:rFonts w:hint="default"/>
        </w:rPr>
      </w:pPr>
      <w:r>
        <w:rPr>
          <w:rFonts w:hint="default"/>
        </w:rPr>
        <w:t>获取企业本地已下载未使用授信额度，校验纳税人已下载未使用授信额度和发票金额，若已下载未使用授信额度 - 开票金额 &lt; 0时，阻断开具成品油发票开具或修改发票信息后重新开具；若已下载未使用授信额度 - 开票金额 &gt;= 0，更新本地已下载未使用授信额度。</w:t>
      </w:r>
    </w:p>
    <w:p w14:paraId="30FFE0E4">
      <w:pPr>
        <w:pStyle w:val="26"/>
        <w:bidi w:val="0"/>
        <w:rPr>
          <w:rFonts w:hint="default"/>
        </w:rPr>
      </w:pPr>
      <w:r>
        <w:rPr>
          <w:rFonts w:hint="default"/>
        </w:rPr>
        <w:drawing>
          <wp:inline distT="0" distB="0" distL="114300" distR="114300">
            <wp:extent cx="3092450" cy="4394200"/>
            <wp:effectExtent l="0" t="0" r="6350" b="0"/>
            <wp:docPr id="24" name="图片 224"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4" descr="校验授信额度"/>
                    <pic:cNvPicPr>
                      <a:picLocks noChangeAspect="1"/>
                    </pic:cNvPicPr>
                  </pic:nvPicPr>
                  <pic:blipFill>
                    <a:blip r:embed="rId27"/>
                    <a:stretch>
                      <a:fillRect/>
                    </a:stretch>
                  </pic:blipFill>
                  <pic:spPr>
                    <a:xfrm>
                      <a:off x="0" y="0"/>
                      <a:ext cx="3092450" cy="4394200"/>
                    </a:xfrm>
                    <a:prstGeom prst="rect">
                      <a:avLst/>
                    </a:prstGeom>
                    <a:noFill/>
                    <a:ln>
                      <a:noFill/>
                    </a:ln>
                  </pic:spPr>
                </pic:pic>
              </a:graphicData>
            </a:graphic>
          </wp:inline>
        </w:drawing>
      </w:r>
    </w:p>
    <w:p w14:paraId="4AFD908C">
      <w:pPr>
        <w:pStyle w:val="8"/>
        <w:bidi w:val="0"/>
        <w:rPr>
          <w:rFonts w:hint="default"/>
        </w:rPr>
      </w:pPr>
      <w:r>
        <w:rPr>
          <w:rFonts w:hint="default"/>
        </w:rPr>
        <w:t>2.2.5.1判断逻辑</w:t>
      </w:r>
    </w:p>
    <w:p w14:paraId="24F6A4ED">
      <w:pPr>
        <w:pStyle w:val="5"/>
        <w:bidi w:val="0"/>
        <w:rPr>
          <w:rFonts w:hint="default"/>
        </w:rPr>
      </w:pPr>
      <w:r>
        <w:rPr>
          <w:rFonts w:hint="default"/>
        </w:rPr>
        <w:t>查询已下载未使用授信额度，当满足以下任意条件时阻断开具成品油蓝字发票。</w:t>
      </w:r>
    </w:p>
    <w:p w14:paraId="29F10705">
      <w:pPr>
        <w:pStyle w:val="5"/>
        <w:bidi w:val="0"/>
      </w:pPr>
      <w:r>
        <w:rPr>
          <w:rFonts w:hint="eastAsia"/>
        </w:rPr>
        <w:t>●</w:t>
      </w:r>
      <w:r>
        <w:rPr>
          <w:rFonts w:hint="default"/>
          <w:lang w:val="en-US"/>
        </w:rPr>
        <w:t xml:space="preserve"> </w:t>
      </w:r>
      <w:r>
        <w:t>查询已下载未使用授信额度失败。</w:t>
      </w:r>
    </w:p>
    <w:p w14:paraId="0E19F713">
      <w:pPr>
        <w:pStyle w:val="5"/>
        <w:bidi w:val="0"/>
      </w:pPr>
      <w:r>
        <w:rPr>
          <w:rFonts w:hint="eastAsia"/>
        </w:rPr>
        <w:t>●</w:t>
      </w:r>
      <w:r>
        <w:rPr>
          <w:rFonts w:hint="default"/>
          <w:lang w:val="en-US"/>
        </w:rPr>
        <w:t xml:space="preserve"> </w:t>
      </w:r>
      <w:r>
        <w:t>授信额度信息中“已下载未使用授信额度”小于开票金额。</w:t>
      </w:r>
    </w:p>
    <w:p w14:paraId="1328817C">
      <w:pPr>
        <w:pStyle w:val="7"/>
        <w:bidi w:val="0"/>
        <w:rPr>
          <w:rFonts w:hint="default"/>
        </w:rPr>
      </w:pPr>
      <w:bookmarkStart w:id="71" w:name="_Toc21062"/>
      <w:r>
        <w:rPr>
          <w:rFonts w:hint="default"/>
        </w:rPr>
        <w:t>2.2.6校验成品油库存</w:t>
      </w:r>
      <w:bookmarkEnd w:id="71"/>
    </w:p>
    <w:p w14:paraId="76DC0A59">
      <w:pPr>
        <w:pStyle w:val="5"/>
        <w:bidi w:val="0"/>
        <w:rPr>
          <w:rFonts w:hint="default"/>
        </w:rPr>
      </w:pPr>
      <w:r>
        <w:rPr>
          <w:rFonts w:hint="default"/>
        </w:rPr>
        <w:t>获取成品油经销企业本地已下载未使用成品油库存，校验企业已下载未使用成品油库存和发票录入油品数量，若已下载未使用成品油库存 - 开票录入油品数量 &lt; 0时，阻断开具成品油发票开具或修改发票录入油品数量信息后重新开具；若已下载未使用成品油库存 - 开票录入油品数量 &gt;= 0，减少、更新本地已下载未使用成品油库存。</w:t>
      </w:r>
    </w:p>
    <w:p w14:paraId="24F985F1">
      <w:pPr>
        <w:pStyle w:val="26"/>
        <w:bidi w:val="0"/>
        <w:rPr>
          <w:rFonts w:hint="default"/>
        </w:rPr>
      </w:pPr>
      <w:r>
        <w:rPr>
          <w:rFonts w:hint="default"/>
        </w:rPr>
        <w:drawing>
          <wp:inline distT="0" distB="0" distL="114300" distR="114300">
            <wp:extent cx="3092450" cy="4483100"/>
            <wp:effectExtent l="0" t="0" r="6350" b="0"/>
            <wp:docPr id="25" name="图片 225" descr="校验成品油库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5" descr="校验成品油库存"/>
                    <pic:cNvPicPr>
                      <a:picLocks noChangeAspect="1"/>
                    </pic:cNvPicPr>
                  </pic:nvPicPr>
                  <pic:blipFill>
                    <a:blip r:embed="rId28"/>
                    <a:stretch>
                      <a:fillRect/>
                    </a:stretch>
                  </pic:blipFill>
                  <pic:spPr>
                    <a:xfrm>
                      <a:off x="0" y="0"/>
                      <a:ext cx="3092450" cy="4483100"/>
                    </a:xfrm>
                    <a:prstGeom prst="rect">
                      <a:avLst/>
                    </a:prstGeom>
                    <a:noFill/>
                    <a:ln>
                      <a:noFill/>
                    </a:ln>
                  </pic:spPr>
                </pic:pic>
              </a:graphicData>
            </a:graphic>
          </wp:inline>
        </w:drawing>
      </w:r>
    </w:p>
    <w:p w14:paraId="46CB9322">
      <w:pPr>
        <w:pStyle w:val="8"/>
        <w:bidi w:val="0"/>
        <w:rPr>
          <w:rFonts w:hint="default"/>
        </w:rPr>
      </w:pPr>
      <w:r>
        <w:rPr>
          <w:rFonts w:hint="default"/>
        </w:rPr>
        <w:t>2.2.</w:t>
      </w:r>
      <w:r>
        <w:rPr>
          <w:rFonts w:hint="default"/>
          <w:lang w:val="en-US" w:eastAsia="zh-CN"/>
        </w:rPr>
        <w:t>6</w:t>
      </w:r>
      <w:r>
        <w:rPr>
          <w:rFonts w:hint="default"/>
        </w:rPr>
        <w:t>.1判断逻辑</w:t>
      </w:r>
    </w:p>
    <w:p w14:paraId="43AD771C">
      <w:pPr>
        <w:pStyle w:val="5"/>
        <w:bidi w:val="0"/>
        <w:rPr>
          <w:rFonts w:hint="default"/>
        </w:rPr>
      </w:pPr>
      <w:r>
        <w:rPr>
          <w:rFonts w:hint="default"/>
        </w:rPr>
        <w:t>查询已下载未使用成品油库存，当满足以下任意条件时阻断开具成品油蓝字发票。</w:t>
      </w:r>
    </w:p>
    <w:p w14:paraId="2FE9DCD1">
      <w:pPr>
        <w:pStyle w:val="5"/>
        <w:bidi w:val="0"/>
        <w:rPr>
          <w:rFonts w:hint="default"/>
        </w:rPr>
      </w:pPr>
      <w:r>
        <w:rPr>
          <w:rFonts w:hint="eastAsia"/>
        </w:rPr>
        <w:t>●</w:t>
      </w:r>
      <w:r>
        <w:rPr>
          <w:rFonts w:hint="default"/>
          <w:lang w:val="en-US"/>
        </w:rPr>
        <w:t xml:space="preserve"> </w:t>
      </w:r>
      <w:r>
        <w:rPr>
          <w:rFonts w:hint="default"/>
        </w:rPr>
        <w:t>查询已下载未使用成品油库存失败。</w:t>
      </w:r>
    </w:p>
    <w:p w14:paraId="05027D81">
      <w:pPr>
        <w:pStyle w:val="5"/>
        <w:bidi w:val="0"/>
        <w:rPr>
          <w:rFonts w:hint="default"/>
        </w:rPr>
      </w:pPr>
      <w:r>
        <w:rPr>
          <w:rFonts w:hint="eastAsia"/>
        </w:rPr>
        <w:t>●</w:t>
      </w:r>
      <w:r>
        <w:rPr>
          <w:rFonts w:hint="default"/>
          <w:lang w:val="en-US"/>
        </w:rPr>
        <w:t xml:space="preserve"> </w:t>
      </w:r>
      <w:r>
        <w:rPr>
          <w:rFonts w:hint="default"/>
        </w:rPr>
        <w:t>成品油库存信息中“已下载未使用成品油库存”小于发票录入油品数量。</w:t>
      </w:r>
    </w:p>
    <w:p w14:paraId="3B04129F">
      <w:pPr>
        <w:pStyle w:val="7"/>
        <w:bidi w:val="0"/>
        <w:rPr>
          <w:rFonts w:hint="default"/>
        </w:rPr>
      </w:pPr>
      <w:bookmarkStart w:id="72" w:name="_Toc23243"/>
      <w:r>
        <w:rPr>
          <w:rFonts w:hint="default"/>
        </w:rPr>
        <w:t>2.2.7发票赋码</w:t>
      </w:r>
      <w:bookmarkEnd w:id="72"/>
    </w:p>
    <w:p w14:paraId="6F44F686">
      <w:pPr>
        <w:pStyle w:val="5"/>
        <w:bidi w:val="0"/>
        <w:rPr>
          <w:rFonts w:hint="default"/>
        </w:rPr>
      </w:pPr>
      <w:r>
        <w:rPr>
          <w:rFonts w:hint="default"/>
        </w:rPr>
        <w:t>从本地成品油发票号码段中给要开具的成品油发票依次分配不重复的成品油发票号码，若本地成品油发票号码已使用完毕，调用</w:t>
      </w:r>
      <w:r>
        <w:rPr>
          <w:rFonts w:hint="default"/>
        </w:rPr>
        <w:fldChar w:fldCharType="begin"/>
      </w:r>
      <w:r>
        <w:rPr>
          <w:rFonts w:hint="default"/>
        </w:rPr>
        <w:instrText xml:space="preserve"> HYPERLINK \l "_4.2发票结余校验" </w:instrText>
      </w:r>
      <w:r>
        <w:rPr>
          <w:rFonts w:hint="default"/>
        </w:rPr>
        <w:fldChar w:fldCharType="separate"/>
      </w:r>
      <w:r>
        <w:rPr>
          <w:rFonts w:hint="default"/>
        </w:rPr>
        <w:t>发票号段结余校验</w:t>
      </w:r>
      <w:r>
        <w:rPr>
          <w:rFonts w:hint="default"/>
        </w:rPr>
        <w:fldChar w:fldCharType="end"/>
      </w:r>
      <w:r>
        <w:rPr>
          <w:rFonts w:hint="default"/>
        </w:rPr>
        <w:t>操作。</w:t>
      </w:r>
    </w:p>
    <w:p w14:paraId="1B71CED5">
      <w:pPr>
        <w:pStyle w:val="26"/>
        <w:bidi w:val="0"/>
        <w:rPr>
          <w:rFonts w:hint="default"/>
        </w:rPr>
      </w:pPr>
      <w:r>
        <w:rPr>
          <w:rFonts w:hint="default"/>
        </w:rPr>
        <w:drawing>
          <wp:inline distT="0" distB="0" distL="114300" distR="114300">
            <wp:extent cx="2743200" cy="3943350"/>
            <wp:effectExtent l="0" t="0" r="0" b="6350"/>
            <wp:docPr id="26" name="图片 226"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6" descr="发票赋码"/>
                    <pic:cNvPicPr>
                      <a:picLocks noChangeAspect="1"/>
                    </pic:cNvPicPr>
                  </pic:nvPicPr>
                  <pic:blipFill>
                    <a:blip r:embed="rId29"/>
                    <a:stretch>
                      <a:fillRect/>
                    </a:stretch>
                  </pic:blipFill>
                  <pic:spPr>
                    <a:xfrm>
                      <a:off x="0" y="0"/>
                      <a:ext cx="2743200" cy="3943350"/>
                    </a:xfrm>
                    <a:prstGeom prst="rect">
                      <a:avLst/>
                    </a:prstGeom>
                    <a:noFill/>
                    <a:ln>
                      <a:noFill/>
                    </a:ln>
                  </pic:spPr>
                </pic:pic>
              </a:graphicData>
            </a:graphic>
          </wp:inline>
        </w:drawing>
      </w:r>
    </w:p>
    <w:p w14:paraId="57E9ECA8">
      <w:pPr>
        <w:pStyle w:val="7"/>
        <w:bidi w:val="0"/>
        <w:rPr>
          <w:rFonts w:hint="default"/>
        </w:rPr>
      </w:pPr>
      <w:bookmarkStart w:id="73" w:name="_Toc27853"/>
      <w:r>
        <w:rPr>
          <w:rFonts w:hint="default"/>
        </w:rPr>
        <w:t>2.2.8发票上传</w:t>
      </w:r>
      <w:bookmarkEnd w:id="73"/>
    </w:p>
    <w:p w14:paraId="61E84A95">
      <w:pPr>
        <w:pStyle w:val="5"/>
        <w:bidi w:val="0"/>
        <w:rPr>
          <w:rFonts w:hint="default"/>
        </w:rPr>
      </w:pPr>
      <w:r>
        <w:rPr>
          <w:rFonts w:hint="default"/>
        </w:rPr>
        <w:t>发票赋码成功后，首先在本地保存成品油蓝字发票预开具信息（发票状态为“预开具成功”），调用税务局端《成品油发票上传》接口预上传成品油蓝字发票，并依据返回的结果，更新本地发票预上传结果。</w:t>
      </w:r>
    </w:p>
    <w:p w14:paraId="41C826A8">
      <w:pPr>
        <w:pStyle w:val="26"/>
        <w:bidi w:val="0"/>
        <w:rPr>
          <w:rFonts w:hint="default"/>
        </w:rPr>
      </w:pPr>
      <w:r>
        <w:drawing>
          <wp:inline distT="0" distB="0" distL="114300" distR="114300">
            <wp:extent cx="2743200" cy="2647950"/>
            <wp:effectExtent l="0" t="0" r="0" b="6350"/>
            <wp:docPr id="27"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7" descr="发票上传"/>
                    <pic:cNvPicPr>
                      <a:picLocks noChangeAspect="1"/>
                    </pic:cNvPicPr>
                  </pic:nvPicPr>
                  <pic:blipFill>
                    <a:blip r:embed="rId30"/>
                    <a:stretch>
                      <a:fillRect/>
                    </a:stretch>
                  </pic:blipFill>
                  <pic:spPr>
                    <a:xfrm>
                      <a:off x="0" y="0"/>
                      <a:ext cx="2743200" cy="2647950"/>
                    </a:xfrm>
                    <a:prstGeom prst="rect">
                      <a:avLst/>
                    </a:prstGeom>
                    <a:noFill/>
                    <a:ln>
                      <a:noFill/>
                    </a:ln>
                  </pic:spPr>
                </pic:pic>
              </a:graphicData>
            </a:graphic>
          </wp:inline>
        </w:drawing>
      </w:r>
    </w:p>
    <w:p w14:paraId="7AAC7A41">
      <w:pPr>
        <w:pStyle w:val="8"/>
        <w:bidi w:val="0"/>
        <w:rPr>
          <w:rFonts w:hint="default"/>
        </w:rPr>
      </w:pPr>
      <w:r>
        <w:rPr>
          <w:rFonts w:hint="default"/>
        </w:rPr>
        <w:t>2.2.8.1判断逻辑</w:t>
      </w:r>
    </w:p>
    <w:p w14:paraId="36BF0169">
      <w:pPr>
        <w:pStyle w:val="5"/>
        <w:bidi w:val="0"/>
        <w:rPr>
          <w:rFonts w:hint="default"/>
        </w:rPr>
      </w:pPr>
      <w:r>
        <w:rPr>
          <w:rFonts w:hint="default"/>
        </w:rPr>
        <w:t>调用《成品油发票上传》接口</w:t>
      </w:r>
      <w:r>
        <w:rPr>
          <w:rFonts w:hint="default"/>
          <w:lang w:eastAsia="zh-CN"/>
        </w:rPr>
        <w:t>，</w:t>
      </w:r>
      <w:r>
        <w:rPr>
          <w:rFonts w:hint="default"/>
        </w:rPr>
        <w:t>当接口调用时发生以下任意情形，</w:t>
      </w:r>
      <w:r>
        <w:rPr>
          <w:rFonts w:hint="default"/>
          <w:lang w:val="en-US" w:eastAsia="zh-CN"/>
        </w:rPr>
        <w:t>调用失败</w:t>
      </w:r>
      <w:r>
        <w:rPr>
          <w:rFonts w:hint="default"/>
        </w:rPr>
        <w:t>。</w:t>
      </w:r>
    </w:p>
    <w:p w14:paraId="2C98F3D8">
      <w:pPr>
        <w:pStyle w:val="5"/>
        <w:bidi w:val="0"/>
      </w:pPr>
      <w:r>
        <w:rPr>
          <w:rFonts w:hint="eastAsia"/>
        </w:rPr>
        <w:t>●</w:t>
      </w:r>
      <w:r>
        <w:rPr>
          <w:rFonts w:hint="default"/>
          <w:lang w:val="en-US"/>
        </w:rPr>
        <w:t xml:space="preserve"> </w:t>
      </w:r>
      <w:r>
        <w:t>网络通信异常。</w:t>
      </w:r>
    </w:p>
    <w:p w14:paraId="7B99E90B">
      <w:pPr>
        <w:pStyle w:val="5"/>
        <w:bidi w:val="0"/>
      </w:pPr>
      <w:r>
        <w:rPr>
          <w:rFonts w:hint="eastAsia"/>
        </w:rPr>
        <w:t>●</w:t>
      </w:r>
      <w:r>
        <w:rPr>
          <w:rFonts w:hint="default"/>
          <w:lang w:val="en-US"/>
        </w:rPr>
        <w:t xml:space="preserve"> </w:t>
      </w:r>
      <w:r>
        <w:t>返回报文存在error节点。</w:t>
      </w:r>
    </w:p>
    <w:p w14:paraId="33490DA0">
      <w:pPr>
        <w:pStyle w:val="5"/>
        <w:bidi w:val="0"/>
      </w:pPr>
      <w:r>
        <w:rPr>
          <w:rFonts w:hint="eastAsia"/>
        </w:rPr>
        <w:t>●</w:t>
      </w:r>
      <w:r>
        <w:rPr>
          <w:rFonts w:hint="default"/>
          <w:lang w:val="en-US"/>
        </w:rPr>
        <w:t xml:space="preserve"> </w:t>
      </w:r>
      <w:r>
        <w:t>“返回码”不为“00”。</w:t>
      </w:r>
    </w:p>
    <w:p w14:paraId="1CF75D2A">
      <w:pPr>
        <w:pStyle w:val="7"/>
        <w:bidi w:val="0"/>
        <w:rPr>
          <w:rFonts w:hint="default"/>
        </w:rPr>
      </w:pPr>
      <w:bookmarkStart w:id="74" w:name="_Toc21058"/>
      <w:r>
        <w:rPr>
          <w:rFonts w:hint="default"/>
        </w:rPr>
        <w:t>2.2.9查询发票上传结果</w:t>
      </w:r>
      <w:bookmarkEnd w:id="74"/>
    </w:p>
    <w:p w14:paraId="0358FFA8">
      <w:pPr>
        <w:pStyle w:val="5"/>
        <w:bidi w:val="0"/>
        <w:rPr>
          <w:rFonts w:hint="default"/>
        </w:rPr>
      </w:pPr>
      <w:r>
        <w:rPr>
          <w:rFonts w:hint="default"/>
        </w:rPr>
        <w:t>发票上传成功后，间隔10S依据发票上传返回的“受理流水号”调用税务局端《查询成品油发票上传结果》接口查询成品油蓝字发票是否接收成功，并依据返回的发票开具结果，更新本地发票开具结果。</w:t>
      </w:r>
    </w:p>
    <w:p w14:paraId="36232C53">
      <w:pPr>
        <w:pStyle w:val="5"/>
        <w:bidi w:val="0"/>
        <w:rPr>
          <w:rFonts w:hint="default"/>
          <w:lang w:eastAsia="zh-Hans"/>
        </w:rPr>
      </w:pPr>
      <w:bookmarkStart w:id="75" w:name="OLE_LINK7"/>
      <w:r>
        <w:rPr>
          <w:rFonts w:hint="default"/>
          <w:lang w:val="en-US" w:eastAsia="zh-Hans"/>
        </w:rPr>
        <w:t>成品油</w:t>
      </w:r>
      <w:r>
        <w:rPr>
          <w:rFonts w:hint="default"/>
          <w:lang w:val="en-US" w:eastAsia="zh-CN"/>
        </w:rPr>
        <w:t>蓝字</w:t>
      </w:r>
      <w:r>
        <w:rPr>
          <w:rFonts w:hint="default"/>
          <w:lang w:val="en-US" w:eastAsia="zh-Hans"/>
        </w:rPr>
        <w:t>发票上传后</w:t>
      </w:r>
      <w:r>
        <w:rPr>
          <w:rFonts w:hint="default"/>
          <w:lang w:eastAsia="zh-Hans"/>
        </w:rPr>
        <w:t>，</w:t>
      </w:r>
      <w:r>
        <w:rPr>
          <w:rFonts w:hint="default"/>
          <w:lang w:val="en-US" w:eastAsia="zh-Hans"/>
        </w:rPr>
        <w:t>除一般校验规则</w:t>
      </w:r>
      <w:r>
        <w:rPr>
          <w:rFonts w:hint="default"/>
          <w:lang w:eastAsia="zh-Hans"/>
        </w:rPr>
        <w:t>，</w:t>
      </w:r>
      <w:r>
        <w:rPr>
          <w:rFonts w:hint="default"/>
          <w:lang w:val="en-US" w:eastAsia="zh-Hans"/>
        </w:rPr>
        <w:t>对于成品油还将进行以下校验</w:t>
      </w:r>
      <w:r>
        <w:rPr>
          <w:rFonts w:hint="default"/>
          <w:lang w:eastAsia="zh-Hans"/>
        </w:rPr>
        <w:t>：</w:t>
      </w:r>
    </w:p>
    <w:p w14:paraId="2029BD8F">
      <w:pPr>
        <w:pStyle w:val="5"/>
        <w:bidi w:val="0"/>
        <w:rPr>
          <w:rFonts w:hint="default"/>
          <w:lang w:eastAsia="zh-Hans"/>
        </w:rPr>
      </w:pPr>
      <w:r>
        <w:rPr>
          <w:rFonts w:hint="default"/>
          <w:lang w:val="en-US" w:eastAsia="zh-Hans"/>
        </w:rPr>
        <w:t>发票明细中对应的油品将校验其对应的离线库存是否锁定</w:t>
      </w:r>
      <w:r>
        <w:rPr>
          <w:rFonts w:hint="default"/>
          <w:lang w:eastAsia="zh-Hans"/>
        </w:rPr>
        <w:t>，</w:t>
      </w:r>
      <w:r>
        <w:rPr>
          <w:rFonts w:hint="default"/>
          <w:lang w:val="en-US" w:eastAsia="zh-Hans"/>
        </w:rPr>
        <w:t>当离线库存锁定时</w:t>
      </w:r>
      <w:r>
        <w:rPr>
          <w:rFonts w:hint="default"/>
          <w:lang w:eastAsia="zh-Hans"/>
        </w:rPr>
        <w:t>，</w:t>
      </w:r>
      <w:r>
        <w:rPr>
          <w:rFonts w:hint="default"/>
          <w:lang w:val="en-US" w:eastAsia="zh-Hans"/>
        </w:rPr>
        <w:t>纳税人查询发票上传结果时将告知纳税人</w:t>
      </w:r>
      <w:r>
        <w:rPr>
          <w:rFonts w:hint="default"/>
          <w:lang w:eastAsia="zh-Hans"/>
        </w:rPr>
        <w:t>。</w:t>
      </w:r>
      <w:r>
        <w:rPr>
          <w:rFonts w:hint="default"/>
          <w:lang w:val="en-US" w:eastAsia="zh-Hans"/>
        </w:rPr>
        <w:t>根据此结果</w:t>
      </w:r>
      <w:r>
        <w:rPr>
          <w:rFonts w:hint="default"/>
          <w:lang w:eastAsia="zh-Hans"/>
        </w:rPr>
        <w:t>，</w:t>
      </w:r>
      <w:r>
        <w:rPr>
          <w:rFonts w:hint="default"/>
          <w:lang w:val="en-US" w:eastAsia="zh-Hans"/>
        </w:rPr>
        <w:t>纳税人可通过退回离线库存中已下载未使用库存</w:t>
      </w:r>
      <w:r>
        <w:rPr>
          <w:rFonts w:hint="default"/>
          <w:lang w:eastAsia="zh-Hans"/>
        </w:rPr>
        <w:t>、</w:t>
      </w:r>
      <w:r>
        <w:rPr>
          <w:rFonts w:hint="default"/>
          <w:lang w:val="en-US" w:eastAsia="zh-Hans"/>
        </w:rPr>
        <w:t>或通过成品油库存勾选增加电票平台在线库存来解决</w:t>
      </w:r>
      <w:r>
        <w:rPr>
          <w:rFonts w:hint="default"/>
          <w:lang w:eastAsia="zh-Hans"/>
        </w:rPr>
        <w:t>。</w:t>
      </w:r>
    </w:p>
    <w:p w14:paraId="141CC6A7">
      <w:pPr>
        <w:pStyle w:val="5"/>
        <w:bidi w:val="0"/>
        <w:rPr>
          <w:rFonts w:hint="default"/>
          <w:lang w:eastAsia="zh-Hans"/>
        </w:rPr>
      </w:pPr>
      <w:r>
        <w:rPr>
          <w:rFonts w:hint="default"/>
          <w:lang w:val="en-US" w:eastAsia="zh-Hans"/>
        </w:rPr>
        <w:t>对成品油商品对应的单价进行校验</w:t>
      </w:r>
      <w:r>
        <w:rPr>
          <w:rFonts w:hint="default"/>
          <w:lang w:eastAsia="zh-Hans"/>
        </w:rPr>
        <w:t>，</w:t>
      </w:r>
      <w:r>
        <w:rPr>
          <w:rFonts w:hint="default"/>
          <w:lang w:val="en-US" w:eastAsia="zh-Hans"/>
        </w:rPr>
        <w:t>当符合成品油单价异常的判断条件时</w:t>
      </w:r>
      <w:r>
        <w:rPr>
          <w:rFonts w:hint="default"/>
          <w:lang w:eastAsia="zh-Hans"/>
        </w:rPr>
        <w:t>，</w:t>
      </w:r>
      <w:r>
        <w:rPr>
          <w:rFonts w:hint="default"/>
          <w:lang w:val="en-US" w:eastAsia="zh-Hans"/>
        </w:rPr>
        <w:t>将在反馈给纳税人的发票上传结果中进行反馈</w:t>
      </w:r>
      <w:r>
        <w:rPr>
          <w:rFonts w:hint="default"/>
          <w:lang w:eastAsia="zh-Hans"/>
        </w:rPr>
        <w:t>。</w:t>
      </w:r>
      <w:r>
        <w:rPr>
          <w:rFonts w:hint="default"/>
          <w:lang w:val="en-US" w:eastAsia="zh-Hans"/>
        </w:rPr>
        <w:t>纳税人可根据单价异常参数</w:t>
      </w:r>
      <w:r>
        <w:rPr>
          <w:rFonts w:hint="default"/>
          <w:lang w:eastAsia="zh-Hans"/>
        </w:rPr>
        <w:t>，</w:t>
      </w:r>
      <w:r>
        <w:rPr>
          <w:rFonts w:hint="default"/>
          <w:lang w:val="en-US" w:eastAsia="zh-Hans"/>
        </w:rPr>
        <w:t>进入电子发票服务平台进行成品油异常发票解除</w:t>
      </w:r>
      <w:r>
        <w:rPr>
          <w:rFonts w:hint="default"/>
          <w:lang w:eastAsia="zh-Hans"/>
        </w:rPr>
        <w:t>。</w:t>
      </w:r>
      <w:bookmarkEnd w:id="75"/>
    </w:p>
    <w:p w14:paraId="6776738D">
      <w:pPr>
        <w:pStyle w:val="26"/>
        <w:bidi w:val="0"/>
        <w:rPr>
          <w:rFonts w:hint="default"/>
        </w:rPr>
      </w:pPr>
      <w:r>
        <w:drawing>
          <wp:inline distT="0" distB="0" distL="114300" distR="114300">
            <wp:extent cx="2959100" cy="2330450"/>
            <wp:effectExtent l="0" t="0" r="0" b="6350"/>
            <wp:docPr id="28" name="图片 58"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8" descr="获取发票上传结果"/>
                    <pic:cNvPicPr>
                      <a:picLocks noChangeAspect="1"/>
                    </pic:cNvPicPr>
                  </pic:nvPicPr>
                  <pic:blipFill>
                    <a:blip r:embed="rId31"/>
                    <a:stretch>
                      <a:fillRect/>
                    </a:stretch>
                  </pic:blipFill>
                  <pic:spPr>
                    <a:xfrm>
                      <a:off x="0" y="0"/>
                      <a:ext cx="2959100" cy="2330450"/>
                    </a:xfrm>
                    <a:prstGeom prst="rect">
                      <a:avLst/>
                    </a:prstGeom>
                    <a:noFill/>
                    <a:ln>
                      <a:noFill/>
                    </a:ln>
                  </pic:spPr>
                </pic:pic>
              </a:graphicData>
            </a:graphic>
          </wp:inline>
        </w:drawing>
      </w:r>
    </w:p>
    <w:p w14:paraId="28C71972">
      <w:pPr>
        <w:pStyle w:val="8"/>
        <w:bidi w:val="0"/>
        <w:rPr>
          <w:rFonts w:hint="default"/>
        </w:rPr>
      </w:pPr>
      <w:r>
        <w:rPr>
          <w:rFonts w:hint="default"/>
        </w:rPr>
        <w:t>2.2.</w:t>
      </w:r>
      <w:r>
        <w:rPr>
          <w:rFonts w:hint="default"/>
          <w:lang w:val="en-US" w:eastAsia="zh-CN"/>
        </w:rPr>
        <w:t>9</w:t>
      </w:r>
      <w:r>
        <w:rPr>
          <w:rFonts w:hint="default"/>
        </w:rPr>
        <w:t>.1判断逻辑</w:t>
      </w:r>
    </w:p>
    <w:p w14:paraId="56C50902">
      <w:pPr>
        <w:pStyle w:val="5"/>
        <w:bidi w:val="0"/>
        <w:rPr>
          <w:rFonts w:hint="default"/>
        </w:rPr>
      </w:pPr>
      <w:r>
        <w:rPr>
          <w:rFonts w:hint="default"/>
        </w:rPr>
        <w:t>调用《查询成品油发票上传结果》接口查询成品油蓝字发票是否开具成功</w:t>
      </w:r>
      <w:r>
        <w:rPr>
          <w:rFonts w:hint="default"/>
          <w:lang w:eastAsia="zh-CN"/>
        </w:rPr>
        <w:t>，</w:t>
      </w:r>
      <w:r>
        <w:rPr>
          <w:rFonts w:hint="default"/>
        </w:rPr>
        <w:t>当接口调用时发生以下任意情形，</w:t>
      </w:r>
      <w:r>
        <w:rPr>
          <w:rFonts w:hint="default"/>
          <w:lang w:val="en-US" w:eastAsia="zh-CN"/>
        </w:rPr>
        <w:t>调用失败</w:t>
      </w:r>
      <w:r>
        <w:rPr>
          <w:rFonts w:hint="default"/>
        </w:rPr>
        <w:t>。</w:t>
      </w:r>
    </w:p>
    <w:p w14:paraId="4AE402F3">
      <w:pPr>
        <w:pStyle w:val="5"/>
        <w:bidi w:val="0"/>
      </w:pPr>
      <w:r>
        <w:rPr>
          <w:rFonts w:hint="eastAsia"/>
        </w:rPr>
        <w:t>●</w:t>
      </w:r>
      <w:r>
        <w:rPr>
          <w:rFonts w:hint="default"/>
          <w:lang w:val="en-US"/>
        </w:rPr>
        <w:t xml:space="preserve"> </w:t>
      </w:r>
      <w:r>
        <w:t>网络通信异常。</w:t>
      </w:r>
    </w:p>
    <w:p w14:paraId="145A2637">
      <w:pPr>
        <w:pStyle w:val="5"/>
        <w:bidi w:val="0"/>
      </w:pPr>
      <w:r>
        <w:rPr>
          <w:rFonts w:hint="eastAsia"/>
        </w:rPr>
        <w:t>●</w:t>
      </w:r>
      <w:r>
        <w:rPr>
          <w:rFonts w:hint="default"/>
          <w:lang w:val="en-US"/>
        </w:rPr>
        <w:t xml:space="preserve"> </w:t>
      </w:r>
      <w:r>
        <w:t>返回报文存在error节点。</w:t>
      </w:r>
    </w:p>
    <w:p w14:paraId="04400066">
      <w:pPr>
        <w:pStyle w:val="5"/>
        <w:bidi w:val="0"/>
      </w:pPr>
      <w:r>
        <w:rPr>
          <w:rFonts w:hint="eastAsia"/>
        </w:rPr>
        <w:t>●</w:t>
      </w:r>
      <w:r>
        <w:rPr>
          <w:rFonts w:hint="default"/>
          <w:lang w:val="en-US"/>
        </w:rPr>
        <w:t xml:space="preserve"> </w:t>
      </w:r>
      <w:r>
        <w:t>“返回码”不为“00”。</w:t>
      </w:r>
    </w:p>
    <w:p w14:paraId="665EC887">
      <w:pPr>
        <w:pStyle w:val="4"/>
        <w:rPr>
          <w:rFonts w:hint="default" w:ascii="Times New Roman" w:hAnsi="Times New Roman" w:eastAsia="宋体" w:cs="Times New Roman"/>
        </w:rPr>
      </w:pPr>
      <w:bookmarkStart w:id="76" w:name="_Toc13540"/>
      <w:bookmarkStart w:id="77" w:name="_Toc30697"/>
      <w:r>
        <w:rPr>
          <w:rFonts w:hint="default" w:ascii="Times New Roman" w:hAnsi="Times New Roman" w:eastAsia="宋体" w:cs="Times New Roman"/>
        </w:rPr>
        <w:t>3</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成品油红字确认单申请</w:t>
      </w:r>
      <w:bookmarkEnd w:id="76"/>
      <w:bookmarkEnd w:id="77"/>
    </w:p>
    <w:p w14:paraId="00DB7988">
      <w:pPr>
        <w:pStyle w:val="6"/>
        <w:bidi w:val="0"/>
        <w:rPr>
          <w:rFonts w:hint="default"/>
        </w:rPr>
      </w:pPr>
      <w:bookmarkStart w:id="78" w:name="_Toc25516"/>
      <w:r>
        <w:rPr>
          <w:rFonts w:hint="default"/>
        </w:rPr>
        <w:t>3.1全流程图</w:t>
      </w:r>
      <w:bookmarkEnd w:id="78"/>
    </w:p>
    <w:p w14:paraId="18948FE7">
      <w:pPr>
        <w:pStyle w:val="26"/>
        <w:bidi w:val="0"/>
        <w:rPr>
          <w:rFonts w:hint="default"/>
        </w:rPr>
      </w:pPr>
      <w:r>
        <w:drawing>
          <wp:inline distT="0" distB="0" distL="114300" distR="114300">
            <wp:extent cx="5268595" cy="6365875"/>
            <wp:effectExtent l="0" t="0" r="1905" b="9525"/>
            <wp:docPr id="29" name="图片 59"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9" descr="全流程图"/>
                    <pic:cNvPicPr>
                      <a:picLocks noChangeAspect="1"/>
                    </pic:cNvPicPr>
                  </pic:nvPicPr>
                  <pic:blipFill>
                    <a:blip r:embed="rId32"/>
                    <a:stretch>
                      <a:fillRect/>
                    </a:stretch>
                  </pic:blipFill>
                  <pic:spPr>
                    <a:xfrm>
                      <a:off x="0" y="0"/>
                      <a:ext cx="5268595" cy="6365875"/>
                    </a:xfrm>
                    <a:prstGeom prst="rect">
                      <a:avLst/>
                    </a:prstGeom>
                    <a:noFill/>
                    <a:ln>
                      <a:noFill/>
                    </a:ln>
                  </pic:spPr>
                </pic:pic>
              </a:graphicData>
            </a:graphic>
          </wp:inline>
        </w:drawing>
      </w:r>
    </w:p>
    <w:p w14:paraId="5CAC22D2">
      <w:pPr>
        <w:pStyle w:val="25"/>
        <w:bidi w:val="0"/>
        <w:rPr>
          <w:rFonts w:hint="default"/>
        </w:rPr>
      </w:pPr>
      <w:r>
        <w:rPr>
          <w:rFonts w:hint="default"/>
        </w:rPr>
        <w:t>业务流程图</w:t>
      </w:r>
    </w:p>
    <w:p w14:paraId="3701E76E">
      <w:pPr>
        <w:pStyle w:val="26"/>
        <w:bidi w:val="0"/>
        <w:rPr>
          <w:rFonts w:hint="default"/>
        </w:rPr>
      </w:pPr>
      <w:r>
        <w:rPr>
          <w:rFonts w:hint="default"/>
        </w:rPr>
        <w:drawing>
          <wp:inline distT="0" distB="0" distL="114300" distR="114300">
            <wp:extent cx="5272405" cy="4841240"/>
            <wp:effectExtent l="0" t="0" r="0" b="0"/>
            <wp:docPr id="30" name="图片 32"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2" descr="成品油确认单申请"/>
                    <pic:cNvPicPr>
                      <a:picLocks noChangeAspect="1"/>
                    </pic:cNvPicPr>
                  </pic:nvPicPr>
                  <pic:blipFill>
                    <a:blip r:embed="rId33"/>
                    <a:stretch>
                      <a:fillRect/>
                    </a:stretch>
                  </pic:blipFill>
                  <pic:spPr>
                    <a:xfrm>
                      <a:off x="0" y="0"/>
                      <a:ext cx="5272405" cy="4841240"/>
                    </a:xfrm>
                    <a:prstGeom prst="rect">
                      <a:avLst/>
                    </a:prstGeom>
                    <a:noFill/>
                    <a:ln>
                      <a:noFill/>
                    </a:ln>
                  </pic:spPr>
                </pic:pic>
              </a:graphicData>
            </a:graphic>
          </wp:inline>
        </w:drawing>
      </w:r>
    </w:p>
    <w:p w14:paraId="35A21756">
      <w:pPr>
        <w:pStyle w:val="25"/>
        <w:bidi w:val="0"/>
        <w:rPr>
          <w:rFonts w:hint="default"/>
        </w:rPr>
      </w:pPr>
      <w:r>
        <w:rPr>
          <w:rFonts w:hint="default"/>
        </w:rPr>
        <w:t>时序图</w:t>
      </w:r>
    </w:p>
    <w:p w14:paraId="47A5D66E">
      <w:pPr>
        <w:pStyle w:val="6"/>
        <w:bidi w:val="0"/>
        <w:rPr>
          <w:rFonts w:hint="default"/>
        </w:rPr>
      </w:pPr>
      <w:bookmarkStart w:id="79" w:name="_Toc25654"/>
      <w:r>
        <w:rPr>
          <w:rFonts w:hint="default"/>
        </w:rPr>
        <w:t>3.2业务规则</w:t>
      </w:r>
      <w:bookmarkEnd w:id="79"/>
    </w:p>
    <w:p w14:paraId="5343D187">
      <w:pPr>
        <w:pStyle w:val="7"/>
        <w:bidi w:val="0"/>
        <w:rPr>
          <w:rFonts w:hint="default"/>
        </w:rPr>
      </w:pPr>
      <w:bookmarkStart w:id="80" w:name="_Toc18723"/>
      <w:r>
        <w:rPr>
          <w:rFonts w:hint="default"/>
        </w:rPr>
        <w:t>3.2.1判断纳税人申请资格</w:t>
      </w:r>
      <w:bookmarkEnd w:id="80"/>
    </w:p>
    <w:p w14:paraId="39D25F4B">
      <w:pPr>
        <w:pStyle w:val="5"/>
        <w:bidi w:val="0"/>
        <w:rPr>
          <w:rFonts w:hint="default"/>
        </w:rPr>
      </w:pPr>
      <w:r>
        <w:rPr>
          <w:rFonts w:hint="default"/>
        </w:rPr>
        <w:t>校验纳税人是否具备成品油红字确认单申请资格，包括风险纳税人信息校验和纳税人资格校验。</w:t>
      </w:r>
    </w:p>
    <w:p w14:paraId="367030AC">
      <w:pPr>
        <w:pStyle w:val="26"/>
        <w:bidi w:val="0"/>
        <w:rPr>
          <w:rFonts w:hint="default"/>
        </w:rPr>
      </w:pPr>
      <w:r>
        <w:drawing>
          <wp:inline distT="0" distB="0" distL="114300" distR="114300">
            <wp:extent cx="2686050" cy="5099050"/>
            <wp:effectExtent l="0" t="0" r="6350" b="6350"/>
            <wp:docPr id="31" name="图片 60"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0" descr="纳税人资格"/>
                    <pic:cNvPicPr>
                      <a:picLocks noChangeAspect="1"/>
                    </pic:cNvPicPr>
                  </pic:nvPicPr>
                  <pic:blipFill>
                    <a:blip r:embed="rId34"/>
                    <a:stretch>
                      <a:fillRect/>
                    </a:stretch>
                  </pic:blipFill>
                  <pic:spPr>
                    <a:xfrm>
                      <a:off x="0" y="0"/>
                      <a:ext cx="2686050" cy="5099050"/>
                    </a:xfrm>
                    <a:prstGeom prst="rect">
                      <a:avLst/>
                    </a:prstGeom>
                    <a:noFill/>
                    <a:ln>
                      <a:noFill/>
                    </a:ln>
                  </pic:spPr>
                </pic:pic>
              </a:graphicData>
            </a:graphic>
          </wp:inline>
        </w:drawing>
      </w:r>
    </w:p>
    <w:p w14:paraId="6DCC34C8">
      <w:pPr>
        <w:pStyle w:val="5"/>
        <w:bidi w:val="0"/>
        <w:rPr>
          <w:rFonts w:hint="default"/>
        </w:rPr>
      </w:pPr>
      <w:r>
        <w:rPr>
          <w:rFonts w:hint="default"/>
        </w:rPr>
        <w:t>查询本地保存的纳税人风险信息，校验纳税人是否为风险纳税人，禁止风险等级高的纳税人申请成品油红字确认单。</w:t>
      </w:r>
    </w:p>
    <w:p w14:paraId="7870F7BE">
      <w:pPr>
        <w:pStyle w:val="5"/>
        <w:bidi w:val="0"/>
        <w:rPr>
          <w:rFonts w:hint="default"/>
        </w:rPr>
      </w:pPr>
      <w:r>
        <w:rPr>
          <w:rFonts w:hint="default"/>
        </w:rPr>
        <w:t>查询本地保存的纳税人基本信息，判断纳税人是否具备申请成品油红字确认单资格。</w:t>
      </w:r>
    </w:p>
    <w:p w14:paraId="3E7B4D9A">
      <w:pPr>
        <w:pStyle w:val="8"/>
        <w:bidi w:val="0"/>
        <w:rPr>
          <w:rFonts w:hint="default"/>
        </w:rPr>
      </w:pPr>
      <w:r>
        <w:rPr>
          <w:rFonts w:hint="default"/>
        </w:rPr>
        <w:t>3.2.1.1判断逻辑</w:t>
      </w:r>
    </w:p>
    <w:p w14:paraId="4B748DE8">
      <w:pPr>
        <w:pStyle w:val="5"/>
        <w:bidi w:val="0"/>
        <w:rPr>
          <w:rFonts w:hint="default"/>
        </w:rPr>
      </w:pPr>
      <w:r>
        <w:rPr>
          <w:rFonts w:hint="default"/>
        </w:rPr>
        <w:t>根据查询的纳税人风险信息进行校验，当满足以下任意条件时禁止申请成品油红字确认单。</w:t>
      </w:r>
    </w:p>
    <w:p w14:paraId="7106EDE7">
      <w:pPr>
        <w:pStyle w:val="5"/>
        <w:bidi w:val="0"/>
      </w:pPr>
      <w:r>
        <w:rPr>
          <w:rFonts w:hint="eastAsia"/>
        </w:rPr>
        <w:t>●</w:t>
      </w:r>
      <w:r>
        <w:rPr>
          <w:rFonts w:hint="default"/>
          <w:lang w:val="en-US"/>
        </w:rPr>
        <w:t xml:space="preserve"> </w:t>
      </w:r>
      <w:r>
        <w:t>未查询到纳税人风险信息，本地无纳税人风险信息</w:t>
      </w:r>
    </w:p>
    <w:p w14:paraId="15E75DAC">
      <w:pPr>
        <w:pStyle w:val="5"/>
        <w:bidi w:val="0"/>
      </w:pPr>
      <w:r>
        <w:rPr>
          <w:rFonts w:hint="eastAsia"/>
        </w:rPr>
        <w:t>●</w:t>
      </w:r>
      <w:r>
        <w:rPr>
          <w:rFonts w:hint="default"/>
          <w:lang w:val="en-US"/>
        </w:rPr>
        <w:t xml:space="preserve"> </w:t>
      </w:r>
      <w:r>
        <w:t>纳税人风险信息中“风险纳税人类型”为“Ⅰ类（高风险）”。</w:t>
      </w:r>
    </w:p>
    <w:p w14:paraId="29C38749">
      <w:pPr>
        <w:pStyle w:val="5"/>
        <w:bidi w:val="0"/>
      </w:pPr>
      <w:r>
        <w:rPr>
          <w:rFonts w:hint="eastAsia"/>
        </w:rPr>
        <w:t>●</w:t>
      </w:r>
      <w:r>
        <w:rPr>
          <w:rFonts w:hint="default"/>
          <w:lang w:val="en-US"/>
        </w:rPr>
        <w:t xml:space="preserve"> </w:t>
      </w:r>
      <w:r>
        <w:t>纳税人风险信息中“纳税人预警级别”为“红色预警”。</w:t>
      </w:r>
    </w:p>
    <w:p w14:paraId="4226C9CA">
      <w:pPr>
        <w:pStyle w:val="5"/>
        <w:bidi w:val="0"/>
      </w:pPr>
      <w:r>
        <w:rPr>
          <w:rFonts w:hint="eastAsia"/>
        </w:rPr>
        <w:t>●</w:t>
      </w:r>
      <w:r>
        <w:rPr>
          <w:rFonts w:hint="default"/>
          <w:lang w:val="en-US"/>
        </w:rPr>
        <w:t xml:space="preserve"> </w:t>
      </w:r>
      <w:r>
        <w:t>纳税人风险信息中“风险纳税人标志”为“Y（风险纳税人）”。</w:t>
      </w:r>
    </w:p>
    <w:p w14:paraId="01F4886C">
      <w:pPr>
        <w:pStyle w:val="5"/>
        <w:bidi w:val="0"/>
        <w:rPr>
          <w:rFonts w:hint="default"/>
        </w:rPr>
      </w:pPr>
      <w:r>
        <w:rPr>
          <w:rFonts w:hint="default"/>
        </w:rPr>
        <w:t>根据查询的纳税人基本信息进行校验，当发生以下任意条件时禁止开具成品油红字确认单。</w:t>
      </w:r>
    </w:p>
    <w:p w14:paraId="2DF7931C">
      <w:pPr>
        <w:pStyle w:val="5"/>
        <w:bidi w:val="0"/>
      </w:pPr>
      <w:r>
        <w:rPr>
          <w:rFonts w:hint="eastAsia"/>
        </w:rPr>
        <w:t>●</w:t>
      </w:r>
      <w:r>
        <w:rPr>
          <w:rFonts w:hint="default"/>
          <w:lang w:val="en-US"/>
        </w:rPr>
        <w:t xml:space="preserve"> </w:t>
      </w:r>
      <w:r>
        <w:t>未查询到纳税人基本信息，本地无纳税人基本信息。</w:t>
      </w:r>
    </w:p>
    <w:p w14:paraId="71914FDE">
      <w:pPr>
        <w:pStyle w:val="5"/>
        <w:bidi w:val="0"/>
      </w:pPr>
      <w:r>
        <w:rPr>
          <w:rFonts w:hint="eastAsia"/>
        </w:rPr>
        <w:t>●</w:t>
      </w:r>
      <w:r>
        <w:rPr>
          <w:rFonts w:hint="default"/>
          <w:lang w:val="en-US"/>
        </w:rPr>
        <w:t xml:space="preserve"> </w:t>
      </w:r>
      <w:r>
        <w:t>纳税人信息中“纳税人状态”不是“03（正常）”、“09（报验）”中的任意一个。</w:t>
      </w:r>
    </w:p>
    <w:p w14:paraId="3AACA641">
      <w:pPr>
        <w:pStyle w:val="7"/>
        <w:bidi w:val="0"/>
        <w:rPr>
          <w:rFonts w:hint="default"/>
        </w:rPr>
      </w:pPr>
      <w:bookmarkStart w:id="81" w:name="_Toc32554"/>
      <w:r>
        <w:rPr>
          <w:rFonts w:hint="default"/>
        </w:rPr>
        <w:t>3.2.2本地判断蓝字发票是否可红冲</w:t>
      </w:r>
      <w:bookmarkEnd w:id="81"/>
    </w:p>
    <w:p w14:paraId="2987CDF3">
      <w:pPr>
        <w:pStyle w:val="5"/>
        <w:bidi w:val="0"/>
        <w:rPr>
          <w:rFonts w:hint="default"/>
        </w:rPr>
      </w:pPr>
      <w:r>
        <w:rPr>
          <w:rFonts w:hint="default"/>
        </w:rPr>
        <w:t>查询本地保存蓝字发票信息和蓝字发票勾选信息，校验成品油蓝字发票是否具备红冲条件。</w:t>
      </w:r>
    </w:p>
    <w:p w14:paraId="062A46B5">
      <w:pPr>
        <w:pStyle w:val="26"/>
        <w:bidi w:val="0"/>
        <w:rPr>
          <w:rFonts w:hint="default"/>
        </w:rPr>
      </w:pPr>
      <w:r>
        <w:drawing>
          <wp:inline distT="0" distB="0" distL="114300" distR="114300">
            <wp:extent cx="2686050" cy="5073650"/>
            <wp:effectExtent l="0" t="0" r="6350" b="6350"/>
            <wp:docPr id="32" name="图片 61"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1" descr="蓝字发票判断"/>
                    <pic:cNvPicPr>
                      <a:picLocks noChangeAspect="1"/>
                    </pic:cNvPicPr>
                  </pic:nvPicPr>
                  <pic:blipFill>
                    <a:blip r:embed="rId35"/>
                    <a:stretch>
                      <a:fillRect/>
                    </a:stretch>
                  </pic:blipFill>
                  <pic:spPr>
                    <a:xfrm>
                      <a:off x="0" y="0"/>
                      <a:ext cx="2686050" cy="5073650"/>
                    </a:xfrm>
                    <a:prstGeom prst="rect">
                      <a:avLst/>
                    </a:prstGeom>
                    <a:noFill/>
                    <a:ln>
                      <a:noFill/>
                    </a:ln>
                  </pic:spPr>
                </pic:pic>
              </a:graphicData>
            </a:graphic>
          </wp:inline>
        </w:drawing>
      </w:r>
    </w:p>
    <w:p w14:paraId="4273ED1E">
      <w:pPr>
        <w:pStyle w:val="8"/>
        <w:bidi w:val="0"/>
        <w:rPr>
          <w:rFonts w:hint="default"/>
        </w:rPr>
      </w:pPr>
      <w:r>
        <w:rPr>
          <w:rFonts w:hint="default"/>
        </w:rPr>
        <w:t>3.2.2.1判断逻辑</w:t>
      </w:r>
    </w:p>
    <w:p w14:paraId="5ED17AEE">
      <w:pPr>
        <w:pStyle w:val="5"/>
        <w:bidi w:val="0"/>
        <w:rPr>
          <w:rFonts w:hint="default"/>
        </w:rPr>
      </w:pPr>
      <w:r>
        <w:rPr>
          <w:rFonts w:hint="default"/>
        </w:rPr>
        <w:t>对从本地查询的蓝字发票、蓝字发票勾选信息、成品油红字发票信息进行判断，满足以下任意条件时禁止开具成品油红字确认单。</w:t>
      </w:r>
    </w:p>
    <w:p w14:paraId="697300B1">
      <w:pPr>
        <w:pStyle w:val="5"/>
        <w:bidi w:val="0"/>
      </w:pPr>
      <w:bookmarkStart w:id="82" w:name="OLE_LINK47"/>
      <w:r>
        <w:rPr>
          <w:rFonts w:hint="eastAsia"/>
        </w:rPr>
        <w:t>●</w:t>
      </w:r>
      <w:r>
        <w:rPr>
          <w:rFonts w:hint="default"/>
          <w:lang w:val="en-US"/>
        </w:rPr>
        <w:t xml:space="preserve"> </w:t>
      </w:r>
      <w:r>
        <w:t>企业业务系统中无蓝字发票信息。</w:t>
      </w:r>
    </w:p>
    <w:p w14:paraId="2D743B2F">
      <w:pPr>
        <w:pStyle w:val="5"/>
        <w:bidi w:val="0"/>
      </w:pPr>
      <w:r>
        <w:rPr>
          <w:rFonts w:hint="eastAsia"/>
        </w:rPr>
        <w:t>●</w:t>
      </w:r>
      <w:r>
        <w:rPr>
          <w:rFonts w:hint="default"/>
          <w:lang w:val="en-US"/>
        </w:rPr>
        <w:t xml:space="preserve"> </w:t>
      </w:r>
      <w:r>
        <w:t>对应蓝字发票被认定为异常发票。</w:t>
      </w:r>
    </w:p>
    <w:p w14:paraId="59E5A185">
      <w:pPr>
        <w:pStyle w:val="5"/>
        <w:bidi w:val="0"/>
      </w:pPr>
      <w:r>
        <w:rPr>
          <w:rFonts w:hint="eastAsia"/>
        </w:rPr>
        <w:t>●</w:t>
      </w:r>
      <w:r>
        <w:rPr>
          <w:rFonts w:hint="default"/>
          <w:lang w:val="en-US"/>
        </w:rPr>
        <w:t xml:space="preserve"> </w:t>
      </w:r>
      <w:r>
        <w:t>对应蓝字发票状态为“作废”、“锁定”或“异常凭证”。</w:t>
      </w:r>
    </w:p>
    <w:p w14:paraId="3C5788D8">
      <w:pPr>
        <w:pStyle w:val="5"/>
        <w:bidi w:val="0"/>
      </w:pPr>
      <w:r>
        <w:rPr>
          <w:rFonts w:hint="eastAsia"/>
        </w:rPr>
        <w:t>●</w:t>
      </w:r>
      <w:r>
        <w:rPr>
          <w:rFonts w:hint="default"/>
          <w:lang w:val="en-US"/>
        </w:rPr>
        <w:t xml:space="preserve"> </w:t>
      </w:r>
      <w:r>
        <w:t>查询蓝字发票抵扣信息失败，本地无蓝字发票抵扣信息。</w:t>
      </w:r>
    </w:p>
    <w:p w14:paraId="261552AA">
      <w:pPr>
        <w:pStyle w:val="5"/>
        <w:bidi w:val="0"/>
      </w:pPr>
      <w:r>
        <w:rPr>
          <w:rFonts w:hint="eastAsia"/>
        </w:rPr>
        <w:t>●</w:t>
      </w:r>
      <w:r>
        <w:rPr>
          <w:rFonts w:hint="default"/>
          <w:lang w:val="en-US"/>
        </w:rPr>
        <w:t xml:space="preserve"> </w:t>
      </w:r>
      <w:r>
        <w:t>对应蓝字发票增值税用途为待退税、已退税、已抵扣（改退）、已代办退税、不予退税且不予抵扣时。</w:t>
      </w:r>
    </w:p>
    <w:p w14:paraId="4BD1B1D7">
      <w:pPr>
        <w:pStyle w:val="5"/>
        <w:bidi w:val="0"/>
        <w:rPr>
          <w:rFonts w:hint="default"/>
        </w:rPr>
      </w:pPr>
      <w:r>
        <w:rPr>
          <w:rFonts w:hint="eastAsia"/>
        </w:rPr>
        <w:t>●</w:t>
      </w:r>
      <w:r>
        <w:rPr>
          <w:rFonts w:hint="default"/>
          <w:lang w:val="en-US"/>
        </w:rPr>
        <w:t xml:space="preserve"> </w:t>
      </w:r>
      <w:r>
        <w:rPr>
          <w:rFonts w:hint="default"/>
        </w:rPr>
        <w:t>校验对应蓝字发票税收优惠类标签明细，当“冬奥会退税标签”为“已用于冬奥会退税”时。</w:t>
      </w:r>
    </w:p>
    <w:bookmarkEnd w:id="82"/>
    <w:p w14:paraId="6FF249D3">
      <w:pPr>
        <w:pStyle w:val="7"/>
        <w:bidi w:val="0"/>
        <w:rPr>
          <w:rFonts w:hint="default"/>
        </w:rPr>
      </w:pPr>
      <w:bookmarkStart w:id="83" w:name="_Toc9565"/>
      <w:r>
        <w:rPr>
          <w:rFonts w:hint="default"/>
        </w:rPr>
        <w:t>3.2.3录入、校验成品油红字确认单信息</w:t>
      </w:r>
      <w:bookmarkEnd w:id="83"/>
    </w:p>
    <w:p w14:paraId="4265796E">
      <w:pPr>
        <w:pStyle w:val="5"/>
        <w:bidi w:val="0"/>
        <w:rPr>
          <w:rFonts w:hint="default"/>
        </w:rPr>
      </w:pPr>
      <w:r>
        <w:rPr>
          <w:rFonts w:hint="default"/>
        </w:rPr>
        <w:t>依据开票能力成品油红字确认单要求，录入成品油红字确认单信息，并依据成品油红字确认单申请规则对发票信息进行业务逻辑校验，主要包括合规性校验、数值校验。</w:t>
      </w:r>
    </w:p>
    <w:p w14:paraId="754C780D">
      <w:pPr>
        <w:pStyle w:val="26"/>
        <w:bidi w:val="0"/>
        <w:rPr>
          <w:rFonts w:hint="default"/>
        </w:rPr>
      </w:pPr>
      <w:r>
        <w:drawing>
          <wp:inline distT="0" distB="0" distL="114300" distR="114300">
            <wp:extent cx="2800350" cy="3657600"/>
            <wp:effectExtent l="0" t="0" r="6350" b="0"/>
            <wp:docPr id="33" name="图片 247"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7" descr="录入红字确认单"/>
                    <pic:cNvPicPr>
                      <a:picLocks noChangeAspect="1"/>
                    </pic:cNvPicPr>
                  </pic:nvPicPr>
                  <pic:blipFill>
                    <a:blip r:embed="rId36"/>
                    <a:stretch>
                      <a:fillRect/>
                    </a:stretch>
                  </pic:blipFill>
                  <pic:spPr>
                    <a:xfrm>
                      <a:off x="0" y="0"/>
                      <a:ext cx="2800350" cy="3657600"/>
                    </a:xfrm>
                    <a:prstGeom prst="rect">
                      <a:avLst/>
                    </a:prstGeom>
                    <a:noFill/>
                    <a:ln>
                      <a:noFill/>
                    </a:ln>
                  </pic:spPr>
                </pic:pic>
              </a:graphicData>
            </a:graphic>
          </wp:inline>
        </w:drawing>
      </w:r>
    </w:p>
    <w:p w14:paraId="1781DA11">
      <w:pPr>
        <w:pStyle w:val="8"/>
        <w:bidi w:val="0"/>
        <w:rPr>
          <w:rFonts w:hint="default"/>
        </w:rPr>
      </w:pPr>
      <w:r>
        <w:rPr>
          <w:rFonts w:hint="default"/>
        </w:rPr>
        <w:t>3.2.3.1合规性校验</w:t>
      </w:r>
    </w:p>
    <w:p w14:paraId="0DF0E7B8">
      <w:pPr>
        <w:pStyle w:val="5"/>
        <w:bidi w:val="0"/>
        <w:rPr>
          <w:rFonts w:hint="default"/>
        </w:rPr>
      </w:pPr>
      <w:r>
        <w:rPr>
          <w:rFonts w:hint="default"/>
        </w:rPr>
        <w:t>合规性校验主要对输入参数的类型、长度、是否必填、码值进行校验（具体校验值说明详见《成品油红字确认单申请》接口）。以下任意一项不满足要求时，阻断发票开具。校验规则如下：</w:t>
      </w:r>
    </w:p>
    <w:p w14:paraId="4D4E6244">
      <w:pPr>
        <w:pStyle w:val="5"/>
        <w:bidi w:val="0"/>
        <w:rPr>
          <w:rFonts w:hint="default"/>
        </w:rPr>
      </w:pPr>
      <w:r>
        <w:rPr>
          <w:rFonts w:hint="eastAsia"/>
        </w:rPr>
        <w:t>●</w:t>
      </w:r>
      <w:r>
        <w:rPr>
          <w:rFonts w:hint="default"/>
          <w:lang w:val="en-US"/>
        </w:rPr>
        <w:t xml:space="preserve"> </w:t>
      </w:r>
      <w:r>
        <w:rPr>
          <w:rFonts w:hint="default"/>
        </w:rPr>
        <w:t>录入方身份，必填，取值范围为“0”、“1”。</w:t>
      </w:r>
    </w:p>
    <w:p w14:paraId="1DCEEC06">
      <w:pPr>
        <w:pStyle w:val="5"/>
        <w:bidi w:val="0"/>
        <w:rPr>
          <w:rFonts w:hint="default"/>
        </w:rPr>
      </w:pPr>
      <w:r>
        <w:rPr>
          <w:rFonts w:hint="eastAsia"/>
        </w:rPr>
        <w:t>●</w:t>
      </w:r>
      <w:r>
        <w:rPr>
          <w:rFonts w:hint="default"/>
          <w:lang w:val="en-US"/>
        </w:rPr>
        <w:t xml:space="preserve"> </w:t>
      </w:r>
      <w:r>
        <w:rPr>
          <w:rFonts w:hint="default"/>
        </w:rPr>
        <w:t>销售方纳税人识别号，必填，最大长度2</w:t>
      </w:r>
      <w:r>
        <w:rPr>
          <w:rFonts w:hint="default"/>
          <w:lang w:val="en-US" w:eastAsia="zh-CN"/>
        </w:rPr>
        <w:t>0</w:t>
      </w:r>
      <w:r>
        <w:rPr>
          <w:rFonts w:hint="default"/>
        </w:rPr>
        <w:t>位，由数字和大写字母组成。</w:t>
      </w:r>
    </w:p>
    <w:p w14:paraId="06448BB1">
      <w:pPr>
        <w:pStyle w:val="5"/>
        <w:bidi w:val="0"/>
        <w:rPr>
          <w:rFonts w:hint="default"/>
        </w:rPr>
      </w:pPr>
      <w:r>
        <w:rPr>
          <w:rFonts w:hint="eastAsia"/>
        </w:rPr>
        <w:t>●</w:t>
      </w:r>
      <w:r>
        <w:rPr>
          <w:rFonts w:hint="default"/>
          <w:lang w:val="en-US"/>
        </w:rPr>
        <w:t xml:space="preserve"> </w:t>
      </w:r>
      <w:r>
        <w:rPr>
          <w:rFonts w:hint="default"/>
        </w:rPr>
        <w:t>销售方名称，必填，最大长度300位。</w:t>
      </w:r>
    </w:p>
    <w:p w14:paraId="683C96BA">
      <w:pPr>
        <w:pStyle w:val="5"/>
        <w:bidi w:val="0"/>
        <w:rPr>
          <w:rFonts w:hint="default"/>
        </w:rPr>
      </w:pPr>
      <w:r>
        <w:rPr>
          <w:rFonts w:hint="eastAsia"/>
        </w:rPr>
        <w:t>●</w:t>
      </w:r>
      <w:r>
        <w:rPr>
          <w:rFonts w:hint="default"/>
          <w:lang w:val="en-US"/>
        </w:rPr>
        <w:t xml:space="preserve"> </w:t>
      </w:r>
      <w:r>
        <w:rPr>
          <w:rFonts w:hint="default"/>
        </w:rPr>
        <w:t>购买方纳税人识别号，选填，最大长度</w:t>
      </w:r>
      <w:r>
        <w:rPr>
          <w:rFonts w:hint="default"/>
        </w:rPr>
        <w:tab/>
      </w:r>
      <w:r>
        <w:rPr>
          <w:rFonts w:hint="default"/>
        </w:rPr>
        <w:t>2</w:t>
      </w:r>
      <w:r>
        <w:rPr>
          <w:rFonts w:hint="default"/>
          <w:lang w:val="en-US" w:eastAsia="zh-CN"/>
        </w:rPr>
        <w:t>0</w:t>
      </w:r>
      <w:r>
        <w:rPr>
          <w:rFonts w:hint="default"/>
        </w:rPr>
        <w:t>位。</w:t>
      </w:r>
    </w:p>
    <w:p w14:paraId="34F4F27C">
      <w:pPr>
        <w:pStyle w:val="5"/>
        <w:bidi w:val="0"/>
        <w:rPr>
          <w:rFonts w:hint="default"/>
        </w:rPr>
      </w:pPr>
      <w:r>
        <w:rPr>
          <w:rFonts w:hint="eastAsia"/>
        </w:rPr>
        <w:t>●</w:t>
      </w:r>
      <w:r>
        <w:rPr>
          <w:rFonts w:hint="default"/>
          <w:lang w:val="en-US"/>
        </w:rPr>
        <w:t xml:space="preserve"> </w:t>
      </w:r>
      <w:r>
        <w:rPr>
          <w:rFonts w:hint="default"/>
        </w:rPr>
        <w:t>购买方名称，必填，最大长度300位。</w:t>
      </w:r>
    </w:p>
    <w:p w14:paraId="181F65D6">
      <w:pPr>
        <w:pStyle w:val="5"/>
        <w:bidi w:val="0"/>
        <w:rPr>
          <w:rFonts w:hint="default"/>
        </w:rPr>
      </w:pPr>
      <w:r>
        <w:rPr>
          <w:rFonts w:hint="eastAsia"/>
        </w:rPr>
        <w:t>●</w:t>
      </w:r>
      <w:r>
        <w:rPr>
          <w:rFonts w:hint="default"/>
          <w:lang w:val="en-US"/>
        </w:rPr>
        <w:t xml:space="preserve"> </w:t>
      </w:r>
      <w:r>
        <w:rPr>
          <w:rFonts w:hint="default"/>
        </w:rPr>
        <w:t>蓝字发票代码，选填，最大长度12位。</w:t>
      </w:r>
    </w:p>
    <w:p w14:paraId="2617B876">
      <w:pPr>
        <w:pStyle w:val="5"/>
        <w:bidi w:val="0"/>
        <w:rPr>
          <w:rFonts w:hint="default"/>
        </w:rPr>
      </w:pPr>
      <w:r>
        <w:rPr>
          <w:rFonts w:hint="eastAsia"/>
        </w:rPr>
        <w:t>●</w:t>
      </w:r>
      <w:r>
        <w:rPr>
          <w:rFonts w:hint="default"/>
          <w:lang w:val="en-US"/>
        </w:rPr>
        <w:t xml:space="preserve"> </w:t>
      </w:r>
      <w:r>
        <w:rPr>
          <w:rFonts w:hint="default"/>
        </w:rPr>
        <w:t>蓝字发票号码，必填，最大长度20位。</w:t>
      </w:r>
    </w:p>
    <w:p w14:paraId="3D6D0544">
      <w:pPr>
        <w:pStyle w:val="5"/>
        <w:bidi w:val="0"/>
        <w:rPr>
          <w:rFonts w:hint="default"/>
        </w:rPr>
      </w:pPr>
      <w:r>
        <w:rPr>
          <w:rFonts w:hint="eastAsia"/>
        </w:rPr>
        <w:t>●</w:t>
      </w:r>
      <w:r>
        <w:rPr>
          <w:rFonts w:hint="default"/>
          <w:lang w:val="en-US"/>
        </w:rPr>
        <w:t xml:space="preserve"> </w:t>
      </w:r>
      <w:r>
        <w:rPr>
          <w:rFonts w:hint="default"/>
        </w:rPr>
        <w:t>是否纸质发票标志，必填，取值范围为“Y”、“N”。</w:t>
      </w:r>
    </w:p>
    <w:p w14:paraId="4F555045">
      <w:pPr>
        <w:pStyle w:val="5"/>
        <w:bidi w:val="0"/>
        <w:rPr>
          <w:rFonts w:hint="default"/>
        </w:rPr>
      </w:pPr>
      <w:r>
        <w:rPr>
          <w:rFonts w:hint="eastAsia"/>
        </w:rPr>
        <w:t>●</w:t>
      </w:r>
      <w:r>
        <w:rPr>
          <w:rFonts w:hint="default"/>
          <w:lang w:val="en-US"/>
        </w:rPr>
        <w:t xml:space="preserve"> </w:t>
      </w:r>
      <w:r>
        <w:rPr>
          <w:rFonts w:hint="default"/>
        </w:rPr>
        <w:t>蓝字发票开票日期，必填，格式为yyyy-MM-dd HH:mm:ss。</w:t>
      </w:r>
    </w:p>
    <w:p w14:paraId="58A3F08C">
      <w:pPr>
        <w:pStyle w:val="5"/>
        <w:bidi w:val="0"/>
        <w:rPr>
          <w:rFonts w:hint="default"/>
        </w:rPr>
      </w:pPr>
      <w:r>
        <w:rPr>
          <w:rFonts w:hint="eastAsia"/>
        </w:rPr>
        <w:t>●</w:t>
      </w:r>
      <w:r>
        <w:rPr>
          <w:rFonts w:hint="default"/>
          <w:lang w:val="en-US"/>
        </w:rPr>
        <w:t xml:space="preserve"> </w:t>
      </w:r>
      <w:r>
        <w:rPr>
          <w:rFonts w:hint="default"/>
        </w:rPr>
        <w:t>蓝字发票合计金额，必填，最大长度18位，最多2位小数。</w:t>
      </w:r>
    </w:p>
    <w:p w14:paraId="5F6289B4">
      <w:pPr>
        <w:pStyle w:val="5"/>
        <w:bidi w:val="0"/>
        <w:rPr>
          <w:rFonts w:hint="default"/>
        </w:rPr>
      </w:pPr>
      <w:r>
        <w:rPr>
          <w:rFonts w:hint="eastAsia"/>
        </w:rPr>
        <w:t>●</w:t>
      </w:r>
      <w:r>
        <w:rPr>
          <w:rFonts w:hint="default"/>
          <w:lang w:val="en-US"/>
        </w:rPr>
        <w:t xml:space="preserve"> </w:t>
      </w:r>
      <w:r>
        <w:rPr>
          <w:rFonts w:hint="default"/>
        </w:rPr>
        <w:t>蓝字发票合计税额，必填，最大长度18位，最多2位小数。</w:t>
      </w:r>
    </w:p>
    <w:p w14:paraId="5A2B6FB6">
      <w:pPr>
        <w:pStyle w:val="5"/>
        <w:bidi w:val="0"/>
        <w:rPr>
          <w:rFonts w:hint="default"/>
        </w:rPr>
      </w:pPr>
      <w:r>
        <w:rPr>
          <w:rFonts w:hint="eastAsia"/>
        </w:rPr>
        <w:t>●</w:t>
      </w:r>
      <w:r>
        <w:rPr>
          <w:rFonts w:hint="default"/>
          <w:lang w:val="en-US"/>
        </w:rPr>
        <w:t xml:space="preserve"> </w:t>
      </w:r>
      <w:r>
        <w:rPr>
          <w:rFonts w:hint="default"/>
        </w:rPr>
        <w:t>蓝字发票发票票种代码，必填，取值范围为“01”、“02”、“03”、“04”。</w:t>
      </w:r>
    </w:p>
    <w:p w14:paraId="5FA36CE2">
      <w:pPr>
        <w:pStyle w:val="5"/>
        <w:bidi w:val="0"/>
        <w:rPr>
          <w:rFonts w:hint="default"/>
        </w:rPr>
      </w:pPr>
      <w:r>
        <w:rPr>
          <w:rFonts w:hint="eastAsia"/>
        </w:rPr>
        <w:t>●</w:t>
      </w:r>
      <w:r>
        <w:rPr>
          <w:rFonts w:hint="default"/>
          <w:lang w:val="en-US"/>
        </w:rPr>
        <w:t xml:space="preserve"> </w:t>
      </w:r>
      <w:r>
        <w:rPr>
          <w:rFonts w:hint="default"/>
        </w:rPr>
        <w:t>蓝字发票特定要素类型代码，</w:t>
      </w:r>
      <w:r>
        <w:rPr>
          <w:rFonts w:hint="default"/>
          <w:lang w:val="en-US" w:eastAsia="zh-CN"/>
        </w:rPr>
        <w:t>必</w:t>
      </w:r>
      <w:r>
        <w:rPr>
          <w:rFonts w:hint="default"/>
        </w:rPr>
        <w:t>填，取值范围为“01”。</w:t>
      </w:r>
    </w:p>
    <w:p w14:paraId="39385A5A">
      <w:pPr>
        <w:pStyle w:val="5"/>
        <w:bidi w:val="0"/>
        <w:rPr>
          <w:rFonts w:hint="default"/>
        </w:rPr>
      </w:pPr>
      <w:r>
        <w:rPr>
          <w:rFonts w:hint="eastAsia"/>
        </w:rPr>
        <w:t>●</w:t>
      </w:r>
      <w:r>
        <w:rPr>
          <w:rFonts w:hint="default"/>
          <w:lang w:val="en-US"/>
        </w:rPr>
        <w:t xml:space="preserve"> </w:t>
      </w:r>
      <w:r>
        <w:rPr>
          <w:rFonts w:hint="default"/>
        </w:rPr>
        <w:t>红字冲销金额，必填，最大长度18位，最多2位小数。</w:t>
      </w:r>
    </w:p>
    <w:p w14:paraId="3F95187F">
      <w:pPr>
        <w:pStyle w:val="5"/>
        <w:bidi w:val="0"/>
        <w:rPr>
          <w:rFonts w:hint="default"/>
        </w:rPr>
      </w:pPr>
      <w:r>
        <w:rPr>
          <w:rFonts w:hint="eastAsia"/>
        </w:rPr>
        <w:t>●</w:t>
      </w:r>
      <w:r>
        <w:rPr>
          <w:rFonts w:hint="default"/>
          <w:lang w:val="en-US"/>
        </w:rPr>
        <w:t xml:space="preserve"> </w:t>
      </w:r>
      <w:r>
        <w:rPr>
          <w:rFonts w:hint="default"/>
        </w:rPr>
        <w:t>红字冲销税额，必填，最大长度18位，最多2位小数。</w:t>
      </w:r>
    </w:p>
    <w:p w14:paraId="25B80F7B">
      <w:pPr>
        <w:pStyle w:val="5"/>
        <w:bidi w:val="0"/>
        <w:rPr>
          <w:rFonts w:hint="default"/>
        </w:rPr>
      </w:pPr>
      <w:r>
        <w:rPr>
          <w:rFonts w:hint="eastAsia"/>
        </w:rPr>
        <w:t>●</w:t>
      </w:r>
      <w:r>
        <w:rPr>
          <w:rFonts w:hint="default"/>
          <w:lang w:val="en-US"/>
        </w:rPr>
        <w:t xml:space="preserve"> </w:t>
      </w:r>
      <w:r>
        <w:rPr>
          <w:rFonts w:hint="default"/>
        </w:rPr>
        <w:t>红字发票冲红原因代码，必填，取值范围为“01”、“02”、“03”、“04”。</w:t>
      </w:r>
    </w:p>
    <w:p w14:paraId="2B092D95">
      <w:pPr>
        <w:pStyle w:val="5"/>
        <w:bidi w:val="0"/>
        <w:rPr>
          <w:rFonts w:hint="default"/>
        </w:rPr>
      </w:pPr>
      <w:r>
        <w:rPr>
          <w:rFonts w:hint="eastAsia"/>
        </w:rPr>
        <w:t>●</w:t>
      </w:r>
      <w:r>
        <w:rPr>
          <w:rFonts w:hint="default"/>
          <w:lang w:val="en-US"/>
        </w:rPr>
        <w:t xml:space="preserve"> </w:t>
      </w:r>
      <w:r>
        <w:rPr>
          <w:rFonts w:hint="default"/>
        </w:rPr>
        <w:t>序号，必填，最大长度</w:t>
      </w:r>
      <w:r>
        <w:rPr>
          <w:rFonts w:hint="default"/>
        </w:rPr>
        <w:tab/>
      </w:r>
      <w:r>
        <w:rPr>
          <w:rFonts w:hint="default"/>
        </w:rPr>
        <w:t>8位，从1开始。</w:t>
      </w:r>
    </w:p>
    <w:p w14:paraId="1C768865">
      <w:pPr>
        <w:pStyle w:val="5"/>
        <w:bidi w:val="0"/>
        <w:rPr>
          <w:rFonts w:hint="default"/>
        </w:rPr>
      </w:pPr>
      <w:r>
        <w:rPr>
          <w:rFonts w:hint="eastAsia"/>
        </w:rPr>
        <w:t>●</w:t>
      </w:r>
      <w:r>
        <w:rPr>
          <w:rFonts w:hint="default"/>
          <w:lang w:val="en-US"/>
        </w:rPr>
        <w:t xml:space="preserve"> </w:t>
      </w:r>
      <w:r>
        <w:rPr>
          <w:rFonts w:hint="default"/>
        </w:rPr>
        <w:t>蓝字发票明细序号，必填，最大长度8位。</w:t>
      </w:r>
    </w:p>
    <w:p w14:paraId="717D3504">
      <w:pPr>
        <w:pStyle w:val="5"/>
        <w:bidi w:val="0"/>
        <w:rPr>
          <w:rFonts w:hint="default"/>
        </w:rPr>
      </w:pPr>
      <w:r>
        <w:rPr>
          <w:rFonts w:hint="eastAsia"/>
        </w:rPr>
        <w:t>●</w:t>
      </w:r>
      <w:r>
        <w:rPr>
          <w:rFonts w:hint="default"/>
          <w:lang w:val="en-US"/>
        </w:rPr>
        <w:t xml:space="preserve"> </w:t>
      </w:r>
      <w:r>
        <w:rPr>
          <w:rFonts w:hint="default"/>
        </w:rPr>
        <w:t>商品和服务税收分类合并编码，必填，最大长度19位。必须在商品编码信息中存在。</w:t>
      </w:r>
    </w:p>
    <w:p w14:paraId="27BFB16B">
      <w:pPr>
        <w:pStyle w:val="5"/>
        <w:bidi w:val="0"/>
        <w:rPr>
          <w:rFonts w:hint="default"/>
        </w:rPr>
      </w:pPr>
      <w:r>
        <w:rPr>
          <w:rFonts w:hint="eastAsia"/>
        </w:rPr>
        <w:t>●</w:t>
      </w:r>
      <w:r>
        <w:rPr>
          <w:rFonts w:hint="default"/>
          <w:lang w:val="en-US"/>
        </w:rPr>
        <w:t xml:space="preserve"> </w:t>
      </w:r>
      <w:r>
        <w:rPr>
          <w:rFonts w:hint="default"/>
        </w:rPr>
        <w:t>货物或应税劳务、服务名称，必填，最大长度300位。</w:t>
      </w:r>
    </w:p>
    <w:p w14:paraId="382E2633">
      <w:pPr>
        <w:pStyle w:val="5"/>
        <w:bidi w:val="0"/>
        <w:rPr>
          <w:rFonts w:hint="default"/>
        </w:rPr>
      </w:pPr>
      <w:r>
        <w:rPr>
          <w:rFonts w:hint="eastAsia"/>
        </w:rPr>
        <w:t>●</w:t>
      </w:r>
      <w:r>
        <w:rPr>
          <w:rFonts w:hint="default"/>
          <w:lang w:val="en-US"/>
        </w:rPr>
        <w:t xml:space="preserve"> </w:t>
      </w:r>
      <w:r>
        <w:rPr>
          <w:rFonts w:hint="default"/>
        </w:rPr>
        <w:t>商品服务简称，必填，最大长度120位。</w:t>
      </w:r>
    </w:p>
    <w:p w14:paraId="0B77E221">
      <w:pPr>
        <w:pStyle w:val="5"/>
        <w:bidi w:val="0"/>
        <w:rPr>
          <w:rFonts w:hint="default"/>
        </w:rPr>
      </w:pPr>
      <w:r>
        <w:rPr>
          <w:rFonts w:hint="eastAsia"/>
        </w:rPr>
        <w:t>●</w:t>
      </w:r>
      <w:r>
        <w:rPr>
          <w:rFonts w:hint="default"/>
          <w:lang w:val="en-US"/>
        </w:rPr>
        <w:t xml:space="preserve"> </w:t>
      </w:r>
      <w:r>
        <w:rPr>
          <w:rFonts w:hint="default"/>
        </w:rPr>
        <w:t>项目名称，必填，最大长度600位。</w:t>
      </w:r>
    </w:p>
    <w:p w14:paraId="572CB604">
      <w:pPr>
        <w:pStyle w:val="5"/>
        <w:bidi w:val="0"/>
        <w:rPr>
          <w:rFonts w:hint="default"/>
        </w:rPr>
      </w:pPr>
      <w:r>
        <w:rPr>
          <w:rFonts w:hint="eastAsia"/>
        </w:rPr>
        <w:t>●</w:t>
      </w:r>
      <w:r>
        <w:rPr>
          <w:rFonts w:hint="default"/>
          <w:lang w:val="en-US"/>
        </w:rPr>
        <w:t xml:space="preserve"> </w:t>
      </w:r>
      <w:r>
        <w:rPr>
          <w:rFonts w:hint="default"/>
        </w:rPr>
        <w:t>规格型号，选填，最大长度150位。</w:t>
      </w:r>
    </w:p>
    <w:p w14:paraId="7FD74671">
      <w:pPr>
        <w:pStyle w:val="5"/>
        <w:bidi w:val="0"/>
        <w:rPr>
          <w:rFonts w:hint="default"/>
        </w:rPr>
      </w:pPr>
      <w:r>
        <w:rPr>
          <w:rFonts w:hint="eastAsia"/>
        </w:rPr>
        <w:t>●</w:t>
      </w:r>
      <w:r>
        <w:rPr>
          <w:rFonts w:hint="default"/>
          <w:lang w:val="en-US"/>
        </w:rPr>
        <w:t xml:space="preserve"> </w:t>
      </w:r>
      <w:r>
        <w:rPr>
          <w:rFonts w:hint="default"/>
        </w:rPr>
        <w:t>单位，</w:t>
      </w:r>
      <w:r>
        <w:rPr>
          <w:rFonts w:hint="default"/>
          <w:lang w:val="en-US" w:eastAsia="zh-CN"/>
        </w:rPr>
        <w:t>必填</w:t>
      </w:r>
      <w:r>
        <w:rPr>
          <w:rFonts w:hint="default"/>
        </w:rPr>
        <w:t>，最大长度300位，只能是“吨”“升”两个选项，不允许修改和自定义。</w:t>
      </w:r>
    </w:p>
    <w:p w14:paraId="71C75960">
      <w:pPr>
        <w:pStyle w:val="5"/>
        <w:bidi w:val="0"/>
        <w:rPr>
          <w:rFonts w:hint="default"/>
        </w:rPr>
      </w:pPr>
      <w:r>
        <w:rPr>
          <w:rFonts w:hint="eastAsia"/>
        </w:rPr>
        <w:t>●</w:t>
      </w:r>
      <w:r>
        <w:rPr>
          <w:rFonts w:hint="default"/>
          <w:lang w:val="en-US"/>
        </w:rPr>
        <w:t xml:space="preserve"> </w:t>
      </w:r>
      <w:r>
        <w:rPr>
          <w:rFonts w:hint="default"/>
        </w:rPr>
        <w:t>数量，选填，最大长度25位，如“单价”栏次非空，则本栏次必须非空。</w:t>
      </w:r>
    </w:p>
    <w:p w14:paraId="65DE82D8">
      <w:pPr>
        <w:pStyle w:val="5"/>
        <w:bidi w:val="0"/>
        <w:rPr>
          <w:rFonts w:hint="default"/>
        </w:rPr>
      </w:pPr>
      <w:r>
        <w:rPr>
          <w:rFonts w:hint="eastAsia"/>
        </w:rPr>
        <w:t>●</w:t>
      </w:r>
      <w:r>
        <w:rPr>
          <w:rFonts w:hint="default"/>
          <w:lang w:val="en-US"/>
        </w:rPr>
        <w:t xml:space="preserve"> </w:t>
      </w:r>
      <w:r>
        <w:rPr>
          <w:rFonts w:hint="default"/>
        </w:rPr>
        <w:t>单价，选填，最大长度25位，如“数量”栏次非空，则本栏次必须非空。</w:t>
      </w:r>
    </w:p>
    <w:p w14:paraId="2D1A48D0">
      <w:pPr>
        <w:pStyle w:val="5"/>
        <w:bidi w:val="0"/>
        <w:rPr>
          <w:rFonts w:hint="default"/>
        </w:rPr>
      </w:pPr>
      <w:r>
        <w:rPr>
          <w:rFonts w:hint="eastAsia"/>
        </w:rPr>
        <w:t>●</w:t>
      </w:r>
      <w:r>
        <w:rPr>
          <w:rFonts w:hint="default"/>
          <w:lang w:val="en-US"/>
        </w:rPr>
        <w:t xml:space="preserve"> </w:t>
      </w:r>
      <w:r>
        <w:rPr>
          <w:rFonts w:hint="default"/>
        </w:rPr>
        <w:t>金额，必填，最大长度18位，最多2位小数。</w:t>
      </w:r>
    </w:p>
    <w:p w14:paraId="6A005686">
      <w:pPr>
        <w:pStyle w:val="5"/>
        <w:bidi w:val="0"/>
        <w:rPr>
          <w:rFonts w:hint="default"/>
        </w:rPr>
      </w:pPr>
      <w:r>
        <w:rPr>
          <w:rFonts w:hint="eastAsia"/>
        </w:rPr>
        <w:t>●</w:t>
      </w:r>
      <w:r>
        <w:rPr>
          <w:rFonts w:hint="default"/>
          <w:lang w:val="en-US"/>
        </w:rPr>
        <w:t xml:space="preserve"> </w:t>
      </w:r>
      <w:r>
        <w:rPr>
          <w:rFonts w:hint="default"/>
        </w:rPr>
        <w:t>税率，必填，最大长度16位，最多6位小数。必须在可用税率信息中存在。</w:t>
      </w:r>
    </w:p>
    <w:p w14:paraId="5668761C">
      <w:pPr>
        <w:pStyle w:val="5"/>
        <w:bidi w:val="0"/>
        <w:rPr>
          <w:rFonts w:hint="default"/>
        </w:rPr>
      </w:pPr>
      <w:r>
        <w:rPr>
          <w:rFonts w:hint="eastAsia"/>
        </w:rPr>
        <w:t>●</w:t>
      </w:r>
      <w:r>
        <w:rPr>
          <w:rFonts w:hint="default"/>
          <w:lang w:val="en-US"/>
        </w:rPr>
        <w:t xml:space="preserve"> </w:t>
      </w:r>
      <w:r>
        <w:rPr>
          <w:rFonts w:hint="default"/>
        </w:rPr>
        <w:t>税额，必填，最大长度18位，最多2位小数。</w:t>
      </w:r>
    </w:p>
    <w:p w14:paraId="1F0FA697">
      <w:pPr>
        <w:pStyle w:val="8"/>
        <w:bidi w:val="0"/>
        <w:rPr>
          <w:rFonts w:hint="default"/>
        </w:rPr>
      </w:pPr>
      <w:r>
        <w:rPr>
          <w:rFonts w:hint="default"/>
        </w:rPr>
        <w:t>3.2.3.2数据校验</w:t>
      </w:r>
    </w:p>
    <w:p w14:paraId="3D0686F0">
      <w:pPr>
        <w:pStyle w:val="5"/>
        <w:bidi w:val="0"/>
      </w:pPr>
      <w:r>
        <w:rPr>
          <w:rFonts w:hint="eastAsia"/>
        </w:rPr>
        <w:t>●</w:t>
      </w:r>
      <w:r>
        <w:rPr>
          <w:rFonts w:hint="default"/>
          <w:lang w:val="en-US"/>
        </w:rPr>
        <w:t xml:space="preserve"> </w:t>
      </w:r>
      <w:r>
        <w:t>含税金额=税额+金额，不能有误差。</w:t>
      </w:r>
    </w:p>
    <w:p w14:paraId="31FD90E7">
      <w:pPr>
        <w:pStyle w:val="5"/>
        <w:bidi w:val="0"/>
      </w:pPr>
      <w:r>
        <w:rPr>
          <w:rFonts w:hint="eastAsia"/>
        </w:rPr>
        <w:t>●</w:t>
      </w:r>
      <w:r>
        <w:rPr>
          <w:rFonts w:hint="default"/>
          <w:lang w:val="en-US"/>
        </w:rPr>
        <w:t xml:space="preserve"> </w:t>
      </w:r>
      <w:r>
        <w:t>红票开具金额&lt;= 对应蓝字发票开具金额。</w:t>
      </w:r>
    </w:p>
    <w:p w14:paraId="745C7A33">
      <w:pPr>
        <w:pStyle w:val="8"/>
        <w:bidi w:val="0"/>
        <w:rPr>
          <w:rFonts w:hint="default"/>
        </w:rPr>
      </w:pPr>
      <w:r>
        <w:rPr>
          <w:rFonts w:hint="default"/>
        </w:rPr>
        <w:t>3.2.3.3业务逻辑校验</w:t>
      </w:r>
    </w:p>
    <w:p w14:paraId="3F871B7E">
      <w:pPr>
        <w:pStyle w:val="5"/>
        <w:bidi w:val="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16EF57BD">
      <w:pPr>
        <w:pStyle w:val="5"/>
        <w:bidi w:val="0"/>
        <w:rPr>
          <w:rFonts w:hint="default"/>
        </w:rPr>
      </w:pPr>
      <w:r>
        <w:rPr>
          <w:rFonts w:hint="eastAsia"/>
        </w:rPr>
        <w:t>●</w:t>
      </w:r>
      <w:r>
        <w:rPr>
          <w:rFonts w:hint="default"/>
          <w:lang w:val="en-US"/>
        </w:rPr>
        <w:t xml:space="preserve"> </w:t>
      </w:r>
      <w:r>
        <w:rPr>
          <w:rFonts w:hint="default"/>
        </w:rPr>
        <w:t>对应成品油蓝字发票带折扣行时，将折扣金额、税额分摊反映在对应的项目名称行上，再和红字发票进行比对。</w:t>
      </w:r>
    </w:p>
    <w:p w14:paraId="6768B9B1">
      <w:pPr>
        <w:pStyle w:val="5"/>
        <w:bidi w:val="0"/>
        <w:rPr>
          <w:rFonts w:hint="default"/>
        </w:rPr>
      </w:pPr>
      <w:r>
        <w:rPr>
          <w:rFonts w:hint="eastAsia"/>
        </w:rPr>
        <w:t>●</w:t>
      </w:r>
      <w:r>
        <w:rPr>
          <w:rFonts w:hint="default"/>
          <w:lang w:val="en-US"/>
        </w:rPr>
        <w:t xml:space="preserve"> </w:t>
      </w:r>
      <w:r>
        <w:rPr>
          <w:rFonts w:hint="default"/>
        </w:rPr>
        <w:t>蓝字增值税专用发票只能用增值税专用发票冲红；蓝字普通发票只能用普通发票进行冲红。</w:t>
      </w:r>
    </w:p>
    <w:p w14:paraId="5FDCF3E7">
      <w:pPr>
        <w:pStyle w:val="5"/>
        <w:bidi w:val="0"/>
        <w:rPr>
          <w:rFonts w:hint="default"/>
        </w:rPr>
      </w:pPr>
      <w:r>
        <w:rPr>
          <w:rFonts w:hint="eastAsia"/>
        </w:rPr>
        <w:t>●</w:t>
      </w:r>
      <w:r>
        <w:rPr>
          <w:rFonts w:hint="default"/>
          <w:lang w:val="en-US"/>
        </w:rPr>
        <w:t xml:space="preserve"> </w:t>
      </w:r>
      <w:r>
        <w:rPr>
          <w:rFonts w:hint="default"/>
        </w:rPr>
        <w:t>对应成品油蓝字发票开具过红字发票时，系统对冲红的“对应蓝字发票明细序号”行累计数量、累计金额和累计税额进行监控。当累计开具红字发票的数量以及负数金额或者税额绝对值之和超过原成品油蓝字发票时，不允许其继续开具红字发票。</w:t>
      </w:r>
    </w:p>
    <w:p w14:paraId="69EB08D1">
      <w:pPr>
        <w:pStyle w:val="5"/>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5E2717F0">
      <w:pPr>
        <w:pStyle w:val="5"/>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6964B059">
      <w:pPr>
        <w:pStyle w:val="5"/>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4374025A">
      <w:pPr>
        <w:pStyle w:val="5"/>
        <w:bidi w:val="0"/>
        <w:rPr>
          <w:rFonts w:hint="default"/>
        </w:rPr>
      </w:pPr>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w:t>
      </w:r>
      <w:r>
        <w:rPr>
          <w:rFonts w:hint="default"/>
        </w:rPr>
        <w:t>明细单价、金额、数量必须和蓝字发票保持一致。</w:t>
      </w:r>
    </w:p>
    <w:p w14:paraId="02711C4F">
      <w:pPr>
        <w:pStyle w:val="5"/>
        <w:bidi w:val="0"/>
        <w:rPr>
          <w:rFonts w:hint="default"/>
        </w:rPr>
      </w:pPr>
      <w:r>
        <w:rPr>
          <w:rFonts w:hint="eastAsia"/>
        </w:rPr>
        <w:t>●</w:t>
      </w:r>
      <w:r>
        <w:rPr>
          <w:rFonts w:hint="default"/>
          <w:lang w:val="en-US"/>
        </w:rPr>
        <w:t xml:space="preserve"> </w:t>
      </w:r>
      <w:r>
        <w:rPr>
          <w:rFonts w:hint="default"/>
        </w:rPr>
        <w:t>“红冲原因”为“销货退回”时，只允许修改数量，不允许修改单价。</w:t>
      </w:r>
    </w:p>
    <w:p w14:paraId="22E88B63">
      <w:pPr>
        <w:pStyle w:val="5"/>
        <w:bidi w:val="0"/>
        <w:rPr>
          <w:rFonts w:hint="default"/>
        </w:rPr>
      </w:pPr>
      <w:r>
        <w:rPr>
          <w:rFonts w:hint="eastAsia"/>
        </w:rPr>
        <w:t>●</w:t>
      </w:r>
      <w:r>
        <w:rPr>
          <w:rFonts w:hint="default"/>
          <w:lang w:val="en-US"/>
        </w:rPr>
        <w:t xml:space="preserve"> </w:t>
      </w:r>
      <w:r>
        <w:rPr>
          <w:rFonts w:hint="default"/>
        </w:rPr>
        <w:t>“红冲原因”为“服务终止”时，允许修改总金额和数量，不允许修改单价。</w:t>
      </w:r>
    </w:p>
    <w:p w14:paraId="43D35D68">
      <w:pPr>
        <w:pStyle w:val="5"/>
        <w:bidi w:val="0"/>
        <w:rPr>
          <w:rFonts w:hint="default"/>
        </w:rPr>
      </w:pPr>
      <w:r>
        <w:rPr>
          <w:rFonts w:hint="eastAsia"/>
        </w:rPr>
        <w:t>●</w:t>
      </w:r>
      <w:r>
        <w:rPr>
          <w:rFonts w:hint="default"/>
          <w:lang w:val="en-US"/>
        </w:rPr>
        <w:t xml:space="preserve"> </w:t>
      </w:r>
      <w:r>
        <w:rPr>
          <w:rFonts w:hint="default"/>
        </w:rPr>
        <w:t>“红冲原因”为“销售折让”时，单价和数量</w:t>
      </w:r>
      <w:r>
        <w:rPr>
          <w:rFonts w:hint="default"/>
          <w:lang w:val="en-US" w:eastAsia="zh-CN"/>
        </w:rPr>
        <w:t>必须为空</w:t>
      </w:r>
      <w:r>
        <w:rPr>
          <w:rFonts w:hint="default"/>
        </w:rPr>
        <w:t>。</w:t>
      </w:r>
    </w:p>
    <w:p w14:paraId="12C67750">
      <w:pPr>
        <w:pStyle w:val="5"/>
        <w:bidi w:val="0"/>
        <w:rPr>
          <w:rFonts w:hint="default"/>
        </w:rPr>
      </w:pPr>
      <w:r>
        <w:rPr>
          <w:rFonts w:hint="eastAsia"/>
        </w:rPr>
        <w:t>●</w:t>
      </w:r>
      <w:r>
        <w:rPr>
          <w:rFonts w:hint="default"/>
          <w:lang w:val="en-US"/>
        </w:rPr>
        <w:t xml:space="preserve"> </w:t>
      </w:r>
      <w:r>
        <w:rPr>
          <w:rFonts w:hint="default"/>
        </w:rPr>
        <w:t>商品服务编码为以</w:t>
      </w:r>
      <w:r>
        <w:rPr>
          <w:rFonts w:hint="eastAsia"/>
          <w:lang w:eastAsia="zh-CN"/>
        </w:rPr>
        <w:t>（1）</w:t>
      </w:r>
      <w:r>
        <w:rPr>
          <w:rFonts w:hint="default"/>
        </w:rPr>
        <w:t>2开头的冲红原因不允许选择“服务中止”，商品服务编码为以3开头的冲红原因不允许选择“销售退回”，兼营销售则不对红字原因进行控制。</w:t>
      </w:r>
    </w:p>
    <w:p w14:paraId="31424B9B">
      <w:pPr>
        <w:pStyle w:val="5"/>
        <w:bidi w:val="0"/>
        <w:rPr>
          <w:rFonts w:hint="default"/>
        </w:rPr>
      </w:pPr>
      <w:r>
        <w:rPr>
          <w:rFonts w:hint="eastAsia"/>
        </w:rPr>
        <w:t>●</w:t>
      </w:r>
      <w:r>
        <w:rPr>
          <w:rFonts w:hint="default"/>
          <w:lang w:val="en-US"/>
        </w:rPr>
        <w:t xml:space="preserve"> </w:t>
      </w:r>
      <w:r>
        <w:rPr>
          <w:rFonts w:hint="default"/>
        </w:rPr>
        <w:t>对于税控发票，申请红字确认单时，</w:t>
      </w:r>
      <w:r>
        <w:rPr>
          <w:rFonts w:hint="default"/>
          <w:lang w:val="en-US" w:eastAsia="zh-CN"/>
        </w:rPr>
        <w:t>如果税控蓝票项目名称为*A*B，红字确认单项目名称</w:t>
      </w:r>
      <w:r>
        <w:rPr>
          <w:rFonts w:hint="default"/>
        </w:rPr>
        <w:t>字段填写税控蓝字发票</w:t>
      </w:r>
      <w:r>
        <w:rPr>
          <w:rFonts w:hint="default"/>
          <w:lang w:val="en-US" w:eastAsia="zh-CN"/>
        </w:rPr>
        <w:t>项目名称</w:t>
      </w:r>
      <w:r>
        <w:rPr>
          <w:rFonts w:hint="default"/>
        </w:rPr>
        <w:t>第二个*号之后的内容</w:t>
      </w:r>
      <w:r>
        <w:rPr>
          <w:rFonts w:hint="default"/>
          <w:lang w:eastAsia="zh-CN"/>
        </w:rPr>
        <w:t>，</w:t>
      </w:r>
      <w:r>
        <w:rPr>
          <w:rFonts w:hint="default"/>
          <w:lang w:val="en-US" w:eastAsia="zh-CN"/>
        </w:rPr>
        <w:t>即B。</w:t>
      </w:r>
    </w:p>
    <w:p w14:paraId="4F09CF0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67E9F736">
      <w:pPr>
        <w:pStyle w:val="7"/>
        <w:bidi w:val="0"/>
        <w:rPr>
          <w:rFonts w:hint="default"/>
        </w:rPr>
      </w:pPr>
      <w:bookmarkStart w:id="84" w:name="_Toc13794"/>
      <w:r>
        <w:rPr>
          <w:rFonts w:hint="default"/>
        </w:rPr>
        <w:t>3.2.4红字确认单申请</w:t>
      </w:r>
      <w:bookmarkEnd w:id="84"/>
    </w:p>
    <w:p w14:paraId="0DD267CD">
      <w:pPr>
        <w:pStyle w:val="5"/>
        <w:bidi w:val="0"/>
        <w:rPr>
          <w:rFonts w:hint="default"/>
        </w:rPr>
      </w:pPr>
      <w:r>
        <w:rPr>
          <w:rFonts w:hint="default"/>
        </w:rPr>
        <w:t>成品油红字确认单录入校验通过后，首先在本地保存成品油红字确认单申请信息，调用税务局端《成品油红字确认单申请》接口将预申请成品油红字确认单上传至税务局端，如果返回成功则表明预申请成品油红字确认单上传成功。</w:t>
      </w:r>
    </w:p>
    <w:p w14:paraId="7E64550B">
      <w:pPr>
        <w:pStyle w:val="26"/>
        <w:bidi w:val="0"/>
        <w:rPr>
          <w:rFonts w:hint="default"/>
        </w:rPr>
      </w:pPr>
      <w:r>
        <w:drawing>
          <wp:inline distT="0" distB="0" distL="114300" distR="114300">
            <wp:extent cx="2743200" cy="2641600"/>
            <wp:effectExtent l="0" t="0" r="0" b="0"/>
            <wp:docPr id="34" name="图片 63"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3" descr="申请红字确认单"/>
                    <pic:cNvPicPr>
                      <a:picLocks noChangeAspect="1"/>
                    </pic:cNvPicPr>
                  </pic:nvPicPr>
                  <pic:blipFill>
                    <a:blip r:embed="rId37"/>
                    <a:stretch>
                      <a:fillRect/>
                    </a:stretch>
                  </pic:blipFill>
                  <pic:spPr>
                    <a:xfrm>
                      <a:off x="0" y="0"/>
                      <a:ext cx="2743200" cy="2641600"/>
                    </a:xfrm>
                    <a:prstGeom prst="rect">
                      <a:avLst/>
                    </a:prstGeom>
                    <a:noFill/>
                    <a:ln>
                      <a:noFill/>
                    </a:ln>
                  </pic:spPr>
                </pic:pic>
              </a:graphicData>
            </a:graphic>
          </wp:inline>
        </w:drawing>
      </w:r>
    </w:p>
    <w:p w14:paraId="4ECC001C">
      <w:pPr>
        <w:pStyle w:val="8"/>
        <w:bidi w:val="0"/>
        <w:rPr>
          <w:rFonts w:hint="default"/>
        </w:rPr>
      </w:pPr>
      <w:r>
        <w:rPr>
          <w:rFonts w:hint="default"/>
        </w:rPr>
        <w:t>3.2.4.1判断逻辑</w:t>
      </w:r>
    </w:p>
    <w:p w14:paraId="75E27011">
      <w:pPr>
        <w:pStyle w:val="5"/>
        <w:bidi w:val="0"/>
        <w:rPr>
          <w:rFonts w:hint="default"/>
        </w:rPr>
      </w:pPr>
      <w:r>
        <w:rPr>
          <w:rFonts w:hint="default"/>
        </w:rPr>
        <w:t>调用《成品油红字确认单申请》接口当接口调用时发生以下任意情形，</w:t>
      </w:r>
      <w:r>
        <w:rPr>
          <w:rFonts w:hint="default"/>
          <w:lang w:val="en-US" w:eastAsia="zh-CN"/>
        </w:rPr>
        <w:t>调用失败</w:t>
      </w:r>
      <w:r>
        <w:rPr>
          <w:rFonts w:hint="default"/>
        </w:rPr>
        <w:t>。</w:t>
      </w:r>
    </w:p>
    <w:p w14:paraId="731A0C1C">
      <w:pPr>
        <w:pStyle w:val="5"/>
        <w:bidi w:val="0"/>
      </w:pPr>
      <w:r>
        <w:rPr>
          <w:rFonts w:hint="eastAsia"/>
        </w:rPr>
        <w:t>●</w:t>
      </w:r>
      <w:r>
        <w:rPr>
          <w:rFonts w:hint="default"/>
          <w:lang w:val="en-US"/>
        </w:rPr>
        <w:t xml:space="preserve"> </w:t>
      </w:r>
      <w:r>
        <w:t>网络通信异常。</w:t>
      </w:r>
    </w:p>
    <w:p w14:paraId="4CDE8A84">
      <w:pPr>
        <w:pStyle w:val="5"/>
        <w:bidi w:val="0"/>
      </w:pPr>
      <w:r>
        <w:rPr>
          <w:rFonts w:hint="eastAsia"/>
        </w:rPr>
        <w:t>●</w:t>
      </w:r>
      <w:r>
        <w:rPr>
          <w:rFonts w:hint="default"/>
          <w:lang w:val="en-US"/>
        </w:rPr>
        <w:t xml:space="preserve"> </w:t>
      </w:r>
      <w:r>
        <w:t>返回报文存在error节点。</w:t>
      </w:r>
    </w:p>
    <w:p w14:paraId="7C1B3583">
      <w:pPr>
        <w:pStyle w:val="5"/>
        <w:bidi w:val="0"/>
      </w:pPr>
      <w:r>
        <w:rPr>
          <w:rFonts w:hint="eastAsia"/>
        </w:rPr>
        <w:t>●</w:t>
      </w:r>
      <w:r>
        <w:rPr>
          <w:rFonts w:hint="default"/>
          <w:lang w:val="en-US"/>
        </w:rPr>
        <w:t xml:space="preserve"> </w:t>
      </w:r>
      <w:r>
        <w:t>“返回码”不为“00”。</w:t>
      </w:r>
    </w:p>
    <w:p w14:paraId="3F0EAB34">
      <w:pPr>
        <w:pStyle w:val="4"/>
        <w:rPr>
          <w:rFonts w:hint="default" w:ascii="Times New Roman" w:hAnsi="Times New Roman" w:eastAsia="宋体" w:cs="Times New Roman"/>
        </w:rPr>
      </w:pPr>
      <w:bookmarkStart w:id="85" w:name="_Toc10026"/>
      <w:bookmarkStart w:id="86" w:name="_Toc2887"/>
      <w:r>
        <w:rPr>
          <w:rFonts w:hint="default" w:ascii="Times New Roman" w:hAnsi="Times New Roman" w:eastAsia="宋体" w:cs="Times New Roman"/>
        </w:rPr>
        <w:t>4</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成品油红字确认单确认</w:t>
      </w:r>
      <w:bookmarkEnd w:id="85"/>
      <w:bookmarkEnd w:id="86"/>
    </w:p>
    <w:p w14:paraId="0F350C7E">
      <w:pPr>
        <w:pStyle w:val="6"/>
        <w:bidi w:val="0"/>
        <w:rPr>
          <w:rFonts w:hint="default"/>
        </w:rPr>
      </w:pPr>
      <w:bookmarkStart w:id="87" w:name="_Toc9785"/>
      <w:r>
        <w:rPr>
          <w:rFonts w:hint="default"/>
        </w:rPr>
        <w:t>4.1全流程图</w:t>
      </w:r>
      <w:bookmarkEnd w:id="87"/>
    </w:p>
    <w:p w14:paraId="47C1D4B8">
      <w:pPr>
        <w:pStyle w:val="26"/>
        <w:bidi w:val="0"/>
        <w:rPr>
          <w:rFonts w:hint="default"/>
        </w:rPr>
      </w:pPr>
      <w:r>
        <w:drawing>
          <wp:inline distT="0" distB="0" distL="114300" distR="114300">
            <wp:extent cx="5269230" cy="5260975"/>
            <wp:effectExtent l="0" t="0" r="1270" b="9525"/>
            <wp:docPr id="35"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4" descr="全流程图"/>
                    <pic:cNvPicPr>
                      <a:picLocks noChangeAspect="1"/>
                    </pic:cNvPicPr>
                  </pic:nvPicPr>
                  <pic:blipFill>
                    <a:blip r:embed="rId38"/>
                    <a:stretch>
                      <a:fillRect/>
                    </a:stretch>
                  </pic:blipFill>
                  <pic:spPr>
                    <a:xfrm>
                      <a:off x="0" y="0"/>
                      <a:ext cx="5269230" cy="5260975"/>
                    </a:xfrm>
                    <a:prstGeom prst="rect">
                      <a:avLst/>
                    </a:prstGeom>
                    <a:noFill/>
                    <a:ln>
                      <a:noFill/>
                    </a:ln>
                  </pic:spPr>
                </pic:pic>
              </a:graphicData>
            </a:graphic>
          </wp:inline>
        </w:drawing>
      </w:r>
    </w:p>
    <w:p w14:paraId="6BDDACB1">
      <w:pPr>
        <w:pStyle w:val="25"/>
        <w:bidi w:val="0"/>
        <w:rPr>
          <w:rFonts w:hint="default"/>
        </w:rPr>
      </w:pPr>
      <w:r>
        <w:rPr>
          <w:rFonts w:hint="default"/>
        </w:rPr>
        <w:t>业务流程图</w:t>
      </w:r>
    </w:p>
    <w:p w14:paraId="65A94C99">
      <w:pPr>
        <w:pStyle w:val="26"/>
        <w:bidi w:val="0"/>
        <w:rPr>
          <w:rFonts w:hint="default"/>
        </w:rPr>
      </w:pPr>
      <w:r>
        <w:rPr>
          <w:rFonts w:hint="default"/>
        </w:rPr>
        <w:drawing>
          <wp:inline distT="0" distB="0" distL="114300" distR="114300">
            <wp:extent cx="5272405" cy="4841240"/>
            <wp:effectExtent l="0" t="0" r="0" b="0"/>
            <wp:docPr id="36" name="图片 38" descr="成品油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8" descr="成品油确认"/>
                    <pic:cNvPicPr>
                      <a:picLocks noChangeAspect="1"/>
                    </pic:cNvPicPr>
                  </pic:nvPicPr>
                  <pic:blipFill>
                    <a:blip r:embed="rId39"/>
                    <a:stretch>
                      <a:fillRect/>
                    </a:stretch>
                  </pic:blipFill>
                  <pic:spPr>
                    <a:xfrm>
                      <a:off x="0" y="0"/>
                      <a:ext cx="5272405" cy="4841240"/>
                    </a:xfrm>
                    <a:prstGeom prst="rect">
                      <a:avLst/>
                    </a:prstGeom>
                    <a:noFill/>
                    <a:ln>
                      <a:noFill/>
                    </a:ln>
                  </pic:spPr>
                </pic:pic>
              </a:graphicData>
            </a:graphic>
          </wp:inline>
        </w:drawing>
      </w:r>
    </w:p>
    <w:p w14:paraId="76661D93">
      <w:pPr>
        <w:pStyle w:val="25"/>
        <w:bidi w:val="0"/>
        <w:rPr>
          <w:rFonts w:hint="default"/>
        </w:rPr>
      </w:pPr>
      <w:r>
        <w:rPr>
          <w:rFonts w:hint="default"/>
        </w:rPr>
        <w:t>时序图</w:t>
      </w:r>
    </w:p>
    <w:p w14:paraId="1E7C4F90">
      <w:pPr>
        <w:pStyle w:val="6"/>
        <w:bidi w:val="0"/>
        <w:rPr>
          <w:rFonts w:hint="default"/>
        </w:rPr>
      </w:pPr>
      <w:bookmarkStart w:id="88" w:name="_Toc15878"/>
      <w:r>
        <w:rPr>
          <w:rFonts w:hint="default"/>
        </w:rPr>
        <w:t>4.2.业务规则</w:t>
      </w:r>
      <w:bookmarkEnd w:id="88"/>
      <w:r>
        <w:rPr>
          <w:rFonts w:hint="default"/>
        </w:rPr>
        <w:t xml:space="preserve"> </w:t>
      </w:r>
    </w:p>
    <w:p w14:paraId="1D4C481E">
      <w:pPr>
        <w:pStyle w:val="7"/>
        <w:bidi w:val="0"/>
        <w:rPr>
          <w:rFonts w:hint="default"/>
        </w:rPr>
      </w:pPr>
      <w:bookmarkStart w:id="89" w:name="_Toc20131"/>
      <w:r>
        <w:rPr>
          <w:rFonts w:hint="default"/>
        </w:rPr>
        <w:t>4.2.1判断纳税人确认资格</w:t>
      </w:r>
      <w:bookmarkEnd w:id="89"/>
    </w:p>
    <w:p w14:paraId="082059E5">
      <w:pPr>
        <w:pStyle w:val="5"/>
        <w:bidi w:val="0"/>
        <w:rPr>
          <w:rFonts w:hint="default"/>
        </w:rPr>
      </w:pPr>
      <w:r>
        <w:rPr>
          <w:rFonts w:hint="default"/>
        </w:rPr>
        <w:t>校验纳税人是否具备成品油红字确认单确认资格，包括风险纳税人信息校验和纳税人资格校验。</w:t>
      </w:r>
    </w:p>
    <w:p w14:paraId="5EBE75C2">
      <w:pPr>
        <w:pStyle w:val="26"/>
        <w:bidi w:val="0"/>
        <w:rPr>
          <w:rFonts w:hint="default"/>
        </w:rPr>
      </w:pPr>
      <w:r>
        <w:drawing>
          <wp:inline distT="0" distB="0" distL="114300" distR="114300">
            <wp:extent cx="2686050" cy="5099050"/>
            <wp:effectExtent l="0" t="0" r="6350" b="6350"/>
            <wp:docPr id="37" name="图片 65"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5" descr="判断纳税人资格"/>
                    <pic:cNvPicPr>
                      <a:picLocks noChangeAspect="1"/>
                    </pic:cNvPicPr>
                  </pic:nvPicPr>
                  <pic:blipFill>
                    <a:blip r:embed="rId40"/>
                    <a:stretch>
                      <a:fillRect/>
                    </a:stretch>
                  </pic:blipFill>
                  <pic:spPr>
                    <a:xfrm>
                      <a:off x="0" y="0"/>
                      <a:ext cx="2686050" cy="5099050"/>
                    </a:xfrm>
                    <a:prstGeom prst="rect">
                      <a:avLst/>
                    </a:prstGeom>
                    <a:noFill/>
                    <a:ln>
                      <a:noFill/>
                    </a:ln>
                  </pic:spPr>
                </pic:pic>
              </a:graphicData>
            </a:graphic>
          </wp:inline>
        </w:drawing>
      </w:r>
    </w:p>
    <w:p w14:paraId="512C8C80">
      <w:pPr>
        <w:pStyle w:val="5"/>
        <w:bidi w:val="0"/>
        <w:rPr>
          <w:rFonts w:hint="default"/>
        </w:rPr>
      </w:pPr>
      <w:r>
        <w:rPr>
          <w:rFonts w:hint="default"/>
        </w:rPr>
        <w:t>查询本地保存的纳税人风险信息，校验纳税人是否为风险纳税人，禁止风险等级高的纳税人确认红字确认单。</w:t>
      </w:r>
    </w:p>
    <w:p w14:paraId="53C6E6BA">
      <w:pPr>
        <w:pStyle w:val="5"/>
        <w:bidi w:val="0"/>
        <w:rPr>
          <w:rFonts w:hint="default"/>
        </w:rPr>
      </w:pPr>
      <w:r>
        <w:rPr>
          <w:rFonts w:hint="default"/>
        </w:rPr>
        <w:t>查询本地保存的纳税人基本信息，判断纳税人是否具备确认红字确认单的资格。</w:t>
      </w:r>
    </w:p>
    <w:p w14:paraId="634A0F21">
      <w:pPr>
        <w:pStyle w:val="8"/>
        <w:bidi w:val="0"/>
        <w:rPr>
          <w:rFonts w:hint="default"/>
        </w:rPr>
      </w:pPr>
      <w:r>
        <w:rPr>
          <w:rFonts w:hint="default"/>
        </w:rPr>
        <w:t>4.2.1.1判断逻辑</w:t>
      </w:r>
    </w:p>
    <w:p w14:paraId="709DB058">
      <w:pPr>
        <w:pStyle w:val="5"/>
        <w:bidi w:val="0"/>
        <w:rPr>
          <w:rFonts w:hint="default"/>
        </w:rPr>
      </w:pPr>
      <w:r>
        <w:rPr>
          <w:rFonts w:hint="default"/>
        </w:rPr>
        <w:t>根据查询的纳税人风险信息进行校验，当满足以下任意条件时禁止确认红字确认单。</w:t>
      </w:r>
    </w:p>
    <w:p w14:paraId="4C1E36A5">
      <w:pPr>
        <w:pStyle w:val="5"/>
        <w:bidi w:val="0"/>
      </w:pPr>
      <w:r>
        <w:rPr>
          <w:rFonts w:hint="eastAsia"/>
        </w:rPr>
        <w:t>●</w:t>
      </w:r>
      <w:r>
        <w:rPr>
          <w:rFonts w:hint="default"/>
          <w:lang w:val="en-US"/>
        </w:rPr>
        <w:t xml:space="preserve"> </w:t>
      </w:r>
      <w:r>
        <w:t>未查询到纳税人风险信息，本地无纳税人风险信息</w:t>
      </w:r>
    </w:p>
    <w:p w14:paraId="582B8C25">
      <w:pPr>
        <w:pStyle w:val="5"/>
        <w:bidi w:val="0"/>
      </w:pPr>
      <w:r>
        <w:rPr>
          <w:rFonts w:hint="eastAsia"/>
        </w:rPr>
        <w:t>●</w:t>
      </w:r>
      <w:r>
        <w:rPr>
          <w:rFonts w:hint="default"/>
          <w:lang w:val="en-US"/>
        </w:rPr>
        <w:t xml:space="preserve"> </w:t>
      </w:r>
      <w:r>
        <w:t>纳税人风险信息中“风险纳税人类型”为“Ⅰ类（高风险）”。</w:t>
      </w:r>
    </w:p>
    <w:p w14:paraId="0B8606BF">
      <w:pPr>
        <w:pStyle w:val="5"/>
        <w:bidi w:val="0"/>
      </w:pPr>
      <w:r>
        <w:rPr>
          <w:rFonts w:hint="eastAsia"/>
        </w:rPr>
        <w:t>●</w:t>
      </w:r>
      <w:r>
        <w:rPr>
          <w:rFonts w:hint="default"/>
          <w:lang w:val="en-US"/>
        </w:rPr>
        <w:t xml:space="preserve"> </w:t>
      </w:r>
      <w:r>
        <w:t>纳税人风险信息中“纳税人预警级别”为“红色预警”。</w:t>
      </w:r>
    </w:p>
    <w:p w14:paraId="615E9AAC">
      <w:pPr>
        <w:pStyle w:val="5"/>
        <w:bidi w:val="0"/>
      </w:pPr>
      <w:r>
        <w:rPr>
          <w:rFonts w:hint="eastAsia"/>
        </w:rPr>
        <w:t>●</w:t>
      </w:r>
      <w:r>
        <w:rPr>
          <w:rFonts w:hint="default"/>
          <w:lang w:val="en-US"/>
        </w:rPr>
        <w:t xml:space="preserve"> </w:t>
      </w:r>
      <w:r>
        <w:t>纳税人风险信息中“风险纳税人标志”为“Y（风险纳税人）”。</w:t>
      </w:r>
    </w:p>
    <w:p w14:paraId="4C190D00">
      <w:pPr>
        <w:pStyle w:val="5"/>
        <w:bidi w:val="0"/>
        <w:rPr>
          <w:rFonts w:hint="default"/>
        </w:rPr>
      </w:pPr>
      <w:r>
        <w:rPr>
          <w:rFonts w:hint="default"/>
        </w:rPr>
        <w:t>根据查询的纳税人基本信息进行校验，当发生以下任意条件时禁止</w:t>
      </w:r>
      <w:r>
        <w:rPr>
          <w:rFonts w:hint="default"/>
          <w:lang w:val="en-US" w:eastAsia="zh-Hans"/>
        </w:rPr>
        <w:t>确认成品油红字确认单</w:t>
      </w:r>
      <w:r>
        <w:rPr>
          <w:rFonts w:hint="default"/>
        </w:rPr>
        <w:t>。</w:t>
      </w:r>
    </w:p>
    <w:p w14:paraId="0E01650D">
      <w:pPr>
        <w:pStyle w:val="5"/>
        <w:bidi w:val="0"/>
      </w:pPr>
      <w:r>
        <w:rPr>
          <w:rFonts w:hint="eastAsia"/>
        </w:rPr>
        <w:t>●</w:t>
      </w:r>
      <w:r>
        <w:rPr>
          <w:rFonts w:hint="default"/>
          <w:lang w:val="en-US"/>
        </w:rPr>
        <w:t xml:space="preserve"> </w:t>
      </w:r>
      <w:r>
        <w:t>未查询到纳税人基本信息，本地无纳税人基本信息。</w:t>
      </w:r>
    </w:p>
    <w:p w14:paraId="7A643A14">
      <w:pPr>
        <w:pStyle w:val="5"/>
        <w:bidi w:val="0"/>
      </w:pPr>
      <w:r>
        <w:rPr>
          <w:rFonts w:hint="eastAsia"/>
        </w:rPr>
        <w:t>●</w:t>
      </w:r>
      <w:r>
        <w:rPr>
          <w:rFonts w:hint="default"/>
          <w:lang w:val="en-US"/>
        </w:rPr>
        <w:t xml:space="preserve"> </w:t>
      </w:r>
      <w:r>
        <w:t>纳税人信息中“纳税人状态”不是“03（正常）”、“09（报验）”中的任意一个。</w:t>
      </w:r>
    </w:p>
    <w:p w14:paraId="3C6A85A5">
      <w:pPr>
        <w:pStyle w:val="7"/>
        <w:bidi w:val="0"/>
        <w:rPr>
          <w:rFonts w:hint="default"/>
        </w:rPr>
      </w:pPr>
      <w:bookmarkStart w:id="90" w:name="_Toc4076"/>
      <w:r>
        <w:rPr>
          <w:rFonts w:hint="default"/>
        </w:rPr>
        <w:t>4.2.2查询成品油红字确认单信息</w:t>
      </w:r>
      <w:bookmarkEnd w:id="90"/>
    </w:p>
    <w:p w14:paraId="0D42C0BB">
      <w:pPr>
        <w:pStyle w:val="5"/>
        <w:bidi w:val="0"/>
        <w:rPr>
          <w:rFonts w:hint="default"/>
        </w:rPr>
      </w:pPr>
      <w:r>
        <w:rPr>
          <w:rFonts w:hint="default"/>
        </w:rPr>
        <w:t>从本地查询成品油红字确认单信息，判断红字确认单是否可以确认。</w:t>
      </w:r>
    </w:p>
    <w:p w14:paraId="4E99DE0D">
      <w:pPr>
        <w:pStyle w:val="26"/>
        <w:bidi w:val="0"/>
        <w:rPr>
          <w:rFonts w:hint="default"/>
        </w:rPr>
      </w:pPr>
      <w:r>
        <w:drawing>
          <wp:inline distT="0" distB="0" distL="114300" distR="114300">
            <wp:extent cx="2959100" cy="2921000"/>
            <wp:effectExtent l="0" t="0" r="0" b="0"/>
            <wp:docPr id="38" name="图片 66"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6" descr="查询红字确认单信息"/>
                    <pic:cNvPicPr>
                      <a:picLocks noChangeAspect="1"/>
                    </pic:cNvPicPr>
                  </pic:nvPicPr>
                  <pic:blipFill>
                    <a:blip r:embed="rId41"/>
                    <a:stretch>
                      <a:fillRect/>
                    </a:stretch>
                  </pic:blipFill>
                  <pic:spPr>
                    <a:xfrm>
                      <a:off x="0" y="0"/>
                      <a:ext cx="2959100" cy="2921000"/>
                    </a:xfrm>
                    <a:prstGeom prst="rect">
                      <a:avLst/>
                    </a:prstGeom>
                    <a:noFill/>
                    <a:ln>
                      <a:noFill/>
                    </a:ln>
                  </pic:spPr>
                </pic:pic>
              </a:graphicData>
            </a:graphic>
          </wp:inline>
        </w:drawing>
      </w:r>
    </w:p>
    <w:p w14:paraId="766B9D6A">
      <w:pPr>
        <w:pStyle w:val="8"/>
        <w:bidi w:val="0"/>
        <w:rPr>
          <w:rFonts w:hint="default"/>
        </w:rPr>
      </w:pPr>
      <w:r>
        <w:rPr>
          <w:rFonts w:hint="default"/>
        </w:rPr>
        <w:t>4.2.2.1判断逻辑</w:t>
      </w:r>
    </w:p>
    <w:p w14:paraId="351C1ED0">
      <w:pPr>
        <w:pStyle w:val="5"/>
        <w:bidi w:val="0"/>
        <w:rPr>
          <w:rFonts w:hint="default"/>
        </w:rPr>
      </w:pPr>
      <w:r>
        <w:rPr>
          <w:rFonts w:hint="default"/>
        </w:rPr>
        <w:t>根据查询的成品油红字确认单信息进行校验，当满足以下任意条件时禁止确认成品油红字确认单。</w:t>
      </w:r>
    </w:p>
    <w:p w14:paraId="2EB90BC5">
      <w:pPr>
        <w:pStyle w:val="5"/>
        <w:bidi w:val="0"/>
      </w:pPr>
      <w:r>
        <w:rPr>
          <w:rFonts w:hint="eastAsia"/>
        </w:rPr>
        <w:t>●</w:t>
      </w:r>
      <w:r>
        <w:rPr>
          <w:rFonts w:hint="default"/>
          <w:lang w:val="en-US"/>
        </w:rPr>
        <w:t xml:space="preserve"> </w:t>
      </w:r>
      <w:r>
        <w:t>查询红字确认单信息失败，本地无红字确认单信息。</w:t>
      </w:r>
    </w:p>
    <w:p w14:paraId="5B0DAFB2">
      <w:pPr>
        <w:pStyle w:val="5"/>
        <w:bidi w:val="0"/>
      </w:pPr>
      <w:r>
        <w:rPr>
          <w:rFonts w:hint="eastAsia"/>
        </w:rPr>
        <w:t>●</w:t>
      </w:r>
      <w:r>
        <w:rPr>
          <w:rFonts w:hint="default"/>
          <w:lang w:val="en-US"/>
        </w:rPr>
        <w:t xml:space="preserve"> </w:t>
      </w:r>
      <w:r>
        <w:t>红字确认单状态非待确认状态。</w:t>
      </w:r>
    </w:p>
    <w:p w14:paraId="3B8D32CF">
      <w:pPr>
        <w:pStyle w:val="7"/>
        <w:bidi w:val="0"/>
        <w:rPr>
          <w:rFonts w:hint="default"/>
        </w:rPr>
      </w:pPr>
      <w:bookmarkStart w:id="91" w:name="_Toc16670"/>
      <w:r>
        <w:rPr>
          <w:rFonts w:hint="default"/>
        </w:rPr>
        <w:t>4.2.3选择、确认成品油红字确认单</w:t>
      </w:r>
      <w:bookmarkEnd w:id="91"/>
    </w:p>
    <w:p w14:paraId="437B5A30">
      <w:pPr>
        <w:pStyle w:val="5"/>
        <w:bidi w:val="0"/>
        <w:rPr>
          <w:rFonts w:hint="default"/>
        </w:rPr>
      </w:pPr>
      <w:r>
        <w:rPr>
          <w:rFonts w:hint="default"/>
        </w:rPr>
        <w:t>从查询出的成品油红字确认单中选择需要确认的成品油红字确认单，并选择确认结果。</w:t>
      </w:r>
    </w:p>
    <w:p w14:paraId="194EB53D">
      <w:pPr>
        <w:pStyle w:val="26"/>
        <w:bidi w:val="0"/>
        <w:rPr>
          <w:rFonts w:hint="default"/>
        </w:rPr>
      </w:pPr>
      <w:r>
        <w:drawing>
          <wp:inline distT="0" distB="0" distL="114300" distR="114300">
            <wp:extent cx="1035050" cy="2800350"/>
            <wp:effectExtent l="0" t="0" r="6350" b="6350"/>
            <wp:docPr id="39" name="图片 67"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7" descr="选择、确认红字确认单"/>
                    <pic:cNvPicPr>
                      <a:picLocks noChangeAspect="1"/>
                    </pic:cNvPicPr>
                  </pic:nvPicPr>
                  <pic:blipFill>
                    <a:blip r:embed="rId42"/>
                    <a:stretch>
                      <a:fillRect/>
                    </a:stretch>
                  </pic:blipFill>
                  <pic:spPr>
                    <a:xfrm>
                      <a:off x="0" y="0"/>
                      <a:ext cx="1035050" cy="2800350"/>
                    </a:xfrm>
                    <a:prstGeom prst="rect">
                      <a:avLst/>
                    </a:prstGeom>
                    <a:noFill/>
                    <a:ln>
                      <a:noFill/>
                    </a:ln>
                  </pic:spPr>
                </pic:pic>
              </a:graphicData>
            </a:graphic>
          </wp:inline>
        </w:drawing>
      </w:r>
    </w:p>
    <w:p w14:paraId="0468A04A">
      <w:pPr>
        <w:pStyle w:val="7"/>
        <w:bidi w:val="0"/>
        <w:rPr>
          <w:rFonts w:hint="default"/>
        </w:rPr>
      </w:pPr>
      <w:bookmarkStart w:id="92" w:name="_Toc8976"/>
      <w:r>
        <w:rPr>
          <w:rFonts w:hint="default"/>
        </w:rPr>
        <w:t>4.2.4上传成品油红字确认单确认信息</w:t>
      </w:r>
      <w:bookmarkEnd w:id="92"/>
    </w:p>
    <w:p w14:paraId="20FE6B27">
      <w:pPr>
        <w:pStyle w:val="5"/>
        <w:bidi w:val="0"/>
        <w:rPr>
          <w:rFonts w:hint="default"/>
        </w:rPr>
      </w:pPr>
      <w:r>
        <w:rPr>
          <w:rFonts w:hint="default"/>
        </w:rPr>
        <w:t>调用《成品油红字确认单确认》接口向税务局端上传红字确认单确认结果，</w:t>
      </w:r>
      <w:bookmarkStart w:id="93" w:name="OLE_LINK4"/>
      <w:r>
        <w:rPr>
          <w:rFonts w:hint="default"/>
          <w:lang w:val="en-US" w:eastAsia="zh-CN"/>
        </w:rPr>
        <w:t>包括：同意、不同意和撤销，</w:t>
      </w:r>
      <w:bookmarkEnd w:id="93"/>
      <w:r>
        <w:rPr>
          <w:rFonts w:hint="default"/>
        </w:rPr>
        <w:t>并更新成品油红字确认单确认信息上传结果。</w:t>
      </w:r>
    </w:p>
    <w:p w14:paraId="37A44054">
      <w:pPr>
        <w:pStyle w:val="5"/>
        <w:bidi w:val="0"/>
        <w:rPr>
          <w:rFonts w:hint="default"/>
          <w:lang w:val="en-US" w:eastAsia="zh-CN"/>
        </w:rPr>
      </w:pPr>
      <w:r>
        <w:rPr>
          <w:rFonts w:hint="default"/>
          <w:lang w:val="en-US" w:eastAsia="zh-CN"/>
        </w:rPr>
        <w:t>红字确认单撤销时要求红字确认单状态为有效且未开具红票，红字确认单撤销只能由最后操作方申请，具体包含以下规则：</w:t>
      </w:r>
    </w:p>
    <w:p w14:paraId="1CF1BCF8">
      <w:pPr>
        <w:pStyle w:val="5"/>
        <w:bidi w:val="0"/>
        <w:rPr>
          <w:rFonts w:hint="default"/>
        </w:rPr>
      </w:pPr>
      <w:r>
        <w:rPr>
          <w:rFonts w:hint="default"/>
        </w:rPr>
        <w:t>1</w:t>
      </w:r>
      <w:r>
        <w:rPr>
          <w:rFonts w:hint="eastAsia"/>
          <w:lang w:eastAsia="zh-CN"/>
        </w:rPr>
        <w:t>）</w:t>
      </w:r>
      <w:r>
        <w:rPr>
          <w:rFonts w:hint="default"/>
        </w:rPr>
        <w:t>购买方未对蓝字发票做勾选/入账操作，销售方申请红字确认单，这时红字确认单状态为“01”，此时只允许销售方撤销。</w:t>
      </w:r>
    </w:p>
    <w:p w14:paraId="762693D0">
      <w:pPr>
        <w:pStyle w:val="5"/>
        <w:bidi w:val="0"/>
        <w:rPr>
          <w:rFonts w:hint="default"/>
        </w:rPr>
      </w:pPr>
      <w:r>
        <w:rPr>
          <w:rFonts w:hint="default"/>
        </w:rPr>
        <w:t>2</w:t>
      </w:r>
      <w:r>
        <w:rPr>
          <w:rFonts w:hint="eastAsia"/>
          <w:lang w:eastAsia="zh-CN"/>
        </w:rPr>
        <w:t>）</w:t>
      </w:r>
      <w:r>
        <w:rPr>
          <w:rFonts w:hint="default"/>
        </w:rPr>
        <w:t>购买方对蓝字发票做勾选/入账操作，销售方申请红字确认单，购买方未确认，这时红字确认单状态为“02”，此时只允许销售方撤销。</w:t>
      </w:r>
    </w:p>
    <w:p w14:paraId="2767DF04">
      <w:pPr>
        <w:pStyle w:val="5"/>
        <w:bidi w:val="0"/>
        <w:rPr>
          <w:rFonts w:hint="default"/>
        </w:rPr>
      </w:pPr>
      <w:r>
        <w:rPr>
          <w:rFonts w:hint="default"/>
        </w:rPr>
        <w:t>3</w:t>
      </w:r>
      <w:r>
        <w:rPr>
          <w:rFonts w:hint="eastAsia"/>
          <w:lang w:eastAsia="zh-CN"/>
        </w:rPr>
        <w:t>）</w:t>
      </w:r>
      <w:r>
        <w:rPr>
          <w:rFonts w:hint="default"/>
        </w:rPr>
        <w:t>购买方对蓝字发票做勾选/入账操作，销售方申请红字确认单，购买方已确认，这时红字确认单状态为“04”，此时只允许购买方撤销。</w:t>
      </w:r>
    </w:p>
    <w:p w14:paraId="1CA70A38">
      <w:pPr>
        <w:pStyle w:val="5"/>
        <w:bidi w:val="0"/>
        <w:rPr>
          <w:rFonts w:hint="default"/>
        </w:rPr>
      </w:pPr>
      <w:r>
        <w:rPr>
          <w:rFonts w:hint="default"/>
        </w:rPr>
        <w:t>4</w:t>
      </w:r>
      <w:r>
        <w:rPr>
          <w:rFonts w:hint="eastAsia"/>
          <w:lang w:eastAsia="zh-CN"/>
        </w:rPr>
        <w:t>）</w:t>
      </w:r>
      <w:r>
        <w:rPr>
          <w:rFonts w:hint="default"/>
        </w:rPr>
        <w:t>购买方对蓝字发票做勾选/入账操作，购买方申请红字确认单，销售方未确认，这时红字确认单状态为“03”，此时只允许购买方撤销。</w:t>
      </w:r>
    </w:p>
    <w:p w14:paraId="56A388D3">
      <w:pPr>
        <w:pStyle w:val="5"/>
        <w:bidi w:val="0"/>
        <w:rPr>
          <w:rFonts w:hint="default"/>
        </w:rPr>
      </w:pPr>
      <w:r>
        <w:rPr>
          <w:rFonts w:hint="default"/>
        </w:rPr>
        <w:t>5</w:t>
      </w:r>
      <w:r>
        <w:rPr>
          <w:rFonts w:hint="eastAsia"/>
          <w:lang w:eastAsia="zh-CN"/>
        </w:rPr>
        <w:t>）</w:t>
      </w:r>
      <w:r>
        <w:rPr>
          <w:rFonts w:hint="default"/>
        </w:rPr>
        <w:t>购买方对蓝字发票做勾选/入账操作，购买方申请红字确认单，销售方已确认，这时红字确认单状态为“04”，此时只允许销售方撤销</w:t>
      </w:r>
      <w:r>
        <w:rPr>
          <w:rFonts w:hint="default"/>
          <w:lang w:val="en-US" w:eastAsia="zh-CN"/>
        </w:rPr>
        <w:t>。</w:t>
      </w:r>
    </w:p>
    <w:p w14:paraId="490B613C">
      <w:pPr>
        <w:pStyle w:val="26"/>
        <w:bidi w:val="0"/>
        <w:rPr>
          <w:rFonts w:hint="default"/>
        </w:rPr>
      </w:pPr>
      <w:r>
        <w:drawing>
          <wp:inline distT="0" distB="0" distL="114300" distR="114300">
            <wp:extent cx="2813050" cy="2482850"/>
            <wp:effectExtent l="0" t="0" r="6350" b="6350"/>
            <wp:docPr id="40" name="图片 68"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8" descr="上传红字确认单"/>
                    <pic:cNvPicPr>
                      <a:picLocks noChangeAspect="1"/>
                    </pic:cNvPicPr>
                  </pic:nvPicPr>
                  <pic:blipFill>
                    <a:blip r:embed="rId43"/>
                    <a:stretch>
                      <a:fillRect/>
                    </a:stretch>
                  </pic:blipFill>
                  <pic:spPr>
                    <a:xfrm>
                      <a:off x="0" y="0"/>
                      <a:ext cx="2813050" cy="2482850"/>
                    </a:xfrm>
                    <a:prstGeom prst="rect">
                      <a:avLst/>
                    </a:prstGeom>
                    <a:noFill/>
                    <a:ln>
                      <a:noFill/>
                    </a:ln>
                  </pic:spPr>
                </pic:pic>
              </a:graphicData>
            </a:graphic>
          </wp:inline>
        </w:drawing>
      </w:r>
    </w:p>
    <w:p w14:paraId="6A02C2CA">
      <w:pPr>
        <w:pStyle w:val="8"/>
        <w:bidi w:val="0"/>
        <w:rPr>
          <w:rFonts w:hint="default"/>
        </w:rPr>
      </w:pPr>
      <w:r>
        <w:rPr>
          <w:rFonts w:hint="default"/>
        </w:rPr>
        <w:t>4.2.4.1判断逻辑</w:t>
      </w:r>
    </w:p>
    <w:p w14:paraId="42602716">
      <w:pPr>
        <w:pStyle w:val="5"/>
        <w:bidi w:val="0"/>
        <w:rPr>
          <w:rFonts w:hint="default"/>
        </w:rPr>
      </w:pPr>
      <w:r>
        <w:rPr>
          <w:rFonts w:hint="default"/>
        </w:rPr>
        <w:t>调用《成品油红字确认单确认》接口当接口调用时发生以下任意情形，</w:t>
      </w:r>
      <w:r>
        <w:rPr>
          <w:rFonts w:hint="default"/>
          <w:lang w:val="en-US" w:eastAsia="zh-CN"/>
        </w:rPr>
        <w:t>调用失败</w:t>
      </w:r>
      <w:r>
        <w:rPr>
          <w:rFonts w:hint="default"/>
        </w:rPr>
        <w:t>。</w:t>
      </w:r>
    </w:p>
    <w:p w14:paraId="6C3CCEBA">
      <w:pPr>
        <w:pStyle w:val="5"/>
        <w:bidi w:val="0"/>
      </w:pPr>
      <w:r>
        <w:rPr>
          <w:rFonts w:hint="eastAsia"/>
        </w:rPr>
        <w:t>●</w:t>
      </w:r>
      <w:r>
        <w:rPr>
          <w:rFonts w:hint="default"/>
          <w:lang w:val="en-US"/>
        </w:rPr>
        <w:t xml:space="preserve"> </w:t>
      </w:r>
      <w:r>
        <w:t>网络通信异常。</w:t>
      </w:r>
    </w:p>
    <w:p w14:paraId="223051EA">
      <w:pPr>
        <w:pStyle w:val="5"/>
        <w:bidi w:val="0"/>
      </w:pPr>
      <w:r>
        <w:rPr>
          <w:rFonts w:hint="eastAsia"/>
        </w:rPr>
        <w:t>●</w:t>
      </w:r>
      <w:r>
        <w:rPr>
          <w:rFonts w:hint="default"/>
          <w:lang w:val="en-US"/>
        </w:rPr>
        <w:t xml:space="preserve"> </w:t>
      </w:r>
      <w:r>
        <w:t>返回报文存在error节点。</w:t>
      </w:r>
    </w:p>
    <w:p w14:paraId="591E6291">
      <w:pPr>
        <w:pStyle w:val="5"/>
        <w:bidi w:val="0"/>
      </w:pPr>
      <w:r>
        <w:rPr>
          <w:rFonts w:hint="eastAsia"/>
        </w:rPr>
        <w:t>●</w:t>
      </w:r>
      <w:r>
        <w:rPr>
          <w:rFonts w:hint="default"/>
          <w:lang w:val="en-US"/>
        </w:rPr>
        <w:t xml:space="preserve"> </w:t>
      </w:r>
      <w:r>
        <w:t>“返回码”不为“00”。</w:t>
      </w:r>
    </w:p>
    <w:p w14:paraId="3EE2EA72">
      <w:pPr>
        <w:pStyle w:val="4"/>
        <w:rPr>
          <w:rFonts w:hint="default" w:ascii="Times New Roman" w:hAnsi="Times New Roman" w:eastAsia="宋体" w:cs="Times New Roman"/>
        </w:rPr>
      </w:pPr>
      <w:bookmarkStart w:id="94" w:name="_Toc11883"/>
      <w:bookmarkStart w:id="95" w:name="_Toc24211"/>
      <w:r>
        <w:rPr>
          <w:rFonts w:hint="default" w:ascii="Times New Roman" w:hAnsi="Times New Roman" w:eastAsia="宋体" w:cs="Times New Roman"/>
        </w:rPr>
        <w:t>5</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成品油红字发票开具</w:t>
      </w:r>
      <w:bookmarkEnd w:id="94"/>
      <w:bookmarkEnd w:id="95"/>
    </w:p>
    <w:p w14:paraId="7349FD96">
      <w:pPr>
        <w:pStyle w:val="6"/>
        <w:bidi w:val="0"/>
        <w:rPr>
          <w:rFonts w:hint="default"/>
        </w:rPr>
      </w:pPr>
      <w:bookmarkStart w:id="96" w:name="_Toc561"/>
      <w:r>
        <w:rPr>
          <w:rFonts w:hint="default"/>
        </w:rPr>
        <w:t>5.1.全流程图</w:t>
      </w:r>
      <w:bookmarkEnd w:id="96"/>
    </w:p>
    <w:p w14:paraId="6158A059">
      <w:pPr>
        <w:pStyle w:val="26"/>
        <w:bidi w:val="0"/>
        <w:rPr>
          <w:rFonts w:hint="default"/>
          <w:lang w:eastAsia="zh-CN"/>
        </w:rPr>
      </w:pPr>
      <w:r>
        <w:rPr>
          <w:rFonts w:hint="default"/>
          <w:lang w:eastAsia="zh-CN"/>
        </w:rPr>
        <w:drawing>
          <wp:inline distT="0" distB="0" distL="114300" distR="114300">
            <wp:extent cx="5269230" cy="7781925"/>
            <wp:effectExtent l="0" t="0" r="1270" b="3175"/>
            <wp:docPr id="41" name="图片 227" descr="全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27" descr="全场景"/>
                    <pic:cNvPicPr>
                      <a:picLocks noChangeAspect="1"/>
                    </pic:cNvPicPr>
                  </pic:nvPicPr>
                  <pic:blipFill>
                    <a:blip r:embed="rId44"/>
                    <a:stretch>
                      <a:fillRect/>
                    </a:stretch>
                  </pic:blipFill>
                  <pic:spPr>
                    <a:xfrm>
                      <a:off x="0" y="0"/>
                      <a:ext cx="5269230" cy="7781925"/>
                    </a:xfrm>
                    <a:prstGeom prst="rect">
                      <a:avLst/>
                    </a:prstGeom>
                    <a:noFill/>
                    <a:ln>
                      <a:noFill/>
                    </a:ln>
                  </pic:spPr>
                </pic:pic>
              </a:graphicData>
            </a:graphic>
          </wp:inline>
        </w:drawing>
      </w:r>
    </w:p>
    <w:p w14:paraId="12A93F49">
      <w:pPr>
        <w:pStyle w:val="25"/>
        <w:bidi w:val="0"/>
        <w:rPr>
          <w:rFonts w:hint="default"/>
        </w:rPr>
      </w:pPr>
      <w:r>
        <w:rPr>
          <w:rFonts w:hint="default"/>
        </w:rPr>
        <w:t>业务流程图</w:t>
      </w:r>
    </w:p>
    <w:p w14:paraId="334D20B6">
      <w:pPr>
        <w:pStyle w:val="26"/>
        <w:bidi w:val="0"/>
        <w:rPr>
          <w:rFonts w:hint="default"/>
        </w:rPr>
      </w:pPr>
      <w:r>
        <w:rPr>
          <w:rFonts w:hint="default"/>
        </w:rPr>
        <w:drawing>
          <wp:inline distT="0" distB="0" distL="114300" distR="114300">
            <wp:extent cx="5272405" cy="7449820"/>
            <wp:effectExtent l="0" t="0" r="0" b="0"/>
            <wp:docPr id="42" name="图片 44" descr="_备用全电红字发票开具0615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4" descr="_备用全电红字发票开具0615 (2)"/>
                    <pic:cNvPicPr>
                      <a:picLocks noChangeAspect="1"/>
                    </pic:cNvPicPr>
                  </pic:nvPicPr>
                  <pic:blipFill>
                    <a:blip r:embed="rId45"/>
                    <a:stretch>
                      <a:fillRect/>
                    </a:stretch>
                  </pic:blipFill>
                  <pic:spPr>
                    <a:xfrm>
                      <a:off x="0" y="0"/>
                      <a:ext cx="5272405" cy="7449820"/>
                    </a:xfrm>
                    <a:prstGeom prst="rect">
                      <a:avLst/>
                    </a:prstGeom>
                    <a:noFill/>
                    <a:ln>
                      <a:noFill/>
                    </a:ln>
                  </pic:spPr>
                </pic:pic>
              </a:graphicData>
            </a:graphic>
          </wp:inline>
        </w:drawing>
      </w:r>
    </w:p>
    <w:p w14:paraId="113EB99E">
      <w:pPr>
        <w:pStyle w:val="25"/>
        <w:bidi w:val="0"/>
        <w:rPr>
          <w:rFonts w:hint="default"/>
        </w:rPr>
      </w:pPr>
      <w:r>
        <w:rPr>
          <w:rFonts w:hint="default"/>
        </w:rPr>
        <w:t>时序图</w:t>
      </w:r>
    </w:p>
    <w:p w14:paraId="79FB3BE9">
      <w:pPr>
        <w:pStyle w:val="6"/>
        <w:bidi w:val="0"/>
        <w:rPr>
          <w:rFonts w:hint="default"/>
        </w:rPr>
      </w:pPr>
      <w:bookmarkStart w:id="97" w:name="_Toc26199"/>
      <w:r>
        <w:rPr>
          <w:rFonts w:hint="default"/>
        </w:rPr>
        <w:t>5.2.业务规则</w:t>
      </w:r>
      <w:bookmarkEnd w:id="97"/>
    </w:p>
    <w:p w14:paraId="63F5738D">
      <w:pPr>
        <w:pStyle w:val="7"/>
        <w:bidi w:val="0"/>
        <w:rPr>
          <w:rFonts w:hint="default"/>
        </w:rPr>
      </w:pPr>
      <w:bookmarkStart w:id="98" w:name="_Toc6294"/>
      <w:r>
        <w:rPr>
          <w:rFonts w:hint="default"/>
        </w:rPr>
        <w:t>5.2.1校验红字确认单信息</w:t>
      </w:r>
      <w:bookmarkEnd w:id="98"/>
    </w:p>
    <w:p w14:paraId="13868927">
      <w:pPr>
        <w:pStyle w:val="5"/>
        <w:bidi w:val="0"/>
        <w:rPr>
          <w:rFonts w:hint="default"/>
        </w:rPr>
      </w:pPr>
      <w:r>
        <w:rPr>
          <w:rFonts w:hint="default"/>
        </w:rPr>
        <w:t xml:space="preserve">查询本地保存的红字确认单信息，判断是否存在红字确认单信息以及红字确认单状态是否正常。 </w:t>
      </w:r>
    </w:p>
    <w:p w14:paraId="2E5F0F42">
      <w:pPr>
        <w:pStyle w:val="26"/>
        <w:bidi w:val="0"/>
        <w:rPr>
          <w:rFonts w:hint="default"/>
        </w:rPr>
      </w:pPr>
      <w:r>
        <w:drawing>
          <wp:inline distT="0" distB="0" distL="114300" distR="114300">
            <wp:extent cx="2686050" cy="3498850"/>
            <wp:effectExtent l="0" t="0" r="6350" b="6350"/>
            <wp:docPr id="43" name="图片 70"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0" descr="校验红字确认单"/>
                    <pic:cNvPicPr>
                      <a:picLocks noChangeAspect="1"/>
                    </pic:cNvPicPr>
                  </pic:nvPicPr>
                  <pic:blipFill>
                    <a:blip r:embed="rId46"/>
                    <a:stretch>
                      <a:fillRect/>
                    </a:stretch>
                  </pic:blipFill>
                  <pic:spPr>
                    <a:xfrm>
                      <a:off x="0" y="0"/>
                      <a:ext cx="2686050" cy="3498850"/>
                    </a:xfrm>
                    <a:prstGeom prst="rect">
                      <a:avLst/>
                    </a:prstGeom>
                    <a:noFill/>
                    <a:ln>
                      <a:noFill/>
                    </a:ln>
                  </pic:spPr>
                </pic:pic>
              </a:graphicData>
            </a:graphic>
          </wp:inline>
        </w:drawing>
      </w:r>
    </w:p>
    <w:p w14:paraId="495F16E9">
      <w:pPr>
        <w:pStyle w:val="5"/>
        <w:bidi w:val="0"/>
        <w:rPr>
          <w:rFonts w:hint="default"/>
        </w:rPr>
      </w:pPr>
      <w:r>
        <w:rPr>
          <w:rFonts w:hint="default"/>
        </w:rPr>
        <w:t>查询本地保存的红字确认单信息，校验红字确认单是否可用。</w:t>
      </w:r>
    </w:p>
    <w:p w14:paraId="2C8902D5">
      <w:pPr>
        <w:pStyle w:val="8"/>
        <w:bidi w:val="0"/>
        <w:rPr>
          <w:rFonts w:hint="default"/>
        </w:rPr>
      </w:pPr>
      <w:r>
        <w:rPr>
          <w:rFonts w:hint="default"/>
        </w:rPr>
        <w:t>5.2.1.1判断逻辑</w:t>
      </w:r>
    </w:p>
    <w:p w14:paraId="3F8B745E">
      <w:pPr>
        <w:pStyle w:val="5"/>
        <w:bidi w:val="0"/>
        <w:rPr>
          <w:rFonts w:hint="default"/>
        </w:rPr>
      </w:pPr>
      <w:r>
        <w:rPr>
          <w:rFonts w:hint="default"/>
        </w:rPr>
        <w:t>根据查询的红字确认单信息进行校验，当满足以下任意条件时禁止开具成品油红字发票。</w:t>
      </w:r>
    </w:p>
    <w:p w14:paraId="188387D7">
      <w:pPr>
        <w:pStyle w:val="5"/>
        <w:bidi w:val="0"/>
      </w:pPr>
      <w:r>
        <w:rPr>
          <w:rFonts w:hint="eastAsia"/>
        </w:rPr>
        <w:t>●</w:t>
      </w:r>
      <w:r>
        <w:rPr>
          <w:rFonts w:hint="default"/>
          <w:lang w:val="en-US"/>
        </w:rPr>
        <w:t xml:space="preserve"> </w:t>
      </w:r>
      <w:r>
        <w:t>未查询到红字确认单信息，本地</w:t>
      </w:r>
      <w:r>
        <w:rPr>
          <w:rFonts w:hint="eastAsia"/>
          <w:lang w:val="en-US" w:eastAsia="zh-CN"/>
        </w:rPr>
        <w:t>无</w:t>
      </w:r>
      <w:r>
        <w:t>红字确认单信息。</w:t>
      </w:r>
    </w:p>
    <w:p w14:paraId="3E3C807C">
      <w:pPr>
        <w:pStyle w:val="5"/>
        <w:bidi w:val="0"/>
      </w:pPr>
      <w:r>
        <w:rPr>
          <w:rFonts w:hint="eastAsia"/>
        </w:rPr>
        <w:t>●</w:t>
      </w:r>
      <w:r>
        <w:rPr>
          <w:rFonts w:hint="default"/>
          <w:lang w:val="en-US"/>
        </w:rPr>
        <w:t xml:space="preserve"> </w:t>
      </w:r>
      <w:r>
        <w:t>红字确认单信息状态不正确。</w:t>
      </w:r>
    </w:p>
    <w:p w14:paraId="20FE3013">
      <w:pPr>
        <w:pStyle w:val="7"/>
        <w:bidi w:val="0"/>
        <w:rPr>
          <w:rFonts w:hint="default"/>
        </w:rPr>
      </w:pPr>
      <w:bookmarkStart w:id="99" w:name="_Toc17075"/>
      <w:r>
        <w:rPr>
          <w:rFonts w:hint="default"/>
        </w:rPr>
        <w:t>5.2.2判断纳税人开票资格</w:t>
      </w:r>
      <w:bookmarkEnd w:id="99"/>
    </w:p>
    <w:p w14:paraId="0FCC3302">
      <w:pPr>
        <w:pStyle w:val="5"/>
        <w:bidi w:val="0"/>
        <w:rPr>
          <w:rFonts w:hint="default"/>
        </w:rPr>
      </w:pPr>
      <w:r>
        <w:rPr>
          <w:rFonts w:hint="default"/>
        </w:rPr>
        <w:t>校验纳税人是否具备成品油红字发票开票资格，包括风险纳税人信息校验和纳税人资格校验。</w:t>
      </w:r>
    </w:p>
    <w:p w14:paraId="2E98B96D">
      <w:pPr>
        <w:pStyle w:val="26"/>
        <w:bidi w:val="0"/>
        <w:rPr>
          <w:rFonts w:hint="default"/>
        </w:rPr>
      </w:pPr>
      <w:r>
        <w:drawing>
          <wp:inline distT="0" distB="0" distL="114300" distR="114300">
            <wp:extent cx="2711450" cy="5327650"/>
            <wp:effectExtent l="0" t="0" r="6350" b="6350"/>
            <wp:docPr id="44" name="图片 71"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1" descr="判断纳税人开票资格"/>
                    <pic:cNvPicPr>
                      <a:picLocks noChangeAspect="1"/>
                    </pic:cNvPicPr>
                  </pic:nvPicPr>
                  <pic:blipFill>
                    <a:blip r:embed="rId47"/>
                    <a:stretch>
                      <a:fillRect/>
                    </a:stretch>
                  </pic:blipFill>
                  <pic:spPr>
                    <a:xfrm>
                      <a:off x="0" y="0"/>
                      <a:ext cx="2711450" cy="5327650"/>
                    </a:xfrm>
                    <a:prstGeom prst="rect">
                      <a:avLst/>
                    </a:prstGeom>
                    <a:noFill/>
                    <a:ln>
                      <a:noFill/>
                    </a:ln>
                  </pic:spPr>
                </pic:pic>
              </a:graphicData>
            </a:graphic>
          </wp:inline>
        </w:drawing>
      </w:r>
    </w:p>
    <w:p w14:paraId="75C2245B">
      <w:pPr>
        <w:pStyle w:val="5"/>
        <w:bidi w:val="0"/>
        <w:rPr>
          <w:rFonts w:hint="default"/>
        </w:rPr>
      </w:pPr>
      <w:r>
        <w:rPr>
          <w:rFonts w:hint="default"/>
        </w:rPr>
        <w:t>查询本地保存的纳税人风险信息，校验纳税人是否为风险纳税人，禁止风险等级高的纳税人开具发票。</w:t>
      </w:r>
    </w:p>
    <w:p w14:paraId="216C867D">
      <w:pPr>
        <w:pStyle w:val="5"/>
        <w:bidi w:val="0"/>
        <w:rPr>
          <w:rFonts w:hint="default"/>
        </w:rPr>
      </w:pPr>
      <w:r>
        <w:rPr>
          <w:rFonts w:hint="default"/>
        </w:rPr>
        <w:t>查询本地保存的纳税人基本信息，判断纳税人是否具备开具成品油红字发票资格。</w:t>
      </w:r>
    </w:p>
    <w:p w14:paraId="2985C6E6">
      <w:pPr>
        <w:pStyle w:val="8"/>
        <w:bidi w:val="0"/>
        <w:rPr>
          <w:rFonts w:hint="default"/>
        </w:rPr>
      </w:pPr>
      <w:r>
        <w:rPr>
          <w:rFonts w:hint="default"/>
        </w:rPr>
        <w:t>5.2.2.1判断逻辑</w:t>
      </w:r>
    </w:p>
    <w:p w14:paraId="71A03275">
      <w:pPr>
        <w:pStyle w:val="5"/>
        <w:bidi w:val="0"/>
        <w:rPr>
          <w:rFonts w:hint="default"/>
        </w:rPr>
      </w:pPr>
      <w:r>
        <w:rPr>
          <w:rFonts w:hint="default"/>
        </w:rPr>
        <w:t>根据查询的纳税人风险信息进行校验，当满足以下任意条件时禁止开具成品油红字发票。</w:t>
      </w:r>
    </w:p>
    <w:p w14:paraId="175EF6EA">
      <w:pPr>
        <w:pStyle w:val="5"/>
        <w:bidi w:val="0"/>
      </w:pPr>
      <w:r>
        <w:rPr>
          <w:rFonts w:hint="eastAsia"/>
        </w:rPr>
        <w:t>●</w:t>
      </w:r>
      <w:r>
        <w:rPr>
          <w:rFonts w:hint="default"/>
          <w:lang w:val="en-US"/>
        </w:rPr>
        <w:t xml:space="preserve"> </w:t>
      </w:r>
      <w:r>
        <w:t>未查询到纳税人风险信息，本地无纳税人风险信息</w:t>
      </w:r>
    </w:p>
    <w:p w14:paraId="3977143A">
      <w:pPr>
        <w:pStyle w:val="5"/>
        <w:bidi w:val="0"/>
      </w:pPr>
      <w:r>
        <w:rPr>
          <w:rFonts w:hint="eastAsia"/>
        </w:rPr>
        <w:t>●</w:t>
      </w:r>
      <w:r>
        <w:rPr>
          <w:rFonts w:hint="default"/>
          <w:lang w:val="en-US"/>
        </w:rPr>
        <w:t xml:space="preserve"> </w:t>
      </w:r>
      <w:r>
        <w:t>纳税人风险信息中“风险纳税人类型”为“Ⅰ类（高风险）”。</w:t>
      </w:r>
    </w:p>
    <w:p w14:paraId="3884087C">
      <w:pPr>
        <w:pStyle w:val="5"/>
        <w:bidi w:val="0"/>
      </w:pPr>
      <w:r>
        <w:rPr>
          <w:rFonts w:hint="eastAsia"/>
        </w:rPr>
        <w:t>●</w:t>
      </w:r>
      <w:r>
        <w:rPr>
          <w:rFonts w:hint="default"/>
          <w:lang w:val="en-US"/>
        </w:rPr>
        <w:t xml:space="preserve"> </w:t>
      </w:r>
      <w:r>
        <w:t>纳税人风险信息中“纳税人预警级别”为“红色预警”。</w:t>
      </w:r>
    </w:p>
    <w:p w14:paraId="314753EC">
      <w:pPr>
        <w:pStyle w:val="5"/>
        <w:bidi w:val="0"/>
      </w:pPr>
      <w:r>
        <w:rPr>
          <w:rFonts w:hint="eastAsia"/>
        </w:rPr>
        <w:t>●</w:t>
      </w:r>
      <w:r>
        <w:rPr>
          <w:rFonts w:hint="default"/>
          <w:lang w:val="en-US"/>
        </w:rPr>
        <w:t xml:space="preserve"> </w:t>
      </w:r>
      <w:r>
        <w:t>纳税人风险信息中“风险纳税人标志”为“Y（风险纳税人）”。</w:t>
      </w:r>
    </w:p>
    <w:p w14:paraId="6412EC92">
      <w:pPr>
        <w:pStyle w:val="5"/>
        <w:bidi w:val="0"/>
        <w:rPr>
          <w:rFonts w:hint="default"/>
        </w:rPr>
      </w:pPr>
      <w:r>
        <w:rPr>
          <w:rFonts w:hint="default"/>
        </w:rPr>
        <w:t>根据查询的纳税人基本信息进行校验，当发生以下任意条件时禁止开具成品油红字发票。</w:t>
      </w:r>
    </w:p>
    <w:p w14:paraId="46462F3F">
      <w:pPr>
        <w:pStyle w:val="5"/>
        <w:bidi w:val="0"/>
      </w:pPr>
      <w:r>
        <w:rPr>
          <w:rFonts w:hint="eastAsia"/>
        </w:rPr>
        <w:t>●</w:t>
      </w:r>
      <w:r>
        <w:rPr>
          <w:rFonts w:hint="default"/>
          <w:lang w:val="en-US"/>
        </w:rPr>
        <w:t xml:space="preserve"> </w:t>
      </w:r>
      <w:r>
        <w:t>未查询到纳税人基本信息，本地无纳税人基本信息。</w:t>
      </w:r>
    </w:p>
    <w:p w14:paraId="25C75B99">
      <w:pPr>
        <w:pStyle w:val="5"/>
        <w:bidi w:val="0"/>
      </w:pPr>
      <w:r>
        <w:rPr>
          <w:rFonts w:hint="eastAsia"/>
        </w:rPr>
        <w:t>●</w:t>
      </w:r>
      <w:r>
        <w:rPr>
          <w:rFonts w:hint="default"/>
          <w:lang w:val="en-US"/>
        </w:rPr>
        <w:t xml:space="preserve"> </w:t>
      </w:r>
      <w:r>
        <w:t>纳税人信息中“纳税人状态”不是“03（正常）”、“09（报验）”中的任意一个。</w:t>
      </w:r>
    </w:p>
    <w:p w14:paraId="3CE96DAD">
      <w:pPr>
        <w:pStyle w:val="7"/>
        <w:bidi w:val="0"/>
        <w:rPr>
          <w:rFonts w:hint="default"/>
        </w:rPr>
      </w:pPr>
      <w:bookmarkStart w:id="100" w:name="_Toc11009"/>
      <w:r>
        <w:rPr>
          <w:rFonts w:hint="default"/>
        </w:rPr>
        <w:t>5.2.3发票号段结余校验</w:t>
      </w:r>
      <w:bookmarkEnd w:id="100"/>
    </w:p>
    <w:p w14:paraId="6C0BA2D5">
      <w:pPr>
        <w:pStyle w:val="5"/>
        <w:bidi w:val="0"/>
        <w:rPr>
          <w:rFonts w:hint="default"/>
        </w:rPr>
      </w:pPr>
      <w:r>
        <w:rPr>
          <w:rFonts w:hint="default"/>
        </w:rPr>
        <w:t>判断本地是否还有未使用的发票，若无未使用的发票，需调用税务局端接口重新获取发票批量预赋码信息。</w:t>
      </w:r>
    </w:p>
    <w:p w14:paraId="6EC01845">
      <w:pPr>
        <w:pStyle w:val="26"/>
        <w:bidi w:val="0"/>
        <w:rPr>
          <w:rFonts w:hint="default"/>
        </w:rPr>
      </w:pPr>
      <w:r>
        <w:drawing>
          <wp:inline distT="0" distB="0" distL="114300" distR="114300">
            <wp:extent cx="2743200" cy="2603500"/>
            <wp:effectExtent l="0" t="0" r="0" b="0"/>
            <wp:docPr id="45" name="图片 72"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2" descr="发票号段结余校验"/>
                    <pic:cNvPicPr>
                      <a:picLocks noChangeAspect="1"/>
                    </pic:cNvPicPr>
                  </pic:nvPicPr>
                  <pic:blipFill>
                    <a:blip r:embed="rId48"/>
                    <a:stretch>
                      <a:fillRect/>
                    </a:stretch>
                  </pic:blipFill>
                  <pic:spPr>
                    <a:xfrm>
                      <a:off x="0" y="0"/>
                      <a:ext cx="2743200" cy="2603500"/>
                    </a:xfrm>
                    <a:prstGeom prst="rect">
                      <a:avLst/>
                    </a:prstGeom>
                    <a:noFill/>
                    <a:ln>
                      <a:noFill/>
                    </a:ln>
                  </pic:spPr>
                </pic:pic>
              </a:graphicData>
            </a:graphic>
          </wp:inline>
        </w:drawing>
      </w:r>
      <w:r>
        <w:rPr>
          <w:rFonts w:hint="default"/>
        </w:rPr>
        <w:t xml:space="preserve"> </w:t>
      </w:r>
    </w:p>
    <w:p w14:paraId="47C89218">
      <w:pPr>
        <w:pStyle w:val="8"/>
        <w:bidi w:val="0"/>
        <w:rPr>
          <w:rFonts w:hint="default"/>
        </w:rPr>
      </w:pPr>
      <w:r>
        <w:rPr>
          <w:rFonts w:hint="default"/>
        </w:rPr>
        <w:t>5.2.3.1判断逻辑</w:t>
      </w:r>
    </w:p>
    <w:p w14:paraId="4CB209AC">
      <w:pPr>
        <w:pStyle w:val="5"/>
        <w:bidi w:val="0"/>
        <w:rPr>
          <w:rFonts w:hint="default"/>
        </w:rPr>
      </w:pPr>
      <w:r>
        <w:rPr>
          <w:rFonts w:hint="default"/>
        </w:rPr>
        <w:t>调用《获取发票批量预赋码信息》接口当接口调用时发生以下任意情形，</w:t>
      </w:r>
      <w:r>
        <w:rPr>
          <w:rFonts w:hint="default"/>
          <w:lang w:val="en-US" w:eastAsia="zh-CN"/>
        </w:rPr>
        <w:t>调用失败</w:t>
      </w:r>
      <w:r>
        <w:rPr>
          <w:rFonts w:hint="default"/>
        </w:rPr>
        <w:t>。</w:t>
      </w:r>
    </w:p>
    <w:p w14:paraId="23AB1720">
      <w:pPr>
        <w:pStyle w:val="5"/>
        <w:bidi w:val="0"/>
      </w:pPr>
      <w:r>
        <w:rPr>
          <w:rFonts w:hint="eastAsia"/>
        </w:rPr>
        <w:t>●</w:t>
      </w:r>
      <w:r>
        <w:rPr>
          <w:rFonts w:hint="default"/>
          <w:lang w:val="en-US"/>
        </w:rPr>
        <w:t xml:space="preserve"> </w:t>
      </w:r>
      <w:r>
        <w:t>网络通信异常。</w:t>
      </w:r>
    </w:p>
    <w:p w14:paraId="15345F78">
      <w:pPr>
        <w:pStyle w:val="5"/>
        <w:bidi w:val="0"/>
      </w:pPr>
      <w:r>
        <w:rPr>
          <w:rFonts w:hint="eastAsia"/>
        </w:rPr>
        <w:t>●</w:t>
      </w:r>
      <w:r>
        <w:rPr>
          <w:rFonts w:hint="default"/>
          <w:lang w:val="en-US"/>
        </w:rPr>
        <w:t xml:space="preserve"> </w:t>
      </w:r>
      <w:r>
        <w:t>返回报文存在error节点。</w:t>
      </w:r>
    </w:p>
    <w:p w14:paraId="577D3F78">
      <w:pPr>
        <w:pStyle w:val="5"/>
        <w:bidi w:val="0"/>
      </w:pPr>
      <w:r>
        <w:rPr>
          <w:rFonts w:hint="eastAsia"/>
        </w:rPr>
        <w:t>●</w:t>
      </w:r>
      <w:r>
        <w:rPr>
          <w:rFonts w:hint="default"/>
          <w:lang w:val="en-US"/>
        </w:rPr>
        <w:t xml:space="preserve"> </w:t>
      </w:r>
      <w:r>
        <w:t>“返回码”不为“00”。</w:t>
      </w:r>
    </w:p>
    <w:p w14:paraId="4D2E7063">
      <w:pPr>
        <w:pStyle w:val="7"/>
        <w:bidi w:val="0"/>
        <w:rPr>
          <w:rFonts w:hint="default"/>
        </w:rPr>
      </w:pPr>
      <w:bookmarkStart w:id="101" w:name="_Toc659"/>
      <w:r>
        <w:rPr>
          <w:rFonts w:hint="default"/>
        </w:rPr>
        <w:t>5.2.4录入、校验发票信息</w:t>
      </w:r>
      <w:bookmarkEnd w:id="101"/>
    </w:p>
    <w:p w14:paraId="53F5F352">
      <w:pPr>
        <w:pStyle w:val="5"/>
        <w:bidi w:val="0"/>
        <w:rPr>
          <w:rFonts w:hint="default"/>
        </w:rPr>
      </w:pPr>
      <w:r>
        <w:rPr>
          <w:rFonts w:hint="default"/>
        </w:rPr>
        <w:t>依据开票能力红字发票开具的要求，依据红字确认单录入发票信息，并依据发票开具规则对发票信息进行业务逻辑校验，主要包括合规性校验、数值校验。</w:t>
      </w:r>
    </w:p>
    <w:p w14:paraId="7E50A33E">
      <w:pPr>
        <w:pStyle w:val="26"/>
        <w:bidi w:val="0"/>
        <w:rPr>
          <w:rFonts w:hint="default"/>
        </w:rPr>
      </w:pPr>
      <w:r>
        <w:drawing>
          <wp:inline distT="0" distB="0" distL="114300" distR="114300">
            <wp:extent cx="2800350" cy="3105150"/>
            <wp:effectExtent l="0" t="0" r="6350" b="6350"/>
            <wp:docPr id="46" name="图片 7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3" descr="录入、校验发票信息"/>
                    <pic:cNvPicPr>
                      <a:picLocks noChangeAspect="1"/>
                    </pic:cNvPicPr>
                  </pic:nvPicPr>
                  <pic:blipFill>
                    <a:blip r:embed="rId49"/>
                    <a:stretch>
                      <a:fillRect/>
                    </a:stretch>
                  </pic:blipFill>
                  <pic:spPr>
                    <a:xfrm>
                      <a:off x="0" y="0"/>
                      <a:ext cx="2800350" cy="3105150"/>
                    </a:xfrm>
                    <a:prstGeom prst="rect">
                      <a:avLst/>
                    </a:prstGeom>
                    <a:noFill/>
                    <a:ln>
                      <a:noFill/>
                    </a:ln>
                  </pic:spPr>
                </pic:pic>
              </a:graphicData>
            </a:graphic>
          </wp:inline>
        </w:drawing>
      </w:r>
    </w:p>
    <w:p w14:paraId="0A2C395A">
      <w:pPr>
        <w:pStyle w:val="8"/>
        <w:bidi w:val="0"/>
        <w:rPr>
          <w:rFonts w:hint="default"/>
        </w:rPr>
      </w:pPr>
      <w:r>
        <w:rPr>
          <w:rFonts w:hint="default"/>
        </w:rPr>
        <w:t>5.2.4.1合规性校验</w:t>
      </w:r>
    </w:p>
    <w:p w14:paraId="3E0F6F8E">
      <w:pPr>
        <w:pStyle w:val="5"/>
        <w:bidi w:val="0"/>
        <w:rPr>
          <w:rFonts w:hint="default"/>
        </w:rPr>
      </w:pPr>
      <w:r>
        <w:rPr>
          <w:rFonts w:hint="default"/>
        </w:rPr>
        <w:t>合规性校验主要对输入参数的类型、长度、是否必填、码值进行校验（具体校验值说明详见《成品油发票上传》接口）。以下任意一项不满足要求时，阻断发票开具。校验规则如下：</w:t>
      </w:r>
    </w:p>
    <w:p w14:paraId="14EAD10F">
      <w:pPr>
        <w:pStyle w:val="5"/>
        <w:bidi w:val="0"/>
        <w:rPr>
          <w:rFonts w:hint="default"/>
        </w:rPr>
      </w:pPr>
      <w:r>
        <w:rPr>
          <w:rFonts w:hint="eastAsia"/>
        </w:rPr>
        <w:t>●</w:t>
      </w:r>
      <w:r>
        <w:rPr>
          <w:rFonts w:hint="default"/>
          <w:lang w:val="en-US"/>
        </w:rPr>
        <w:t xml:space="preserve"> </w:t>
      </w:r>
      <w:r>
        <w:rPr>
          <w:rFonts w:hint="default"/>
        </w:rPr>
        <w:t>发票号码，必填，长度20位，由数字组成，前2位为年份后2位。</w:t>
      </w:r>
    </w:p>
    <w:p w14:paraId="00C59B18">
      <w:pPr>
        <w:pStyle w:val="5"/>
        <w:bidi w:val="0"/>
        <w:rPr>
          <w:rFonts w:hint="default"/>
        </w:rPr>
      </w:pPr>
      <w:r>
        <w:rPr>
          <w:rFonts w:hint="eastAsia"/>
        </w:rPr>
        <w:t>●</w:t>
      </w:r>
      <w:r>
        <w:rPr>
          <w:rFonts w:hint="default"/>
          <w:lang w:val="en-US"/>
        </w:rPr>
        <w:t xml:space="preserve"> </w:t>
      </w:r>
      <w:r>
        <w:rPr>
          <w:rFonts w:hint="default"/>
        </w:rPr>
        <w:t>蓝字发票标志，</w:t>
      </w:r>
      <w:r>
        <w:rPr>
          <w:rFonts w:hint="default"/>
          <w:lang w:val="en-US" w:eastAsia="zh-CN"/>
        </w:rPr>
        <w:t>必</w:t>
      </w:r>
      <w:r>
        <w:rPr>
          <w:rFonts w:hint="default"/>
        </w:rPr>
        <w:t>填，取值范围为“0”、“1”.</w:t>
      </w:r>
    </w:p>
    <w:p w14:paraId="6D8B45B9">
      <w:pPr>
        <w:pStyle w:val="5"/>
        <w:bidi w:val="0"/>
        <w:rPr>
          <w:rFonts w:hint="default"/>
        </w:rPr>
      </w:pPr>
      <w:r>
        <w:rPr>
          <w:rFonts w:hint="eastAsia"/>
        </w:rPr>
        <w:t>●</w:t>
      </w:r>
      <w:r>
        <w:rPr>
          <w:rFonts w:hint="default"/>
          <w:lang w:val="en-US"/>
        </w:rPr>
        <w:t xml:space="preserve"> </w:t>
      </w:r>
      <w:r>
        <w:rPr>
          <w:rFonts w:hint="default"/>
        </w:rPr>
        <w:t>平台编号，必填，最大长度</w:t>
      </w:r>
      <w:r>
        <w:rPr>
          <w:rFonts w:hint="default"/>
        </w:rPr>
        <w:tab/>
      </w:r>
      <w:r>
        <w:rPr>
          <w:rFonts w:hint="default"/>
        </w:rPr>
        <w:t>20位。</w:t>
      </w:r>
    </w:p>
    <w:p w14:paraId="793A83E7">
      <w:pPr>
        <w:pStyle w:val="5"/>
        <w:bidi w:val="0"/>
        <w:rPr>
          <w:rFonts w:hint="default"/>
        </w:rPr>
      </w:pPr>
      <w:r>
        <w:rPr>
          <w:rFonts w:hint="eastAsia"/>
        </w:rPr>
        <w:t>●</w:t>
      </w:r>
      <w:r>
        <w:rPr>
          <w:rFonts w:hint="default"/>
          <w:lang w:val="en-US"/>
        </w:rPr>
        <w:t xml:space="preserve"> </w:t>
      </w:r>
      <w:r>
        <w:rPr>
          <w:rFonts w:hint="default"/>
        </w:rPr>
        <w:t>服务器地址，必填，长度20位。</w:t>
      </w:r>
    </w:p>
    <w:p w14:paraId="223E7278">
      <w:pPr>
        <w:pStyle w:val="5"/>
        <w:bidi w:val="0"/>
        <w:rPr>
          <w:rFonts w:hint="default"/>
        </w:rPr>
      </w:pPr>
      <w:r>
        <w:rPr>
          <w:rFonts w:hint="eastAsia"/>
        </w:rPr>
        <w:t>●</w:t>
      </w:r>
      <w:r>
        <w:rPr>
          <w:rFonts w:hint="default"/>
          <w:lang w:val="en-US"/>
        </w:rPr>
        <w:t xml:space="preserve"> </w:t>
      </w:r>
      <w:r>
        <w:rPr>
          <w:rFonts w:hint="default"/>
        </w:rPr>
        <w:t>mac地址，必填，长度20位。</w:t>
      </w:r>
    </w:p>
    <w:p w14:paraId="5E552FC9">
      <w:pPr>
        <w:pStyle w:val="5"/>
        <w:bidi w:val="0"/>
        <w:rPr>
          <w:rFonts w:hint="default"/>
        </w:rPr>
      </w:pPr>
      <w:r>
        <w:rPr>
          <w:rFonts w:hint="eastAsia"/>
        </w:rPr>
        <w:t>●</w:t>
      </w:r>
      <w:r>
        <w:rPr>
          <w:rFonts w:hint="default"/>
          <w:lang w:val="en-US"/>
        </w:rPr>
        <w:t xml:space="preserve"> </w:t>
      </w:r>
      <w:r>
        <w:rPr>
          <w:rFonts w:hint="default"/>
        </w:rPr>
        <w:t>CPU序列号，选填，长度20位。</w:t>
      </w:r>
    </w:p>
    <w:p w14:paraId="7B811210">
      <w:pPr>
        <w:pStyle w:val="5"/>
        <w:bidi w:val="0"/>
        <w:rPr>
          <w:rFonts w:hint="default"/>
        </w:rPr>
      </w:pPr>
      <w:r>
        <w:rPr>
          <w:rFonts w:hint="eastAsia"/>
        </w:rPr>
        <w:t>●</w:t>
      </w:r>
      <w:r>
        <w:rPr>
          <w:rFonts w:hint="default"/>
          <w:lang w:val="en-US"/>
        </w:rPr>
        <w:t xml:space="preserve"> </w:t>
      </w:r>
      <w:r>
        <w:rPr>
          <w:rFonts w:hint="default"/>
        </w:rPr>
        <w:t>主板序列号，选填，长度20位。</w:t>
      </w:r>
    </w:p>
    <w:p w14:paraId="2404781F">
      <w:pPr>
        <w:pStyle w:val="5"/>
        <w:bidi w:val="0"/>
        <w:rPr>
          <w:rFonts w:hint="default"/>
        </w:rPr>
      </w:pPr>
      <w:r>
        <w:rPr>
          <w:rFonts w:hint="eastAsia"/>
        </w:rPr>
        <w:t>●</w:t>
      </w:r>
      <w:r>
        <w:rPr>
          <w:rFonts w:hint="default"/>
          <w:lang w:val="en-US"/>
        </w:rPr>
        <w:t xml:space="preserve"> </w:t>
      </w:r>
      <w:r>
        <w:rPr>
          <w:rFonts w:hint="default"/>
        </w:rPr>
        <w:t>发票票种，必填，取值范围为“01”、“02”。</w:t>
      </w:r>
    </w:p>
    <w:p w14:paraId="3C4525B6">
      <w:pPr>
        <w:pStyle w:val="5"/>
        <w:bidi w:val="0"/>
        <w:rPr>
          <w:rFonts w:hint="default"/>
        </w:rPr>
      </w:pPr>
      <w:r>
        <w:rPr>
          <w:rFonts w:hint="eastAsia"/>
        </w:rPr>
        <w:t>●</w:t>
      </w:r>
      <w:r>
        <w:rPr>
          <w:rFonts w:hint="default"/>
          <w:lang w:val="en-US"/>
        </w:rPr>
        <w:t xml:space="preserve"> </w:t>
      </w:r>
      <w:r>
        <w:rPr>
          <w:rFonts w:hint="eastAsia"/>
          <w:lang w:eastAsia="zh-CN"/>
        </w:rPr>
        <w:t>购买方自然人标志</w:t>
      </w:r>
      <w:r>
        <w:rPr>
          <w:rFonts w:hint="default"/>
        </w:rPr>
        <w:t>，选填，取值范围为“Y”、“N”。</w:t>
      </w:r>
    </w:p>
    <w:p w14:paraId="5CACCDE1">
      <w:pPr>
        <w:pStyle w:val="5"/>
        <w:bidi w:val="0"/>
        <w:rPr>
          <w:rFonts w:hint="default"/>
        </w:rPr>
      </w:pPr>
      <w:r>
        <w:rPr>
          <w:rFonts w:hint="eastAsia"/>
        </w:rPr>
        <w:t>●</w:t>
      </w:r>
      <w:r>
        <w:rPr>
          <w:rFonts w:hint="default"/>
          <w:lang w:val="en-US"/>
        </w:rPr>
        <w:t xml:space="preserve"> </w:t>
      </w:r>
      <w:r>
        <w:rPr>
          <w:rFonts w:hint="default"/>
        </w:rPr>
        <w:t>特定要素，必填，取值范围为“01”。</w:t>
      </w:r>
    </w:p>
    <w:p w14:paraId="145F467F">
      <w:pPr>
        <w:pStyle w:val="5"/>
        <w:bidi w:val="0"/>
        <w:rPr>
          <w:rFonts w:hint="default"/>
        </w:rPr>
      </w:pPr>
      <w:r>
        <w:rPr>
          <w:rFonts w:hint="eastAsia"/>
        </w:rPr>
        <w:t>●</w:t>
      </w:r>
      <w:r>
        <w:rPr>
          <w:rFonts w:hint="default"/>
          <w:lang w:val="en-US"/>
        </w:rPr>
        <w:t xml:space="preserve"> </w:t>
      </w:r>
      <w:r>
        <w:rPr>
          <w:rFonts w:hint="default"/>
        </w:rPr>
        <w:t>区域代码，必填，最大长度20位。</w:t>
      </w:r>
    </w:p>
    <w:p w14:paraId="5642AB2C">
      <w:pPr>
        <w:pStyle w:val="5"/>
        <w:bidi w:val="0"/>
        <w:rPr>
          <w:rFonts w:hint="default"/>
        </w:rPr>
      </w:pPr>
      <w:r>
        <w:rPr>
          <w:rFonts w:hint="eastAsia"/>
        </w:rPr>
        <w:t>●</w:t>
      </w:r>
      <w:r>
        <w:rPr>
          <w:rFonts w:hint="default"/>
          <w:lang w:val="en-US"/>
        </w:rPr>
        <w:t xml:space="preserve"> </w:t>
      </w:r>
      <w:r>
        <w:rPr>
          <w:rFonts w:hint="default"/>
        </w:rPr>
        <w:t>收购发票类型代码，选填，取值范围为</w:t>
      </w:r>
      <w:r>
        <w:rPr>
          <w:rFonts w:hint="default"/>
          <w:lang w:eastAsia="zh-CN"/>
        </w:rPr>
        <w:t>空</w:t>
      </w:r>
      <w:r>
        <w:rPr>
          <w:rFonts w:hint="default"/>
        </w:rPr>
        <w:t>、“01”、“02”、“03”。</w:t>
      </w:r>
    </w:p>
    <w:p w14:paraId="1918109D">
      <w:pPr>
        <w:pStyle w:val="5"/>
        <w:bidi w:val="0"/>
        <w:rPr>
          <w:rFonts w:hint="default"/>
        </w:rPr>
      </w:pPr>
      <w:r>
        <w:rPr>
          <w:rFonts w:hint="eastAsia"/>
        </w:rPr>
        <w:t>●</w:t>
      </w:r>
      <w:r>
        <w:rPr>
          <w:rFonts w:hint="default"/>
          <w:lang w:val="en-US"/>
        </w:rPr>
        <w:t xml:space="preserve"> </w:t>
      </w:r>
      <w:r>
        <w:rPr>
          <w:rFonts w:hint="default"/>
        </w:rPr>
        <w:t>差额征税类型代码，选填，取值范围为</w:t>
      </w:r>
      <w:r>
        <w:rPr>
          <w:rFonts w:hint="default"/>
          <w:lang w:eastAsia="zh-CN"/>
        </w:rPr>
        <w:t>空</w:t>
      </w:r>
      <w:r>
        <w:rPr>
          <w:rFonts w:hint="default"/>
        </w:rPr>
        <w:t>、“01”、“02”。</w:t>
      </w:r>
    </w:p>
    <w:p w14:paraId="061D90A2">
      <w:pPr>
        <w:pStyle w:val="5"/>
        <w:bidi w:val="0"/>
        <w:rPr>
          <w:rFonts w:hint="default"/>
        </w:rPr>
      </w:pPr>
      <w:r>
        <w:rPr>
          <w:rFonts w:hint="eastAsia"/>
        </w:rPr>
        <w:t>●</w:t>
      </w:r>
      <w:r>
        <w:rPr>
          <w:rFonts w:hint="default"/>
          <w:lang w:val="en-US"/>
        </w:rPr>
        <w:t xml:space="preserve"> </w:t>
      </w:r>
      <w:r>
        <w:rPr>
          <w:rFonts w:hint="default"/>
        </w:rPr>
        <w:t>出口业务适用政策代码，选填，取值范围为</w:t>
      </w:r>
      <w:r>
        <w:rPr>
          <w:rFonts w:hint="default"/>
          <w:lang w:eastAsia="zh-CN"/>
        </w:rPr>
        <w:t>空</w:t>
      </w:r>
      <w:r>
        <w:rPr>
          <w:rFonts w:hint="default"/>
        </w:rPr>
        <w:t>、“01”、“02”、“03”。</w:t>
      </w:r>
    </w:p>
    <w:p w14:paraId="22C77E48">
      <w:pPr>
        <w:pStyle w:val="5"/>
        <w:bidi w:val="0"/>
        <w:rPr>
          <w:rFonts w:hint="default"/>
        </w:rPr>
      </w:pPr>
      <w:r>
        <w:rPr>
          <w:rFonts w:hint="eastAsia"/>
        </w:rPr>
        <w:t>●</w:t>
      </w:r>
      <w:r>
        <w:rPr>
          <w:rFonts w:hint="default"/>
          <w:lang w:val="en-US"/>
        </w:rPr>
        <w:t xml:space="preserve"> </w:t>
      </w:r>
      <w:r>
        <w:rPr>
          <w:rFonts w:hint="default"/>
        </w:rPr>
        <w:t>增值税即征即退代码，选填，取值范围为</w:t>
      </w:r>
      <w:r>
        <w:rPr>
          <w:rFonts w:hint="default"/>
          <w:lang w:eastAsia="zh-CN"/>
        </w:rPr>
        <w:t>空</w:t>
      </w:r>
      <w:r>
        <w:rPr>
          <w:rFonts w:hint="default"/>
        </w:rPr>
        <w:t>、“01”、“02”、“03”、“04”、“05”、“06”、“07”、“08”、“09”、“10”、“11”、“12”。</w:t>
      </w:r>
    </w:p>
    <w:p w14:paraId="0409E6E7">
      <w:pPr>
        <w:pStyle w:val="5"/>
        <w:bidi w:val="0"/>
        <w:rPr>
          <w:rFonts w:hint="default"/>
        </w:rPr>
      </w:pPr>
      <w:r>
        <w:rPr>
          <w:rFonts w:hint="eastAsia"/>
        </w:rPr>
        <w:t>●</w:t>
      </w:r>
      <w:r>
        <w:rPr>
          <w:rFonts w:hint="default"/>
          <w:lang w:val="en-US"/>
        </w:rPr>
        <w:t xml:space="preserve"> </w:t>
      </w:r>
      <w:r>
        <w:rPr>
          <w:rFonts w:hint="default"/>
        </w:rPr>
        <w:t>销售方纳税人识别号，必填，最大长度2</w:t>
      </w:r>
      <w:r>
        <w:rPr>
          <w:rFonts w:hint="default"/>
          <w:lang w:val="en-US" w:eastAsia="zh-CN"/>
        </w:rPr>
        <w:t>0</w:t>
      </w:r>
      <w:r>
        <w:rPr>
          <w:rFonts w:hint="default"/>
        </w:rPr>
        <w:t>位，由数字和大写字母组成。</w:t>
      </w:r>
    </w:p>
    <w:p w14:paraId="00CE338D">
      <w:pPr>
        <w:pStyle w:val="5"/>
        <w:bidi w:val="0"/>
        <w:rPr>
          <w:rFonts w:hint="default"/>
        </w:rPr>
      </w:pPr>
      <w:r>
        <w:rPr>
          <w:rFonts w:hint="eastAsia"/>
        </w:rPr>
        <w:t>●</w:t>
      </w:r>
      <w:r>
        <w:rPr>
          <w:rFonts w:hint="default"/>
          <w:lang w:val="en-US"/>
        </w:rPr>
        <w:t xml:space="preserve"> </w:t>
      </w:r>
      <w:r>
        <w:rPr>
          <w:rFonts w:hint="default"/>
        </w:rPr>
        <w:t>销售方名称，必填，最大长度300位。</w:t>
      </w:r>
    </w:p>
    <w:p w14:paraId="75807CC6">
      <w:pPr>
        <w:pStyle w:val="5"/>
        <w:bidi w:val="0"/>
        <w:rPr>
          <w:rFonts w:hint="default"/>
        </w:rPr>
      </w:pPr>
      <w:r>
        <w:rPr>
          <w:rFonts w:hint="eastAsia"/>
        </w:rPr>
        <w:t>●</w:t>
      </w:r>
      <w:r>
        <w:rPr>
          <w:rFonts w:hint="default"/>
          <w:lang w:val="en-US"/>
        </w:rPr>
        <w:t xml:space="preserve"> </w:t>
      </w:r>
      <w:r>
        <w:rPr>
          <w:rFonts w:hint="default"/>
        </w:rPr>
        <w:t>销售方地址，选填，最大长度300位。</w:t>
      </w:r>
    </w:p>
    <w:p w14:paraId="2E675EEA">
      <w:pPr>
        <w:pStyle w:val="5"/>
        <w:bidi w:val="0"/>
        <w:rPr>
          <w:rFonts w:hint="default"/>
        </w:rPr>
      </w:pPr>
      <w:r>
        <w:rPr>
          <w:rFonts w:hint="eastAsia"/>
        </w:rPr>
        <w:t>●</w:t>
      </w:r>
      <w:r>
        <w:rPr>
          <w:rFonts w:hint="default"/>
          <w:lang w:val="en-US"/>
        </w:rPr>
        <w:t xml:space="preserve"> </w:t>
      </w:r>
      <w:r>
        <w:rPr>
          <w:rFonts w:hint="default"/>
        </w:rPr>
        <w:t>销售方电话，</w:t>
      </w:r>
      <w:r>
        <w:rPr>
          <w:rFonts w:hint="default"/>
          <w:lang w:val="en-US" w:eastAsia="zh-CN"/>
        </w:rPr>
        <w:t>选</w:t>
      </w:r>
      <w:r>
        <w:rPr>
          <w:rFonts w:hint="default"/>
        </w:rPr>
        <w:t>填，最大长度60位。</w:t>
      </w:r>
    </w:p>
    <w:p w14:paraId="763BD446">
      <w:pPr>
        <w:pStyle w:val="5"/>
        <w:bidi w:val="0"/>
        <w:rPr>
          <w:rFonts w:hint="default"/>
        </w:rPr>
      </w:pPr>
      <w:r>
        <w:rPr>
          <w:rFonts w:hint="eastAsia"/>
        </w:rPr>
        <w:t>●</w:t>
      </w:r>
      <w:r>
        <w:rPr>
          <w:rFonts w:hint="default"/>
          <w:lang w:val="en-US"/>
        </w:rPr>
        <w:t xml:space="preserve"> </w:t>
      </w:r>
      <w:r>
        <w:rPr>
          <w:rFonts w:hint="default"/>
        </w:rPr>
        <w:t>销售方开户行，选填，最大长度120位。</w:t>
      </w:r>
    </w:p>
    <w:p w14:paraId="187CAD00">
      <w:pPr>
        <w:pStyle w:val="5"/>
        <w:bidi w:val="0"/>
        <w:rPr>
          <w:rFonts w:hint="default"/>
        </w:rPr>
      </w:pPr>
      <w:r>
        <w:rPr>
          <w:rFonts w:hint="eastAsia"/>
        </w:rPr>
        <w:t>●</w:t>
      </w:r>
      <w:r>
        <w:rPr>
          <w:rFonts w:hint="default"/>
          <w:lang w:val="en-US"/>
        </w:rPr>
        <w:t xml:space="preserve"> </w:t>
      </w:r>
      <w:r>
        <w:rPr>
          <w:rFonts w:hint="default"/>
        </w:rPr>
        <w:t>销售方账号，选填，最大长度</w:t>
      </w:r>
      <w:r>
        <w:rPr>
          <w:rFonts w:hint="default"/>
          <w:lang w:val="en-US" w:eastAsia="zh-CN"/>
        </w:rPr>
        <w:t>5</w:t>
      </w:r>
      <w:r>
        <w:rPr>
          <w:rFonts w:hint="default"/>
        </w:rPr>
        <w:t>0位。</w:t>
      </w:r>
    </w:p>
    <w:p w14:paraId="71C4B0FA">
      <w:pPr>
        <w:pStyle w:val="5"/>
        <w:bidi w:val="0"/>
        <w:rPr>
          <w:rFonts w:hint="default"/>
        </w:rPr>
      </w:pPr>
      <w:r>
        <w:rPr>
          <w:rFonts w:hint="eastAsia"/>
        </w:rPr>
        <w:t>●</w:t>
      </w:r>
      <w:r>
        <w:rPr>
          <w:rFonts w:hint="default"/>
          <w:lang w:val="en-US"/>
        </w:rPr>
        <w:t xml:space="preserve"> </w:t>
      </w:r>
      <w:r>
        <w:rPr>
          <w:rFonts w:hint="default"/>
        </w:rPr>
        <w:t>购买方纳税人识别号，选填，最大长度</w:t>
      </w:r>
      <w:r>
        <w:rPr>
          <w:rFonts w:hint="default"/>
        </w:rPr>
        <w:tab/>
      </w:r>
      <w:r>
        <w:rPr>
          <w:rFonts w:hint="default"/>
        </w:rPr>
        <w:t>2</w:t>
      </w:r>
      <w:r>
        <w:rPr>
          <w:rFonts w:hint="default"/>
          <w:lang w:val="en-US" w:eastAsia="zh-CN"/>
        </w:rPr>
        <w:t>0</w:t>
      </w:r>
      <w:r>
        <w:rPr>
          <w:rFonts w:hint="default"/>
        </w:rPr>
        <w:t>位</w:t>
      </w:r>
      <w:r>
        <w:rPr>
          <w:rFonts w:hint="default"/>
          <w:lang w:val="en-US" w:eastAsia="zh-CN"/>
        </w:rPr>
        <w:t>（开具数字化电子专票时，必填）</w:t>
      </w:r>
      <w:r>
        <w:rPr>
          <w:rFonts w:hint="default"/>
        </w:rPr>
        <w:t>。</w:t>
      </w:r>
    </w:p>
    <w:p w14:paraId="47853F28">
      <w:pPr>
        <w:pStyle w:val="5"/>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10C010E2">
      <w:pPr>
        <w:pStyle w:val="5"/>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7784C49C">
      <w:pPr>
        <w:pStyle w:val="5"/>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377D76E9">
      <w:pPr>
        <w:pStyle w:val="5"/>
        <w:bidi w:val="0"/>
        <w:rPr>
          <w:rFonts w:hint="default"/>
        </w:rPr>
      </w:pPr>
      <w:r>
        <w:rPr>
          <w:rFonts w:hint="eastAsia"/>
        </w:rPr>
        <w:t>●</w:t>
      </w:r>
      <w:r>
        <w:rPr>
          <w:rFonts w:hint="default"/>
          <w:lang w:val="en-US"/>
        </w:rPr>
        <w:t xml:space="preserve"> </w:t>
      </w:r>
      <w:r>
        <w:rPr>
          <w:rFonts w:hint="default"/>
        </w:rPr>
        <w:t>购买方名称，必填，最大长度300位。</w:t>
      </w:r>
    </w:p>
    <w:p w14:paraId="49F28C79">
      <w:pPr>
        <w:pStyle w:val="5"/>
        <w:bidi w:val="0"/>
        <w:rPr>
          <w:rFonts w:hint="default"/>
        </w:rPr>
      </w:pPr>
      <w:r>
        <w:rPr>
          <w:rFonts w:hint="eastAsia"/>
        </w:rPr>
        <w:t>●</w:t>
      </w:r>
      <w:r>
        <w:rPr>
          <w:rFonts w:hint="default"/>
          <w:lang w:val="en-US"/>
        </w:rPr>
        <w:t xml:space="preserve"> </w:t>
      </w:r>
      <w:r>
        <w:rPr>
          <w:rFonts w:hint="default"/>
        </w:rPr>
        <w:t>购买方地址，选填，最大长度300位。</w:t>
      </w:r>
    </w:p>
    <w:p w14:paraId="2A49682D">
      <w:pPr>
        <w:pStyle w:val="5"/>
        <w:bidi w:val="0"/>
        <w:rPr>
          <w:rFonts w:hint="default"/>
        </w:rPr>
      </w:pPr>
      <w:r>
        <w:rPr>
          <w:rFonts w:hint="eastAsia"/>
        </w:rPr>
        <w:t>●</w:t>
      </w:r>
      <w:r>
        <w:rPr>
          <w:rFonts w:hint="default"/>
          <w:lang w:val="en-US"/>
        </w:rPr>
        <w:t xml:space="preserve"> </w:t>
      </w:r>
      <w:r>
        <w:rPr>
          <w:rFonts w:hint="default"/>
        </w:rPr>
        <w:t>购买方电话，选填，最大长度60位。</w:t>
      </w:r>
    </w:p>
    <w:p w14:paraId="55222907">
      <w:pPr>
        <w:pStyle w:val="5"/>
        <w:bidi w:val="0"/>
        <w:rPr>
          <w:rFonts w:hint="default"/>
        </w:rPr>
      </w:pPr>
      <w:r>
        <w:rPr>
          <w:rFonts w:hint="eastAsia"/>
        </w:rPr>
        <w:t>●</w:t>
      </w:r>
      <w:r>
        <w:rPr>
          <w:rFonts w:hint="default"/>
          <w:lang w:val="en-US"/>
        </w:rPr>
        <w:t xml:space="preserve"> </w:t>
      </w:r>
      <w:r>
        <w:rPr>
          <w:rFonts w:hint="default"/>
        </w:rPr>
        <w:t>购买方开户行名称，选填，最大长度120位。</w:t>
      </w:r>
    </w:p>
    <w:p w14:paraId="6DD2C5FC">
      <w:pPr>
        <w:pStyle w:val="5"/>
        <w:bidi w:val="0"/>
        <w:rPr>
          <w:rFonts w:hint="default"/>
        </w:rPr>
      </w:pPr>
      <w:r>
        <w:rPr>
          <w:rFonts w:hint="eastAsia"/>
        </w:rPr>
        <w:t>●</w:t>
      </w:r>
      <w:r>
        <w:rPr>
          <w:rFonts w:hint="default"/>
          <w:lang w:val="en-US"/>
        </w:rPr>
        <w:t xml:space="preserve"> </w:t>
      </w:r>
      <w:r>
        <w:rPr>
          <w:rFonts w:hint="default"/>
        </w:rPr>
        <w:t>购买方开户行银行账号，选填，最大长度</w:t>
      </w:r>
      <w:r>
        <w:rPr>
          <w:rFonts w:hint="default"/>
          <w:lang w:val="en-US" w:eastAsia="zh-CN"/>
        </w:rPr>
        <w:t>5</w:t>
      </w:r>
      <w:r>
        <w:rPr>
          <w:rFonts w:hint="default"/>
        </w:rPr>
        <w:t>0位。</w:t>
      </w:r>
    </w:p>
    <w:p w14:paraId="721967C0">
      <w:pPr>
        <w:pStyle w:val="5"/>
        <w:bidi w:val="0"/>
        <w:rPr>
          <w:rFonts w:hint="default"/>
        </w:rPr>
      </w:pPr>
      <w:r>
        <w:rPr>
          <w:rFonts w:hint="eastAsia"/>
        </w:rPr>
        <w:t>●</w:t>
      </w:r>
      <w:r>
        <w:rPr>
          <w:rFonts w:hint="default"/>
          <w:lang w:val="en-US"/>
        </w:rPr>
        <w:t xml:space="preserve"> </w:t>
      </w:r>
      <w:r>
        <w:rPr>
          <w:rFonts w:hint="default"/>
        </w:rPr>
        <w:t>经办人，选填，最大长度150位。</w:t>
      </w:r>
    </w:p>
    <w:p w14:paraId="49C51F65">
      <w:pPr>
        <w:pStyle w:val="5"/>
        <w:bidi w:val="0"/>
        <w:rPr>
          <w:rFonts w:hint="default"/>
        </w:rPr>
      </w:pPr>
      <w:r>
        <w:rPr>
          <w:rFonts w:hint="eastAsia"/>
        </w:rPr>
        <w:t>●</w:t>
      </w:r>
      <w:r>
        <w:rPr>
          <w:rFonts w:hint="default"/>
          <w:lang w:val="en-US"/>
        </w:rPr>
        <w:t xml:space="preserve"> </w:t>
      </w:r>
      <w:r>
        <w:rPr>
          <w:rFonts w:hint="default"/>
        </w:rPr>
        <w:t>经办人身份证件号码，选填，最大长度</w:t>
      </w:r>
      <w:r>
        <w:rPr>
          <w:rFonts w:hint="default"/>
        </w:rPr>
        <w:tab/>
      </w:r>
      <w:r>
        <w:rPr>
          <w:rFonts w:hint="default"/>
        </w:rPr>
        <w:t>30位。</w:t>
      </w:r>
    </w:p>
    <w:p w14:paraId="09341EA4">
      <w:pPr>
        <w:pStyle w:val="5"/>
        <w:bidi w:val="0"/>
        <w:rPr>
          <w:rFonts w:hint="default"/>
        </w:rPr>
      </w:pPr>
      <w:r>
        <w:rPr>
          <w:rFonts w:hint="eastAsia"/>
        </w:rPr>
        <w:t>●</w:t>
      </w:r>
      <w:r>
        <w:rPr>
          <w:rFonts w:hint="default"/>
          <w:lang w:val="en-US"/>
        </w:rPr>
        <w:t xml:space="preserve"> </w:t>
      </w:r>
      <w:r>
        <w:rPr>
          <w:rFonts w:hint="default"/>
        </w:rPr>
        <w:t>经办人联系电话，选填，最大长度60位。</w:t>
      </w:r>
    </w:p>
    <w:p w14:paraId="1EEACAEE">
      <w:pPr>
        <w:pStyle w:val="5"/>
        <w:bidi w:val="0"/>
        <w:rPr>
          <w:rFonts w:hint="default"/>
        </w:rPr>
      </w:pPr>
      <w:r>
        <w:rPr>
          <w:rFonts w:hint="eastAsia"/>
        </w:rPr>
        <w:t>●</w:t>
      </w:r>
      <w:r>
        <w:rPr>
          <w:rFonts w:hint="default"/>
          <w:lang w:val="en-US"/>
        </w:rPr>
        <w:t xml:space="preserve"> </w:t>
      </w:r>
      <w:r>
        <w:rPr>
          <w:rFonts w:hint="default"/>
        </w:rPr>
        <w:t>合计金额，必填，最大长度18位，最多2位小数。</w:t>
      </w:r>
    </w:p>
    <w:p w14:paraId="128CCC4E">
      <w:pPr>
        <w:pStyle w:val="5"/>
        <w:bidi w:val="0"/>
        <w:rPr>
          <w:rFonts w:hint="default"/>
        </w:rPr>
      </w:pPr>
      <w:r>
        <w:rPr>
          <w:rFonts w:hint="eastAsia"/>
        </w:rPr>
        <w:t>●</w:t>
      </w:r>
      <w:r>
        <w:rPr>
          <w:rFonts w:hint="default"/>
          <w:lang w:val="en-US"/>
        </w:rPr>
        <w:t xml:space="preserve"> </w:t>
      </w:r>
      <w:r>
        <w:rPr>
          <w:rFonts w:hint="default"/>
        </w:rPr>
        <w:t>合计税额，必填，最大长度18位，最多2位小数。</w:t>
      </w:r>
    </w:p>
    <w:p w14:paraId="5425C7ED">
      <w:pPr>
        <w:pStyle w:val="5"/>
        <w:bidi w:val="0"/>
        <w:rPr>
          <w:rFonts w:hint="default"/>
        </w:rPr>
      </w:pPr>
      <w:r>
        <w:rPr>
          <w:rFonts w:hint="eastAsia"/>
        </w:rPr>
        <w:t>●</w:t>
      </w:r>
      <w:r>
        <w:rPr>
          <w:rFonts w:hint="default"/>
          <w:lang w:val="en-US"/>
        </w:rPr>
        <w:t xml:space="preserve"> </w:t>
      </w:r>
      <w:r>
        <w:rPr>
          <w:rFonts w:hint="default"/>
        </w:rPr>
        <w:t>价税合计，必填，最大长度18位，最多2位小数。</w:t>
      </w:r>
    </w:p>
    <w:p w14:paraId="1FF2E1B1">
      <w:pPr>
        <w:pStyle w:val="5"/>
        <w:bidi w:val="0"/>
        <w:rPr>
          <w:rFonts w:hint="default"/>
        </w:rPr>
      </w:pPr>
      <w:r>
        <w:rPr>
          <w:rFonts w:hint="eastAsia"/>
        </w:rPr>
        <w:t>●</w:t>
      </w:r>
      <w:r>
        <w:rPr>
          <w:rFonts w:hint="default"/>
          <w:lang w:val="en-US"/>
        </w:rPr>
        <w:t xml:space="preserve"> </w:t>
      </w:r>
      <w:r>
        <w:rPr>
          <w:rFonts w:hint="default"/>
        </w:rPr>
        <w:t>收款银行名称，选填，最大长度120位。</w:t>
      </w:r>
    </w:p>
    <w:p w14:paraId="64B69918">
      <w:pPr>
        <w:pStyle w:val="5"/>
        <w:bidi w:val="0"/>
        <w:rPr>
          <w:rFonts w:hint="default"/>
        </w:rPr>
      </w:pPr>
      <w:r>
        <w:rPr>
          <w:rFonts w:hint="eastAsia"/>
        </w:rPr>
        <w:t>●</w:t>
      </w:r>
      <w:r>
        <w:rPr>
          <w:rFonts w:hint="default"/>
          <w:lang w:val="en-US"/>
        </w:rPr>
        <w:t xml:space="preserve"> </w:t>
      </w:r>
      <w:r>
        <w:rPr>
          <w:rFonts w:hint="default"/>
        </w:rPr>
        <w:t>收款银行账号，选填，最大长度100位。</w:t>
      </w:r>
    </w:p>
    <w:p w14:paraId="1236CCCB">
      <w:pPr>
        <w:pStyle w:val="5"/>
        <w:bidi w:val="0"/>
        <w:rPr>
          <w:rFonts w:hint="default"/>
        </w:rPr>
      </w:pPr>
      <w:r>
        <w:rPr>
          <w:rFonts w:hint="eastAsia"/>
        </w:rPr>
        <w:t>●</w:t>
      </w:r>
      <w:r>
        <w:rPr>
          <w:rFonts w:hint="default"/>
          <w:lang w:val="en-US"/>
        </w:rPr>
        <w:t xml:space="preserve"> </w:t>
      </w:r>
      <w:r>
        <w:rPr>
          <w:rFonts w:hint="default"/>
        </w:rPr>
        <w:t>结算方式，选填，取值范围为“01”、“02”、“03”、“04”、“05”、“99”。</w:t>
      </w:r>
    </w:p>
    <w:p w14:paraId="637415C4">
      <w:pPr>
        <w:pStyle w:val="5"/>
        <w:bidi w:val="0"/>
        <w:rPr>
          <w:rFonts w:hint="default"/>
        </w:rPr>
      </w:pPr>
      <w:r>
        <w:rPr>
          <w:rFonts w:hint="eastAsia"/>
        </w:rPr>
        <w:t>●</w:t>
      </w:r>
      <w:r>
        <w:rPr>
          <w:rFonts w:hint="default"/>
          <w:lang w:val="en-US"/>
        </w:rPr>
        <w:t xml:space="preserve"> </w:t>
      </w:r>
      <w:r>
        <w:rPr>
          <w:rFonts w:hint="default"/>
        </w:rPr>
        <w:t>应税行为发生地，</w:t>
      </w:r>
      <w:r>
        <w:rPr>
          <w:rFonts w:hint="default"/>
          <w:lang w:val="en-US" w:eastAsia="zh-CN"/>
        </w:rPr>
        <w:t>选</w:t>
      </w:r>
      <w:r>
        <w:rPr>
          <w:rFonts w:hint="default"/>
        </w:rPr>
        <w:t>填，最大长度11位。</w:t>
      </w:r>
    </w:p>
    <w:p w14:paraId="6AADFBAF">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7AEFAC0C">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21FB8BC5">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7F77C582">
      <w:pPr>
        <w:pStyle w:val="5"/>
        <w:bidi w:val="0"/>
        <w:rPr>
          <w:rFonts w:hint="default"/>
        </w:rPr>
      </w:pPr>
      <w:r>
        <w:rPr>
          <w:rFonts w:hint="eastAsia"/>
        </w:rPr>
        <w:t>●</w:t>
      </w:r>
      <w:r>
        <w:rPr>
          <w:rFonts w:hint="default"/>
          <w:lang w:val="en-US"/>
        </w:rPr>
        <w:t xml:space="preserve"> </w:t>
      </w:r>
      <w:r>
        <w:rPr>
          <w:rFonts w:hint="default"/>
        </w:rPr>
        <w:t>对应蓝字发票号码，</w:t>
      </w:r>
      <w:r>
        <w:rPr>
          <w:rFonts w:hint="default"/>
          <w:lang w:val="en-US" w:eastAsia="zh-CN"/>
        </w:rPr>
        <w:t>必填</w:t>
      </w:r>
      <w:r>
        <w:rPr>
          <w:rFonts w:hint="default"/>
        </w:rPr>
        <w:t>，长度20位。</w:t>
      </w:r>
    </w:p>
    <w:p w14:paraId="27CFFEE5">
      <w:pPr>
        <w:pStyle w:val="5"/>
        <w:bidi w:val="0"/>
        <w:rPr>
          <w:rFonts w:hint="default"/>
        </w:rPr>
      </w:pPr>
      <w:r>
        <w:rPr>
          <w:rFonts w:hint="eastAsia"/>
        </w:rPr>
        <w:t>●</w:t>
      </w:r>
      <w:r>
        <w:rPr>
          <w:rFonts w:hint="default"/>
          <w:lang w:val="en-US"/>
        </w:rPr>
        <w:t xml:space="preserve"> </w:t>
      </w:r>
      <w:r>
        <w:rPr>
          <w:rFonts w:hint="default"/>
        </w:rPr>
        <w:t>红字确认信息单编号，必填，最大长度20位。</w:t>
      </w:r>
    </w:p>
    <w:p w14:paraId="36340EBE">
      <w:pPr>
        <w:pStyle w:val="5"/>
        <w:bidi w:val="0"/>
        <w:rPr>
          <w:rFonts w:hint="default"/>
        </w:rPr>
      </w:pPr>
      <w:r>
        <w:rPr>
          <w:rFonts w:hint="eastAsia"/>
        </w:rPr>
        <w:t>●</w:t>
      </w:r>
      <w:r>
        <w:rPr>
          <w:rFonts w:hint="default"/>
          <w:lang w:val="en-US"/>
        </w:rPr>
        <w:t xml:space="preserve"> </w:t>
      </w:r>
      <w:r>
        <w:rPr>
          <w:rFonts w:hint="default"/>
        </w:rPr>
        <w:t>红字确认单uuid，必填，最大长度32位。</w:t>
      </w:r>
    </w:p>
    <w:p w14:paraId="27D160A5">
      <w:pPr>
        <w:pStyle w:val="5"/>
        <w:bidi w:val="0"/>
        <w:rPr>
          <w:rFonts w:hint="default"/>
        </w:rPr>
      </w:pPr>
      <w:r>
        <w:rPr>
          <w:rFonts w:hint="eastAsia"/>
        </w:rPr>
        <w:t>●</w:t>
      </w:r>
      <w:r>
        <w:rPr>
          <w:rFonts w:hint="default"/>
          <w:lang w:val="en-US"/>
        </w:rPr>
        <w:t xml:space="preserve"> </w:t>
      </w:r>
      <w:r>
        <w:rPr>
          <w:rFonts w:hint="default"/>
        </w:rPr>
        <w:t>备注，选填，最大长度</w:t>
      </w:r>
      <w:r>
        <w:rPr>
          <w:rFonts w:hint="eastAsia"/>
          <w:lang w:val="en-US" w:eastAsia="zh-CN"/>
        </w:rPr>
        <w:t>382</w:t>
      </w:r>
      <w:r>
        <w:rPr>
          <w:rFonts w:hint="default"/>
        </w:rPr>
        <w:t>位。</w:t>
      </w:r>
    </w:p>
    <w:p w14:paraId="76F99749">
      <w:pPr>
        <w:pStyle w:val="5"/>
        <w:bidi w:val="0"/>
        <w:rPr>
          <w:rFonts w:hint="default"/>
        </w:rPr>
      </w:pPr>
      <w:r>
        <w:rPr>
          <w:rFonts w:hint="eastAsia"/>
        </w:rPr>
        <w:t>●</w:t>
      </w:r>
      <w:r>
        <w:rPr>
          <w:rFonts w:hint="default"/>
          <w:lang w:val="en-US"/>
        </w:rPr>
        <w:t xml:space="preserve"> </w:t>
      </w:r>
      <w:r>
        <w:rPr>
          <w:rFonts w:hint="default"/>
        </w:rPr>
        <w:t>开票日期，必填，。格式必须是“yyyy-MM-dd HH:mm:ss”。</w:t>
      </w:r>
    </w:p>
    <w:p w14:paraId="06DA55BE">
      <w:pPr>
        <w:pStyle w:val="5"/>
        <w:bidi w:val="0"/>
        <w:rPr>
          <w:rFonts w:hint="default"/>
        </w:rPr>
      </w:pPr>
      <w:r>
        <w:rPr>
          <w:rFonts w:hint="eastAsia"/>
        </w:rPr>
        <w:t>●</w:t>
      </w:r>
      <w:r>
        <w:rPr>
          <w:rFonts w:hint="default"/>
          <w:lang w:val="en-US"/>
        </w:rPr>
        <w:t xml:space="preserve"> </w:t>
      </w:r>
      <w:r>
        <w:rPr>
          <w:rFonts w:hint="default"/>
        </w:rPr>
        <w:t>是否展示销售方银行账号标签</w:t>
      </w:r>
      <w:r>
        <w:rPr>
          <w:rFonts w:hint="default"/>
          <w:lang w:eastAsia="zh-CN"/>
        </w:rPr>
        <w:t>，</w:t>
      </w:r>
      <w:r>
        <w:rPr>
          <w:rFonts w:hint="default"/>
          <w:lang w:val="en-US" w:eastAsia="zh-CN"/>
        </w:rPr>
        <w:t>选填，最大长度1位。</w:t>
      </w:r>
    </w:p>
    <w:p w14:paraId="6F04B973">
      <w:pPr>
        <w:pStyle w:val="5"/>
        <w:bidi w:val="0"/>
        <w:rPr>
          <w:rFonts w:hint="default"/>
        </w:rPr>
      </w:pPr>
      <w:r>
        <w:rPr>
          <w:rFonts w:hint="eastAsia"/>
        </w:rPr>
        <w:t>●</w:t>
      </w:r>
      <w:r>
        <w:rPr>
          <w:rFonts w:hint="default"/>
          <w:lang w:val="en-US"/>
        </w:rPr>
        <w:t xml:space="preserve"> </w:t>
      </w:r>
      <w:r>
        <w:rPr>
          <w:rFonts w:hint="default"/>
          <w:lang w:val="en-US" w:eastAsia="zh-CN"/>
        </w:rPr>
        <w:t>是否展示购买方银行账号标签</w:t>
      </w:r>
      <w:r>
        <w:rPr>
          <w:rFonts w:hint="default"/>
          <w:lang w:eastAsia="zh-CN"/>
        </w:rPr>
        <w:t>，</w:t>
      </w:r>
      <w:r>
        <w:rPr>
          <w:rFonts w:hint="default"/>
          <w:lang w:val="en-US" w:eastAsia="zh-CN"/>
        </w:rPr>
        <w:t>选填，最大长度1位。</w:t>
      </w:r>
    </w:p>
    <w:p w14:paraId="24FD8AED">
      <w:pPr>
        <w:pStyle w:val="5"/>
        <w:bidi w:val="0"/>
        <w:rPr>
          <w:rFonts w:hint="default"/>
        </w:rPr>
      </w:pPr>
      <w:r>
        <w:rPr>
          <w:rFonts w:hint="eastAsia"/>
        </w:rPr>
        <w:t>●</w:t>
      </w:r>
      <w:r>
        <w:rPr>
          <w:rFonts w:hint="default"/>
          <w:lang w:val="en-US"/>
        </w:rPr>
        <w:t xml:space="preserve"> </w:t>
      </w:r>
      <w:r>
        <w:rPr>
          <w:rFonts w:hint="default"/>
          <w:lang w:val="en-US" w:eastAsia="zh-CN"/>
        </w:rPr>
        <w:t>收款人姓名，选填，最大长度150位。</w:t>
      </w:r>
    </w:p>
    <w:p w14:paraId="418AF43B">
      <w:pPr>
        <w:pStyle w:val="5"/>
        <w:bidi w:val="0"/>
        <w:rPr>
          <w:rFonts w:hint="default"/>
        </w:rPr>
      </w:pPr>
      <w:r>
        <w:rPr>
          <w:rFonts w:hint="eastAsia"/>
        </w:rPr>
        <w:t>●</w:t>
      </w:r>
      <w:r>
        <w:rPr>
          <w:rFonts w:hint="default"/>
          <w:lang w:val="en-US"/>
        </w:rPr>
        <w:t xml:space="preserve"> </w:t>
      </w:r>
      <w:r>
        <w:rPr>
          <w:rFonts w:hint="default"/>
          <w:lang w:val="en-US" w:eastAsia="zh-CN"/>
        </w:rPr>
        <w:t>复核人姓名，选填，最大程度75位。</w:t>
      </w:r>
    </w:p>
    <w:p w14:paraId="53D756EB">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35E88CCF">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乐企开票模式代码，选填，最大长度2位。</w:t>
      </w:r>
    </w:p>
    <w:p w14:paraId="2885722C">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支付渠道，选填，最大长度3位，与交易单号必须同时有值或者同时为空。</w:t>
      </w:r>
    </w:p>
    <w:p w14:paraId="4C4D15B4">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交易单号，选填，最大长度40位，与支付渠道必须同时有值或者同时为空。</w:t>
      </w:r>
    </w:p>
    <w:p w14:paraId="751B9F7C">
      <w:pPr>
        <w:pStyle w:val="5"/>
        <w:bidi w:val="0"/>
        <w:rPr>
          <w:rFonts w:hint="default"/>
        </w:rPr>
      </w:pPr>
      <w:r>
        <w:rPr>
          <w:rFonts w:hint="eastAsia"/>
        </w:rPr>
        <w:t>●</w:t>
      </w:r>
      <w:r>
        <w:rPr>
          <w:rFonts w:hint="default"/>
          <w:lang w:val="en-US"/>
        </w:rPr>
        <w:t xml:space="preserve"> </w:t>
      </w:r>
      <w:r>
        <w:rPr>
          <w:rFonts w:hint="default"/>
        </w:rPr>
        <w:t>明细序号，必填，最大长度8位。</w:t>
      </w:r>
    </w:p>
    <w:p w14:paraId="5A0BEDCB">
      <w:pPr>
        <w:pStyle w:val="5"/>
        <w:bidi w:val="0"/>
        <w:rPr>
          <w:rFonts w:hint="default"/>
        </w:rPr>
      </w:pPr>
      <w:r>
        <w:rPr>
          <w:rFonts w:hint="eastAsia"/>
        </w:rPr>
        <w:t>●</w:t>
      </w:r>
      <w:r>
        <w:rPr>
          <w:rFonts w:hint="default"/>
          <w:lang w:val="en-US"/>
        </w:rPr>
        <w:t xml:space="preserve"> </w:t>
      </w:r>
      <w:r>
        <w:rPr>
          <w:rFonts w:hint="default"/>
        </w:rPr>
        <w:t>对应蓝字发票明细序号，必填，最大长度8位。</w:t>
      </w:r>
    </w:p>
    <w:p w14:paraId="41150011">
      <w:pPr>
        <w:pStyle w:val="5"/>
        <w:bidi w:val="0"/>
        <w:rPr>
          <w:rFonts w:hint="default"/>
        </w:rPr>
      </w:pPr>
      <w:r>
        <w:rPr>
          <w:rFonts w:hint="eastAsia"/>
        </w:rPr>
        <w:t>●</w:t>
      </w:r>
      <w:r>
        <w:rPr>
          <w:rFonts w:hint="default"/>
          <w:lang w:val="en-US"/>
        </w:rPr>
        <w:t xml:space="preserve"> </w:t>
      </w:r>
      <w:r>
        <w:rPr>
          <w:rFonts w:hint="default"/>
        </w:rPr>
        <w:t>货物或应税劳务、服务名称，必填，最大长度300位。</w:t>
      </w:r>
    </w:p>
    <w:p w14:paraId="78DF4B10">
      <w:pPr>
        <w:pStyle w:val="5"/>
        <w:bidi w:val="0"/>
        <w:rPr>
          <w:rFonts w:hint="default"/>
        </w:rPr>
      </w:pPr>
      <w:r>
        <w:rPr>
          <w:rFonts w:hint="eastAsia"/>
        </w:rPr>
        <w:t>●</w:t>
      </w:r>
      <w:r>
        <w:rPr>
          <w:rFonts w:hint="default"/>
          <w:lang w:val="en-US"/>
        </w:rPr>
        <w:t xml:space="preserve"> </w:t>
      </w:r>
      <w:r>
        <w:rPr>
          <w:rFonts w:hint="default"/>
        </w:rPr>
        <w:t>商品服务简称，必填，最大长度120位。</w:t>
      </w:r>
    </w:p>
    <w:p w14:paraId="42A8767C">
      <w:pPr>
        <w:pStyle w:val="5"/>
        <w:bidi w:val="0"/>
        <w:rPr>
          <w:rFonts w:hint="default"/>
        </w:rPr>
      </w:pPr>
      <w:r>
        <w:rPr>
          <w:rFonts w:hint="eastAsia"/>
        </w:rPr>
        <w:t>●</w:t>
      </w:r>
      <w:r>
        <w:rPr>
          <w:rFonts w:hint="default"/>
          <w:lang w:val="en-US"/>
        </w:rPr>
        <w:t xml:space="preserve"> </w:t>
      </w:r>
      <w:r>
        <w:rPr>
          <w:rFonts w:hint="default"/>
        </w:rPr>
        <w:t>项目名称，必填，最大长度600位。</w:t>
      </w:r>
    </w:p>
    <w:p w14:paraId="55B2D3B0">
      <w:pPr>
        <w:pStyle w:val="5"/>
        <w:bidi w:val="0"/>
        <w:rPr>
          <w:rFonts w:hint="default"/>
        </w:rPr>
      </w:pPr>
      <w:r>
        <w:rPr>
          <w:rFonts w:hint="eastAsia"/>
        </w:rPr>
        <w:t>●</w:t>
      </w:r>
      <w:r>
        <w:rPr>
          <w:rFonts w:hint="default"/>
          <w:lang w:val="en-US"/>
        </w:rPr>
        <w:t xml:space="preserve"> </w:t>
      </w:r>
      <w:r>
        <w:rPr>
          <w:rFonts w:hint="default"/>
        </w:rPr>
        <w:t>规格型号，选填，最大长度150位。</w:t>
      </w:r>
    </w:p>
    <w:p w14:paraId="02F852B0">
      <w:pPr>
        <w:pStyle w:val="5"/>
        <w:bidi w:val="0"/>
        <w:rPr>
          <w:rFonts w:hint="default"/>
        </w:rPr>
      </w:pPr>
      <w:r>
        <w:rPr>
          <w:rFonts w:hint="eastAsia"/>
        </w:rPr>
        <w:t>●</w:t>
      </w:r>
      <w:r>
        <w:rPr>
          <w:rFonts w:hint="default"/>
          <w:lang w:val="en-US"/>
        </w:rPr>
        <w:t xml:space="preserve"> </w:t>
      </w:r>
      <w:r>
        <w:rPr>
          <w:rFonts w:hint="default"/>
        </w:rPr>
        <w:t>单位，</w:t>
      </w:r>
      <w:r>
        <w:rPr>
          <w:rFonts w:hint="default"/>
          <w:lang w:val="en-US" w:eastAsia="zh-CN"/>
        </w:rPr>
        <w:t>必填</w:t>
      </w:r>
      <w:r>
        <w:rPr>
          <w:rFonts w:hint="default"/>
        </w:rPr>
        <w:t>，最大长度300位，只能是“吨”“升”两个选项，不允许修改和自定义。</w:t>
      </w:r>
    </w:p>
    <w:p w14:paraId="0DAA37CA">
      <w:pPr>
        <w:pStyle w:val="5"/>
        <w:bidi w:val="0"/>
        <w:rPr>
          <w:rFonts w:hint="default"/>
        </w:rPr>
      </w:pPr>
      <w:r>
        <w:rPr>
          <w:rFonts w:hint="eastAsia"/>
        </w:rPr>
        <w:t>●</w:t>
      </w:r>
      <w:r>
        <w:rPr>
          <w:rFonts w:hint="default"/>
          <w:lang w:val="en-US"/>
        </w:rPr>
        <w:t xml:space="preserve"> </w:t>
      </w:r>
      <w:r>
        <w:rPr>
          <w:rFonts w:hint="default"/>
        </w:rPr>
        <w:t>数量，选填，最大长度25位，如“单价”栏次非空，则本栏次必须非空。</w:t>
      </w:r>
    </w:p>
    <w:p w14:paraId="01333494">
      <w:pPr>
        <w:pStyle w:val="5"/>
        <w:bidi w:val="0"/>
        <w:rPr>
          <w:rFonts w:hint="default"/>
        </w:rPr>
      </w:pPr>
      <w:r>
        <w:rPr>
          <w:rFonts w:hint="eastAsia"/>
        </w:rPr>
        <w:t>●</w:t>
      </w:r>
      <w:r>
        <w:rPr>
          <w:rFonts w:hint="default"/>
          <w:lang w:val="en-US"/>
        </w:rPr>
        <w:t xml:space="preserve"> </w:t>
      </w:r>
      <w:r>
        <w:rPr>
          <w:rFonts w:hint="default"/>
        </w:rPr>
        <w:t>单价，选填，最大长度25位，如“数量”栏次非空，则本栏次必须非空。</w:t>
      </w:r>
    </w:p>
    <w:p w14:paraId="6EC15C25">
      <w:pPr>
        <w:pStyle w:val="5"/>
        <w:bidi w:val="0"/>
        <w:rPr>
          <w:rFonts w:hint="default"/>
        </w:rPr>
      </w:pPr>
      <w:r>
        <w:rPr>
          <w:rFonts w:hint="eastAsia"/>
        </w:rPr>
        <w:t>●</w:t>
      </w:r>
      <w:r>
        <w:rPr>
          <w:rFonts w:hint="default"/>
          <w:lang w:val="en-US"/>
        </w:rPr>
        <w:t xml:space="preserve"> </w:t>
      </w:r>
      <w:r>
        <w:rPr>
          <w:rFonts w:hint="default"/>
        </w:rPr>
        <w:t>金额，必填，最大长度18位，最多2位小数。</w:t>
      </w:r>
    </w:p>
    <w:p w14:paraId="7A08F523">
      <w:pPr>
        <w:pStyle w:val="5"/>
        <w:bidi w:val="0"/>
        <w:rPr>
          <w:rFonts w:hint="default"/>
        </w:rPr>
      </w:pPr>
      <w:r>
        <w:rPr>
          <w:rFonts w:hint="eastAsia"/>
        </w:rPr>
        <w:t>●</w:t>
      </w:r>
      <w:r>
        <w:rPr>
          <w:rFonts w:hint="default"/>
          <w:lang w:val="en-US"/>
        </w:rPr>
        <w:t xml:space="preserve"> </w:t>
      </w:r>
      <w:r>
        <w:rPr>
          <w:rFonts w:hint="default"/>
        </w:rPr>
        <w:t>增值税税率/征收率，必填，最大长度16位，最多6位小数。必须在可用税率信息中存在。</w:t>
      </w:r>
    </w:p>
    <w:p w14:paraId="65497316">
      <w:pPr>
        <w:pStyle w:val="5"/>
        <w:bidi w:val="0"/>
        <w:rPr>
          <w:rFonts w:hint="default"/>
        </w:rPr>
      </w:pPr>
      <w:r>
        <w:rPr>
          <w:rFonts w:hint="eastAsia"/>
        </w:rPr>
        <w:t>●</w:t>
      </w:r>
      <w:r>
        <w:rPr>
          <w:rFonts w:hint="default"/>
          <w:lang w:val="en-US"/>
        </w:rPr>
        <w:t xml:space="preserve"> </w:t>
      </w:r>
      <w:r>
        <w:rPr>
          <w:rFonts w:hint="default"/>
        </w:rPr>
        <w:t>税额，必填，最大长度18位，最多2位小数。</w:t>
      </w:r>
    </w:p>
    <w:p w14:paraId="464E03F0">
      <w:pPr>
        <w:pStyle w:val="5"/>
        <w:bidi w:val="0"/>
        <w:rPr>
          <w:rFonts w:hint="default"/>
        </w:rPr>
      </w:pPr>
      <w:r>
        <w:rPr>
          <w:rFonts w:hint="eastAsia"/>
        </w:rPr>
        <w:t>●</w:t>
      </w:r>
      <w:r>
        <w:rPr>
          <w:rFonts w:hint="default"/>
          <w:lang w:val="en-US"/>
        </w:rPr>
        <w:t xml:space="preserve"> </w:t>
      </w:r>
      <w:r>
        <w:rPr>
          <w:rFonts w:hint="default"/>
        </w:rPr>
        <w:t>含税金额，必填，最大长度18位，最多2位小数。</w:t>
      </w:r>
    </w:p>
    <w:p w14:paraId="615FA3FC">
      <w:pPr>
        <w:pStyle w:val="5"/>
        <w:bidi w:val="0"/>
        <w:rPr>
          <w:rFonts w:hint="default"/>
        </w:rPr>
      </w:pPr>
      <w:r>
        <w:rPr>
          <w:rFonts w:hint="eastAsia"/>
        </w:rPr>
        <w:t>●</w:t>
      </w:r>
      <w:r>
        <w:rPr>
          <w:rFonts w:hint="default"/>
          <w:lang w:val="en-US"/>
        </w:rPr>
        <w:t xml:space="preserve"> </w:t>
      </w:r>
      <w:r>
        <w:rPr>
          <w:rFonts w:hint="default"/>
        </w:rPr>
        <w:t>扣除额，选填，最大长度18位，最多2位小数。</w:t>
      </w:r>
    </w:p>
    <w:p w14:paraId="01E39F51">
      <w:pPr>
        <w:pStyle w:val="5"/>
        <w:bidi w:val="0"/>
        <w:rPr>
          <w:rFonts w:hint="default"/>
        </w:rPr>
      </w:pPr>
      <w:r>
        <w:rPr>
          <w:rFonts w:hint="eastAsia"/>
        </w:rPr>
        <w:t>●</w:t>
      </w:r>
      <w:r>
        <w:rPr>
          <w:rFonts w:hint="default"/>
          <w:lang w:val="en-US"/>
        </w:rPr>
        <w:t xml:space="preserve"> </w:t>
      </w:r>
      <w:r>
        <w:rPr>
          <w:rFonts w:hint="default"/>
        </w:rPr>
        <w:t>商品和服务税收分类合并编码，必填，最大长度19位。必须在商品编码信息中存在。</w:t>
      </w:r>
    </w:p>
    <w:p w14:paraId="288DDF2A">
      <w:pPr>
        <w:pStyle w:val="5"/>
        <w:bidi w:val="0"/>
        <w:rPr>
          <w:rFonts w:hint="default"/>
        </w:rPr>
      </w:pPr>
      <w:r>
        <w:rPr>
          <w:rFonts w:hint="eastAsia"/>
        </w:rPr>
        <w:t>●</w:t>
      </w:r>
      <w:r>
        <w:rPr>
          <w:rFonts w:hint="default"/>
          <w:lang w:val="en-US"/>
        </w:rPr>
        <w:t xml:space="preserve"> </w:t>
      </w:r>
      <w:r>
        <w:rPr>
          <w:rFonts w:hint="default"/>
        </w:rPr>
        <w:t>发票行性质，必填，取值范围为“00”、“01”、“02”。</w:t>
      </w:r>
    </w:p>
    <w:p w14:paraId="2DD2BC5F">
      <w:pPr>
        <w:pStyle w:val="5"/>
        <w:bidi w:val="0"/>
        <w:rPr>
          <w:rFonts w:hint="default"/>
        </w:rPr>
      </w:pPr>
      <w:r>
        <w:rPr>
          <w:rFonts w:hint="eastAsia"/>
        </w:rPr>
        <w:t>●</w:t>
      </w:r>
      <w:r>
        <w:rPr>
          <w:rFonts w:hint="default"/>
          <w:lang w:val="en-US"/>
        </w:rPr>
        <w:t xml:space="preserve"> </w:t>
      </w:r>
      <w:r>
        <w:rPr>
          <w:rFonts w:hint="default"/>
        </w:rPr>
        <w:t>优惠政策标识，选填，不为空时取值范围为“01”、“02”、“03”、“04”、“05”、“06”、“07”、“08”、“09”、“10”、“11”、“12”、“13”、“14”、“15”、“16”、“17”、“18”。</w:t>
      </w:r>
    </w:p>
    <w:p w14:paraId="7A95D235">
      <w:pPr>
        <w:pStyle w:val="5"/>
        <w:bidi w:val="0"/>
        <w:rPr>
          <w:rFonts w:hint="default"/>
        </w:rPr>
      </w:pPr>
      <w:r>
        <w:rPr>
          <w:rFonts w:hint="eastAsia"/>
        </w:rPr>
        <w:t>●</w:t>
      </w:r>
      <w:r>
        <w:rPr>
          <w:rFonts w:hint="default"/>
          <w:lang w:val="en-US"/>
        </w:rPr>
        <w:t xml:space="preserve"> </w:t>
      </w:r>
      <w:r>
        <w:rPr>
          <w:rFonts w:hint="default"/>
        </w:rPr>
        <w:t>附加要素名称，选填，最大长度200位。</w:t>
      </w:r>
    </w:p>
    <w:p w14:paraId="2D7DE006">
      <w:pPr>
        <w:pStyle w:val="5"/>
        <w:bidi w:val="0"/>
        <w:rPr>
          <w:rFonts w:hint="default"/>
        </w:rPr>
      </w:pPr>
      <w:r>
        <w:rPr>
          <w:rFonts w:hint="eastAsia"/>
        </w:rPr>
        <w:t>●</w:t>
      </w:r>
      <w:r>
        <w:rPr>
          <w:rFonts w:hint="default"/>
          <w:lang w:val="en-US"/>
        </w:rPr>
        <w:t xml:space="preserve"> </w:t>
      </w:r>
      <w:r>
        <w:rPr>
          <w:rFonts w:hint="default"/>
        </w:rPr>
        <w:t>附加要素类型，选填，最大长度200位。</w:t>
      </w:r>
    </w:p>
    <w:p w14:paraId="1D6E4B87">
      <w:pPr>
        <w:pStyle w:val="5"/>
        <w:bidi w:val="0"/>
        <w:rPr>
          <w:rFonts w:hint="default"/>
        </w:rPr>
      </w:pPr>
      <w:r>
        <w:rPr>
          <w:rFonts w:hint="eastAsia"/>
        </w:rPr>
        <w:t>●</w:t>
      </w:r>
      <w:r>
        <w:rPr>
          <w:rFonts w:hint="default"/>
          <w:lang w:val="en-US"/>
        </w:rPr>
        <w:t xml:space="preserve"> </w:t>
      </w:r>
      <w:r>
        <w:rPr>
          <w:rFonts w:hint="default"/>
        </w:rPr>
        <w:t>附加要素值，选填，最大长度200位。</w:t>
      </w:r>
    </w:p>
    <w:p w14:paraId="238C359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序号，必须为空。</w:t>
      </w:r>
    </w:p>
    <w:p w14:paraId="1B9D8513">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6516C77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发票代码，必须为空。</w:t>
      </w:r>
    </w:p>
    <w:p w14:paraId="7ADF17C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发票号码，必须为空。</w:t>
      </w:r>
    </w:p>
    <w:p w14:paraId="553EE6F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差额凭证号码，必须为空。</w:t>
      </w:r>
    </w:p>
    <w:p w14:paraId="1796CD7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开具日期，必须为空。</w:t>
      </w:r>
    </w:p>
    <w:p w14:paraId="524065B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凭证合计金额，必须为空。</w:t>
      </w:r>
    </w:p>
    <w:p w14:paraId="5D9B2DE6">
      <w:pPr>
        <w:pStyle w:val="5"/>
        <w:bidi w:val="0"/>
      </w:pPr>
      <w:r>
        <w:rPr>
          <w:rFonts w:hint="eastAsia"/>
        </w:rPr>
        <w:t>●</w:t>
      </w:r>
      <w:r>
        <w:rPr>
          <w:rFonts w:hint="default"/>
          <w:lang w:val="en-US"/>
        </w:rPr>
        <w:t xml:space="preserve"> </w:t>
      </w:r>
      <w:r>
        <w:rPr>
          <w:rFonts w:hint="eastAsia"/>
          <w:lang w:val="en-US" w:eastAsia="zh-CN"/>
        </w:rPr>
        <w:t>本次扣除金额，必须为空。</w:t>
      </w:r>
    </w:p>
    <w:p w14:paraId="7BA52E28">
      <w:pPr>
        <w:pStyle w:val="5"/>
        <w:bidi w:val="0"/>
        <w:rPr>
          <w:rFonts w:hint="eastAsia"/>
        </w:rPr>
      </w:pPr>
      <w:r>
        <w:rPr>
          <w:rFonts w:hint="eastAsia"/>
        </w:rPr>
        <w:t>●</w:t>
      </w:r>
      <w:r>
        <w:rPr>
          <w:rFonts w:hint="default"/>
          <w:lang w:val="en-US"/>
        </w:rPr>
        <w:t xml:space="preserve"> </w:t>
      </w:r>
      <w:r>
        <w:rPr>
          <w:rFonts w:hint="eastAsia"/>
          <w:lang w:val="en-US" w:eastAsia="zh-CN"/>
        </w:rPr>
        <w:t>备注，必须为空。</w:t>
      </w:r>
    </w:p>
    <w:p w14:paraId="6D705DE8">
      <w:pPr>
        <w:pStyle w:val="8"/>
        <w:bidi w:val="0"/>
        <w:rPr>
          <w:rFonts w:hint="default"/>
        </w:rPr>
      </w:pPr>
      <w:r>
        <w:rPr>
          <w:rFonts w:hint="default"/>
        </w:rPr>
        <w:t>5.2.4.2数据校验</w:t>
      </w:r>
    </w:p>
    <w:p w14:paraId="56F798C5">
      <w:pPr>
        <w:pStyle w:val="5"/>
        <w:bidi w:val="0"/>
      </w:pPr>
      <w:r>
        <w:rPr>
          <w:rFonts w:hint="eastAsia"/>
        </w:rPr>
        <w:t>●</w:t>
      </w:r>
      <w:r>
        <w:rPr>
          <w:rFonts w:hint="default"/>
          <w:lang w:val="en-US"/>
        </w:rPr>
        <w:t xml:space="preserve"> </w:t>
      </w:r>
      <w:r>
        <w:t>红字发票明细和红字确认单必须保持一致</w:t>
      </w:r>
    </w:p>
    <w:p w14:paraId="50BCF370">
      <w:pPr>
        <w:pStyle w:val="5"/>
        <w:bidi w:val="0"/>
      </w:pPr>
      <w:r>
        <w:rPr>
          <w:rFonts w:hint="eastAsia"/>
        </w:rPr>
        <w:t>●</w:t>
      </w:r>
      <w:r>
        <w:rPr>
          <w:rFonts w:hint="default"/>
          <w:lang w:val="en-US"/>
        </w:rPr>
        <w:t xml:space="preserve"> 开具红字发票时，差额扣除清单必须为空。</w:t>
      </w:r>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6C51C6E3">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1734C06D">
      <w:pPr>
        <w:pStyle w:val="5"/>
        <w:bidi w:val="0"/>
        <w:rPr>
          <w:rFonts w:hint="default"/>
          <w:lang w:val="en-US" w:eastAsia="zh-CN"/>
        </w:rPr>
      </w:pPr>
      <w:r>
        <w:rPr>
          <w:rFonts w:hint="eastAsia"/>
        </w:rPr>
        <w:t>●</w:t>
      </w:r>
      <w:r>
        <w:rPr>
          <w:rFonts w:hint="eastAsia"/>
          <w:lang w:val="en-US" w:eastAsia="zh-CN"/>
        </w:rPr>
        <w:t xml:space="preserve"> 只有自用和联用模式允许填写支付渠道和交易单号，他用模式支付渠道和交易单号必须为空。</w:t>
      </w:r>
    </w:p>
    <w:p w14:paraId="7FD4F812">
      <w:pPr>
        <w:pStyle w:val="5"/>
        <w:bidi w:val="0"/>
        <w:rPr>
          <w:rFonts w:hint="default"/>
          <w:lang w:val="en-US" w:eastAsia="zh-CN"/>
        </w:rPr>
      </w:pPr>
      <w:r>
        <w:rPr>
          <w:rFonts w:hint="eastAsia"/>
        </w:rPr>
        <w:t>●</w:t>
      </w:r>
      <w:r>
        <w:rPr>
          <w:rFonts w:hint="eastAsia"/>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r>
        <w:rPr>
          <w:rFonts w:hint="eastAsia"/>
          <w:lang w:eastAsia="zh-CN"/>
        </w:rPr>
        <w:t>。</w:t>
      </w:r>
    </w:p>
    <w:p w14:paraId="7C68464F">
      <w:pPr>
        <w:pStyle w:val="5"/>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7799E49F">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5ADA3E5C">
      <w:pPr>
        <w:pStyle w:val="7"/>
        <w:bidi w:val="0"/>
        <w:rPr>
          <w:rFonts w:hint="default"/>
        </w:rPr>
      </w:pPr>
      <w:bookmarkStart w:id="102" w:name="_Toc15638"/>
      <w:r>
        <w:rPr>
          <w:rFonts w:hint="default"/>
        </w:rPr>
        <w:t>5.2.5校验授信额度</w:t>
      </w:r>
      <w:bookmarkEnd w:id="102"/>
    </w:p>
    <w:p w14:paraId="0256B315">
      <w:pPr>
        <w:pStyle w:val="5"/>
        <w:bidi w:val="0"/>
        <w:rPr>
          <w:rFonts w:hint="default"/>
        </w:rPr>
      </w:pPr>
      <w:r>
        <w:rPr>
          <w:rFonts w:hint="default"/>
        </w:rPr>
        <w:t>判断红字发票对应蓝字发票的开票日期，若红字发票对应蓝字发票的开票日期为当前月份，增加本地授信额度，增加的</w:t>
      </w:r>
      <w:r>
        <w:rPr>
          <w:rFonts w:hint="default"/>
          <w:lang w:val="en-US" w:eastAsia="zh-Hans"/>
        </w:rPr>
        <w:t>数量</w:t>
      </w:r>
      <w:r>
        <w:rPr>
          <w:rFonts w:hint="default"/>
        </w:rPr>
        <w:t>为红字发票开票金额；若红字发票对应的蓝字发票的开票日期不是当前月份，不增加本地授信额度。</w:t>
      </w:r>
    </w:p>
    <w:p w14:paraId="39CEB3AD">
      <w:pPr>
        <w:pStyle w:val="7"/>
        <w:bidi w:val="0"/>
        <w:rPr>
          <w:rFonts w:hint="default"/>
        </w:rPr>
      </w:pPr>
      <w:bookmarkStart w:id="103" w:name="_Toc28418"/>
      <w:r>
        <w:rPr>
          <w:rFonts w:hint="default"/>
        </w:rPr>
        <w:t>5.2.6校验成品油库存</w:t>
      </w:r>
      <w:bookmarkEnd w:id="103"/>
    </w:p>
    <w:p w14:paraId="7C626615">
      <w:pPr>
        <w:pStyle w:val="5"/>
        <w:bidi w:val="0"/>
        <w:rPr>
          <w:rFonts w:hint="default"/>
        </w:rPr>
      </w:pPr>
      <w:r>
        <w:rPr>
          <w:rFonts w:hint="default"/>
        </w:rPr>
        <w:t>红字发票开具之后，需要增加本地成品油库存数量，增加的数量为红字发票开票录入的油品数量。</w:t>
      </w:r>
    </w:p>
    <w:p w14:paraId="61F4E5BC">
      <w:pPr>
        <w:pStyle w:val="7"/>
        <w:bidi w:val="0"/>
        <w:rPr>
          <w:rFonts w:hint="default"/>
        </w:rPr>
      </w:pPr>
      <w:bookmarkStart w:id="104" w:name="_Toc3258"/>
      <w:r>
        <w:rPr>
          <w:rFonts w:hint="default"/>
        </w:rPr>
        <w:t>5.2.7发票赋码</w:t>
      </w:r>
      <w:bookmarkEnd w:id="104"/>
    </w:p>
    <w:p w14:paraId="76D12FF6">
      <w:pPr>
        <w:pStyle w:val="5"/>
        <w:bidi w:val="0"/>
        <w:rPr>
          <w:rFonts w:hint="default"/>
        </w:rPr>
      </w:pPr>
      <w:r>
        <w:rPr>
          <w:rFonts w:hint="default"/>
        </w:rPr>
        <w:t>从本地发票号码段中给要开具的成品油发票分配不重复的成品油发票号码，若本地成品油发票号码已使用完毕，调用</w:t>
      </w:r>
      <w:r>
        <w:rPr>
          <w:rFonts w:hint="default"/>
        </w:rPr>
        <w:fldChar w:fldCharType="begin"/>
      </w:r>
      <w:r>
        <w:rPr>
          <w:rFonts w:hint="default"/>
        </w:rPr>
        <w:instrText xml:space="preserve"> HYPERLINK \l "_4.2发票结余校验" </w:instrText>
      </w:r>
      <w:r>
        <w:rPr>
          <w:rFonts w:hint="default"/>
        </w:rPr>
        <w:fldChar w:fldCharType="separate"/>
      </w:r>
      <w:r>
        <w:rPr>
          <w:rFonts w:hint="default"/>
        </w:rPr>
        <w:t>发票号段结余校验</w:t>
      </w:r>
      <w:r>
        <w:rPr>
          <w:rFonts w:hint="default"/>
        </w:rPr>
        <w:fldChar w:fldCharType="end"/>
      </w:r>
      <w:r>
        <w:rPr>
          <w:rFonts w:hint="default"/>
        </w:rPr>
        <w:t>操作。</w:t>
      </w:r>
    </w:p>
    <w:p w14:paraId="031A373D">
      <w:pPr>
        <w:pStyle w:val="26"/>
        <w:bidi w:val="0"/>
        <w:rPr>
          <w:rFonts w:hint="default"/>
        </w:rPr>
      </w:pPr>
      <w:r>
        <w:drawing>
          <wp:inline distT="0" distB="0" distL="114300" distR="114300">
            <wp:extent cx="2743200" cy="3155950"/>
            <wp:effectExtent l="0" t="0" r="0" b="6350"/>
            <wp:docPr id="47" name="图片 215"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15" descr="发票赋码"/>
                    <pic:cNvPicPr>
                      <a:picLocks noChangeAspect="1"/>
                    </pic:cNvPicPr>
                  </pic:nvPicPr>
                  <pic:blipFill>
                    <a:blip r:embed="rId50"/>
                    <a:stretch>
                      <a:fillRect/>
                    </a:stretch>
                  </pic:blipFill>
                  <pic:spPr>
                    <a:xfrm>
                      <a:off x="0" y="0"/>
                      <a:ext cx="2743200" cy="3155950"/>
                    </a:xfrm>
                    <a:prstGeom prst="rect">
                      <a:avLst/>
                    </a:prstGeom>
                    <a:noFill/>
                    <a:ln>
                      <a:noFill/>
                    </a:ln>
                  </pic:spPr>
                </pic:pic>
              </a:graphicData>
            </a:graphic>
          </wp:inline>
        </w:drawing>
      </w:r>
    </w:p>
    <w:p w14:paraId="6CBF4096">
      <w:pPr>
        <w:pStyle w:val="7"/>
        <w:bidi w:val="0"/>
        <w:rPr>
          <w:rFonts w:hint="default"/>
        </w:rPr>
      </w:pPr>
      <w:bookmarkStart w:id="105" w:name="_Toc32109"/>
      <w:r>
        <w:rPr>
          <w:rFonts w:hint="default"/>
        </w:rPr>
        <w:t>5.2.8发票上传</w:t>
      </w:r>
      <w:bookmarkEnd w:id="105"/>
    </w:p>
    <w:p w14:paraId="0996E18C">
      <w:pPr>
        <w:pStyle w:val="5"/>
        <w:bidi w:val="0"/>
        <w:rPr>
          <w:rFonts w:hint="default"/>
        </w:rPr>
      </w:pPr>
      <w:r>
        <w:rPr>
          <w:rFonts w:hint="default"/>
        </w:rPr>
        <w:t>发票赋码成功后，首先在本地保存成品油红字发票预开具信息（发票状态为“预开具成功”），调用税务局端《成品油发票上传》接口上传成品油红字发票，并依据返回的结果，更新本地发票预上传结果。</w:t>
      </w:r>
    </w:p>
    <w:p w14:paraId="6CDBC666">
      <w:pPr>
        <w:pStyle w:val="26"/>
        <w:bidi w:val="0"/>
        <w:rPr>
          <w:rFonts w:hint="default"/>
        </w:rPr>
      </w:pPr>
      <w:r>
        <w:drawing>
          <wp:inline distT="0" distB="0" distL="114300" distR="114300">
            <wp:extent cx="2743200" cy="2647950"/>
            <wp:effectExtent l="0" t="0" r="0" b="6350"/>
            <wp:docPr id="48"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7" descr="发票上传"/>
                    <pic:cNvPicPr>
                      <a:picLocks noChangeAspect="1"/>
                    </pic:cNvPicPr>
                  </pic:nvPicPr>
                  <pic:blipFill>
                    <a:blip r:embed="rId30"/>
                    <a:stretch>
                      <a:fillRect/>
                    </a:stretch>
                  </pic:blipFill>
                  <pic:spPr>
                    <a:xfrm>
                      <a:off x="0" y="0"/>
                      <a:ext cx="2743200" cy="2647950"/>
                    </a:xfrm>
                    <a:prstGeom prst="rect">
                      <a:avLst/>
                    </a:prstGeom>
                    <a:noFill/>
                    <a:ln>
                      <a:noFill/>
                    </a:ln>
                  </pic:spPr>
                </pic:pic>
              </a:graphicData>
            </a:graphic>
          </wp:inline>
        </w:drawing>
      </w:r>
    </w:p>
    <w:p w14:paraId="0A4AD97F">
      <w:pPr>
        <w:pStyle w:val="8"/>
        <w:bidi w:val="0"/>
        <w:rPr>
          <w:rFonts w:hint="default"/>
        </w:rPr>
      </w:pPr>
      <w:r>
        <w:rPr>
          <w:rFonts w:hint="default"/>
        </w:rPr>
        <w:t>5.2.8.1判断逻辑</w:t>
      </w:r>
    </w:p>
    <w:p w14:paraId="3617F972">
      <w:pPr>
        <w:pStyle w:val="5"/>
        <w:bidi w:val="0"/>
        <w:rPr>
          <w:rFonts w:hint="default"/>
        </w:rPr>
      </w:pPr>
      <w:r>
        <w:rPr>
          <w:rFonts w:hint="default"/>
        </w:rPr>
        <w:t>调用《成品油发票上传》进行判断，当接口调用时发生以下任意情形，</w:t>
      </w:r>
      <w:r>
        <w:rPr>
          <w:rFonts w:hint="default"/>
          <w:lang w:val="en-US" w:eastAsia="zh-CN"/>
        </w:rPr>
        <w:t>调用失败</w:t>
      </w:r>
      <w:r>
        <w:rPr>
          <w:rFonts w:hint="default"/>
        </w:rPr>
        <w:t>。</w:t>
      </w:r>
    </w:p>
    <w:p w14:paraId="1F8C17C1">
      <w:pPr>
        <w:pStyle w:val="5"/>
        <w:bidi w:val="0"/>
      </w:pPr>
      <w:r>
        <w:rPr>
          <w:rFonts w:hint="eastAsia"/>
        </w:rPr>
        <w:t>●</w:t>
      </w:r>
      <w:r>
        <w:rPr>
          <w:rFonts w:hint="default"/>
          <w:lang w:val="en-US"/>
        </w:rPr>
        <w:t xml:space="preserve"> </w:t>
      </w:r>
      <w:r>
        <w:t>网络通信异常。</w:t>
      </w:r>
    </w:p>
    <w:p w14:paraId="36469C09">
      <w:pPr>
        <w:pStyle w:val="5"/>
        <w:bidi w:val="0"/>
      </w:pPr>
      <w:r>
        <w:rPr>
          <w:rFonts w:hint="eastAsia"/>
        </w:rPr>
        <w:t>●</w:t>
      </w:r>
      <w:r>
        <w:rPr>
          <w:rFonts w:hint="default"/>
          <w:lang w:val="en-US"/>
        </w:rPr>
        <w:t xml:space="preserve"> </w:t>
      </w:r>
      <w:r>
        <w:t>返回报文存在error节点。</w:t>
      </w:r>
    </w:p>
    <w:p w14:paraId="5F52015B">
      <w:pPr>
        <w:pStyle w:val="5"/>
        <w:bidi w:val="0"/>
      </w:pPr>
      <w:r>
        <w:rPr>
          <w:rFonts w:hint="eastAsia"/>
        </w:rPr>
        <w:t>●</w:t>
      </w:r>
      <w:r>
        <w:rPr>
          <w:rFonts w:hint="default"/>
          <w:lang w:val="en-US"/>
        </w:rPr>
        <w:t xml:space="preserve"> </w:t>
      </w:r>
      <w:r>
        <w:t>“返回码”不为“00”。</w:t>
      </w:r>
    </w:p>
    <w:p w14:paraId="18A51498">
      <w:pPr>
        <w:pStyle w:val="7"/>
        <w:bidi w:val="0"/>
        <w:rPr>
          <w:rFonts w:hint="default"/>
        </w:rPr>
      </w:pPr>
      <w:bookmarkStart w:id="106" w:name="_Toc12465"/>
      <w:r>
        <w:rPr>
          <w:rFonts w:hint="default"/>
        </w:rPr>
        <w:t>5.2.9查询发票上传结果</w:t>
      </w:r>
      <w:bookmarkEnd w:id="106"/>
    </w:p>
    <w:p w14:paraId="35A56C42">
      <w:pPr>
        <w:pStyle w:val="5"/>
        <w:bidi w:val="0"/>
        <w:rPr>
          <w:rFonts w:hint="default"/>
        </w:rPr>
      </w:pPr>
      <w:r>
        <w:rPr>
          <w:rFonts w:hint="default"/>
        </w:rPr>
        <w:t>发票上传成功后，间隔10秒-10分钟依据发票上传返回的“受理流水号”调用税务局端《查询成品油发票上传结果》接口查询成品油红字发票是否接收成功，并依据返回的发票开具结果，更新本地发票开具结果。</w:t>
      </w:r>
    </w:p>
    <w:p w14:paraId="02923274">
      <w:pPr>
        <w:pStyle w:val="26"/>
        <w:bidi w:val="0"/>
        <w:rPr>
          <w:rFonts w:hint="default"/>
        </w:rPr>
      </w:pPr>
      <w:r>
        <w:drawing>
          <wp:inline distT="0" distB="0" distL="114300" distR="114300">
            <wp:extent cx="2959100" cy="2330450"/>
            <wp:effectExtent l="0" t="0" r="0" b="6350"/>
            <wp:docPr id="49" name="图片 58"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8" descr="获取发票上传结果"/>
                    <pic:cNvPicPr>
                      <a:picLocks noChangeAspect="1"/>
                    </pic:cNvPicPr>
                  </pic:nvPicPr>
                  <pic:blipFill>
                    <a:blip r:embed="rId31"/>
                    <a:stretch>
                      <a:fillRect/>
                    </a:stretch>
                  </pic:blipFill>
                  <pic:spPr>
                    <a:xfrm>
                      <a:off x="0" y="0"/>
                      <a:ext cx="2959100" cy="2330450"/>
                    </a:xfrm>
                    <a:prstGeom prst="rect">
                      <a:avLst/>
                    </a:prstGeom>
                    <a:noFill/>
                    <a:ln>
                      <a:noFill/>
                    </a:ln>
                  </pic:spPr>
                </pic:pic>
              </a:graphicData>
            </a:graphic>
          </wp:inline>
        </w:drawing>
      </w:r>
    </w:p>
    <w:p w14:paraId="7C8B19B2">
      <w:pPr>
        <w:pStyle w:val="8"/>
        <w:bidi w:val="0"/>
        <w:rPr>
          <w:rFonts w:hint="default"/>
        </w:rPr>
      </w:pPr>
      <w:r>
        <w:rPr>
          <w:rFonts w:hint="default"/>
        </w:rPr>
        <w:t>5.2.9.1判断逻辑</w:t>
      </w:r>
    </w:p>
    <w:p w14:paraId="2D8F397A">
      <w:pPr>
        <w:pStyle w:val="5"/>
        <w:bidi w:val="0"/>
        <w:rPr>
          <w:rFonts w:hint="default"/>
        </w:rPr>
      </w:pPr>
      <w:r>
        <w:rPr>
          <w:rFonts w:hint="default"/>
        </w:rPr>
        <w:t>调用《查询成品油发票上传结果》接口当接口调用时发生以下任意情形，</w:t>
      </w:r>
      <w:r>
        <w:rPr>
          <w:rFonts w:hint="default"/>
          <w:lang w:val="en-US" w:eastAsia="zh-CN"/>
        </w:rPr>
        <w:t>调用失败</w:t>
      </w:r>
      <w:r>
        <w:rPr>
          <w:rFonts w:hint="default"/>
        </w:rPr>
        <w:t>。</w:t>
      </w:r>
    </w:p>
    <w:p w14:paraId="5E643AA5">
      <w:pPr>
        <w:pStyle w:val="5"/>
        <w:bidi w:val="0"/>
      </w:pPr>
      <w:bookmarkStart w:id="107" w:name="_Toc1952"/>
      <w:bookmarkStart w:id="108" w:name="_Toc19846"/>
      <w:bookmarkStart w:id="109" w:name="_Toc12233"/>
      <w:r>
        <w:rPr>
          <w:rFonts w:hint="eastAsia"/>
        </w:rPr>
        <w:t>●</w:t>
      </w:r>
      <w:r>
        <w:rPr>
          <w:rFonts w:hint="default"/>
          <w:lang w:val="en-US"/>
        </w:rPr>
        <w:t xml:space="preserve"> </w:t>
      </w:r>
      <w:r>
        <w:t>网络通信异常。</w:t>
      </w:r>
    </w:p>
    <w:p w14:paraId="0F2EF81D">
      <w:pPr>
        <w:pStyle w:val="5"/>
        <w:bidi w:val="0"/>
      </w:pPr>
      <w:r>
        <w:rPr>
          <w:rFonts w:hint="eastAsia"/>
        </w:rPr>
        <w:t>●</w:t>
      </w:r>
      <w:r>
        <w:rPr>
          <w:rFonts w:hint="default"/>
          <w:lang w:val="en-US"/>
        </w:rPr>
        <w:t xml:space="preserve"> </w:t>
      </w:r>
      <w:r>
        <w:t>返回报文存在error节点。</w:t>
      </w:r>
    </w:p>
    <w:p w14:paraId="1706B072">
      <w:pPr>
        <w:pStyle w:val="5"/>
        <w:bidi w:val="0"/>
      </w:pPr>
      <w:r>
        <w:rPr>
          <w:rFonts w:hint="eastAsia"/>
        </w:rPr>
        <w:t>●</w:t>
      </w:r>
      <w:r>
        <w:rPr>
          <w:rFonts w:hint="default"/>
          <w:lang w:val="en-US"/>
        </w:rPr>
        <w:t xml:space="preserve"> </w:t>
      </w:r>
      <w:r>
        <w:t>“返回码”不为“00”。</w:t>
      </w:r>
    </w:p>
    <w:p w14:paraId="33A582EB">
      <w:pPr>
        <w:pStyle w:val="4"/>
        <w:rPr>
          <w:rFonts w:hint="default" w:ascii="Times New Roman" w:hAnsi="Times New Roman" w:eastAsia="宋体" w:cs="Times New Roman"/>
          <w:highlight w:val="none"/>
          <w:lang w:val="en-US"/>
        </w:rPr>
      </w:pPr>
      <w:bookmarkStart w:id="110" w:name="_Toc7681"/>
      <w:bookmarkStart w:id="111" w:name="_Toc28276"/>
      <w:r>
        <w:rPr>
          <w:rFonts w:hint="default" w:ascii="Times New Roman" w:hAnsi="Times New Roman" w:eastAsia="宋体" w:cs="Times New Roman"/>
          <w:highlight w:val="none"/>
          <w:lang w:val="en-US" w:eastAsia="zh-CN"/>
        </w:rPr>
        <w:t>6</w:t>
      </w:r>
      <w:r>
        <w:rPr>
          <w:rFonts w:hint="eastAsia" w:ascii="Times New Roman" w:hAnsi="Times New Roman" w:eastAsia="宋体" w:cs="Times New Roman"/>
          <w:highlight w:val="none"/>
          <w:lang w:val="en-US" w:eastAsia="zh-CN"/>
        </w:rPr>
        <w:t>.</w:t>
      </w:r>
      <w:r>
        <w:rPr>
          <w:rFonts w:hint="default" w:ascii="Times New Roman" w:hAnsi="Times New Roman" w:eastAsia="宋体" w:cs="Times New Roman"/>
          <w:highlight w:val="none"/>
          <w:lang w:val="en-US" w:eastAsia="zh-CN"/>
        </w:rPr>
        <w:t>开票汇总</w:t>
      </w:r>
      <w:bookmarkEnd w:id="107"/>
      <w:bookmarkEnd w:id="108"/>
      <w:bookmarkEnd w:id="109"/>
      <w:r>
        <w:rPr>
          <w:rFonts w:hint="default" w:ascii="Times New Roman" w:hAnsi="Times New Roman" w:eastAsia="宋体" w:cs="Times New Roman"/>
          <w:highlight w:val="none"/>
          <w:lang w:val="en-US" w:eastAsia="zh-CN"/>
        </w:rPr>
        <w:t>确认</w:t>
      </w:r>
      <w:bookmarkEnd w:id="110"/>
      <w:bookmarkEnd w:id="111"/>
    </w:p>
    <w:p w14:paraId="20054C46">
      <w:pPr>
        <w:pStyle w:val="6"/>
        <w:bidi w:val="0"/>
        <w:rPr>
          <w:rFonts w:hint="default"/>
        </w:rPr>
      </w:pPr>
      <w:bookmarkStart w:id="112" w:name="_Toc15149"/>
      <w:bookmarkStart w:id="113" w:name="_Toc7256"/>
      <w:bookmarkStart w:id="114" w:name="_Toc4906"/>
      <w:bookmarkStart w:id="115" w:name="_Toc29984"/>
      <w:r>
        <w:rPr>
          <w:rFonts w:hint="default"/>
          <w:lang w:val="en-US" w:eastAsia="zh-CN"/>
        </w:rPr>
        <w:t>6</w:t>
      </w:r>
      <w:r>
        <w:rPr>
          <w:rFonts w:hint="default"/>
        </w:rPr>
        <w:t>.1.全流程图</w:t>
      </w:r>
      <w:bookmarkEnd w:id="112"/>
      <w:bookmarkEnd w:id="113"/>
      <w:bookmarkEnd w:id="114"/>
      <w:bookmarkEnd w:id="115"/>
    </w:p>
    <w:p w14:paraId="4991672E">
      <w:pPr>
        <w:pStyle w:val="26"/>
        <w:bidi w:val="0"/>
        <w:rPr>
          <w:rFonts w:hint="default"/>
          <w:lang w:eastAsia="zh-CN"/>
        </w:rPr>
      </w:pPr>
      <w:r>
        <w:drawing>
          <wp:inline distT="0" distB="0" distL="114300" distR="114300">
            <wp:extent cx="5267325" cy="5078730"/>
            <wp:effectExtent l="0" t="0" r="3175" b="1270"/>
            <wp:docPr id="50" name="图片 77"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7" descr="汇总确认总流程图"/>
                    <pic:cNvPicPr>
                      <a:picLocks noChangeAspect="1"/>
                    </pic:cNvPicPr>
                  </pic:nvPicPr>
                  <pic:blipFill>
                    <a:blip r:embed="rId51"/>
                    <a:stretch>
                      <a:fillRect/>
                    </a:stretch>
                  </pic:blipFill>
                  <pic:spPr>
                    <a:xfrm>
                      <a:off x="0" y="0"/>
                      <a:ext cx="5267325" cy="5078730"/>
                    </a:xfrm>
                    <a:prstGeom prst="rect">
                      <a:avLst/>
                    </a:prstGeom>
                    <a:noFill/>
                    <a:ln>
                      <a:noFill/>
                    </a:ln>
                  </pic:spPr>
                </pic:pic>
              </a:graphicData>
            </a:graphic>
          </wp:inline>
        </w:drawing>
      </w:r>
    </w:p>
    <w:p w14:paraId="5372F0AE">
      <w:pPr>
        <w:pStyle w:val="25"/>
        <w:bidi w:val="0"/>
        <w:rPr>
          <w:rFonts w:hint="default"/>
        </w:rPr>
      </w:pPr>
      <w:r>
        <w:rPr>
          <w:rFonts w:hint="default"/>
        </w:rPr>
        <w:t>业务流程图</w:t>
      </w:r>
    </w:p>
    <w:p w14:paraId="20D6888C">
      <w:pPr>
        <w:pStyle w:val="26"/>
        <w:bidi w:val="0"/>
        <w:rPr>
          <w:rFonts w:hint="default"/>
          <w:lang w:eastAsia="zh-CN"/>
        </w:rPr>
      </w:pPr>
      <w:r>
        <w:rPr>
          <w:rFonts w:hint="default"/>
          <w:lang w:eastAsia="zh-CN"/>
        </w:rPr>
        <w:drawing>
          <wp:inline distT="0" distB="0" distL="114300" distR="114300">
            <wp:extent cx="4950460" cy="4319905"/>
            <wp:effectExtent l="0" t="0" r="0" b="0"/>
            <wp:docPr id="51" name="图片 103"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3" descr="开票信息汇总对账 (2)"/>
                    <pic:cNvPicPr>
                      <a:picLocks noChangeAspect="1"/>
                    </pic:cNvPicPr>
                  </pic:nvPicPr>
                  <pic:blipFill>
                    <a:blip r:embed="rId52"/>
                    <a:stretch>
                      <a:fillRect/>
                    </a:stretch>
                  </pic:blipFill>
                  <pic:spPr>
                    <a:xfrm>
                      <a:off x="0" y="0"/>
                      <a:ext cx="4950460" cy="4319905"/>
                    </a:xfrm>
                    <a:prstGeom prst="rect">
                      <a:avLst/>
                    </a:prstGeom>
                    <a:noFill/>
                    <a:ln>
                      <a:noFill/>
                    </a:ln>
                  </pic:spPr>
                </pic:pic>
              </a:graphicData>
            </a:graphic>
          </wp:inline>
        </w:drawing>
      </w:r>
    </w:p>
    <w:p w14:paraId="58390D0D">
      <w:pPr>
        <w:pStyle w:val="25"/>
        <w:bidi w:val="0"/>
        <w:rPr>
          <w:rFonts w:hint="default"/>
        </w:rPr>
      </w:pPr>
      <w:r>
        <w:rPr>
          <w:rFonts w:hint="default"/>
        </w:rPr>
        <w:t>时序图</w:t>
      </w:r>
    </w:p>
    <w:p w14:paraId="5200DB2B">
      <w:pPr>
        <w:pStyle w:val="6"/>
        <w:bidi w:val="0"/>
        <w:rPr>
          <w:rFonts w:hint="default"/>
        </w:rPr>
      </w:pPr>
      <w:bookmarkStart w:id="116" w:name="_Toc32053"/>
      <w:bookmarkStart w:id="117" w:name="_Toc20403"/>
      <w:bookmarkStart w:id="118" w:name="_Toc1282"/>
      <w:bookmarkStart w:id="119" w:name="_Toc14776"/>
      <w:r>
        <w:rPr>
          <w:rFonts w:hint="default"/>
          <w:lang w:val="en-US" w:eastAsia="zh-CN"/>
        </w:rPr>
        <w:t>6</w:t>
      </w:r>
      <w:r>
        <w:rPr>
          <w:rFonts w:hint="default"/>
        </w:rPr>
        <w:t>.2.业务规则</w:t>
      </w:r>
      <w:bookmarkEnd w:id="116"/>
      <w:bookmarkEnd w:id="117"/>
      <w:bookmarkEnd w:id="118"/>
      <w:bookmarkEnd w:id="119"/>
    </w:p>
    <w:p w14:paraId="4F0426A2">
      <w:pPr>
        <w:pStyle w:val="7"/>
        <w:bidi w:val="0"/>
        <w:rPr>
          <w:rFonts w:hint="default"/>
          <w:lang w:val="en-US" w:eastAsia="zh-CN"/>
        </w:rPr>
      </w:pPr>
      <w:bookmarkStart w:id="120" w:name="_Toc26216"/>
      <w:bookmarkStart w:id="121" w:name="_Toc5037"/>
      <w:bookmarkStart w:id="122" w:name="_Toc6872"/>
      <w:bookmarkStart w:id="123" w:name="_Toc4452"/>
      <w:r>
        <w:rPr>
          <w:rFonts w:hint="default"/>
          <w:lang w:val="en-US" w:eastAsia="zh-CN"/>
        </w:rPr>
        <w:t>6</w:t>
      </w:r>
      <w:r>
        <w:rPr>
          <w:rFonts w:hint="default"/>
        </w:rPr>
        <w:t>.2.1</w:t>
      </w:r>
      <w:r>
        <w:rPr>
          <w:rFonts w:hint="default"/>
          <w:lang w:val="en-US" w:eastAsia="zh-CN"/>
        </w:rPr>
        <w:t>数字化电子发票汇总信息上传</w:t>
      </w:r>
      <w:bookmarkEnd w:id="120"/>
      <w:bookmarkEnd w:id="121"/>
      <w:bookmarkEnd w:id="122"/>
      <w:bookmarkEnd w:id="123"/>
    </w:p>
    <w:p w14:paraId="18789C5B">
      <w:pPr>
        <w:pStyle w:val="5"/>
        <w:bidi w:val="0"/>
        <w:rPr>
          <w:rFonts w:hint="default"/>
        </w:rPr>
      </w:pPr>
      <w:r>
        <w:rPr>
          <w:rFonts w:hint="default"/>
        </w:rPr>
        <w:t>给企业提供按月上传发票汇总信息接口，以避免由于企业未及时上传发票而带来的问题。企业在每月</w:t>
      </w:r>
      <w:r>
        <w:rPr>
          <w:rFonts w:hint="default"/>
          <w:lang w:eastAsia="zh-CN"/>
        </w:rPr>
        <w:t>13日</w:t>
      </w:r>
      <w:r>
        <w:rPr>
          <w:rFonts w:hint="default"/>
          <w:lang w:val="en-US" w:eastAsia="zh-CN"/>
        </w:rPr>
        <w:t>零点</w:t>
      </w:r>
      <w:r>
        <w:rPr>
          <w:rFonts w:hint="default"/>
        </w:rPr>
        <w:t>前需</w:t>
      </w:r>
      <w:r>
        <w:rPr>
          <w:rFonts w:hint="default"/>
          <w:lang w:val="en-US" w:eastAsia="zh-CN"/>
        </w:rPr>
        <w:t>按自然月</w:t>
      </w:r>
      <w:r>
        <w:rPr>
          <w:rFonts w:hint="default"/>
        </w:rPr>
        <w:t>汇总上月</w:t>
      </w:r>
      <w:r>
        <w:rPr>
          <w:rFonts w:hint="default"/>
          <w:lang w:val="en-US" w:eastAsia="zh-CN"/>
        </w:rPr>
        <w:t>在本平台</w:t>
      </w:r>
      <w:r>
        <w:rPr>
          <w:rFonts w:hint="default"/>
        </w:rPr>
        <w:t>开具的</w:t>
      </w:r>
      <w:r>
        <w:rPr>
          <w:rFonts w:hint="default"/>
          <w:lang w:eastAsia="zh-CN"/>
        </w:rPr>
        <w:t>数字化电子</w:t>
      </w:r>
      <w:r>
        <w:rPr>
          <w:rFonts w:hint="default"/>
        </w:rPr>
        <w:t>发票的数量、金额和税额</w:t>
      </w:r>
      <w:r>
        <w:rPr>
          <w:rFonts w:hint="default"/>
          <w:lang w:val="en-US" w:eastAsia="zh-CN"/>
        </w:rPr>
        <w:t>上传至乐企服务端</w:t>
      </w:r>
      <w:r>
        <w:rPr>
          <w:rFonts w:hint="default"/>
        </w:rPr>
        <w:t>，</w:t>
      </w:r>
      <w:r>
        <w:rPr>
          <w:rFonts w:hint="default"/>
          <w:lang w:val="en-US" w:eastAsia="zh-CN"/>
        </w:rPr>
        <w:t>与</w:t>
      </w:r>
      <w:r>
        <w:rPr>
          <w:rFonts w:hint="default"/>
        </w:rPr>
        <w:t>乐企</w:t>
      </w:r>
      <w:r>
        <w:rPr>
          <w:rFonts w:hint="default"/>
          <w:lang w:val="en-US" w:eastAsia="zh-CN"/>
        </w:rPr>
        <w:t>服务端</w:t>
      </w:r>
      <w:r>
        <w:rPr>
          <w:rFonts w:hint="default"/>
        </w:rPr>
        <w:t>汇总接收到的</w:t>
      </w:r>
      <w:r>
        <w:rPr>
          <w:rFonts w:hint="default"/>
          <w:lang w:val="en-US" w:eastAsia="zh-CN"/>
        </w:rPr>
        <w:t>数字化电子</w:t>
      </w:r>
      <w:r>
        <w:rPr>
          <w:rFonts w:hint="default"/>
        </w:rPr>
        <w:t>发票信息进行比对，若比对一致，返回比对成功；若比对不一致，返回具体失败信息，由企业核实后，再次上传。开票汇总确认后不允许上传已确认的月份的</w:t>
      </w:r>
      <w:r>
        <w:rPr>
          <w:rFonts w:hint="default"/>
          <w:lang w:eastAsia="zh-CN"/>
        </w:rPr>
        <w:t>数字化</w:t>
      </w:r>
      <w:r>
        <w:rPr>
          <w:rFonts w:hint="default"/>
        </w:rPr>
        <w:t>电</w:t>
      </w:r>
      <w:r>
        <w:rPr>
          <w:rFonts w:hint="default"/>
          <w:lang w:val="en-US" w:eastAsia="zh-CN"/>
        </w:rPr>
        <w:t>子</w:t>
      </w:r>
      <w:r>
        <w:rPr>
          <w:rFonts w:hint="default"/>
        </w:rPr>
        <w:t>发票说明。</w:t>
      </w:r>
    </w:p>
    <w:p w14:paraId="53343E59">
      <w:pPr>
        <w:pStyle w:val="5"/>
        <w:bidi w:val="0"/>
        <w:rPr>
          <w:rFonts w:hint="default"/>
          <w:lang w:val="en-US" w:eastAsia="zh-CN"/>
        </w:rPr>
      </w:pPr>
      <w:r>
        <w:rPr>
          <w:rFonts w:hint="default"/>
        </w:rPr>
        <w:t>若企业在每月</w:t>
      </w:r>
      <w:r>
        <w:rPr>
          <w:rFonts w:hint="default"/>
          <w:lang w:eastAsia="zh-CN"/>
        </w:rPr>
        <w:t>13日</w:t>
      </w:r>
      <w:r>
        <w:rPr>
          <w:rFonts w:hint="default"/>
          <w:lang w:val="en-US" w:eastAsia="zh-CN"/>
        </w:rPr>
        <w:t>零点</w:t>
      </w:r>
      <w:r>
        <w:rPr>
          <w:rFonts w:hint="default"/>
        </w:rPr>
        <w:t>前未上传上个月的发票汇总确认信息，乐企服务端将在</w:t>
      </w:r>
      <w:r>
        <w:rPr>
          <w:rFonts w:hint="default"/>
          <w:lang w:eastAsia="zh-CN"/>
        </w:rPr>
        <w:t>13日</w:t>
      </w:r>
      <w:r>
        <w:rPr>
          <w:rFonts w:hint="default"/>
        </w:rPr>
        <w:t>零点汇总乐企服务端接收到的上个月的</w:t>
      </w:r>
      <w:r>
        <w:rPr>
          <w:rFonts w:hint="default"/>
          <w:lang w:eastAsia="zh-CN"/>
        </w:rPr>
        <w:t>数字化</w:t>
      </w:r>
      <w:r>
        <w:rPr>
          <w:rFonts w:hint="default"/>
          <w:lang w:val="en-US" w:eastAsia="zh-CN"/>
        </w:rPr>
        <w:t>电子</w:t>
      </w:r>
      <w:r>
        <w:rPr>
          <w:rFonts w:hint="default"/>
        </w:rPr>
        <w:t>发票。每月</w:t>
      </w:r>
      <w:r>
        <w:rPr>
          <w:rFonts w:hint="default"/>
          <w:lang w:eastAsia="zh-CN"/>
        </w:rPr>
        <w:t>13日</w:t>
      </w:r>
      <w:r>
        <w:rPr>
          <w:rFonts w:hint="default"/>
        </w:rPr>
        <w:t>零点</w:t>
      </w:r>
      <w:r>
        <w:rPr>
          <w:rFonts w:hint="default"/>
          <w:lang w:val="en-US" w:eastAsia="zh-CN"/>
        </w:rPr>
        <w:t>之后，</w:t>
      </w:r>
      <w:r>
        <w:rPr>
          <w:rFonts w:hint="default"/>
        </w:rPr>
        <w:t>上个月</w:t>
      </w:r>
      <w:r>
        <w:rPr>
          <w:rFonts w:hint="default"/>
          <w:lang w:val="en-US" w:eastAsia="zh-CN"/>
        </w:rPr>
        <w:t>未上传</w:t>
      </w:r>
      <w:r>
        <w:rPr>
          <w:rFonts w:hint="default"/>
        </w:rPr>
        <w:t>的发票</w:t>
      </w:r>
      <w:r>
        <w:rPr>
          <w:rFonts w:hint="default"/>
          <w:lang w:eastAsia="zh-CN"/>
        </w:rPr>
        <w:t>，</w:t>
      </w:r>
      <w:r>
        <w:rPr>
          <w:rFonts w:hint="default"/>
          <w:lang w:val="en-US" w:eastAsia="zh-CN"/>
        </w:rPr>
        <w:t>请重新开具。</w:t>
      </w:r>
    </w:p>
    <w:p w14:paraId="1018E15F">
      <w:pPr>
        <w:pStyle w:val="26"/>
        <w:bidi w:val="0"/>
        <w:rPr>
          <w:rFonts w:hint="default"/>
          <w:lang w:eastAsia="zh-CN"/>
        </w:rPr>
      </w:pPr>
      <w:r>
        <w:drawing>
          <wp:inline distT="0" distB="0" distL="114300" distR="114300">
            <wp:extent cx="4692650" cy="2508250"/>
            <wp:effectExtent l="0" t="0" r="6350" b="6350"/>
            <wp:docPr id="52" name="图片 78"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8" descr="汇总确认"/>
                    <pic:cNvPicPr>
                      <a:picLocks noChangeAspect="1"/>
                    </pic:cNvPicPr>
                  </pic:nvPicPr>
                  <pic:blipFill>
                    <a:blip r:embed="rId53"/>
                    <a:stretch>
                      <a:fillRect/>
                    </a:stretch>
                  </pic:blipFill>
                  <pic:spPr>
                    <a:xfrm>
                      <a:off x="0" y="0"/>
                      <a:ext cx="4692650" cy="2508250"/>
                    </a:xfrm>
                    <a:prstGeom prst="rect">
                      <a:avLst/>
                    </a:prstGeom>
                    <a:noFill/>
                    <a:ln>
                      <a:noFill/>
                    </a:ln>
                  </pic:spPr>
                </pic:pic>
              </a:graphicData>
            </a:graphic>
          </wp:inline>
        </w:drawing>
      </w:r>
    </w:p>
    <w:p w14:paraId="276B66FE">
      <w:pPr>
        <w:pStyle w:val="5"/>
        <w:bidi w:val="0"/>
        <w:rPr>
          <w:rFonts w:hint="default"/>
        </w:rPr>
      </w:pPr>
      <w:r>
        <w:rPr>
          <w:rFonts w:hint="default"/>
          <w:lang w:val="en-US" w:eastAsia="zh-CN"/>
        </w:rPr>
        <w:t>每月13日零点之前，</w:t>
      </w:r>
      <w:r>
        <w:rPr>
          <w:rFonts w:hint="default"/>
        </w:rPr>
        <w:t>当企业上传发票汇总确认信息后，发现已确认的月份还有</w:t>
      </w:r>
      <w:r>
        <w:rPr>
          <w:rFonts w:hint="default"/>
          <w:lang w:eastAsia="zh-CN"/>
        </w:rPr>
        <w:t>数字化电子</w:t>
      </w:r>
      <w:r>
        <w:rPr>
          <w:rFonts w:hint="default"/>
        </w:rPr>
        <w:t>发票未上传，可以取消发票汇总确认，把未上传的</w:t>
      </w:r>
      <w:r>
        <w:rPr>
          <w:rFonts w:hint="default"/>
          <w:lang w:eastAsia="zh-CN"/>
        </w:rPr>
        <w:t>数字化电子</w:t>
      </w:r>
      <w:r>
        <w:rPr>
          <w:rFonts w:hint="default"/>
        </w:rPr>
        <w:t>发票上传至乐企服务端后再次上传发票汇总确认信息。</w:t>
      </w:r>
    </w:p>
    <w:p w14:paraId="72E65953">
      <w:pPr>
        <w:pStyle w:val="26"/>
        <w:bidi w:val="0"/>
        <w:rPr>
          <w:rFonts w:hint="default"/>
          <w:lang w:eastAsia="zh-CN"/>
        </w:rPr>
      </w:pPr>
      <w:r>
        <w:drawing>
          <wp:inline distT="0" distB="0" distL="114300" distR="114300">
            <wp:extent cx="1600200" cy="4464050"/>
            <wp:effectExtent l="0" t="0" r="0" b="6350"/>
            <wp:docPr id="53" name="图片 79"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9" descr="取消汇总确认"/>
                    <pic:cNvPicPr>
                      <a:picLocks noChangeAspect="1"/>
                    </pic:cNvPicPr>
                  </pic:nvPicPr>
                  <pic:blipFill>
                    <a:blip r:embed="rId54"/>
                    <a:stretch>
                      <a:fillRect/>
                    </a:stretch>
                  </pic:blipFill>
                  <pic:spPr>
                    <a:xfrm>
                      <a:off x="0" y="0"/>
                      <a:ext cx="1600200" cy="4464050"/>
                    </a:xfrm>
                    <a:prstGeom prst="rect">
                      <a:avLst/>
                    </a:prstGeom>
                    <a:noFill/>
                    <a:ln>
                      <a:noFill/>
                    </a:ln>
                  </pic:spPr>
                </pic:pic>
              </a:graphicData>
            </a:graphic>
          </wp:inline>
        </w:drawing>
      </w:r>
    </w:p>
    <w:p w14:paraId="368282AC">
      <w:pPr>
        <w:pStyle w:val="8"/>
        <w:bidi w:val="0"/>
        <w:rPr>
          <w:rFonts w:hint="default"/>
          <w:lang w:eastAsia="zh-CN"/>
        </w:rPr>
      </w:pPr>
      <w:r>
        <w:rPr>
          <w:rFonts w:hint="default"/>
          <w:lang w:val="en-US" w:eastAsia="zh-CN"/>
        </w:rPr>
        <w:t>6</w:t>
      </w:r>
      <w:r>
        <w:rPr>
          <w:rFonts w:hint="default"/>
        </w:rPr>
        <w:t>.2.1.1判断逻辑</w:t>
      </w:r>
    </w:p>
    <w:p w14:paraId="402D040E">
      <w:pPr>
        <w:pStyle w:val="5"/>
        <w:bidi w:val="0"/>
        <w:rPr>
          <w:rFonts w:hint="default"/>
        </w:rPr>
      </w:pPr>
      <w:r>
        <w:rPr>
          <w:rFonts w:hint="default"/>
        </w:rPr>
        <w:t>调用《</w:t>
      </w:r>
      <w:r>
        <w:rPr>
          <w:rFonts w:hint="default"/>
          <w:lang w:val="en-US" w:eastAsia="zh-CN"/>
        </w:rPr>
        <w:t>上传发票汇总确认信息</w:t>
      </w:r>
      <w:r>
        <w:rPr>
          <w:rFonts w:hint="default"/>
        </w:rPr>
        <w:t>》接口当接口调用时发生以下任意情形，</w:t>
      </w:r>
      <w:r>
        <w:rPr>
          <w:rFonts w:hint="default"/>
          <w:lang w:val="en-US" w:eastAsia="zh-CN"/>
        </w:rPr>
        <w:t>调用失败</w:t>
      </w:r>
      <w:r>
        <w:rPr>
          <w:rFonts w:hint="default"/>
        </w:rPr>
        <w:t>。</w:t>
      </w:r>
    </w:p>
    <w:p w14:paraId="6519FB02">
      <w:pPr>
        <w:pStyle w:val="5"/>
        <w:bidi w:val="0"/>
      </w:pPr>
      <w:bookmarkStart w:id="124" w:name="_Toc9657"/>
      <w:bookmarkStart w:id="125" w:name="_Toc24963"/>
      <w:bookmarkStart w:id="126" w:name="_Toc8010"/>
      <w:r>
        <w:rPr>
          <w:rFonts w:hint="eastAsia"/>
        </w:rPr>
        <w:t>●</w:t>
      </w:r>
      <w:r>
        <w:rPr>
          <w:rFonts w:hint="default"/>
          <w:lang w:val="en-US"/>
        </w:rPr>
        <w:t xml:space="preserve"> </w:t>
      </w:r>
      <w:r>
        <w:t>网络通信异常。</w:t>
      </w:r>
    </w:p>
    <w:p w14:paraId="22871A99">
      <w:pPr>
        <w:pStyle w:val="5"/>
        <w:bidi w:val="0"/>
      </w:pPr>
      <w:r>
        <w:rPr>
          <w:rFonts w:hint="eastAsia"/>
        </w:rPr>
        <w:t>●</w:t>
      </w:r>
      <w:r>
        <w:rPr>
          <w:rFonts w:hint="default"/>
          <w:lang w:val="en-US"/>
        </w:rPr>
        <w:t xml:space="preserve"> </w:t>
      </w:r>
      <w:r>
        <w:t>返回报文存在error节点。</w:t>
      </w:r>
    </w:p>
    <w:p w14:paraId="23AEB8CB">
      <w:pPr>
        <w:pStyle w:val="5"/>
        <w:bidi w:val="0"/>
      </w:pPr>
      <w:r>
        <w:rPr>
          <w:rFonts w:hint="eastAsia"/>
        </w:rPr>
        <w:t>●</w:t>
      </w:r>
      <w:r>
        <w:rPr>
          <w:rFonts w:hint="default"/>
          <w:lang w:val="en-US"/>
        </w:rPr>
        <w:t xml:space="preserve"> </w:t>
      </w:r>
      <w:r>
        <w:t>“返回码”不为“00”。</w:t>
      </w:r>
    </w:p>
    <w:p w14:paraId="2D595062">
      <w:pPr>
        <w:pStyle w:val="7"/>
        <w:bidi w:val="0"/>
        <w:rPr>
          <w:rFonts w:hint="default"/>
          <w:lang w:val="en-US" w:eastAsia="zh-CN"/>
        </w:rPr>
      </w:pPr>
      <w:bookmarkStart w:id="127" w:name="_Toc1230"/>
      <w:r>
        <w:rPr>
          <w:rFonts w:hint="default"/>
          <w:lang w:val="en-US" w:eastAsia="zh-CN"/>
        </w:rPr>
        <w:t>6</w:t>
      </w:r>
      <w:r>
        <w:rPr>
          <w:rFonts w:hint="default"/>
        </w:rPr>
        <w:t>.2.</w:t>
      </w:r>
      <w:r>
        <w:rPr>
          <w:rFonts w:hint="default"/>
          <w:lang w:val="en-US" w:eastAsia="zh-CN"/>
        </w:rPr>
        <w:t>2</w:t>
      </w:r>
      <w:r>
        <w:rPr>
          <w:rFonts w:hint="default"/>
        </w:rPr>
        <w:t>查询发票</w:t>
      </w:r>
      <w:r>
        <w:rPr>
          <w:rFonts w:hint="default"/>
          <w:lang w:val="en-US" w:eastAsia="zh-CN"/>
        </w:rPr>
        <w:t>汇总确认信息</w:t>
      </w:r>
      <w:bookmarkEnd w:id="124"/>
      <w:bookmarkEnd w:id="125"/>
      <w:bookmarkEnd w:id="126"/>
      <w:bookmarkEnd w:id="127"/>
    </w:p>
    <w:p w14:paraId="1B99B584">
      <w:pPr>
        <w:pStyle w:val="5"/>
        <w:bidi w:val="0"/>
        <w:rPr>
          <w:rFonts w:hint="default"/>
        </w:rPr>
      </w:pPr>
      <w:r>
        <w:rPr>
          <w:rFonts w:hint="default"/>
        </w:rPr>
        <w:t>给企业提供发票汇总确认信息查询功能，企业可以通过此接口查询历史发票汇总确认信息。</w:t>
      </w:r>
    </w:p>
    <w:p w14:paraId="73EA20AE">
      <w:pPr>
        <w:pStyle w:val="26"/>
        <w:bidi w:val="0"/>
        <w:rPr>
          <w:rFonts w:hint="default"/>
          <w:lang w:eastAsia="zh-CN"/>
        </w:rPr>
      </w:pPr>
      <w:r>
        <w:drawing>
          <wp:inline distT="0" distB="0" distL="114300" distR="114300">
            <wp:extent cx="2908300" cy="1949450"/>
            <wp:effectExtent l="0" t="0" r="0" b="6350"/>
            <wp:docPr id="54" name="图片 80"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0" descr="查询发票汇总确认"/>
                    <pic:cNvPicPr>
                      <a:picLocks noChangeAspect="1"/>
                    </pic:cNvPicPr>
                  </pic:nvPicPr>
                  <pic:blipFill>
                    <a:blip r:embed="rId55"/>
                    <a:stretch>
                      <a:fillRect/>
                    </a:stretch>
                  </pic:blipFill>
                  <pic:spPr>
                    <a:xfrm>
                      <a:off x="0" y="0"/>
                      <a:ext cx="2908300" cy="1949450"/>
                    </a:xfrm>
                    <a:prstGeom prst="rect">
                      <a:avLst/>
                    </a:prstGeom>
                    <a:noFill/>
                    <a:ln>
                      <a:noFill/>
                    </a:ln>
                  </pic:spPr>
                </pic:pic>
              </a:graphicData>
            </a:graphic>
          </wp:inline>
        </w:drawing>
      </w:r>
    </w:p>
    <w:p w14:paraId="2C8E2135">
      <w:pPr>
        <w:pStyle w:val="8"/>
        <w:bidi w:val="0"/>
        <w:rPr>
          <w:rFonts w:hint="default"/>
        </w:rPr>
      </w:pPr>
      <w:r>
        <w:rPr>
          <w:rFonts w:hint="default"/>
          <w:lang w:val="en-US" w:eastAsia="zh-CN"/>
        </w:rPr>
        <w:t>6</w:t>
      </w:r>
      <w:r>
        <w:rPr>
          <w:rFonts w:hint="default"/>
        </w:rPr>
        <w:t>.2.</w:t>
      </w:r>
      <w:r>
        <w:rPr>
          <w:rFonts w:hint="default"/>
          <w:lang w:val="en-US" w:eastAsia="zh-CN"/>
        </w:rPr>
        <w:t>2</w:t>
      </w:r>
      <w:r>
        <w:rPr>
          <w:rFonts w:hint="default"/>
        </w:rPr>
        <w:t>.1判断逻辑</w:t>
      </w:r>
    </w:p>
    <w:p w14:paraId="67701147">
      <w:pPr>
        <w:pStyle w:val="5"/>
        <w:bidi w:val="0"/>
        <w:rPr>
          <w:rFonts w:hint="default"/>
        </w:rPr>
      </w:pPr>
      <w:r>
        <w:rPr>
          <w:rFonts w:hint="default"/>
        </w:rPr>
        <w:t>调用《</w:t>
      </w:r>
      <w:r>
        <w:rPr>
          <w:rFonts w:hint="default"/>
          <w:lang w:val="en-US" w:eastAsia="zh-CN"/>
        </w:rPr>
        <w:t>查询发票会汇总确认信息</w:t>
      </w:r>
      <w:r>
        <w:rPr>
          <w:rFonts w:hint="default"/>
        </w:rPr>
        <w:t>》接口当接口调用时发生以下任意情形，</w:t>
      </w:r>
      <w:r>
        <w:rPr>
          <w:rFonts w:hint="default"/>
          <w:lang w:val="en-US" w:eastAsia="zh-CN"/>
        </w:rPr>
        <w:t>调用失败</w:t>
      </w:r>
      <w:r>
        <w:rPr>
          <w:rFonts w:hint="default"/>
        </w:rPr>
        <w:t>。</w:t>
      </w:r>
    </w:p>
    <w:p w14:paraId="00889876">
      <w:pPr>
        <w:pStyle w:val="5"/>
        <w:bidi w:val="0"/>
      </w:pPr>
      <w:bookmarkStart w:id="128" w:name="_Toc9136"/>
      <w:r>
        <w:rPr>
          <w:rFonts w:hint="eastAsia"/>
        </w:rPr>
        <w:t>●</w:t>
      </w:r>
      <w:r>
        <w:rPr>
          <w:rFonts w:hint="default"/>
          <w:lang w:val="en-US"/>
        </w:rPr>
        <w:t xml:space="preserve"> </w:t>
      </w:r>
      <w:r>
        <w:t>网络通信异常。</w:t>
      </w:r>
    </w:p>
    <w:p w14:paraId="562991E5">
      <w:pPr>
        <w:pStyle w:val="5"/>
        <w:bidi w:val="0"/>
      </w:pPr>
      <w:r>
        <w:rPr>
          <w:rFonts w:hint="eastAsia"/>
        </w:rPr>
        <w:t>●</w:t>
      </w:r>
      <w:r>
        <w:rPr>
          <w:rFonts w:hint="default"/>
          <w:lang w:val="en-US"/>
        </w:rPr>
        <w:t xml:space="preserve"> </w:t>
      </w:r>
      <w:r>
        <w:t>返回报文存在error节点。</w:t>
      </w:r>
    </w:p>
    <w:p w14:paraId="15AF9924">
      <w:pPr>
        <w:pStyle w:val="5"/>
        <w:bidi w:val="0"/>
      </w:pPr>
      <w:r>
        <w:rPr>
          <w:rFonts w:hint="eastAsia"/>
        </w:rPr>
        <w:t>●</w:t>
      </w:r>
      <w:r>
        <w:rPr>
          <w:rFonts w:hint="default"/>
          <w:lang w:val="en-US"/>
        </w:rPr>
        <w:t xml:space="preserve"> </w:t>
      </w:r>
      <w:r>
        <w:t>“返回码”不为“00”。</w:t>
      </w:r>
    </w:p>
    <w:p w14:paraId="3231A254">
      <w:pPr>
        <w:pStyle w:val="3"/>
        <w:widowControl/>
        <w:spacing w:beforeAutospacing="0" w:afterAutospacing="0" w:line="408" w:lineRule="auto"/>
        <w:rPr>
          <w:rFonts w:hint="default" w:ascii="Times New Roman" w:hAnsi="Times New Roman" w:eastAsia="宋体" w:cs="Times New Roman"/>
          <w:sz w:val="28"/>
          <w:szCs w:val="28"/>
        </w:rPr>
      </w:pPr>
      <w:bookmarkStart w:id="129" w:name="_Toc7759"/>
      <w:bookmarkStart w:id="130" w:name="_Toc11884"/>
      <w:r>
        <w:rPr>
          <w:rFonts w:hint="default" w:ascii="Times New Roman" w:hAnsi="Times New Roman" w:eastAsia="宋体" w:cs="Times New Roman"/>
          <w:sz w:val="28"/>
          <w:szCs w:val="28"/>
        </w:rPr>
        <w:t>（二）业务场景（成品油生产企业）</w:t>
      </w:r>
      <w:bookmarkEnd w:id="128"/>
      <w:bookmarkEnd w:id="129"/>
      <w:bookmarkEnd w:id="130"/>
    </w:p>
    <w:p w14:paraId="5EB4360D">
      <w:pPr>
        <w:pStyle w:val="5"/>
        <w:bidi w:val="0"/>
        <w:rPr>
          <w:rFonts w:hint="default"/>
        </w:rPr>
      </w:pPr>
      <w:r>
        <w:rPr>
          <w:rFonts w:hint="default"/>
        </w:rP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725CD04D">
      <w:pPr>
        <w:pStyle w:val="4"/>
        <w:rPr>
          <w:rFonts w:hint="default" w:ascii="Times New Roman" w:hAnsi="Times New Roman" w:eastAsia="宋体" w:cs="Times New Roman"/>
        </w:rPr>
      </w:pPr>
      <w:bookmarkStart w:id="131" w:name="_Toc14589"/>
      <w:bookmarkStart w:id="132" w:name="_Toc32321"/>
      <w:r>
        <w:rPr>
          <w:rFonts w:hint="default" w:ascii="Times New Roman" w:hAnsi="Times New Roman" w:eastAsia="宋体" w:cs="Times New Roman"/>
        </w:rPr>
        <w:t>1</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成品油发票开具前置</w:t>
      </w:r>
      <w:bookmarkEnd w:id="131"/>
      <w:bookmarkEnd w:id="132"/>
    </w:p>
    <w:p w14:paraId="5FAC2FE1">
      <w:pPr>
        <w:pStyle w:val="5"/>
        <w:bidi w:val="0"/>
        <w:rPr>
          <w:rFonts w:hint="default"/>
        </w:rPr>
      </w:pPr>
      <w:r>
        <w:rPr>
          <w:rFonts w:hint="default"/>
        </w:rPr>
        <w:t>企业在开具发票前可提前将开具发票所需的相关信息获取到本地，待开票时查询本地的数据进行校验。包括：获取批量预赋码信息、获取授信额度信息、调整授信额度有效期信息、获取纳税人风险信息、获取纳税人基本信息、获取可用税率、获取税收分类编码信息、获取成品油可用税收分类编码信息、获取成品油单位转换公式信息、获取成品油蓝字发票信息、获取成品油蓝字发票勾选信息、获取成品油红字确认单列表信息和获取成品油红字确认单明细信息。</w:t>
      </w:r>
    </w:p>
    <w:p w14:paraId="2D68687B">
      <w:pPr>
        <w:pStyle w:val="5"/>
        <w:bidi w:val="0"/>
        <w:rPr>
          <w:rFonts w:hint="default"/>
        </w:rPr>
      </w:pPr>
      <w:r>
        <w:rPr>
          <w:rFonts w:hint="default"/>
        </w:rPr>
        <w:t>在此场景中企业获取信息时无严格的先后顺序，可同时申请获取所有信息，也可以单独只获取某一个开票信息更新本地的信息。</w:t>
      </w:r>
    </w:p>
    <w:p w14:paraId="6396745B">
      <w:pPr>
        <w:pStyle w:val="6"/>
        <w:bidi w:val="0"/>
        <w:rPr>
          <w:rFonts w:hint="default"/>
        </w:rPr>
      </w:pPr>
      <w:bookmarkStart w:id="133" w:name="_Toc507"/>
      <w:r>
        <w:rPr>
          <w:rFonts w:hint="default"/>
        </w:rPr>
        <w:t>1.1全流程图</w:t>
      </w:r>
      <w:bookmarkEnd w:id="133"/>
    </w:p>
    <w:p w14:paraId="5746DCD7">
      <w:pPr>
        <w:pStyle w:val="5"/>
        <w:bidi w:val="0"/>
        <w:rPr>
          <w:rFonts w:hint="default"/>
        </w:rPr>
      </w:pPr>
      <w:r>
        <w:rPr>
          <w:rFonts w:hint="default"/>
        </w:rPr>
        <w:t>在该场景中获取发票所需信息无严格的先后顺序。</w:t>
      </w:r>
    </w:p>
    <w:p w14:paraId="07399E3C">
      <w:pPr>
        <w:pStyle w:val="26"/>
        <w:bidi w:val="0"/>
        <w:rPr>
          <w:rFonts w:hint="eastAsia"/>
          <w:lang w:eastAsia="zh-CN"/>
        </w:rPr>
      </w:pPr>
      <w:r>
        <w:rPr>
          <w:rFonts w:hint="eastAsia"/>
          <w:lang w:eastAsia="zh-CN"/>
        </w:rPr>
        <w:drawing>
          <wp:inline distT="0" distB="0" distL="114300" distR="114300">
            <wp:extent cx="5269865" cy="9145905"/>
            <wp:effectExtent l="0" t="0" r="635" b="10795"/>
            <wp:docPr id="55" name="图片 248" descr="生产企业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48" descr="生产企业全流程"/>
                    <pic:cNvPicPr>
                      <a:picLocks noChangeAspect="1"/>
                    </pic:cNvPicPr>
                  </pic:nvPicPr>
                  <pic:blipFill>
                    <a:blip r:embed="rId56"/>
                    <a:stretch>
                      <a:fillRect/>
                    </a:stretch>
                  </pic:blipFill>
                  <pic:spPr>
                    <a:xfrm>
                      <a:off x="0" y="0"/>
                      <a:ext cx="5269865" cy="9145905"/>
                    </a:xfrm>
                    <a:prstGeom prst="rect">
                      <a:avLst/>
                    </a:prstGeom>
                    <a:noFill/>
                    <a:ln>
                      <a:noFill/>
                    </a:ln>
                  </pic:spPr>
                </pic:pic>
              </a:graphicData>
            </a:graphic>
          </wp:inline>
        </w:drawing>
      </w:r>
    </w:p>
    <w:p w14:paraId="5B6654D6">
      <w:pPr>
        <w:pStyle w:val="25"/>
        <w:bidi w:val="0"/>
        <w:rPr>
          <w:rFonts w:hint="default"/>
        </w:rPr>
      </w:pPr>
      <w:r>
        <w:rPr>
          <w:rFonts w:hint="default"/>
        </w:rPr>
        <w:t>业务流程图</w:t>
      </w:r>
    </w:p>
    <w:p w14:paraId="5A25C2A7">
      <w:pPr>
        <w:pStyle w:val="26"/>
        <w:bidi w:val="0"/>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drawing>
          <wp:inline distT="0" distB="0" distL="114300" distR="114300">
            <wp:extent cx="5143500" cy="8156575"/>
            <wp:effectExtent l="0" t="0" r="0" b="9525"/>
            <wp:docPr id="56" name="图片 113" descr="83318d8a4f7e68af2a25f2954bc20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3" descr="83318d8a4f7e68af2a25f2954bc20de9"/>
                    <pic:cNvPicPr>
                      <a:picLocks noChangeAspect="1"/>
                    </pic:cNvPicPr>
                  </pic:nvPicPr>
                  <pic:blipFill>
                    <a:blip r:embed="rId57"/>
                    <a:stretch>
                      <a:fillRect/>
                    </a:stretch>
                  </pic:blipFill>
                  <pic:spPr>
                    <a:xfrm>
                      <a:off x="0" y="0"/>
                      <a:ext cx="5143500" cy="8156575"/>
                    </a:xfrm>
                    <a:prstGeom prst="rect">
                      <a:avLst/>
                    </a:prstGeom>
                    <a:noFill/>
                    <a:ln>
                      <a:noFill/>
                    </a:ln>
                  </pic:spPr>
                </pic:pic>
              </a:graphicData>
            </a:graphic>
          </wp:inline>
        </w:drawing>
      </w:r>
    </w:p>
    <w:p w14:paraId="743040BB">
      <w:pPr>
        <w:pStyle w:val="25"/>
        <w:bidi w:val="0"/>
        <w:rPr>
          <w:rFonts w:hint="default"/>
        </w:rPr>
      </w:pPr>
      <w:r>
        <w:rPr>
          <w:rFonts w:hint="default"/>
        </w:rPr>
        <w:t>时序图</w:t>
      </w:r>
    </w:p>
    <w:p w14:paraId="22AE2224">
      <w:pPr>
        <w:pStyle w:val="6"/>
        <w:bidi w:val="0"/>
        <w:rPr>
          <w:rFonts w:hint="default"/>
        </w:rPr>
      </w:pPr>
      <w:bookmarkStart w:id="134" w:name="_Toc17476"/>
      <w:r>
        <w:rPr>
          <w:rFonts w:hint="default"/>
        </w:rPr>
        <w:t>1.2业务规则</w:t>
      </w:r>
      <w:bookmarkEnd w:id="134"/>
      <w:r>
        <w:rPr>
          <w:rFonts w:hint="default"/>
        </w:rPr>
        <w:t xml:space="preserve"> </w:t>
      </w:r>
    </w:p>
    <w:p w14:paraId="612F6E0D">
      <w:pPr>
        <w:pStyle w:val="7"/>
        <w:bidi w:val="0"/>
        <w:rPr>
          <w:rFonts w:hint="default"/>
        </w:rPr>
      </w:pPr>
      <w:bookmarkStart w:id="135" w:name="_Toc14155"/>
      <w:r>
        <w:rPr>
          <w:rFonts w:hint="default"/>
        </w:rPr>
        <w:t>1.2.1获取批量预赋码信息</w:t>
      </w:r>
      <w:bookmarkEnd w:id="135"/>
    </w:p>
    <w:p w14:paraId="321BB320">
      <w:pPr>
        <w:pStyle w:val="5"/>
        <w:bidi w:val="0"/>
        <w:rPr>
          <w:rFonts w:hint="default"/>
        </w:rPr>
      </w:pPr>
      <w:r>
        <w:rPr>
          <w:rFonts w:hint="default"/>
        </w:rPr>
        <w:t>查询本地未使用发票号码段，判断是否低于设定的阈值（例如：低于1000张等），则需要调用税务局端接口重新获取发票批量预赋码信息。</w:t>
      </w:r>
    </w:p>
    <w:p w14:paraId="6E0C2758">
      <w:pPr>
        <w:pStyle w:val="5"/>
        <w:bidi w:val="0"/>
        <w:rPr>
          <w:rFonts w:hint="default"/>
        </w:rPr>
      </w:pPr>
      <w:r>
        <w:rPr>
          <w:rFonts w:hint="default"/>
          <w:lang w:eastAsia="zh-CN"/>
        </w:rPr>
        <w:t>数字化电子</w:t>
      </w:r>
      <w:r>
        <w:rPr>
          <w:rFonts w:hint="default"/>
        </w:rPr>
        <w:t>发票号码前2位代表使用年份，禁止跨年度使用。例如：“22”开头的发票号码为2022年度的发票号码，只能在2022年使用，开票日期必须为2022年。企业在2022年开具的</w:t>
      </w:r>
      <w:r>
        <w:rPr>
          <w:rFonts w:hint="default"/>
          <w:lang w:eastAsia="zh-CN"/>
        </w:rPr>
        <w:t>数字化电子</w:t>
      </w:r>
      <w:r>
        <w:rPr>
          <w:rFonts w:hint="default"/>
        </w:rPr>
        <w:t>发票，可以在跨年后继续上传，跨年后企业需要重新下载新一年度的</w:t>
      </w:r>
      <w:r>
        <w:rPr>
          <w:rFonts w:hint="default"/>
          <w:lang w:eastAsia="zh-CN"/>
        </w:rPr>
        <w:t>数字化电子</w:t>
      </w:r>
      <w:r>
        <w:rPr>
          <w:rFonts w:hint="default"/>
        </w:rPr>
        <w:t>发票号码开具</w:t>
      </w:r>
      <w:r>
        <w:rPr>
          <w:rFonts w:hint="default"/>
          <w:lang w:eastAsia="zh-CN"/>
        </w:rPr>
        <w:t>数字化电子</w:t>
      </w:r>
      <w:r>
        <w:rPr>
          <w:rFonts w:hint="default"/>
        </w:rPr>
        <w:t>发票。</w:t>
      </w:r>
    </w:p>
    <w:p w14:paraId="2776D0A1">
      <w:pPr>
        <w:pStyle w:val="26"/>
        <w:bidi w:val="0"/>
        <w:rPr>
          <w:rFonts w:hint="default"/>
        </w:rPr>
      </w:pPr>
      <w:r>
        <w:drawing>
          <wp:inline distT="0" distB="0" distL="114300" distR="114300">
            <wp:extent cx="2692400" cy="2940050"/>
            <wp:effectExtent l="0" t="0" r="0" b="6350"/>
            <wp:docPr id="57" name="图片 1"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descr="发票赋码"/>
                    <pic:cNvPicPr>
                      <a:picLocks noChangeAspect="1"/>
                    </pic:cNvPicPr>
                  </pic:nvPicPr>
                  <pic:blipFill>
                    <a:blip r:embed="rId6"/>
                    <a:stretch>
                      <a:fillRect/>
                    </a:stretch>
                  </pic:blipFill>
                  <pic:spPr>
                    <a:xfrm>
                      <a:off x="0" y="0"/>
                      <a:ext cx="2692400" cy="2940050"/>
                    </a:xfrm>
                    <a:prstGeom prst="rect">
                      <a:avLst/>
                    </a:prstGeom>
                    <a:noFill/>
                    <a:ln>
                      <a:noFill/>
                    </a:ln>
                  </pic:spPr>
                </pic:pic>
              </a:graphicData>
            </a:graphic>
          </wp:inline>
        </w:drawing>
      </w:r>
    </w:p>
    <w:p w14:paraId="7ABDA241">
      <w:pPr>
        <w:pStyle w:val="8"/>
        <w:bidi w:val="0"/>
        <w:rPr>
          <w:rFonts w:hint="default"/>
        </w:rPr>
      </w:pPr>
      <w:r>
        <w:rPr>
          <w:rFonts w:hint="default"/>
        </w:rPr>
        <w:t>1.2.1.1判断逻辑</w:t>
      </w:r>
    </w:p>
    <w:p w14:paraId="19B57A9E">
      <w:pPr>
        <w:pStyle w:val="5"/>
        <w:bidi w:val="0"/>
        <w:rPr>
          <w:rFonts w:hint="default"/>
        </w:rPr>
      </w:pPr>
      <w:r>
        <w:rPr>
          <w:rFonts w:hint="default"/>
        </w:rPr>
        <w:t>调用《获取发票批量预赋码信息》接口规范获取发票批量预赋码信息，当接口调用时发生以下任意情形，</w:t>
      </w:r>
      <w:r>
        <w:rPr>
          <w:rFonts w:hint="default"/>
          <w:lang w:val="en-US" w:eastAsia="zh-CN"/>
        </w:rPr>
        <w:t>调用失败</w:t>
      </w:r>
      <w:r>
        <w:rPr>
          <w:rFonts w:hint="default"/>
        </w:rPr>
        <w:t>。</w:t>
      </w:r>
    </w:p>
    <w:p w14:paraId="2BF3520D">
      <w:pPr>
        <w:pStyle w:val="5"/>
        <w:bidi w:val="0"/>
      </w:pPr>
      <w:r>
        <w:rPr>
          <w:rFonts w:hint="eastAsia"/>
        </w:rPr>
        <w:t>●</w:t>
      </w:r>
      <w:r>
        <w:rPr>
          <w:rFonts w:hint="default"/>
          <w:lang w:val="en-US"/>
        </w:rPr>
        <w:t xml:space="preserve"> </w:t>
      </w:r>
      <w:r>
        <w:t>网络通信异常。</w:t>
      </w:r>
    </w:p>
    <w:p w14:paraId="4B695B7E">
      <w:pPr>
        <w:pStyle w:val="5"/>
        <w:bidi w:val="0"/>
      </w:pPr>
      <w:r>
        <w:rPr>
          <w:rFonts w:hint="eastAsia"/>
        </w:rPr>
        <w:t>●</w:t>
      </w:r>
      <w:r>
        <w:rPr>
          <w:rFonts w:hint="default"/>
          <w:lang w:val="en-US"/>
        </w:rPr>
        <w:t xml:space="preserve"> </w:t>
      </w:r>
      <w:r>
        <w:t>返回报文存在error节点。</w:t>
      </w:r>
    </w:p>
    <w:p w14:paraId="4C30F01F">
      <w:pPr>
        <w:pStyle w:val="5"/>
        <w:bidi w:val="0"/>
      </w:pPr>
      <w:r>
        <w:rPr>
          <w:rFonts w:hint="eastAsia"/>
        </w:rPr>
        <w:t>●</w:t>
      </w:r>
      <w:r>
        <w:rPr>
          <w:rFonts w:hint="default"/>
          <w:lang w:val="en-US"/>
        </w:rPr>
        <w:t xml:space="preserve"> </w:t>
      </w:r>
      <w:r>
        <w:t>“返回码”不为“00”。</w:t>
      </w:r>
    </w:p>
    <w:p w14:paraId="5F380330">
      <w:pPr>
        <w:pStyle w:val="7"/>
        <w:bidi w:val="0"/>
        <w:rPr>
          <w:rFonts w:hint="default"/>
        </w:rPr>
      </w:pPr>
      <w:bookmarkStart w:id="136" w:name="_Toc28258"/>
      <w:r>
        <w:rPr>
          <w:rFonts w:hint="default"/>
        </w:rPr>
        <w:t>1.2.2授信额度管理</w:t>
      </w:r>
      <w:bookmarkEnd w:id="136"/>
    </w:p>
    <w:p w14:paraId="3CFD93A5">
      <w:pPr>
        <w:pStyle w:val="5"/>
        <w:bidi w:val="0"/>
        <w:rPr>
          <w:rFonts w:hint="default"/>
        </w:rPr>
      </w:pPr>
      <w:r>
        <w:rPr>
          <w:rFonts w:hint="default"/>
        </w:rPr>
        <w:t>授信额度即开票额度，用于控制企业开具成品油发票的总额度，乐企1.5要求企业自行管理每月成品油发票的授信额度，并且授信额度禁止跨月使用、禁止超额度开票。授信额度管理包括下载授信额度和退回授信额度2个功能。</w:t>
      </w:r>
    </w:p>
    <w:p w14:paraId="42BC3688">
      <w:pPr>
        <w:pStyle w:val="8"/>
        <w:bidi w:val="0"/>
        <w:rPr>
          <w:rFonts w:hint="default"/>
        </w:rPr>
      </w:pPr>
      <w:r>
        <w:rPr>
          <w:rFonts w:hint="default"/>
        </w:rPr>
        <w:t>1.2.2.1下载授信额度</w:t>
      </w:r>
    </w:p>
    <w:p w14:paraId="4BB0E0B8">
      <w:pPr>
        <w:pStyle w:val="5"/>
        <w:bidi w:val="0"/>
        <w:rPr>
          <w:rFonts w:hint="default"/>
        </w:rPr>
      </w:pPr>
      <w:r>
        <w:rPr>
          <w:rFonts w:hint="default"/>
        </w:rPr>
        <w:t>当企业本地的已下载未使用的授信额度小于需要开具的成品油发票的额度时，可通过此功能下载授信额度。通过调税局接口查询可下载授信额度，下载授信额度必须小于等于可下载授信额度。</w:t>
      </w:r>
    </w:p>
    <w:p w14:paraId="041DDBFA">
      <w:pPr>
        <w:pStyle w:val="5"/>
        <w:bidi w:val="0"/>
        <w:rPr>
          <w:rFonts w:hint="default"/>
        </w:rPr>
      </w:pPr>
      <w:r>
        <w:rPr>
          <w:rFonts w:hint="default"/>
        </w:rPr>
        <w:t>建议根据企业自身开票情况，对本地已下载未使用的授信额度设置阈值，当已下载未使用的授信额度小于设置的阈值时，自动触发下载授信额度操作。</w:t>
      </w:r>
    </w:p>
    <w:p w14:paraId="060A7533">
      <w:pPr>
        <w:pStyle w:val="26"/>
        <w:bidi w:val="0"/>
        <w:rPr>
          <w:rFonts w:hint="default"/>
        </w:rPr>
      </w:pPr>
      <w:r>
        <w:drawing>
          <wp:inline distT="0" distB="0" distL="114300" distR="114300">
            <wp:extent cx="4140200" cy="5111750"/>
            <wp:effectExtent l="0" t="0" r="0" b="6350"/>
            <wp:docPr id="58" name="图片 3" descr="下载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descr="下载授信额度"/>
                    <pic:cNvPicPr>
                      <a:picLocks noChangeAspect="1"/>
                    </pic:cNvPicPr>
                  </pic:nvPicPr>
                  <pic:blipFill>
                    <a:blip r:embed="rId7"/>
                    <a:stretch>
                      <a:fillRect/>
                    </a:stretch>
                  </pic:blipFill>
                  <pic:spPr>
                    <a:xfrm>
                      <a:off x="0" y="0"/>
                      <a:ext cx="4140200" cy="5111750"/>
                    </a:xfrm>
                    <a:prstGeom prst="rect">
                      <a:avLst/>
                    </a:prstGeom>
                    <a:noFill/>
                    <a:ln>
                      <a:noFill/>
                    </a:ln>
                  </pic:spPr>
                </pic:pic>
              </a:graphicData>
            </a:graphic>
          </wp:inline>
        </w:drawing>
      </w:r>
    </w:p>
    <w:p w14:paraId="6ED9A417">
      <w:pPr>
        <w:pStyle w:val="9"/>
        <w:bidi w:val="0"/>
        <w:rPr>
          <w:rFonts w:hint="default"/>
        </w:rPr>
      </w:pPr>
      <w:r>
        <w:rPr>
          <w:rFonts w:hint="default"/>
        </w:rPr>
        <w:t>1.2.2.1.1判断逻辑</w:t>
      </w:r>
    </w:p>
    <w:p w14:paraId="27D6109D">
      <w:pPr>
        <w:pStyle w:val="5"/>
        <w:bidi w:val="0"/>
        <w:rPr>
          <w:rFonts w:hint="default"/>
        </w:rPr>
      </w:pPr>
      <w:r>
        <w:rPr>
          <w:rFonts w:hint="default"/>
        </w:rPr>
        <w:t>调用《查询授信额度》接口规范获取企业当前授信额度信息，当接口调用时发生以下任意情形，</w:t>
      </w:r>
      <w:r>
        <w:rPr>
          <w:rFonts w:hint="default"/>
          <w:lang w:val="en-US" w:eastAsia="zh-CN"/>
        </w:rPr>
        <w:t>调用失败</w:t>
      </w:r>
      <w:r>
        <w:rPr>
          <w:rFonts w:hint="default"/>
        </w:rPr>
        <w:t>。</w:t>
      </w:r>
    </w:p>
    <w:p w14:paraId="73B4F091">
      <w:pPr>
        <w:pStyle w:val="5"/>
        <w:bidi w:val="0"/>
      </w:pPr>
      <w:r>
        <w:rPr>
          <w:rFonts w:hint="eastAsia"/>
        </w:rPr>
        <w:t>●</w:t>
      </w:r>
      <w:r>
        <w:rPr>
          <w:rFonts w:hint="default"/>
          <w:lang w:val="en-US"/>
        </w:rPr>
        <w:t xml:space="preserve"> </w:t>
      </w:r>
      <w:r>
        <w:t>网络通信异常。</w:t>
      </w:r>
    </w:p>
    <w:p w14:paraId="23342C17">
      <w:pPr>
        <w:pStyle w:val="5"/>
        <w:bidi w:val="0"/>
      </w:pPr>
      <w:r>
        <w:rPr>
          <w:rFonts w:hint="eastAsia"/>
        </w:rPr>
        <w:t>●</w:t>
      </w:r>
      <w:r>
        <w:rPr>
          <w:rFonts w:hint="default"/>
          <w:lang w:val="en-US"/>
        </w:rPr>
        <w:t xml:space="preserve"> </w:t>
      </w:r>
      <w:r>
        <w:t>返回报文存在error节点。</w:t>
      </w:r>
    </w:p>
    <w:p w14:paraId="4E36DFCE">
      <w:pPr>
        <w:pStyle w:val="5"/>
        <w:bidi w:val="0"/>
      </w:pPr>
      <w:r>
        <w:rPr>
          <w:rFonts w:hint="eastAsia"/>
        </w:rPr>
        <w:t>●</w:t>
      </w:r>
      <w:r>
        <w:rPr>
          <w:rFonts w:hint="default"/>
          <w:lang w:val="en-US"/>
        </w:rPr>
        <w:t xml:space="preserve"> </w:t>
      </w:r>
      <w:r>
        <w:t>“返回码”不为“00”。</w:t>
      </w:r>
    </w:p>
    <w:p w14:paraId="5CC767E1">
      <w:pPr>
        <w:pStyle w:val="5"/>
        <w:bidi w:val="0"/>
      </w:pPr>
      <w:r>
        <w:rPr>
          <w:rFonts w:hint="eastAsia"/>
        </w:rPr>
        <w:t>●</w:t>
      </w:r>
      <w:r>
        <w:rPr>
          <w:rFonts w:hint="default"/>
          <w:lang w:val="en-US"/>
        </w:rPr>
        <w:t xml:space="preserve"> </w:t>
      </w:r>
      <w:r>
        <w:t>返回授信额度查询结果中“暂停授信标志”为“暂停授信”。</w:t>
      </w:r>
    </w:p>
    <w:p w14:paraId="19289922">
      <w:pPr>
        <w:pStyle w:val="5"/>
        <w:bidi w:val="0"/>
        <w:rPr>
          <w:rFonts w:hint="default"/>
        </w:rPr>
      </w:pPr>
      <w:r>
        <w:rPr>
          <w:rFonts w:hint="default"/>
        </w:rPr>
        <w:t>调用《下载/退回授信额度》接口规范下载授信额度，当接口调用下载授信额度失败，失败</w:t>
      </w:r>
      <w:r>
        <w:rPr>
          <w:rFonts w:hint="default"/>
          <w:lang w:val="en-US" w:eastAsia="zh-CN"/>
        </w:rPr>
        <w:t>时</w:t>
      </w:r>
      <w:r>
        <w:rPr>
          <w:rFonts w:hint="default"/>
        </w:rPr>
        <w:t>返回提示“Error”。</w:t>
      </w:r>
    </w:p>
    <w:p w14:paraId="65B28652">
      <w:pPr>
        <w:pStyle w:val="8"/>
        <w:bidi w:val="0"/>
        <w:rPr>
          <w:rFonts w:hint="default"/>
        </w:rPr>
      </w:pPr>
      <w:r>
        <w:rPr>
          <w:rFonts w:hint="default"/>
        </w:rPr>
        <w:t>1.2.2.2退回授信额度</w:t>
      </w:r>
    </w:p>
    <w:p w14:paraId="25213208">
      <w:pPr>
        <w:pStyle w:val="5"/>
        <w:bidi w:val="0"/>
        <w:rPr>
          <w:rFonts w:hint="default"/>
        </w:rPr>
      </w:pPr>
      <w:r>
        <w:rPr>
          <w:rFonts w:hint="default"/>
        </w:rPr>
        <w:t>当企业需要在其他平台（电票平台、税控系统）开具成品油发票，但是授信额度不足时，企业可通过此接口把下载到本地的授信额度退回至税务局端，以便企业在其他平台（电票平台、税控系统）开具成品油发票时。退回授信额度必须小于已下载未使用授信额度。</w:t>
      </w:r>
    </w:p>
    <w:p w14:paraId="344996AC">
      <w:pPr>
        <w:pStyle w:val="26"/>
        <w:bidi w:val="0"/>
        <w:rPr>
          <w:rFonts w:hint="default"/>
        </w:rPr>
      </w:pPr>
      <w:r>
        <w:drawing>
          <wp:inline distT="0" distB="0" distL="114300" distR="114300">
            <wp:extent cx="4140200" cy="5111750"/>
            <wp:effectExtent l="0" t="0" r="0" b="6350"/>
            <wp:docPr id="59" name="图片 4" descr="退回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descr="退回授信额度"/>
                    <pic:cNvPicPr>
                      <a:picLocks noChangeAspect="1"/>
                    </pic:cNvPicPr>
                  </pic:nvPicPr>
                  <pic:blipFill>
                    <a:blip r:embed="rId8"/>
                    <a:stretch>
                      <a:fillRect/>
                    </a:stretch>
                  </pic:blipFill>
                  <pic:spPr>
                    <a:xfrm>
                      <a:off x="0" y="0"/>
                      <a:ext cx="4140200" cy="5111750"/>
                    </a:xfrm>
                    <a:prstGeom prst="rect">
                      <a:avLst/>
                    </a:prstGeom>
                    <a:noFill/>
                    <a:ln>
                      <a:noFill/>
                    </a:ln>
                  </pic:spPr>
                </pic:pic>
              </a:graphicData>
            </a:graphic>
          </wp:inline>
        </w:drawing>
      </w:r>
    </w:p>
    <w:p w14:paraId="58E1AEAE">
      <w:pPr>
        <w:pStyle w:val="9"/>
        <w:bidi w:val="0"/>
        <w:rPr>
          <w:rFonts w:hint="default"/>
        </w:rPr>
      </w:pPr>
      <w:r>
        <w:rPr>
          <w:rFonts w:hint="default"/>
        </w:rPr>
        <w:t>1.2.2.2.1判断逻辑</w:t>
      </w:r>
    </w:p>
    <w:p w14:paraId="45839ADE">
      <w:pPr>
        <w:pStyle w:val="5"/>
        <w:bidi w:val="0"/>
        <w:rPr>
          <w:rFonts w:hint="default"/>
        </w:rPr>
      </w:pPr>
      <w:r>
        <w:rPr>
          <w:rFonts w:hint="default"/>
        </w:rPr>
        <w:t>调用《下载/退回授信额度》接口规范退回授信额度，当接口调用时发生以下任意情形，</w:t>
      </w:r>
      <w:r>
        <w:rPr>
          <w:rFonts w:hint="default"/>
          <w:lang w:val="en-US" w:eastAsia="zh-CN"/>
        </w:rPr>
        <w:t>调用失败</w:t>
      </w:r>
      <w:r>
        <w:rPr>
          <w:rFonts w:hint="default"/>
        </w:rPr>
        <w:t>。</w:t>
      </w:r>
    </w:p>
    <w:p w14:paraId="02FF45BB">
      <w:pPr>
        <w:pStyle w:val="5"/>
        <w:bidi w:val="0"/>
      </w:pPr>
      <w:bookmarkStart w:id="137" w:name="OLE_LINK6"/>
      <w:r>
        <w:rPr>
          <w:rFonts w:hint="eastAsia"/>
        </w:rPr>
        <w:t>●</w:t>
      </w:r>
      <w:r>
        <w:rPr>
          <w:rFonts w:hint="default"/>
          <w:lang w:val="en-US"/>
        </w:rPr>
        <w:t xml:space="preserve"> </w:t>
      </w:r>
      <w:r>
        <w:t>网络通信异常。</w:t>
      </w:r>
    </w:p>
    <w:p w14:paraId="3BE70EC3">
      <w:pPr>
        <w:pStyle w:val="5"/>
        <w:bidi w:val="0"/>
      </w:pPr>
      <w:r>
        <w:rPr>
          <w:rFonts w:hint="eastAsia"/>
        </w:rPr>
        <w:t>●</w:t>
      </w:r>
      <w:r>
        <w:rPr>
          <w:rFonts w:hint="default"/>
          <w:lang w:val="en-US"/>
        </w:rPr>
        <w:t xml:space="preserve"> </w:t>
      </w:r>
      <w:r>
        <w:t>返回报文存在error节点。</w:t>
      </w:r>
    </w:p>
    <w:p w14:paraId="3301CE7A">
      <w:pPr>
        <w:pStyle w:val="5"/>
        <w:bidi w:val="0"/>
      </w:pPr>
      <w:r>
        <w:rPr>
          <w:rFonts w:hint="eastAsia"/>
        </w:rPr>
        <w:t>●</w:t>
      </w:r>
      <w:r>
        <w:rPr>
          <w:rFonts w:hint="default"/>
          <w:lang w:val="en-US"/>
        </w:rPr>
        <w:t xml:space="preserve"> </w:t>
      </w:r>
      <w:r>
        <w:t>“返回码”不为“00”。</w:t>
      </w:r>
    </w:p>
    <w:bookmarkEnd w:id="137"/>
    <w:p w14:paraId="036855E7">
      <w:pPr>
        <w:pStyle w:val="7"/>
        <w:bidi w:val="0"/>
        <w:rPr>
          <w:rFonts w:hint="default"/>
        </w:rPr>
      </w:pPr>
      <w:bookmarkStart w:id="138" w:name="_Toc31946"/>
      <w:r>
        <w:rPr>
          <w:rFonts w:hint="default"/>
        </w:rPr>
        <w:t>1.2.3调整授信额度有效期</w:t>
      </w:r>
      <w:bookmarkEnd w:id="138"/>
    </w:p>
    <w:p w14:paraId="005B35D9">
      <w:pPr>
        <w:pStyle w:val="5"/>
        <w:bidi w:val="0"/>
        <w:rPr>
          <w:rFonts w:hint="default"/>
        </w:rPr>
      </w:pPr>
      <w:r>
        <w:rPr>
          <w:rFonts w:hint="default"/>
        </w:rPr>
        <w:t>给企业提供调整授信额度有效期接口，企业在月初未申报时下载的授信额度的有效期止为当月申报截止日期，超过授信额度有效期止后，无法开具成品油发票，企业在完成申报或到达授信额度有效期止后，通过此接口调整授信额度有效期，并根据税局端返回的有效期更新本地授信额度有效期。</w:t>
      </w:r>
    </w:p>
    <w:p w14:paraId="3384AC44">
      <w:pPr>
        <w:pStyle w:val="26"/>
        <w:bidi w:val="0"/>
        <w:rPr>
          <w:rFonts w:hint="default"/>
        </w:rPr>
      </w:pPr>
      <w:r>
        <w:drawing>
          <wp:inline distT="0" distB="0" distL="114300" distR="114300">
            <wp:extent cx="2705100" cy="3022600"/>
            <wp:effectExtent l="0" t="0" r="0" b="0"/>
            <wp:docPr id="60" name="图片 131"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31" descr="调整授信额度有效期"/>
                    <pic:cNvPicPr>
                      <a:picLocks noChangeAspect="1"/>
                    </pic:cNvPicPr>
                  </pic:nvPicPr>
                  <pic:blipFill>
                    <a:blip r:embed="rId9"/>
                    <a:stretch>
                      <a:fillRect/>
                    </a:stretch>
                  </pic:blipFill>
                  <pic:spPr>
                    <a:xfrm>
                      <a:off x="0" y="0"/>
                      <a:ext cx="2705100" cy="3022600"/>
                    </a:xfrm>
                    <a:prstGeom prst="rect">
                      <a:avLst/>
                    </a:prstGeom>
                    <a:noFill/>
                    <a:ln>
                      <a:noFill/>
                    </a:ln>
                  </pic:spPr>
                </pic:pic>
              </a:graphicData>
            </a:graphic>
          </wp:inline>
        </w:drawing>
      </w:r>
    </w:p>
    <w:p w14:paraId="46D3C288">
      <w:pPr>
        <w:pStyle w:val="9"/>
        <w:bidi w:val="0"/>
        <w:rPr>
          <w:rFonts w:hint="default"/>
        </w:rPr>
      </w:pPr>
      <w:r>
        <w:rPr>
          <w:rFonts w:hint="default"/>
        </w:rPr>
        <w:t>1.2.3.1判断逻辑</w:t>
      </w:r>
    </w:p>
    <w:p w14:paraId="584CB581">
      <w:pPr>
        <w:pStyle w:val="5"/>
        <w:bidi w:val="0"/>
        <w:rPr>
          <w:rFonts w:hint="default"/>
        </w:rPr>
      </w:pPr>
      <w:r>
        <w:rPr>
          <w:rFonts w:hint="default"/>
        </w:rPr>
        <w:t>调用《调整授信额度有效期》接口规范获取企业当前授信额度有效期信息，当接口调用时发生以下任意情形，</w:t>
      </w:r>
      <w:r>
        <w:rPr>
          <w:rFonts w:hint="default"/>
          <w:lang w:val="en-US" w:eastAsia="zh-CN"/>
        </w:rPr>
        <w:t>调用失败</w:t>
      </w:r>
      <w:r>
        <w:rPr>
          <w:rFonts w:hint="default"/>
        </w:rPr>
        <w:t>。</w:t>
      </w:r>
    </w:p>
    <w:p w14:paraId="3EF1A1B2">
      <w:pPr>
        <w:pStyle w:val="5"/>
        <w:bidi w:val="0"/>
      </w:pPr>
      <w:r>
        <w:rPr>
          <w:rFonts w:hint="eastAsia"/>
        </w:rPr>
        <w:t>●</w:t>
      </w:r>
      <w:r>
        <w:rPr>
          <w:rFonts w:hint="default"/>
          <w:lang w:val="en-US"/>
        </w:rPr>
        <w:t xml:space="preserve"> </w:t>
      </w:r>
      <w:r>
        <w:t>网络通信异常。</w:t>
      </w:r>
    </w:p>
    <w:p w14:paraId="64AE424B">
      <w:pPr>
        <w:pStyle w:val="5"/>
        <w:bidi w:val="0"/>
      </w:pPr>
      <w:r>
        <w:rPr>
          <w:rFonts w:hint="eastAsia"/>
        </w:rPr>
        <w:t>●</w:t>
      </w:r>
      <w:r>
        <w:rPr>
          <w:rFonts w:hint="default"/>
          <w:lang w:val="en-US"/>
        </w:rPr>
        <w:t xml:space="preserve"> </w:t>
      </w:r>
      <w:r>
        <w:t>返回报文存在error节点。</w:t>
      </w:r>
    </w:p>
    <w:p w14:paraId="789E7FB3">
      <w:pPr>
        <w:pStyle w:val="5"/>
        <w:bidi w:val="0"/>
      </w:pPr>
      <w:r>
        <w:rPr>
          <w:rFonts w:hint="eastAsia"/>
        </w:rPr>
        <w:t>●</w:t>
      </w:r>
      <w:r>
        <w:rPr>
          <w:rFonts w:hint="default"/>
          <w:lang w:val="en-US"/>
        </w:rPr>
        <w:t xml:space="preserve"> </w:t>
      </w:r>
      <w:r>
        <w:t>“返回码”不为“00”。</w:t>
      </w:r>
    </w:p>
    <w:p w14:paraId="6AA772CE">
      <w:pPr>
        <w:pStyle w:val="7"/>
        <w:bidi w:val="0"/>
        <w:rPr>
          <w:rFonts w:hint="default"/>
        </w:rPr>
      </w:pPr>
      <w:bookmarkStart w:id="139" w:name="_Toc18937"/>
      <w:r>
        <w:rPr>
          <w:rFonts w:hint="default"/>
        </w:rPr>
        <w:t>1.2.4获取纳税人风险信息</w:t>
      </w:r>
      <w:bookmarkEnd w:id="139"/>
    </w:p>
    <w:p w14:paraId="729C9B39">
      <w:pPr>
        <w:pStyle w:val="5"/>
        <w:bidi w:val="0"/>
        <w:rPr>
          <w:rFonts w:hint="default"/>
        </w:rPr>
      </w:pPr>
      <w:r>
        <w:rPr>
          <w:rFonts w:hint="default"/>
        </w:rPr>
        <w:t>定时获取纳税人风险信息，用于企业判断是否可以使用开票能力。企业可将查询的纳税人风险信息，包括风险纳税人类型、纳税人信用等级、纳税人预警级别、风险纳税人标志等（详见《查询纳税人风险信息》接口）保存在本地。在开票时自校验该接口获取的纳税人风险信息是否满足开具发票的条件。</w:t>
      </w:r>
    </w:p>
    <w:p w14:paraId="28FF66F8">
      <w:pPr>
        <w:pStyle w:val="5"/>
        <w:bidi w:val="0"/>
        <w:rPr>
          <w:rFonts w:hint="default"/>
        </w:rPr>
      </w:pPr>
      <w:r>
        <w:rPr>
          <w:rFonts w:hint="default"/>
        </w:rPr>
        <w:t>建议定时获取纳税人风险信息，或者在纳税人风险信息发生变更时手动触发更新。</w:t>
      </w:r>
    </w:p>
    <w:p w14:paraId="036935C6">
      <w:pPr>
        <w:pStyle w:val="26"/>
        <w:bidi w:val="0"/>
        <w:rPr>
          <w:rFonts w:hint="default"/>
        </w:rPr>
      </w:pPr>
      <w:r>
        <w:drawing>
          <wp:inline distT="0" distB="0" distL="114300" distR="114300">
            <wp:extent cx="2692400" cy="2470150"/>
            <wp:effectExtent l="0" t="0" r="0" b="6350"/>
            <wp:docPr id="61" name="图片 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descr="查询纳税人风险信息"/>
                    <pic:cNvPicPr>
                      <a:picLocks noChangeAspect="1"/>
                    </pic:cNvPicPr>
                  </pic:nvPicPr>
                  <pic:blipFill>
                    <a:blip r:embed="rId10"/>
                    <a:stretch>
                      <a:fillRect/>
                    </a:stretch>
                  </pic:blipFill>
                  <pic:spPr>
                    <a:xfrm>
                      <a:off x="0" y="0"/>
                      <a:ext cx="2692400" cy="2470150"/>
                    </a:xfrm>
                    <a:prstGeom prst="rect">
                      <a:avLst/>
                    </a:prstGeom>
                    <a:noFill/>
                    <a:ln>
                      <a:noFill/>
                    </a:ln>
                  </pic:spPr>
                </pic:pic>
              </a:graphicData>
            </a:graphic>
          </wp:inline>
        </w:drawing>
      </w:r>
    </w:p>
    <w:p w14:paraId="1DA5D249">
      <w:pPr>
        <w:pStyle w:val="8"/>
        <w:bidi w:val="0"/>
        <w:rPr>
          <w:rFonts w:hint="default"/>
        </w:rPr>
      </w:pPr>
      <w:r>
        <w:rPr>
          <w:rFonts w:hint="default"/>
        </w:rPr>
        <w:t>1.2.4.1判断逻辑</w:t>
      </w:r>
    </w:p>
    <w:p w14:paraId="2802BEC9">
      <w:pPr>
        <w:pStyle w:val="5"/>
        <w:bidi w:val="0"/>
        <w:rPr>
          <w:rFonts w:hint="default"/>
        </w:rPr>
      </w:pPr>
      <w:r>
        <w:rPr>
          <w:rFonts w:hint="default"/>
        </w:rPr>
        <w:t>调用《查询纳税人风险信息》接口规范获取纳税人风险信息，当接口调用时发生以下任意情形，</w:t>
      </w:r>
      <w:r>
        <w:rPr>
          <w:rFonts w:hint="default"/>
          <w:lang w:val="en-US" w:eastAsia="zh-CN"/>
        </w:rPr>
        <w:t>调用失败</w:t>
      </w:r>
      <w:r>
        <w:rPr>
          <w:rFonts w:hint="default"/>
        </w:rPr>
        <w:t>。</w:t>
      </w:r>
    </w:p>
    <w:p w14:paraId="7604865A">
      <w:pPr>
        <w:pStyle w:val="5"/>
        <w:bidi w:val="0"/>
      </w:pPr>
      <w:r>
        <w:rPr>
          <w:rFonts w:hint="eastAsia"/>
        </w:rPr>
        <w:t>●</w:t>
      </w:r>
      <w:r>
        <w:rPr>
          <w:rFonts w:hint="default"/>
          <w:lang w:val="en-US"/>
        </w:rPr>
        <w:t xml:space="preserve"> </w:t>
      </w:r>
      <w:r>
        <w:t>网络通信异常。</w:t>
      </w:r>
    </w:p>
    <w:p w14:paraId="45C3814B">
      <w:pPr>
        <w:pStyle w:val="5"/>
        <w:bidi w:val="0"/>
      </w:pPr>
      <w:r>
        <w:rPr>
          <w:rFonts w:hint="eastAsia"/>
        </w:rPr>
        <w:t>●</w:t>
      </w:r>
      <w:r>
        <w:rPr>
          <w:rFonts w:hint="default"/>
          <w:lang w:val="en-US"/>
        </w:rPr>
        <w:t xml:space="preserve"> </w:t>
      </w:r>
      <w:r>
        <w:t>返回报文存在error节点。</w:t>
      </w:r>
    </w:p>
    <w:p w14:paraId="785E38C7">
      <w:pPr>
        <w:pStyle w:val="5"/>
        <w:bidi w:val="0"/>
      </w:pPr>
      <w:r>
        <w:rPr>
          <w:rFonts w:hint="eastAsia"/>
        </w:rPr>
        <w:t>●</w:t>
      </w:r>
      <w:r>
        <w:rPr>
          <w:rFonts w:hint="default"/>
          <w:lang w:val="en-US"/>
        </w:rPr>
        <w:t xml:space="preserve"> </w:t>
      </w:r>
      <w:r>
        <w:t>“返回码”不为“00”。</w:t>
      </w:r>
    </w:p>
    <w:p w14:paraId="531309C8">
      <w:pPr>
        <w:pStyle w:val="7"/>
        <w:bidi w:val="0"/>
        <w:rPr>
          <w:rFonts w:hint="default"/>
        </w:rPr>
      </w:pPr>
      <w:bookmarkStart w:id="140" w:name="_Toc32491"/>
      <w:r>
        <w:rPr>
          <w:rFonts w:hint="default"/>
        </w:rPr>
        <w:t>1.2.5获取纳税人基本信息</w:t>
      </w:r>
      <w:bookmarkEnd w:id="140"/>
    </w:p>
    <w:p w14:paraId="7E4582C7">
      <w:pPr>
        <w:pStyle w:val="5"/>
        <w:bidi w:val="0"/>
        <w:rPr>
          <w:rFonts w:hint="default"/>
        </w:rPr>
      </w:pPr>
      <w:r>
        <w:rPr>
          <w:rFonts w:hint="default"/>
        </w:rPr>
        <w:t>定时获取纳税人基本信息，用于企业判断是否使用开票能力、可使用哪些开票场景。企业可将查询的基本信息，包括生产经营信息、税务机关信息、企业性质、消费税性质等（详见《查询纳税人基本信息》接口）保存在本地。在开票时自校验该接口获取的纳税人基本信息是否满足开具发票的条件。</w:t>
      </w:r>
    </w:p>
    <w:p w14:paraId="269D94F6">
      <w:pPr>
        <w:pStyle w:val="5"/>
        <w:bidi w:val="0"/>
        <w:rPr>
          <w:rFonts w:hint="default"/>
        </w:rPr>
      </w:pPr>
      <w:r>
        <w:rPr>
          <w:rFonts w:hint="default"/>
        </w:rPr>
        <w:t>建议定时获取纳税人基本信息，或者在纳税人基本信息发生变更时手动触发更新。</w:t>
      </w:r>
    </w:p>
    <w:p w14:paraId="10B2625F">
      <w:pPr>
        <w:pStyle w:val="26"/>
        <w:bidi w:val="0"/>
        <w:rPr>
          <w:rFonts w:hint="default"/>
        </w:rPr>
      </w:pPr>
      <w:r>
        <w:drawing>
          <wp:inline distT="0" distB="0" distL="114300" distR="114300">
            <wp:extent cx="2692400" cy="2451100"/>
            <wp:effectExtent l="0" t="0" r="0" b="0"/>
            <wp:docPr id="62" name="图片 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 descr="前置-查询纳税人基本信息"/>
                    <pic:cNvPicPr>
                      <a:picLocks noChangeAspect="1"/>
                    </pic:cNvPicPr>
                  </pic:nvPicPr>
                  <pic:blipFill>
                    <a:blip r:embed="rId11"/>
                    <a:stretch>
                      <a:fillRect/>
                    </a:stretch>
                  </pic:blipFill>
                  <pic:spPr>
                    <a:xfrm>
                      <a:off x="0" y="0"/>
                      <a:ext cx="2692400" cy="2451100"/>
                    </a:xfrm>
                    <a:prstGeom prst="rect">
                      <a:avLst/>
                    </a:prstGeom>
                    <a:noFill/>
                    <a:ln>
                      <a:noFill/>
                    </a:ln>
                  </pic:spPr>
                </pic:pic>
              </a:graphicData>
            </a:graphic>
          </wp:inline>
        </w:drawing>
      </w:r>
    </w:p>
    <w:p w14:paraId="32E13E99">
      <w:pPr>
        <w:pStyle w:val="8"/>
        <w:bidi w:val="0"/>
        <w:rPr>
          <w:rFonts w:hint="default"/>
        </w:rPr>
      </w:pPr>
      <w:r>
        <w:rPr>
          <w:rFonts w:hint="default"/>
        </w:rPr>
        <w:t>1.2.5.1判断逻辑</w:t>
      </w:r>
    </w:p>
    <w:p w14:paraId="1E3CD88E">
      <w:pPr>
        <w:pStyle w:val="5"/>
        <w:bidi w:val="0"/>
        <w:rPr>
          <w:rFonts w:hint="default"/>
        </w:rPr>
      </w:pPr>
      <w:r>
        <w:rPr>
          <w:rFonts w:hint="default"/>
        </w:rPr>
        <w:t>调用《查询纳税人基本信息》接口规范获取纳税人基本信息，当接口调用时发生以下任意情形，</w:t>
      </w:r>
      <w:r>
        <w:rPr>
          <w:rFonts w:hint="default"/>
          <w:lang w:val="en-US" w:eastAsia="zh-CN"/>
        </w:rPr>
        <w:t>调用失败</w:t>
      </w:r>
      <w:r>
        <w:rPr>
          <w:rFonts w:hint="default"/>
        </w:rPr>
        <w:t>。</w:t>
      </w:r>
    </w:p>
    <w:p w14:paraId="56DA9A25">
      <w:pPr>
        <w:pStyle w:val="5"/>
        <w:bidi w:val="0"/>
      </w:pPr>
      <w:r>
        <w:rPr>
          <w:rFonts w:hint="eastAsia"/>
        </w:rPr>
        <w:t>●</w:t>
      </w:r>
      <w:r>
        <w:rPr>
          <w:rFonts w:hint="default"/>
          <w:lang w:val="en-US"/>
        </w:rPr>
        <w:t xml:space="preserve"> </w:t>
      </w:r>
      <w:r>
        <w:t>网络通信异常。</w:t>
      </w:r>
    </w:p>
    <w:p w14:paraId="63D5D891">
      <w:pPr>
        <w:pStyle w:val="5"/>
        <w:bidi w:val="0"/>
      </w:pPr>
      <w:r>
        <w:rPr>
          <w:rFonts w:hint="eastAsia"/>
        </w:rPr>
        <w:t>●</w:t>
      </w:r>
      <w:r>
        <w:rPr>
          <w:rFonts w:hint="default"/>
          <w:lang w:val="en-US"/>
        </w:rPr>
        <w:t xml:space="preserve"> </w:t>
      </w:r>
      <w:r>
        <w:t>返回报文存在error节点。</w:t>
      </w:r>
    </w:p>
    <w:p w14:paraId="753D5AFB">
      <w:pPr>
        <w:pStyle w:val="5"/>
        <w:bidi w:val="0"/>
      </w:pPr>
      <w:r>
        <w:rPr>
          <w:rFonts w:hint="eastAsia"/>
        </w:rPr>
        <w:t>●</w:t>
      </w:r>
      <w:r>
        <w:rPr>
          <w:rFonts w:hint="default"/>
          <w:lang w:val="en-US"/>
        </w:rPr>
        <w:t xml:space="preserve"> </w:t>
      </w:r>
      <w:r>
        <w:t>“返回码”不为“00”。</w:t>
      </w:r>
    </w:p>
    <w:p w14:paraId="4FF10309">
      <w:pPr>
        <w:pStyle w:val="7"/>
        <w:bidi w:val="0"/>
        <w:rPr>
          <w:rFonts w:hint="default"/>
        </w:rPr>
      </w:pPr>
      <w:bookmarkStart w:id="141" w:name="_Toc14726"/>
      <w:r>
        <w:rPr>
          <w:rFonts w:hint="default"/>
        </w:rPr>
        <w:t>1.2.6获取可用税率</w:t>
      </w:r>
      <w:bookmarkEnd w:id="141"/>
    </w:p>
    <w:p w14:paraId="3A041972">
      <w:pPr>
        <w:pStyle w:val="5"/>
        <w:bidi w:val="0"/>
        <w:rPr>
          <w:rFonts w:hint="default"/>
        </w:rPr>
      </w:pPr>
      <w:r>
        <w:rPr>
          <w:rFonts w:hint="default"/>
        </w:rPr>
        <w:t>定时获取可用税收分类编码，使用在开具发票时可依据获取到的可用税率判断发票信息是否合规。</w:t>
      </w:r>
    </w:p>
    <w:p w14:paraId="295B6737">
      <w:pPr>
        <w:pStyle w:val="5"/>
        <w:bidi w:val="0"/>
        <w:rPr>
          <w:rFonts w:hint="default"/>
        </w:rPr>
      </w:pPr>
      <w:r>
        <w:rPr>
          <w:rFonts w:hint="default"/>
        </w:rPr>
        <w:t>建议定时获取可用税率。</w:t>
      </w:r>
    </w:p>
    <w:p w14:paraId="0E226E71">
      <w:pPr>
        <w:pStyle w:val="26"/>
        <w:bidi w:val="0"/>
        <w:rPr>
          <w:rFonts w:hint="default"/>
        </w:rPr>
      </w:pPr>
      <w:r>
        <w:drawing>
          <wp:inline distT="0" distB="0" distL="114300" distR="114300">
            <wp:extent cx="2686050" cy="2470150"/>
            <wp:effectExtent l="0" t="0" r="6350" b="6350"/>
            <wp:docPr id="63" name="图片 10"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0" descr="查询可用税率-0728"/>
                    <pic:cNvPicPr>
                      <a:picLocks noChangeAspect="1"/>
                    </pic:cNvPicPr>
                  </pic:nvPicPr>
                  <pic:blipFill>
                    <a:blip r:embed="rId12"/>
                    <a:stretch>
                      <a:fillRect/>
                    </a:stretch>
                  </pic:blipFill>
                  <pic:spPr>
                    <a:xfrm>
                      <a:off x="0" y="0"/>
                      <a:ext cx="2686050" cy="2470150"/>
                    </a:xfrm>
                    <a:prstGeom prst="rect">
                      <a:avLst/>
                    </a:prstGeom>
                    <a:noFill/>
                    <a:ln>
                      <a:noFill/>
                    </a:ln>
                  </pic:spPr>
                </pic:pic>
              </a:graphicData>
            </a:graphic>
          </wp:inline>
        </w:drawing>
      </w:r>
    </w:p>
    <w:p w14:paraId="065B98A7">
      <w:pPr>
        <w:pStyle w:val="8"/>
        <w:bidi w:val="0"/>
        <w:rPr>
          <w:rFonts w:hint="default"/>
        </w:rPr>
      </w:pPr>
      <w:r>
        <w:rPr>
          <w:rFonts w:hint="default"/>
        </w:rPr>
        <w:t>1.2.6.1判断逻辑</w:t>
      </w:r>
    </w:p>
    <w:p w14:paraId="42D0CF11">
      <w:pPr>
        <w:pStyle w:val="5"/>
        <w:bidi w:val="0"/>
        <w:rPr>
          <w:rFonts w:hint="default"/>
        </w:rPr>
      </w:pPr>
      <w:r>
        <w:rPr>
          <w:rFonts w:hint="default"/>
        </w:rPr>
        <w:t>调用《查询可用税率信息》接口规范获取可用税率信息，当接口调用时发生以下任意情形，</w:t>
      </w:r>
      <w:r>
        <w:rPr>
          <w:rFonts w:hint="default"/>
          <w:lang w:val="en-US" w:eastAsia="zh-CN"/>
        </w:rPr>
        <w:t>调用失败</w:t>
      </w:r>
      <w:r>
        <w:rPr>
          <w:rFonts w:hint="default"/>
        </w:rPr>
        <w:t>。</w:t>
      </w:r>
    </w:p>
    <w:p w14:paraId="151B471B">
      <w:pPr>
        <w:pStyle w:val="5"/>
        <w:bidi w:val="0"/>
      </w:pPr>
      <w:r>
        <w:rPr>
          <w:rFonts w:hint="eastAsia"/>
        </w:rPr>
        <w:t>●</w:t>
      </w:r>
      <w:r>
        <w:rPr>
          <w:rFonts w:hint="default"/>
          <w:lang w:val="en-US"/>
        </w:rPr>
        <w:t xml:space="preserve"> </w:t>
      </w:r>
      <w:r>
        <w:t>网络通信异常。</w:t>
      </w:r>
    </w:p>
    <w:p w14:paraId="0873B1AC">
      <w:pPr>
        <w:pStyle w:val="5"/>
        <w:bidi w:val="0"/>
      </w:pPr>
      <w:r>
        <w:rPr>
          <w:rFonts w:hint="eastAsia"/>
        </w:rPr>
        <w:t>●</w:t>
      </w:r>
      <w:r>
        <w:rPr>
          <w:rFonts w:hint="default"/>
          <w:lang w:val="en-US"/>
        </w:rPr>
        <w:t xml:space="preserve"> </w:t>
      </w:r>
      <w:r>
        <w:t>返回报文存在error节点。</w:t>
      </w:r>
    </w:p>
    <w:p w14:paraId="30CAA39E">
      <w:pPr>
        <w:pStyle w:val="5"/>
        <w:bidi w:val="0"/>
      </w:pPr>
      <w:r>
        <w:rPr>
          <w:rFonts w:hint="eastAsia"/>
        </w:rPr>
        <w:t>●</w:t>
      </w:r>
      <w:r>
        <w:rPr>
          <w:rFonts w:hint="default"/>
          <w:lang w:val="en-US"/>
        </w:rPr>
        <w:t xml:space="preserve"> </w:t>
      </w:r>
      <w:r>
        <w:t>“返回码”不为“00”。</w:t>
      </w:r>
    </w:p>
    <w:p w14:paraId="72D57A66">
      <w:pPr>
        <w:pStyle w:val="7"/>
        <w:bidi w:val="0"/>
        <w:rPr>
          <w:rFonts w:hint="default"/>
        </w:rPr>
      </w:pPr>
      <w:bookmarkStart w:id="142" w:name="_Toc12429"/>
      <w:r>
        <w:rPr>
          <w:rFonts w:hint="default"/>
        </w:rPr>
        <w:t>1.2.7获取可用税收分类编码</w:t>
      </w:r>
      <w:bookmarkEnd w:id="142"/>
    </w:p>
    <w:p w14:paraId="524216CF">
      <w:pPr>
        <w:pStyle w:val="5"/>
        <w:bidi w:val="0"/>
        <w:rPr>
          <w:rFonts w:hint="default"/>
        </w:rPr>
      </w:pPr>
      <w:r>
        <w:rPr>
          <w:rFonts w:hint="default"/>
        </w:rPr>
        <w:t>定时获取可用税收分类编码，在开具</w:t>
      </w:r>
      <w:r>
        <w:rPr>
          <w:rFonts w:hint="default"/>
          <w:lang w:eastAsia="zh-CN"/>
        </w:rPr>
        <w:t>数字化电子</w:t>
      </w:r>
      <w:r>
        <w:rPr>
          <w:rFonts w:hint="default"/>
        </w:rPr>
        <w:t>发票时可依据获取到的税收分类编码判断发票信息是否合规。</w:t>
      </w:r>
    </w:p>
    <w:p w14:paraId="111ACDC9">
      <w:pPr>
        <w:pStyle w:val="5"/>
        <w:bidi w:val="0"/>
        <w:rPr>
          <w:rFonts w:hint="default"/>
        </w:rPr>
      </w:pPr>
      <w:r>
        <w:rPr>
          <w:rFonts w:hint="default"/>
        </w:rPr>
        <w:t>建议定时获取税收分类编码。</w:t>
      </w:r>
    </w:p>
    <w:p w14:paraId="0E882100">
      <w:pPr>
        <w:pStyle w:val="5"/>
        <w:bidi w:val="0"/>
        <w:rPr>
          <w:rFonts w:hint="default"/>
        </w:rPr>
      </w:pPr>
      <w:r>
        <w:rPr>
          <w:rFonts w:hint="default"/>
        </w:rPr>
        <w:t>针对不同的税收分类编码维护了可使用增值税特殊管理内容，即可使用的优惠政策，纳税人在开具数字化电子发票时可以根据选择的税收分类编码选择适用的优惠政策，享受税收减免政策。</w:t>
      </w:r>
    </w:p>
    <w:p w14:paraId="6EF76D7C">
      <w:pPr>
        <w:pStyle w:val="5"/>
        <w:bidi w:val="0"/>
        <w:rPr>
          <w:rFonts w:hint="default"/>
        </w:rPr>
      </w:pPr>
      <w:r>
        <w:rPr>
          <w:rFonts w:hint="default"/>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2716BCEE">
      <w:pPr>
        <w:pStyle w:val="5"/>
        <w:bidi w:val="0"/>
        <w:rPr>
          <w:rFonts w:hint="default"/>
          <w:lang w:val="en-US" w:eastAsia="zh-CN"/>
        </w:rPr>
      </w:pPr>
      <w:r>
        <w:rPr>
          <w:rFonts w:hint="default"/>
        </w:rPr>
        <w:t>在开具数字化电子发票条件时，</w:t>
      </w:r>
      <w:r>
        <w:rPr>
          <w:rFonts w:hint="default"/>
          <w:lang w:val="en-US" w:eastAsia="zh-CN"/>
        </w:rPr>
        <w:t>根据需求选择</w:t>
      </w:r>
      <w:r>
        <w:rPr>
          <w:rFonts w:hint="default"/>
        </w:rPr>
        <w:t>符合</w:t>
      </w:r>
      <w:r>
        <w:rPr>
          <w:rFonts w:hint="default"/>
          <w:lang w:val="en-US" w:eastAsia="zh-CN"/>
        </w:rPr>
        <w:t>的</w:t>
      </w:r>
      <w:r>
        <w:rPr>
          <w:rFonts w:hint="default"/>
        </w:rPr>
        <w:t>优惠政策</w:t>
      </w:r>
      <w:r>
        <w:rPr>
          <w:rFonts w:hint="default"/>
          <w:lang w:val="en-US" w:eastAsia="zh-CN"/>
        </w:rPr>
        <w:t>代码和税率，包括：</w:t>
      </w:r>
    </w:p>
    <w:p w14:paraId="61AFAE6B">
      <w:pPr>
        <w:pStyle w:val="5"/>
        <w:bidi w:val="0"/>
        <w:rPr>
          <w:rFonts w:hint="default"/>
        </w:rPr>
      </w:pPr>
      <w:r>
        <w:rPr>
          <w:rFonts w:hint="default"/>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4E64A595">
      <w:pPr>
        <w:pStyle w:val="5"/>
        <w:bidi w:val="0"/>
        <w:rPr>
          <w:rFonts w:hint="default"/>
        </w:rPr>
      </w:pPr>
      <w:r>
        <w:rPr>
          <w:rFonts w:hint="default"/>
        </w:rPr>
        <w:t>在开具数电票条件时，根据需求选择符合的优惠政策代码和税率，包括：</w:t>
      </w:r>
    </w:p>
    <w:p w14:paraId="22D76CDC">
      <w:pPr>
        <w:pStyle w:val="5"/>
        <w:bidi w:val="0"/>
        <w:rPr>
          <w:rFonts w:hint="default"/>
          <w:lang w:eastAsia="zh-CN"/>
        </w:rPr>
      </w:pPr>
      <w:r>
        <w:rPr>
          <w:rFonts w:hint="default"/>
        </w:rPr>
        <w:t>优惠政策选择“简易征收”，发票明细“优惠政策标识”项填写“01”，税率限制为3%或5%</w:t>
      </w:r>
      <w:r>
        <w:rPr>
          <w:rFonts w:hint="default"/>
          <w:lang w:eastAsia="zh-CN"/>
        </w:rPr>
        <w:t>；</w:t>
      </w:r>
    </w:p>
    <w:p w14:paraId="38E23DF1">
      <w:pPr>
        <w:pStyle w:val="5"/>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284277E4">
      <w:pPr>
        <w:pStyle w:val="5"/>
        <w:bidi w:val="0"/>
        <w:rPr>
          <w:rFonts w:hint="eastAsia"/>
        </w:rPr>
      </w:pPr>
      <w:r>
        <w:rPr>
          <w:rFonts w:hint="eastAsia"/>
        </w:rPr>
        <w:t>优惠政策选择“免税”，发票明细“优惠政策标识”项填写“03”，选择免税后，税率为0；</w:t>
      </w:r>
    </w:p>
    <w:p w14:paraId="466296E0">
      <w:pPr>
        <w:pStyle w:val="5"/>
        <w:bidi w:val="0"/>
        <w:rPr>
          <w:rFonts w:hint="eastAsia"/>
        </w:rPr>
      </w:pPr>
      <w:r>
        <w:rPr>
          <w:rFonts w:hint="eastAsia"/>
        </w:rPr>
        <w:t>优惠政策选择“不征税”，发票明细“优惠政策标识”项填写“04”，选择不征税后，税率为0，该优惠政策不能混开；</w:t>
      </w:r>
    </w:p>
    <w:p w14:paraId="72AE6054">
      <w:pPr>
        <w:pStyle w:val="5"/>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42E96BAF">
      <w:pPr>
        <w:pStyle w:val="5"/>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0A35DB2">
      <w:pPr>
        <w:pStyle w:val="5"/>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0631F45C">
      <w:pPr>
        <w:pStyle w:val="5"/>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7AB72938">
      <w:pPr>
        <w:pStyle w:val="5"/>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2B5369F5">
      <w:pPr>
        <w:pStyle w:val="5"/>
        <w:bidi w:val="0"/>
        <w:rPr>
          <w:rFonts w:hint="default"/>
          <w:lang w:val="en-US" w:eastAsia="zh-CN"/>
        </w:rPr>
      </w:pPr>
      <w:r>
        <w:rPr>
          <w:rFonts w:hint="default"/>
        </w:rPr>
        <w:t>优惠政策选择“</w:t>
      </w:r>
      <w:r>
        <w:rPr>
          <w:rFonts w:hint="default"/>
          <w:lang w:eastAsia="zh-Hans"/>
        </w:rPr>
        <w:t>按5%简易征收减按1.5%计征</w:t>
      </w:r>
      <w:r>
        <w:rPr>
          <w:rFonts w:hint="default"/>
        </w:rPr>
        <w:t>”，发票明细“优惠政策标识”项填写“</w:t>
      </w:r>
      <w:r>
        <w:rPr>
          <w:rFonts w:hint="default"/>
          <w:lang w:val="en-US" w:eastAsia="zh-CN"/>
        </w:rPr>
        <w:t>10</w:t>
      </w:r>
      <w:r>
        <w:rPr>
          <w:rFonts w:hint="default"/>
        </w:rPr>
        <w:t>”</w:t>
      </w:r>
      <w:r>
        <w:rPr>
          <w:rFonts w:hint="default"/>
          <w:lang w:eastAsia="zh-CN"/>
        </w:rPr>
        <w:t>，</w:t>
      </w:r>
      <w:r>
        <w:rPr>
          <w:rFonts w:hint="default"/>
        </w:rPr>
        <w:t>“税率”栏次限制为</w:t>
      </w:r>
      <w:r>
        <w:rPr>
          <w:rFonts w:hint="eastAsia"/>
          <w:lang w:val="en-US" w:eastAsia="zh-CN"/>
        </w:rPr>
        <w:t>1.</w:t>
      </w:r>
      <w:r>
        <w:rPr>
          <w:rFonts w:hint="default"/>
          <w:lang w:val="en-US" w:eastAsia="zh-CN"/>
        </w:rPr>
        <w:t>5</w:t>
      </w:r>
      <w:r>
        <w:rPr>
          <w:rFonts w:hint="default"/>
        </w:rPr>
        <w:t>%</w:t>
      </w:r>
      <w:r>
        <w:rPr>
          <w:rFonts w:hint="eastAsia"/>
          <w:lang w:eastAsia="zh-CN"/>
        </w:rPr>
        <w:t>，</w:t>
      </w:r>
      <w:r>
        <w:rPr>
          <w:rFonts w:hint="default"/>
          <w:lang w:val="en-US" w:eastAsia="zh-CN"/>
        </w:rPr>
        <w:t>该优惠政策不能与其他优惠政策混开</w:t>
      </w:r>
      <w:r>
        <w:rPr>
          <w:rFonts w:hint="eastAsia"/>
          <w:lang w:val="en-US" w:eastAsia="zh-CN"/>
        </w:rPr>
        <w:t>，仅限不动产经营租赁能力可用</w:t>
      </w:r>
      <w:r>
        <w:rPr>
          <w:rFonts w:hint="default"/>
          <w:lang w:eastAsia="zh-CN"/>
        </w:rPr>
        <w:t>；</w:t>
      </w:r>
    </w:p>
    <w:p w14:paraId="2C190C7D">
      <w:pPr>
        <w:pStyle w:val="5"/>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0DA4AA4D">
      <w:pPr>
        <w:pStyle w:val="5"/>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2B483544">
      <w:pPr>
        <w:pStyle w:val="5"/>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49565853">
      <w:pPr>
        <w:pStyle w:val="5"/>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442B388F">
      <w:pPr>
        <w:pStyle w:val="5"/>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6088D375">
      <w:pPr>
        <w:pStyle w:val="5"/>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0DE724FC">
      <w:pPr>
        <w:pStyle w:val="5"/>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4E032C95">
      <w:pPr>
        <w:pStyle w:val="5"/>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0EBF1F7F">
      <w:pPr>
        <w:pStyle w:val="26"/>
        <w:bidi w:val="0"/>
        <w:rPr>
          <w:rFonts w:hint="default"/>
        </w:rPr>
      </w:pPr>
      <w:r>
        <w:drawing>
          <wp:inline distT="0" distB="0" distL="114300" distR="114300">
            <wp:extent cx="2692400" cy="2470150"/>
            <wp:effectExtent l="0" t="0" r="0" b="6350"/>
            <wp:docPr id="64" name="图片 9"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374F813C">
      <w:pPr>
        <w:pStyle w:val="8"/>
        <w:bidi w:val="0"/>
        <w:rPr>
          <w:rFonts w:hint="default"/>
        </w:rPr>
      </w:pPr>
      <w:r>
        <w:rPr>
          <w:rFonts w:hint="default"/>
        </w:rPr>
        <w:t>1.2.7.1判断逻辑</w:t>
      </w:r>
    </w:p>
    <w:p w14:paraId="247986F3">
      <w:pPr>
        <w:pStyle w:val="5"/>
        <w:bidi w:val="0"/>
        <w:rPr>
          <w:rFonts w:hint="default"/>
        </w:rPr>
      </w:pPr>
      <w:r>
        <w:rPr>
          <w:rFonts w:hint="default"/>
        </w:rPr>
        <w:t>调用《查询税收分类编码信息》接口规范获取税收分类编码信息，当接口调用时发生以下任意情形，</w:t>
      </w:r>
      <w:r>
        <w:rPr>
          <w:rFonts w:hint="default"/>
          <w:lang w:val="en-US" w:eastAsia="zh-CN"/>
        </w:rPr>
        <w:t>调用失败</w:t>
      </w:r>
      <w:r>
        <w:rPr>
          <w:rFonts w:hint="default"/>
        </w:rPr>
        <w:t>。</w:t>
      </w:r>
    </w:p>
    <w:p w14:paraId="70EAC9DB">
      <w:pPr>
        <w:pStyle w:val="5"/>
        <w:bidi w:val="0"/>
      </w:pPr>
      <w:r>
        <w:rPr>
          <w:rFonts w:hint="eastAsia"/>
        </w:rPr>
        <w:t>●</w:t>
      </w:r>
      <w:r>
        <w:rPr>
          <w:rFonts w:hint="default"/>
          <w:lang w:val="en-US"/>
        </w:rPr>
        <w:t xml:space="preserve"> </w:t>
      </w:r>
      <w:r>
        <w:t>网络通信异常。</w:t>
      </w:r>
    </w:p>
    <w:p w14:paraId="270464B3">
      <w:pPr>
        <w:pStyle w:val="5"/>
        <w:bidi w:val="0"/>
      </w:pPr>
      <w:r>
        <w:rPr>
          <w:rFonts w:hint="eastAsia"/>
        </w:rPr>
        <w:t>●</w:t>
      </w:r>
      <w:r>
        <w:rPr>
          <w:rFonts w:hint="default"/>
          <w:lang w:val="en-US"/>
        </w:rPr>
        <w:t xml:space="preserve"> </w:t>
      </w:r>
      <w:r>
        <w:t>返回报文存在error节点。</w:t>
      </w:r>
    </w:p>
    <w:p w14:paraId="3B6DBE8E">
      <w:pPr>
        <w:pStyle w:val="5"/>
        <w:bidi w:val="0"/>
      </w:pPr>
      <w:r>
        <w:rPr>
          <w:rFonts w:hint="eastAsia"/>
        </w:rPr>
        <w:t>●</w:t>
      </w:r>
      <w:r>
        <w:rPr>
          <w:rFonts w:hint="default"/>
          <w:lang w:val="en-US"/>
        </w:rPr>
        <w:t xml:space="preserve"> </w:t>
      </w:r>
      <w:r>
        <w:t>“返回码”不为“00”。</w:t>
      </w:r>
    </w:p>
    <w:p w14:paraId="62A87283">
      <w:pPr>
        <w:pStyle w:val="7"/>
        <w:bidi w:val="0"/>
        <w:rPr>
          <w:rFonts w:hint="default"/>
        </w:rPr>
      </w:pPr>
      <w:bookmarkStart w:id="143" w:name="_Toc32100"/>
      <w:r>
        <w:rPr>
          <w:rFonts w:hint="default"/>
        </w:rPr>
        <w:t>1.2.8获取成品油可用税收分类编码</w:t>
      </w:r>
      <w:bookmarkEnd w:id="143"/>
    </w:p>
    <w:p w14:paraId="33FCACFA">
      <w:pPr>
        <w:pStyle w:val="5"/>
        <w:bidi w:val="0"/>
        <w:rPr>
          <w:rFonts w:hint="default"/>
        </w:rPr>
      </w:pPr>
      <w:r>
        <w:rPr>
          <w:rFonts w:hint="default"/>
        </w:rPr>
        <w:t>定时获取成品油可用税收分类编码，向企业提供查询成品油可用商品税收分类编码信息的功能，企业可将查询的基本信息保存在本地，在开票时选择保存在本地的成品油可用税收分类编码。</w:t>
      </w:r>
    </w:p>
    <w:p w14:paraId="449568E7">
      <w:pPr>
        <w:pStyle w:val="5"/>
        <w:bidi w:val="0"/>
        <w:rPr>
          <w:rFonts w:hint="default"/>
        </w:rPr>
      </w:pPr>
      <w:r>
        <w:rPr>
          <w:rFonts w:hint="default"/>
        </w:rPr>
        <w:t>建议定时获取成品油税收分类编码。</w:t>
      </w:r>
    </w:p>
    <w:p w14:paraId="4B940F35">
      <w:pPr>
        <w:pStyle w:val="26"/>
        <w:bidi w:val="0"/>
        <w:rPr>
          <w:rFonts w:hint="default"/>
        </w:rPr>
      </w:pPr>
      <w:r>
        <w:rPr>
          <w:rFonts w:hint="default"/>
        </w:rPr>
        <w:drawing>
          <wp:inline distT="0" distB="0" distL="114300" distR="114300">
            <wp:extent cx="2692400" cy="2470150"/>
            <wp:effectExtent l="0" t="0" r="0" b="6350"/>
            <wp:docPr id="65" name="图片 232" descr="查询成品油可用编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32" descr="查询成品油可用编码"/>
                    <pic:cNvPicPr>
                      <a:picLocks noChangeAspect="1"/>
                    </pic:cNvPicPr>
                  </pic:nvPicPr>
                  <pic:blipFill>
                    <a:blip r:embed="rId14"/>
                    <a:stretch>
                      <a:fillRect/>
                    </a:stretch>
                  </pic:blipFill>
                  <pic:spPr>
                    <a:xfrm>
                      <a:off x="0" y="0"/>
                      <a:ext cx="2692400" cy="2470150"/>
                    </a:xfrm>
                    <a:prstGeom prst="rect">
                      <a:avLst/>
                    </a:prstGeom>
                    <a:noFill/>
                    <a:ln>
                      <a:noFill/>
                    </a:ln>
                  </pic:spPr>
                </pic:pic>
              </a:graphicData>
            </a:graphic>
          </wp:inline>
        </w:drawing>
      </w:r>
    </w:p>
    <w:p w14:paraId="2C791AFA">
      <w:pPr>
        <w:pStyle w:val="8"/>
        <w:bidi w:val="0"/>
        <w:rPr>
          <w:rFonts w:hint="default"/>
        </w:rPr>
      </w:pPr>
      <w:r>
        <w:rPr>
          <w:rFonts w:hint="default"/>
        </w:rPr>
        <w:t>1.2.8.1判断逻辑</w:t>
      </w:r>
    </w:p>
    <w:p w14:paraId="32E364F2">
      <w:pPr>
        <w:pStyle w:val="5"/>
        <w:bidi w:val="0"/>
        <w:rPr>
          <w:rFonts w:hint="default"/>
        </w:rPr>
      </w:pPr>
      <w:r>
        <w:rPr>
          <w:rFonts w:hint="default"/>
        </w:rPr>
        <w:t>调用《查询成品油可用税收分类编码信息》接口规范获取税收分类编码信息，当接口调用时发生以下任意情形，</w:t>
      </w:r>
      <w:r>
        <w:rPr>
          <w:rFonts w:hint="default"/>
          <w:lang w:val="en-US" w:eastAsia="zh-CN"/>
        </w:rPr>
        <w:t>调用失败</w:t>
      </w:r>
      <w:r>
        <w:rPr>
          <w:rFonts w:hint="default"/>
        </w:rPr>
        <w:t>。</w:t>
      </w:r>
    </w:p>
    <w:p w14:paraId="2BB382CF">
      <w:pPr>
        <w:pStyle w:val="5"/>
        <w:bidi w:val="0"/>
      </w:pPr>
      <w:r>
        <w:rPr>
          <w:rFonts w:hint="eastAsia"/>
        </w:rPr>
        <w:t>●</w:t>
      </w:r>
      <w:r>
        <w:rPr>
          <w:rFonts w:hint="default"/>
          <w:lang w:val="en-US"/>
        </w:rPr>
        <w:t xml:space="preserve"> </w:t>
      </w:r>
      <w:r>
        <w:t>网络通信异常。</w:t>
      </w:r>
    </w:p>
    <w:p w14:paraId="46DC1958">
      <w:pPr>
        <w:pStyle w:val="5"/>
        <w:bidi w:val="0"/>
      </w:pPr>
      <w:r>
        <w:rPr>
          <w:rFonts w:hint="eastAsia"/>
        </w:rPr>
        <w:t>●</w:t>
      </w:r>
      <w:r>
        <w:rPr>
          <w:rFonts w:hint="default"/>
          <w:lang w:val="en-US"/>
        </w:rPr>
        <w:t xml:space="preserve"> </w:t>
      </w:r>
      <w:r>
        <w:t>返回报文存在error节点。</w:t>
      </w:r>
    </w:p>
    <w:p w14:paraId="0FA02B15">
      <w:pPr>
        <w:pStyle w:val="5"/>
        <w:bidi w:val="0"/>
      </w:pPr>
      <w:r>
        <w:rPr>
          <w:rFonts w:hint="eastAsia"/>
        </w:rPr>
        <w:t>●</w:t>
      </w:r>
      <w:r>
        <w:rPr>
          <w:rFonts w:hint="default"/>
          <w:lang w:val="en-US"/>
        </w:rPr>
        <w:t xml:space="preserve"> </w:t>
      </w:r>
      <w:r>
        <w:t>“返回码”不为“00”。</w:t>
      </w:r>
    </w:p>
    <w:p w14:paraId="4F38E114">
      <w:pPr>
        <w:pStyle w:val="7"/>
        <w:bidi w:val="0"/>
        <w:rPr>
          <w:rFonts w:hint="default"/>
        </w:rPr>
      </w:pPr>
      <w:bookmarkStart w:id="144" w:name="_Toc19917"/>
      <w:r>
        <w:rPr>
          <w:rFonts w:hint="default"/>
        </w:rPr>
        <w:t>1.2.9成品油单位转换</w:t>
      </w:r>
      <w:bookmarkEnd w:id="144"/>
    </w:p>
    <w:p w14:paraId="2D9E4B51">
      <w:pPr>
        <w:pStyle w:val="5"/>
        <w:bidi w:val="0"/>
        <w:rPr>
          <w:rFonts w:hint="default"/>
        </w:rPr>
      </w:pPr>
      <w:r>
        <w:rPr>
          <w:rFonts w:hint="default"/>
          <w:lang w:val="en-US" w:eastAsia="zh-Hans"/>
        </w:rPr>
        <w:t>成品油企业在开具成品油发票时</w:t>
      </w:r>
      <w:r>
        <w:rPr>
          <w:rFonts w:hint="default"/>
          <w:lang w:eastAsia="zh-Hans"/>
        </w:rPr>
        <w:t>，</w:t>
      </w:r>
      <w:r>
        <w:rPr>
          <w:rFonts w:hint="default"/>
          <w:lang w:val="en-US" w:eastAsia="zh-Hans"/>
        </w:rPr>
        <w:t>根据成品油单位转换公式进行吨</w:t>
      </w:r>
      <w:r>
        <w:rPr>
          <w:rFonts w:hint="default"/>
          <w:lang w:eastAsia="zh-Hans"/>
        </w:rPr>
        <w:t>/</w:t>
      </w:r>
      <w:r>
        <w:rPr>
          <w:rFonts w:hint="default"/>
          <w:lang w:val="en-US" w:eastAsia="zh-Hans"/>
        </w:rPr>
        <w:t>升的单位转换</w:t>
      </w:r>
      <w:r>
        <w:rPr>
          <w:rFonts w:hint="default"/>
        </w:rPr>
        <w:t>。</w:t>
      </w:r>
    </w:p>
    <w:tbl>
      <w:tblPr>
        <w:tblStyle w:val="1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5"/>
        <w:gridCol w:w="2990"/>
        <w:gridCol w:w="1401"/>
        <w:gridCol w:w="1273"/>
      </w:tblGrid>
      <w:tr w14:paraId="5107E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trPr>
        <w:tc>
          <w:tcPr>
            <w:tcW w:w="1675"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40EBE73F">
            <w:pPr>
              <w:pStyle w:val="25"/>
              <w:bidi w:val="0"/>
              <w:rPr>
                <w:rFonts w:hint="default"/>
                <w:lang w:val="en-US" w:eastAsia="zh-Hans"/>
              </w:rPr>
            </w:pPr>
            <w:r>
              <w:rPr>
                <w:rFonts w:hint="default"/>
                <w:lang w:val="en-US" w:eastAsia="zh-Hans"/>
              </w:rPr>
              <w:t>商品编码</w:t>
            </w:r>
          </w:p>
        </w:tc>
        <w:tc>
          <w:tcPr>
            <w:tcW w:w="1754"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443CDC38">
            <w:pPr>
              <w:pStyle w:val="25"/>
              <w:bidi w:val="0"/>
              <w:rPr>
                <w:rFonts w:hint="default"/>
                <w:lang w:val="en-US" w:eastAsia="zh-Hans"/>
              </w:rPr>
            </w:pPr>
            <w:r>
              <w:rPr>
                <w:rFonts w:hint="default"/>
                <w:lang w:val="en-US" w:eastAsia="zh-Hans"/>
              </w:rPr>
              <w:t>商品和服务名称</w:t>
            </w:r>
          </w:p>
        </w:tc>
        <w:tc>
          <w:tcPr>
            <w:tcW w:w="822"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712E7B0">
            <w:pPr>
              <w:pStyle w:val="25"/>
              <w:bidi w:val="0"/>
              <w:rPr>
                <w:rFonts w:hint="default"/>
                <w:lang w:val="en-US" w:eastAsia="zh-Hans"/>
              </w:rPr>
            </w:pPr>
            <w:r>
              <w:rPr>
                <w:rFonts w:hint="default"/>
                <w:lang w:val="en-US" w:eastAsia="zh-Hans"/>
              </w:rPr>
              <w:t>对应税目</w:t>
            </w:r>
          </w:p>
        </w:tc>
        <w:tc>
          <w:tcPr>
            <w:tcW w:w="747"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4C13187D">
            <w:pPr>
              <w:pStyle w:val="25"/>
              <w:bidi w:val="0"/>
              <w:rPr>
                <w:rFonts w:hint="default"/>
                <w:lang w:val="en-US" w:eastAsia="zh-Hans"/>
              </w:rPr>
            </w:pPr>
            <w:r>
              <w:rPr>
                <w:rFonts w:hint="default"/>
                <w:lang w:val="en-US" w:eastAsia="zh-Hans"/>
              </w:rPr>
              <w:t>升吨换算（升/吨）</w:t>
            </w:r>
          </w:p>
        </w:tc>
      </w:tr>
      <w:tr w14:paraId="39DFE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D0C53C">
            <w:pPr>
              <w:pStyle w:val="26"/>
              <w:bidi w:val="0"/>
              <w:rPr>
                <w:rFonts w:hint="default"/>
                <w:lang w:val="en-US" w:eastAsia="zh-Hans"/>
              </w:rPr>
            </w:pPr>
            <w:r>
              <w:rPr>
                <w:rFonts w:hint="default"/>
                <w:lang w:val="en-US" w:eastAsia="zh-CN"/>
              </w:rPr>
              <w:t>1070101010100000000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68E535">
            <w:pPr>
              <w:pStyle w:val="26"/>
              <w:bidi w:val="0"/>
              <w:rPr>
                <w:rFonts w:hint="default"/>
                <w:lang w:val="en-US" w:eastAsia="zh-Hans"/>
              </w:rPr>
            </w:pPr>
            <w:r>
              <w:rPr>
                <w:rFonts w:hint="default"/>
                <w:lang w:val="en-US" w:eastAsia="zh-CN"/>
              </w:rPr>
              <w:t>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B9381E3">
            <w:pPr>
              <w:pStyle w:val="26"/>
              <w:bidi w:val="0"/>
              <w:rPr>
                <w:rFonts w:hint="default"/>
                <w:lang w:val="en-US" w:eastAsia="zh-Hans"/>
              </w:rPr>
            </w:pPr>
            <w:r>
              <w:rPr>
                <w:rFonts w:hint="default"/>
                <w:lang w:val="en-US" w:eastAsia="zh-CN"/>
              </w:rPr>
              <w:t>汽油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4FF41AE">
            <w:pPr>
              <w:pStyle w:val="26"/>
              <w:bidi w:val="0"/>
              <w:rPr>
                <w:rFonts w:hint="default"/>
                <w:lang w:val="en-US" w:eastAsia="zh-Hans"/>
              </w:rPr>
            </w:pPr>
            <w:r>
              <w:rPr>
                <w:rFonts w:hint="default"/>
                <w:lang w:val="en-US" w:eastAsia="zh-CN"/>
              </w:rPr>
              <w:t>1388</w:t>
            </w:r>
          </w:p>
        </w:tc>
      </w:tr>
      <w:tr w14:paraId="08E85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0311A1">
            <w:pPr>
              <w:pStyle w:val="26"/>
              <w:bidi w:val="0"/>
              <w:rPr>
                <w:rFonts w:hint="default"/>
                <w:lang w:val="en-US" w:eastAsia="zh-Hans"/>
              </w:rPr>
            </w:pPr>
            <w:r>
              <w:rPr>
                <w:rFonts w:hint="default"/>
                <w:lang w:val="en-US" w:eastAsia="zh-CN"/>
              </w:rPr>
              <w:t>1070101010200000000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E7EA2E4">
            <w:pPr>
              <w:pStyle w:val="26"/>
              <w:bidi w:val="0"/>
              <w:rPr>
                <w:rFonts w:hint="default"/>
                <w:lang w:val="en-US" w:eastAsia="zh-Hans"/>
              </w:rPr>
            </w:pPr>
            <w:r>
              <w:rPr>
                <w:rFonts w:hint="default"/>
                <w:lang w:val="en-US" w:eastAsia="zh-CN"/>
              </w:rPr>
              <w:t>甲醇汽油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526BA">
            <w:pPr>
              <w:pStyle w:val="26"/>
              <w:bidi w:val="0"/>
              <w:rPr>
                <w:rFonts w:hint="default"/>
                <w:lang w:val="en-US" w:eastAsia="zh-Hans"/>
              </w:rPr>
            </w:pPr>
            <w:r>
              <w:rPr>
                <w:rFonts w:hint="default"/>
                <w:lang w:val="en-US" w:eastAsia="zh-CN"/>
              </w:rPr>
              <w:t>汽油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99652A">
            <w:pPr>
              <w:pStyle w:val="26"/>
              <w:bidi w:val="0"/>
              <w:rPr>
                <w:rFonts w:hint="default"/>
                <w:lang w:val="en-US" w:eastAsia="zh-Hans"/>
              </w:rPr>
            </w:pPr>
            <w:r>
              <w:rPr>
                <w:rFonts w:hint="default"/>
                <w:lang w:val="en-US" w:eastAsia="zh-CN"/>
              </w:rPr>
              <w:t>1388</w:t>
            </w:r>
          </w:p>
        </w:tc>
      </w:tr>
      <w:tr w14:paraId="7627B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A8D3A59">
            <w:pPr>
              <w:pStyle w:val="26"/>
              <w:bidi w:val="0"/>
              <w:rPr>
                <w:rFonts w:hint="default"/>
                <w:lang w:val="en-US" w:eastAsia="zh-Hans"/>
              </w:rPr>
            </w:pPr>
            <w:r>
              <w:rPr>
                <w:rFonts w:hint="default"/>
                <w:lang w:val="en-US" w:eastAsia="zh-CN"/>
              </w:rPr>
              <w:t>1070101010300000000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0431AE">
            <w:pPr>
              <w:pStyle w:val="26"/>
              <w:bidi w:val="0"/>
              <w:rPr>
                <w:rFonts w:hint="default"/>
                <w:lang w:val="en-US" w:eastAsia="zh-Hans"/>
              </w:rPr>
            </w:pPr>
            <w:r>
              <w:rPr>
                <w:rFonts w:hint="default"/>
                <w:lang w:val="en-US" w:eastAsia="zh-CN"/>
              </w:rPr>
              <w:t>乙醇汽油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FC81A8C">
            <w:pPr>
              <w:pStyle w:val="26"/>
              <w:bidi w:val="0"/>
              <w:rPr>
                <w:rFonts w:hint="default"/>
                <w:lang w:val="en-US" w:eastAsia="zh-Hans"/>
              </w:rPr>
            </w:pPr>
            <w:r>
              <w:rPr>
                <w:rFonts w:hint="default"/>
                <w:lang w:val="en-US" w:eastAsia="zh-CN"/>
              </w:rPr>
              <w:t>汽油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44F586">
            <w:pPr>
              <w:pStyle w:val="26"/>
              <w:bidi w:val="0"/>
              <w:rPr>
                <w:rFonts w:hint="default"/>
                <w:lang w:val="en-US" w:eastAsia="zh-Hans"/>
              </w:rPr>
            </w:pPr>
            <w:r>
              <w:rPr>
                <w:rFonts w:hint="default"/>
                <w:lang w:val="en-US" w:eastAsia="zh-CN"/>
              </w:rPr>
              <w:t>1388</w:t>
            </w:r>
          </w:p>
        </w:tc>
      </w:tr>
      <w:tr w14:paraId="14A67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882D8E7">
            <w:pPr>
              <w:pStyle w:val="26"/>
              <w:bidi w:val="0"/>
              <w:rPr>
                <w:rFonts w:hint="default"/>
                <w:lang w:val="en-US" w:eastAsia="zh-Hans"/>
              </w:rPr>
            </w:pPr>
            <w:r>
              <w:rPr>
                <w:rFonts w:hint="default"/>
                <w:lang w:val="en-US" w:eastAsia="zh-CN"/>
              </w:rPr>
              <w:t>1070101010400000000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A330519">
            <w:pPr>
              <w:pStyle w:val="26"/>
              <w:bidi w:val="0"/>
              <w:rPr>
                <w:rFonts w:hint="default"/>
                <w:lang w:val="en-US" w:eastAsia="zh-Hans"/>
              </w:rPr>
            </w:pPr>
            <w:r>
              <w:rPr>
                <w:rFonts w:hint="default"/>
                <w:lang w:val="en-US" w:eastAsia="zh-CN"/>
              </w:rPr>
              <w:t>汽油（废矿物油）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1AA9BE7">
            <w:pPr>
              <w:pStyle w:val="26"/>
              <w:bidi w:val="0"/>
              <w:rPr>
                <w:rFonts w:hint="default"/>
                <w:lang w:val="en-US" w:eastAsia="zh-Hans"/>
              </w:rPr>
            </w:pPr>
            <w:r>
              <w:rPr>
                <w:rFonts w:hint="default"/>
                <w:lang w:val="en-US" w:eastAsia="zh-CN"/>
              </w:rPr>
              <w:t>废矿物油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F3E63F7">
            <w:pPr>
              <w:pStyle w:val="26"/>
              <w:bidi w:val="0"/>
              <w:rPr>
                <w:rFonts w:hint="default"/>
                <w:lang w:val="en-US" w:eastAsia="zh-Hans"/>
              </w:rPr>
            </w:pPr>
            <w:r>
              <w:rPr>
                <w:rFonts w:hint="default"/>
                <w:lang w:val="en-US" w:eastAsia="zh-CN"/>
              </w:rPr>
              <w:t>1388</w:t>
            </w:r>
          </w:p>
        </w:tc>
      </w:tr>
      <w:tr w14:paraId="4AB15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CA075A">
            <w:pPr>
              <w:pStyle w:val="26"/>
              <w:bidi w:val="0"/>
              <w:rPr>
                <w:rFonts w:hint="default"/>
                <w:lang w:val="en-US" w:eastAsia="zh-Hans"/>
              </w:rPr>
            </w:pPr>
            <w:r>
              <w:rPr>
                <w:rFonts w:hint="default"/>
                <w:lang w:val="en-US" w:eastAsia="zh-CN"/>
              </w:rPr>
              <w:t>1070101010500000000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F84A02">
            <w:pPr>
              <w:pStyle w:val="26"/>
              <w:bidi w:val="0"/>
              <w:rPr>
                <w:rFonts w:hint="default"/>
                <w:lang w:val="en-US" w:eastAsia="zh-Hans"/>
              </w:rPr>
            </w:pPr>
            <w:r>
              <w:rPr>
                <w:rFonts w:hint="default"/>
                <w:lang w:val="en-US" w:eastAsia="zh-CN"/>
              </w:rPr>
              <w:t>车用乙醇汽油调和组分油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2D55AC">
            <w:pPr>
              <w:pStyle w:val="26"/>
              <w:bidi w:val="0"/>
              <w:rPr>
                <w:rFonts w:hint="default"/>
                <w:lang w:val="en-US" w:eastAsia="zh-Hans"/>
              </w:rPr>
            </w:pPr>
            <w:r>
              <w:rPr>
                <w:rFonts w:hint="default"/>
                <w:lang w:val="en-US" w:eastAsia="zh-CN"/>
              </w:rPr>
              <w:t>汽油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BB572AA">
            <w:pPr>
              <w:pStyle w:val="26"/>
              <w:bidi w:val="0"/>
              <w:rPr>
                <w:rFonts w:hint="default"/>
                <w:lang w:val="en-US" w:eastAsia="zh-Hans"/>
              </w:rPr>
            </w:pPr>
            <w:r>
              <w:rPr>
                <w:rFonts w:hint="default"/>
                <w:lang w:val="en-US" w:eastAsia="zh-CN"/>
              </w:rPr>
              <w:t>1388</w:t>
            </w:r>
          </w:p>
        </w:tc>
      </w:tr>
      <w:tr w14:paraId="67E3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991CCB5">
            <w:pPr>
              <w:pStyle w:val="26"/>
              <w:bidi w:val="0"/>
              <w:rPr>
                <w:rFonts w:hint="default"/>
                <w:lang w:val="en-US" w:eastAsia="zh-Hans"/>
              </w:rPr>
            </w:pPr>
            <w:r>
              <w:rPr>
                <w:rFonts w:hint="default"/>
                <w:lang w:val="en-US" w:eastAsia="zh-CN"/>
              </w:rPr>
              <w:t>1070101020100000000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3397EB">
            <w:pPr>
              <w:pStyle w:val="26"/>
              <w:bidi w:val="0"/>
              <w:rPr>
                <w:rFonts w:hint="default"/>
                <w:lang w:val="en-US" w:eastAsia="zh-Hans"/>
              </w:rPr>
            </w:pPr>
            <w:r>
              <w:rPr>
                <w:rFonts w:hint="default"/>
                <w:lang w:val="en-US" w:eastAsia="zh-CN"/>
              </w:rPr>
              <w:t>航空煤油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1B8396">
            <w:pPr>
              <w:pStyle w:val="26"/>
              <w:bidi w:val="0"/>
              <w:rPr>
                <w:rFonts w:hint="default"/>
                <w:lang w:val="en-US" w:eastAsia="zh-Hans"/>
              </w:rPr>
            </w:pPr>
            <w:r>
              <w:rPr>
                <w:rFonts w:hint="default"/>
                <w:lang w:val="en-US" w:eastAsia="zh-CN"/>
              </w:rPr>
              <w:t>航空煤油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108D9F">
            <w:pPr>
              <w:pStyle w:val="26"/>
              <w:bidi w:val="0"/>
              <w:rPr>
                <w:rFonts w:hint="default"/>
                <w:lang w:val="en-US" w:eastAsia="zh-Hans"/>
              </w:rPr>
            </w:pPr>
            <w:r>
              <w:rPr>
                <w:rFonts w:hint="default"/>
                <w:lang w:val="en-US" w:eastAsia="zh-CN"/>
              </w:rPr>
              <w:t>1246</w:t>
            </w:r>
          </w:p>
        </w:tc>
      </w:tr>
      <w:tr w14:paraId="0E134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28463AE">
            <w:pPr>
              <w:pStyle w:val="26"/>
              <w:bidi w:val="0"/>
              <w:rPr>
                <w:rFonts w:hint="default"/>
                <w:lang w:val="en-US" w:eastAsia="zh-Hans"/>
              </w:rPr>
            </w:pPr>
            <w:r>
              <w:rPr>
                <w:rFonts w:hint="default"/>
                <w:lang w:val="en-US" w:eastAsia="zh-CN"/>
              </w:rPr>
              <w:t>1070101020200000000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B44993">
            <w:pPr>
              <w:pStyle w:val="26"/>
              <w:bidi w:val="0"/>
              <w:rPr>
                <w:rFonts w:hint="default"/>
                <w:lang w:val="en-US" w:eastAsia="zh-Hans"/>
              </w:rPr>
            </w:pPr>
            <w:r>
              <w:rPr>
                <w:rFonts w:hint="default"/>
                <w:lang w:val="en-US" w:eastAsia="zh-CN"/>
              </w:rPr>
              <w:t>其他煤油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B0C5DC9">
            <w:pPr>
              <w:pStyle w:val="26"/>
              <w:bidi w:val="0"/>
              <w:rPr>
                <w:rFonts w:hint="default"/>
                <w:lang w:val="en-US" w:eastAsia="zh-Hans"/>
              </w:rPr>
            </w:pPr>
            <w:r>
              <w:rPr>
                <w:rFonts w:hint="default"/>
                <w:lang w:val="en-US" w:eastAsia="zh-CN"/>
              </w:rPr>
              <w:t>柴油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F51D75">
            <w:pPr>
              <w:pStyle w:val="26"/>
              <w:bidi w:val="0"/>
              <w:rPr>
                <w:rFonts w:hint="default"/>
                <w:lang w:val="en-US" w:eastAsia="zh-Hans"/>
              </w:rPr>
            </w:pPr>
            <w:r>
              <w:rPr>
                <w:rFonts w:hint="default"/>
                <w:lang w:val="en-US" w:eastAsia="zh-CN"/>
              </w:rPr>
              <w:t>1176</w:t>
            </w:r>
          </w:p>
        </w:tc>
      </w:tr>
      <w:tr w14:paraId="6D990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4C5B10">
            <w:pPr>
              <w:pStyle w:val="26"/>
              <w:bidi w:val="0"/>
              <w:rPr>
                <w:rFonts w:hint="default"/>
                <w:lang w:val="en-US" w:eastAsia="zh-Hans"/>
              </w:rPr>
            </w:pPr>
            <w:r>
              <w:rPr>
                <w:rFonts w:hint="default"/>
                <w:lang w:val="en-US" w:eastAsia="zh-CN"/>
              </w:rPr>
              <w:t>1070101030100000000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212C0D">
            <w:pPr>
              <w:pStyle w:val="26"/>
              <w:bidi w:val="0"/>
              <w:rPr>
                <w:rFonts w:hint="default"/>
                <w:lang w:val="en-US" w:eastAsia="zh-Hans"/>
              </w:rPr>
            </w:pPr>
            <w:r>
              <w:rPr>
                <w:rFonts w:hint="default"/>
                <w:lang w:val="en-US" w:eastAsia="zh-CN"/>
              </w:rPr>
              <w:t>柴油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6D978B7">
            <w:pPr>
              <w:pStyle w:val="26"/>
              <w:bidi w:val="0"/>
              <w:rPr>
                <w:rFonts w:hint="default"/>
                <w:lang w:val="en-US" w:eastAsia="zh-Hans"/>
              </w:rPr>
            </w:pPr>
            <w:r>
              <w:rPr>
                <w:rFonts w:hint="default"/>
                <w:lang w:val="en-US" w:eastAsia="zh-CN"/>
              </w:rPr>
              <w:t>柴油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28C4CA0">
            <w:pPr>
              <w:pStyle w:val="26"/>
              <w:bidi w:val="0"/>
              <w:rPr>
                <w:rFonts w:hint="default"/>
                <w:lang w:val="en-US" w:eastAsia="zh-Hans"/>
              </w:rPr>
            </w:pPr>
            <w:r>
              <w:rPr>
                <w:rFonts w:hint="default"/>
                <w:lang w:val="en-US" w:eastAsia="zh-CN"/>
              </w:rPr>
              <w:t>1176</w:t>
            </w:r>
          </w:p>
        </w:tc>
      </w:tr>
      <w:tr w14:paraId="04B46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347256">
            <w:pPr>
              <w:pStyle w:val="26"/>
              <w:bidi w:val="0"/>
              <w:rPr>
                <w:rFonts w:hint="default"/>
                <w:lang w:val="en-US" w:eastAsia="zh-Hans"/>
              </w:rPr>
            </w:pPr>
            <w:r>
              <w:rPr>
                <w:rFonts w:hint="default"/>
                <w:lang w:val="en-US" w:eastAsia="zh-CN"/>
              </w:rPr>
              <w:t>1070101030200000000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19723B">
            <w:pPr>
              <w:pStyle w:val="26"/>
              <w:bidi w:val="0"/>
              <w:rPr>
                <w:rFonts w:hint="default"/>
                <w:lang w:val="en-US" w:eastAsia="zh-Hans"/>
              </w:rPr>
            </w:pPr>
            <w:r>
              <w:rPr>
                <w:rFonts w:hint="default"/>
                <w:lang w:val="en-US" w:eastAsia="zh-CN"/>
              </w:rPr>
              <w:t>生物柴油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76D144">
            <w:pPr>
              <w:pStyle w:val="26"/>
              <w:bidi w:val="0"/>
              <w:rPr>
                <w:rFonts w:hint="default"/>
                <w:lang w:val="en-US" w:eastAsia="zh-Hans"/>
              </w:rPr>
            </w:pPr>
            <w:r>
              <w:rPr>
                <w:rFonts w:hint="default"/>
                <w:lang w:val="en-US" w:eastAsia="zh-CN"/>
              </w:rPr>
              <w:t>柴油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2B2DF4F">
            <w:pPr>
              <w:pStyle w:val="26"/>
              <w:bidi w:val="0"/>
              <w:rPr>
                <w:rFonts w:hint="default"/>
                <w:lang w:val="en-US" w:eastAsia="zh-Hans"/>
              </w:rPr>
            </w:pPr>
            <w:r>
              <w:rPr>
                <w:rFonts w:hint="default"/>
                <w:lang w:val="en-US" w:eastAsia="zh-CN"/>
              </w:rPr>
              <w:t>1176</w:t>
            </w:r>
          </w:p>
        </w:tc>
      </w:tr>
      <w:tr w14:paraId="426EC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CB10A8">
            <w:pPr>
              <w:pStyle w:val="26"/>
              <w:bidi w:val="0"/>
              <w:rPr>
                <w:rFonts w:hint="default"/>
                <w:lang w:val="en-US" w:eastAsia="zh-Hans"/>
              </w:rPr>
            </w:pPr>
            <w:r>
              <w:rPr>
                <w:rFonts w:hint="default"/>
                <w:lang w:val="en-US" w:eastAsia="zh-CN"/>
              </w:rPr>
              <w:t>1070101030300000000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01A4B6">
            <w:pPr>
              <w:pStyle w:val="26"/>
              <w:bidi w:val="0"/>
              <w:rPr>
                <w:rFonts w:hint="default"/>
                <w:lang w:val="en-US" w:eastAsia="zh-Hans"/>
              </w:rPr>
            </w:pPr>
            <w:r>
              <w:rPr>
                <w:rFonts w:hint="default"/>
                <w:lang w:val="en-US" w:eastAsia="zh-CN"/>
              </w:rPr>
              <w:t>纯生物柴油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E7B03E9">
            <w:pPr>
              <w:pStyle w:val="26"/>
              <w:bidi w:val="0"/>
              <w:rPr>
                <w:rFonts w:hint="default"/>
                <w:lang w:val="en-US" w:eastAsia="zh-Hans"/>
              </w:rPr>
            </w:pPr>
            <w:r>
              <w:rPr>
                <w:rFonts w:hint="default"/>
                <w:lang w:val="en-US" w:eastAsia="zh-CN"/>
              </w:rPr>
              <w:t>纯生物柴油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C55C414">
            <w:pPr>
              <w:pStyle w:val="26"/>
              <w:bidi w:val="0"/>
              <w:rPr>
                <w:rFonts w:hint="default"/>
                <w:lang w:val="en-US" w:eastAsia="zh-Hans"/>
              </w:rPr>
            </w:pPr>
            <w:r>
              <w:rPr>
                <w:rFonts w:hint="default"/>
                <w:lang w:val="en-US" w:eastAsia="zh-CN"/>
              </w:rPr>
              <w:t>1176</w:t>
            </w:r>
          </w:p>
        </w:tc>
      </w:tr>
      <w:tr w14:paraId="66E23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DEA18BE">
            <w:pPr>
              <w:pStyle w:val="26"/>
              <w:bidi w:val="0"/>
              <w:rPr>
                <w:rFonts w:hint="default"/>
                <w:lang w:val="en-US" w:eastAsia="zh-Hans"/>
              </w:rPr>
            </w:pPr>
            <w:r>
              <w:rPr>
                <w:rFonts w:hint="default"/>
                <w:lang w:val="en-US" w:eastAsia="zh-CN"/>
              </w:rPr>
              <w:t>1070101030400000000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4A3432">
            <w:pPr>
              <w:pStyle w:val="26"/>
              <w:bidi w:val="0"/>
              <w:rPr>
                <w:rFonts w:hint="default"/>
                <w:lang w:val="en-US" w:eastAsia="zh-Hans"/>
              </w:rPr>
            </w:pPr>
            <w:r>
              <w:rPr>
                <w:rFonts w:hint="default"/>
                <w:lang w:val="en-US" w:eastAsia="zh-CN"/>
              </w:rPr>
              <w:t>柴油（废矿物油）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F4B7C47">
            <w:pPr>
              <w:pStyle w:val="26"/>
              <w:bidi w:val="0"/>
              <w:rPr>
                <w:rFonts w:hint="default"/>
                <w:lang w:val="en-US" w:eastAsia="zh-Hans"/>
              </w:rPr>
            </w:pPr>
            <w:r>
              <w:rPr>
                <w:rFonts w:hint="default"/>
                <w:lang w:val="en-US" w:eastAsia="zh-CN"/>
              </w:rPr>
              <w:t>废矿物油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B920FC">
            <w:pPr>
              <w:pStyle w:val="26"/>
              <w:bidi w:val="0"/>
              <w:rPr>
                <w:rFonts w:hint="default"/>
                <w:lang w:val="en-US" w:eastAsia="zh-Hans"/>
              </w:rPr>
            </w:pPr>
            <w:r>
              <w:rPr>
                <w:rFonts w:hint="default"/>
                <w:lang w:val="en-US" w:eastAsia="zh-CN"/>
              </w:rPr>
              <w:t>1176</w:t>
            </w:r>
          </w:p>
        </w:tc>
      </w:tr>
      <w:tr w14:paraId="321F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E7F132">
            <w:pPr>
              <w:pStyle w:val="26"/>
              <w:bidi w:val="0"/>
              <w:rPr>
                <w:rFonts w:hint="default"/>
                <w:lang w:val="en-US" w:eastAsia="zh-Hans"/>
              </w:rPr>
            </w:pPr>
            <w:r>
              <w:rPr>
                <w:rFonts w:hint="default"/>
                <w:lang w:val="en-US" w:eastAsia="zh-CN"/>
              </w:rPr>
              <w:t>1070101040100000000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6536C6F">
            <w:pPr>
              <w:pStyle w:val="26"/>
              <w:bidi w:val="0"/>
              <w:rPr>
                <w:rFonts w:hint="default"/>
                <w:lang w:val="en-US" w:eastAsia="zh-Hans"/>
              </w:rPr>
            </w:pPr>
            <w:r>
              <w:rPr>
                <w:rFonts w:hint="default"/>
                <w:lang w:val="en-US" w:eastAsia="zh-CN"/>
              </w:rPr>
              <w:t>燃料油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76D9A2">
            <w:pPr>
              <w:pStyle w:val="26"/>
              <w:bidi w:val="0"/>
              <w:rPr>
                <w:rFonts w:hint="default"/>
                <w:lang w:val="en-US" w:eastAsia="zh-Hans"/>
              </w:rPr>
            </w:pPr>
            <w:r>
              <w:rPr>
                <w:rFonts w:hint="default"/>
                <w:lang w:val="en-US" w:eastAsia="zh-CN"/>
              </w:rPr>
              <w:t>燃料油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9908E35">
            <w:pPr>
              <w:pStyle w:val="26"/>
              <w:bidi w:val="0"/>
              <w:rPr>
                <w:rFonts w:hint="default"/>
                <w:lang w:val="en-US" w:eastAsia="zh-Hans"/>
              </w:rPr>
            </w:pPr>
            <w:r>
              <w:rPr>
                <w:rFonts w:hint="default"/>
                <w:lang w:val="en-US" w:eastAsia="zh-CN"/>
              </w:rPr>
              <w:t>1015</w:t>
            </w:r>
          </w:p>
        </w:tc>
      </w:tr>
      <w:tr w14:paraId="0C136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5F297D">
            <w:pPr>
              <w:pStyle w:val="26"/>
              <w:bidi w:val="0"/>
              <w:rPr>
                <w:rFonts w:hint="default"/>
                <w:lang w:val="en-US" w:eastAsia="zh-Hans"/>
              </w:rPr>
            </w:pPr>
            <w:r>
              <w:rPr>
                <w:rFonts w:hint="default"/>
                <w:lang w:val="en-US" w:eastAsia="zh-CN"/>
              </w:rPr>
              <w:t>1070101040200000000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EC4C5A">
            <w:pPr>
              <w:pStyle w:val="26"/>
              <w:bidi w:val="0"/>
              <w:rPr>
                <w:rFonts w:hint="default"/>
                <w:lang w:val="en-US" w:eastAsia="zh-Hans"/>
              </w:rPr>
            </w:pPr>
            <w:r>
              <w:rPr>
                <w:rFonts w:hint="default"/>
                <w:lang w:val="en-US" w:eastAsia="zh-CN"/>
              </w:rPr>
              <w:t>燃料油定点直供</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8E67DA">
            <w:pPr>
              <w:pStyle w:val="26"/>
              <w:bidi w:val="0"/>
              <w:rPr>
                <w:rFonts w:hint="default"/>
                <w:lang w:val="en-US" w:eastAsia="zh-Hans"/>
              </w:rPr>
            </w:pPr>
            <w:r>
              <w:rPr>
                <w:rFonts w:hint="default"/>
                <w:lang w:val="en-US" w:eastAsia="zh-CN"/>
              </w:rPr>
              <w:t>燃料油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92D596">
            <w:pPr>
              <w:pStyle w:val="26"/>
              <w:bidi w:val="0"/>
              <w:rPr>
                <w:rFonts w:hint="default"/>
                <w:lang w:val="en-US" w:eastAsia="zh-Hans"/>
              </w:rPr>
            </w:pPr>
            <w:r>
              <w:rPr>
                <w:rFonts w:hint="default"/>
                <w:lang w:val="en-US" w:eastAsia="zh-CN"/>
              </w:rPr>
              <w:t>1015</w:t>
            </w:r>
          </w:p>
        </w:tc>
      </w:tr>
      <w:tr w14:paraId="7CABB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0BF92A3">
            <w:pPr>
              <w:pStyle w:val="26"/>
              <w:bidi w:val="0"/>
              <w:rPr>
                <w:rFonts w:hint="default"/>
                <w:lang w:val="en-US" w:eastAsia="zh-Hans"/>
              </w:rPr>
            </w:pPr>
            <w:r>
              <w:rPr>
                <w:rFonts w:hint="default"/>
                <w:lang w:val="en-US" w:eastAsia="zh-CN"/>
              </w:rPr>
              <w:t>1070101040300000000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EE0497">
            <w:pPr>
              <w:pStyle w:val="26"/>
              <w:bidi w:val="0"/>
              <w:rPr>
                <w:rFonts w:hint="default"/>
                <w:lang w:val="en-US" w:eastAsia="zh-Hans"/>
              </w:rPr>
            </w:pPr>
            <w:r>
              <w:rPr>
                <w:rFonts w:hint="default"/>
                <w:lang w:val="en-US" w:eastAsia="zh-CN"/>
              </w:rPr>
              <w:t>燃料油（废矿物油）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7FBD0">
            <w:pPr>
              <w:pStyle w:val="26"/>
              <w:bidi w:val="0"/>
              <w:rPr>
                <w:rFonts w:hint="default"/>
                <w:lang w:val="en-US" w:eastAsia="zh-Hans"/>
              </w:rPr>
            </w:pPr>
            <w:r>
              <w:rPr>
                <w:rFonts w:hint="default"/>
                <w:lang w:val="en-US" w:eastAsia="zh-CN"/>
              </w:rPr>
              <w:t>废矿物油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80BEF8">
            <w:pPr>
              <w:pStyle w:val="26"/>
              <w:bidi w:val="0"/>
              <w:rPr>
                <w:rFonts w:hint="default"/>
                <w:lang w:val="en-US" w:eastAsia="zh-Hans"/>
              </w:rPr>
            </w:pPr>
            <w:r>
              <w:rPr>
                <w:rFonts w:hint="default"/>
                <w:lang w:val="en-US" w:eastAsia="zh-CN"/>
              </w:rPr>
              <w:t>1015</w:t>
            </w:r>
          </w:p>
        </w:tc>
      </w:tr>
      <w:tr w14:paraId="505AD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DC4631">
            <w:pPr>
              <w:pStyle w:val="26"/>
              <w:bidi w:val="0"/>
              <w:rPr>
                <w:rFonts w:hint="default"/>
                <w:lang w:val="en-US" w:eastAsia="zh-Hans"/>
              </w:rPr>
            </w:pPr>
            <w:r>
              <w:rPr>
                <w:rFonts w:hint="default"/>
                <w:lang w:val="en-US" w:eastAsia="zh-CN"/>
              </w:rPr>
              <w:t>1070101050100000000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DE87BB5">
            <w:pPr>
              <w:pStyle w:val="26"/>
              <w:bidi w:val="0"/>
              <w:rPr>
                <w:rFonts w:hint="default"/>
                <w:lang w:val="en-US" w:eastAsia="zh-Hans"/>
              </w:rPr>
            </w:pPr>
            <w:r>
              <w:rPr>
                <w:rFonts w:hint="default"/>
                <w:lang w:val="en-US" w:eastAsia="zh-CN"/>
              </w:rPr>
              <w:t>石脑油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176EE8">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A3020D">
            <w:pPr>
              <w:pStyle w:val="26"/>
              <w:bidi w:val="0"/>
              <w:rPr>
                <w:rFonts w:hint="default"/>
                <w:lang w:val="en-US" w:eastAsia="zh-Hans"/>
              </w:rPr>
            </w:pPr>
            <w:r>
              <w:rPr>
                <w:rFonts w:hint="default"/>
                <w:lang w:val="en-US" w:eastAsia="zh-CN"/>
              </w:rPr>
              <w:t>1385</w:t>
            </w:r>
          </w:p>
        </w:tc>
      </w:tr>
      <w:tr w14:paraId="1637C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78358F3">
            <w:pPr>
              <w:pStyle w:val="26"/>
              <w:bidi w:val="0"/>
              <w:rPr>
                <w:rFonts w:hint="default"/>
                <w:lang w:val="en-US" w:eastAsia="zh-Hans"/>
              </w:rPr>
            </w:pPr>
            <w:r>
              <w:rPr>
                <w:rFonts w:hint="default"/>
                <w:lang w:val="en-US" w:eastAsia="zh-CN"/>
              </w:rPr>
              <w:t>1070101050200000000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2C7CAF">
            <w:pPr>
              <w:pStyle w:val="26"/>
              <w:bidi w:val="0"/>
              <w:rPr>
                <w:rFonts w:hint="default"/>
                <w:lang w:val="en-US" w:eastAsia="zh-Hans"/>
              </w:rPr>
            </w:pPr>
            <w:r>
              <w:rPr>
                <w:rFonts w:hint="default"/>
                <w:lang w:val="en-US" w:eastAsia="zh-CN"/>
              </w:rPr>
              <w:t>石脑油定点直供</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188EE2">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EE36F5A">
            <w:pPr>
              <w:pStyle w:val="26"/>
              <w:bidi w:val="0"/>
              <w:rPr>
                <w:rFonts w:hint="default"/>
                <w:lang w:val="en-US" w:eastAsia="zh-Hans"/>
              </w:rPr>
            </w:pPr>
            <w:r>
              <w:rPr>
                <w:rFonts w:hint="default"/>
                <w:lang w:val="en-US" w:eastAsia="zh-CN"/>
              </w:rPr>
              <w:t>1385</w:t>
            </w:r>
          </w:p>
        </w:tc>
      </w:tr>
      <w:tr w14:paraId="776C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1675D43">
            <w:pPr>
              <w:pStyle w:val="26"/>
              <w:bidi w:val="0"/>
              <w:rPr>
                <w:rFonts w:hint="default"/>
                <w:lang w:val="en-US" w:eastAsia="zh-Hans"/>
              </w:rPr>
            </w:pPr>
            <w:r>
              <w:rPr>
                <w:rFonts w:hint="default"/>
                <w:lang w:val="en-US" w:eastAsia="zh-CN"/>
              </w:rPr>
              <w:t>1070101050300000000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7313359">
            <w:pPr>
              <w:pStyle w:val="26"/>
              <w:bidi w:val="0"/>
              <w:rPr>
                <w:rFonts w:hint="default"/>
                <w:lang w:val="en-US" w:eastAsia="zh-Hans"/>
              </w:rPr>
            </w:pPr>
            <w:r>
              <w:rPr>
                <w:rFonts w:hint="default"/>
                <w:lang w:val="en-US" w:eastAsia="zh-CN"/>
              </w:rPr>
              <w:t>石脑油（废矿物油）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7C5FF1">
            <w:pPr>
              <w:pStyle w:val="26"/>
              <w:bidi w:val="0"/>
              <w:rPr>
                <w:rFonts w:hint="default"/>
                <w:lang w:val="en-US" w:eastAsia="zh-Hans"/>
              </w:rPr>
            </w:pPr>
            <w:r>
              <w:rPr>
                <w:rFonts w:hint="default"/>
                <w:lang w:val="en-US" w:eastAsia="zh-CN"/>
              </w:rPr>
              <w:t>废矿物油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4FCCDF">
            <w:pPr>
              <w:pStyle w:val="26"/>
              <w:bidi w:val="0"/>
              <w:rPr>
                <w:rFonts w:hint="default"/>
                <w:lang w:val="en-US" w:eastAsia="zh-Hans"/>
              </w:rPr>
            </w:pPr>
            <w:r>
              <w:rPr>
                <w:rFonts w:hint="default"/>
                <w:lang w:val="en-US" w:eastAsia="zh-CN"/>
              </w:rPr>
              <w:t>1385</w:t>
            </w:r>
          </w:p>
        </w:tc>
      </w:tr>
      <w:tr w14:paraId="60FA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F13953">
            <w:pPr>
              <w:pStyle w:val="26"/>
              <w:bidi w:val="0"/>
              <w:rPr>
                <w:rFonts w:hint="default"/>
                <w:lang w:val="en-US" w:eastAsia="zh-Hans"/>
              </w:rPr>
            </w:pPr>
            <w:r>
              <w:rPr>
                <w:rFonts w:hint="default"/>
                <w:lang w:val="en-US" w:eastAsia="zh-CN"/>
              </w:rPr>
              <w:t>1070101060100000000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770DA6A">
            <w:pPr>
              <w:pStyle w:val="26"/>
              <w:bidi w:val="0"/>
              <w:rPr>
                <w:rFonts w:hint="default"/>
                <w:lang w:val="en-US" w:eastAsia="zh-Hans"/>
              </w:rPr>
            </w:pPr>
            <w:r>
              <w:rPr>
                <w:rFonts w:hint="default"/>
                <w:lang w:val="en-US" w:eastAsia="zh-CN"/>
              </w:rPr>
              <w:t>溶剂油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37C899B">
            <w:pPr>
              <w:pStyle w:val="26"/>
              <w:bidi w:val="0"/>
              <w:rPr>
                <w:rFonts w:hint="default"/>
                <w:lang w:val="en-US" w:eastAsia="zh-Hans"/>
              </w:rPr>
            </w:pPr>
            <w:r>
              <w:rPr>
                <w:rFonts w:hint="default"/>
                <w:lang w:val="en-US" w:eastAsia="zh-CN"/>
              </w:rPr>
              <w:t>溶剂油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79B2591">
            <w:pPr>
              <w:pStyle w:val="26"/>
              <w:bidi w:val="0"/>
              <w:rPr>
                <w:rFonts w:hint="default"/>
                <w:lang w:val="en-US" w:eastAsia="zh-Hans"/>
              </w:rPr>
            </w:pPr>
            <w:r>
              <w:rPr>
                <w:rFonts w:hint="default"/>
                <w:lang w:val="en-US" w:eastAsia="zh-CN"/>
              </w:rPr>
              <w:t>1282</w:t>
            </w:r>
          </w:p>
        </w:tc>
      </w:tr>
      <w:tr w14:paraId="142B1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0DD8776">
            <w:pPr>
              <w:pStyle w:val="26"/>
              <w:bidi w:val="0"/>
              <w:rPr>
                <w:rFonts w:hint="default"/>
                <w:lang w:val="en-US" w:eastAsia="zh-Hans"/>
              </w:rPr>
            </w:pPr>
            <w:r>
              <w:rPr>
                <w:rFonts w:hint="default"/>
                <w:lang w:val="en-US" w:eastAsia="zh-CN"/>
              </w:rPr>
              <w:t>1070101070100000000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01E710">
            <w:pPr>
              <w:pStyle w:val="26"/>
              <w:bidi w:val="0"/>
              <w:rPr>
                <w:rFonts w:hint="default"/>
                <w:lang w:val="en-US" w:eastAsia="zh-Hans"/>
              </w:rPr>
            </w:pPr>
            <w:r>
              <w:rPr>
                <w:rFonts w:hint="default"/>
                <w:lang w:val="en-US" w:eastAsia="zh-CN"/>
              </w:rPr>
              <w:t>润滑油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D54E10">
            <w:pPr>
              <w:pStyle w:val="26"/>
              <w:bidi w:val="0"/>
              <w:rPr>
                <w:rFonts w:hint="default"/>
                <w:lang w:val="en-US" w:eastAsia="zh-Hans"/>
              </w:rPr>
            </w:pPr>
            <w:r>
              <w:rPr>
                <w:rFonts w:hint="default"/>
                <w:lang w:val="en-US" w:eastAsia="zh-CN"/>
              </w:rPr>
              <w:t>润滑油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308381">
            <w:pPr>
              <w:pStyle w:val="26"/>
              <w:bidi w:val="0"/>
              <w:rPr>
                <w:rFonts w:hint="default"/>
                <w:lang w:val="en-US" w:eastAsia="zh-Hans"/>
              </w:rPr>
            </w:pPr>
            <w:r>
              <w:rPr>
                <w:rFonts w:hint="default"/>
                <w:lang w:val="en-US" w:eastAsia="zh-CN"/>
              </w:rPr>
              <w:t>1126</w:t>
            </w:r>
          </w:p>
        </w:tc>
      </w:tr>
      <w:tr w14:paraId="1ECA5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F350904">
            <w:pPr>
              <w:pStyle w:val="26"/>
              <w:bidi w:val="0"/>
              <w:rPr>
                <w:rFonts w:hint="default"/>
                <w:lang w:val="en-US" w:eastAsia="zh-Hans"/>
              </w:rPr>
            </w:pPr>
            <w:r>
              <w:rPr>
                <w:rFonts w:hint="default"/>
                <w:lang w:val="en-US" w:eastAsia="zh-CN"/>
              </w:rPr>
              <w:t>1070101070200000000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A0EEB39">
            <w:pPr>
              <w:pStyle w:val="26"/>
              <w:bidi w:val="0"/>
              <w:rPr>
                <w:rFonts w:hint="default"/>
                <w:lang w:val="en-US" w:eastAsia="zh-Hans"/>
              </w:rPr>
            </w:pPr>
            <w:r>
              <w:rPr>
                <w:rFonts w:hint="default"/>
                <w:lang w:val="en-US" w:eastAsia="zh-CN"/>
              </w:rPr>
              <w:t>润滑脂</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1A4E4D">
            <w:pPr>
              <w:pStyle w:val="26"/>
              <w:bidi w:val="0"/>
              <w:rPr>
                <w:rFonts w:hint="default"/>
                <w:lang w:val="en-US" w:eastAsia="zh-Hans"/>
              </w:rPr>
            </w:pPr>
            <w:r>
              <w:rPr>
                <w:rFonts w:hint="default"/>
                <w:lang w:val="en-US" w:eastAsia="zh-CN"/>
              </w:rPr>
              <w:t>润滑油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4CCB85">
            <w:pPr>
              <w:pStyle w:val="26"/>
              <w:bidi w:val="0"/>
              <w:rPr>
                <w:rFonts w:hint="default"/>
                <w:lang w:val="en-US" w:eastAsia="zh-Hans"/>
              </w:rPr>
            </w:pPr>
            <w:r>
              <w:rPr>
                <w:rFonts w:hint="default"/>
                <w:lang w:val="en-US" w:eastAsia="zh-CN"/>
              </w:rPr>
              <w:t>1126</w:t>
            </w:r>
          </w:p>
        </w:tc>
      </w:tr>
      <w:tr w14:paraId="5D149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69E24D">
            <w:pPr>
              <w:pStyle w:val="26"/>
              <w:bidi w:val="0"/>
              <w:rPr>
                <w:rFonts w:hint="default"/>
                <w:lang w:val="en-US" w:eastAsia="zh-Hans"/>
              </w:rPr>
            </w:pPr>
            <w:r>
              <w:rPr>
                <w:rFonts w:hint="default"/>
                <w:lang w:val="en-US" w:eastAsia="zh-CN"/>
              </w:rPr>
              <w:t>1070101070300000000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F01FB68">
            <w:pPr>
              <w:pStyle w:val="26"/>
              <w:bidi w:val="0"/>
              <w:rPr>
                <w:rFonts w:hint="default"/>
                <w:lang w:val="en-US" w:eastAsia="zh-Hans"/>
              </w:rPr>
            </w:pPr>
            <w:r>
              <w:rPr>
                <w:rFonts w:hint="default"/>
                <w:lang w:val="en-US" w:eastAsia="zh-CN"/>
              </w:rPr>
              <w:t>润滑油基础油（废矿物油）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5F2C976">
            <w:pPr>
              <w:pStyle w:val="26"/>
              <w:bidi w:val="0"/>
              <w:rPr>
                <w:rFonts w:hint="default"/>
                <w:lang w:val="en-US" w:eastAsia="zh-Hans"/>
              </w:rPr>
            </w:pPr>
            <w:r>
              <w:rPr>
                <w:rFonts w:hint="default"/>
                <w:lang w:val="en-US" w:eastAsia="zh-CN"/>
              </w:rPr>
              <w:t>废矿物油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D5B303">
            <w:pPr>
              <w:pStyle w:val="26"/>
              <w:bidi w:val="0"/>
              <w:rPr>
                <w:rFonts w:hint="default"/>
                <w:lang w:val="en-US" w:eastAsia="zh-Hans"/>
              </w:rPr>
            </w:pPr>
            <w:r>
              <w:rPr>
                <w:rFonts w:hint="default"/>
                <w:lang w:val="en-US" w:eastAsia="zh-CN"/>
              </w:rPr>
              <w:t>1126</w:t>
            </w:r>
          </w:p>
        </w:tc>
      </w:tr>
      <w:tr w14:paraId="7D3C6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DC88D23">
            <w:pPr>
              <w:pStyle w:val="26"/>
              <w:bidi w:val="0"/>
              <w:rPr>
                <w:rFonts w:hint="default"/>
                <w:lang w:val="en-US" w:eastAsia="zh-Hans"/>
              </w:rPr>
            </w:pPr>
            <w:r>
              <w:rPr>
                <w:rFonts w:hint="default"/>
                <w:lang w:val="en-US" w:eastAsia="zh-CN"/>
              </w:rPr>
              <w:t>1070101010600000000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E39D75">
            <w:pPr>
              <w:pStyle w:val="26"/>
              <w:bidi w:val="0"/>
              <w:rPr>
                <w:rFonts w:hint="default"/>
                <w:lang w:val="en-US" w:eastAsia="zh-Hans"/>
              </w:rPr>
            </w:pPr>
            <w:r>
              <w:rPr>
                <w:rFonts w:hint="default"/>
                <w:lang w:val="en-US" w:eastAsia="zh-CN"/>
              </w:rPr>
              <w:t>汽油（烷基化油/异辛烷）</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47B8518">
            <w:pPr>
              <w:pStyle w:val="26"/>
              <w:bidi w:val="0"/>
              <w:rPr>
                <w:rFonts w:hint="default"/>
                <w:lang w:val="en-US" w:eastAsia="zh-Hans"/>
              </w:rPr>
            </w:pPr>
            <w:r>
              <w:rPr>
                <w:rFonts w:hint="default"/>
                <w:lang w:val="en-US" w:eastAsia="zh-CN"/>
              </w:rPr>
              <w:t>汽油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17D2D85">
            <w:pPr>
              <w:pStyle w:val="26"/>
              <w:bidi w:val="0"/>
              <w:rPr>
                <w:rFonts w:hint="default"/>
                <w:lang w:val="en-US" w:eastAsia="zh-Hans"/>
              </w:rPr>
            </w:pPr>
            <w:r>
              <w:rPr>
                <w:rFonts w:hint="default"/>
                <w:lang w:val="en-US" w:eastAsia="zh-CN"/>
              </w:rPr>
              <w:t>1388</w:t>
            </w:r>
          </w:p>
        </w:tc>
      </w:tr>
      <w:tr w14:paraId="5755A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F7B923F">
            <w:pPr>
              <w:pStyle w:val="26"/>
              <w:bidi w:val="0"/>
              <w:rPr>
                <w:rFonts w:hint="default"/>
                <w:lang w:val="en-US" w:eastAsia="zh-Hans"/>
              </w:rPr>
            </w:pPr>
            <w:r>
              <w:rPr>
                <w:rFonts w:hint="default"/>
                <w:lang w:val="en-US" w:eastAsia="zh-CN"/>
              </w:rPr>
              <w:t>1070101060200000000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1ACEF9">
            <w:pPr>
              <w:pStyle w:val="26"/>
              <w:bidi w:val="0"/>
              <w:rPr>
                <w:rFonts w:hint="default"/>
                <w:lang w:val="en-US" w:eastAsia="zh-Hans"/>
              </w:rPr>
            </w:pPr>
            <w:r>
              <w:rPr>
                <w:rFonts w:hint="default"/>
                <w:lang w:val="en-US" w:eastAsia="zh-CN"/>
              </w:rPr>
              <w:t>溶剂油（石油醚）</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FD002B">
            <w:pPr>
              <w:pStyle w:val="26"/>
              <w:bidi w:val="0"/>
              <w:rPr>
                <w:rFonts w:hint="default"/>
                <w:lang w:val="en-US" w:eastAsia="zh-Hans"/>
              </w:rPr>
            </w:pPr>
            <w:r>
              <w:rPr>
                <w:rFonts w:hint="default"/>
                <w:lang w:val="en-US" w:eastAsia="zh-CN"/>
              </w:rPr>
              <w:t>溶剂油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7EEF23">
            <w:pPr>
              <w:pStyle w:val="26"/>
              <w:bidi w:val="0"/>
              <w:rPr>
                <w:rFonts w:hint="default"/>
                <w:lang w:val="en-US" w:eastAsia="zh-Hans"/>
              </w:rPr>
            </w:pPr>
            <w:r>
              <w:rPr>
                <w:rFonts w:hint="default"/>
                <w:lang w:val="en-US" w:eastAsia="zh-CN"/>
              </w:rPr>
              <w:t>1282</w:t>
            </w:r>
          </w:p>
        </w:tc>
      </w:tr>
      <w:tr w14:paraId="3BB73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EFAE00">
            <w:pPr>
              <w:pStyle w:val="26"/>
              <w:bidi w:val="0"/>
              <w:rPr>
                <w:rFonts w:hint="default"/>
                <w:lang w:val="en-US" w:eastAsia="zh-Hans"/>
              </w:rPr>
            </w:pPr>
            <w:r>
              <w:rPr>
                <w:rFonts w:hint="default"/>
                <w:lang w:val="en-US" w:eastAsia="zh-CN"/>
              </w:rPr>
              <w:t>1070101060300000000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C25B50">
            <w:pPr>
              <w:pStyle w:val="26"/>
              <w:bidi w:val="0"/>
              <w:rPr>
                <w:rFonts w:hint="default"/>
                <w:lang w:val="en-US" w:eastAsia="zh-Hans"/>
              </w:rPr>
            </w:pPr>
            <w:r>
              <w:rPr>
                <w:rFonts w:hint="default"/>
                <w:lang w:val="en-US" w:eastAsia="zh-CN"/>
              </w:rPr>
              <w:t>溶剂油（粗白油）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063892">
            <w:pPr>
              <w:pStyle w:val="26"/>
              <w:bidi w:val="0"/>
              <w:rPr>
                <w:rFonts w:hint="default"/>
                <w:lang w:val="en-US" w:eastAsia="zh-Hans"/>
              </w:rPr>
            </w:pPr>
            <w:r>
              <w:rPr>
                <w:rFonts w:hint="default"/>
                <w:lang w:val="en-US" w:eastAsia="zh-CN"/>
              </w:rPr>
              <w:t>溶剂油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D2A46D">
            <w:pPr>
              <w:pStyle w:val="26"/>
              <w:bidi w:val="0"/>
              <w:rPr>
                <w:rFonts w:hint="default"/>
                <w:lang w:val="en-US" w:eastAsia="zh-Hans"/>
              </w:rPr>
            </w:pPr>
            <w:r>
              <w:rPr>
                <w:rFonts w:hint="default"/>
                <w:lang w:val="en-US" w:eastAsia="zh-CN"/>
              </w:rPr>
              <w:t>1282</w:t>
            </w:r>
          </w:p>
        </w:tc>
      </w:tr>
      <w:tr w14:paraId="03C62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8691DD">
            <w:pPr>
              <w:pStyle w:val="26"/>
              <w:bidi w:val="0"/>
              <w:rPr>
                <w:rFonts w:hint="default"/>
                <w:lang w:val="en-US" w:eastAsia="zh-Hans"/>
              </w:rPr>
            </w:pPr>
            <w:r>
              <w:rPr>
                <w:rFonts w:hint="default"/>
                <w:lang w:val="en-US" w:eastAsia="zh-CN"/>
              </w:rPr>
              <w:t>1070101060400000000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F27F1DA">
            <w:pPr>
              <w:pStyle w:val="26"/>
              <w:bidi w:val="0"/>
              <w:rPr>
                <w:rFonts w:hint="default"/>
                <w:lang w:val="en-US" w:eastAsia="zh-Hans"/>
              </w:rPr>
            </w:pPr>
            <w:r>
              <w:rPr>
                <w:rFonts w:hint="default"/>
                <w:lang w:val="en-US" w:eastAsia="zh-CN"/>
              </w:rPr>
              <w:t>溶剂油（轻质白油）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83438F">
            <w:pPr>
              <w:pStyle w:val="26"/>
              <w:bidi w:val="0"/>
              <w:rPr>
                <w:rFonts w:hint="default"/>
                <w:lang w:val="en-US" w:eastAsia="zh-Hans"/>
              </w:rPr>
            </w:pPr>
            <w:r>
              <w:rPr>
                <w:rFonts w:hint="default"/>
                <w:lang w:val="en-US" w:eastAsia="zh-CN"/>
              </w:rPr>
              <w:t>溶剂油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992C25">
            <w:pPr>
              <w:pStyle w:val="26"/>
              <w:bidi w:val="0"/>
              <w:rPr>
                <w:rFonts w:hint="default"/>
                <w:lang w:val="en-US" w:eastAsia="zh-Hans"/>
              </w:rPr>
            </w:pPr>
            <w:r>
              <w:rPr>
                <w:rFonts w:hint="default"/>
                <w:lang w:val="en-US" w:eastAsia="zh-CN"/>
              </w:rPr>
              <w:t>1282</w:t>
            </w:r>
          </w:p>
        </w:tc>
      </w:tr>
      <w:tr w14:paraId="701B9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9FCA457">
            <w:pPr>
              <w:pStyle w:val="26"/>
              <w:bidi w:val="0"/>
              <w:rPr>
                <w:rFonts w:hint="default"/>
                <w:lang w:val="en-US" w:eastAsia="zh-Hans"/>
              </w:rPr>
            </w:pPr>
            <w:r>
              <w:rPr>
                <w:rFonts w:hint="default"/>
                <w:lang w:val="en-US" w:eastAsia="zh-CN"/>
              </w:rPr>
              <w:t>1070101060500000000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F689F4F">
            <w:pPr>
              <w:pStyle w:val="26"/>
              <w:bidi w:val="0"/>
              <w:rPr>
                <w:rFonts w:hint="default"/>
                <w:lang w:val="en-US" w:eastAsia="zh-Hans"/>
              </w:rPr>
            </w:pPr>
            <w:r>
              <w:rPr>
                <w:rFonts w:hint="default"/>
                <w:lang w:val="en-US" w:eastAsia="zh-CN"/>
              </w:rPr>
              <w:t>溶剂油（工业白油）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84FB07A">
            <w:pPr>
              <w:pStyle w:val="26"/>
              <w:bidi w:val="0"/>
              <w:rPr>
                <w:rFonts w:hint="default"/>
                <w:lang w:val="en-US" w:eastAsia="zh-Hans"/>
              </w:rPr>
            </w:pPr>
            <w:r>
              <w:rPr>
                <w:rFonts w:hint="default"/>
                <w:lang w:val="en-US" w:eastAsia="zh-CN"/>
              </w:rPr>
              <w:t>溶剂油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D42DC3A">
            <w:pPr>
              <w:pStyle w:val="26"/>
              <w:bidi w:val="0"/>
              <w:rPr>
                <w:rFonts w:hint="default"/>
                <w:lang w:val="en-US" w:eastAsia="zh-Hans"/>
              </w:rPr>
            </w:pPr>
            <w:r>
              <w:rPr>
                <w:rFonts w:hint="default"/>
                <w:lang w:val="en-US" w:eastAsia="zh-CN"/>
              </w:rPr>
              <w:t>1282</w:t>
            </w:r>
          </w:p>
        </w:tc>
      </w:tr>
      <w:tr w14:paraId="2FD2C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1CDB3C1">
            <w:pPr>
              <w:pStyle w:val="26"/>
              <w:bidi w:val="0"/>
              <w:rPr>
                <w:rFonts w:hint="default"/>
                <w:lang w:val="en-US" w:eastAsia="zh-Hans"/>
              </w:rPr>
            </w:pPr>
            <w:r>
              <w:rPr>
                <w:rFonts w:hint="default"/>
                <w:lang w:val="en-US" w:eastAsia="zh-CN"/>
              </w:rPr>
              <w:t>1070101050400000000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472000">
            <w:pPr>
              <w:pStyle w:val="26"/>
              <w:bidi w:val="0"/>
              <w:rPr>
                <w:rFonts w:hint="default"/>
                <w:lang w:val="en-US" w:eastAsia="zh-Hans"/>
              </w:rPr>
            </w:pPr>
            <w:r>
              <w:rPr>
                <w:rFonts w:hint="default"/>
                <w:lang w:val="en-US" w:eastAsia="zh-CN"/>
              </w:rPr>
              <w:t>石脑油（混合芳烃）</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8F4DA4">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D3E253">
            <w:pPr>
              <w:pStyle w:val="26"/>
              <w:bidi w:val="0"/>
              <w:rPr>
                <w:rFonts w:hint="default"/>
                <w:lang w:val="en-US" w:eastAsia="zh-Hans"/>
              </w:rPr>
            </w:pPr>
            <w:r>
              <w:rPr>
                <w:rFonts w:hint="default"/>
                <w:lang w:val="en-US" w:eastAsia="zh-CN"/>
              </w:rPr>
              <w:t>1385</w:t>
            </w:r>
          </w:p>
        </w:tc>
      </w:tr>
      <w:tr w14:paraId="64916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FBCC3B">
            <w:pPr>
              <w:pStyle w:val="26"/>
              <w:bidi w:val="0"/>
              <w:rPr>
                <w:rFonts w:hint="default"/>
                <w:lang w:val="en-US" w:eastAsia="zh-Hans"/>
              </w:rPr>
            </w:pPr>
            <w:r>
              <w:rPr>
                <w:rFonts w:hint="default"/>
                <w:lang w:val="en-US" w:eastAsia="zh-CN"/>
              </w:rPr>
              <w:t>1070101050500000000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54669">
            <w:pPr>
              <w:pStyle w:val="26"/>
              <w:bidi w:val="0"/>
              <w:rPr>
                <w:rFonts w:hint="default"/>
                <w:lang w:val="en-US" w:eastAsia="zh-Hans"/>
              </w:rPr>
            </w:pPr>
            <w:r>
              <w:rPr>
                <w:rFonts w:hint="default"/>
                <w:lang w:val="en-US" w:eastAsia="zh-CN"/>
              </w:rPr>
              <w:t>石脑油（重芳烃）</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CEBA43">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F19341">
            <w:pPr>
              <w:pStyle w:val="26"/>
              <w:bidi w:val="0"/>
              <w:rPr>
                <w:rFonts w:hint="default"/>
                <w:lang w:val="en-US" w:eastAsia="zh-Hans"/>
              </w:rPr>
            </w:pPr>
            <w:r>
              <w:rPr>
                <w:rFonts w:hint="default"/>
                <w:lang w:val="en-US" w:eastAsia="zh-CN"/>
              </w:rPr>
              <w:t>1385</w:t>
            </w:r>
          </w:p>
        </w:tc>
      </w:tr>
      <w:tr w14:paraId="29396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859AF6">
            <w:pPr>
              <w:pStyle w:val="26"/>
              <w:bidi w:val="0"/>
              <w:rPr>
                <w:rFonts w:hint="default"/>
                <w:lang w:val="en-US" w:eastAsia="zh-Hans"/>
              </w:rPr>
            </w:pPr>
            <w:r>
              <w:rPr>
                <w:rFonts w:hint="default"/>
                <w:lang w:val="en-US" w:eastAsia="zh-CN"/>
              </w:rPr>
              <w:t>1070101050600000000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20092A">
            <w:pPr>
              <w:pStyle w:val="26"/>
              <w:bidi w:val="0"/>
              <w:rPr>
                <w:rFonts w:hint="default"/>
                <w:lang w:val="en-US" w:eastAsia="zh-Hans"/>
              </w:rPr>
            </w:pPr>
            <w:r>
              <w:rPr>
                <w:rFonts w:hint="default"/>
                <w:lang w:val="en-US" w:eastAsia="zh-CN"/>
              </w:rPr>
              <w:t>石脑油（混合碳八）</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AE1396A">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4CF06B">
            <w:pPr>
              <w:pStyle w:val="26"/>
              <w:bidi w:val="0"/>
              <w:rPr>
                <w:rFonts w:hint="default"/>
                <w:lang w:val="en-US" w:eastAsia="zh-Hans"/>
              </w:rPr>
            </w:pPr>
            <w:r>
              <w:rPr>
                <w:rFonts w:hint="default"/>
                <w:lang w:val="en-US" w:eastAsia="zh-CN"/>
              </w:rPr>
              <w:t>1385</w:t>
            </w:r>
          </w:p>
        </w:tc>
      </w:tr>
      <w:tr w14:paraId="5D32E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DB7A443">
            <w:pPr>
              <w:pStyle w:val="26"/>
              <w:bidi w:val="0"/>
              <w:rPr>
                <w:rFonts w:hint="default"/>
                <w:lang w:val="en-US" w:eastAsia="zh-Hans"/>
              </w:rPr>
            </w:pPr>
            <w:r>
              <w:rPr>
                <w:rFonts w:hint="default"/>
                <w:lang w:val="en-US" w:eastAsia="zh-CN"/>
              </w:rPr>
              <w:t>1070101050700000000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3F6CA7">
            <w:pPr>
              <w:pStyle w:val="26"/>
              <w:bidi w:val="0"/>
              <w:rPr>
                <w:rFonts w:hint="default"/>
                <w:lang w:val="en-US" w:eastAsia="zh-Hans"/>
              </w:rPr>
            </w:pPr>
            <w:r>
              <w:rPr>
                <w:rFonts w:hint="default"/>
                <w:lang w:val="en-US" w:eastAsia="zh-CN"/>
              </w:rPr>
              <w:t>石脑油（稳定轻烃）</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5A011D6">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74E4445">
            <w:pPr>
              <w:pStyle w:val="26"/>
              <w:bidi w:val="0"/>
              <w:rPr>
                <w:rFonts w:hint="default"/>
                <w:lang w:val="en-US" w:eastAsia="zh-Hans"/>
              </w:rPr>
            </w:pPr>
            <w:r>
              <w:rPr>
                <w:rFonts w:hint="default"/>
                <w:lang w:val="en-US" w:eastAsia="zh-CN"/>
              </w:rPr>
              <w:t>1385</w:t>
            </w:r>
          </w:p>
        </w:tc>
      </w:tr>
      <w:tr w14:paraId="1998F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5C906D6">
            <w:pPr>
              <w:pStyle w:val="26"/>
              <w:bidi w:val="0"/>
              <w:rPr>
                <w:rFonts w:hint="default"/>
                <w:lang w:val="en-US" w:eastAsia="zh-Hans"/>
              </w:rPr>
            </w:pPr>
            <w:r>
              <w:rPr>
                <w:rFonts w:hint="default"/>
                <w:lang w:val="en-US" w:eastAsia="zh-CN"/>
              </w:rPr>
              <w:t>1070101050800000000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5C8E4A">
            <w:pPr>
              <w:pStyle w:val="26"/>
              <w:bidi w:val="0"/>
              <w:rPr>
                <w:rFonts w:hint="default"/>
                <w:lang w:val="en-US" w:eastAsia="zh-Hans"/>
              </w:rPr>
            </w:pPr>
            <w:r>
              <w:rPr>
                <w:rFonts w:hint="default"/>
                <w:lang w:val="en-US" w:eastAsia="zh-CN"/>
              </w:rPr>
              <w:t>石脑油（轻油）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AA30EE8">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075F33A">
            <w:pPr>
              <w:pStyle w:val="26"/>
              <w:bidi w:val="0"/>
              <w:rPr>
                <w:rFonts w:hint="default"/>
                <w:lang w:val="en-US" w:eastAsia="zh-Hans"/>
              </w:rPr>
            </w:pPr>
            <w:r>
              <w:rPr>
                <w:rFonts w:hint="default"/>
                <w:lang w:val="en-US" w:eastAsia="zh-CN"/>
              </w:rPr>
              <w:t>1385</w:t>
            </w:r>
          </w:p>
        </w:tc>
      </w:tr>
      <w:tr w14:paraId="08889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7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1C3DF7">
            <w:pPr>
              <w:pStyle w:val="26"/>
              <w:bidi w:val="0"/>
              <w:rPr>
                <w:rFonts w:hint="default"/>
                <w:lang w:val="en-US" w:eastAsia="zh-Hans"/>
              </w:rPr>
            </w:pPr>
            <w:r>
              <w:rPr>
                <w:rFonts w:hint="default"/>
                <w:lang w:val="en-US" w:eastAsia="zh-CN"/>
              </w:rPr>
              <w:t>1070101050900000000</w:t>
            </w:r>
          </w:p>
        </w:tc>
        <w:tc>
          <w:tcPr>
            <w:tcW w:w="175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1ABF3D1">
            <w:pPr>
              <w:pStyle w:val="26"/>
              <w:bidi w:val="0"/>
              <w:rPr>
                <w:rFonts w:hint="default"/>
                <w:lang w:val="en-US" w:eastAsia="zh-Hans"/>
              </w:rPr>
            </w:pPr>
            <w:r>
              <w:rPr>
                <w:rFonts w:hint="default"/>
                <w:lang w:val="en-US" w:eastAsia="zh-CN"/>
              </w:rPr>
              <w:t>石脑油（轻质煤焦油）</w:t>
            </w:r>
          </w:p>
        </w:tc>
        <w:tc>
          <w:tcPr>
            <w:tcW w:w="82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5C4B32">
            <w:pPr>
              <w:pStyle w:val="26"/>
              <w:bidi w:val="0"/>
              <w:rPr>
                <w:rFonts w:hint="default"/>
                <w:lang w:val="en-US" w:eastAsia="zh-Hans"/>
              </w:rPr>
            </w:pPr>
            <w:r>
              <w:rPr>
                <w:rFonts w:hint="default"/>
                <w:lang w:val="en-US" w:eastAsia="zh-CN"/>
              </w:rPr>
              <w:t>石脑油</w:t>
            </w:r>
          </w:p>
        </w:tc>
        <w:tc>
          <w:tcPr>
            <w:tcW w:w="7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855B19C">
            <w:pPr>
              <w:pStyle w:val="26"/>
              <w:bidi w:val="0"/>
              <w:rPr>
                <w:rFonts w:hint="default"/>
                <w:lang w:val="en-US" w:eastAsia="zh-Hans"/>
              </w:rPr>
            </w:pPr>
            <w:r>
              <w:rPr>
                <w:rFonts w:hint="default"/>
                <w:lang w:val="en-US" w:eastAsia="zh-CN"/>
              </w:rPr>
              <w:t>1385</w:t>
            </w:r>
          </w:p>
        </w:tc>
      </w:tr>
    </w:tbl>
    <w:p w14:paraId="320AE0D4">
      <w:pPr>
        <w:pStyle w:val="7"/>
        <w:bidi w:val="0"/>
        <w:rPr>
          <w:rFonts w:hint="default"/>
        </w:rPr>
      </w:pPr>
      <w:bookmarkStart w:id="145" w:name="_Toc4537"/>
      <w:r>
        <w:rPr>
          <w:rFonts w:hint="default"/>
        </w:rPr>
        <w:t>1.2.10获取成品油蓝字发票信息</w:t>
      </w:r>
      <w:bookmarkEnd w:id="145"/>
    </w:p>
    <w:p w14:paraId="2C5875FA">
      <w:pPr>
        <w:pStyle w:val="5"/>
        <w:bidi w:val="0"/>
        <w:rPr>
          <w:rFonts w:hint="default"/>
        </w:rPr>
      </w:pPr>
      <w:r>
        <w:rPr>
          <w:rFonts w:hint="default"/>
        </w:rPr>
        <w:t>企业可依据成品油蓝字发票信息开具红字发票。</w:t>
      </w:r>
    </w:p>
    <w:p w14:paraId="38110F36">
      <w:pPr>
        <w:pStyle w:val="5"/>
        <w:bidi w:val="0"/>
        <w:rPr>
          <w:rFonts w:hint="default"/>
        </w:rPr>
      </w:pPr>
      <w:r>
        <w:rPr>
          <w:rFonts w:hint="default"/>
        </w:rPr>
        <w:t>建议企业定时下载/更新成品油蓝字发信息，或在接收成品油蓝字发票、蓝字发票信息变更时手工获取成品油蓝字发票信息。</w:t>
      </w:r>
    </w:p>
    <w:p w14:paraId="7D659CC3">
      <w:pPr>
        <w:pStyle w:val="26"/>
        <w:bidi w:val="0"/>
        <w:rPr>
          <w:rFonts w:hint="default"/>
        </w:rPr>
      </w:pPr>
      <w:r>
        <w:drawing>
          <wp:inline distT="0" distB="0" distL="114300" distR="114300">
            <wp:extent cx="2762250" cy="2470150"/>
            <wp:effectExtent l="0" t="0" r="6350" b="6350"/>
            <wp:docPr id="66" name="图片 11"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1" descr="查询蓝票信息"/>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5D6C8FCF">
      <w:pPr>
        <w:pStyle w:val="8"/>
        <w:bidi w:val="0"/>
        <w:rPr>
          <w:rFonts w:hint="default"/>
        </w:rPr>
      </w:pPr>
      <w:r>
        <w:rPr>
          <w:rFonts w:hint="default"/>
        </w:rPr>
        <w:t>1.2.10.1判断逻辑</w:t>
      </w:r>
    </w:p>
    <w:p w14:paraId="15F8D0BE">
      <w:pPr>
        <w:pStyle w:val="5"/>
        <w:bidi w:val="0"/>
        <w:rPr>
          <w:rFonts w:hint="default"/>
        </w:rPr>
      </w:pPr>
      <w:r>
        <w:rPr>
          <w:rFonts w:hint="default"/>
        </w:rPr>
        <w:t>调用《批量发票下载申请》接口规范获取成品油蓝字发票信息，当接口调用时发生以下任意情形，</w:t>
      </w:r>
      <w:r>
        <w:rPr>
          <w:rFonts w:hint="default"/>
          <w:lang w:val="en-US" w:eastAsia="zh-CN"/>
        </w:rPr>
        <w:t>调用失败</w:t>
      </w:r>
      <w:r>
        <w:rPr>
          <w:rFonts w:hint="default"/>
        </w:rPr>
        <w:t>。</w:t>
      </w:r>
    </w:p>
    <w:p w14:paraId="4ECF6B54">
      <w:pPr>
        <w:pStyle w:val="5"/>
        <w:bidi w:val="0"/>
      </w:pPr>
      <w:r>
        <w:rPr>
          <w:rFonts w:hint="eastAsia"/>
        </w:rPr>
        <w:t>●</w:t>
      </w:r>
      <w:r>
        <w:rPr>
          <w:rFonts w:hint="default"/>
          <w:lang w:val="en-US"/>
        </w:rPr>
        <w:t xml:space="preserve"> </w:t>
      </w:r>
      <w:r>
        <w:t>网络通信异常。</w:t>
      </w:r>
    </w:p>
    <w:p w14:paraId="5819C083">
      <w:pPr>
        <w:pStyle w:val="5"/>
        <w:bidi w:val="0"/>
      </w:pPr>
      <w:r>
        <w:rPr>
          <w:rFonts w:hint="eastAsia"/>
        </w:rPr>
        <w:t>●</w:t>
      </w:r>
      <w:r>
        <w:rPr>
          <w:rFonts w:hint="default"/>
          <w:lang w:val="en-US"/>
        </w:rPr>
        <w:t xml:space="preserve"> </w:t>
      </w:r>
      <w:r>
        <w:t>返回报文存在error节点。</w:t>
      </w:r>
    </w:p>
    <w:p w14:paraId="7D4B0FCC">
      <w:pPr>
        <w:pStyle w:val="5"/>
        <w:bidi w:val="0"/>
      </w:pPr>
      <w:r>
        <w:rPr>
          <w:rFonts w:hint="eastAsia"/>
        </w:rPr>
        <w:t>●</w:t>
      </w:r>
      <w:r>
        <w:rPr>
          <w:rFonts w:hint="default"/>
          <w:lang w:val="en-US"/>
        </w:rPr>
        <w:t xml:space="preserve"> </w:t>
      </w:r>
      <w:r>
        <w:t>“返回码”不为“00”。</w:t>
      </w:r>
    </w:p>
    <w:p w14:paraId="059DCE24">
      <w:pPr>
        <w:pStyle w:val="7"/>
        <w:bidi w:val="0"/>
        <w:rPr>
          <w:rFonts w:hint="default"/>
        </w:rPr>
      </w:pPr>
      <w:bookmarkStart w:id="146" w:name="_Toc22702"/>
      <w:r>
        <w:rPr>
          <w:rFonts w:hint="default"/>
        </w:rPr>
        <w:t>1.2.11获取成品油蓝字发票勾选信息</w:t>
      </w:r>
      <w:bookmarkEnd w:id="146"/>
    </w:p>
    <w:p w14:paraId="20DD328B">
      <w:pPr>
        <w:pStyle w:val="5"/>
        <w:bidi w:val="0"/>
        <w:rPr>
          <w:rFonts w:hint="default"/>
        </w:rPr>
      </w:pPr>
      <w:r>
        <w:rPr>
          <w:rFonts w:hint="default"/>
        </w:rPr>
        <w:t>企业可依据成品油蓝字发票信息勾选信息判断成品油蓝字发票是否可红冲。</w:t>
      </w:r>
    </w:p>
    <w:p w14:paraId="7046879F">
      <w:pPr>
        <w:pStyle w:val="5"/>
        <w:bidi w:val="0"/>
        <w:rPr>
          <w:rFonts w:hint="default"/>
        </w:rPr>
      </w:pPr>
      <w:r>
        <w:rPr>
          <w:rFonts w:hint="default"/>
        </w:rPr>
        <w:t>建议企业定时下载/更新成品油蓝字发信息勾选，或在接收成品油蓝字发票勾选状态发生变更时手工获取成品油蓝字发票勾选信息。</w:t>
      </w:r>
    </w:p>
    <w:p w14:paraId="6D6C8855">
      <w:pPr>
        <w:pStyle w:val="26"/>
        <w:bidi w:val="0"/>
        <w:rPr>
          <w:rFonts w:hint="default"/>
        </w:rPr>
      </w:pPr>
      <w:r>
        <w:drawing>
          <wp:inline distT="0" distB="0" distL="114300" distR="114300">
            <wp:extent cx="2870200" cy="2324100"/>
            <wp:effectExtent l="0" t="0" r="0" b="0"/>
            <wp:docPr id="67" name="图片 12"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2" descr="查询蓝票勾选信息"/>
                    <pic:cNvPicPr>
                      <a:picLocks noChangeAspect="1"/>
                    </pic:cNvPicPr>
                  </pic:nvPicPr>
                  <pic:blipFill>
                    <a:blip r:embed="rId18"/>
                    <a:stretch>
                      <a:fillRect/>
                    </a:stretch>
                  </pic:blipFill>
                  <pic:spPr>
                    <a:xfrm>
                      <a:off x="0" y="0"/>
                      <a:ext cx="2870200" cy="2324100"/>
                    </a:xfrm>
                    <a:prstGeom prst="rect">
                      <a:avLst/>
                    </a:prstGeom>
                    <a:noFill/>
                    <a:ln>
                      <a:noFill/>
                    </a:ln>
                  </pic:spPr>
                </pic:pic>
              </a:graphicData>
            </a:graphic>
          </wp:inline>
        </w:drawing>
      </w:r>
    </w:p>
    <w:p w14:paraId="124197FB">
      <w:pPr>
        <w:pStyle w:val="8"/>
        <w:bidi w:val="0"/>
        <w:rPr>
          <w:rFonts w:hint="default"/>
        </w:rPr>
      </w:pPr>
      <w:r>
        <w:rPr>
          <w:rFonts w:hint="default"/>
        </w:rPr>
        <w:t>1.2.11.1判断逻辑</w:t>
      </w:r>
    </w:p>
    <w:p w14:paraId="249A0AE1">
      <w:pPr>
        <w:pStyle w:val="5"/>
        <w:bidi w:val="0"/>
        <w:rPr>
          <w:rFonts w:hint="default"/>
        </w:rPr>
      </w:pPr>
      <w:r>
        <w:rPr>
          <w:rFonts w:hint="default"/>
        </w:rPr>
        <w:t>调用《发票状态信息查询》接口规范获取成品油蓝字发票勾选信息，当接口调用时发生以下任意情形，</w:t>
      </w:r>
      <w:r>
        <w:rPr>
          <w:rFonts w:hint="default"/>
          <w:lang w:val="en-US" w:eastAsia="zh-CN"/>
        </w:rPr>
        <w:t>调用失败</w:t>
      </w:r>
      <w:r>
        <w:rPr>
          <w:rFonts w:hint="default"/>
        </w:rPr>
        <w:t>。</w:t>
      </w:r>
    </w:p>
    <w:p w14:paraId="6E53C356">
      <w:pPr>
        <w:pStyle w:val="5"/>
        <w:bidi w:val="0"/>
      </w:pPr>
      <w:r>
        <w:rPr>
          <w:rFonts w:hint="eastAsia"/>
        </w:rPr>
        <w:t>●</w:t>
      </w:r>
      <w:r>
        <w:rPr>
          <w:rFonts w:hint="default"/>
          <w:lang w:val="en-US"/>
        </w:rPr>
        <w:t xml:space="preserve"> </w:t>
      </w:r>
      <w:r>
        <w:t>网络通信异常。</w:t>
      </w:r>
    </w:p>
    <w:p w14:paraId="099B95A3">
      <w:pPr>
        <w:pStyle w:val="5"/>
        <w:bidi w:val="0"/>
      </w:pPr>
      <w:r>
        <w:rPr>
          <w:rFonts w:hint="eastAsia"/>
        </w:rPr>
        <w:t>●</w:t>
      </w:r>
      <w:r>
        <w:rPr>
          <w:rFonts w:hint="default"/>
          <w:lang w:val="en-US"/>
        </w:rPr>
        <w:t xml:space="preserve"> </w:t>
      </w:r>
      <w:r>
        <w:t>返回报文存在error节点。</w:t>
      </w:r>
    </w:p>
    <w:p w14:paraId="78B3D4C0">
      <w:pPr>
        <w:pStyle w:val="5"/>
        <w:bidi w:val="0"/>
      </w:pPr>
      <w:r>
        <w:rPr>
          <w:rFonts w:hint="eastAsia"/>
        </w:rPr>
        <w:t>●</w:t>
      </w:r>
      <w:r>
        <w:rPr>
          <w:rFonts w:hint="default"/>
          <w:lang w:val="en-US"/>
        </w:rPr>
        <w:t xml:space="preserve"> </w:t>
      </w:r>
      <w:r>
        <w:t>“返回码”不为“00”。</w:t>
      </w:r>
    </w:p>
    <w:p w14:paraId="61B16559">
      <w:pPr>
        <w:pStyle w:val="7"/>
        <w:bidi w:val="0"/>
        <w:rPr>
          <w:rFonts w:hint="default"/>
        </w:rPr>
      </w:pPr>
      <w:bookmarkStart w:id="147" w:name="_Toc29965"/>
      <w:r>
        <w:rPr>
          <w:rFonts w:hint="default"/>
        </w:rPr>
        <w:t>1.2.12获取成品油红字确认单列表</w:t>
      </w:r>
      <w:bookmarkEnd w:id="147"/>
    </w:p>
    <w:p w14:paraId="43C702B9">
      <w:pPr>
        <w:pStyle w:val="5"/>
        <w:bidi w:val="0"/>
        <w:rPr>
          <w:rFonts w:hint="default"/>
        </w:rPr>
      </w:pPr>
      <w:r>
        <w:rPr>
          <w:rFonts w:hint="default"/>
        </w:rPr>
        <w:t>从税务局端获取成品油红字确认单列表信息，以便于后期开具红字发票以及红字发票确认时进行业务校验。</w:t>
      </w:r>
    </w:p>
    <w:p w14:paraId="4F0185C2">
      <w:pPr>
        <w:pStyle w:val="5"/>
        <w:bidi w:val="0"/>
        <w:rPr>
          <w:rFonts w:hint="default"/>
        </w:rPr>
      </w:pPr>
      <w:r>
        <w:rPr>
          <w:rFonts w:hint="default"/>
        </w:rPr>
        <w:t>建议企业定时下载/更新的成品油红字确认单列表信息,或在接收成品油红字确认单、成品油红字确认单变更时手工获取成品油红字确认单列表信息。</w:t>
      </w:r>
    </w:p>
    <w:p w14:paraId="492D4F22">
      <w:pPr>
        <w:pStyle w:val="26"/>
        <w:bidi w:val="0"/>
        <w:rPr>
          <w:rFonts w:hint="default"/>
        </w:rPr>
      </w:pPr>
      <w:r>
        <w:drawing>
          <wp:inline distT="0" distB="0" distL="114300" distR="114300">
            <wp:extent cx="2762250" cy="2470150"/>
            <wp:effectExtent l="0" t="0" r="6350" b="6350"/>
            <wp:docPr id="68" name="图片 13" descr="红字确认单列表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3" descr="红字确认单列表信息查询"/>
                    <pic:cNvPicPr>
                      <a:picLocks noChangeAspect="1"/>
                    </pic:cNvPicPr>
                  </pic:nvPicPr>
                  <pic:blipFill>
                    <a:blip r:embed="rId19"/>
                    <a:stretch>
                      <a:fillRect/>
                    </a:stretch>
                  </pic:blipFill>
                  <pic:spPr>
                    <a:xfrm>
                      <a:off x="0" y="0"/>
                      <a:ext cx="2762250" cy="2470150"/>
                    </a:xfrm>
                    <a:prstGeom prst="rect">
                      <a:avLst/>
                    </a:prstGeom>
                    <a:noFill/>
                    <a:ln>
                      <a:noFill/>
                    </a:ln>
                  </pic:spPr>
                </pic:pic>
              </a:graphicData>
            </a:graphic>
          </wp:inline>
        </w:drawing>
      </w:r>
    </w:p>
    <w:p w14:paraId="5EA77DED">
      <w:pPr>
        <w:pStyle w:val="8"/>
        <w:bidi w:val="0"/>
        <w:rPr>
          <w:rFonts w:hint="default"/>
        </w:rPr>
      </w:pPr>
      <w:r>
        <w:rPr>
          <w:rFonts w:hint="default"/>
        </w:rPr>
        <w:t>1.2.12.1判断逻辑</w:t>
      </w:r>
    </w:p>
    <w:p w14:paraId="55FE251E">
      <w:pPr>
        <w:pStyle w:val="5"/>
        <w:bidi w:val="0"/>
        <w:rPr>
          <w:rFonts w:hint="default"/>
        </w:rPr>
      </w:pPr>
      <w:r>
        <w:rPr>
          <w:rFonts w:hint="default"/>
        </w:rPr>
        <w:t>调用《查询成品油红字确认单列表信息》接口规范获取成品油红字确认单列表信息，当接口调用时发生以下任意情形，</w:t>
      </w:r>
      <w:r>
        <w:rPr>
          <w:rFonts w:hint="default"/>
          <w:lang w:val="en-US" w:eastAsia="zh-CN"/>
        </w:rPr>
        <w:t>调用失败</w:t>
      </w:r>
      <w:r>
        <w:rPr>
          <w:rFonts w:hint="default"/>
        </w:rPr>
        <w:t>。</w:t>
      </w:r>
    </w:p>
    <w:p w14:paraId="22F0EB15">
      <w:pPr>
        <w:pStyle w:val="5"/>
        <w:bidi w:val="0"/>
      </w:pPr>
      <w:r>
        <w:rPr>
          <w:rFonts w:hint="eastAsia"/>
        </w:rPr>
        <w:t>●</w:t>
      </w:r>
      <w:r>
        <w:rPr>
          <w:rFonts w:hint="default"/>
          <w:lang w:val="en-US"/>
        </w:rPr>
        <w:t xml:space="preserve"> </w:t>
      </w:r>
      <w:r>
        <w:t>网络通信异常。</w:t>
      </w:r>
    </w:p>
    <w:p w14:paraId="1F4D53FF">
      <w:pPr>
        <w:pStyle w:val="5"/>
        <w:bidi w:val="0"/>
      </w:pPr>
      <w:r>
        <w:rPr>
          <w:rFonts w:hint="eastAsia"/>
        </w:rPr>
        <w:t>●</w:t>
      </w:r>
      <w:r>
        <w:rPr>
          <w:rFonts w:hint="default"/>
          <w:lang w:val="en-US"/>
        </w:rPr>
        <w:t xml:space="preserve"> </w:t>
      </w:r>
      <w:r>
        <w:t>返回报文存在error节点。</w:t>
      </w:r>
    </w:p>
    <w:p w14:paraId="1B33B27C">
      <w:pPr>
        <w:pStyle w:val="5"/>
        <w:bidi w:val="0"/>
      </w:pPr>
      <w:r>
        <w:rPr>
          <w:rFonts w:hint="eastAsia"/>
        </w:rPr>
        <w:t>●</w:t>
      </w:r>
      <w:r>
        <w:rPr>
          <w:rFonts w:hint="default"/>
          <w:lang w:val="en-US"/>
        </w:rPr>
        <w:t xml:space="preserve"> </w:t>
      </w:r>
      <w:r>
        <w:t>“返回码”不为“00”。</w:t>
      </w:r>
    </w:p>
    <w:p w14:paraId="47D3B3A5">
      <w:pPr>
        <w:pStyle w:val="7"/>
        <w:bidi w:val="0"/>
        <w:rPr>
          <w:rFonts w:hint="default"/>
        </w:rPr>
      </w:pPr>
      <w:bookmarkStart w:id="148" w:name="_Toc4074"/>
      <w:r>
        <w:rPr>
          <w:rFonts w:hint="default"/>
        </w:rPr>
        <w:t>1.2.13获取成品油红字确认单明细</w:t>
      </w:r>
      <w:bookmarkEnd w:id="148"/>
    </w:p>
    <w:p w14:paraId="194550BD">
      <w:pPr>
        <w:pStyle w:val="5"/>
        <w:bidi w:val="0"/>
        <w:rPr>
          <w:rFonts w:hint="default"/>
        </w:rPr>
      </w:pPr>
      <w:r>
        <w:rPr>
          <w:rFonts w:hint="default"/>
        </w:rPr>
        <w:t>从税务局端获取成品油红字确认单明细信息，以便于后期开具红字发票以及红字发票确认时进行业务校验。</w:t>
      </w:r>
    </w:p>
    <w:p w14:paraId="5D8C569C">
      <w:pPr>
        <w:pStyle w:val="5"/>
        <w:bidi w:val="0"/>
        <w:rPr>
          <w:rFonts w:hint="default"/>
        </w:rPr>
      </w:pPr>
      <w:r>
        <w:rPr>
          <w:rFonts w:hint="default"/>
        </w:rPr>
        <w:t>建议企业定时下载/更新的成品油红字确认单明细信息,或在接收成品油红字确认单明细、成品油红字确认单明细变更时手工获取成品油红字确认单明细信息。</w:t>
      </w:r>
    </w:p>
    <w:p w14:paraId="425A5400">
      <w:pPr>
        <w:pStyle w:val="26"/>
        <w:bidi w:val="0"/>
        <w:rPr>
          <w:rFonts w:hint="default"/>
        </w:rPr>
      </w:pPr>
      <w:r>
        <w:drawing>
          <wp:inline distT="0" distB="0" distL="114300" distR="114300">
            <wp:extent cx="2762250" cy="2470150"/>
            <wp:effectExtent l="0" t="0" r="6350" b="6350"/>
            <wp:docPr id="69" name="图片 152"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52" descr="查询红字确认单明细信息"/>
                    <pic:cNvPicPr>
                      <a:picLocks noChangeAspect="1"/>
                    </pic:cNvPicPr>
                  </pic:nvPicPr>
                  <pic:blipFill>
                    <a:blip r:embed="rId20"/>
                    <a:stretch>
                      <a:fillRect/>
                    </a:stretch>
                  </pic:blipFill>
                  <pic:spPr>
                    <a:xfrm>
                      <a:off x="0" y="0"/>
                      <a:ext cx="2762250" cy="2470150"/>
                    </a:xfrm>
                    <a:prstGeom prst="rect">
                      <a:avLst/>
                    </a:prstGeom>
                    <a:noFill/>
                    <a:ln>
                      <a:noFill/>
                    </a:ln>
                  </pic:spPr>
                </pic:pic>
              </a:graphicData>
            </a:graphic>
          </wp:inline>
        </w:drawing>
      </w:r>
    </w:p>
    <w:p w14:paraId="0C9D1A73">
      <w:pPr>
        <w:pStyle w:val="8"/>
        <w:bidi w:val="0"/>
        <w:rPr>
          <w:rFonts w:hint="default"/>
        </w:rPr>
      </w:pPr>
      <w:r>
        <w:rPr>
          <w:rFonts w:hint="default"/>
        </w:rPr>
        <w:t>1.2.13.1判断逻辑</w:t>
      </w:r>
    </w:p>
    <w:p w14:paraId="1D925D6E">
      <w:pPr>
        <w:pStyle w:val="5"/>
        <w:bidi w:val="0"/>
        <w:rPr>
          <w:rFonts w:hint="default"/>
        </w:rPr>
      </w:pPr>
      <w:r>
        <w:rPr>
          <w:rFonts w:hint="default"/>
        </w:rPr>
        <w:t>调用《查询成品油红字确认单明细信息》接口规范获取成品油红字确认单明细信息，当接口调用时发生以下任意情形，</w:t>
      </w:r>
      <w:r>
        <w:rPr>
          <w:rFonts w:hint="default"/>
          <w:lang w:val="en-US" w:eastAsia="zh-CN"/>
        </w:rPr>
        <w:t>调用失败</w:t>
      </w:r>
      <w:r>
        <w:rPr>
          <w:rFonts w:hint="default"/>
        </w:rPr>
        <w:t>。</w:t>
      </w:r>
    </w:p>
    <w:p w14:paraId="5204EDD9">
      <w:pPr>
        <w:pStyle w:val="5"/>
        <w:bidi w:val="0"/>
      </w:pPr>
      <w:r>
        <w:rPr>
          <w:rFonts w:hint="eastAsia"/>
        </w:rPr>
        <w:t>●</w:t>
      </w:r>
      <w:r>
        <w:rPr>
          <w:rFonts w:hint="default"/>
          <w:lang w:val="en-US"/>
        </w:rPr>
        <w:t xml:space="preserve"> </w:t>
      </w:r>
      <w:r>
        <w:t>网络通信异常。</w:t>
      </w:r>
    </w:p>
    <w:p w14:paraId="75271C78">
      <w:pPr>
        <w:pStyle w:val="5"/>
        <w:bidi w:val="0"/>
      </w:pPr>
      <w:r>
        <w:rPr>
          <w:rFonts w:hint="eastAsia"/>
        </w:rPr>
        <w:t>●</w:t>
      </w:r>
      <w:r>
        <w:rPr>
          <w:rFonts w:hint="default"/>
          <w:lang w:val="en-US"/>
        </w:rPr>
        <w:t xml:space="preserve"> </w:t>
      </w:r>
      <w:r>
        <w:t>返回报文存在error节点。</w:t>
      </w:r>
    </w:p>
    <w:p w14:paraId="68B27386">
      <w:pPr>
        <w:pStyle w:val="5"/>
        <w:bidi w:val="0"/>
      </w:pPr>
      <w:r>
        <w:rPr>
          <w:rFonts w:hint="eastAsia"/>
        </w:rPr>
        <w:t>●</w:t>
      </w:r>
      <w:r>
        <w:rPr>
          <w:rFonts w:hint="default"/>
          <w:lang w:val="en-US"/>
        </w:rPr>
        <w:t xml:space="preserve"> </w:t>
      </w:r>
      <w:r>
        <w:t>“返回码”不为“00”。</w:t>
      </w:r>
    </w:p>
    <w:p w14:paraId="3BD72989">
      <w:pPr>
        <w:pStyle w:val="4"/>
        <w:rPr>
          <w:rFonts w:hint="default" w:ascii="Times New Roman" w:hAnsi="Times New Roman" w:eastAsia="宋体" w:cs="Times New Roman"/>
        </w:rPr>
      </w:pPr>
      <w:bookmarkStart w:id="149" w:name="_Toc25688"/>
      <w:bookmarkStart w:id="150" w:name="_Toc6612"/>
      <w:r>
        <w:rPr>
          <w:rFonts w:hint="default" w:ascii="Times New Roman" w:hAnsi="Times New Roman" w:eastAsia="宋体" w:cs="Times New Roman"/>
        </w:rPr>
        <w:t>2</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成品油蓝字发票开具</w:t>
      </w:r>
      <w:bookmarkEnd w:id="149"/>
      <w:bookmarkEnd w:id="150"/>
    </w:p>
    <w:p w14:paraId="7D840342">
      <w:pPr>
        <w:pStyle w:val="6"/>
        <w:bidi w:val="0"/>
        <w:rPr>
          <w:rFonts w:hint="default"/>
        </w:rPr>
      </w:pPr>
      <w:bookmarkStart w:id="151" w:name="_Toc22827"/>
      <w:r>
        <w:rPr>
          <w:rFonts w:hint="default"/>
        </w:rPr>
        <w:t>2.1全流程图</w:t>
      </w:r>
      <w:bookmarkEnd w:id="151"/>
    </w:p>
    <w:p w14:paraId="0BD3A26C">
      <w:pPr>
        <w:pStyle w:val="26"/>
        <w:bidi w:val="0"/>
        <w:rPr>
          <w:rFonts w:hint="default"/>
        </w:rPr>
      </w:pPr>
      <w:r>
        <w:rPr>
          <w:rFonts w:hint="default"/>
        </w:rPr>
        <w:drawing>
          <wp:inline distT="0" distB="0" distL="114300" distR="114300">
            <wp:extent cx="5268595" cy="6877050"/>
            <wp:effectExtent l="0" t="0" r="1905" b="6350"/>
            <wp:docPr id="70" name="图片 233" descr="生产企业蓝票全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33" descr="生产企业蓝票全场景"/>
                    <pic:cNvPicPr>
                      <a:picLocks noChangeAspect="1"/>
                    </pic:cNvPicPr>
                  </pic:nvPicPr>
                  <pic:blipFill>
                    <a:blip r:embed="rId58"/>
                    <a:stretch>
                      <a:fillRect/>
                    </a:stretch>
                  </pic:blipFill>
                  <pic:spPr>
                    <a:xfrm>
                      <a:off x="0" y="0"/>
                      <a:ext cx="5268595" cy="6877050"/>
                    </a:xfrm>
                    <a:prstGeom prst="rect">
                      <a:avLst/>
                    </a:prstGeom>
                    <a:noFill/>
                    <a:ln>
                      <a:noFill/>
                    </a:ln>
                  </pic:spPr>
                </pic:pic>
              </a:graphicData>
            </a:graphic>
          </wp:inline>
        </w:drawing>
      </w:r>
    </w:p>
    <w:p w14:paraId="68DD4A71">
      <w:pPr>
        <w:pStyle w:val="25"/>
        <w:bidi w:val="0"/>
        <w:rPr>
          <w:rFonts w:hint="default"/>
        </w:rPr>
      </w:pPr>
      <w:r>
        <w:rPr>
          <w:rFonts w:hint="default"/>
        </w:rPr>
        <w:t>业务流程图</w:t>
      </w:r>
    </w:p>
    <w:p w14:paraId="476FF797">
      <w:pPr>
        <w:pStyle w:val="26"/>
        <w:bidi w:val="0"/>
        <w:rPr>
          <w:rFonts w:hint="default"/>
        </w:rPr>
      </w:pPr>
      <w:r>
        <w:rPr>
          <w:rFonts w:hint="default"/>
        </w:rPr>
        <w:drawing>
          <wp:inline distT="0" distB="0" distL="114300" distR="114300">
            <wp:extent cx="4871720" cy="8477250"/>
            <wp:effectExtent l="0" t="0" r="0" b="0"/>
            <wp:docPr id="71" name="图片 69" descr="成品油蓝开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9" descr="成品油蓝开 (1)"/>
                    <pic:cNvPicPr>
                      <a:picLocks noChangeAspect="1"/>
                    </pic:cNvPicPr>
                  </pic:nvPicPr>
                  <pic:blipFill>
                    <a:blip r:embed="rId59"/>
                    <a:stretch>
                      <a:fillRect/>
                    </a:stretch>
                  </pic:blipFill>
                  <pic:spPr>
                    <a:xfrm>
                      <a:off x="0" y="0"/>
                      <a:ext cx="4871720" cy="8477250"/>
                    </a:xfrm>
                    <a:prstGeom prst="rect">
                      <a:avLst/>
                    </a:prstGeom>
                    <a:noFill/>
                    <a:ln>
                      <a:noFill/>
                    </a:ln>
                  </pic:spPr>
                </pic:pic>
              </a:graphicData>
            </a:graphic>
          </wp:inline>
        </w:drawing>
      </w:r>
    </w:p>
    <w:p w14:paraId="5D40D1B4">
      <w:pPr>
        <w:pStyle w:val="25"/>
        <w:bidi w:val="0"/>
        <w:rPr>
          <w:rFonts w:hint="default"/>
        </w:rPr>
      </w:pPr>
      <w:r>
        <w:rPr>
          <w:rFonts w:hint="default"/>
        </w:rPr>
        <w:t>时序图</w:t>
      </w:r>
    </w:p>
    <w:p w14:paraId="3CD3B76F">
      <w:pPr>
        <w:pStyle w:val="6"/>
        <w:bidi w:val="0"/>
        <w:rPr>
          <w:rFonts w:hint="default"/>
        </w:rPr>
      </w:pPr>
      <w:bookmarkStart w:id="152" w:name="_Toc16589"/>
      <w:r>
        <w:rPr>
          <w:rFonts w:hint="default"/>
        </w:rPr>
        <w:t>2.2业务规则</w:t>
      </w:r>
      <w:bookmarkEnd w:id="152"/>
    </w:p>
    <w:p w14:paraId="2DE25E70">
      <w:pPr>
        <w:pStyle w:val="7"/>
        <w:bidi w:val="0"/>
        <w:rPr>
          <w:rFonts w:hint="default"/>
        </w:rPr>
      </w:pPr>
      <w:bookmarkStart w:id="153" w:name="_Toc8775"/>
      <w:r>
        <w:rPr>
          <w:rFonts w:hint="default"/>
        </w:rPr>
        <w:t>2.2.1判断纳税人开票资格</w:t>
      </w:r>
      <w:bookmarkEnd w:id="153"/>
    </w:p>
    <w:p w14:paraId="05EEFC32">
      <w:pPr>
        <w:pStyle w:val="5"/>
        <w:bidi w:val="0"/>
        <w:rPr>
          <w:rFonts w:hint="default"/>
        </w:rPr>
      </w:pPr>
      <w:r>
        <w:rPr>
          <w:rFonts w:hint="default"/>
        </w:rPr>
        <w:t>校验纳税人是否具备成品油蓝字发票开票资格，包括风险纳税人信息校验和纳税人资格校验。</w:t>
      </w:r>
    </w:p>
    <w:p w14:paraId="1ECC4FA4">
      <w:pPr>
        <w:pStyle w:val="26"/>
        <w:bidi w:val="0"/>
        <w:rPr>
          <w:rFonts w:hint="eastAsia"/>
          <w:lang w:eastAsia="zh-CN"/>
        </w:rPr>
      </w:pPr>
      <w:r>
        <w:rPr>
          <w:rFonts w:hint="eastAsia"/>
          <w:lang w:eastAsia="zh-CN"/>
        </w:rPr>
        <w:drawing>
          <wp:inline distT="0" distB="0" distL="114300" distR="114300">
            <wp:extent cx="2686050" cy="5099050"/>
            <wp:effectExtent l="0" t="0" r="6350" b="6350"/>
            <wp:docPr id="72" name="图片 242"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42" descr="判断纳税人开票资格"/>
                    <pic:cNvPicPr>
                      <a:picLocks noChangeAspect="1"/>
                    </pic:cNvPicPr>
                  </pic:nvPicPr>
                  <pic:blipFill>
                    <a:blip r:embed="rId23"/>
                    <a:stretch>
                      <a:fillRect/>
                    </a:stretch>
                  </pic:blipFill>
                  <pic:spPr>
                    <a:xfrm>
                      <a:off x="0" y="0"/>
                      <a:ext cx="2686050" cy="5099050"/>
                    </a:xfrm>
                    <a:prstGeom prst="rect">
                      <a:avLst/>
                    </a:prstGeom>
                    <a:noFill/>
                    <a:ln>
                      <a:noFill/>
                    </a:ln>
                  </pic:spPr>
                </pic:pic>
              </a:graphicData>
            </a:graphic>
          </wp:inline>
        </w:drawing>
      </w:r>
    </w:p>
    <w:p w14:paraId="62055904">
      <w:pPr>
        <w:pStyle w:val="5"/>
        <w:bidi w:val="0"/>
        <w:rPr>
          <w:rFonts w:hint="default"/>
        </w:rPr>
      </w:pPr>
      <w:r>
        <w:rPr>
          <w:rFonts w:hint="default"/>
        </w:rPr>
        <w:t>查询本地保存的纳税人风险信息，校验纳税人是否为风险纳税人，禁止风险等级高的纳税人开具发票。</w:t>
      </w:r>
    </w:p>
    <w:p w14:paraId="607A5328">
      <w:pPr>
        <w:pStyle w:val="5"/>
        <w:bidi w:val="0"/>
        <w:rPr>
          <w:rFonts w:hint="default"/>
        </w:rPr>
      </w:pPr>
      <w:r>
        <w:rPr>
          <w:rFonts w:hint="default"/>
        </w:rPr>
        <w:t>查询本地保存的纳税人基本信息，判断纳税人是否具备开具成品油蓝字发票资格，销方必须是成品油生产企业，否则无法开具成品油发票。</w:t>
      </w:r>
    </w:p>
    <w:p w14:paraId="135C91D9">
      <w:pPr>
        <w:pStyle w:val="8"/>
        <w:bidi w:val="0"/>
        <w:rPr>
          <w:rFonts w:hint="default"/>
        </w:rPr>
      </w:pPr>
      <w:r>
        <w:rPr>
          <w:rFonts w:hint="default"/>
        </w:rPr>
        <w:t>2.2.1.1判断逻辑</w:t>
      </w:r>
    </w:p>
    <w:p w14:paraId="786449C3">
      <w:pPr>
        <w:pStyle w:val="5"/>
        <w:bidi w:val="0"/>
        <w:rPr>
          <w:rFonts w:hint="default"/>
        </w:rPr>
      </w:pPr>
      <w:r>
        <w:rPr>
          <w:rFonts w:hint="default"/>
        </w:rPr>
        <w:t>根据查询的纳税人风险信息进行校验，当满足以下任意条件时禁止开具成品油蓝字发票。</w:t>
      </w:r>
    </w:p>
    <w:p w14:paraId="52D5F464">
      <w:pPr>
        <w:pStyle w:val="5"/>
        <w:bidi w:val="0"/>
      </w:pPr>
      <w:r>
        <w:rPr>
          <w:rFonts w:hint="eastAsia"/>
        </w:rPr>
        <w:t>●</w:t>
      </w:r>
      <w:r>
        <w:rPr>
          <w:rFonts w:hint="default"/>
          <w:lang w:val="en-US"/>
        </w:rPr>
        <w:t xml:space="preserve"> </w:t>
      </w:r>
      <w:r>
        <w:t>未查询到纳税人风险信息，本地无纳税人风险信息</w:t>
      </w:r>
    </w:p>
    <w:p w14:paraId="7BDB6266">
      <w:pPr>
        <w:pStyle w:val="5"/>
        <w:bidi w:val="0"/>
      </w:pPr>
      <w:r>
        <w:rPr>
          <w:rFonts w:hint="eastAsia"/>
        </w:rPr>
        <w:t>●</w:t>
      </w:r>
      <w:r>
        <w:rPr>
          <w:rFonts w:hint="default"/>
          <w:lang w:val="en-US"/>
        </w:rPr>
        <w:t xml:space="preserve"> </w:t>
      </w:r>
      <w:r>
        <w:t>纳税人风险信息中“风险纳税人类型”为“Ⅰ类（高风险）”。</w:t>
      </w:r>
    </w:p>
    <w:p w14:paraId="2622D48B">
      <w:pPr>
        <w:pStyle w:val="5"/>
        <w:bidi w:val="0"/>
      </w:pPr>
      <w:r>
        <w:rPr>
          <w:rFonts w:hint="eastAsia"/>
        </w:rPr>
        <w:t>●</w:t>
      </w:r>
      <w:r>
        <w:rPr>
          <w:rFonts w:hint="default"/>
          <w:lang w:val="en-US"/>
        </w:rPr>
        <w:t xml:space="preserve"> </w:t>
      </w:r>
      <w:r>
        <w:t>纳税人风险信息中“纳税人预警级别”为“红色预警”。</w:t>
      </w:r>
    </w:p>
    <w:p w14:paraId="59B6CE3A">
      <w:pPr>
        <w:pStyle w:val="5"/>
        <w:bidi w:val="0"/>
      </w:pPr>
      <w:r>
        <w:rPr>
          <w:rFonts w:hint="eastAsia"/>
        </w:rPr>
        <w:t>●</w:t>
      </w:r>
      <w:r>
        <w:rPr>
          <w:rFonts w:hint="default"/>
          <w:lang w:val="en-US"/>
        </w:rPr>
        <w:t xml:space="preserve"> </w:t>
      </w:r>
      <w:r>
        <w:t>纳税人风险信息中“风险纳税人标志”为“Y（风险纳税人）”。</w:t>
      </w:r>
    </w:p>
    <w:p w14:paraId="25900892">
      <w:pPr>
        <w:pStyle w:val="5"/>
        <w:bidi w:val="0"/>
        <w:rPr>
          <w:rFonts w:hint="default"/>
        </w:rPr>
      </w:pPr>
      <w:r>
        <w:rPr>
          <w:rFonts w:hint="default"/>
        </w:rPr>
        <w:t>根据查询的纳税人基本信息进行校验，当发生以下任意条件时禁止开具成品油蓝字发票。</w:t>
      </w:r>
    </w:p>
    <w:p w14:paraId="0F06F486">
      <w:pPr>
        <w:pStyle w:val="5"/>
        <w:bidi w:val="0"/>
      </w:pPr>
      <w:r>
        <w:rPr>
          <w:rFonts w:hint="eastAsia"/>
        </w:rPr>
        <w:t>●</w:t>
      </w:r>
      <w:r>
        <w:rPr>
          <w:rFonts w:hint="default"/>
          <w:lang w:val="en-US"/>
        </w:rPr>
        <w:t xml:space="preserve"> </w:t>
      </w:r>
      <w:r>
        <w:t>未查询到纳税人基本信息，本地无纳税人基本信息。</w:t>
      </w:r>
    </w:p>
    <w:p w14:paraId="58086D91">
      <w:pPr>
        <w:pStyle w:val="5"/>
        <w:bidi w:val="0"/>
      </w:pPr>
      <w:r>
        <w:rPr>
          <w:rFonts w:hint="eastAsia"/>
        </w:rPr>
        <w:t>●</w:t>
      </w:r>
      <w:r>
        <w:rPr>
          <w:rFonts w:hint="default"/>
          <w:lang w:val="en-US"/>
        </w:rPr>
        <w:t xml:space="preserve"> </w:t>
      </w:r>
      <w:r>
        <w:t>纳税人信息中“纳税人状态”不是“03（正常）”、“09（报验）”中的任意一个。</w:t>
      </w:r>
    </w:p>
    <w:p w14:paraId="0FC5CEDC">
      <w:pPr>
        <w:pStyle w:val="7"/>
        <w:bidi w:val="0"/>
        <w:rPr>
          <w:rFonts w:hint="default"/>
        </w:rPr>
      </w:pPr>
      <w:bookmarkStart w:id="154" w:name="_Toc13483"/>
      <w:r>
        <w:rPr>
          <w:rFonts w:hint="default"/>
        </w:rPr>
        <w:t>2.2.2发票号段结余校验</w:t>
      </w:r>
      <w:bookmarkEnd w:id="154"/>
    </w:p>
    <w:p w14:paraId="72B95140">
      <w:pPr>
        <w:pStyle w:val="5"/>
        <w:bidi w:val="0"/>
        <w:rPr>
          <w:rFonts w:hint="default"/>
        </w:rPr>
      </w:pPr>
      <w:r>
        <w:rPr>
          <w:rFonts w:hint="default"/>
        </w:rPr>
        <w:t>判断本地是否还有未使用的发票，若无未使用的发票，需调用税务局端接口重新获取发票批量预赋码信息。</w:t>
      </w:r>
    </w:p>
    <w:p w14:paraId="3D1792CE">
      <w:pPr>
        <w:pStyle w:val="26"/>
        <w:bidi w:val="0"/>
        <w:rPr>
          <w:rFonts w:hint="eastAsia"/>
          <w:lang w:eastAsia="zh-CN"/>
        </w:rPr>
      </w:pPr>
      <w:r>
        <w:rPr>
          <w:rFonts w:hint="eastAsia"/>
          <w:lang w:eastAsia="zh-CN"/>
        </w:rPr>
        <w:drawing>
          <wp:inline distT="0" distB="0" distL="114300" distR="114300">
            <wp:extent cx="2743200" cy="2603500"/>
            <wp:effectExtent l="0" t="0" r="0" b="0"/>
            <wp:docPr id="73" name="图片 243"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43" descr="发票号段结余校验"/>
                    <pic:cNvPicPr>
                      <a:picLocks noChangeAspect="1"/>
                    </pic:cNvPicPr>
                  </pic:nvPicPr>
                  <pic:blipFill>
                    <a:blip r:embed="rId24"/>
                    <a:stretch>
                      <a:fillRect/>
                    </a:stretch>
                  </pic:blipFill>
                  <pic:spPr>
                    <a:xfrm>
                      <a:off x="0" y="0"/>
                      <a:ext cx="2743200" cy="2603500"/>
                    </a:xfrm>
                    <a:prstGeom prst="rect">
                      <a:avLst/>
                    </a:prstGeom>
                    <a:noFill/>
                    <a:ln>
                      <a:noFill/>
                    </a:ln>
                  </pic:spPr>
                </pic:pic>
              </a:graphicData>
            </a:graphic>
          </wp:inline>
        </w:drawing>
      </w:r>
    </w:p>
    <w:p w14:paraId="2C1FE7B7">
      <w:pPr>
        <w:pStyle w:val="8"/>
        <w:bidi w:val="0"/>
        <w:rPr>
          <w:rFonts w:hint="default"/>
        </w:rPr>
      </w:pPr>
      <w:r>
        <w:rPr>
          <w:rFonts w:hint="default"/>
        </w:rPr>
        <w:t>2.2.2.1判断逻辑</w:t>
      </w:r>
    </w:p>
    <w:p w14:paraId="7025F4B1">
      <w:pPr>
        <w:pStyle w:val="5"/>
        <w:bidi w:val="0"/>
        <w:rPr>
          <w:rFonts w:hint="default"/>
        </w:rPr>
      </w:pPr>
      <w:r>
        <w:rPr>
          <w:rFonts w:hint="default"/>
        </w:rPr>
        <w:t>调用《获取发票批量预赋码信息》接口规范获取发票批量预赋码信息，当接口调用时发生以下任意情形，</w:t>
      </w:r>
      <w:r>
        <w:rPr>
          <w:rFonts w:hint="default"/>
          <w:lang w:val="en-US" w:eastAsia="zh-CN"/>
        </w:rPr>
        <w:t>调用失败</w:t>
      </w:r>
      <w:r>
        <w:rPr>
          <w:rFonts w:hint="default"/>
        </w:rPr>
        <w:t>。</w:t>
      </w:r>
    </w:p>
    <w:p w14:paraId="436097BD">
      <w:pPr>
        <w:pStyle w:val="5"/>
        <w:bidi w:val="0"/>
      </w:pPr>
      <w:r>
        <w:rPr>
          <w:rFonts w:hint="eastAsia"/>
        </w:rPr>
        <w:t>●</w:t>
      </w:r>
      <w:r>
        <w:rPr>
          <w:rFonts w:hint="default"/>
          <w:lang w:val="en-US"/>
        </w:rPr>
        <w:t xml:space="preserve"> </w:t>
      </w:r>
      <w:r>
        <w:t>网络通信异常。</w:t>
      </w:r>
    </w:p>
    <w:p w14:paraId="3CE142BB">
      <w:pPr>
        <w:pStyle w:val="5"/>
        <w:bidi w:val="0"/>
      </w:pPr>
      <w:r>
        <w:rPr>
          <w:rFonts w:hint="eastAsia"/>
        </w:rPr>
        <w:t>●</w:t>
      </w:r>
      <w:r>
        <w:rPr>
          <w:rFonts w:hint="default"/>
          <w:lang w:val="en-US"/>
        </w:rPr>
        <w:t xml:space="preserve"> </w:t>
      </w:r>
      <w:r>
        <w:t>返回报文存在error节点。</w:t>
      </w:r>
    </w:p>
    <w:p w14:paraId="54BDBACC">
      <w:pPr>
        <w:pStyle w:val="5"/>
        <w:bidi w:val="0"/>
      </w:pPr>
      <w:r>
        <w:rPr>
          <w:rFonts w:hint="eastAsia"/>
        </w:rPr>
        <w:t>●</w:t>
      </w:r>
      <w:r>
        <w:rPr>
          <w:rFonts w:hint="default"/>
          <w:lang w:val="en-US"/>
        </w:rPr>
        <w:t xml:space="preserve"> </w:t>
      </w:r>
      <w:r>
        <w:t>“返回码”不为“00”。</w:t>
      </w:r>
    </w:p>
    <w:p w14:paraId="64E80753">
      <w:pPr>
        <w:pStyle w:val="7"/>
        <w:bidi w:val="0"/>
        <w:rPr>
          <w:rFonts w:hint="default"/>
        </w:rPr>
      </w:pPr>
      <w:bookmarkStart w:id="155" w:name="_Toc6456"/>
      <w:r>
        <w:rPr>
          <w:rFonts w:hint="default"/>
        </w:rPr>
        <w:t>2.2.3获取开票基础信息</w:t>
      </w:r>
      <w:bookmarkEnd w:id="155"/>
    </w:p>
    <w:p w14:paraId="577F9311">
      <w:pPr>
        <w:pStyle w:val="5"/>
        <w:bidi w:val="0"/>
        <w:rPr>
          <w:rFonts w:hint="default"/>
        </w:rPr>
      </w:pPr>
      <w:r>
        <w:rPr>
          <w:rFonts w:hint="default"/>
        </w:rPr>
        <w:t>查询本地保存的税收分类编码信息和可用税率信息。</w:t>
      </w:r>
    </w:p>
    <w:p w14:paraId="539550AF">
      <w:pPr>
        <w:pStyle w:val="26"/>
        <w:bidi w:val="0"/>
        <w:rPr>
          <w:rFonts w:hint="eastAsia"/>
          <w:lang w:eastAsia="zh-CN"/>
        </w:rPr>
      </w:pPr>
      <w:r>
        <w:rPr>
          <w:rFonts w:hint="eastAsia"/>
          <w:lang w:eastAsia="zh-CN"/>
        </w:rPr>
        <w:drawing>
          <wp:inline distT="0" distB="0" distL="114300" distR="114300">
            <wp:extent cx="1035050" cy="2673350"/>
            <wp:effectExtent l="0" t="0" r="6350" b="6350"/>
            <wp:docPr id="74" name="图片 244"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44" descr="获取开票基础信息"/>
                    <pic:cNvPicPr>
                      <a:picLocks noChangeAspect="1"/>
                    </pic:cNvPicPr>
                  </pic:nvPicPr>
                  <pic:blipFill>
                    <a:blip r:embed="rId25"/>
                    <a:stretch>
                      <a:fillRect/>
                    </a:stretch>
                  </pic:blipFill>
                  <pic:spPr>
                    <a:xfrm>
                      <a:off x="0" y="0"/>
                      <a:ext cx="1035050" cy="2673350"/>
                    </a:xfrm>
                    <a:prstGeom prst="rect">
                      <a:avLst/>
                    </a:prstGeom>
                    <a:noFill/>
                    <a:ln>
                      <a:noFill/>
                    </a:ln>
                  </pic:spPr>
                </pic:pic>
              </a:graphicData>
            </a:graphic>
          </wp:inline>
        </w:drawing>
      </w:r>
    </w:p>
    <w:p w14:paraId="25FEAF80">
      <w:pPr>
        <w:pStyle w:val="7"/>
        <w:bidi w:val="0"/>
        <w:rPr>
          <w:rFonts w:hint="default"/>
        </w:rPr>
      </w:pPr>
      <w:bookmarkStart w:id="156" w:name="_Toc6101"/>
      <w:r>
        <w:rPr>
          <w:rFonts w:hint="default"/>
        </w:rPr>
        <w:t>2.2.4录入、校验发票信息</w:t>
      </w:r>
      <w:bookmarkEnd w:id="156"/>
    </w:p>
    <w:p w14:paraId="05988F6E">
      <w:pPr>
        <w:pStyle w:val="5"/>
        <w:bidi w:val="0"/>
        <w:rPr>
          <w:rFonts w:hint="default"/>
        </w:rPr>
      </w:pPr>
      <w:r>
        <w:rPr>
          <w:rFonts w:hint="default"/>
        </w:rPr>
        <w:t>依据开票能力发票开具的要求，录入发票信息，并依据发票开具规则对发票信息进行业务逻辑校验，主要包括合规性校验、数值校验。</w:t>
      </w:r>
    </w:p>
    <w:p w14:paraId="408A696F">
      <w:pPr>
        <w:pStyle w:val="26"/>
        <w:bidi w:val="0"/>
        <w:rPr>
          <w:rFonts w:hint="default"/>
        </w:rPr>
      </w:pPr>
      <w:r>
        <w:rPr>
          <w:rFonts w:hint="default"/>
        </w:rPr>
        <w:drawing>
          <wp:inline distT="0" distB="0" distL="114300" distR="114300">
            <wp:extent cx="5264150" cy="4508500"/>
            <wp:effectExtent l="0" t="0" r="6350" b="0"/>
            <wp:docPr id="75" name="图片 234"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34" descr="录入校验发票信息"/>
                    <pic:cNvPicPr>
                      <a:picLocks noChangeAspect="1"/>
                    </pic:cNvPicPr>
                  </pic:nvPicPr>
                  <pic:blipFill>
                    <a:blip r:embed="rId26"/>
                    <a:stretch>
                      <a:fillRect/>
                    </a:stretch>
                  </pic:blipFill>
                  <pic:spPr>
                    <a:xfrm>
                      <a:off x="0" y="0"/>
                      <a:ext cx="5264150" cy="4508500"/>
                    </a:xfrm>
                    <a:prstGeom prst="rect">
                      <a:avLst/>
                    </a:prstGeom>
                    <a:noFill/>
                    <a:ln>
                      <a:noFill/>
                    </a:ln>
                  </pic:spPr>
                </pic:pic>
              </a:graphicData>
            </a:graphic>
          </wp:inline>
        </w:drawing>
      </w:r>
    </w:p>
    <w:p w14:paraId="6FBADE0B">
      <w:pPr>
        <w:pStyle w:val="8"/>
        <w:bidi w:val="0"/>
        <w:rPr>
          <w:rFonts w:hint="default"/>
        </w:rPr>
      </w:pPr>
      <w:r>
        <w:rPr>
          <w:rFonts w:hint="default"/>
        </w:rPr>
        <w:t>2.2.4.</w:t>
      </w:r>
      <w:r>
        <w:rPr>
          <w:rFonts w:hint="default"/>
          <w:lang w:val="en-US" w:eastAsia="zh-CN"/>
        </w:rPr>
        <w:t>1</w:t>
      </w:r>
      <w:r>
        <w:rPr>
          <w:rFonts w:hint="default"/>
        </w:rPr>
        <w:t>合规性校验</w:t>
      </w:r>
    </w:p>
    <w:p w14:paraId="0E0D71D0">
      <w:pPr>
        <w:pStyle w:val="5"/>
        <w:bidi w:val="0"/>
        <w:rPr>
          <w:rFonts w:hint="default"/>
        </w:rPr>
      </w:pPr>
      <w:r>
        <w:rPr>
          <w:rFonts w:hint="default"/>
        </w:rPr>
        <w:t>合规性校验主要对输入参数的类型、长度、是否必填、码值进行校验（具体校验值说明详见《成品油发票上传》接口）。以下任意一项不满足要求时，阻断发票开具。校验规则如下：</w:t>
      </w:r>
    </w:p>
    <w:p w14:paraId="11FA96BF">
      <w:pPr>
        <w:pStyle w:val="5"/>
        <w:bidi w:val="0"/>
        <w:rPr>
          <w:rFonts w:hint="default"/>
        </w:rPr>
      </w:pPr>
      <w:r>
        <w:rPr>
          <w:rFonts w:hint="eastAsia"/>
        </w:rPr>
        <w:t>●</w:t>
      </w:r>
      <w:r>
        <w:rPr>
          <w:rFonts w:hint="default"/>
          <w:lang w:val="en-US"/>
        </w:rPr>
        <w:t xml:space="preserve"> </w:t>
      </w:r>
      <w:r>
        <w:rPr>
          <w:rFonts w:hint="default"/>
        </w:rPr>
        <w:t>发票号码，必填，长度20位，由数字组成，前2位为年份后2位。</w:t>
      </w:r>
    </w:p>
    <w:p w14:paraId="0302EA5F">
      <w:pPr>
        <w:pStyle w:val="5"/>
        <w:bidi w:val="0"/>
        <w:rPr>
          <w:rFonts w:hint="default"/>
        </w:rPr>
      </w:pPr>
      <w:r>
        <w:rPr>
          <w:rFonts w:hint="eastAsia"/>
        </w:rPr>
        <w:t>●</w:t>
      </w:r>
      <w:r>
        <w:rPr>
          <w:rFonts w:hint="default"/>
          <w:lang w:val="en-US"/>
        </w:rPr>
        <w:t xml:space="preserve"> </w:t>
      </w:r>
      <w:r>
        <w:rPr>
          <w:rFonts w:hint="default"/>
        </w:rPr>
        <w:t>蓝字发票标志，</w:t>
      </w:r>
      <w:r>
        <w:rPr>
          <w:rFonts w:hint="default"/>
          <w:lang w:val="en-US" w:eastAsia="zh-CN"/>
        </w:rPr>
        <w:t>必</w:t>
      </w:r>
      <w:r>
        <w:rPr>
          <w:rFonts w:hint="default"/>
        </w:rPr>
        <w:t>填，取值范围为“0”、“1”.</w:t>
      </w:r>
    </w:p>
    <w:p w14:paraId="2BAD7479">
      <w:pPr>
        <w:pStyle w:val="5"/>
        <w:bidi w:val="0"/>
        <w:rPr>
          <w:rFonts w:hint="default"/>
        </w:rPr>
      </w:pPr>
      <w:r>
        <w:rPr>
          <w:rFonts w:hint="eastAsia"/>
        </w:rPr>
        <w:t>●</w:t>
      </w:r>
      <w:r>
        <w:rPr>
          <w:rFonts w:hint="default"/>
          <w:lang w:val="en-US"/>
        </w:rPr>
        <w:t xml:space="preserve"> </w:t>
      </w:r>
      <w:r>
        <w:rPr>
          <w:rFonts w:hint="default"/>
        </w:rPr>
        <w:t>平台编号，必填，最大长度20位。</w:t>
      </w:r>
    </w:p>
    <w:p w14:paraId="2756F8FB">
      <w:pPr>
        <w:pStyle w:val="5"/>
        <w:bidi w:val="0"/>
        <w:rPr>
          <w:rFonts w:hint="default"/>
        </w:rPr>
      </w:pPr>
      <w:r>
        <w:rPr>
          <w:rFonts w:hint="eastAsia"/>
        </w:rPr>
        <w:t>●</w:t>
      </w:r>
      <w:r>
        <w:rPr>
          <w:rFonts w:hint="default"/>
          <w:lang w:val="en-US"/>
        </w:rPr>
        <w:t xml:space="preserve"> </w:t>
      </w:r>
      <w:r>
        <w:rPr>
          <w:rFonts w:hint="default"/>
        </w:rPr>
        <w:t>服务器地址，必填，长度20位。</w:t>
      </w:r>
    </w:p>
    <w:p w14:paraId="309B3424">
      <w:pPr>
        <w:pStyle w:val="5"/>
        <w:bidi w:val="0"/>
        <w:rPr>
          <w:rFonts w:hint="default"/>
        </w:rPr>
      </w:pPr>
      <w:r>
        <w:rPr>
          <w:rFonts w:hint="eastAsia"/>
        </w:rPr>
        <w:t>●</w:t>
      </w:r>
      <w:r>
        <w:rPr>
          <w:rFonts w:hint="default"/>
          <w:lang w:val="en-US"/>
        </w:rPr>
        <w:t xml:space="preserve"> </w:t>
      </w:r>
      <w:r>
        <w:rPr>
          <w:rFonts w:hint="default"/>
        </w:rPr>
        <w:t>mac地址，必填，长度20位。</w:t>
      </w:r>
    </w:p>
    <w:p w14:paraId="0F1E59C3">
      <w:pPr>
        <w:pStyle w:val="5"/>
        <w:bidi w:val="0"/>
        <w:rPr>
          <w:rFonts w:hint="default"/>
        </w:rPr>
      </w:pPr>
      <w:r>
        <w:rPr>
          <w:rFonts w:hint="eastAsia"/>
        </w:rPr>
        <w:t>●</w:t>
      </w:r>
      <w:r>
        <w:rPr>
          <w:rFonts w:hint="default"/>
          <w:lang w:val="en-US"/>
        </w:rPr>
        <w:t xml:space="preserve"> </w:t>
      </w:r>
      <w:r>
        <w:rPr>
          <w:rFonts w:hint="default"/>
        </w:rPr>
        <w:t>CPU序列号，选填，长度20位。</w:t>
      </w:r>
    </w:p>
    <w:p w14:paraId="5813605F">
      <w:pPr>
        <w:pStyle w:val="5"/>
        <w:bidi w:val="0"/>
        <w:rPr>
          <w:rFonts w:hint="default"/>
        </w:rPr>
      </w:pPr>
      <w:r>
        <w:rPr>
          <w:rFonts w:hint="eastAsia"/>
        </w:rPr>
        <w:t>●</w:t>
      </w:r>
      <w:r>
        <w:rPr>
          <w:rFonts w:hint="default"/>
          <w:lang w:val="en-US"/>
        </w:rPr>
        <w:t xml:space="preserve"> </w:t>
      </w:r>
      <w:r>
        <w:rPr>
          <w:rFonts w:hint="default"/>
        </w:rPr>
        <w:t>主板序列号，选填，长度20位。</w:t>
      </w:r>
    </w:p>
    <w:p w14:paraId="6906E41E">
      <w:pPr>
        <w:pStyle w:val="5"/>
        <w:bidi w:val="0"/>
        <w:rPr>
          <w:rFonts w:hint="default"/>
        </w:rPr>
      </w:pPr>
      <w:r>
        <w:rPr>
          <w:rFonts w:hint="eastAsia"/>
        </w:rPr>
        <w:t>●</w:t>
      </w:r>
      <w:r>
        <w:rPr>
          <w:rFonts w:hint="default"/>
          <w:lang w:val="en-US"/>
        </w:rPr>
        <w:t xml:space="preserve"> </w:t>
      </w:r>
      <w:r>
        <w:rPr>
          <w:rFonts w:hint="default"/>
        </w:rPr>
        <w:t>发票票种，必填，取值范围为“01”、“02”。</w:t>
      </w:r>
    </w:p>
    <w:p w14:paraId="620EB8C8">
      <w:pPr>
        <w:pStyle w:val="5"/>
        <w:bidi w:val="0"/>
        <w:rPr>
          <w:rFonts w:hint="default"/>
        </w:rPr>
      </w:pPr>
      <w:r>
        <w:rPr>
          <w:rFonts w:hint="eastAsia"/>
        </w:rPr>
        <w:t>●</w:t>
      </w:r>
      <w:r>
        <w:rPr>
          <w:rFonts w:hint="default"/>
          <w:lang w:val="en-US"/>
        </w:rPr>
        <w:t xml:space="preserve"> </w:t>
      </w:r>
      <w:r>
        <w:rPr>
          <w:rFonts w:hint="eastAsia"/>
          <w:lang w:eastAsia="zh-CN"/>
        </w:rPr>
        <w:t>购买方自然人标志</w:t>
      </w:r>
      <w:r>
        <w:rPr>
          <w:rFonts w:hint="default"/>
        </w:rPr>
        <w:t>，选填，取值范围为“Y”、“N”。</w:t>
      </w:r>
    </w:p>
    <w:p w14:paraId="762FDD61">
      <w:pPr>
        <w:pStyle w:val="5"/>
        <w:bidi w:val="0"/>
        <w:rPr>
          <w:rFonts w:hint="default"/>
        </w:rPr>
      </w:pPr>
      <w:r>
        <w:rPr>
          <w:rFonts w:hint="eastAsia"/>
        </w:rPr>
        <w:t>●</w:t>
      </w:r>
      <w:r>
        <w:rPr>
          <w:rFonts w:hint="default"/>
          <w:lang w:val="en-US"/>
        </w:rPr>
        <w:t xml:space="preserve"> </w:t>
      </w:r>
      <w:r>
        <w:rPr>
          <w:rFonts w:hint="default"/>
        </w:rPr>
        <w:t>特定要素，必填，取值范围为“01”。</w:t>
      </w:r>
    </w:p>
    <w:p w14:paraId="038F327D">
      <w:pPr>
        <w:pStyle w:val="5"/>
        <w:bidi w:val="0"/>
        <w:rPr>
          <w:rFonts w:hint="default"/>
        </w:rPr>
      </w:pPr>
      <w:r>
        <w:rPr>
          <w:rFonts w:hint="eastAsia"/>
        </w:rPr>
        <w:t>●</w:t>
      </w:r>
      <w:r>
        <w:rPr>
          <w:rFonts w:hint="default"/>
          <w:lang w:val="en-US"/>
        </w:rPr>
        <w:t xml:space="preserve"> </w:t>
      </w:r>
      <w:r>
        <w:rPr>
          <w:rFonts w:hint="default"/>
        </w:rPr>
        <w:t>区域代码，必填，最大长度20位。</w:t>
      </w:r>
    </w:p>
    <w:p w14:paraId="2AFBFC5B">
      <w:pPr>
        <w:pStyle w:val="5"/>
        <w:bidi w:val="0"/>
        <w:rPr>
          <w:rFonts w:hint="default"/>
        </w:rPr>
      </w:pPr>
      <w:r>
        <w:rPr>
          <w:rFonts w:hint="eastAsia"/>
        </w:rPr>
        <w:t>●</w:t>
      </w:r>
      <w:r>
        <w:rPr>
          <w:rFonts w:hint="default"/>
          <w:lang w:val="en-US"/>
        </w:rPr>
        <w:t xml:space="preserve"> </w:t>
      </w:r>
      <w:r>
        <w:rPr>
          <w:rFonts w:hint="default"/>
        </w:rPr>
        <w:t>收购发票类型代码，选填，取值范围为</w:t>
      </w:r>
      <w:r>
        <w:rPr>
          <w:rFonts w:hint="default"/>
          <w:lang w:eastAsia="zh-CN"/>
        </w:rPr>
        <w:t>空</w:t>
      </w:r>
      <w:r>
        <w:rPr>
          <w:rFonts w:hint="default"/>
        </w:rPr>
        <w:t>、“01”、“02”、“03”。</w:t>
      </w:r>
    </w:p>
    <w:p w14:paraId="56F6B95F">
      <w:pPr>
        <w:pStyle w:val="5"/>
        <w:bidi w:val="0"/>
        <w:rPr>
          <w:rFonts w:hint="default"/>
        </w:rPr>
      </w:pPr>
      <w:r>
        <w:rPr>
          <w:rFonts w:hint="eastAsia"/>
        </w:rPr>
        <w:t>●</w:t>
      </w:r>
      <w:r>
        <w:rPr>
          <w:rFonts w:hint="default"/>
          <w:lang w:val="en-US"/>
        </w:rPr>
        <w:t xml:space="preserve"> </w:t>
      </w:r>
      <w:r>
        <w:rPr>
          <w:rFonts w:hint="default"/>
        </w:rPr>
        <w:t>差额征税类型代码，选填，取值范围为</w:t>
      </w:r>
      <w:r>
        <w:rPr>
          <w:rFonts w:hint="default"/>
          <w:lang w:eastAsia="zh-CN"/>
        </w:rPr>
        <w:t>空</w:t>
      </w:r>
      <w:r>
        <w:rPr>
          <w:rFonts w:hint="default"/>
        </w:rPr>
        <w:t>、“01”、“02”。</w:t>
      </w:r>
    </w:p>
    <w:p w14:paraId="6303C933">
      <w:pPr>
        <w:pStyle w:val="5"/>
        <w:bidi w:val="0"/>
        <w:rPr>
          <w:rFonts w:hint="default"/>
        </w:rPr>
      </w:pPr>
      <w:r>
        <w:rPr>
          <w:rFonts w:hint="eastAsia"/>
        </w:rPr>
        <w:t>●</w:t>
      </w:r>
      <w:r>
        <w:rPr>
          <w:rFonts w:hint="default"/>
          <w:lang w:val="en-US"/>
        </w:rPr>
        <w:t xml:space="preserve"> </w:t>
      </w:r>
      <w:r>
        <w:rPr>
          <w:rFonts w:hint="default"/>
        </w:rPr>
        <w:t>出口业务适用政策代码，选填，取值范围为</w:t>
      </w:r>
      <w:r>
        <w:rPr>
          <w:rFonts w:hint="default"/>
          <w:lang w:eastAsia="zh-CN"/>
        </w:rPr>
        <w:t>空</w:t>
      </w:r>
      <w:r>
        <w:rPr>
          <w:rFonts w:hint="default"/>
        </w:rPr>
        <w:t>、“01”、“02”、“03”。</w:t>
      </w:r>
    </w:p>
    <w:p w14:paraId="2D7F1C4E">
      <w:pPr>
        <w:pStyle w:val="5"/>
        <w:bidi w:val="0"/>
        <w:rPr>
          <w:rFonts w:hint="default"/>
        </w:rPr>
      </w:pPr>
      <w:r>
        <w:rPr>
          <w:rFonts w:hint="eastAsia"/>
        </w:rPr>
        <w:t>●</w:t>
      </w:r>
      <w:r>
        <w:rPr>
          <w:rFonts w:hint="default"/>
          <w:lang w:val="en-US"/>
        </w:rPr>
        <w:t xml:space="preserve"> </w:t>
      </w:r>
      <w:r>
        <w:rPr>
          <w:rFonts w:hint="default"/>
        </w:rPr>
        <w:t>增值税即征即退代码，选填，取值范围为</w:t>
      </w:r>
      <w:r>
        <w:rPr>
          <w:rFonts w:hint="default"/>
          <w:lang w:eastAsia="zh-CN"/>
        </w:rPr>
        <w:t>空</w:t>
      </w:r>
      <w:r>
        <w:rPr>
          <w:rFonts w:hint="default"/>
        </w:rPr>
        <w:t>、“01”、“02”、“03”、“04”、“05”、“06”、“07”、“08”、“09”、“10”、“11”、“12”。</w:t>
      </w:r>
    </w:p>
    <w:p w14:paraId="2989B1C3">
      <w:pPr>
        <w:pStyle w:val="5"/>
        <w:bidi w:val="0"/>
        <w:rPr>
          <w:rFonts w:hint="default"/>
        </w:rPr>
      </w:pPr>
      <w:r>
        <w:rPr>
          <w:rFonts w:hint="eastAsia"/>
        </w:rPr>
        <w:t>●</w:t>
      </w:r>
      <w:r>
        <w:rPr>
          <w:rFonts w:hint="default"/>
          <w:lang w:val="en-US"/>
        </w:rPr>
        <w:t xml:space="preserve"> </w:t>
      </w:r>
      <w:r>
        <w:rPr>
          <w:rFonts w:hint="default"/>
        </w:rPr>
        <w:t>销售方纳税人识别号，必填，最大长度2</w:t>
      </w:r>
      <w:r>
        <w:rPr>
          <w:rFonts w:hint="default"/>
          <w:lang w:val="en-US" w:eastAsia="zh-CN"/>
        </w:rPr>
        <w:t>0</w:t>
      </w:r>
      <w:r>
        <w:rPr>
          <w:rFonts w:hint="default"/>
        </w:rPr>
        <w:t>位，由数字和大写字母组成。</w:t>
      </w:r>
    </w:p>
    <w:p w14:paraId="42704AD7">
      <w:pPr>
        <w:pStyle w:val="5"/>
        <w:bidi w:val="0"/>
        <w:rPr>
          <w:rFonts w:hint="default"/>
        </w:rPr>
      </w:pPr>
      <w:r>
        <w:rPr>
          <w:rFonts w:hint="eastAsia"/>
        </w:rPr>
        <w:t>●</w:t>
      </w:r>
      <w:r>
        <w:rPr>
          <w:rFonts w:hint="default"/>
          <w:lang w:val="en-US"/>
        </w:rPr>
        <w:t xml:space="preserve"> </w:t>
      </w:r>
      <w:r>
        <w:rPr>
          <w:rFonts w:hint="default"/>
        </w:rPr>
        <w:t>销售方名称，必填，最大长度300位</w:t>
      </w:r>
      <w:r>
        <w:rPr>
          <w:rFonts w:hint="default"/>
          <w:lang w:val="en-US" w:eastAsia="zh-CN"/>
        </w:rPr>
        <w:t>（开具数字化电子专票时，必填）</w:t>
      </w:r>
      <w:r>
        <w:rPr>
          <w:rFonts w:hint="default"/>
        </w:rPr>
        <w:t>。</w:t>
      </w:r>
    </w:p>
    <w:p w14:paraId="7CC3125E">
      <w:pPr>
        <w:pStyle w:val="5"/>
        <w:bidi w:val="0"/>
        <w:rPr>
          <w:rFonts w:hint="default"/>
        </w:rPr>
      </w:pPr>
      <w:r>
        <w:rPr>
          <w:rFonts w:hint="eastAsia"/>
        </w:rPr>
        <w:t>●</w:t>
      </w:r>
      <w:r>
        <w:rPr>
          <w:rFonts w:hint="default"/>
          <w:lang w:val="en-US"/>
        </w:rPr>
        <w:t xml:space="preserve"> </w:t>
      </w:r>
      <w:r>
        <w:rPr>
          <w:rFonts w:hint="default"/>
        </w:rPr>
        <w:t>销售方地址，选填，最大长度300位。</w:t>
      </w:r>
    </w:p>
    <w:p w14:paraId="0CC49EE3">
      <w:pPr>
        <w:pStyle w:val="5"/>
        <w:bidi w:val="0"/>
        <w:rPr>
          <w:rFonts w:hint="default"/>
        </w:rPr>
      </w:pPr>
      <w:r>
        <w:rPr>
          <w:rFonts w:hint="eastAsia"/>
        </w:rPr>
        <w:t>●</w:t>
      </w:r>
      <w:r>
        <w:rPr>
          <w:rFonts w:hint="default"/>
          <w:lang w:val="en-US"/>
        </w:rPr>
        <w:t xml:space="preserve"> </w:t>
      </w:r>
      <w:r>
        <w:rPr>
          <w:rFonts w:hint="default"/>
        </w:rPr>
        <w:t>销售方电话，</w:t>
      </w:r>
      <w:r>
        <w:rPr>
          <w:rFonts w:hint="default"/>
          <w:lang w:val="en-US" w:eastAsia="zh-CN"/>
        </w:rPr>
        <w:t>选</w:t>
      </w:r>
      <w:r>
        <w:rPr>
          <w:rFonts w:hint="default"/>
        </w:rPr>
        <w:t>填，最大长度60位。</w:t>
      </w:r>
    </w:p>
    <w:p w14:paraId="48CDBC3A">
      <w:pPr>
        <w:pStyle w:val="5"/>
        <w:bidi w:val="0"/>
        <w:rPr>
          <w:rFonts w:hint="default"/>
        </w:rPr>
      </w:pPr>
      <w:r>
        <w:rPr>
          <w:rFonts w:hint="eastAsia"/>
        </w:rPr>
        <w:t>●</w:t>
      </w:r>
      <w:r>
        <w:rPr>
          <w:rFonts w:hint="default"/>
          <w:lang w:val="en-US"/>
        </w:rPr>
        <w:t xml:space="preserve"> </w:t>
      </w:r>
      <w:r>
        <w:rPr>
          <w:rFonts w:hint="default"/>
        </w:rPr>
        <w:t>销售方开户行，选填，最大长度120位。</w:t>
      </w:r>
    </w:p>
    <w:p w14:paraId="4832D6DC">
      <w:pPr>
        <w:pStyle w:val="5"/>
        <w:bidi w:val="0"/>
        <w:rPr>
          <w:rFonts w:hint="default"/>
        </w:rPr>
      </w:pPr>
      <w:r>
        <w:rPr>
          <w:rFonts w:hint="eastAsia"/>
        </w:rPr>
        <w:t>●</w:t>
      </w:r>
      <w:r>
        <w:rPr>
          <w:rFonts w:hint="default"/>
          <w:lang w:val="en-US"/>
        </w:rPr>
        <w:t xml:space="preserve"> </w:t>
      </w:r>
      <w:r>
        <w:rPr>
          <w:rFonts w:hint="default"/>
        </w:rPr>
        <w:t>销售方账号，选填，最大长度</w:t>
      </w:r>
      <w:r>
        <w:rPr>
          <w:rFonts w:hint="default"/>
          <w:lang w:val="en-US" w:eastAsia="zh-CN"/>
        </w:rPr>
        <w:t>5</w:t>
      </w:r>
      <w:r>
        <w:rPr>
          <w:rFonts w:hint="default"/>
        </w:rPr>
        <w:t>0位。</w:t>
      </w:r>
    </w:p>
    <w:p w14:paraId="50885D2E">
      <w:pPr>
        <w:pStyle w:val="5"/>
        <w:bidi w:val="0"/>
        <w:rPr>
          <w:rFonts w:hint="default"/>
        </w:rPr>
      </w:pPr>
      <w:r>
        <w:rPr>
          <w:rFonts w:hint="eastAsia"/>
        </w:rPr>
        <w:t>●</w:t>
      </w:r>
      <w:r>
        <w:rPr>
          <w:rFonts w:hint="default"/>
          <w:lang w:val="en-US"/>
        </w:rPr>
        <w:t xml:space="preserve"> </w:t>
      </w:r>
      <w:r>
        <w:rPr>
          <w:rFonts w:hint="default"/>
        </w:rPr>
        <w:t>购买方纳税人识别号，选填，最大长度</w:t>
      </w:r>
      <w:r>
        <w:rPr>
          <w:rFonts w:hint="default"/>
        </w:rPr>
        <w:tab/>
      </w:r>
      <w:r>
        <w:rPr>
          <w:rFonts w:hint="default"/>
        </w:rPr>
        <w:t>2</w:t>
      </w:r>
      <w:r>
        <w:rPr>
          <w:rFonts w:hint="default"/>
          <w:lang w:val="en-US" w:eastAsia="zh-CN"/>
        </w:rPr>
        <w:t>0</w:t>
      </w:r>
      <w:r>
        <w:rPr>
          <w:rFonts w:hint="default"/>
        </w:rPr>
        <w:t>位。</w:t>
      </w:r>
    </w:p>
    <w:p w14:paraId="7168783B">
      <w:pPr>
        <w:pStyle w:val="5"/>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2115F435">
      <w:pPr>
        <w:pStyle w:val="5"/>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3EBF535A">
      <w:pPr>
        <w:pStyle w:val="5"/>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5297B801">
      <w:pPr>
        <w:pStyle w:val="5"/>
        <w:bidi w:val="0"/>
        <w:rPr>
          <w:rFonts w:hint="default"/>
        </w:rPr>
      </w:pPr>
      <w:r>
        <w:rPr>
          <w:rFonts w:hint="eastAsia"/>
        </w:rPr>
        <w:t>●</w:t>
      </w:r>
      <w:r>
        <w:rPr>
          <w:rFonts w:hint="default"/>
          <w:lang w:val="en-US"/>
        </w:rPr>
        <w:t xml:space="preserve"> </w:t>
      </w:r>
      <w:r>
        <w:rPr>
          <w:rFonts w:hint="default"/>
        </w:rPr>
        <w:t>购买方名称，必填，最大长度300位。</w:t>
      </w:r>
    </w:p>
    <w:p w14:paraId="192F162E">
      <w:pPr>
        <w:pStyle w:val="5"/>
        <w:bidi w:val="0"/>
        <w:rPr>
          <w:rFonts w:hint="default"/>
        </w:rPr>
      </w:pPr>
      <w:r>
        <w:rPr>
          <w:rFonts w:hint="eastAsia"/>
        </w:rPr>
        <w:t>●</w:t>
      </w:r>
      <w:r>
        <w:rPr>
          <w:rFonts w:hint="default"/>
          <w:lang w:val="en-US"/>
        </w:rPr>
        <w:t xml:space="preserve"> </w:t>
      </w:r>
      <w:r>
        <w:rPr>
          <w:rFonts w:hint="default"/>
        </w:rPr>
        <w:t>购买方地址，选填，最大长度300位。</w:t>
      </w:r>
    </w:p>
    <w:p w14:paraId="2F07888E">
      <w:pPr>
        <w:pStyle w:val="5"/>
        <w:bidi w:val="0"/>
        <w:rPr>
          <w:rFonts w:hint="default"/>
        </w:rPr>
      </w:pPr>
      <w:r>
        <w:rPr>
          <w:rFonts w:hint="eastAsia"/>
        </w:rPr>
        <w:t>●</w:t>
      </w:r>
      <w:r>
        <w:rPr>
          <w:rFonts w:hint="default"/>
          <w:lang w:val="en-US"/>
        </w:rPr>
        <w:t xml:space="preserve"> </w:t>
      </w:r>
      <w:r>
        <w:rPr>
          <w:rFonts w:hint="default"/>
        </w:rPr>
        <w:t>购买方电话，选填，最大长度60位。</w:t>
      </w:r>
    </w:p>
    <w:p w14:paraId="38191574">
      <w:pPr>
        <w:pStyle w:val="5"/>
        <w:bidi w:val="0"/>
        <w:rPr>
          <w:rFonts w:hint="default"/>
        </w:rPr>
      </w:pPr>
      <w:r>
        <w:rPr>
          <w:rFonts w:hint="eastAsia"/>
        </w:rPr>
        <w:t>●</w:t>
      </w:r>
      <w:r>
        <w:rPr>
          <w:rFonts w:hint="default"/>
          <w:lang w:val="en-US"/>
        </w:rPr>
        <w:t xml:space="preserve"> </w:t>
      </w:r>
      <w:r>
        <w:rPr>
          <w:rFonts w:hint="default"/>
        </w:rPr>
        <w:t>购买方开户行名称，选填，最大长度120位。</w:t>
      </w:r>
    </w:p>
    <w:p w14:paraId="47855193">
      <w:pPr>
        <w:pStyle w:val="5"/>
        <w:bidi w:val="0"/>
        <w:rPr>
          <w:rFonts w:hint="default"/>
        </w:rPr>
      </w:pPr>
      <w:r>
        <w:rPr>
          <w:rFonts w:hint="eastAsia"/>
        </w:rPr>
        <w:t>●</w:t>
      </w:r>
      <w:r>
        <w:rPr>
          <w:rFonts w:hint="default"/>
          <w:lang w:val="en-US"/>
        </w:rPr>
        <w:t xml:space="preserve"> </w:t>
      </w:r>
      <w:r>
        <w:rPr>
          <w:rFonts w:hint="default"/>
        </w:rPr>
        <w:t>购买方开户行银行账号，选填，最大长度</w:t>
      </w:r>
      <w:r>
        <w:rPr>
          <w:rFonts w:hint="default"/>
          <w:lang w:val="en-US" w:eastAsia="zh-CN"/>
        </w:rPr>
        <w:t>5</w:t>
      </w:r>
      <w:r>
        <w:rPr>
          <w:rFonts w:hint="default"/>
        </w:rPr>
        <w:t>0位。</w:t>
      </w:r>
    </w:p>
    <w:p w14:paraId="40BB7968">
      <w:pPr>
        <w:pStyle w:val="5"/>
        <w:bidi w:val="0"/>
        <w:rPr>
          <w:rFonts w:hint="default"/>
        </w:rPr>
      </w:pPr>
      <w:r>
        <w:rPr>
          <w:rFonts w:hint="eastAsia"/>
        </w:rPr>
        <w:t>●</w:t>
      </w:r>
      <w:r>
        <w:rPr>
          <w:rFonts w:hint="default"/>
          <w:lang w:val="en-US"/>
        </w:rPr>
        <w:t xml:space="preserve"> </w:t>
      </w:r>
      <w:r>
        <w:rPr>
          <w:rFonts w:hint="default"/>
        </w:rPr>
        <w:t>经办人，选填，最大长度150位。</w:t>
      </w:r>
    </w:p>
    <w:p w14:paraId="5E3152EF">
      <w:pPr>
        <w:pStyle w:val="5"/>
        <w:bidi w:val="0"/>
        <w:rPr>
          <w:rFonts w:hint="default"/>
        </w:rPr>
      </w:pPr>
      <w:r>
        <w:rPr>
          <w:rFonts w:hint="eastAsia"/>
        </w:rPr>
        <w:t>●</w:t>
      </w:r>
      <w:r>
        <w:rPr>
          <w:rFonts w:hint="default"/>
          <w:lang w:val="en-US"/>
        </w:rPr>
        <w:t xml:space="preserve"> </w:t>
      </w:r>
      <w:r>
        <w:rPr>
          <w:rFonts w:hint="default"/>
        </w:rPr>
        <w:t>经办人身份证件号码，选填，最大长度</w:t>
      </w:r>
      <w:r>
        <w:rPr>
          <w:rFonts w:hint="default"/>
        </w:rPr>
        <w:tab/>
      </w:r>
      <w:r>
        <w:rPr>
          <w:rFonts w:hint="default"/>
        </w:rPr>
        <w:t>30位。</w:t>
      </w:r>
    </w:p>
    <w:p w14:paraId="5C66F3D0">
      <w:pPr>
        <w:pStyle w:val="5"/>
        <w:bidi w:val="0"/>
        <w:rPr>
          <w:rFonts w:hint="default"/>
        </w:rPr>
      </w:pPr>
      <w:r>
        <w:rPr>
          <w:rFonts w:hint="eastAsia"/>
        </w:rPr>
        <w:t>●</w:t>
      </w:r>
      <w:r>
        <w:rPr>
          <w:rFonts w:hint="default"/>
          <w:lang w:val="en-US"/>
        </w:rPr>
        <w:t xml:space="preserve"> </w:t>
      </w:r>
      <w:r>
        <w:rPr>
          <w:rFonts w:hint="default"/>
        </w:rPr>
        <w:t>经办人联系电话，选填，最大长度60位。</w:t>
      </w:r>
    </w:p>
    <w:p w14:paraId="7E10E2B2">
      <w:pPr>
        <w:pStyle w:val="5"/>
        <w:bidi w:val="0"/>
        <w:rPr>
          <w:rFonts w:hint="default"/>
        </w:rPr>
      </w:pPr>
      <w:r>
        <w:rPr>
          <w:rFonts w:hint="eastAsia"/>
        </w:rPr>
        <w:t>●</w:t>
      </w:r>
      <w:r>
        <w:rPr>
          <w:rFonts w:hint="default"/>
          <w:lang w:val="en-US"/>
        </w:rPr>
        <w:t xml:space="preserve"> </w:t>
      </w:r>
      <w:r>
        <w:rPr>
          <w:rFonts w:hint="default"/>
        </w:rPr>
        <w:t>合计金额，必填，最大长度18位，最多2位小数。</w:t>
      </w:r>
    </w:p>
    <w:p w14:paraId="2EAB98C5">
      <w:pPr>
        <w:pStyle w:val="5"/>
        <w:bidi w:val="0"/>
        <w:rPr>
          <w:rFonts w:hint="default"/>
        </w:rPr>
      </w:pPr>
      <w:r>
        <w:rPr>
          <w:rFonts w:hint="eastAsia"/>
        </w:rPr>
        <w:t>●</w:t>
      </w:r>
      <w:r>
        <w:rPr>
          <w:rFonts w:hint="default"/>
          <w:lang w:val="en-US"/>
        </w:rPr>
        <w:t xml:space="preserve"> </w:t>
      </w:r>
      <w:r>
        <w:rPr>
          <w:rFonts w:hint="default"/>
        </w:rPr>
        <w:t>合计税额，必填，最大长度18位，最多2位小数。</w:t>
      </w:r>
    </w:p>
    <w:p w14:paraId="115C89DD">
      <w:pPr>
        <w:pStyle w:val="5"/>
        <w:bidi w:val="0"/>
        <w:rPr>
          <w:rFonts w:hint="default"/>
        </w:rPr>
      </w:pPr>
      <w:r>
        <w:rPr>
          <w:rFonts w:hint="eastAsia"/>
        </w:rPr>
        <w:t>●</w:t>
      </w:r>
      <w:r>
        <w:rPr>
          <w:rFonts w:hint="default"/>
          <w:lang w:val="en-US"/>
        </w:rPr>
        <w:t xml:space="preserve"> </w:t>
      </w:r>
      <w:r>
        <w:rPr>
          <w:rFonts w:hint="default"/>
        </w:rPr>
        <w:t>价税合计，必填，最大长度18位，最多2位小数。</w:t>
      </w:r>
    </w:p>
    <w:p w14:paraId="102AFEDB">
      <w:pPr>
        <w:pStyle w:val="5"/>
        <w:bidi w:val="0"/>
        <w:rPr>
          <w:rFonts w:hint="default"/>
        </w:rPr>
      </w:pPr>
      <w:r>
        <w:rPr>
          <w:rFonts w:hint="eastAsia"/>
        </w:rPr>
        <w:t>●</w:t>
      </w:r>
      <w:r>
        <w:rPr>
          <w:rFonts w:hint="default"/>
          <w:lang w:val="en-US"/>
        </w:rPr>
        <w:t xml:space="preserve"> </w:t>
      </w:r>
      <w:r>
        <w:rPr>
          <w:rFonts w:hint="default"/>
        </w:rPr>
        <w:t>收款银行名称，选填，最大长度120位。</w:t>
      </w:r>
    </w:p>
    <w:p w14:paraId="2751DAEC">
      <w:pPr>
        <w:pStyle w:val="5"/>
        <w:bidi w:val="0"/>
        <w:rPr>
          <w:rFonts w:hint="default"/>
        </w:rPr>
      </w:pPr>
      <w:r>
        <w:rPr>
          <w:rFonts w:hint="eastAsia"/>
        </w:rPr>
        <w:t>●</w:t>
      </w:r>
      <w:r>
        <w:rPr>
          <w:rFonts w:hint="default"/>
          <w:lang w:val="en-US"/>
        </w:rPr>
        <w:t xml:space="preserve"> </w:t>
      </w:r>
      <w:r>
        <w:rPr>
          <w:rFonts w:hint="default"/>
        </w:rPr>
        <w:t>收款银行账号，选填，最大长度100位。</w:t>
      </w:r>
    </w:p>
    <w:p w14:paraId="03E0FD1A">
      <w:pPr>
        <w:pStyle w:val="5"/>
        <w:bidi w:val="0"/>
        <w:rPr>
          <w:rFonts w:hint="default"/>
        </w:rPr>
      </w:pPr>
      <w:r>
        <w:rPr>
          <w:rFonts w:hint="eastAsia"/>
        </w:rPr>
        <w:t>●</w:t>
      </w:r>
      <w:r>
        <w:rPr>
          <w:rFonts w:hint="default"/>
          <w:lang w:val="en-US"/>
        </w:rPr>
        <w:t xml:space="preserve"> </w:t>
      </w:r>
      <w:r>
        <w:rPr>
          <w:rFonts w:hint="default"/>
        </w:rPr>
        <w:t>结算方式，选填，取值范围为“01”、“02”、“03”、“04”、“05”、“99”。</w:t>
      </w:r>
    </w:p>
    <w:p w14:paraId="2DC9FD7D">
      <w:pPr>
        <w:pStyle w:val="5"/>
        <w:bidi w:val="0"/>
        <w:rPr>
          <w:rFonts w:hint="default"/>
        </w:rPr>
      </w:pPr>
      <w:r>
        <w:rPr>
          <w:rFonts w:hint="eastAsia"/>
        </w:rPr>
        <w:t>●</w:t>
      </w:r>
      <w:r>
        <w:rPr>
          <w:rFonts w:hint="default"/>
          <w:lang w:val="en-US"/>
        </w:rPr>
        <w:t xml:space="preserve"> </w:t>
      </w:r>
      <w:r>
        <w:rPr>
          <w:rFonts w:hint="default"/>
        </w:rPr>
        <w:t>应税行为发生地，</w:t>
      </w:r>
      <w:r>
        <w:rPr>
          <w:rFonts w:hint="default"/>
          <w:lang w:val="en-US" w:eastAsia="zh-CN"/>
        </w:rPr>
        <w:t>选</w:t>
      </w:r>
      <w:r>
        <w:rPr>
          <w:rFonts w:hint="default"/>
        </w:rPr>
        <w:t>填，最大长度11位。</w:t>
      </w:r>
    </w:p>
    <w:p w14:paraId="17E9BAD2">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0B03DFE2">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3849B5EC">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3034AEBD">
      <w:pPr>
        <w:pStyle w:val="5"/>
        <w:bidi w:val="0"/>
        <w:rPr>
          <w:rFonts w:hint="default"/>
        </w:rPr>
      </w:pPr>
      <w:r>
        <w:rPr>
          <w:rFonts w:hint="eastAsia"/>
        </w:rPr>
        <w:t>●</w:t>
      </w:r>
      <w:r>
        <w:rPr>
          <w:rFonts w:hint="default"/>
          <w:lang w:val="en-US"/>
        </w:rPr>
        <w:t xml:space="preserve"> </w:t>
      </w:r>
      <w:r>
        <w:rPr>
          <w:rFonts w:hint="default"/>
        </w:rPr>
        <w:t>对应蓝字发票号码，选填，长度20位。</w:t>
      </w:r>
    </w:p>
    <w:p w14:paraId="3799D3D8">
      <w:pPr>
        <w:pStyle w:val="5"/>
        <w:bidi w:val="0"/>
        <w:rPr>
          <w:rFonts w:hint="default"/>
        </w:rPr>
      </w:pPr>
      <w:r>
        <w:rPr>
          <w:rFonts w:hint="eastAsia"/>
        </w:rPr>
        <w:t>●</w:t>
      </w:r>
      <w:r>
        <w:rPr>
          <w:rFonts w:hint="default"/>
          <w:lang w:val="en-US"/>
        </w:rPr>
        <w:t xml:space="preserve"> </w:t>
      </w:r>
      <w:r>
        <w:rPr>
          <w:rFonts w:hint="default"/>
        </w:rPr>
        <w:t>红字确认信息单编号，选填，最大长度20位。</w:t>
      </w:r>
    </w:p>
    <w:p w14:paraId="1E31D17A">
      <w:pPr>
        <w:pStyle w:val="5"/>
        <w:bidi w:val="0"/>
        <w:rPr>
          <w:rFonts w:hint="default"/>
        </w:rPr>
      </w:pPr>
      <w:r>
        <w:rPr>
          <w:rFonts w:hint="eastAsia"/>
        </w:rPr>
        <w:t>●</w:t>
      </w:r>
      <w:r>
        <w:rPr>
          <w:rFonts w:hint="default"/>
          <w:lang w:val="en-US"/>
        </w:rPr>
        <w:t xml:space="preserve"> </w:t>
      </w:r>
      <w:r>
        <w:rPr>
          <w:rFonts w:hint="default"/>
        </w:rPr>
        <w:t>红字确认单uuid，选填，最大长度32位。</w:t>
      </w:r>
    </w:p>
    <w:p w14:paraId="66052103">
      <w:pPr>
        <w:pStyle w:val="5"/>
        <w:bidi w:val="0"/>
        <w:rPr>
          <w:rFonts w:hint="default"/>
        </w:rPr>
      </w:pPr>
      <w:r>
        <w:rPr>
          <w:rFonts w:hint="eastAsia"/>
        </w:rPr>
        <w:t>●</w:t>
      </w:r>
      <w:r>
        <w:rPr>
          <w:rFonts w:hint="default"/>
          <w:lang w:val="en-US"/>
        </w:rPr>
        <w:t xml:space="preserve"> </w:t>
      </w:r>
      <w:r>
        <w:rPr>
          <w:rFonts w:hint="default"/>
        </w:rPr>
        <w:t>备注，选填，最大长度4</w:t>
      </w:r>
      <w:r>
        <w:rPr>
          <w:rFonts w:hint="default"/>
          <w:lang w:val="en-US" w:eastAsia="zh-CN"/>
        </w:rPr>
        <w:t>5</w:t>
      </w:r>
      <w:r>
        <w:rPr>
          <w:rFonts w:hint="default"/>
        </w:rPr>
        <w:t>0位。</w:t>
      </w:r>
    </w:p>
    <w:p w14:paraId="47A20CD1">
      <w:pPr>
        <w:pStyle w:val="5"/>
        <w:bidi w:val="0"/>
        <w:rPr>
          <w:rFonts w:hint="default"/>
        </w:rPr>
      </w:pPr>
      <w:r>
        <w:rPr>
          <w:rFonts w:hint="eastAsia"/>
        </w:rPr>
        <w:t>●</w:t>
      </w:r>
      <w:r>
        <w:rPr>
          <w:rFonts w:hint="default"/>
          <w:lang w:val="en-US"/>
        </w:rPr>
        <w:t xml:space="preserve"> </w:t>
      </w:r>
      <w:r>
        <w:rPr>
          <w:rFonts w:hint="default"/>
        </w:rPr>
        <w:t>开票日期，必填。格式必须是“yyyy-MM-dd HH:mm:ss”。</w:t>
      </w:r>
    </w:p>
    <w:p w14:paraId="3F4F577C">
      <w:pPr>
        <w:pStyle w:val="5"/>
        <w:bidi w:val="0"/>
        <w:rPr>
          <w:rFonts w:hint="default"/>
        </w:rPr>
      </w:pPr>
      <w:r>
        <w:rPr>
          <w:rFonts w:hint="eastAsia"/>
        </w:rPr>
        <w:t>●</w:t>
      </w:r>
      <w:r>
        <w:rPr>
          <w:rFonts w:hint="default"/>
          <w:lang w:val="en-US"/>
        </w:rPr>
        <w:t xml:space="preserve"> </w:t>
      </w:r>
      <w:r>
        <w:rPr>
          <w:rFonts w:hint="default"/>
        </w:rPr>
        <w:t>是否展示销售方银行账号标签</w:t>
      </w:r>
      <w:r>
        <w:rPr>
          <w:rFonts w:hint="default"/>
          <w:lang w:eastAsia="zh-CN"/>
        </w:rPr>
        <w:t>，</w:t>
      </w:r>
      <w:r>
        <w:rPr>
          <w:rFonts w:hint="default"/>
          <w:lang w:val="en-US" w:eastAsia="zh-CN"/>
        </w:rPr>
        <w:t>选填，最大长度1位。</w:t>
      </w:r>
    </w:p>
    <w:p w14:paraId="677C1AC7">
      <w:pPr>
        <w:pStyle w:val="5"/>
        <w:bidi w:val="0"/>
        <w:rPr>
          <w:rFonts w:hint="default"/>
        </w:rPr>
      </w:pPr>
      <w:r>
        <w:rPr>
          <w:rFonts w:hint="eastAsia"/>
        </w:rPr>
        <w:t>●</w:t>
      </w:r>
      <w:r>
        <w:rPr>
          <w:rFonts w:hint="default"/>
          <w:lang w:val="en-US"/>
        </w:rPr>
        <w:t xml:space="preserve"> </w:t>
      </w:r>
      <w:r>
        <w:rPr>
          <w:rFonts w:hint="default"/>
          <w:lang w:val="en-US" w:eastAsia="zh-CN"/>
        </w:rPr>
        <w:t>是否展示购买方银行账号标签</w:t>
      </w:r>
      <w:r>
        <w:rPr>
          <w:rFonts w:hint="default"/>
          <w:lang w:eastAsia="zh-CN"/>
        </w:rPr>
        <w:t>，</w:t>
      </w:r>
      <w:r>
        <w:rPr>
          <w:rFonts w:hint="default"/>
          <w:lang w:val="en-US" w:eastAsia="zh-CN"/>
        </w:rPr>
        <w:t>选填，最大长度1位。</w:t>
      </w:r>
    </w:p>
    <w:p w14:paraId="611B36F4">
      <w:pPr>
        <w:pStyle w:val="5"/>
        <w:bidi w:val="0"/>
        <w:rPr>
          <w:rFonts w:hint="default"/>
        </w:rPr>
      </w:pPr>
      <w:r>
        <w:rPr>
          <w:rFonts w:hint="eastAsia"/>
        </w:rPr>
        <w:t>●</w:t>
      </w:r>
      <w:r>
        <w:rPr>
          <w:rFonts w:hint="default"/>
          <w:lang w:val="en-US"/>
        </w:rPr>
        <w:t xml:space="preserve"> </w:t>
      </w:r>
      <w:r>
        <w:rPr>
          <w:rFonts w:hint="default"/>
          <w:lang w:val="en-US" w:eastAsia="zh-CN"/>
        </w:rPr>
        <w:t>收款人姓名，选填，最大长度150位。</w:t>
      </w:r>
    </w:p>
    <w:p w14:paraId="3DB378BC">
      <w:pPr>
        <w:pStyle w:val="5"/>
        <w:bidi w:val="0"/>
        <w:rPr>
          <w:rFonts w:hint="default"/>
        </w:rPr>
      </w:pPr>
      <w:r>
        <w:rPr>
          <w:rFonts w:hint="eastAsia"/>
        </w:rPr>
        <w:t>●</w:t>
      </w:r>
      <w:r>
        <w:rPr>
          <w:rFonts w:hint="default"/>
          <w:lang w:val="en-US"/>
        </w:rPr>
        <w:t xml:space="preserve"> </w:t>
      </w:r>
      <w:r>
        <w:rPr>
          <w:rFonts w:hint="default"/>
          <w:lang w:val="en-US" w:eastAsia="zh-CN"/>
        </w:rPr>
        <w:t>复核人姓名，选填，最大程度75位。</w:t>
      </w:r>
    </w:p>
    <w:p w14:paraId="1F92339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7CA72BEA">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乐企开票模式代码，选填，最大长度2位。</w:t>
      </w:r>
    </w:p>
    <w:p w14:paraId="52024CEB">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支付渠道，选填，最大长度3位，与交易单号必须同时有值或者同时为空。</w:t>
      </w:r>
    </w:p>
    <w:p w14:paraId="36620AB6">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交易单号，选填，最大长度40位，与支付渠道必须同时有值或者同时为空。</w:t>
      </w:r>
    </w:p>
    <w:p w14:paraId="3CB34970">
      <w:pPr>
        <w:pStyle w:val="5"/>
        <w:bidi w:val="0"/>
        <w:rPr>
          <w:rFonts w:hint="default"/>
        </w:rPr>
      </w:pPr>
      <w:r>
        <w:rPr>
          <w:rFonts w:hint="eastAsia"/>
        </w:rPr>
        <w:t>●</w:t>
      </w:r>
      <w:r>
        <w:rPr>
          <w:rFonts w:hint="default"/>
          <w:lang w:val="en-US"/>
        </w:rPr>
        <w:t xml:space="preserve"> </w:t>
      </w:r>
      <w:r>
        <w:rPr>
          <w:rFonts w:hint="default"/>
        </w:rPr>
        <w:t>明细序号，必填，最大长度8位。</w:t>
      </w:r>
    </w:p>
    <w:p w14:paraId="13F800DF">
      <w:pPr>
        <w:pStyle w:val="5"/>
        <w:bidi w:val="0"/>
        <w:rPr>
          <w:rFonts w:hint="default"/>
        </w:rPr>
      </w:pPr>
      <w:r>
        <w:rPr>
          <w:rFonts w:hint="eastAsia"/>
        </w:rPr>
        <w:t>●</w:t>
      </w:r>
      <w:r>
        <w:rPr>
          <w:rFonts w:hint="default"/>
          <w:lang w:val="en-US"/>
        </w:rPr>
        <w:t xml:space="preserve"> </w:t>
      </w:r>
      <w:r>
        <w:rPr>
          <w:rFonts w:hint="default"/>
        </w:rPr>
        <w:t>对应蓝字发票明细序号，选填，最大长度8位。</w:t>
      </w:r>
    </w:p>
    <w:p w14:paraId="0DB29B34">
      <w:pPr>
        <w:pStyle w:val="5"/>
        <w:bidi w:val="0"/>
        <w:rPr>
          <w:rFonts w:hint="default"/>
        </w:rPr>
      </w:pPr>
      <w:r>
        <w:rPr>
          <w:rFonts w:hint="eastAsia"/>
        </w:rPr>
        <w:t>●</w:t>
      </w:r>
      <w:r>
        <w:rPr>
          <w:rFonts w:hint="default"/>
          <w:lang w:val="en-US"/>
        </w:rPr>
        <w:t xml:space="preserve"> </w:t>
      </w:r>
      <w:r>
        <w:rPr>
          <w:rFonts w:hint="default"/>
        </w:rPr>
        <w:t>货物或应税劳务、服务名称，必填，最大长度300位。</w:t>
      </w:r>
    </w:p>
    <w:p w14:paraId="7D9DAD9D">
      <w:pPr>
        <w:pStyle w:val="5"/>
        <w:bidi w:val="0"/>
        <w:rPr>
          <w:rFonts w:hint="default"/>
        </w:rPr>
      </w:pPr>
      <w:r>
        <w:rPr>
          <w:rFonts w:hint="eastAsia"/>
        </w:rPr>
        <w:t>●</w:t>
      </w:r>
      <w:r>
        <w:rPr>
          <w:rFonts w:hint="default"/>
          <w:lang w:val="en-US"/>
        </w:rPr>
        <w:t xml:space="preserve"> </w:t>
      </w:r>
      <w:r>
        <w:rPr>
          <w:rFonts w:hint="default"/>
        </w:rPr>
        <w:t>商品服务简称，必填，最大长度120位。</w:t>
      </w:r>
    </w:p>
    <w:p w14:paraId="76AD3474">
      <w:pPr>
        <w:pStyle w:val="5"/>
        <w:bidi w:val="0"/>
        <w:rPr>
          <w:rFonts w:hint="default"/>
        </w:rPr>
      </w:pPr>
      <w:r>
        <w:rPr>
          <w:rFonts w:hint="eastAsia"/>
        </w:rPr>
        <w:t>●</w:t>
      </w:r>
      <w:r>
        <w:rPr>
          <w:rFonts w:hint="default"/>
          <w:lang w:val="en-US"/>
        </w:rPr>
        <w:t xml:space="preserve"> </w:t>
      </w:r>
      <w:r>
        <w:rPr>
          <w:rFonts w:hint="default"/>
        </w:rPr>
        <w:t>项目名称，必填，最大长度600位。</w:t>
      </w:r>
    </w:p>
    <w:p w14:paraId="41691F2D">
      <w:pPr>
        <w:pStyle w:val="5"/>
        <w:bidi w:val="0"/>
        <w:rPr>
          <w:rFonts w:hint="default"/>
        </w:rPr>
      </w:pPr>
      <w:r>
        <w:rPr>
          <w:rFonts w:hint="eastAsia"/>
        </w:rPr>
        <w:t>●</w:t>
      </w:r>
      <w:r>
        <w:rPr>
          <w:rFonts w:hint="default"/>
          <w:lang w:val="en-US"/>
        </w:rPr>
        <w:t xml:space="preserve"> </w:t>
      </w:r>
      <w:r>
        <w:rPr>
          <w:rFonts w:hint="default"/>
        </w:rPr>
        <w:t>规格型号，选填，最大长度150位。</w:t>
      </w:r>
    </w:p>
    <w:p w14:paraId="7757EF4D">
      <w:pPr>
        <w:pStyle w:val="5"/>
        <w:bidi w:val="0"/>
        <w:rPr>
          <w:rFonts w:hint="default"/>
        </w:rPr>
      </w:pPr>
      <w:bookmarkStart w:id="157" w:name="OLE_LINK10"/>
      <w:r>
        <w:rPr>
          <w:rFonts w:hint="eastAsia"/>
        </w:rPr>
        <w:t>●</w:t>
      </w:r>
      <w:r>
        <w:rPr>
          <w:rFonts w:hint="default"/>
          <w:lang w:val="en-US"/>
        </w:rPr>
        <w:t xml:space="preserve"> </w:t>
      </w:r>
      <w:r>
        <w:rPr>
          <w:rFonts w:hint="default"/>
        </w:rPr>
        <w:t>单位，</w:t>
      </w:r>
      <w:r>
        <w:rPr>
          <w:rFonts w:hint="default"/>
          <w:lang w:val="en-US" w:eastAsia="zh-CN"/>
        </w:rPr>
        <w:t>必填</w:t>
      </w:r>
      <w:r>
        <w:rPr>
          <w:rFonts w:hint="default"/>
        </w:rPr>
        <w:t>，最大长度300位，只能是“吨”“升”两个选项，不允许修改和自定义。</w:t>
      </w:r>
    </w:p>
    <w:bookmarkEnd w:id="157"/>
    <w:p w14:paraId="19FC485F">
      <w:pPr>
        <w:pStyle w:val="5"/>
        <w:bidi w:val="0"/>
        <w:rPr>
          <w:rFonts w:hint="default"/>
        </w:rPr>
      </w:pPr>
      <w:r>
        <w:rPr>
          <w:rFonts w:hint="eastAsia"/>
        </w:rPr>
        <w:t>●</w:t>
      </w:r>
      <w:r>
        <w:rPr>
          <w:rFonts w:hint="default"/>
          <w:lang w:val="en-US"/>
        </w:rPr>
        <w:t xml:space="preserve"> </w:t>
      </w:r>
      <w:r>
        <w:rPr>
          <w:rFonts w:hint="default"/>
        </w:rPr>
        <w:t>数量，</w:t>
      </w:r>
      <w:r>
        <w:rPr>
          <w:rFonts w:hint="default"/>
          <w:lang w:val="en-US" w:eastAsia="zh-CN"/>
        </w:rPr>
        <w:t>正常行必填，折扣行可为空，</w:t>
      </w:r>
      <w:r>
        <w:rPr>
          <w:rFonts w:hint="default"/>
        </w:rPr>
        <w:t>最大长度25位。</w:t>
      </w:r>
    </w:p>
    <w:p w14:paraId="2432E5DD">
      <w:pPr>
        <w:pStyle w:val="5"/>
        <w:bidi w:val="0"/>
        <w:rPr>
          <w:rFonts w:hint="default"/>
        </w:rPr>
      </w:pPr>
      <w:r>
        <w:rPr>
          <w:rFonts w:hint="eastAsia"/>
        </w:rPr>
        <w:t>●</w:t>
      </w:r>
      <w:r>
        <w:rPr>
          <w:rFonts w:hint="default"/>
          <w:lang w:val="en-US"/>
        </w:rPr>
        <w:t xml:space="preserve"> </w:t>
      </w:r>
      <w:r>
        <w:rPr>
          <w:rFonts w:hint="default"/>
        </w:rPr>
        <w:t>单价，</w:t>
      </w:r>
      <w:r>
        <w:rPr>
          <w:rFonts w:hint="default"/>
          <w:lang w:val="en-US" w:eastAsia="zh-CN"/>
        </w:rPr>
        <w:t>正常行必填，折扣行可为空，</w:t>
      </w:r>
      <w:r>
        <w:rPr>
          <w:rFonts w:hint="default"/>
        </w:rPr>
        <w:t>最大长度25位。</w:t>
      </w:r>
    </w:p>
    <w:p w14:paraId="39221F07">
      <w:pPr>
        <w:pStyle w:val="5"/>
        <w:bidi w:val="0"/>
        <w:rPr>
          <w:rFonts w:hint="default"/>
        </w:rPr>
      </w:pPr>
      <w:r>
        <w:rPr>
          <w:rFonts w:hint="eastAsia"/>
        </w:rPr>
        <w:t>●</w:t>
      </w:r>
      <w:r>
        <w:rPr>
          <w:rFonts w:hint="default"/>
          <w:lang w:val="en-US"/>
        </w:rPr>
        <w:t xml:space="preserve"> </w:t>
      </w:r>
      <w:r>
        <w:rPr>
          <w:rFonts w:hint="default"/>
        </w:rPr>
        <w:t>金额，必填，最大长度18位，最多2位小数。</w:t>
      </w:r>
    </w:p>
    <w:p w14:paraId="1F290083">
      <w:pPr>
        <w:pStyle w:val="5"/>
        <w:bidi w:val="0"/>
        <w:rPr>
          <w:rFonts w:hint="default"/>
        </w:rPr>
      </w:pPr>
      <w:r>
        <w:rPr>
          <w:rFonts w:hint="eastAsia"/>
        </w:rPr>
        <w:t>●</w:t>
      </w:r>
      <w:r>
        <w:rPr>
          <w:rFonts w:hint="default"/>
          <w:lang w:val="en-US"/>
        </w:rPr>
        <w:t xml:space="preserve"> </w:t>
      </w:r>
      <w:r>
        <w:rPr>
          <w:rFonts w:hint="default"/>
        </w:rPr>
        <w:t>增值税税率/征收率，必填，最大长度16位，最多6位小数。必须在可用税率信息中存在。</w:t>
      </w:r>
    </w:p>
    <w:p w14:paraId="5270C5C6">
      <w:pPr>
        <w:pStyle w:val="5"/>
        <w:bidi w:val="0"/>
        <w:rPr>
          <w:rFonts w:hint="default"/>
        </w:rPr>
      </w:pPr>
      <w:r>
        <w:rPr>
          <w:rFonts w:hint="eastAsia"/>
        </w:rPr>
        <w:t>●</w:t>
      </w:r>
      <w:r>
        <w:rPr>
          <w:rFonts w:hint="default"/>
          <w:lang w:val="en-US"/>
        </w:rPr>
        <w:t xml:space="preserve"> </w:t>
      </w:r>
      <w:r>
        <w:rPr>
          <w:rFonts w:hint="default"/>
        </w:rPr>
        <w:t>税额，必填，最大长度18位，最多2位小数。</w:t>
      </w:r>
    </w:p>
    <w:p w14:paraId="055B4A0C">
      <w:pPr>
        <w:pStyle w:val="5"/>
        <w:bidi w:val="0"/>
        <w:rPr>
          <w:rFonts w:hint="default"/>
        </w:rPr>
      </w:pPr>
      <w:r>
        <w:rPr>
          <w:rFonts w:hint="eastAsia"/>
        </w:rPr>
        <w:t>●</w:t>
      </w:r>
      <w:r>
        <w:rPr>
          <w:rFonts w:hint="default"/>
          <w:lang w:val="en-US"/>
        </w:rPr>
        <w:t xml:space="preserve"> </w:t>
      </w:r>
      <w:r>
        <w:rPr>
          <w:rFonts w:hint="default"/>
        </w:rPr>
        <w:t>含税金额，必填，最大长度18位，最多2位小数。</w:t>
      </w:r>
    </w:p>
    <w:p w14:paraId="5E479C0B">
      <w:pPr>
        <w:pStyle w:val="5"/>
        <w:bidi w:val="0"/>
        <w:rPr>
          <w:rFonts w:hint="default"/>
        </w:rPr>
      </w:pPr>
      <w:r>
        <w:rPr>
          <w:rFonts w:hint="eastAsia"/>
        </w:rPr>
        <w:t>●</w:t>
      </w:r>
      <w:r>
        <w:rPr>
          <w:rFonts w:hint="default"/>
          <w:lang w:val="en-US"/>
        </w:rPr>
        <w:t xml:space="preserve"> </w:t>
      </w:r>
      <w:r>
        <w:rPr>
          <w:rFonts w:hint="default"/>
        </w:rPr>
        <w:t>扣除额，选填，最大长度18位，最多2位小数。</w:t>
      </w:r>
    </w:p>
    <w:p w14:paraId="0EA5D41D">
      <w:pPr>
        <w:pStyle w:val="5"/>
        <w:bidi w:val="0"/>
        <w:rPr>
          <w:rFonts w:hint="default"/>
        </w:rPr>
      </w:pPr>
      <w:r>
        <w:rPr>
          <w:rFonts w:hint="eastAsia"/>
        </w:rPr>
        <w:t>●</w:t>
      </w:r>
      <w:r>
        <w:rPr>
          <w:rFonts w:hint="default"/>
          <w:lang w:val="en-US"/>
        </w:rPr>
        <w:t xml:space="preserve"> </w:t>
      </w:r>
      <w:r>
        <w:rPr>
          <w:rFonts w:hint="default"/>
        </w:rPr>
        <w:t>商品和服务税收分类合并编码，必填，最大长度19位。必须在商品编码信息中存在。</w:t>
      </w:r>
    </w:p>
    <w:p w14:paraId="2AB7724C">
      <w:pPr>
        <w:pStyle w:val="5"/>
        <w:bidi w:val="0"/>
        <w:rPr>
          <w:rFonts w:hint="default"/>
        </w:rPr>
      </w:pPr>
      <w:r>
        <w:rPr>
          <w:rFonts w:hint="eastAsia"/>
        </w:rPr>
        <w:t>●</w:t>
      </w:r>
      <w:r>
        <w:rPr>
          <w:rFonts w:hint="default"/>
          <w:lang w:val="en-US"/>
        </w:rPr>
        <w:t xml:space="preserve"> </w:t>
      </w:r>
      <w:r>
        <w:rPr>
          <w:rFonts w:hint="default"/>
        </w:rPr>
        <w:t>发票行性质，必填，取值范围为“00”、“01”、“02”。</w:t>
      </w:r>
    </w:p>
    <w:p w14:paraId="1C2D062F">
      <w:pPr>
        <w:pStyle w:val="5"/>
        <w:bidi w:val="0"/>
        <w:rPr>
          <w:rFonts w:hint="default"/>
        </w:rPr>
      </w:pPr>
      <w:r>
        <w:rPr>
          <w:rFonts w:hint="eastAsia"/>
        </w:rPr>
        <w:t>●</w:t>
      </w:r>
      <w:r>
        <w:rPr>
          <w:rFonts w:hint="default"/>
          <w:lang w:val="en-US"/>
        </w:rPr>
        <w:t xml:space="preserve"> </w:t>
      </w:r>
      <w:r>
        <w:rPr>
          <w:rFonts w:hint="default"/>
        </w:rPr>
        <w:t>优惠政策标识，选填，不为空时取值范围为“01”、“02”、“03”、“04”、“05”、“06”、“07”、“08”、“09”、“10”、“11”、“12”、“13”、“14”、“15”、“16”、“17”、“18”。</w:t>
      </w:r>
    </w:p>
    <w:p w14:paraId="4B05231A">
      <w:pPr>
        <w:pStyle w:val="5"/>
        <w:bidi w:val="0"/>
        <w:rPr>
          <w:rFonts w:hint="default"/>
        </w:rPr>
      </w:pPr>
      <w:r>
        <w:rPr>
          <w:rFonts w:hint="eastAsia"/>
        </w:rPr>
        <w:t>●</w:t>
      </w:r>
      <w:r>
        <w:rPr>
          <w:rFonts w:hint="default"/>
          <w:lang w:val="en-US"/>
        </w:rPr>
        <w:t xml:space="preserve"> </w:t>
      </w:r>
      <w:r>
        <w:rPr>
          <w:rFonts w:hint="default"/>
        </w:rPr>
        <w:t>附加要素名称，选填，最大长度200位。</w:t>
      </w:r>
    </w:p>
    <w:p w14:paraId="2C7AFE8E">
      <w:pPr>
        <w:pStyle w:val="5"/>
        <w:bidi w:val="0"/>
        <w:rPr>
          <w:rFonts w:hint="default"/>
        </w:rPr>
      </w:pPr>
      <w:r>
        <w:rPr>
          <w:rFonts w:hint="eastAsia"/>
        </w:rPr>
        <w:t>●</w:t>
      </w:r>
      <w:r>
        <w:rPr>
          <w:rFonts w:hint="default"/>
          <w:lang w:val="en-US"/>
        </w:rPr>
        <w:t xml:space="preserve"> </w:t>
      </w:r>
      <w:r>
        <w:rPr>
          <w:rFonts w:hint="default"/>
        </w:rPr>
        <w:t>附加要素类型，选填，最大长度200位。</w:t>
      </w:r>
    </w:p>
    <w:p w14:paraId="535773B3">
      <w:pPr>
        <w:pStyle w:val="5"/>
        <w:bidi w:val="0"/>
        <w:rPr>
          <w:rFonts w:hint="default"/>
        </w:rPr>
      </w:pPr>
      <w:r>
        <w:rPr>
          <w:rFonts w:hint="eastAsia"/>
        </w:rPr>
        <w:t>●</w:t>
      </w:r>
      <w:r>
        <w:rPr>
          <w:rFonts w:hint="default"/>
          <w:lang w:val="en-US"/>
        </w:rPr>
        <w:t xml:space="preserve"> </w:t>
      </w:r>
      <w:r>
        <w:rPr>
          <w:rFonts w:hint="default"/>
        </w:rPr>
        <w:t>附加要素值，选填，最大长度200位。</w:t>
      </w:r>
    </w:p>
    <w:p w14:paraId="5F14C167">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序号，选填，最大长度8位。</w:t>
      </w:r>
    </w:p>
    <w:p w14:paraId="6752D6AB">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5A3C3EE4">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409899ED">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1C922634">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5D213A86">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开具日期，选填，格式必须为“yyyy-MM-dd”。</w:t>
      </w:r>
    </w:p>
    <w:p w14:paraId="466D1B5A">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6BF83C2E">
      <w:pPr>
        <w:pStyle w:val="5"/>
        <w:bidi w:val="0"/>
      </w:pPr>
      <w:r>
        <w:rPr>
          <w:rFonts w:hint="eastAsia"/>
        </w:rPr>
        <w:t>●</w:t>
      </w:r>
      <w:r>
        <w:rPr>
          <w:rFonts w:hint="default"/>
          <w:lang w:val="en-US"/>
        </w:rPr>
        <w:t xml:space="preserve"> </w:t>
      </w:r>
      <w:r>
        <w:rPr>
          <w:rFonts w:hint="eastAsia"/>
          <w:lang w:val="en-US" w:eastAsia="zh-CN"/>
        </w:rPr>
        <w:t>本次扣除金额，选填，最大长度18位，最多两位小数。</w:t>
      </w:r>
    </w:p>
    <w:p w14:paraId="4BF526ED">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备注，选填最大长度450位。</w:t>
      </w:r>
    </w:p>
    <w:p w14:paraId="17440846">
      <w:pPr>
        <w:pStyle w:val="8"/>
        <w:bidi w:val="0"/>
        <w:rPr>
          <w:rFonts w:hint="default"/>
        </w:rPr>
      </w:pPr>
      <w:r>
        <w:rPr>
          <w:rFonts w:hint="default"/>
        </w:rPr>
        <w:t>2.2.4.</w:t>
      </w:r>
      <w:r>
        <w:rPr>
          <w:rFonts w:hint="default"/>
          <w:lang w:val="en-US" w:eastAsia="zh-CN"/>
        </w:rPr>
        <w:t>2</w:t>
      </w:r>
      <w:r>
        <w:rPr>
          <w:rFonts w:hint="default"/>
        </w:rPr>
        <w:t>数据校验</w:t>
      </w:r>
    </w:p>
    <w:p w14:paraId="6A9F1D00">
      <w:pPr>
        <w:pStyle w:val="5"/>
        <w:bidi w:val="0"/>
      </w:pPr>
      <w:r>
        <w:rPr>
          <w:rFonts w:hint="eastAsia"/>
        </w:rPr>
        <w:t>●</w:t>
      </w:r>
      <w:r>
        <w:rPr>
          <w:rFonts w:hint="default"/>
          <w:lang w:val="en-US"/>
        </w:rPr>
        <w:t xml:space="preserve"> </w:t>
      </w:r>
      <w:r>
        <w:t>单行金额校验：|单价*数量-金额|&lt;=0.01。</w:t>
      </w:r>
    </w:p>
    <w:p w14:paraId="45D4BABA">
      <w:pPr>
        <w:pStyle w:val="5"/>
        <w:bidi w:val="0"/>
      </w:pPr>
      <w:r>
        <w:rPr>
          <w:rFonts w:hint="eastAsia"/>
        </w:rPr>
        <w:t>●</w:t>
      </w:r>
      <w:r>
        <w:rPr>
          <w:rFonts w:hint="default"/>
          <w:lang w:val="en-US"/>
        </w:rPr>
        <w:t xml:space="preserve"> </w:t>
      </w:r>
      <w:r>
        <w:t>汇总金额校验：|所有商品行金额之和-合计金额|&lt;=0.01。</w:t>
      </w:r>
    </w:p>
    <w:p w14:paraId="28C0558B">
      <w:pPr>
        <w:pStyle w:val="5"/>
        <w:bidi w:val="0"/>
      </w:pPr>
      <w:r>
        <w:rPr>
          <w:rFonts w:hint="eastAsia"/>
        </w:rPr>
        <w:t>●</w:t>
      </w:r>
      <w:r>
        <w:rPr>
          <w:rFonts w:hint="default"/>
          <w:lang w:val="en-US"/>
        </w:rPr>
        <w:t xml:space="preserve"> </w:t>
      </w:r>
      <w:r>
        <w:t>单行税额校验：| 金额 * 税率 - 税额 |&lt;=0.06。</w:t>
      </w:r>
    </w:p>
    <w:p w14:paraId="39233563">
      <w:pPr>
        <w:pStyle w:val="5"/>
        <w:bidi w:val="0"/>
      </w:pPr>
      <w:r>
        <w:rPr>
          <w:rFonts w:hint="eastAsia"/>
        </w:rPr>
        <w:t>●</w:t>
      </w:r>
      <w:r>
        <w:rPr>
          <w:rFonts w:hint="default"/>
          <w:lang w:val="en-US"/>
        </w:rPr>
        <w:t xml:space="preserve"> </w:t>
      </w:r>
      <w:r>
        <w:t>汇总税额校验：| 金额 * 税率（第1行）+......+金额 * 税率（第N行）-税额合计|&lt;=1.27。</w:t>
      </w:r>
    </w:p>
    <w:p w14:paraId="781CC1F6">
      <w:pPr>
        <w:pStyle w:val="5"/>
        <w:bidi w:val="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03C79B95">
      <w:pPr>
        <w:pStyle w:val="5"/>
        <w:bidi w:val="0"/>
        <w:rPr>
          <w:rFonts w:hint="eastAsia"/>
        </w:rPr>
      </w:pPr>
      <w:r>
        <w:rPr>
          <w:rFonts w:hint="eastAsia"/>
        </w:rPr>
        <w:t>1</w:t>
      </w:r>
      <w:r>
        <w:rPr>
          <w:rFonts w:hint="eastAsia"/>
          <w:lang w:eastAsia="zh-CN"/>
        </w:rPr>
        <w:t>）</w:t>
      </w:r>
      <w:r>
        <w:rPr>
          <w:rFonts w:hint="eastAsia"/>
        </w:rPr>
        <w:t>折扣行与被折扣行“对应蓝字发票明细序号”、“扣除额”必须为空。</w:t>
      </w:r>
    </w:p>
    <w:p w14:paraId="0506E480">
      <w:pPr>
        <w:pStyle w:val="5"/>
        <w:bidi w:val="0"/>
        <w:rPr>
          <w:rFonts w:hint="eastAsia"/>
        </w:rPr>
      </w:pPr>
      <w:r>
        <w:rPr>
          <w:rFonts w:hint="eastAsia"/>
        </w:rPr>
        <w:t>2</w:t>
      </w:r>
      <w:r>
        <w:rPr>
          <w:rFonts w:hint="eastAsia"/>
          <w:lang w:eastAsia="zh-CN"/>
        </w:rPr>
        <w:t>）</w:t>
      </w:r>
      <w:r>
        <w:rPr>
          <w:rFonts w:hint="eastAsia"/>
        </w:rPr>
        <w:t>折扣行“规格型号”、“单价”、“单位”、“数量”必须为空；</w:t>
      </w:r>
    </w:p>
    <w:p w14:paraId="612BB1D3">
      <w:pPr>
        <w:pStyle w:val="5"/>
        <w:bidi w:val="0"/>
        <w:rPr>
          <w:rFonts w:hint="eastAsia"/>
        </w:rPr>
      </w:pPr>
      <w:r>
        <w:rPr>
          <w:rFonts w:hint="eastAsia"/>
        </w:rPr>
        <w:t>3</w:t>
      </w:r>
      <w:r>
        <w:rPr>
          <w:rFonts w:hint="eastAsia"/>
          <w:lang w:eastAsia="zh-CN"/>
        </w:rPr>
        <w:t>）</w:t>
      </w:r>
      <w:r>
        <w:rPr>
          <w:rFonts w:hint="eastAsia"/>
        </w:rPr>
        <w:t>折扣行“明细序号”、“金额”、“税额”、“含税金额”按照实际情况填写；</w:t>
      </w:r>
    </w:p>
    <w:p w14:paraId="19D92C7B">
      <w:pPr>
        <w:pStyle w:val="5"/>
        <w:bidi w:val="0"/>
        <w:rPr>
          <w:rFonts w:hint="eastAsia"/>
        </w:rPr>
      </w:pPr>
      <w:r>
        <w:rPr>
          <w:rFonts w:hint="eastAsia"/>
        </w:rPr>
        <w:t>4</w:t>
      </w:r>
      <w:r>
        <w:rPr>
          <w:rFonts w:hint="eastAsia"/>
          <w:lang w:eastAsia="zh-CN"/>
        </w:rPr>
        <w:t>）</w:t>
      </w:r>
      <w:r>
        <w:rPr>
          <w:rFonts w:hint="eastAsia"/>
        </w:rPr>
        <w:t>折扣行发票行性质必须填写“01（折扣行）”。</w:t>
      </w:r>
    </w:p>
    <w:p w14:paraId="66DB65D6">
      <w:pPr>
        <w:pStyle w:val="5"/>
        <w:bidi w:val="0"/>
        <w:rPr>
          <w:rFonts w:hint="eastAsia"/>
          <w:lang w:val="en-US" w:eastAsia="zh-CN"/>
        </w:rPr>
      </w:pPr>
      <w:r>
        <w:rPr>
          <w:rFonts w:hint="eastAsia"/>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p>
    <w:p w14:paraId="3356D976">
      <w:pPr>
        <w:pStyle w:val="5"/>
        <w:bidi w:val="0"/>
        <w:rPr>
          <w:rFonts w:hint="default"/>
          <w:lang w:val="en-US" w:eastAsia="zh-CN"/>
        </w:rPr>
      </w:pPr>
      <w:r>
        <w:rPr>
          <w:rFonts w:hint="eastAsia"/>
        </w:rPr>
        <w:t>●</w:t>
      </w:r>
      <w:r>
        <w:rPr>
          <w:rFonts w:hint="default"/>
          <w:lang w:val="en-US"/>
        </w:rPr>
        <w:t xml:space="preserve"> </w:t>
      </w:r>
      <w:r>
        <w:rPr>
          <w:rFonts w:hint="eastAsia"/>
        </w:rPr>
        <w:t>差额征税类型代码非空时，明细行只能是一行，</w:t>
      </w:r>
      <w:r>
        <w:rPr>
          <w:rFonts w:hint="eastAsia"/>
          <w:lang w:val="en-US" w:eastAsia="zh-CN"/>
        </w:rPr>
        <w:t>不允许开具折扣行。</w:t>
      </w:r>
      <w:r>
        <w:rPr>
          <w:rFonts w:hint="eastAsia"/>
        </w:rPr>
        <w:t>差额征税类型代码为“01：全额开票”时，0</w:t>
      </w:r>
      <w:r>
        <w:rPr>
          <w:rFonts w:hint="eastAsia"/>
          <w:lang w:val="en-US" w:eastAsia="zh-CN"/>
        </w:rPr>
        <w:t>&lt;=</w:t>
      </w:r>
      <w:r>
        <w:rPr>
          <w:rFonts w:hint="eastAsia"/>
        </w:rPr>
        <w:t>扣除额&lt;=含税金额；差额征税类型代码为“02：差额开票”时，0</w:t>
      </w:r>
      <w:r>
        <w:rPr>
          <w:rFonts w:hint="eastAsia"/>
          <w:lang w:val="en-US" w:eastAsia="zh-CN"/>
        </w:rPr>
        <w:t>&lt;</w:t>
      </w:r>
      <w:r>
        <w:rPr>
          <w:rFonts w:hint="eastAsia"/>
        </w:rPr>
        <w:t>扣除额&lt;=含税金额。</w:t>
      </w:r>
    </w:p>
    <w:p w14:paraId="563DEAF1">
      <w:pPr>
        <w:pStyle w:val="5"/>
        <w:bidi w:val="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67BF7BA8">
      <w:pPr>
        <w:pStyle w:val="5"/>
        <w:bidi w:val="0"/>
        <w:rPr>
          <w:rFonts w:hint="default"/>
          <w:lang w:val="en-US" w:eastAsia="zh-CN"/>
        </w:rPr>
      </w:pPr>
      <w:r>
        <w:rPr>
          <w:rFonts w:hint="eastAsia"/>
          <w:lang w:val="en-US" w:eastAsia="zh-CN"/>
        </w:rPr>
        <w:t>差额征税：金额=含税金额-税额</w:t>
      </w:r>
    </w:p>
    <w:p w14:paraId="303ADFE5">
      <w:pPr>
        <w:pStyle w:val="8"/>
        <w:bidi w:val="0"/>
        <w:rPr>
          <w:rFonts w:hint="default"/>
        </w:rPr>
      </w:pPr>
      <w:r>
        <w:rPr>
          <w:rFonts w:hint="default"/>
        </w:rPr>
        <w:t>2.2.4.</w:t>
      </w:r>
      <w:r>
        <w:rPr>
          <w:rFonts w:hint="default"/>
          <w:lang w:val="en-US" w:eastAsia="zh-CN"/>
        </w:rPr>
        <w:t>3</w:t>
      </w:r>
      <w:r>
        <w:rPr>
          <w:rFonts w:hint="default"/>
        </w:rPr>
        <w:t>业务逻辑校验</w:t>
      </w:r>
    </w:p>
    <w:p w14:paraId="36453C74">
      <w:pPr>
        <w:pStyle w:val="5"/>
        <w:bidi w:val="0"/>
        <w:rPr>
          <w:rFonts w:hint="default"/>
        </w:rPr>
      </w:pPr>
      <w:r>
        <w:rPr>
          <w:rFonts w:hint="eastAsia"/>
        </w:rPr>
        <w:t>●</w:t>
      </w:r>
      <w:r>
        <w:rPr>
          <w:rFonts w:hint="default"/>
          <w:lang w:val="en-US"/>
        </w:rPr>
        <w:t xml:space="preserve"> </w:t>
      </w:r>
      <w:r>
        <w:rPr>
          <w:rFonts w:hint="default"/>
        </w:rPr>
        <w:t>开具成品油发票时的数量单位仅提供“吨”“升”两个选项，不允许修改和自定义。</w:t>
      </w:r>
    </w:p>
    <w:p w14:paraId="09E45CA7">
      <w:pPr>
        <w:pStyle w:val="5"/>
        <w:bidi w:val="0"/>
        <w:rPr>
          <w:rFonts w:hint="default"/>
        </w:rPr>
      </w:pPr>
      <w:r>
        <w:rPr>
          <w:rFonts w:hint="eastAsia"/>
        </w:rPr>
        <w:t>●</w:t>
      </w:r>
      <w:r>
        <w:rPr>
          <w:rFonts w:hint="default"/>
          <w:lang w:val="en-US"/>
        </w:rPr>
        <w:t xml:space="preserve"> </w:t>
      </w:r>
      <w:r>
        <w:rPr>
          <w:rFonts w:hint="default"/>
        </w:rPr>
        <w:t>非成品油企业禁止开具成品油发票。</w:t>
      </w:r>
    </w:p>
    <w:p w14:paraId="5183F674">
      <w:pPr>
        <w:pStyle w:val="5"/>
        <w:bidi w:val="0"/>
        <w:rPr>
          <w:rFonts w:hint="default"/>
        </w:rPr>
      </w:pPr>
      <w:r>
        <w:rPr>
          <w:rFonts w:hint="eastAsia"/>
        </w:rPr>
        <w:t>●</w:t>
      </w:r>
      <w:r>
        <w:rPr>
          <w:rFonts w:hint="default"/>
          <w:lang w:val="en-US"/>
        </w:rPr>
        <w:t xml:space="preserve"> </w:t>
      </w:r>
      <w:r>
        <w:rPr>
          <w:rFonts w:hint="default"/>
        </w:rPr>
        <w:t>开具</w:t>
      </w:r>
      <w:r>
        <w:rPr>
          <w:rFonts w:hint="default"/>
          <w:lang w:eastAsia="zh-CN"/>
        </w:rPr>
        <w:t>成品油</w:t>
      </w:r>
      <w:r>
        <w:rPr>
          <w:rFonts w:hint="default"/>
        </w:rPr>
        <w:t>发票时，只允许使用特定要素标签归类为“</w:t>
      </w:r>
      <w:r>
        <w:rPr>
          <w:rFonts w:hint="default"/>
          <w:lang w:val="en-US" w:eastAsia="zh-CN"/>
        </w:rPr>
        <w:t>01</w:t>
      </w:r>
      <w:r>
        <w:rPr>
          <w:rFonts w:hint="default"/>
        </w:rPr>
        <w:t>（</w:t>
      </w:r>
      <w:r>
        <w:rPr>
          <w:rFonts w:hint="default"/>
          <w:lang w:eastAsia="zh-CN"/>
        </w:rPr>
        <w:t>成品油</w:t>
      </w:r>
      <w:r>
        <w:rPr>
          <w:rFonts w:hint="default"/>
        </w:rPr>
        <w:t>）”的税收分类编码开具</w:t>
      </w:r>
      <w:r>
        <w:rPr>
          <w:rFonts w:hint="default"/>
          <w:lang w:eastAsia="zh-CN"/>
        </w:rPr>
        <w:t>成品油</w:t>
      </w:r>
      <w:r>
        <w:rPr>
          <w:rFonts w:hint="default"/>
        </w:rPr>
        <w:t>发票。</w:t>
      </w:r>
    </w:p>
    <w:p w14:paraId="070EF48F">
      <w:pPr>
        <w:pStyle w:val="5"/>
        <w:bidi w:val="0"/>
        <w:rPr>
          <w:rFonts w:hint="default"/>
        </w:rPr>
      </w:pPr>
      <w:r>
        <w:rPr>
          <w:rFonts w:hint="eastAsia"/>
        </w:rPr>
        <w:t>●</w:t>
      </w:r>
      <w:r>
        <w:rPr>
          <w:rFonts w:hint="default"/>
          <w:lang w:val="en-US"/>
        </w:rPr>
        <w:t xml:space="preserve"> </w:t>
      </w:r>
      <w:r>
        <w:rPr>
          <w:rFonts w:hint="default"/>
          <w:lang w:val="en-US" w:eastAsia="zh-CN"/>
        </w:rPr>
        <w:t>成品油企业只能使用已授权的成品油编码开具成品油发票。</w:t>
      </w:r>
    </w:p>
    <w:p w14:paraId="778CF87E">
      <w:pPr>
        <w:pStyle w:val="5"/>
        <w:bidi w:val="0"/>
        <w:rPr>
          <w:rFonts w:hint="default"/>
        </w:rPr>
      </w:pPr>
      <w:r>
        <w:rPr>
          <w:rFonts w:hint="eastAsia"/>
        </w:rPr>
        <w:t>●</w:t>
      </w:r>
      <w:r>
        <w:rPr>
          <w:rFonts w:hint="default"/>
          <w:lang w:val="en-US"/>
        </w:rPr>
        <w:t xml:space="preserve"> </w:t>
      </w:r>
      <w:r>
        <w:rPr>
          <w:rFonts w:hint="default"/>
        </w:rPr>
        <w:t>成品油纳税人开具</w:t>
      </w:r>
      <w:r>
        <w:rPr>
          <w:rFonts w:hint="default"/>
          <w:lang w:eastAsia="zh-Hans"/>
        </w:rPr>
        <w:t>商品和服务税收分类编码为1070101020100000000航空煤油成品油发票的、1070101040200000000燃料油定点直供、1070101050200000000石脑油定点直供发票的，均须单独开具，不得相互混开或与其他发票混开</w:t>
      </w:r>
      <w:r>
        <w:rPr>
          <w:rFonts w:hint="default"/>
        </w:rPr>
        <w:t>。</w:t>
      </w:r>
    </w:p>
    <w:p w14:paraId="659C75F4">
      <w:r>
        <w:rPr>
          <w:rFonts w:hint="eastAsia"/>
          <w:sz w:val="24"/>
        </w:rPr>
        <w:t>●</w:t>
      </w:r>
      <w:r>
        <w:rPr>
          <w:rFonts w:hint="default"/>
          <w:sz w:val="24"/>
          <w:lang w:val="en-US"/>
        </w:rPr>
        <w:t xml:space="preserve"> </w:t>
      </w:r>
      <w:r>
        <w:rPr>
          <w:rFonts w:hint="eastAsia"/>
          <w:sz w:val="24"/>
          <w:lang w:val="en-US" w:eastAsia="zh-CN"/>
        </w:rPr>
        <w:t>支付即开票企业开具发票时，必须填写支付渠道、交易单号信息。</w:t>
      </w:r>
    </w:p>
    <w:p w14:paraId="11B4B966">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当企业开票时判断购方是否为自然人，并按照以下业务规则开具发票：</w:t>
      </w:r>
    </w:p>
    <w:p w14:paraId="2A210EAB">
      <w:pPr>
        <w:pStyle w:val="5"/>
        <w:bidi w:val="0"/>
        <w:rPr>
          <w:rFonts w:hint="default"/>
        </w:rPr>
      </w:pPr>
      <w:r>
        <w:rPr>
          <w:rFonts w:hint="default"/>
        </w:rPr>
        <w:t>（</w:t>
      </w:r>
      <w:r>
        <w:rPr>
          <w:rFonts w:hint="eastAsia"/>
          <w:lang w:val="en-US" w:eastAsia="zh-CN"/>
        </w:rPr>
        <w:t>1</w:t>
      </w:r>
      <w:r>
        <w:rPr>
          <w:rFonts w:hint="default"/>
        </w:rPr>
        <w:t>）提示语规则</w:t>
      </w:r>
    </w:p>
    <w:p w14:paraId="2012EC27">
      <w:pPr>
        <w:pStyle w:val="5"/>
        <w:bidi w:val="0"/>
        <w:rPr>
          <w:rFonts w:hint="default"/>
        </w:rPr>
      </w:pPr>
      <w:r>
        <w:rPr>
          <w:rFonts w:hint="default"/>
        </w:rPr>
        <w:t>1</w:t>
      </w:r>
      <w:r>
        <w:rPr>
          <w:rFonts w:hint="eastAsia"/>
          <w:lang w:eastAsia="zh-CN"/>
        </w:rPr>
        <w:t>）</w:t>
      </w:r>
      <w:r>
        <w:rPr>
          <w:rFonts w:hint="default"/>
        </w:rPr>
        <w:t>“是否开票给自然人”标识旁新增“未勾选则默认为企业”提示。</w:t>
      </w:r>
    </w:p>
    <w:p w14:paraId="5D774966">
      <w:pPr>
        <w:pStyle w:val="5"/>
        <w:bidi w:val="0"/>
        <w:rPr>
          <w:rFonts w:hint="default"/>
        </w:rPr>
      </w:pPr>
      <w:r>
        <w:rPr>
          <w:rFonts w:hint="default"/>
        </w:rPr>
        <w:t>2</w:t>
      </w:r>
      <w:r>
        <w:rPr>
          <w:rFonts w:hint="eastAsia"/>
          <w:lang w:eastAsia="zh-CN"/>
        </w:rPr>
        <w:t>）</w:t>
      </w:r>
      <w:r>
        <w:rPr>
          <w:rFonts w:hint="default"/>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A7AF182">
      <w:pPr>
        <w:pStyle w:val="5"/>
        <w:bidi w:val="0"/>
        <w:rPr>
          <w:rFonts w:hint="default"/>
        </w:rPr>
      </w:pPr>
      <w:r>
        <w:rPr>
          <w:rFonts w:hint="eastAsia"/>
          <w:lang w:eastAsia="zh-CN"/>
        </w:rPr>
        <w:t>3）对于除无特定要素标签的电子发票（普通发票）</w:t>
      </w:r>
      <w:r>
        <w:rPr>
          <w:rFonts w:hint="default"/>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2AB5ABB2">
      <w:pPr>
        <w:pStyle w:val="5"/>
        <w:bidi w:val="0"/>
        <w:rPr>
          <w:rFonts w:hint="default"/>
        </w:rPr>
      </w:pPr>
      <w:r>
        <w:rPr>
          <w:rFonts w:hint="default"/>
        </w:rPr>
        <w:t>（</w:t>
      </w:r>
      <w:r>
        <w:rPr>
          <w:rFonts w:hint="eastAsia"/>
          <w:lang w:val="en-US" w:eastAsia="zh-CN"/>
        </w:rPr>
        <w:t>2</w:t>
      </w:r>
      <w:r>
        <w:rPr>
          <w:rFonts w:hint="default"/>
        </w:rPr>
        <w:t>）增加受票方信息校验</w:t>
      </w:r>
    </w:p>
    <w:p w14:paraId="010DBE3F">
      <w:pPr>
        <w:pStyle w:val="5"/>
        <w:bidi w:val="0"/>
        <w:rPr>
          <w:rFonts w:hint="default"/>
        </w:rPr>
      </w:pPr>
      <w:r>
        <w:rPr>
          <w:rFonts w:hint="default"/>
        </w:rPr>
        <w:t>对于无特定要素标签的电子发票（普通发票）和增值税普通发票，增加受票方信息校验，具体如下：</w:t>
      </w:r>
    </w:p>
    <w:p w14:paraId="2DC99B73">
      <w:pPr>
        <w:pStyle w:val="5"/>
        <w:bidi w:val="0"/>
        <w:rPr>
          <w:rFonts w:hint="default"/>
        </w:rPr>
      </w:pPr>
      <w:r>
        <w:rPr>
          <w:rFonts w:hint="default"/>
        </w:rPr>
        <w:t>1</w:t>
      </w:r>
      <w:r>
        <w:rPr>
          <w:rFonts w:hint="eastAsia"/>
          <w:lang w:eastAsia="zh-CN"/>
        </w:rPr>
        <w:t>）</w:t>
      </w:r>
      <w:r>
        <w:rPr>
          <w:rFonts w:hint="default"/>
        </w:rPr>
        <w:t>当勾选“是否开票给自然人”时，【购买方名称】录入内容必须大于一个长度（一个汉字、数字、字母、符号）。</w:t>
      </w:r>
    </w:p>
    <w:p w14:paraId="40B316AA">
      <w:pPr>
        <w:pStyle w:val="5"/>
        <w:bidi w:val="0"/>
        <w:rPr>
          <w:rFonts w:hint="default"/>
        </w:rPr>
      </w:pPr>
      <w:r>
        <w:rPr>
          <w:rFonts w:hint="default"/>
        </w:rPr>
        <w:t>2</w:t>
      </w:r>
      <w:r>
        <w:rPr>
          <w:rFonts w:hint="eastAsia"/>
          <w:lang w:eastAsia="zh-CN"/>
        </w:rPr>
        <w:t>）</w:t>
      </w:r>
      <w:r>
        <w:rPr>
          <w:rFonts w:hint="default"/>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1F6666A3">
      <w:pPr>
        <w:pStyle w:val="5"/>
        <w:bidi w:val="0"/>
        <w:rPr>
          <w:rFonts w:hint="default"/>
        </w:rPr>
      </w:pPr>
      <w:r>
        <w:rPr>
          <w:rFonts w:hint="default"/>
        </w:rPr>
        <w:t>（</w:t>
      </w:r>
      <w:r>
        <w:rPr>
          <w:rFonts w:hint="eastAsia"/>
          <w:lang w:val="en-US" w:eastAsia="zh-CN"/>
        </w:rPr>
        <w:t>3</w:t>
      </w:r>
      <w:r>
        <w:rPr>
          <w:rFonts w:hint="default"/>
        </w:rPr>
        <w:t>）“（个人）”标注规则</w:t>
      </w:r>
    </w:p>
    <w:p w14:paraId="79D2E82C">
      <w:pPr>
        <w:pStyle w:val="5"/>
        <w:bidi w:val="0"/>
        <w:rPr>
          <w:rFonts w:hint="default"/>
          <w:lang w:eastAsia="zh-Hans"/>
        </w:rPr>
      </w:pPr>
      <w:r>
        <w:rPr>
          <w:rFonts w:hint="default"/>
        </w:rPr>
        <w:t>1</w:t>
      </w:r>
      <w:r>
        <w:rPr>
          <w:rFonts w:hint="eastAsia"/>
          <w:lang w:eastAsia="zh-CN"/>
        </w:rPr>
        <w:t>）</w:t>
      </w:r>
      <w:r>
        <w:rPr>
          <w:rFonts w:hint="default"/>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42258B1B">
      <w:pPr>
        <w:pStyle w:val="5"/>
        <w:bidi w:val="0"/>
        <w:rPr>
          <w:rFonts w:hint="default"/>
          <w:lang w:eastAsia="zh-Hans"/>
        </w:rPr>
      </w:pPr>
      <w:r>
        <w:rPr>
          <w:rFonts w:hint="eastAsia"/>
        </w:rPr>
        <w:t>●</w:t>
      </w:r>
      <w:r>
        <w:rPr>
          <w:rFonts w:hint="default"/>
          <w:lang w:val="en-US"/>
        </w:rPr>
        <w:t xml:space="preserve"> </w:t>
      </w:r>
      <w:r>
        <w:rPr>
          <w:rFonts w:hint="default"/>
          <w:lang w:val="en-US" w:eastAsia="zh-CN"/>
        </w:rPr>
        <w:t>单张发票明细行最多不能超过5000条，超过5000条则阻断发票上传；建议企业开具发票明细行控制在2000条以下。</w:t>
      </w:r>
    </w:p>
    <w:p w14:paraId="005AC809">
      <w:pPr>
        <w:pStyle w:val="5"/>
        <w:bidi w:val="0"/>
        <w:rPr>
          <w:rFonts w:hint="default"/>
          <w:lang w:val="en-US" w:eastAsia="zh-Hans"/>
        </w:rPr>
      </w:pPr>
      <w:r>
        <w:rPr>
          <w:rFonts w:hint="eastAsia"/>
        </w:rPr>
        <w:t>●</w:t>
      </w:r>
      <w:r>
        <w:rPr>
          <w:rFonts w:hint="default"/>
          <w:lang w:val="en-US"/>
        </w:rPr>
        <w:t xml:space="preserve"> 开具发票只能使用税收分类编码中“是否汇总项”字段为“N”的编码进行开票。</w:t>
      </w:r>
    </w:p>
    <w:p w14:paraId="34A375B9">
      <w:pPr>
        <w:pStyle w:val="5"/>
        <w:bidi w:val="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2105A732">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4A4746D0">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717CDDA0">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1C11A12E">
      <w:pPr>
        <w:pStyle w:val="5"/>
        <w:bidi w:val="0"/>
        <w:rPr>
          <w:rFonts w:hint="eastAsia"/>
          <w:lang w:val="en-US" w:eastAsia="zh-CN"/>
        </w:rPr>
      </w:pPr>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gridCol w:w="1993"/>
        <w:gridCol w:w="2378"/>
        <w:gridCol w:w="1611"/>
      </w:tblGrid>
      <w:tr w14:paraId="1A52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0" w:type="pct"/>
            <w:noWrap w:val="0"/>
            <w:vAlign w:val="center"/>
          </w:tcPr>
          <w:p w14:paraId="51BA0082">
            <w:pPr>
              <w:pStyle w:val="25"/>
              <w:bidi w:val="0"/>
              <w:rPr>
                <w:rFonts w:hint="default"/>
                <w:lang w:val="en-US" w:eastAsia="zh-CN"/>
              </w:rPr>
            </w:pPr>
            <w:r>
              <w:rPr>
                <w:rFonts w:hint="default"/>
              </w:rPr>
              <w:t>商品和服务税收编码</w:t>
            </w:r>
          </w:p>
        </w:tc>
        <w:tc>
          <w:tcPr>
            <w:tcW w:w="1169" w:type="pct"/>
            <w:noWrap w:val="0"/>
            <w:vAlign w:val="center"/>
          </w:tcPr>
          <w:p w14:paraId="3CA24689">
            <w:pPr>
              <w:pStyle w:val="25"/>
              <w:bidi w:val="0"/>
              <w:rPr>
                <w:rFonts w:hint="default"/>
                <w:lang w:val="en-US" w:eastAsia="zh-CN"/>
              </w:rPr>
            </w:pPr>
            <w:r>
              <w:rPr>
                <w:rFonts w:hint="default"/>
              </w:rPr>
              <w:t>货物和劳务名称</w:t>
            </w:r>
          </w:p>
        </w:tc>
        <w:tc>
          <w:tcPr>
            <w:tcW w:w="1395" w:type="pct"/>
            <w:noWrap w:val="0"/>
            <w:vAlign w:val="center"/>
          </w:tcPr>
          <w:p w14:paraId="354EC940">
            <w:pPr>
              <w:pStyle w:val="25"/>
              <w:bidi w:val="0"/>
              <w:rPr>
                <w:rFonts w:hint="default"/>
                <w:lang w:val="en-US" w:eastAsia="zh-CN"/>
              </w:rPr>
            </w:pPr>
            <w:r>
              <w:rPr>
                <w:rFonts w:hint="default"/>
              </w:rPr>
              <w:t>商品和服务分类简称</w:t>
            </w:r>
          </w:p>
        </w:tc>
        <w:tc>
          <w:tcPr>
            <w:tcW w:w="945" w:type="pct"/>
            <w:noWrap w:val="0"/>
            <w:vAlign w:val="center"/>
          </w:tcPr>
          <w:p w14:paraId="0493CDCE">
            <w:pPr>
              <w:pStyle w:val="25"/>
              <w:bidi w:val="0"/>
              <w:rPr>
                <w:rFonts w:hint="default"/>
                <w:lang w:val="en-US" w:eastAsia="zh-CN"/>
              </w:rPr>
            </w:pPr>
            <w:r>
              <w:rPr>
                <w:rFonts w:hint="default"/>
              </w:rPr>
              <w:t>税率</w:t>
            </w:r>
          </w:p>
        </w:tc>
      </w:tr>
      <w:tr w14:paraId="3FE3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0" w:type="pct"/>
            <w:noWrap w:val="0"/>
            <w:vAlign w:val="center"/>
          </w:tcPr>
          <w:p w14:paraId="40A0DF33">
            <w:pPr>
              <w:pStyle w:val="26"/>
              <w:bidi w:val="0"/>
              <w:rPr>
                <w:rFonts w:hint="default"/>
                <w:lang w:val="en-US" w:eastAsia="zh-CN"/>
              </w:rPr>
            </w:pPr>
            <w:r>
              <w:rPr>
                <w:rFonts w:hint="default"/>
                <w:lang w:val="en-US" w:eastAsia="zh-CN"/>
              </w:rPr>
              <w:t>5010102000000000000</w:t>
            </w:r>
          </w:p>
        </w:tc>
        <w:tc>
          <w:tcPr>
            <w:tcW w:w="1169" w:type="pct"/>
            <w:noWrap w:val="0"/>
            <w:vAlign w:val="center"/>
          </w:tcPr>
          <w:p w14:paraId="403AF5B4">
            <w:pPr>
              <w:pStyle w:val="26"/>
              <w:bidi w:val="0"/>
              <w:rPr>
                <w:rFonts w:hint="default"/>
                <w:lang w:val="en-US" w:eastAsia="zh-CN"/>
              </w:rPr>
            </w:pPr>
            <w:r>
              <w:rPr>
                <w:rFonts w:hint="default"/>
              </w:rPr>
              <w:t>取得的住宅</w:t>
            </w:r>
          </w:p>
        </w:tc>
        <w:tc>
          <w:tcPr>
            <w:tcW w:w="1395" w:type="pct"/>
            <w:noWrap w:val="0"/>
            <w:vAlign w:val="center"/>
          </w:tcPr>
          <w:p w14:paraId="1E71B2A7">
            <w:pPr>
              <w:pStyle w:val="26"/>
              <w:bidi w:val="0"/>
              <w:rPr>
                <w:rFonts w:hint="default"/>
                <w:lang w:val="en-US" w:eastAsia="zh-CN"/>
              </w:rPr>
            </w:pPr>
            <w:r>
              <w:rPr>
                <w:rFonts w:hint="default"/>
              </w:rPr>
              <w:t>不动产</w:t>
            </w:r>
          </w:p>
        </w:tc>
        <w:tc>
          <w:tcPr>
            <w:tcW w:w="945" w:type="pct"/>
            <w:noWrap w:val="0"/>
            <w:vAlign w:val="center"/>
          </w:tcPr>
          <w:p w14:paraId="72EFB3F9">
            <w:pPr>
              <w:pStyle w:val="26"/>
              <w:bidi w:val="0"/>
              <w:rPr>
                <w:rFonts w:hint="default"/>
                <w:lang w:val="en-US" w:eastAsia="zh-CN"/>
              </w:rPr>
            </w:pPr>
            <w:r>
              <w:rPr>
                <w:rFonts w:hint="default"/>
              </w:rPr>
              <w:t>9%</w:t>
            </w:r>
          </w:p>
        </w:tc>
      </w:tr>
      <w:tr w14:paraId="58905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4AF31560">
            <w:pPr>
              <w:pStyle w:val="26"/>
              <w:bidi w:val="0"/>
              <w:rPr>
                <w:rFonts w:hint="default"/>
                <w:lang w:val="en-US" w:eastAsia="zh-CN"/>
              </w:rPr>
            </w:pPr>
            <w:r>
              <w:rPr>
                <w:rFonts w:hint="default"/>
              </w:rPr>
              <w:t>5010199000000000000</w:t>
            </w:r>
          </w:p>
        </w:tc>
        <w:tc>
          <w:tcPr>
            <w:tcW w:w="1169" w:type="pct"/>
            <w:noWrap w:val="0"/>
            <w:vAlign w:val="center"/>
          </w:tcPr>
          <w:p w14:paraId="1505621B">
            <w:pPr>
              <w:pStyle w:val="26"/>
              <w:bidi w:val="0"/>
              <w:rPr>
                <w:rFonts w:hint="default"/>
                <w:lang w:val="en-US" w:eastAsia="zh-CN"/>
              </w:rPr>
            </w:pPr>
            <w:r>
              <w:rPr>
                <w:rFonts w:hint="default"/>
              </w:rPr>
              <w:t>其他住房</w:t>
            </w:r>
          </w:p>
        </w:tc>
        <w:tc>
          <w:tcPr>
            <w:tcW w:w="1395" w:type="pct"/>
            <w:noWrap w:val="0"/>
            <w:vAlign w:val="center"/>
          </w:tcPr>
          <w:p w14:paraId="17E4CEA8">
            <w:pPr>
              <w:pStyle w:val="26"/>
              <w:bidi w:val="0"/>
              <w:rPr>
                <w:rFonts w:hint="default"/>
                <w:lang w:val="en-US" w:eastAsia="zh-CN"/>
              </w:rPr>
            </w:pPr>
            <w:r>
              <w:rPr>
                <w:rFonts w:hint="default"/>
              </w:rPr>
              <w:t>不动产</w:t>
            </w:r>
          </w:p>
        </w:tc>
        <w:tc>
          <w:tcPr>
            <w:tcW w:w="945" w:type="pct"/>
            <w:noWrap w:val="0"/>
            <w:vAlign w:val="center"/>
          </w:tcPr>
          <w:p w14:paraId="068E3AED">
            <w:pPr>
              <w:pStyle w:val="26"/>
              <w:bidi w:val="0"/>
              <w:rPr>
                <w:rFonts w:hint="default"/>
                <w:lang w:val="en-US" w:eastAsia="zh-CN"/>
              </w:rPr>
            </w:pPr>
            <w:r>
              <w:rPr>
                <w:rFonts w:hint="default"/>
              </w:rPr>
              <w:t>9%</w:t>
            </w:r>
          </w:p>
        </w:tc>
      </w:tr>
      <w:tr w14:paraId="28407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2378BC0B">
            <w:pPr>
              <w:pStyle w:val="26"/>
              <w:bidi w:val="0"/>
              <w:rPr>
                <w:rFonts w:hint="default"/>
                <w:lang w:val="en-US" w:eastAsia="zh-CN"/>
              </w:rPr>
            </w:pPr>
            <w:r>
              <w:rPr>
                <w:rFonts w:hint="default"/>
              </w:rPr>
              <w:t>5010202000000000000</w:t>
            </w:r>
          </w:p>
        </w:tc>
        <w:tc>
          <w:tcPr>
            <w:tcW w:w="1169" w:type="pct"/>
            <w:noWrap w:val="0"/>
            <w:vAlign w:val="center"/>
          </w:tcPr>
          <w:p w14:paraId="3125D952">
            <w:pPr>
              <w:pStyle w:val="26"/>
              <w:bidi w:val="0"/>
              <w:rPr>
                <w:rFonts w:hint="default"/>
                <w:lang w:val="en-US" w:eastAsia="zh-CN"/>
              </w:rPr>
            </w:pPr>
            <w:r>
              <w:rPr>
                <w:rFonts w:hint="default"/>
              </w:rPr>
              <w:t>取得的商业用房</w:t>
            </w:r>
          </w:p>
        </w:tc>
        <w:tc>
          <w:tcPr>
            <w:tcW w:w="1395" w:type="pct"/>
            <w:noWrap w:val="0"/>
            <w:vAlign w:val="center"/>
          </w:tcPr>
          <w:p w14:paraId="61138694">
            <w:pPr>
              <w:pStyle w:val="26"/>
              <w:bidi w:val="0"/>
              <w:rPr>
                <w:rFonts w:hint="default"/>
                <w:lang w:val="en-US" w:eastAsia="zh-CN"/>
              </w:rPr>
            </w:pPr>
            <w:r>
              <w:rPr>
                <w:rFonts w:hint="default"/>
              </w:rPr>
              <w:t>不动产</w:t>
            </w:r>
          </w:p>
        </w:tc>
        <w:tc>
          <w:tcPr>
            <w:tcW w:w="945" w:type="pct"/>
            <w:noWrap w:val="0"/>
            <w:vAlign w:val="center"/>
          </w:tcPr>
          <w:p w14:paraId="680EF05A">
            <w:pPr>
              <w:pStyle w:val="26"/>
              <w:bidi w:val="0"/>
              <w:rPr>
                <w:rFonts w:hint="default"/>
                <w:lang w:val="en-US" w:eastAsia="zh-CN"/>
              </w:rPr>
            </w:pPr>
            <w:r>
              <w:rPr>
                <w:rFonts w:hint="default"/>
              </w:rPr>
              <w:t>9%</w:t>
            </w:r>
          </w:p>
        </w:tc>
      </w:tr>
      <w:tr w14:paraId="2217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4ADA1DC7">
            <w:pPr>
              <w:pStyle w:val="26"/>
              <w:bidi w:val="0"/>
              <w:rPr>
                <w:rFonts w:hint="default"/>
                <w:lang w:val="en-US" w:eastAsia="zh-CN"/>
              </w:rPr>
            </w:pPr>
            <w:r>
              <w:rPr>
                <w:rFonts w:hint="default"/>
              </w:rPr>
              <w:t>5010299000000000000</w:t>
            </w:r>
          </w:p>
        </w:tc>
        <w:tc>
          <w:tcPr>
            <w:tcW w:w="1169" w:type="pct"/>
            <w:noWrap w:val="0"/>
            <w:vAlign w:val="center"/>
          </w:tcPr>
          <w:p w14:paraId="6C67A0DE">
            <w:pPr>
              <w:pStyle w:val="26"/>
              <w:bidi w:val="0"/>
              <w:rPr>
                <w:rFonts w:hint="default"/>
                <w:lang w:val="en-US" w:eastAsia="zh-CN"/>
              </w:rPr>
            </w:pPr>
            <w:r>
              <w:rPr>
                <w:rFonts w:hint="default"/>
              </w:rPr>
              <w:t>其他商业用房</w:t>
            </w:r>
          </w:p>
        </w:tc>
        <w:tc>
          <w:tcPr>
            <w:tcW w:w="1395" w:type="pct"/>
            <w:noWrap w:val="0"/>
            <w:vAlign w:val="center"/>
          </w:tcPr>
          <w:p w14:paraId="558A85B3">
            <w:pPr>
              <w:pStyle w:val="26"/>
              <w:bidi w:val="0"/>
              <w:rPr>
                <w:rFonts w:hint="default"/>
                <w:lang w:val="en-US" w:eastAsia="zh-CN"/>
              </w:rPr>
            </w:pPr>
            <w:r>
              <w:rPr>
                <w:rFonts w:hint="default"/>
              </w:rPr>
              <w:t>不动产</w:t>
            </w:r>
          </w:p>
        </w:tc>
        <w:tc>
          <w:tcPr>
            <w:tcW w:w="945" w:type="pct"/>
            <w:noWrap w:val="0"/>
            <w:vAlign w:val="center"/>
          </w:tcPr>
          <w:p w14:paraId="292F85BF">
            <w:pPr>
              <w:pStyle w:val="26"/>
              <w:bidi w:val="0"/>
              <w:rPr>
                <w:rFonts w:hint="default"/>
                <w:lang w:val="en-US" w:eastAsia="zh-CN"/>
              </w:rPr>
            </w:pPr>
            <w:r>
              <w:rPr>
                <w:rFonts w:hint="default"/>
              </w:rPr>
              <w:t>9%</w:t>
            </w:r>
          </w:p>
        </w:tc>
      </w:tr>
      <w:tr w14:paraId="7C4D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067739F0">
            <w:pPr>
              <w:pStyle w:val="26"/>
              <w:bidi w:val="0"/>
              <w:rPr>
                <w:rFonts w:hint="default"/>
                <w:lang w:val="en-US" w:eastAsia="zh-CN"/>
              </w:rPr>
            </w:pPr>
            <w:r>
              <w:rPr>
                <w:rFonts w:hint="default"/>
              </w:rPr>
              <w:t>5019900000000000000</w:t>
            </w:r>
          </w:p>
        </w:tc>
        <w:tc>
          <w:tcPr>
            <w:tcW w:w="1169" w:type="pct"/>
            <w:noWrap w:val="0"/>
            <w:vAlign w:val="center"/>
          </w:tcPr>
          <w:p w14:paraId="25FF6C20">
            <w:pPr>
              <w:pStyle w:val="26"/>
              <w:bidi w:val="0"/>
              <w:rPr>
                <w:rFonts w:hint="default"/>
                <w:lang w:val="en-US" w:eastAsia="zh-CN"/>
              </w:rPr>
            </w:pPr>
            <w:r>
              <w:rPr>
                <w:rFonts w:hint="default"/>
              </w:rPr>
              <w:t>其他建筑物</w:t>
            </w:r>
          </w:p>
        </w:tc>
        <w:tc>
          <w:tcPr>
            <w:tcW w:w="1395" w:type="pct"/>
            <w:noWrap w:val="0"/>
            <w:vAlign w:val="center"/>
          </w:tcPr>
          <w:p w14:paraId="50A2D9D6">
            <w:pPr>
              <w:pStyle w:val="26"/>
              <w:bidi w:val="0"/>
              <w:rPr>
                <w:rFonts w:hint="default"/>
                <w:lang w:val="en-US" w:eastAsia="zh-CN"/>
              </w:rPr>
            </w:pPr>
            <w:r>
              <w:rPr>
                <w:rFonts w:hint="default"/>
              </w:rPr>
              <w:t>不动产</w:t>
            </w:r>
          </w:p>
        </w:tc>
        <w:tc>
          <w:tcPr>
            <w:tcW w:w="945" w:type="pct"/>
            <w:noWrap w:val="0"/>
            <w:vAlign w:val="center"/>
          </w:tcPr>
          <w:p w14:paraId="6ADEC37E">
            <w:pPr>
              <w:pStyle w:val="26"/>
              <w:bidi w:val="0"/>
              <w:rPr>
                <w:rFonts w:hint="default"/>
                <w:lang w:val="en-US" w:eastAsia="zh-CN"/>
              </w:rPr>
            </w:pPr>
            <w:r>
              <w:rPr>
                <w:rFonts w:hint="default"/>
              </w:rPr>
              <w:t>9%</w:t>
            </w:r>
          </w:p>
        </w:tc>
      </w:tr>
      <w:tr w14:paraId="3291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7B65B344">
            <w:pPr>
              <w:pStyle w:val="26"/>
              <w:bidi w:val="0"/>
              <w:rPr>
                <w:rFonts w:hint="default"/>
                <w:lang w:val="en-US" w:eastAsia="zh-CN"/>
              </w:rPr>
            </w:pPr>
            <w:r>
              <w:rPr>
                <w:rFonts w:hint="default"/>
              </w:rPr>
              <w:t>5020000000000000000</w:t>
            </w:r>
          </w:p>
        </w:tc>
        <w:tc>
          <w:tcPr>
            <w:tcW w:w="1169" w:type="pct"/>
            <w:noWrap w:val="0"/>
            <w:vAlign w:val="center"/>
          </w:tcPr>
          <w:p w14:paraId="211311AF">
            <w:pPr>
              <w:pStyle w:val="26"/>
              <w:bidi w:val="0"/>
              <w:rPr>
                <w:rFonts w:hint="default"/>
                <w:lang w:val="en-US" w:eastAsia="zh-CN"/>
              </w:rPr>
            </w:pPr>
            <w:r>
              <w:rPr>
                <w:rFonts w:hint="default"/>
              </w:rPr>
              <w:t>构筑物</w:t>
            </w:r>
          </w:p>
        </w:tc>
        <w:tc>
          <w:tcPr>
            <w:tcW w:w="1395" w:type="pct"/>
            <w:noWrap w:val="0"/>
            <w:vAlign w:val="center"/>
          </w:tcPr>
          <w:p w14:paraId="79F55A09">
            <w:pPr>
              <w:pStyle w:val="26"/>
              <w:bidi w:val="0"/>
              <w:rPr>
                <w:rFonts w:hint="default"/>
                <w:lang w:val="en-US" w:eastAsia="zh-CN"/>
              </w:rPr>
            </w:pPr>
            <w:r>
              <w:rPr>
                <w:rFonts w:hint="default"/>
              </w:rPr>
              <w:t>不动产</w:t>
            </w:r>
          </w:p>
        </w:tc>
        <w:tc>
          <w:tcPr>
            <w:tcW w:w="945" w:type="pct"/>
            <w:noWrap w:val="0"/>
            <w:vAlign w:val="center"/>
          </w:tcPr>
          <w:p w14:paraId="4F6C70BC">
            <w:pPr>
              <w:pStyle w:val="26"/>
              <w:bidi w:val="0"/>
              <w:rPr>
                <w:rFonts w:hint="default"/>
                <w:lang w:val="en-US" w:eastAsia="zh-CN"/>
              </w:rPr>
            </w:pPr>
            <w:r>
              <w:rPr>
                <w:rFonts w:hint="default"/>
              </w:rPr>
              <w:t>9%</w:t>
            </w:r>
          </w:p>
        </w:tc>
      </w:tr>
      <w:tr w14:paraId="5282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47C3CD9E">
            <w:pPr>
              <w:pStyle w:val="26"/>
              <w:bidi w:val="0"/>
              <w:rPr>
                <w:rFonts w:hint="default"/>
                <w:lang w:val="en-US" w:eastAsia="zh-CN"/>
              </w:rPr>
            </w:pPr>
            <w:r>
              <w:rPr>
                <w:rFonts w:hint="default"/>
              </w:rPr>
              <w:t>5030000000000000000</w:t>
            </w:r>
          </w:p>
        </w:tc>
        <w:tc>
          <w:tcPr>
            <w:tcW w:w="1169" w:type="pct"/>
            <w:noWrap w:val="0"/>
            <w:vAlign w:val="center"/>
          </w:tcPr>
          <w:p w14:paraId="41B9D525">
            <w:pPr>
              <w:pStyle w:val="26"/>
              <w:bidi w:val="0"/>
              <w:rPr>
                <w:rFonts w:hint="default"/>
                <w:lang w:val="en-US" w:eastAsia="zh-CN"/>
              </w:rPr>
            </w:pPr>
            <w:r>
              <w:rPr>
                <w:rFonts w:hint="default"/>
              </w:rPr>
              <w:t>其他不动产</w:t>
            </w:r>
          </w:p>
        </w:tc>
        <w:tc>
          <w:tcPr>
            <w:tcW w:w="1395" w:type="pct"/>
            <w:noWrap w:val="0"/>
            <w:vAlign w:val="center"/>
          </w:tcPr>
          <w:p w14:paraId="0100B3E7">
            <w:pPr>
              <w:pStyle w:val="26"/>
              <w:bidi w:val="0"/>
              <w:rPr>
                <w:rFonts w:hint="default"/>
                <w:lang w:val="en-US" w:eastAsia="zh-CN"/>
              </w:rPr>
            </w:pPr>
            <w:r>
              <w:rPr>
                <w:rFonts w:hint="default"/>
              </w:rPr>
              <w:t>不动产</w:t>
            </w:r>
          </w:p>
        </w:tc>
        <w:tc>
          <w:tcPr>
            <w:tcW w:w="945" w:type="pct"/>
            <w:noWrap w:val="0"/>
            <w:vAlign w:val="center"/>
          </w:tcPr>
          <w:p w14:paraId="77FB7138">
            <w:pPr>
              <w:pStyle w:val="26"/>
              <w:bidi w:val="0"/>
              <w:rPr>
                <w:rFonts w:hint="default"/>
                <w:lang w:val="en-US" w:eastAsia="zh-CN"/>
              </w:rPr>
            </w:pPr>
            <w:r>
              <w:rPr>
                <w:rFonts w:hint="default"/>
              </w:rPr>
              <w:t>9%</w:t>
            </w:r>
          </w:p>
        </w:tc>
      </w:tr>
    </w:tbl>
    <w:p w14:paraId="677E3A99">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643D4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Header/>
        </w:trPr>
        <w:tc>
          <w:tcPr>
            <w:tcW w:w="5000" w:type="pct"/>
            <w:gridSpan w:val="9"/>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78C71629">
            <w:pPr>
              <w:pStyle w:val="25"/>
              <w:bidi w:val="0"/>
              <w:rPr>
                <w:rFonts w:hint="eastAsia"/>
              </w:rPr>
            </w:pPr>
            <w:r>
              <w:rPr>
                <w:rFonts w:hint="eastAsia"/>
                <w:lang w:val="en-US" w:eastAsia="zh-CN"/>
              </w:rPr>
              <w:t>《差额扣除清单》</w:t>
            </w:r>
          </w:p>
        </w:tc>
      </w:tr>
      <w:tr w14:paraId="18E65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blHeader/>
        </w:trPr>
        <w:tc>
          <w:tcPr>
            <w:tcW w:w="555" w:type="pct"/>
            <w:tcBorders>
              <w:top w:val="nil"/>
              <w:left w:val="single" w:color="000000" w:sz="8" w:space="0"/>
              <w:bottom w:val="single" w:color="000000" w:sz="8" w:space="0"/>
              <w:right w:val="single" w:color="000000" w:sz="8" w:space="0"/>
            </w:tcBorders>
            <w:shd w:val="clear" w:color="auto" w:fill="D7D7D7"/>
            <w:noWrap w:val="0"/>
            <w:vAlign w:val="center"/>
          </w:tcPr>
          <w:p w14:paraId="7D7CE7A5">
            <w:pPr>
              <w:pStyle w:val="25"/>
              <w:bidi w:val="0"/>
              <w:rPr>
                <w:rFonts w:hint="eastAsia"/>
              </w:rPr>
            </w:pPr>
            <w:r>
              <w:rPr>
                <w:rFonts w:hint="eastAsia"/>
                <w:lang w:val="en-US" w:eastAsia="zh-CN"/>
              </w:rPr>
              <w:t>序号</w:t>
            </w:r>
          </w:p>
        </w:tc>
        <w:tc>
          <w:tcPr>
            <w:tcW w:w="555" w:type="pct"/>
            <w:tcBorders>
              <w:top w:val="nil"/>
              <w:left w:val="nil"/>
              <w:bottom w:val="single" w:color="000000" w:sz="8" w:space="0"/>
              <w:right w:val="single" w:color="000000" w:sz="8" w:space="0"/>
            </w:tcBorders>
            <w:shd w:val="clear" w:color="auto" w:fill="D7D7D7"/>
            <w:noWrap w:val="0"/>
            <w:vAlign w:val="center"/>
          </w:tcPr>
          <w:p w14:paraId="1C1B69FB">
            <w:pPr>
              <w:pStyle w:val="25"/>
              <w:bidi w:val="0"/>
              <w:rPr>
                <w:rFonts w:hint="eastAsia"/>
              </w:rPr>
            </w:pPr>
            <w:r>
              <w:rPr>
                <w:rFonts w:hint="eastAsia"/>
                <w:lang w:val="en-US" w:eastAsia="zh-CN"/>
              </w:rPr>
              <w:t>凭证类型</w:t>
            </w:r>
          </w:p>
        </w:tc>
        <w:tc>
          <w:tcPr>
            <w:tcW w:w="555" w:type="pct"/>
            <w:tcBorders>
              <w:top w:val="nil"/>
              <w:left w:val="nil"/>
              <w:bottom w:val="single" w:color="000000" w:sz="8" w:space="0"/>
              <w:right w:val="single" w:color="000000" w:sz="8" w:space="0"/>
            </w:tcBorders>
            <w:shd w:val="clear" w:color="auto" w:fill="D7D7D7"/>
            <w:noWrap w:val="0"/>
            <w:vAlign w:val="center"/>
          </w:tcPr>
          <w:p w14:paraId="5C6C0DB4">
            <w:pPr>
              <w:pStyle w:val="25"/>
              <w:bidi w:val="0"/>
              <w:rPr>
                <w:rFonts w:hint="eastAsia"/>
              </w:rPr>
            </w:pPr>
            <w:r>
              <w:rPr>
                <w:rFonts w:hint="eastAsia"/>
                <w:lang w:val="en-US" w:eastAsia="zh-CN"/>
              </w:rPr>
              <w:t>发票代码</w:t>
            </w:r>
          </w:p>
        </w:tc>
        <w:tc>
          <w:tcPr>
            <w:tcW w:w="555" w:type="pct"/>
            <w:tcBorders>
              <w:top w:val="nil"/>
              <w:left w:val="nil"/>
              <w:bottom w:val="single" w:color="000000" w:sz="8" w:space="0"/>
              <w:right w:val="single" w:color="000000" w:sz="8" w:space="0"/>
            </w:tcBorders>
            <w:shd w:val="clear" w:color="auto" w:fill="D7D7D7"/>
            <w:noWrap w:val="0"/>
            <w:vAlign w:val="center"/>
          </w:tcPr>
          <w:p w14:paraId="4B6AC501">
            <w:pPr>
              <w:pStyle w:val="25"/>
              <w:bidi w:val="0"/>
              <w:rPr>
                <w:rFonts w:hint="eastAsia"/>
              </w:rPr>
            </w:pPr>
            <w:r>
              <w:rPr>
                <w:rFonts w:hint="eastAsia"/>
                <w:lang w:val="en-US" w:eastAsia="zh-CN"/>
              </w:rPr>
              <w:t>发票号码</w:t>
            </w:r>
          </w:p>
        </w:tc>
        <w:tc>
          <w:tcPr>
            <w:tcW w:w="555" w:type="pct"/>
            <w:tcBorders>
              <w:top w:val="nil"/>
              <w:left w:val="nil"/>
              <w:bottom w:val="single" w:color="000000" w:sz="8" w:space="0"/>
              <w:right w:val="single" w:color="000000" w:sz="8" w:space="0"/>
            </w:tcBorders>
            <w:shd w:val="clear" w:color="auto" w:fill="D7D7D7"/>
            <w:noWrap w:val="0"/>
            <w:vAlign w:val="center"/>
          </w:tcPr>
          <w:p w14:paraId="0A59C66C">
            <w:pPr>
              <w:pStyle w:val="25"/>
              <w:bidi w:val="0"/>
              <w:rPr>
                <w:rFonts w:hint="eastAsia"/>
              </w:rPr>
            </w:pPr>
            <w:r>
              <w:rPr>
                <w:rFonts w:hint="eastAsia"/>
                <w:lang w:val="en-US" w:eastAsia="zh-CN"/>
              </w:rPr>
              <w:t>凭证号码</w:t>
            </w:r>
          </w:p>
        </w:tc>
        <w:tc>
          <w:tcPr>
            <w:tcW w:w="555" w:type="pct"/>
            <w:tcBorders>
              <w:top w:val="nil"/>
              <w:left w:val="nil"/>
              <w:bottom w:val="single" w:color="000000" w:sz="8" w:space="0"/>
              <w:right w:val="single" w:color="000000" w:sz="8" w:space="0"/>
            </w:tcBorders>
            <w:shd w:val="clear" w:color="auto" w:fill="D7D7D7"/>
            <w:noWrap w:val="0"/>
            <w:vAlign w:val="center"/>
          </w:tcPr>
          <w:p w14:paraId="0EB417CE">
            <w:pPr>
              <w:pStyle w:val="25"/>
              <w:bidi w:val="0"/>
              <w:rPr>
                <w:rFonts w:hint="eastAsia"/>
              </w:rPr>
            </w:pPr>
            <w:r>
              <w:rPr>
                <w:rFonts w:hint="eastAsia"/>
                <w:lang w:val="en-US" w:eastAsia="zh-CN"/>
              </w:rPr>
              <w:t>开具日期</w:t>
            </w:r>
          </w:p>
        </w:tc>
        <w:tc>
          <w:tcPr>
            <w:tcW w:w="555" w:type="pct"/>
            <w:tcBorders>
              <w:top w:val="nil"/>
              <w:left w:val="nil"/>
              <w:bottom w:val="single" w:color="000000" w:sz="8" w:space="0"/>
              <w:right w:val="single" w:color="000000" w:sz="8" w:space="0"/>
            </w:tcBorders>
            <w:shd w:val="clear" w:color="auto" w:fill="D7D7D7"/>
            <w:noWrap w:val="0"/>
            <w:vAlign w:val="center"/>
          </w:tcPr>
          <w:p w14:paraId="5EA20CFE">
            <w:pPr>
              <w:pStyle w:val="25"/>
              <w:bidi w:val="0"/>
              <w:rPr>
                <w:rFonts w:hint="eastAsia"/>
              </w:rPr>
            </w:pPr>
            <w:r>
              <w:rPr>
                <w:rFonts w:hint="eastAsia"/>
                <w:lang w:val="en-US" w:eastAsia="zh-CN"/>
              </w:rPr>
              <w:t>凭证合计金额</w:t>
            </w:r>
          </w:p>
        </w:tc>
        <w:tc>
          <w:tcPr>
            <w:tcW w:w="555" w:type="pct"/>
            <w:tcBorders>
              <w:top w:val="nil"/>
              <w:left w:val="nil"/>
              <w:bottom w:val="nil"/>
              <w:right w:val="single" w:color="000000" w:sz="8" w:space="0"/>
            </w:tcBorders>
            <w:shd w:val="clear" w:color="auto" w:fill="D7D7D7"/>
            <w:noWrap w:val="0"/>
            <w:vAlign w:val="center"/>
          </w:tcPr>
          <w:p w14:paraId="524CC59D">
            <w:pPr>
              <w:pStyle w:val="25"/>
              <w:bidi w:val="0"/>
              <w:rPr>
                <w:rFonts w:hint="eastAsia"/>
              </w:rPr>
            </w:pPr>
            <w:r>
              <w:rPr>
                <w:rFonts w:hint="eastAsia"/>
                <w:lang w:val="en-US" w:eastAsia="zh-CN"/>
              </w:rPr>
              <w:t>本次扣除金额</w:t>
            </w:r>
          </w:p>
        </w:tc>
        <w:tc>
          <w:tcPr>
            <w:tcW w:w="559" w:type="pct"/>
            <w:tcBorders>
              <w:top w:val="nil"/>
              <w:left w:val="nil"/>
              <w:bottom w:val="single" w:color="000000" w:sz="8" w:space="0"/>
              <w:right w:val="single" w:color="000000" w:sz="8" w:space="0"/>
            </w:tcBorders>
            <w:shd w:val="clear" w:color="auto" w:fill="D7D7D7"/>
            <w:noWrap w:val="0"/>
            <w:vAlign w:val="center"/>
          </w:tcPr>
          <w:p w14:paraId="497A2E83">
            <w:pPr>
              <w:pStyle w:val="25"/>
              <w:bidi w:val="0"/>
              <w:rPr>
                <w:rFonts w:hint="eastAsia"/>
              </w:rPr>
            </w:pPr>
            <w:r>
              <w:rPr>
                <w:rFonts w:hint="eastAsia"/>
                <w:lang w:val="en-US" w:eastAsia="zh-CN"/>
              </w:rPr>
              <w:t>备注</w:t>
            </w:r>
          </w:p>
        </w:tc>
      </w:tr>
      <w:tr w14:paraId="3DD76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EEC3671">
            <w:pPr>
              <w:pStyle w:val="26"/>
              <w:bidi w:val="0"/>
              <w:rPr>
                <w:rFonts w:hint="default"/>
              </w:rPr>
            </w:pPr>
            <w:r>
              <w:rPr>
                <w:rFonts w:hint="default"/>
                <w:lang w:val="en-US" w:eastAsia="zh-CN"/>
              </w:rPr>
              <w:t>1</w:t>
            </w:r>
          </w:p>
        </w:tc>
        <w:tc>
          <w:tcPr>
            <w:tcW w:w="555" w:type="pct"/>
            <w:tcBorders>
              <w:top w:val="nil"/>
              <w:left w:val="nil"/>
              <w:bottom w:val="single" w:color="000000" w:sz="8" w:space="0"/>
              <w:right w:val="single" w:color="000000" w:sz="8" w:space="0"/>
            </w:tcBorders>
            <w:shd w:val="clear" w:color="auto" w:fill="auto"/>
            <w:noWrap w:val="0"/>
            <w:vAlign w:val="center"/>
          </w:tcPr>
          <w:p w14:paraId="13ED95AB">
            <w:pPr>
              <w:pStyle w:val="26"/>
              <w:bidi w:val="0"/>
              <w:rPr>
                <w:rFonts w:hint="eastAsia"/>
              </w:rPr>
            </w:pPr>
            <w:r>
              <w:rPr>
                <w:rFonts w:hint="eastAsia"/>
                <w:lang w:val="en-US" w:eastAsia="zh-CN"/>
              </w:rPr>
              <w:t>数电票</w:t>
            </w:r>
          </w:p>
        </w:tc>
        <w:tc>
          <w:tcPr>
            <w:tcW w:w="555" w:type="pct"/>
            <w:tcBorders>
              <w:top w:val="nil"/>
              <w:left w:val="nil"/>
              <w:bottom w:val="single" w:color="000000" w:sz="8" w:space="0"/>
              <w:right w:val="single" w:color="000000" w:sz="8" w:space="0"/>
            </w:tcBorders>
            <w:shd w:val="clear" w:color="000000" w:fill="BFBFBF"/>
            <w:noWrap w:val="0"/>
            <w:vAlign w:val="center"/>
          </w:tcPr>
          <w:p w14:paraId="09E8A99E">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59760E91">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232AB776">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61DD3C77">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7DBB2FF7">
            <w:pPr>
              <w:pStyle w:val="26"/>
              <w:bidi w:val="0"/>
              <w:rPr>
                <w:rFonts w:hint="eastAsia"/>
              </w:rPr>
            </w:pPr>
            <w:r>
              <w:rPr>
                <w:rFonts w:hint="eastAsia"/>
                <w:lang w:val="en-US" w:eastAsia="zh-CN"/>
              </w:rPr>
              <w:t>必录项</w:t>
            </w:r>
          </w:p>
        </w:tc>
        <w:tc>
          <w:tcPr>
            <w:tcW w:w="555" w:type="pct"/>
            <w:tcBorders>
              <w:top w:val="single" w:color="000000" w:sz="8" w:space="0"/>
              <w:left w:val="nil"/>
              <w:bottom w:val="single" w:color="000000" w:sz="8" w:space="0"/>
              <w:right w:val="single" w:color="000000" w:sz="8" w:space="0"/>
            </w:tcBorders>
            <w:shd w:val="clear" w:color="000000" w:fill="FFFFFF"/>
            <w:noWrap w:val="0"/>
            <w:vAlign w:val="center"/>
          </w:tcPr>
          <w:p w14:paraId="50F779BE">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04D8F026">
            <w:pPr>
              <w:pStyle w:val="26"/>
              <w:bidi w:val="0"/>
              <w:rPr>
                <w:rFonts w:hint="eastAsia"/>
              </w:rPr>
            </w:pPr>
          </w:p>
        </w:tc>
      </w:tr>
      <w:tr w14:paraId="61919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93E195E">
            <w:pPr>
              <w:pStyle w:val="26"/>
              <w:bidi w:val="0"/>
              <w:rPr>
                <w:rFonts w:hint="default"/>
              </w:rPr>
            </w:pPr>
            <w:r>
              <w:rPr>
                <w:rFonts w:hint="default"/>
                <w:lang w:val="en-US" w:eastAsia="zh-CN"/>
              </w:rPr>
              <w:t>2</w:t>
            </w:r>
          </w:p>
        </w:tc>
        <w:tc>
          <w:tcPr>
            <w:tcW w:w="555" w:type="pct"/>
            <w:tcBorders>
              <w:top w:val="nil"/>
              <w:left w:val="nil"/>
              <w:bottom w:val="single" w:color="000000" w:sz="8" w:space="0"/>
              <w:right w:val="single" w:color="000000" w:sz="8" w:space="0"/>
            </w:tcBorders>
            <w:shd w:val="clear" w:color="auto" w:fill="auto"/>
            <w:noWrap w:val="0"/>
            <w:vAlign w:val="center"/>
          </w:tcPr>
          <w:p w14:paraId="22A17D5B">
            <w:pPr>
              <w:pStyle w:val="26"/>
              <w:bidi w:val="0"/>
              <w:rPr>
                <w:rFonts w:hint="eastAsia"/>
              </w:rPr>
            </w:pPr>
            <w:r>
              <w:rPr>
                <w:rFonts w:hint="eastAsia"/>
                <w:lang w:val="en-US" w:eastAsia="zh-CN"/>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361CAEA4">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15D17B76">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4B6D6158">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5565AD49">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3D73440E">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53B88CE">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5DB1CB1A">
            <w:pPr>
              <w:pStyle w:val="26"/>
              <w:bidi w:val="0"/>
              <w:rPr>
                <w:rFonts w:hint="eastAsia"/>
              </w:rPr>
            </w:pPr>
          </w:p>
        </w:tc>
      </w:tr>
      <w:tr w14:paraId="4AB5B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A808671">
            <w:pPr>
              <w:pStyle w:val="26"/>
              <w:bidi w:val="0"/>
              <w:rPr>
                <w:rFonts w:hint="default"/>
              </w:rPr>
            </w:pPr>
            <w:r>
              <w:rPr>
                <w:rFonts w:hint="default"/>
                <w:lang w:val="en-US" w:eastAsia="zh-CN"/>
              </w:rPr>
              <w:t>3</w:t>
            </w:r>
          </w:p>
        </w:tc>
        <w:tc>
          <w:tcPr>
            <w:tcW w:w="555" w:type="pct"/>
            <w:tcBorders>
              <w:top w:val="nil"/>
              <w:left w:val="nil"/>
              <w:bottom w:val="single" w:color="000000" w:sz="8" w:space="0"/>
              <w:right w:val="single" w:color="000000" w:sz="8" w:space="0"/>
            </w:tcBorders>
            <w:shd w:val="clear" w:color="auto" w:fill="auto"/>
            <w:noWrap w:val="0"/>
            <w:vAlign w:val="center"/>
          </w:tcPr>
          <w:p w14:paraId="5CF8270E">
            <w:pPr>
              <w:pStyle w:val="26"/>
              <w:bidi w:val="0"/>
              <w:rPr>
                <w:rFonts w:hint="eastAsia"/>
              </w:rPr>
            </w:pPr>
            <w:r>
              <w:rPr>
                <w:rFonts w:hint="eastAsia"/>
                <w:lang w:val="en-US" w:eastAsia="zh-CN"/>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16FFC1E6">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3ED10063">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173D1752">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530A121B">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06E8A58C">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42AECCFE">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2054E5E6">
            <w:pPr>
              <w:pStyle w:val="26"/>
              <w:bidi w:val="0"/>
              <w:rPr>
                <w:rFonts w:hint="eastAsia"/>
              </w:rPr>
            </w:pPr>
          </w:p>
        </w:tc>
      </w:tr>
      <w:tr w14:paraId="13312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10E242C3">
            <w:pPr>
              <w:pStyle w:val="26"/>
              <w:bidi w:val="0"/>
              <w:rPr>
                <w:rFonts w:hint="default"/>
              </w:rPr>
            </w:pPr>
            <w:r>
              <w:rPr>
                <w:rFonts w:hint="default"/>
                <w:lang w:val="en-US" w:eastAsia="zh-CN"/>
              </w:rPr>
              <w:t>4</w:t>
            </w:r>
          </w:p>
        </w:tc>
        <w:tc>
          <w:tcPr>
            <w:tcW w:w="555" w:type="pct"/>
            <w:tcBorders>
              <w:top w:val="nil"/>
              <w:left w:val="nil"/>
              <w:bottom w:val="single" w:color="000000" w:sz="8" w:space="0"/>
              <w:right w:val="single" w:color="000000" w:sz="8" w:space="0"/>
            </w:tcBorders>
            <w:shd w:val="clear" w:color="auto" w:fill="auto"/>
            <w:noWrap w:val="0"/>
            <w:vAlign w:val="center"/>
          </w:tcPr>
          <w:p w14:paraId="138E8A6B">
            <w:pPr>
              <w:pStyle w:val="26"/>
              <w:bidi w:val="0"/>
              <w:rPr>
                <w:rFonts w:hint="eastAsia"/>
              </w:rPr>
            </w:pPr>
            <w:r>
              <w:rPr>
                <w:rFonts w:hint="eastAsia"/>
                <w:lang w:val="en-US" w:eastAsia="zh-CN"/>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79A10EE0">
            <w:pPr>
              <w:pStyle w:val="26"/>
              <w:bidi w:val="0"/>
              <w:rPr>
                <w:rFonts w:hint="eastAsia"/>
              </w:rPr>
            </w:pPr>
          </w:p>
        </w:tc>
        <w:tc>
          <w:tcPr>
            <w:tcW w:w="555" w:type="pct"/>
            <w:tcBorders>
              <w:top w:val="nil"/>
              <w:left w:val="nil"/>
              <w:bottom w:val="single" w:color="000000" w:sz="8" w:space="0"/>
              <w:right w:val="single" w:color="000000" w:sz="8" w:space="0"/>
            </w:tcBorders>
            <w:shd w:val="clear" w:color="auto" w:fill="auto"/>
            <w:noWrap w:val="0"/>
            <w:vAlign w:val="center"/>
          </w:tcPr>
          <w:p w14:paraId="30D0072B">
            <w:pPr>
              <w:pStyle w:val="26"/>
              <w:bidi w:val="0"/>
              <w:rPr>
                <w:rFonts w:hint="eastAsia"/>
              </w:rPr>
            </w:pPr>
          </w:p>
        </w:tc>
        <w:tc>
          <w:tcPr>
            <w:tcW w:w="555" w:type="pct"/>
            <w:tcBorders>
              <w:top w:val="nil"/>
              <w:left w:val="nil"/>
              <w:bottom w:val="single" w:color="000000" w:sz="8" w:space="0"/>
              <w:right w:val="single" w:color="000000" w:sz="8" w:space="0"/>
            </w:tcBorders>
            <w:shd w:val="clear" w:color="000000" w:fill="BFBFBF"/>
            <w:noWrap w:val="0"/>
            <w:vAlign w:val="center"/>
          </w:tcPr>
          <w:p w14:paraId="5632AF29">
            <w:pPr>
              <w:pStyle w:val="26"/>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28F5ED55">
            <w:pPr>
              <w:pStyle w:val="26"/>
              <w:bidi w:val="0"/>
              <w:rPr>
                <w:rFonts w:hint="eastAsia"/>
              </w:rPr>
            </w:pPr>
          </w:p>
        </w:tc>
        <w:tc>
          <w:tcPr>
            <w:tcW w:w="555" w:type="pct"/>
            <w:tcBorders>
              <w:top w:val="nil"/>
              <w:left w:val="nil"/>
              <w:bottom w:val="single" w:color="000000" w:sz="8" w:space="0"/>
              <w:right w:val="single" w:color="000000" w:sz="8" w:space="0"/>
            </w:tcBorders>
            <w:shd w:val="clear" w:color="000000" w:fill="FFFFFF"/>
            <w:noWrap w:val="0"/>
            <w:vAlign w:val="center"/>
          </w:tcPr>
          <w:p w14:paraId="3E09D99F">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37473F9D">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6CBA6853">
            <w:pPr>
              <w:pStyle w:val="26"/>
              <w:bidi w:val="0"/>
              <w:rPr>
                <w:rFonts w:hint="eastAsia"/>
              </w:rPr>
            </w:pPr>
            <w:r>
              <w:rPr>
                <w:rFonts w:hint="eastAsia"/>
                <w:lang w:val="en-US" w:eastAsia="zh-CN"/>
              </w:rPr>
              <w:t>必录项</w:t>
            </w:r>
          </w:p>
        </w:tc>
      </w:tr>
      <w:tr w14:paraId="09B7D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AE1E22D">
            <w:pPr>
              <w:pStyle w:val="26"/>
              <w:bidi w:val="0"/>
              <w:rPr>
                <w:rFonts w:hint="default"/>
              </w:rPr>
            </w:pPr>
            <w:r>
              <w:rPr>
                <w:rFonts w:hint="default"/>
                <w:lang w:val="en-US" w:eastAsia="zh-CN"/>
              </w:rPr>
              <w:t>5</w:t>
            </w:r>
          </w:p>
        </w:tc>
        <w:tc>
          <w:tcPr>
            <w:tcW w:w="555" w:type="pct"/>
            <w:tcBorders>
              <w:top w:val="nil"/>
              <w:left w:val="nil"/>
              <w:bottom w:val="single" w:color="000000" w:sz="8" w:space="0"/>
              <w:right w:val="single" w:color="000000" w:sz="8" w:space="0"/>
            </w:tcBorders>
            <w:shd w:val="clear" w:color="auto" w:fill="auto"/>
            <w:noWrap w:val="0"/>
            <w:vAlign w:val="center"/>
          </w:tcPr>
          <w:p w14:paraId="0A5E59DC">
            <w:pPr>
              <w:pStyle w:val="26"/>
              <w:bidi w:val="0"/>
              <w:rPr>
                <w:rFonts w:hint="eastAsia"/>
              </w:rPr>
            </w:pPr>
            <w:r>
              <w:rPr>
                <w:rFonts w:hint="eastAsia"/>
                <w:lang w:val="en-US" w:eastAsia="zh-CN"/>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351ED127">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60CCD8E5">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710F6AE6">
            <w:pPr>
              <w:pStyle w:val="26"/>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3F016C19">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482B9C92">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374D0502">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3290D118">
            <w:pPr>
              <w:pStyle w:val="26"/>
              <w:bidi w:val="0"/>
              <w:rPr>
                <w:rFonts w:hint="eastAsia"/>
              </w:rPr>
            </w:pPr>
          </w:p>
        </w:tc>
      </w:tr>
      <w:tr w14:paraId="7468F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60344A58">
            <w:pPr>
              <w:pStyle w:val="26"/>
              <w:bidi w:val="0"/>
              <w:rPr>
                <w:rFonts w:hint="default"/>
              </w:rPr>
            </w:pPr>
            <w:r>
              <w:rPr>
                <w:rFonts w:hint="default"/>
                <w:lang w:val="en-US" w:eastAsia="zh-CN"/>
              </w:rPr>
              <w:t>6</w:t>
            </w:r>
          </w:p>
        </w:tc>
        <w:tc>
          <w:tcPr>
            <w:tcW w:w="555" w:type="pct"/>
            <w:tcBorders>
              <w:top w:val="nil"/>
              <w:left w:val="nil"/>
              <w:bottom w:val="single" w:color="000000" w:sz="8" w:space="0"/>
              <w:right w:val="single" w:color="000000" w:sz="8" w:space="0"/>
            </w:tcBorders>
            <w:shd w:val="clear" w:color="auto" w:fill="auto"/>
            <w:noWrap w:val="0"/>
            <w:vAlign w:val="center"/>
          </w:tcPr>
          <w:p w14:paraId="00BBDA93">
            <w:pPr>
              <w:pStyle w:val="26"/>
              <w:bidi w:val="0"/>
              <w:rPr>
                <w:rFonts w:hint="eastAsia"/>
              </w:rPr>
            </w:pPr>
            <w:r>
              <w:rPr>
                <w:rFonts w:hint="eastAsia"/>
                <w:lang w:val="en-US" w:eastAsia="zh-CN"/>
              </w:rPr>
              <w:t>财政票据</w:t>
            </w:r>
          </w:p>
        </w:tc>
        <w:tc>
          <w:tcPr>
            <w:tcW w:w="555" w:type="pct"/>
            <w:tcBorders>
              <w:top w:val="nil"/>
              <w:left w:val="nil"/>
              <w:bottom w:val="single" w:color="000000" w:sz="8" w:space="0"/>
              <w:right w:val="single" w:color="000000" w:sz="8" w:space="0"/>
            </w:tcBorders>
            <w:shd w:val="clear" w:color="000000" w:fill="BFBFBF"/>
            <w:noWrap w:val="0"/>
            <w:vAlign w:val="center"/>
          </w:tcPr>
          <w:p w14:paraId="60605764">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3AB7970D">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626A3428">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47FE66A6">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562A4599">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7C354C4C">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6CDB1B8D">
            <w:pPr>
              <w:pStyle w:val="26"/>
              <w:bidi w:val="0"/>
              <w:rPr>
                <w:rFonts w:hint="eastAsia"/>
              </w:rPr>
            </w:pPr>
          </w:p>
        </w:tc>
      </w:tr>
      <w:tr w14:paraId="5A459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561AC67">
            <w:pPr>
              <w:pStyle w:val="26"/>
              <w:bidi w:val="0"/>
              <w:rPr>
                <w:rFonts w:hint="default"/>
              </w:rPr>
            </w:pPr>
            <w:r>
              <w:rPr>
                <w:rFonts w:hint="default"/>
                <w:lang w:val="en-US" w:eastAsia="zh-CN"/>
              </w:rPr>
              <w:t>7</w:t>
            </w:r>
          </w:p>
        </w:tc>
        <w:tc>
          <w:tcPr>
            <w:tcW w:w="555" w:type="pct"/>
            <w:tcBorders>
              <w:top w:val="nil"/>
              <w:left w:val="nil"/>
              <w:bottom w:val="single" w:color="000000" w:sz="8" w:space="0"/>
              <w:right w:val="single" w:color="000000" w:sz="8" w:space="0"/>
            </w:tcBorders>
            <w:shd w:val="clear" w:color="auto" w:fill="auto"/>
            <w:noWrap w:val="0"/>
            <w:vAlign w:val="center"/>
          </w:tcPr>
          <w:p w14:paraId="7EFC7DFE">
            <w:pPr>
              <w:pStyle w:val="26"/>
              <w:bidi w:val="0"/>
              <w:rPr>
                <w:rFonts w:hint="eastAsia"/>
              </w:rPr>
            </w:pPr>
            <w:r>
              <w:rPr>
                <w:rFonts w:hint="eastAsia"/>
                <w:lang w:val="en-US" w:eastAsia="zh-CN"/>
              </w:rPr>
              <w:t>法院裁决书</w:t>
            </w:r>
          </w:p>
        </w:tc>
        <w:tc>
          <w:tcPr>
            <w:tcW w:w="555" w:type="pct"/>
            <w:tcBorders>
              <w:top w:val="nil"/>
              <w:left w:val="nil"/>
              <w:bottom w:val="single" w:color="000000" w:sz="8" w:space="0"/>
              <w:right w:val="single" w:color="000000" w:sz="8" w:space="0"/>
            </w:tcBorders>
            <w:shd w:val="clear" w:color="000000" w:fill="BFBFBF"/>
            <w:noWrap w:val="0"/>
            <w:vAlign w:val="center"/>
          </w:tcPr>
          <w:p w14:paraId="2C9E9D4E">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05AC3C25">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2EF2D64B">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5B9C7F14">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7ED90E6D">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4C9CAE87">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708B4DA4">
            <w:pPr>
              <w:pStyle w:val="26"/>
              <w:bidi w:val="0"/>
              <w:rPr>
                <w:rFonts w:hint="eastAsia"/>
              </w:rPr>
            </w:pPr>
          </w:p>
        </w:tc>
      </w:tr>
      <w:tr w14:paraId="4280B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4FA6ED90">
            <w:pPr>
              <w:pStyle w:val="26"/>
              <w:bidi w:val="0"/>
              <w:rPr>
                <w:rFonts w:hint="default"/>
              </w:rPr>
            </w:pPr>
            <w:r>
              <w:rPr>
                <w:rFonts w:hint="default"/>
                <w:lang w:val="en-US" w:eastAsia="zh-CN"/>
              </w:rPr>
              <w:t>8</w:t>
            </w:r>
          </w:p>
        </w:tc>
        <w:tc>
          <w:tcPr>
            <w:tcW w:w="555" w:type="pct"/>
            <w:tcBorders>
              <w:top w:val="nil"/>
              <w:left w:val="nil"/>
              <w:bottom w:val="single" w:color="000000" w:sz="8" w:space="0"/>
              <w:right w:val="single" w:color="000000" w:sz="8" w:space="0"/>
            </w:tcBorders>
            <w:shd w:val="clear" w:color="auto" w:fill="auto"/>
            <w:noWrap w:val="0"/>
            <w:vAlign w:val="center"/>
          </w:tcPr>
          <w:p w14:paraId="47987133">
            <w:pPr>
              <w:pStyle w:val="26"/>
              <w:bidi w:val="0"/>
              <w:rPr>
                <w:rFonts w:hint="eastAsia"/>
              </w:rPr>
            </w:pPr>
            <w:r>
              <w:rPr>
                <w:rFonts w:hint="eastAsia"/>
                <w:lang w:val="en-US" w:eastAsia="zh-CN"/>
              </w:rPr>
              <w:t>契税完税凭证</w:t>
            </w:r>
          </w:p>
        </w:tc>
        <w:tc>
          <w:tcPr>
            <w:tcW w:w="555" w:type="pct"/>
            <w:tcBorders>
              <w:top w:val="nil"/>
              <w:left w:val="nil"/>
              <w:bottom w:val="single" w:color="000000" w:sz="8" w:space="0"/>
              <w:right w:val="single" w:color="000000" w:sz="8" w:space="0"/>
            </w:tcBorders>
            <w:shd w:val="clear" w:color="000000" w:fill="BFBFBF"/>
            <w:noWrap w:val="0"/>
            <w:vAlign w:val="center"/>
          </w:tcPr>
          <w:p w14:paraId="779DA2AD">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7A71A55F">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0C6691AA">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14D8AFB0">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71061FF0">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30C37DB7">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6EA9B4CA">
            <w:pPr>
              <w:pStyle w:val="26"/>
              <w:bidi w:val="0"/>
              <w:rPr>
                <w:rFonts w:hint="eastAsia"/>
              </w:rPr>
            </w:pPr>
          </w:p>
        </w:tc>
      </w:tr>
      <w:tr w14:paraId="14329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7769E3B">
            <w:pPr>
              <w:pStyle w:val="26"/>
              <w:bidi w:val="0"/>
              <w:rPr>
                <w:rFonts w:hint="default"/>
              </w:rPr>
            </w:pPr>
            <w:r>
              <w:rPr>
                <w:rFonts w:hint="default"/>
                <w:lang w:val="en-US" w:eastAsia="zh-CN"/>
              </w:rPr>
              <w:t>9</w:t>
            </w:r>
          </w:p>
        </w:tc>
        <w:tc>
          <w:tcPr>
            <w:tcW w:w="555" w:type="pct"/>
            <w:tcBorders>
              <w:top w:val="nil"/>
              <w:left w:val="nil"/>
              <w:bottom w:val="single" w:color="000000" w:sz="8" w:space="0"/>
              <w:right w:val="single" w:color="000000" w:sz="8" w:space="0"/>
            </w:tcBorders>
            <w:shd w:val="clear" w:color="auto" w:fill="auto"/>
            <w:noWrap w:val="0"/>
            <w:vAlign w:val="center"/>
          </w:tcPr>
          <w:p w14:paraId="6E84115E">
            <w:pPr>
              <w:pStyle w:val="26"/>
              <w:bidi w:val="0"/>
              <w:rPr>
                <w:rFonts w:hint="eastAsia"/>
              </w:rPr>
            </w:pPr>
            <w:r>
              <w:rPr>
                <w:rFonts w:hint="eastAsia"/>
                <w:lang w:val="en-US" w:eastAsia="zh-CN"/>
              </w:rPr>
              <w:t>其他扣除凭证</w:t>
            </w:r>
          </w:p>
        </w:tc>
        <w:tc>
          <w:tcPr>
            <w:tcW w:w="555" w:type="pct"/>
            <w:tcBorders>
              <w:top w:val="nil"/>
              <w:left w:val="nil"/>
              <w:bottom w:val="single" w:color="000000" w:sz="8" w:space="0"/>
              <w:right w:val="single" w:color="000000" w:sz="8" w:space="0"/>
            </w:tcBorders>
            <w:shd w:val="clear" w:color="000000" w:fill="BFBFBF"/>
            <w:noWrap w:val="0"/>
            <w:vAlign w:val="center"/>
          </w:tcPr>
          <w:p w14:paraId="594FAFFD">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158AEDFB">
            <w:pPr>
              <w:pStyle w:val="2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3C1BE481">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06B76B58">
            <w:pPr>
              <w:pStyle w:val="26"/>
              <w:bidi w:val="0"/>
              <w:rPr>
                <w:rFonts w:hint="eastAsia"/>
              </w:rPr>
            </w:pPr>
          </w:p>
        </w:tc>
        <w:tc>
          <w:tcPr>
            <w:tcW w:w="555" w:type="pct"/>
            <w:tcBorders>
              <w:top w:val="nil"/>
              <w:left w:val="nil"/>
              <w:bottom w:val="single" w:color="000000" w:sz="8" w:space="0"/>
              <w:right w:val="single" w:color="000000" w:sz="8" w:space="0"/>
            </w:tcBorders>
            <w:noWrap w:val="0"/>
            <w:vAlign w:val="center"/>
          </w:tcPr>
          <w:p w14:paraId="1D0BAF09">
            <w:pPr>
              <w:pStyle w:val="2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7335AAF8">
            <w:pPr>
              <w:pStyle w:val="2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46D55BE4">
            <w:pPr>
              <w:pStyle w:val="26"/>
              <w:bidi w:val="0"/>
              <w:rPr>
                <w:rFonts w:hint="eastAsia"/>
              </w:rPr>
            </w:pPr>
            <w:r>
              <w:rPr>
                <w:rFonts w:hint="eastAsia"/>
                <w:lang w:val="en-US" w:eastAsia="zh-CN"/>
              </w:rPr>
              <w:t>必录项</w:t>
            </w:r>
          </w:p>
        </w:tc>
      </w:tr>
    </w:tbl>
    <w:p w14:paraId="119EAD1C">
      <w:pPr>
        <w:pStyle w:val="5"/>
        <w:bidi w:val="0"/>
        <w:rPr>
          <w:rFonts w:hint="eastAsia"/>
          <w:lang w:val="en-US" w:eastAsia="zh-CN"/>
        </w:rPr>
      </w:pPr>
      <w:r>
        <w:rPr>
          <w:rFonts w:hint="eastAsia"/>
          <w:lang w:val="en-US" w:eastAsia="zh-CN"/>
        </w:rPr>
        <w:t>1）本次扣除金额必须小于等于凭证合计金额。</w:t>
      </w:r>
    </w:p>
    <w:p w14:paraId="65E1C7DA">
      <w:pPr>
        <w:pStyle w:val="5"/>
        <w:bidi w:val="0"/>
        <w:rPr>
          <w:rFonts w:hint="default"/>
          <w:lang w:val="en-US" w:eastAsia="zh-CN"/>
        </w:rPr>
      </w:pPr>
      <w:r>
        <w:rPr>
          <w:rFonts w:hint="eastAsia"/>
          <w:lang w:val="en-US" w:eastAsia="zh-CN"/>
        </w:rPr>
        <w:t>2）当凭证类型为其他发票或其他扣除凭证时，备注必填，要求说明其他发票名称及其他扣除凭证名称。</w:t>
      </w:r>
    </w:p>
    <w:p w14:paraId="4FEF60F0">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4AC0D3FA">
      <w:pPr>
        <w:pStyle w:val="5"/>
        <w:bidi w:val="0"/>
        <w:rPr>
          <w:rFonts w:hint="default"/>
          <w:lang w:val="en-US" w:eastAsia="zh-CN"/>
        </w:rPr>
      </w:pPr>
      <w:r>
        <w:rPr>
          <w:rFonts w:hint="eastAsia"/>
        </w:rPr>
        <w:t>●</w:t>
      </w:r>
      <w:r>
        <w:rPr>
          <w:rFonts w:hint="eastAsia"/>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关系为不具有控制关系（无股权关系）时</w:t>
      </w:r>
      <w:r>
        <w:rPr>
          <w:rFonts w:hint="eastAsia"/>
          <w:lang w:eastAsia="zh-CN"/>
        </w:rPr>
        <w:t>，</w:t>
      </w:r>
      <w:r>
        <w:rPr>
          <w:rFonts w:hint="eastAsia"/>
          <w:lang w:val="en-US" w:eastAsia="zh-CN"/>
        </w:rPr>
        <w:t>乐企开票模式代码</w:t>
      </w:r>
      <w:r>
        <w:rPr>
          <w:rFonts w:hint="eastAsia"/>
        </w:rPr>
        <w:t>必须填写“02：乐企联用支付即开票”。</w:t>
      </w:r>
    </w:p>
    <w:p w14:paraId="05AD47EC">
      <w:pPr>
        <w:pStyle w:val="5"/>
        <w:ind w:leftChars="0"/>
        <w:rPr>
          <w:ins w:id="215" w:author="曹桂僮" w:date="2025-06-10T17:08:11Z"/>
          <w:rFonts w:hint="eastAsia"/>
          <w:lang w:val="en-US" w:eastAsia="zh-CN"/>
        </w:rPr>
        <w:pPrChange w:id="214" w:author="曹桂僮" w:date="2025-06-10T17:08:29Z">
          <w:pPr>
            <w:pStyle w:val="28"/>
            <w:numPr>
              <w:ilvl w:val="0"/>
              <w:numId w:val="0"/>
            </w:numPr>
            <w:ind w:leftChars="0" w:firstLine="0"/>
          </w:pPr>
        </w:pPrChange>
      </w:pPr>
      <w:ins w:id="216" w:author="曹桂僮" w:date="2025-06-10T17:08:11Z">
        <w:bookmarkStart w:id="477" w:name="_GoBack"/>
        <w:bookmarkEnd w:id="477"/>
        <w:r>
          <w:rPr>
            <w:rFonts w:hint="eastAsia"/>
            <w:szCs w:val="20"/>
            <w:rPrChange w:id="217" w:author="曹桂僮" w:date="2025-06-10T17:08:26Z">
              <w:rPr>
                <w:rFonts w:hint="eastAsia"/>
              </w:rPr>
            </w:rPrChange>
          </w:rPr>
          <w:t>●</w:t>
        </w:r>
      </w:ins>
      <w:ins w:id="219" w:author="曹桂僮" w:date="2025-06-10T17:08:11Z">
        <w:r>
          <w:rPr>
            <w:rFonts w:hint="eastAsia"/>
            <w:szCs w:val="20"/>
            <w:lang w:val="en-US"/>
            <w:rPrChange w:id="220" w:author="曹桂僮" w:date="2025-06-10T17:08:26Z">
              <w:rPr>
                <w:rFonts w:hint="default"/>
                <w:lang w:val="en-US"/>
              </w:rPr>
            </w:rPrChange>
          </w:rPr>
          <w:t xml:space="preserve"> </w:t>
        </w:r>
      </w:ins>
      <w:ins w:id="222" w:author="曹桂僮" w:date="2025-06-10T17:08:11Z">
        <w:r>
          <w:rPr>
            <w:rFonts w:hint="eastAsia"/>
            <w:szCs w:val="20"/>
            <w:lang w:val="en-US" w:eastAsia="zh-CN"/>
            <w:rPrChange w:id="223" w:author="曹桂僮" w:date="2025-06-10T17:08:26Z">
              <w:rPr>
                <w:rFonts w:hint="eastAsia"/>
                <w:lang w:val="en-US" w:eastAsia="zh-CN"/>
              </w:rPr>
            </w:rPrChange>
          </w:rPr>
          <w:t>使用6开头的商编开具发票时，对应明细行优惠政策标识必须为“04：不征</w:t>
        </w:r>
      </w:ins>
      <w:ins w:id="225" w:author="曹桂僮" w:date="2025-06-10T17:08:11Z">
        <w:r>
          <w:rPr>
            <w:rFonts w:hint="eastAsia"/>
            <w:lang w:val="en-US" w:eastAsia="zh-CN"/>
          </w:rPr>
          <w:t>税”。</w:t>
        </w:r>
      </w:ins>
    </w:p>
    <w:p w14:paraId="110D2DB6">
      <w:pPr>
        <w:pStyle w:val="5"/>
        <w:ind w:leftChars="0"/>
        <w:rPr>
          <w:ins w:id="227" w:author="曹桂僮" w:date="2025-06-10T17:08:11Z"/>
          <w:rFonts w:hint="eastAsia"/>
          <w:lang w:val="en-US" w:eastAsia="zh-CN"/>
        </w:rPr>
        <w:pPrChange w:id="226" w:author="曹桂僮" w:date="2025-06-10T17:08:27Z">
          <w:pPr>
            <w:pStyle w:val="28"/>
            <w:numPr>
              <w:ilvl w:val="0"/>
              <w:numId w:val="0"/>
            </w:numPr>
            <w:ind w:leftChars="0" w:firstLine="0"/>
          </w:pPr>
        </w:pPrChange>
      </w:pPr>
      <w:ins w:id="228" w:author="曹桂僮" w:date="2025-06-10T17:08:11Z">
        <w:r>
          <w:rPr>
            <w:rFonts w:hint="eastAsia"/>
          </w:rPr>
          <w:t>●</w:t>
        </w:r>
      </w:ins>
      <w:ins w:id="229" w:author="曹桂僮" w:date="2025-06-10T17:08:11Z">
        <w:r>
          <w:rPr>
            <w:rFonts w:hint="default"/>
            <w:lang w:val="en-US"/>
          </w:rPr>
          <w:t xml:space="preserve"> </w:t>
        </w:r>
      </w:ins>
      <w:ins w:id="230" w:author="曹桂僮" w:date="2025-06-10T17:08:11Z">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ins>
    </w:p>
    <w:tbl>
      <w:tblPr>
        <w:tblStyle w:val="17"/>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16ECE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ins w:id="231"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9AC0E">
            <w:pPr>
              <w:pStyle w:val="29"/>
              <w:bidi w:val="0"/>
              <w:rPr>
                <w:ins w:id="232" w:author="曹桂僮" w:date="2025-06-10T17:08:11Z"/>
                <w:rFonts w:hint="default"/>
                <w:lang w:val="en-US" w:eastAsia="zh-CN"/>
              </w:rPr>
            </w:pPr>
            <w:ins w:id="233" w:author="曹桂僮" w:date="2025-06-10T17:08:11Z">
              <w:r>
                <w:rPr>
                  <w:rFonts w:hint="eastAsia"/>
                  <w:lang w:val="en-US" w:eastAsia="zh-CN"/>
                </w:rPr>
                <w:t>序号</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9CF49D">
            <w:pPr>
              <w:pStyle w:val="29"/>
              <w:bidi w:val="0"/>
              <w:rPr>
                <w:ins w:id="234" w:author="曹桂僮" w:date="2025-06-10T17:08:11Z"/>
                <w:rFonts w:hint="eastAsia"/>
              </w:rPr>
            </w:pPr>
            <w:ins w:id="235" w:author="曹桂僮" w:date="2025-06-10T17:08:11Z">
              <w:r>
                <w:rPr>
                  <w:rFonts w:hint="eastAsia"/>
                  <w:lang w:val="en-US" w:eastAsia="zh-CN"/>
                </w:rPr>
                <w:t>商品和税收服务分类编码</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0DC37">
            <w:pPr>
              <w:pStyle w:val="29"/>
              <w:bidi w:val="0"/>
              <w:rPr>
                <w:ins w:id="236" w:author="曹桂僮" w:date="2025-06-10T17:08:11Z"/>
                <w:rFonts w:hint="eastAsia"/>
              </w:rPr>
            </w:pPr>
            <w:ins w:id="237" w:author="曹桂僮" w:date="2025-06-10T17:08:11Z">
              <w:r>
                <w:rPr>
                  <w:rFonts w:hint="eastAsia"/>
                  <w:lang w:val="en-US" w:eastAsia="zh-CN"/>
                </w:rPr>
                <w:t>货物劳务名称</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2B8DD8">
            <w:pPr>
              <w:pStyle w:val="29"/>
              <w:bidi w:val="0"/>
              <w:rPr>
                <w:ins w:id="238" w:author="曹桂僮" w:date="2025-06-10T17:08:11Z"/>
                <w:rFonts w:hint="eastAsia"/>
              </w:rPr>
            </w:pPr>
            <w:ins w:id="239" w:author="曹桂僮" w:date="2025-06-10T17:08:11Z">
              <w:r>
                <w:rPr>
                  <w:rFonts w:hint="eastAsia"/>
                  <w:lang w:val="en-US" w:eastAsia="zh-CN"/>
                </w:rPr>
                <w:t>简称</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B36CD">
            <w:pPr>
              <w:pStyle w:val="29"/>
              <w:bidi w:val="0"/>
              <w:rPr>
                <w:ins w:id="240" w:author="曹桂僮" w:date="2025-06-10T17:08:11Z"/>
                <w:rFonts w:hint="eastAsia"/>
              </w:rPr>
            </w:pPr>
            <w:ins w:id="241" w:author="曹桂僮" w:date="2025-06-10T17:08:11Z">
              <w:r>
                <w:rPr>
                  <w:rFonts w:hint="eastAsia"/>
                  <w:lang w:val="en-US" w:eastAsia="zh-CN"/>
                </w:rPr>
                <w:t>征收率</w:t>
              </w:r>
            </w:ins>
          </w:p>
        </w:tc>
      </w:tr>
      <w:tr w14:paraId="68ED7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242"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781DF">
            <w:pPr>
              <w:keepNext w:val="0"/>
              <w:keepLines w:val="0"/>
              <w:widowControl/>
              <w:suppressLineNumbers w:val="0"/>
              <w:spacing w:line="240" w:lineRule="auto"/>
              <w:ind w:left="0" w:leftChars="0" w:firstLine="0" w:firstLineChars="0"/>
              <w:jc w:val="center"/>
              <w:textAlignment w:val="bottom"/>
              <w:rPr>
                <w:ins w:id="243" w:author="曹桂僮" w:date="2025-06-10T17:08:11Z"/>
                <w:rFonts w:hint="default"/>
                <w:lang w:val="en-US" w:eastAsia="zh-CN"/>
              </w:rPr>
            </w:pPr>
            <w:ins w:id="244" w:author="曹桂僮" w:date="2025-06-10T17:08:11Z">
              <w:r>
                <w:rPr>
                  <w:rFonts w:hint="eastAsia" w:ascii="宋体" w:hAnsi="宋体" w:eastAsia="宋体" w:cs="宋体"/>
                  <w:i w:val="0"/>
                  <w:iCs w:val="0"/>
                  <w:color w:val="000000"/>
                  <w:kern w:val="0"/>
                  <w:sz w:val="22"/>
                  <w:szCs w:val="22"/>
                  <w:u w:val="none"/>
                  <w:lang w:val="en-US" w:eastAsia="zh-CN" w:bidi="ar"/>
                </w:rPr>
                <w:t>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2EFCD">
            <w:pPr>
              <w:pStyle w:val="26"/>
              <w:bidi w:val="0"/>
              <w:spacing w:line="240" w:lineRule="auto"/>
              <w:jc w:val="center"/>
              <w:rPr>
                <w:ins w:id="245" w:author="曹桂僮" w:date="2025-06-10T17:08:11Z"/>
                <w:rFonts w:hint="eastAsia"/>
              </w:rPr>
            </w:pPr>
            <w:ins w:id="246" w:author="曹桂僮" w:date="2025-06-10T17:08:11Z">
              <w:r>
                <w:rPr>
                  <w:rFonts w:hint="eastAsia"/>
                  <w:lang w:val="en-US" w:eastAsia="zh-CN"/>
                </w:rPr>
                <w:t>6020000000000000000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E9586">
            <w:pPr>
              <w:pStyle w:val="26"/>
              <w:bidi w:val="0"/>
              <w:spacing w:line="240" w:lineRule="auto"/>
              <w:jc w:val="center"/>
              <w:rPr>
                <w:ins w:id="247" w:author="曹桂僮" w:date="2025-06-10T17:08:11Z"/>
                <w:rFonts w:hint="eastAsia"/>
              </w:rPr>
            </w:pPr>
            <w:ins w:id="248" w:author="曹桂僮" w:date="2025-06-10T17:08:11Z">
              <w:r>
                <w:rPr>
                  <w:rFonts w:hint="eastAsia"/>
                  <w:lang w:val="en-US" w:eastAsia="zh-CN"/>
                </w:rPr>
                <w:t>销售自行开发的房地产项目预收款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459B8">
            <w:pPr>
              <w:pStyle w:val="26"/>
              <w:bidi w:val="0"/>
              <w:spacing w:line="240" w:lineRule="auto"/>
              <w:jc w:val="center"/>
              <w:rPr>
                <w:ins w:id="249" w:author="曹桂僮" w:date="2025-06-10T17:08:11Z"/>
                <w:rFonts w:hint="eastAsia"/>
              </w:rPr>
            </w:pPr>
            <w:ins w:id="250" w:author="曹桂僮" w:date="2025-06-10T17:08:11Z">
              <w:r>
                <w:rPr>
                  <w:rFonts w:hint="eastAsia"/>
                  <w:lang w:val="en-US" w:eastAsia="zh-CN"/>
                </w:rPr>
                <w:t>房地产预收款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77278">
            <w:pPr>
              <w:pStyle w:val="26"/>
              <w:bidi w:val="0"/>
              <w:spacing w:line="240" w:lineRule="auto"/>
              <w:jc w:val="center"/>
              <w:rPr>
                <w:ins w:id="251" w:author="曹桂僮" w:date="2025-06-10T17:08:11Z"/>
                <w:rFonts w:hint="eastAsia"/>
              </w:rPr>
            </w:pPr>
            <w:ins w:id="252" w:author="曹桂僮" w:date="2025-06-10T17:08:11Z">
              <w:r>
                <w:rPr>
                  <w:rFonts w:hint="eastAsia"/>
                  <w:lang w:val="en-US" w:eastAsia="zh-CN"/>
                </w:rPr>
                <w:t>0%</w:t>
              </w:r>
            </w:ins>
          </w:p>
        </w:tc>
      </w:tr>
      <w:tr w14:paraId="1E1DE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253"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204DE">
            <w:pPr>
              <w:keepNext w:val="0"/>
              <w:keepLines w:val="0"/>
              <w:widowControl/>
              <w:suppressLineNumbers w:val="0"/>
              <w:spacing w:line="240" w:lineRule="auto"/>
              <w:ind w:left="0" w:leftChars="0" w:firstLine="0" w:firstLineChars="0"/>
              <w:jc w:val="center"/>
              <w:textAlignment w:val="bottom"/>
              <w:rPr>
                <w:ins w:id="254" w:author="曹桂僮" w:date="2025-06-10T17:08:11Z"/>
                <w:rFonts w:hint="eastAsia"/>
                <w:lang w:val="en-US" w:eastAsia="zh-CN"/>
              </w:rPr>
            </w:pPr>
            <w:ins w:id="255" w:author="曹桂僮" w:date="2025-06-10T17:08:11Z">
              <w:r>
                <w:rPr>
                  <w:rFonts w:hint="eastAsia" w:ascii="宋体" w:hAnsi="宋体" w:eastAsia="宋体" w:cs="宋体"/>
                  <w:i w:val="0"/>
                  <w:iCs w:val="0"/>
                  <w:color w:val="000000"/>
                  <w:kern w:val="0"/>
                  <w:sz w:val="22"/>
                  <w:szCs w:val="22"/>
                  <w:u w:val="none"/>
                  <w:lang w:val="en-US" w:eastAsia="zh-CN" w:bidi="ar"/>
                </w:rPr>
                <w:t>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810C2">
            <w:pPr>
              <w:pStyle w:val="26"/>
              <w:bidi w:val="0"/>
              <w:spacing w:line="240" w:lineRule="auto"/>
              <w:jc w:val="center"/>
              <w:rPr>
                <w:ins w:id="256" w:author="曹桂僮" w:date="2025-06-10T17:08:11Z"/>
                <w:rFonts w:hint="eastAsia"/>
              </w:rPr>
            </w:pPr>
            <w:ins w:id="257" w:author="曹桂僮" w:date="2025-06-10T17:08:11Z">
              <w:r>
                <w:rPr>
                  <w:rFonts w:hint="eastAsia"/>
                  <w:lang w:val="en-US" w:eastAsia="zh-CN"/>
                </w:rPr>
                <w:t>6030000000000000000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F152B">
            <w:pPr>
              <w:pStyle w:val="26"/>
              <w:bidi w:val="0"/>
              <w:spacing w:line="240" w:lineRule="auto"/>
              <w:jc w:val="center"/>
              <w:rPr>
                <w:ins w:id="258" w:author="曹桂僮" w:date="2025-06-10T17:08:11Z"/>
                <w:rFonts w:hint="eastAsia"/>
              </w:rPr>
            </w:pPr>
            <w:ins w:id="259" w:author="曹桂僮" w:date="2025-06-10T17:08:11Z">
              <w:r>
                <w:rPr>
                  <w:rFonts w:hint="eastAsia"/>
                  <w:lang w:val="en-US" w:eastAsia="zh-CN"/>
                </w:rPr>
                <w:t>已申报缴纳营业税未开票补开票</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2FBE6">
            <w:pPr>
              <w:pStyle w:val="26"/>
              <w:bidi w:val="0"/>
              <w:spacing w:line="240" w:lineRule="auto"/>
              <w:jc w:val="center"/>
              <w:rPr>
                <w:ins w:id="260" w:author="曹桂僮" w:date="2025-06-10T17:08:11Z"/>
                <w:rFonts w:hint="eastAsia"/>
              </w:rPr>
            </w:pPr>
            <w:ins w:id="261" w:author="曹桂僮" w:date="2025-06-10T17:08:11Z">
              <w:r>
                <w:rPr>
                  <w:rFonts w:hint="eastAsia"/>
                  <w:lang w:val="en-US" w:eastAsia="zh-CN"/>
                </w:rPr>
                <w:t>补开营业税发票</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7621E">
            <w:pPr>
              <w:pStyle w:val="26"/>
              <w:bidi w:val="0"/>
              <w:spacing w:line="240" w:lineRule="auto"/>
              <w:jc w:val="center"/>
              <w:rPr>
                <w:ins w:id="262" w:author="曹桂僮" w:date="2025-06-10T17:08:11Z"/>
                <w:rFonts w:hint="eastAsia"/>
              </w:rPr>
            </w:pPr>
            <w:ins w:id="263" w:author="曹桂僮" w:date="2025-06-10T17:08:11Z">
              <w:r>
                <w:rPr>
                  <w:rFonts w:hint="eastAsia"/>
                  <w:lang w:val="en-US" w:eastAsia="zh-CN"/>
                </w:rPr>
                <w:t>0%</w:t>
              </w:r>
            </w:ins>
          </w:p>
        </w:tc>
      </w:tr>
      <w:tr w14:paraId="64D99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264"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9C65E">
            <w:pPr>
              <w:keepNext w:val="0"/>
              <w:keepLines w:val="0"/>
              <w:widowControl/>
              <w:suppressLineNumbers w:val="0"/>
              <w:spacing w:line="240" w:lineRule="auto"/>
              <w:ind w:left="0" w:leftChars="0" w:firstLine="0" w:firstLineChars="0"/>
              <w:jc w:val="center"/>
              <w:textAlignment w:val="bottom"/>
              <w:rPr>
                <w:ins w:id="265" w:author="曹桂僮" w:date="2025-06-10T17:08:11Z"/>
                <w:rFonts w:hint="eastAsia"/>
                <w:lang w:val="en-US" w:eastAsia="zh-CN"/>
              </w:rPr>
            </w:pPr>
            <w:ins w:id="266" w:author="曹桂僮" w:date="2025-06-10T17:08:11Z">
              <w:r>
                <w:rPr>
                  <w:rFonts w:hint="eastAsia" w:ascii="宋体" w:hAnsi="宋体" w:eastAsia="宋体" w:cs="宋体"/>
                  <w:i w:val="0"/>
                  <w:iCs w:val="0"/>
                  <w:color w:val="000000"/>
                  <w:kern w:val="0"/>
                  <w:sz w:val="22"/>
                  <w:szCs w:val="22"/>
                  <w:u w:val="none"/>
                  <w:lang w:val="en-US" w:eastAsia="zh-CN" w:bidi="ar"/>
                </w:rPr>
                <w:t>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1316B8">
            <w:pPr>
              <w:pStyle w:val="26"/>
              <w:bidi w:val="0"/>
              <w:spacing w:line="240" w:lineRule="auto"/>
              <w:jc w:val="center"/>
              <w:rPr>
                <w:ins w:id="267" w:author="曹桂僮" w:date="2025-06-10T17:08:11Z"/>
                <w:rFonts w:hint="eastAsia"/>
              </w:rPr>
            </w:pPr>
            <w:ins w:id="268" w:author="曹桂僮" w:date="2025-06-10T17:08:11Z">
              <w:r>
                <w:rPr>
                  <w:rFonts w:hint="eastAsia"/>
                  <w:lang w:val="en-US" w:eastAsia="zh-CN"/>
                </w:rPr>
                <w:t>6040000000000000000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BF2DF">
            <w:pPr>
              <w:pStyle w:val="26"/>
              <w:bidi w:val="0"/>
              <w:spacing w:line="240" w:lineRule="auto"/>
              <w:jc w:val="center"/>
              <w:rPr>
                <w:ins w:id="269" w:author="曹桂僮" w:date="2025-06-10T17:08:11Z"/>
                <w:rFonts w:hint="eastAsia"/>
              </w:rPr>
            </w:pPr>
            <w:ins w:id="270" w:author="曹桂僮" w:date="2025-06-10T17:08:11Z">
              <w:r>
                <w:rPr>
                  <w:rFonts w:hint="eastAsia"/>
                  <w:lang w:val="en-US" w:eastAsia="zh-CN"/>
                </w:rPr>
                <w:t>代收印花税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8ED64">
            <w:pPr>
              <w:pStyle w:val="26"/>
              <w:bidi w:val="0"/>
              <w:spacing w:line="240" w:lineRule="auto"/>
              <w:jc w:val="center"/>
              <w:rPr>
                <w:ins w:id="271" w:author="曹桂僮" w:date="2025-06-10T17:08:11Z"/>
                <w:rFonts w:hint="eastAsia"/>
              </w:rPr>
            </w:pPr>
            <w:ins w:id="272" w:author="曹桂僮" w:date="2025-06-10T17:08:11Z">
              <w:r>
                <w:rPr>
                  <w:rFonts w:hint="eastAsia"/>
                  <w:lang w:val="en-US" w:eastAsia="zh-CN"/>
                </w:rPr>
                <w:t>代收印花税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A8CC8">
            <w:pPr>
              <w:pStyle w:val="26"/>
              <w:bidi w:val="0"/>
              <w:spacing w:line="240" w:lineRule="auto"/>
              <w:jc w:val="center"/>
              <w:rPr>
                <w:ins w:id="273" w:author="曹桂僮" w:date="2025-06-10T17:08:11Z"/>
                <w:rFonts w:hint="eastAsia"/>
              </w:rPr>
            </w:pPr>
            <w:ins w:id="274" w:author="曹桂僮" w:date="2025-06-10T17:08:11Z">
              <w:r>
                <w:rPr>
                  <w:rFonts w:hint="eastAsia"/>
                  <w:lang w:val="en-US" w:eastAsia="zh-CN"/>
                </w:rPr>
                <w:t>0%</w:t>
              </w:r>
            </w:ins>
          </w:p>
        </w:tc>
      </w:tr>
      <w:tr w14:paraId="37640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275"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3BA5A">
            <w:pPr>
              <w:keepNext w:val="0"/>
              <w:keepLines w:val="0"/>
              <w:widowControl/>
              <w:suppressLineNumbers w:val="0"/>
              <w:spacing w:line="240" w:lineRule="auto"/>
              <w:ind w:left="0" w:leftChars="0" w:firstLine="0" w:firstLineChars="0"/>
              <w:jc w:val="center"/>
              <w:textAlignment w:val="bottom"/>
              <w:rPr>
                <w:ins w:id="276" w:author="曹桂僮" w:date="2025-06-10T17:08:11Z"/>
                <w:rFonts w:hint="eastAsia"/>
                <w:lang w:val="en-US" w:eastAsia="zh-CN"/>
              </w:rPr>
            </w:pPr>
            <w:ins w:id="277" w:author="曹桂僮" w:date="2025-06-10T17:08:11Z">
              <w:r>
                <w:rPr>
                  <w:rFonts w:hint="eastAsia" w:ascii="宋体" w:hAnsi="宋体" w:eastAsia="宋体" w:cs="宋体"/>
                  <w:i w:val="0"/>
                  <w:iCs w:val="0"/>
                  <w:color w:val="000000"/>
                  <w:kern w:val="0"/>
                  <w:sz w:val="22"/>
                  <w:szCs w:val="22"/>
                  <w:u w:val="none"/>
                  <w:lang w:val="en-US" w:eastAsia="zh-CN" w:bidi="ar"/>
                </w:rPr>
                <w:t>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E7FB5">
            <w:pPr>
              <w:pStyle w:val="26"/>
              <w:bidi w:val="0"/>
              <w:spacing w:line="240" w:lineRule="auto"/>
              <w:jc w:val="center"/>
              <w:rPr>
                <w:ins w:id="278" w:author="曹桂僮" w:date="2025-06-10T17:08:11Z"/>
                <w:rFonts w:hint="eastAsia"/>
              </w:rPr>
            </w:pPr>
            <w:ins w:id="279" w:author="曹桂僮" w:date="2025-06-10T17:08:11Z">
              <w:r>
                <w:rPr>
                  <w:rFonts w:hint="eastAsia"/>
                  <w:lang w:val="en-US" w:eastAsia="zh-CN"/>
                </w:rPr>
                <w:t>6050000000000000000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0B727">
            <w:pPr>
              <w:pStyle w:val="26"/>
              <w:bidi w:val="0"/>
              <w:spacing w:line="240" w:lineRule="auto"/>
              <w:jc w:val="center"/>
              <w:rPr>
                <w:ins w:id="280" w:author="曹桂僮" w:date="2025-06-10T17:08:11Z"/>
                <w:rFonts w:hint="eastAsia"/>
              </w:rPr>
            </w:pPr>
            <w:ins w:id="281" w:author="曹桂僮" w:date="2025-06-10T17:08:11Z">
              <w:r>
                <w:rPr>
                  <w:rFonts w:hint="eastAsia"/>
                  <w:lang w:val="en-US" w:eastAsia="zh-CN"/>
                </w:rPr>
                <w:t>代收车船使用税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F0CA4">
            <w:pPr>
              <w:pStyle w:val="26"/>
              <w:bidi w:val="0"/>
              <w:spacing w:line="240" w:lineRule="auto"/>
              <w:jc w:val="center"/>
              <w:rPr>
                <w:ins w:id="282" w:author="曹桂僮" w:date="2025-06-10T17:08:11Z"/>
                <w:rFonts w:hint="eastAsia"/>
              </w:rPr>
            </w:pPr>
            <w:ins w:id="283" w:author="曹桂僮" w:date="2025-06-10T17:08:11Z">
              <w:r>
                <w:rPr>
                  <w:rFonts w:hint="eastAsia"/>
                  <w:lang w:val="en-US" w:eastAsia="zh-CN"/>
                </w:rPr>
                <w:t>代收车船使用税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AB5AF">
            <w:pPr>
              <w:pStyle w:val="26"/>
              <w:bidi w:val="0"/>
              <w:spacing w:line="240" w:lineRule="auto"/>
              <w:jc w:val="center"/>
              <w:rPr>
                <w:ins w:id="284" w:author="曹桂僮" w:date="2025-06-10T17:08:11Z"/>
                <w:rFonts w:hint="eastAsia"/>
              </w:rPr>
            </w:pPr>
            <w:ins w:id="285" w:author="曹桂僮" w:date="2025-06-10T17:08:11Z">
              <w:r>
                <w:rPr>
                  <w:rFonts w:hint="eastAsia"/>
                  <w:lang w:val="en-US" w:eastAsia="zh-CN"/>
                </w:rPr>
                <w:t>0%</w:t>
              </w:r>
            </w:ins>
          </w:p>
        </w:tc>
      </w:tr>
      <w:tr w14:paraId="54816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6" w:hRule="atLeast"/>
          <w:jc w:val="center"/>
          <w:ins w:id="286"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D36F8">
            <w:pPr>
              <w:keepNext w:val="0"/>
              <w:keepLines w:val="0"/>
              <w:widowControl/>
              <w:suppressLineNumbers w:val="0"/>
              <w:spacing w:line="240" w:lineRule="auto"/>
              <w:ind w:left="0" w:leftChars="0" w:firstLine="0" w:firstLineChars="0"/>
              <w:jc w:val="center"/>
              <w:textAlignment w:val="bottom"/>
              <w:rPr>
                <w:ins w:id="287" w:author="曹桂僮" w:date="2025-06-10T17:08:11Z"/>
                <w:rFonts w:hint="eastAsia"/>
                <w:lang w:val="en-US" w:eastAsia="zh-CN"/>
              </w:rPr>
            </w:pPr>
            <w:ins w:id="288" w:author="曹桂僮" w:date="2025-06-10T17:08:11Z">
              <w:r>
                <w:rPr>
                  <w:rFonts w:hint="eastAsia" w:ascii="宋体" w:hAnsi="宋体" w:eastAsia="宋体" w:cs="宋体"/>
                  <w:i w:val="0"/>
                  <w:iCs w:val="0"/>
                  <w:color w:val="000000"/>
                  <w:kern w:val="0"/>
                  <w:sz w:val="22"/>
                  <w:szCs w:val="22"/>
                  <w:u w:val="none"/>
                  <w:lang w:val="en-US" w:eastAsia="zh-CN" w:bidi="ar"/>
                </w:rPr>
                <w:t>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A45A7">
            <w:pPr>
              <w:pStyle w:val="26"/>
              <w:bidi w:val="0"/>
              <w:spacing w:line="240" w:lineRule="auto"/>
              <w:jc w:val="center"/>
              <w:rPr>
                <w:ins w:id="289" w:author="曹桂僮" w:date="2025-06-10T17:08:11Z"/>
                <w:rFonts w:hint="eastAsia"/>
              </w:rPr>
            </w:pPr>
            <w:ins w:id="290" w:author="曹桂僮" w:date="2025-06-10T17:08:11Z">
              <w:r>
                <w:rPr>
                  <w:rFonts w:hint="eastAsia"/>
                  <w:lang w:val="en-US" w:eastAsia="zh-CN"/>
                </w:rPr>
                <w:t>6060000000000000000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DB131F">
            <w:pPr>
              <w:pStyle w:val="26"/>
              <w:bidi w:val="0"/>
              <w:spacing w:line="240" w:lineRule="auto"/>
              <w:jc w:val="center"/>
              <w:rPr>
                <w:ins w:id="291" w:author="曹桂僮" w:date="2025-06-10T17:08:11Z"/>
                <w:rFonts w:hint="eastAsia"/>
              </w:rPr>
            </w:pPr>
            <w:ins w:id="292" w:author="曹桂僮" w:date="2025-06-10T17:08:11Z">
              <w:r>
                <w:rPr>
                  <w:rFonts w:hint="eastAsia"/>
                  <w:lang w:val="en-US" w:eastAsia="zh-CN"/>
                </w:rPr>
                <w:t>融资性售后回租承租方出售资产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D1061">
            <w:pPr>
              <w:pStyle w:val="26"/>
              <w:bidi w:val="0"/>
              <w:spacing w:line="240" w:lineRule="auto"/>
              <w:jc w:val="center"/>
              <w:rPr>
                <w:ins w:id="293" w:author="曹桂僮" w:date="2025-06-10T17:08:11Z"/>
                <w:rFonts w:hint="eastAsia"/>
              </w:rPr>
            </w:pPr>
            <w:ins w:id="294" w:author="曹桂僮" w:date="2025-06-10T17:08:11Z">
              <w:r>
                <w:rPr>
                  <w:rFonts w:hint="eastAsia"/>
                  <w:lang w:val="en-US" w:eastAsia="zh-CN"/>
                </w:rPr>
                <w:t>融资性售后回租承租方出售资产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8007F">
            <w:pPr>
              <w:pStyle w:val="26"/>
              <w:bidi w:val="0"/>
              <w:spacing w:line="240" w:lineRule="auto"/>
              <w:jc w:val="center"/>
              <w:rPr>
                <w:ins w:id="295" w:author="曹桂僮" w:date="2025-06-10T17:08:11Z"/>
                <w:rFonts w:hint="eastAsia"/>
              </w:rPr>
            </w:pPr>
            <w:ins w:id="296" w:author="曹桂僮" w:date="2025-06-10T17:08:11Z">
              <w:r>
                <w:rPr>
                  <w:rFonts w:hint="eastAsia"/>
                  <w:lang w:val="en-US" w:eastAsia="zh-CN"/>
                </w:rPr>
                <w:t>0%</w:t>
              </w:r>
            </w:ins>
          </w:p>
        </w:tc>
      </w:tr>
      <w:tr w14:paraId="3D4DD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297"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D4842">
            <w:pPr>
              <w:keepNext w:val="0"/>
              <w:keepLines w:val="0"/>
              <w:widowControl/>
              <w:suppressLineNumbers w:val="0"/>
              <w:spacing w:line="240" w:lineRule="auto"/>
              <w:ind w:left="0" w:leftChars="0" w:firstLine="0" w:firstLineChars="0"/>
              <w:jc w:val="center"/>
              <w:textAlignment w:val="bottom"/>
              <w:rPr>
                <w:ins w:id="298" w:author="曹桂僮" w:date="2025-06-10T17:08:11Z"/>
                <w:rFonts w:hint="eastAsia"/>
                <w:lang w:val="en-US" w:eastAsia="zh-CN"/>
              </w:rPr>
            </w:pPr>
            <w:ins w:id="299" w:author="曹桂僮" w:date="2025-06-10T17:08:11Z">
              <w:r>
                <w:rPr>
                  <w:rFonts w:hint="eastAsia" w:ascii="宋体" w:hAnsi="宋体" w:eastAsia="宋体" w:cs="宋体"/>
                  <w:i w:val="0"/>
                  <w:iCs w:val="0"/>
                  <w:color w:val="000000"/>
                  <w:kern w:val="0"/>
                  <w:sz w:val="22"/>
                  <w:szCs w:val="22"/>
                  <w:u w:val="none"/>
                  <w:lang w:val="en-US" w:eastAsia="zh-CN" w:bidi="ar"/>
                </w:rPr>
                <w:t>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00EA5">
            <w:pPr>
              <w:pStyle w:val="26"/>
              <w:bidi w:val="0"/>
              <w:spacing w:line="240" w:lineRule="auto"/>
              <w:jc w:val="center"/>
              <w:rPr>
                <w:ins w:id="300" w:author="曹桂僮" w:date="2025-06-10T17:08:11Z"/>
                <w:rFonts w:hint="eastAsia"/>
              </w:rPr>
            </w:pPr>
            <w:ins w:id="301" w:author="曹桂僮" w:date="2025-06-10T17:08:11Z">
              <w:r>
                <w:rPr>
                  <w:rFonts w:hint="eastAsia"/>
                  <w:lang w:val="en-US" w:eastAsia="zh-CN"/>
                </w:rPr>
                <w:t>6070000000000000000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AD970B">
            <w:pPr>
              <w:pStyle w:val="26"/>
              <w:bidi w:val="0"/>
              <w:spacing w:line="240" w:lineRule="auto"/>
              <w:jc w:val="center"/>
              <w:rPr>
                <w:ins w:id="302" w:author="曹桂僮" w:date="2025-06-10T17:08:11Z"/>
                <w:rFonts w:hint="eastAsia"/>
              </w:rPr>
            </w:pPr>
            <w:ins w:id="303" w:author="曹桂僮" w:date="2025-06-10T17:08:11Z">
              <w:r>
                <w:rPr>
                  <w:rFonts w:hint="eastAsia"/>
                  <w:lang w:val="en-US" w:eastAsia="zh-CN"/>
                </w:rPr>
                <w:t>资产重组涉及的不动产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7E44E0">
            <w:pPr>
              <w:pStyle w:val="26"/>
              <w:bidi w:val="0"/>
              <w:spacing w:line="240" w:lineRule="auto"/>
              <w:jc w:val="center"/>
              <w:rPr>
                <w:ins w:id="304" w:author="曹桂僮" w:date="2025-06-10T17:08:11Z"/>
                <w:rFonts w:hint="eastAsia"/>
              </w:rPr>
            </w:pPr>
            <w:ins w:id="305" w:author="曹桂僮" w:date="2025-06-10T17:08:11Z">
              <w:r>
                <w:rPr>
                  <w:rFonts w:hint="eastAsia"/>
                  <w:lang w:val="en-US" w:eastAsia="zh-CN"/>
                </w:rPr>
                <w:t>资产重组涉及的不动产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55947">
            <w:pPr>
              <w:pStyle w:val="26"/>
              <w:bidi w:val="0"/>
              <w:spacing w:line="240" w:lineRule="auto"/>
              <w:jc w:val="center"/>
              <w:rPr>
                <w:ins w:id="306" w:author="曹桂僮" w:date="2025-06-10T17:08:11Z"/>
                <w:rFonts w:hint="eastAsia"/>
              </w:rPr>
            </w:pPr>
            <w:ins w:id="307" w:author="曹桂僮" w:date="2025-06-10T17:08:11Z">
              <w:r>
                <w:rPr>
                  <w:rFonts w:hint="eastAsia"/>
                  <w:lang w:val="en-US" w:eastAsia="zh-CN"/>
                </w:rPr>
                <w:t>0%</w:t>
              </w:r>
            </w:ins>
          </w:p>
        </w:tc>
      </w:tr>
      <w:tr w14:paraId="498C2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308"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63164">
            <w:pPr>
              <w:keepNext w:val="0"/>
              <w:keepLines w:val="0"/>
              <w:widowControl/>
              <w:suppressLineNumbers w:val="0"/>
              <w:spacing w:line="240" w:lineRule="auto"/>
              <w:ind w:left="0" w:leftChars="0" w:firstLine="0" w:firstLineChars="0"/>
              <w:jc w:val="center"/>
              <w:textAlignment w:val="bottom"/>
              <w:rPr>
                <w:ins w:id="309" w:author="曹桂僮" w:date="2025-06-10T17:08:11Z"/>
                <w:rFonts w:hint="eastAsia"/>
                <w:lang w:val="en-US" w:eastAsia="zh-CN"/>
              </w:rPr>
            </w:pPr>
            <w:ins w:id="310" w:author="曹桂僮" w:date="2025-06-10T17:08:11Z">
              <w:r>
                <w:rPr>
                  <w:rFonts w:hint="eastAsia" w:ascii="宋体" w:hAnsi="宋体" w:eastAsia="宋体" w:cs="宋体"/>
                  <w:i w:val="0"/>
                  <w:iCs w:val="0"/>
                  <w:color w:val="000000"/>
                  <w:kern w:val="0"/>
                  <w:sz w:val="22"/>
                  <w:szCs w:val="22"/>
                  <w:u w:val="none"/>
                  <w:lang w:val="en-US" w:eastAsia="zh-CN" w:bidi="ar"/>
                </w:rPr>
                <w:t>7</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ECA7C0">
            <w:pPr>
              <w:pStyle w:val="26"/>
              <w:bidi w:val="0"/>
              <w:spacing w:line="240" w:lineRule="auto"/>
              <w:jc w:val="center"/>
              <w:rPr>
                <w:ins w:id="311" w:author="曹桂僮" w:date="2025-06-10T17:08:11Z"/>
                <w:rFonts w:hint="eastAsia"/>
              </w:rPr>
            </w:pPr>
            <w:ins w:id="312" w:author="曹桂僮" w:date="2025-06-10T17:08:11Z">
              <w:r>
                <w:rPr>
                  <w:rFonts w:hint="eastAsia"/>
                  <w:lang w:val="en-US" w:eastAsia="zh-CN"/>
                </w:rPr>
                <w:t>6080000000000000000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F3046">
            <w:pPr>
              <w:pStyle w:val="26"/>
              <w:bidi w:val="0"/>
              <w:spacing w:line="240" w:lineRule="auto"/>
              <w:jc w:val="center"/>
              <w:rPr>
                <w:ins w:id="313" w:author="曹桂僮" w:date="2025-06-10T17:08:11Z"/>
                <w:rFonts w:hint="eastAsia"/>
              </w:rPr>
            </w:pPr>
            <w:ins w:id="314" w:author="曹桂僮" w:date="2025-06-10T17:08:11Z">
              <w:r>
                <w:rPr>
                  <w:rFonts w:hint="eastAsia"/>
                  <w:lang w:val="en-US" w:eastAsia="zh-CN"/>
                </w:rPr>
                <w:t>资产重组涉及的土地使用权</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3695E">
            <w:pPr>
              <w:pStyle w:val="26"/>
              <w:bidi w:val="0"/>
              <w:spacing w:line="240" w:lineRule="auto"/>
              <w:jc w:val="center"/>
              <w:rPr>
                <w:ins w:id="315" w:author="曹桂僮" w:date="2025-06-10T17:08:11Z"/>
                <w:rFonts w:hint="eastAsia"/>
              </w:rPr>
            </w:pPr>
            <w:ins w:id="316" w:author="曹桂僮" w:date="2025-06-10T17:08:11Z">
              <w:r>
                <w:rPr>
                  <w:rFonts w:hint="eastAsia"/>
                  <w:lang w:val="en-US" w:eastAsia="zh-CN"/>
                </w:rPr>
                <w:t>资产重组涉及的土地使用权</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A0CA7">
            <w:pPr>
              <w:pStyle w:val="26"/>
              <w:bidi w:val="0"/>
              <w:spacing w:line="240" w:lineRule="auto"/>
              <w:jc w:val="center"/>
              <w:rPr>
                <w:ins w:id="317" w:author="曹桂僮" w:date="2025-06-10T17:08:11Z"/>
                <w:rFonts w:hint="eastAsia"/>
              </w:rPr>
            </w:pPr>
            <w:ins w:id="318" w:author="曹桂僮" w:date="2025-06-10T17:08:11Z">
              <w:r>
                <w:rPr>
                  <w:rFonts w:hint="eastAsia"/>
                  <w:lang w:val="en-US" w:eastAsia="zh-CN"/>
                </w:rPr>
                <w:t>0%</w:t>
              </w:r>
            </w:ins>
          </w:p>
        </w:tc>
      </w:tr>
      <w:tr w14:paraId="03BC8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319"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F7CB8C">
            <w:pPr>
              <w:keepNext w:val="0"/>
              <w:keepLines w:val="0"/>
              <w:widowControl/>
              <w:suppressLineNumbers w:val="0"/>
              <w:spacing w:line="240" w:lineRule="auto"/>
              <w:ind w:left="0" w:leftChars="0" w:firstLine="0" w:firstLineChars="0"/>
              <w:jc w:val="center"/>
              <w:textAlignment w:val="bottom"/>
              <w:rPr>
                <w:ins w:id="320" w:author="曹桂僮" w:date="2025-06-10T17:08:11Z"/>
                <w:rFonts w:hint="eastAsia"/>
                <w:lang w:val="en-US" w:eastAsia="zh-CN"/>
              </w:rPr>
            </w:pPr>
            <w:ins w:id="321" w:author="曹桂僮" w:date="2025-06-10T17:08:11Z">
              <w:r>
                <w:rPr>
                  <w:rFonts w:hint="eastAsia" w:ascii="宋体" w:hAnsi="宋体" w:eastAsia="宋体" w:cs="宋体"/>
                  <w:i w:val="0"/>
                  <w:iCs w:val="0"/>
                  <w:color w:val="000000"/>
                  <w:kern w:val="0"/>
                  <w:sz w:val="22"/>
                  <w:szCs w:val="22"/>
                  <w:u w:val="none"/>
                  <w:lang w:val="en-US" w:eastAsia="zh-CN" w:bidi="ar"/>
                </w:rPr>
                <w:t>8</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1B89B">
            <w:pPr>
              <w:pStyle w:val="26"/>
              <w:bidi w:val="0"/>
              <w:spacing w:line="240" w:lineRule="auto"/>
              <w:jc w:val="center"/>
              <w:rPr>
                <w:ins w:id="322" w:author="曹桂僮" w:date="2025-06-10T17:08:11Z"/>
                <w:rFonts w:hint="eastAsia"/>
              </w:rPr>
            </w:pPr>
            <w:ins w:id="323" w:author="曹桂僮" w:date="2025-06-10T17:08:11Z">
              <w:r>
                <w:rPr>
                  <w:rFonts w:hint="eastAsia"/>
                  <w:lang w:val="en-US" w:eastAsia="zh-CN"/>
                </w:rPr>
                <w:t>6090000000000000000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1C1AC">
            <w:pPr>
              <w:pStyle w:val="26"/>
              <w:bidi w:val="0"/>
              <w:spacing w:line="240" w:lineRule="auto"/>
              <w:jc w:val="center"/>
              <w:rPr>
                <w:ins w:id="324" w:author="曹桂僮" w:date="2025-06-10T17:08:11Z"/>
                <w:rFonts w:hint="eastAsia"/>
              </w:rPr>
            </w:pPr>
            <w:ins w:id="325" w:author="曹桂僮" w:date="2025-06-10T17:08:11Z">
              <w:r>
                <w:rPr>
                  <w:rFonts w:hint="eastAsia"/>
                  <w:lang w:val="en-US" w:eastAsia="zh-CN"/>
                </w:rPr>
                <w:t>代理进口免税货物货款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88081">
            <w:pPr>
              <w:pStyle w:val="26"/>
              <w:bidi w:val="0"/>
              <w:spacing w:line="240" w:lineRule="auto"/>
              <w:jc w:val="center"/>
              <w:rPr>
                <w:ins w:id="326" w:author="曹桂僮" w:date="2025-06-10T17:08:11Z"/>
                <w:rFonts w:hint="eastAsia"/>
              </w:rPr>
            </w:pPr>
            <w:ins w:id="327" w:author="曹桂僮" w:date="2025-06-10T17:08:11Z">
              <w:r>
                <w:rPr>
                  <w:rFonts w:hint="eastAsia"/>
                  <w:lang w:val="en-US" w:eastAsia="zh-CN"/>
                </w:rPr>
                <w:t>代理进口免税货物货款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25377">
            <w:pPr>
              <w:pStyle w:val="26"/>
              <w:bidi w:val="0"/>
              <w:spacing w:line="240" w:lineRule="auto"/>
              <w:jc w:val="center"/>
              <w:rPr>
                <w:ins w:id="328" w:author="曹桂僮" w:date="2025-06-10T17:08:11Z"/>
                <w:rFonts w:hint="eastAsia"/>
              </w:rPr>
            </w:pPr>
            <w:ins w:id="329" w:author="曹桂僮" w:date="2025-06-10T17:08:11Z">
              <w:r>
                <w:rPr>
                  <w:rFonts w:hint="eastAsia"/>
                  <w:lang w:val="en-US" w:eastAsia="zh-CN"/>
                </w:rPr>
                <w:t>0%</w:t>
              </w:r>
            </w:ins>
          </w:p>
        </w:tc>
      </w:tr>
      <w:tr w14:paraId="3CD84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330"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7E6402">
            <w:pPr>
              <w:keepNext w:val="0"/>
              <w:keepLines w:val="0"/>
              <w:widowControl/>
              <w:suppressLineNumbers w:val="0"/>
              <w:spacing w:line="240" w:lineRule="auto"/>
              <w:ind w:left="0" w:leftChars="0" w:firstLine="0" w:firstLineChars="0"/>
              <w:jc w:val="center"/>
              <w:textAlignment w:val="bottom"/>
              <w:rPr>
                <w:ins w:id="331" w:author="曹桂僮" w:date="2025-06-10T17:08:11Z"/>
                <w:rFonts w:hint="eastAsia"/>
                <w:lang w:val="en-US" w:eastAsia="zh-CN"/>
              </w:rPr>
            </w:pPr>
            <w:ins w:id="332" w:author="曹桂僮" w:date="2025-06-10T17:08:11Z">
              <w:r>
                <w:rPr>
                  <w:rFonts w:hint="eastAsia" w:ascii="宋体" w:hAnsi="宋体" w:eastAsia="宋体" w:cs="宋体"/>
                  <w:i w:val="0"/>
                  <w:iCs w:val="0"/>
                  <w:color w:val="000000"/>
                  <w:kern w:val="0"/>
                  <w:sz w:val="22"/>
                  <w:szCs w:val="22"/>
                  <w:u w:val="none"/>
                  <w:lang w:val="en-US" w:eastAsia="zh-CN" w:bidi="ar"/>
                </w:rPr>
                <w:t>9</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49AC39">
            <w:pPr>
              <w:pStyle w:val="26"/>
              <w:bidi w:val="0"/>
              <w:spacing w:line="240" w:lineRule="auto"/>
              <w:jc w:val="center"/>
              <w:rPr>
                <w:ins w:id="333" w:author="曹桂僮" w:date="2025-06-10T17:08:11Z"/>
                <w:rFonts w:hint="eastAsia"/>
              </w:rPr>
            </w:pPr>
            <w:ins w:id="334" w:author="曹桂僮" w:date="2025-06-10T17:08:11Z">
              <w:r>
                <w:rPr>
                  <w:rFonts w:hint="eastAsia"/>
                  <w:lang w:val="en-US" w:eastAsia="zh-CN"/>
                </w:rPr>
                <w:t>6100000000000000000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B5084">
            <w:pPr>
              <w:pStyle w:val="26"/>
              <w:bidi w:val="0"/>
              <w:spacing w:line="240" w:lineRule="auto"/>
              <w:jc w:val="center"/>
              <w:rPr>
                <w:ins w:id="335" w:author="曹桂僮" w:date="2025-06-10T17:08:11Z"/>
                <w:rFonts w:hint="eastAsia"/>
              </w:rPr>
            </w:pPr>
            <w:ins w:id="336" w:author="曹桂僮" w:date="2025-06-10T17:08:11Z">
              <w:r>
                <w:rPr>
                  <w:rFonts w:hint="eastAsia"/>
                  <w:lang w:val="en-US" w:eastAsia="zh-CN"/>
                </w:rPr>
                <w:t>有奖发票奖金支付</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5BAB1">
            <w:pPr>
              <w:pStyle w:val="26"/>
              <w:bidi w:val="0"/>
              <w:spacing w:line="240" w:lineRule="auto"/>
              <w:jc w:val="center"/>
              <w:rPr>
                <w:ins w:id="337" w:author="曹桂僮" w:date="2025-06-10T17:08:11Z"/>
                <w:rFonts w:hint="eastAsia"/>
              </w:rPr>
            </w:pPr>
            <w:ins w:id="338" w:author="曹桂僮" w:date="2025-06-10T17:08:11Z">
              <w:r>
                <w:rPr>
                  <w:rFonts w:hint="eastAsia"/>
                  <w:lang w:val="en-US" w:eastAsia="zh-CN"/>
                </w:rPr>
                <w:t>有奖发票奖金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047A5">
            <w:pPr>
              <w:pStyle w:val="26"/>
              <w:bidi w:val="0"/>
              <w:spacing w:line="240" w:lineRule="auto"/>
              <w:jc w:val="center"/>
              <w:rPr>
                <w:ins w:id="339" w:author="曹桂僮" w:date="2025-06-10T17:08:11Z"/>
                <w:rFonts w:hint="eastAsia"/>
              </w:rPr>
            </w:pPr>
            <w:ins w:id="340" w:author="曹桂僮" w:date="2025-06-10T17:08:11Z">
              <w:r>
                <w:rPr>
                  <w:rFonts w:hint="eastAsia"/>
                  <w:lang w:val="en-US" w:eastAsia="zh-CN"/>
                </w:rPr>
                <w:t>0%</w:t>
              </w:r>
            </w:ins>
          </w:p>
        </w:tc>
      </w:tr>
      <w:tr w14:paraId="7FC4C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341"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21787">
            <w:pPr>
              <w:keepNext w:val="0"/>
              <w:keepLines w:val="0"/>
              <w:widowControl/>
              <w:suppressLineNumbers w:val="0"/>
              <w:spacing w:line="240" w:lineRule="auto"/>
              <w:ind w:left="0" w:leftChars="0" w:firstLine="0" w:firstLineChars="0"/>
              <w:jc w:val="center"/>
              <w:textAlignment w:val="bottom"/>
              <w:rPr>
                <w:ins w:id="342" w:author="曹桂僮" w:date="2025-06-10T17:08:11Z"/>
                <w:rFonts w:hint="eastAsia"/>
                <w:lang w:val="en-US" w:eastAsia="zh-CN"/>
              </w:rPr>
            </w:pPr>
            <w:ins w:id="343" w:author="曹桂僮" w:date="2025-06-10T17:08:11Z">
              <w:r>
                <w:rPr>
                  <w:rFonts w:hint="eastAsia" w:ascii="宋体" w:hAnsi="宋体" w:eastAsia="宋体" w:cs="宋体"/>
                  <w:i w:val="0"/>
                  <w:iCs w:val="0"/>
                  <w:color w:val="000000"/>
                  <w:kern w:val="0"/>
                  <w:sz w:val="22"/>
                  <w:szCs w:val="22"/>
                  <w:u w:val="none"/>
                  <w:lang w:val="en-US" w:eastAsia="zh-CN" w:bidi="ar"/>
                </w:rPr>
                <w:t>10</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DBD93">
            <w:pPr>
              <w:pStyle w:val="26"/>
              <w:bidi w:val="0"/>
              <w:spacing w:line="240" w:lineRule="auto"/>
              <w:jc w:val="center"/>
              <w:rPr>
                <w:ins w:id="344" w:author="曹桂僮" w:date="2025-06-10T17:08:11Z"/>
                <w:rFonts w:hint="eastAsia"/>
              </w:rPr>
            </w:pPr>
            <w:ins w:id="345" w:author="曹桂僮" w:date="2025-06-10T17:08:11Z">
              <w:r>
                <w:rPr>
                  <w:rFonts w:hint="eastAsia"/>
                  <w:lang w:val="en-US" w:eastAsia="zh-CN"/>
                </w:rPr>
                <w:t>6110000000000000000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5BF47">
            <w:pPr>
              <w:pStyle w:val="26"/>
              <w:bidi w:val="0"/>
              <w:spacing w:line="240" w:lineRule="auto"/>
              <w:jc w:val="center"/>
              <w:rPr>
                <w:ins w:id="346" w:author="曹桂僮" w:date="2025-06-10T17:08:11Z"/>
                <w:rFonts w:hint="eastAsia"/>
              </w:rPr>
            </w:pPr>
            <w:ins w:id="347" w:author="曹桂僮" w:date="2025-06-10T17:08:11Z">
              <w:r>
                <w:rPr>
                  <w:rFonts w:hint="eastAsia"/>
                  <w:lang w:val="en-US" w:eastAsia="zh-CN"/>
                </w:rPr>
                <w:t>不征增值税自来水</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720A3">
            <w:pPr>
              <w:pStyle w:val="26"/>
              <w:bidi w:val="0"/>
              <w:spacing w:line="240" w:lineRule="auto"/>
              <w:jc w:val="center"/>
              <w:rPr>
                <w:ins w:id="348" w:author="曹桂僮" w:date="2025-06-10T17:08:11Z"/>
                <w:rFonts w:hint="eastAsia"/>
              </w:rPr>
            </w:pPr>
            <w:ins w:id="349" w:author="曹桂僮" w:date="2025-06-10T17:08:11Z">
              <w:r>
                <w:rPr>
                  <w:rFonts w:hint="eastAsia"/>
                  <w:lang w:val="en-US" w:eastAsia="zh-CN"/>
                </w:rPr>
                <w:t>不征增值税自来水</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D32123">
            <w:pPr>
              <w:pStyle w:val="26"/>
              <w:bidi w:val="0"/>
              <w:spacing w:line="240" w:lineRule="auto"/>
              <w:jc w:val="center"/>
              <w:rPr>
                <w:ins w:id="350" w:author="曹桂僮" w:date="2025-06-10T17:08:11Z"/>
                <w:rFonts w:hint="eastAsia"/>
              </w:rPr>
            </w:pPr>
            <w:ins w:id="351" w:author="曹桂僮" w:date="2025-06-10T17:08:11Z">
              <w:r>
                <w:rPr>
                  <w:rFonts w:hint="eastAsia"/>
                  <w:lang w:val="en-US" w:eastAsia="zh-CN"/>
                </w:rPr>
                <w:t>0%</w:t>
              </w:r>
            </w:ins>
          </w:p>
        </w:tc>
      </w:tr>
      <w:tr w14:paraId="0947E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352"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6E09B">
            <w:pPr>
              <w:keepNext w:val="0"/>
              <w:keepLines w:val="0"/>
              <w:widowControl/>
              <w:suppressLineNumbers w:val="0"/>
              <w:spacing w:line="240" w:lineRule="auto"/>
              <w:ind w:left="0" w:leftChars="0" w:firstLine="0" w:firstLineChars="0"/>
              <w:jc w:val="center"/>
              <w:textAlignment w:val="bottom"/>
              <w:rPr>
                <w:ins w:id="353" w:author="曹桂僮" w:date="2025-06-10T17:08:11Z"/>
                <w:rFonts w:hint="eastAsia"/>
                <w:lang w:val="en-US" w:eastAsia="zh-CN"/>
              </w:rPr>
            </w:pPr>
            <w:ins w:id="354" w:author="曹桂僮" w:date="2025-06-10T17:08:11Z">
              <w:r>
                <w:rPr>
                  <w:rFonts w:hint="eastAsia" w:ascii="宋体" w:hAnsi="宋体" w:eastAsia="宋体" w:cs="宋体"/>
                  <w:i w:val="0"/>
                  <w:iCs w:val="0"/>
                  <w:color w:val="000000"/>
                  <w:kern w:val="0"/>
                  <w:sz w:val="22"/>
                  <w:szCs w:val="22"/>
                  <w:u w:val="none"/>
                  <w:lang w:val="en-US" w:eastAsia="zh-CN" w:bidi="ar"/>
                </w:rPr>
                <w:t>11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5FFC3">
            <w:pPr>
              <w:pStyle w:val="26"/>
              <w:bidi w:val="0"/>
              <w:spacing w:line="240" w:lineRule="auto"/>
              <w:jc w:val="center"/>
              <w:rPr>
                <w:ins w:id="355" w:author="曹桂僮" w:date="2025-06-10T17:08:11Z"/>
                <w:rFonts w:hint="eastAsia"/>
              </w:rPr>
            </w:pPr>
            <w:ins w:id="356" w:author="曹桂僮" w:date="2025-06-10T17:08:11Z">
              <w:r>
                <w:rPr>
                  <w:rFonts w:hint="eastAsia"/>
                  <w:lang w:val="en-US" w:eastAsia="zh-CN"/>
                </w:rPr>
                <w:t>6120000000000000000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07FE0F">
            <w:pPr>
              <w:pStyle w:val="26"/>
              <w:bidi w:val="0"/>
              <w:spacing w:line="240" w:lineRule="auto"/>
              <w:jc w:val="center"/>
              <w:rPr>
                <w:ins w:id="357" w:author="曹桂僮" w:date="2025-06-10T17:08:11Z"/>
                <w:rFonts w:hint="eastAsia"/>
              </w:rPr>
            </w:pPr>
            <w:ins w:id="358" w:author="曹桂僮" w:date="2025-06-10T17:08:11Z">
              <w:r>
                <w:rPr>
                  <w:rFonts w:hint="eastAsia"/>
                  <w:lang w:val="en-US" w:eastAsia="zh-CN"/>
                </w:rPr>
                <w:t>建筑服务预收款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C1EAE">
            <w:pPr>
              <w:pStyle w:val="26"/>
              <w:bidi w:val="0"/>
              <w:spacing w:line="240" w:lineRule="auto"/>
              <w:jc w:val="center"/>
              <w:rPr>
                <w:ins w:id="359" w:author="曹桂僮" w:date="2025-06-10T17:08:11Z"/>
                <w:rFonts w:hint="eastAsia"/>
              </w:rPr>
            </w:pPr>
            <w:ins w:id="360" w:author="曹桂僮" w:date="2025-06-10T17:08:11Z">
              <w:r>
                <w:rPr>
                  <w:rFonts w:hint="eastAsia"/>
                  <w:lang w:val="en-US" w:eastAsia="zh-CN"/>
                </w:rPr>
                <w:t>建筑服务预收款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3852B">
            <w:pPr>
              <w:pStyle w:val="26"/>
              <w:bidi w:val="0"/>
              <w:spacing w:line="240" w:lineRule="auto"/>
              <w:jc w:val="center"/>
              <w:rPr>
                <w:ins w:id="361" w:author="曹桂僮" w:date="2025-06-10T17:08:11Z"/>
                <w:rFonts w:hint="eastAsia"/>
              </w:rPr>
            </w:pPr>
            <w:ins w:id="362" w:author="曹桂僮" w:date="2025-06-10T17:08:11Z">
              <w:r>
                <w:rPr>
                  <w:rFonts w:hint="eastAsia"/>
                  <w:lang w:val="en-US" w:eastAsia="zh-CN"/>
                </w:rPr>
                <w:t>0%</w:t>
              </w:r>
            </w:ins>
          </w:p>
        </w:tc>
      </w:tr>
      <w:tr w14:paraId="020C9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363"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951B1">
            <w:pPr>
              <w:keepNext w:val="0"/>
              <w:keepLines w:val="0"/>
              <w:widowControl/>
              <w:suppressLineNumbers w:val="0"/>
              <w:spacing w:line="240" w:lineRule="auto"/>
              <w:ind w:left="0" w:leftChars="0" w:firstLine="0" w:firstLineChars="0"/>
              <w:jc w:val="center"/>
              <w:textAlignment w:val="bottom"/>
              <w:rPr>
                <w:ins w:id="364" w:author="曹桂僮" w:date="2025-06-10T17:08:11Z"/>
                <w:rFonts w:hint="eastAsia"/>
                <w:lang w:val="en-US" w:eastAsia="zh-CN"/>
              </w:rPr>
            </w:pPr>
            <w:ins w:id="365" w:author="曹桂僮" w:date="2025-06-10T17:08:11Z">
              <w:r>
                <w:rPr>
                  <w:rFonts w:hint="eastAsia" w:ascii="宋体" w:hAnsi="宋体" w:eastAsia="宋体" w:cs="宋体"/>
                  <w:i w:val="0"/>
                  <w:iCs w:val="0"/>
                  <w:color w:val="000000"/>
                  <w:kern w:val="0"/>
                  <w:sz w:val="22"/>
                  <w:szCs w:val="22"/>
                  <w:u w:val="none"/>
                  <w:lang w:val="en-US" w:eastAsia="zh-CN" w:bidi="ar"/>
                </w:rPr>
                <w:t>12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404C3">
            <w:pPr>
              <w:pStyle w:val="26"/>
              <w:bidi w:val="0"/>
              <w:spacing w:line="240" w:lineRule="auto"/>
              <w:jc w:val="center"/>
              <w:rPr>
                <w:ins w:id="366" w:author="曹桂僮" w:date="2025-06-10T17:08:11Z"/>
                <w:rFonts w:hint="eastAsia"/>
              </w:rPr>
            </w:pPr>
            <w:ins w:id="367" w:author="曹桂僮" w:date="2025-06-10T17:08:11Z">
              <w:r>
                <w:rPr>
                  <w:rFonts w:hint="eastAsia"/>
                  <w:lang w:val="en-US" w:eastAsia="zh-CN"/>
                </w:rPr>
                <w:t>6130000000000000000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83044">
            <w:pPr>
              <w:pStyle w:val="26"/>
              <w:bidi w:val="0"/>
              <w:spacing w:line="240" w:lineRule="auto"/>
              <w:jc w:val="center"/>
              <w:rPr>
                <w:ins w:id="368" w:author="曹桂僮" w:date="2025-06-10T17:08:11Z"/>
                <w:rFonts w:hint="eastAsia"/>
              </w:rPr>
            </w:pPr>
            <w:ins w:id="369" w:author="曹桂僮" w:date="2025-06-10T17:08:11Z">
              <w:r>
                <w:rPr>
                  <w:rFonts w:hint="eastAsia"/>
                  <w:lang w:val="en-US" w:eastAsia="zh-CN"/>
                </w:rPr>
                <w:t>代收民航发展基金</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3813">
            <w:pPr>
              <w:pStyle w:val="26"/>
              <w:bidi w:val="0"/>
              <w:spacing w:line="240" w:lineRule="auto"/>
              <w:jc w:val="center"/>
              <w:rPr>
                <w:ins w:id="370" w:author="曹桂僮" w:date="2025-06-10T17:08:11Z"/>
                <w:rFonts w:hint="eastAsia"/>
              </w:rPr>
            </w:pPr>
            <w:ins w:id="371" w:author="曹桂僮" w:date="2025-06-10T17:08:11Z">
              <w:r>
                <w:rPr>
                  <w:rFonts w:hint="eastAsia"/>
                  <w:lang w:val="en-US" w:eastAsia="zh-CN"/>
                </w:rPr>
                <w:t>代收民航发展基金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47E0A">
            <w:pPr>
              <w:pStyle w:val="26"/>
              <w:bidi w:val="0"/>
              <w:spacing w:line="240" w:lineRule="auto"/>
              <w:jc w:val="center"/>
              <w:rPr>
                <w:ins w:id="372" w:author="曹桂僮" w:date="2025-06-10T17:08:11Z"/>
                <w:rFonts w:hint="eastAsia"/>
              </w:rPr>
            </w:pPr>
            <w:ins w:id="373" w:author="曹桂僮" w:date="2025-06-10T17:08:11Z">
              <w:r>
                <w:rPr>
                  <w:rFonts w:hint="eastAsia"/>
                  <w:lang w:val="en-US" w:eastAsia="zh-CN"/>
                </w:rPr>
                <w:t>0%</w:t>
              </w:r>
            </w:ins>
          </w:p>
        </w:tc>
      </w:tr>
      <w:tr w14:paraId="63C1C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374"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6AACD4">
            <w:pPr>
              <w:keepNext w:val="0"/>
              <w:keepLines w:val="0"/>
              <w:widowControl/>
              <w:suppressLineNumbers w:val="0"/>
              <w:spacing w:line="240" w:lineRule="auto"/>
              <w:ind w:left="0" w:leftChars="0" w:firstLine="0" w:firstLineChars="0"/>
              <w:jc w:val="center"/>
              <w:textAlignment w:val="bottom"/>
              <w:rPr>
                <w:ins w:id="375" w:author="曹桂僮" w:date="2025-06-10T17:08:11Z"/>
                <w:rFonts w:hint="eastAsia"/>
                <w:lang w:val="en-US" w:eastAsia="zh-CN"/>
              </w:rPr>
            </w:pPr>
            <w:ins w:id="376" w:author="曹桂僮" w:date="2025-06-10T17:08:11Z">
              <w:r>
                <w:rPr>
                  <w:rFonts w:hint="eastAsia" w:ascii="宋体" w:hAnsi="宋体" w:eastAsia="宋体" w:cs="宋体"/>
                  <w:i w:val="0"/>
                  <w:iCs w:val="0"/>
                  <w:color w:val="000000"/>
                  <w:kern w:val="0"/>
                  <w:sz w:val="22"/>
                  <w:szCs w:val="22"/>
                  <w:u w:val="none"/>
                  <w:lang w:val="en-US" w:eastAsia="zh-CN" w:bidi="ar"/>
                </w:rPr>
                <w:t>13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82E4A8">
            <w:pPr>
              <w:pStyle w:val="26"/>
              <w:bidi w:val="0"/>
              <w:spacing w:line="240" w:lineRule="auto"/>
              <w:jc w:val="center"/>
              <w:rPr>
                <w:ins w:id="377" w:author="曹桂僮" w:date="2025-06-10T17:08:11Z"/>
                <w:rFonts w:hint="eastAsia"/>
              </w:rPr>
            </w:pPr>
            <w:ins w:id="378" w:author="曹桂僮" w:date="2025-06-10T17:08:11Z">
              <w:r>
                <w:rPr>
                  <w:rFonts w:hint="eastAsia"/>
                  <w:lang w:val="en-US" w:eastAsia="zh-CN"/>
                </w:rPr>
                <w:t>6140000000000000000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2E79D">
            <w:pPr>
              <w:pStyle w:val="26"/>
              <w:bidi w:val="0"/>
              <w:spacing w:line="240" w:lineRule="auto"/>
              <w:jc w:val="center"/>
              <w:rPr>
                <w:ins w:id="379" w:author="曹桂僮" w:date="2025-06-10T17:08:11Z"/>
                <w:rFonts w:hint="eastAsia"/>
              </w:rPr>
            </w:pPr>
            <w:ins w:id="380" w:author="曹桂僮" w:date="2025-06-10T17:08:11Z">
              <w:r>
                <w:rPr>
                  <w:rFonts w:hint="eastAsia"/>
                  <w:lang w:val="en-US" w:eastAsia="zh-CN"/>
                </w:rPr>
                <w:t>拍卖行受托拍卖文物艺术品代收货款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79816">
            <w:pPr>
              <w:pStyle w:val="26"/>
              <w:bidi w:val="0"/>
              <w:spacing w:line="240" w:lineRule="auto"/>
              <w:jc w:val="center"/>
              <w:rPr>
                <w:ins w:id="381" w:author="曹桂僮" w:date="2025-06-10T17:08:11Z"/>
                <w:rFonts w:hint="eastAsia"/>
              </w:rPr>
            </w:pPr>
            <w:ins w:id="382" w:author="曹桂僮" w:date="2025-06-10T17:08:11Z">
              <w:r>
                <w:rPr>
                  <w:rFonts w:hint="eastAsia"/>
                  <w:lang w:val="en-US" w:eastAsia="zh-CN"/>
                </w:rPr>
                <w:t>受托拍卖文物艺术品代收货款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F87E2">
            <w:pPr>
              <w:pStyle w:val="26"/>
              <w:bidi w:val="0"/>
              <w:spacing w:line="240" w:lineRule="auto"/>
              <w:jc w:val="center"/>
              <w:rPr>
                <w:ins w:id="383" w:author="曹桂僮" w:date="2025-06-10T17:08:11Z"/>
                <w:rFonts w:hint="eastAsia"/>
              </w:rPr>
            </w:pPr>
            <w:ins w:id="384" w:author="曹桂僮" w:date="2025-06-10T17:08:11Z">
              <w:r>
                <w:rPr>
                  <w:rFonts w:hint="eastAsia"/>
                  <w:lang w:val="en-US" w:eastAsia="zh-CN"/>
                </w:rPr>
                <w:t>0%</w:t>
              </w:r>
            </w:ins>
          </w:p>
        </w:tc>
      </w:tr>
      <w:tr w14:paraId="782CB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385"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A1FC6">
            <w:pPr>
              <w:keepNext w:val="0"/>
              <w:keepLines w:val="0"/>
              <w:widowControl/>
              <w:suppressLineNumbers w:val="0"/>
              <w:spacing w:line="240" w:lineRule="auto"/>
              <w:ind w:left="0" w:leftChars="0" w:firstLine="0" w:firstLineChars="0"/>
              <w:jc w:val="center"/>
              <w:textAlignment w:val="bottom"/>
              <w:rPr>
                <w:ins w:id="386" w:author="曹桂僮" w:date="2025-06-10T17:08:11Z"/>
                <w:rFonts w:hint="eastAsia"/>
                <w:lang w:val="en-US" w:eastAsia="zh-CN"/>
              </w:rPr>
            </w:pPr>
            <w:ins w:id="387" w:author="曹桂僮" w:date="2025-06-10T17:08:11Z">
              <w:r>
                <w:rPr>
                  <w:rFonts w:hint="eastAsia" w:ascii="宋体" w:hAnsi="宋体" w:eastAsia="宋体" w:cs="宋体"/>
                  <w:i w:val="0"/>
                  <w:iCs w:val="0"/>
                  <w:color w:val="000000"/>
                  <w:kern w:val="0"/>
                  <w:sz w:val="22"/>
                  <w:szCs w:val="22"/>
                  <w:u w:val="none"/>
                  <w:lang w:val="en-US" w:eastAsia="zh-CN" w:bidi="ar"/>
                </w:rPr>
                <w:t>14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04F72">
            <w:pPr>
              <w:pStyle w:val="26"/>
              <w:bidi w:val="0"/>
              <w:spacing w:line="240" w:lineRule="auto"/>
              <w:jc w:val="center"/>
              <w:rPr>
                <w:ins w:id="388" w:author="曹桂僮" w:date="2025-06-10T17:08:11Z"/>
                <w:rFonts w:hint="eastAsia"/>
              </w:rPr>
            </w:pPr>
            <w:ins w:id="389" w:author="曹桂僮" w:date="2025-06-10T17:08:11Z">
              <w:r>
                <w:rPr>
                  <w:rFonts w:hint="eastAsia"/>
                  <w:lang w:val="en-US" w:eastAsia="zh-CN"/>
                </w:rPr>
                <w:t>6150000000000000000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0AC832">
            <w:pPr>
              <w:pStyle w:val="26"/>
              <w:bidi w:val="0"/>
              <w:spacing w:line="240" w:lineRule="auto"/>
              <w:jc w:val="center"/>
              <w:rPr>
                <w:ins w:id="390" w:author="曹桂僮" w:date="2025-06-10T17:08:11Z"/>
                <w:rFonts w:hint="eastAsia"/>
              </w:rPr>
            </w:pPr>
            <w:ins w:id="391" w:author="曹桂僮" w:date="2025-06-10T17:08:11Z">
              <w:r>
                <w:rPr>
                  <w:rFonts w:hint="eastAsia"/>
                  <w:lang w:val="en-US" w:eastAsia="zh-CN"/>
                </w:rPr>
                <w:t>与销售行为不挂钩的财政补贴收入</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C53B6">
            <w:pPr>
              <w:pStyle w:val="26"/>
              <w:bidi w:val="0"/>
              <w:spacing w:line="240" w:lineRule="auto"/>
              <w:jc w:val="center"/>
              <w:rPr>
                <w:ins w:id="392" w:author="曹桂僮" w:date="2025-06-10T17:08:11Z"/>
                <w:rFonts w:hint="eastAsia"/>
              </w:rPr>
            </w:pPr>
            <w:ins w:id="393" w:author="曹桂僮" w:date="2025-06-10T17:08:11Z">
              <w:r>
                <w:rPr>
                  <w:rFonts w:hint="eastAsia"/>
                  <w:lang w:val="en-US" w:eastAsia="zh-CN"/>
                </w:rPr>
                <w:t>与销售行为不挂钩的财政补贴收入</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FB5CE">
            <w:pPr>
              <w:pStyle w:val="26"/>
              <w:bidi w:val="0"/>
              <w:spacing w:line="240" w:lineRule="auto"/>
              <w:jc w:val="center"/>
              <w:rPr>
                <w:ins w:id="394" w:author="曹桂僮" w:date="2025-06-10T17:08:11Z"/>
                <w:rFonts w:hint="eastAsia"/>
              </w:rPr>
            </w:pPr>
            <w:ins w:id="395" w:author="曹桂僮" w:date="2025-06-10T17:08:11Z">
              <w:r>
                <w:rPr>
                  <w:rFonts w:hint="eastAsia"/>
                  <w:lang w:val="en-US" w:eastAsia="zh-CN"/>
                </w:rPr>
                <w:t>0%</w:t>
              </w:r>
            </w:ins>
          </w:p>
        </w:tc>
      </w:tr>
      <w:tr w14:paraId="035C6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ins w:id="396"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3ADF2">
            <w:pPr>
              <w:keepNext w:val="0"/>
              <w:keepLines w:val="0"/>
              <w:widowControl/>
              <w:suppressLineNumbers w:val="0"/>
              <w:spacing w:line="240" w:lineRule="auto"/>
              <w:ind w:left="0" w:leftChars="0" w:firstLine="0" w:firstLineChars="0"/>
              <w:jc w:val="center"/>
              <w:textAlignment w:val="bottom"/>
              <w:rPr>
                <w:ins w:id="397" w:author="曹桂僮" w:date="2025-06-10T17:08:11Z"/>
                <w:rFonts w:hint="eastAsia"/>
                <w:lang w:val="en-US" w:eastAsia="zh-CN"/>
              </w:rPr>
            </w:pPr>
            <w:ins w:id="398" w:author="曹桂僮" w:date="2025-06-10T17:08:11Z">
              <w:r>
                <w:rPr>
                  <w:rFonts w:hint="eastAsia" w:ascii="宋体" w:hAnsi="宋体" w:eastAsia="宋体" w:cs="宋体"/>
                  <w:i w:val="0"/>
                  <w:iCs w:val="0"/>
                  <w:color w:val="000000"/>
                  <w:kern w:val="0"/>
                  <w:sz w:val="22"/>
                  <w:szCs w:val="22"/>
                  <w:u w:val="none"/>
                  <w:lang w:val="en-US" w:eastAsia="zh-CN" w:bidi="ar"/>
                </w:rPr>
                <w:t>15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29E08">
            <w:pPr>
              <w:pStyle w:val="26"/>
              <w:bidi w:val="0"/>
              <w:spacing w:line="240" w:lineRule="auto"/>
              <w:jc w:val="center"/>
              <w:rPr>
                <w:ins w:id="399" w:author="曹桂僮" w:date="2025-06-10T17:08:11Z"/>
                <w:rFonts w:hint="eastAsia"/>
              </w:rPr>
            </w:pPr>
            <w:ins w:id="400" w:author="曹桂僮" w:date="2025-06-10T17:08:11Z">
              <w:r>
                <w:rPr>
                  <w:rFonts w:hint="eastAsia"/>
                  <w:lang w:val="en-US" w:eastAsia="zh-CN"/>
                </w:rPr>
                <w:t>6160000000000000000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A5992">
            <w:pPr>
              <w:pStyle w:val="26"/>
              <w:bidi w:val="0"/>
              <w:spacing w:line="240" w:lineRule="auto"/>
              <w:jc w:val="center"/>
              <w:rPr>
                <w:ins w:id="401" w:author="曹桂僮" w:date="2025-06-10T17:08:11Z"/>
                <w:rFonts w:hint="eastAsia"/>
              </w:rPr>
            </w:pPr>
            <w:ins w:id="402" w:author="曹桂僮" w:date="2025-06-10T17:08:11Z">
              <w:r>
                <w:rPr>
                  <w:rFonts w:hint="eastAsia"/>
                  <w:lang w:val="en-US" w:eastAsia="zh-CN"/>
                </w:rPr>
                <w:t>资产重组涉及的货物</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88D60">
            <w:pPr>
              <w:pStyle w:val="26"/>
              <w:bidi w:val="0"/>
              <w:spacing w:line="240" w:lineRule="auto"/>
              <w:jc w:val="center"/>
              <w:rPr>
                <w:ins w:id="403" w:author="曹桂僮" w:date="2025-06-10T17:08:11Z"/>
                <w:rFonts w:hint="eastAsia"/>
              </w:rPr>
            </w:pPr>
            <w:ins w:id="404" w:author="曹桂僮" w:date="2025-06-10T17:08:11Z">
              <w:r>
                <w:rPr>
                  <w:rFonts w:hint="eastAsia"/>
                  <w:lang w:val="en-US" w:eastAsia="zh-CN"/>
                </w:rPr>
                <w:t>资产重组涉及的货物</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C26C3D">
            <w:pPr>
              <w:pStyle w:val="26"/>
              <w:bidi w:val="0"/>
              <w:spacing w:line="240" w:lineRule="auto"/>
              <w:jc w:val="center"/>
              <w:rPr>
                <w:ins w:id="405" w:author="曹桂僮" w:date="2025-06-10T17:08:11Z"/>
                <w:rFonts w:hint="eastAsia"/>
              </w:rPr>
            </w:pPr>
            <w:ins w:id="406" w:author="曹桂僮" w:date="2025-06-10T17:08:11Z">
              <w:r>
                <w:rPr>
                  <w:rFonts w:hint="eastAsia"/>
                  <w:lang w:val="en-US" w:eastAsia="zh-CN"/>
                </w:rPr>
                <w:t>0%</w:t>
              </w:r>
            </w:ins>
          </w:p>
        </w:tc>
      </w:tr>
      <w:tr w14:paraId="770DF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ins w:id="407" w:author="曹桂僮" w:date="2025-06-10T17:08:11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1714E">
            <w:pPr>
              <w:keepNext w:val="0"/>
              <w:keepLines w:val="0"/>
              <w:widowControl/>
              <w:suppressLineNumbers w:val="0"/>
              <w:spacing w:line="240" w:lineRule="auto"/>
              <w:ind w:left="0" w:leftChars="0" w:firstLine="0" w:firstLineChars="0"/>
              <w:jc w:val="center"/>
              <w:textAlignment w:val="bottom"/>
              <w:rPr>
                <w:ins w:id="408" w:author="曹桂僮" w:date="2025-06-10T17:08:11Z"/>
                <w:rFonts w:hint="default" w:ascii="宋体" w:hAnsi="宋体" w:eastAsia="宋体" w:cs="宋体"/>
                <w:i w:val="0"/>
                <w:iCs w:val="0"/>
                <w:color w:val="000000"/>
                <w:kern w:val="0"/>
                <w:sz w:val="22"/>
                <w:szCs w:val="22"/>
                <w:u w:val="none"/>
                <w:lang w:val="en-US" w:eastAsia="zh-CN" w:bidi="ar"/>
              </w:rPr>
            </w:pPr>
            <w:ins w:id="409" w:author="曹桂僮" w:date="2025-06-10T17:08:11Z">
              <w:r>
                <w:rPr>
                  <w:rFonts w:hint="eastAsia" w:ascii="宋体" w:hAnsi="宋体" w:eastAsia="宋体" w:cs="宋体"/>
                  <w:i w:val="0"/>
                  <w:iCs w:val="0"/>
                  <w:color w:val="000000"/>
                  <w:kern w:val="0"/>
                  <w:sz w:val="22"/>
                  <w:szCs w:val="22"/>
                  <w:u w:val="none"/>
                  <w:lang w:val="en-US" w:eastAsia="zh-CN" w:bidi="ar"/>
                </w:rPr>
                <w:t>16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F7045">
            <w:pPr>
              <w:pStyle w:val="26"/>
              <w:bidi w:val="0"/>
              <w:spacing w:line="240" w:lineRule="auto"/>
              <w:jc w:val="center"/>
              <w:rPr>
                <w:ins w:id="410" w:author="曹桂僮" w:date="2025-06-10T17:08:11Z"/>
                <w:rFonts w:hint="eastAsia"/>
                <w:lang w:val="en-US" w:eastAsia="zh-CN"/>
              </w:rPr>
            </w:pPr>
            <w:ins w:id="411" w:author="曹桂僮" w:date="2025-06-10T17:08:11Z">
              <w:r>
                <w:rPr>
                  <w:rFonts w:hint="eastAsia" w:ascii="Times New Roman" w:hAnsi="Times New Roman" w:eastAsia="宋体" w:cs="宋体"/>
                  <w:lang w:val="en-US" w:eastAsia="zh-CN"/>
                </w:rPr>
                <w:t>6010000000000000000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2EE18">
            <w:pPr>
              <w:pStyle w:val="26"/>
              <w:bidi w:val="0"/>
              <w:spacing w:line="240" w:lineRule="auto"/>
              <w:jc w:val="center"/>
              <w:rPr>
                <w:ins w:id="412" w:author="曹桂僮" w:date="2025-06-10T17:08:11Z"/>
                <w:rFonts w:hint="eastAsia"/>
                <w:lang w:val="en-US" w:eastAsia="zh-CN"/>
              </w:rPr>
            </w:pPr>
            <w:ins w:id="413" w:author="曹桂僮" w:date="2025-06-10T17:08:11Z">
              <w:r>
                <w:rPr>
                  <w:rFonts w:hint="eastAsia"/>
                  <w:lang w:val="en-US" w:eastAsia="zh-CN"/>
                </w:rPr>
                <w:t>预付卡销售和充值</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A9F4E">
            <w:pPr>
              <w:pStyle w:val="26"/>
              <w:bidi w:val="0"/>
              <w:spacing w:line="240" w:lineRule="auto"/>
              <w:jc w:val="center"/>
              <w:rPr>
                <w:ins w:id="414" w:author="曹桂僮" w:date="2025-06-10T17:08:11Z"/>
                <w:rFonts w:hint="eastAsia"/>
                <w:lang w:val="en-US" w:eastAsia="zh-CN"/>
              </w:rPr>
            </w:pPr>
            <w:ins w:id="415" w:author="曹桂僮" w:date="2025-06-10T17:08:11Z">
              <w:r>
                <w:rPr>
                  <w:rFonts w:hint="eastAsia"/>
                  <w:lang w:val="en-US" w:eastAsia="zh-CN"/>
                </w:rPr>
                <w:t>预付卡销售</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506DCF">
            <w:pPr>
              <w:pStyle w:val="26"/>
              <w:bidi w:val="0"/>
              <w:spacing w:line="240" w:lineRule="auto"/>
              <w:jc w:val="center"/>
              <w:rPr>
                <w:ins w:id="416" w:author="曹桂僮" w:date="2025-06-10T17:08:11Z"/>
                <w:rFonts w:hint="eastAsia"/>
                <w:lang w:val="en-US" w:eastAsia="zh-CN"/>
              </w:rPr>
            </w:pPr>
            <w:ins w:id="417" w:author="曹桂僮" w:date="2025-06-10T17:08:11Z">
              <w:r>
                <w:rPr>
                  <w:rFonts w:hint="eastAsia"/>
                  <w:lang w:val="en-US" w:eastAsia="zh-CN"/>
                </w:rPr>
                <w:t>0%</w:t>
              </w:r>
            </w:ins>
          </w:p>
        </w:tc>
      </w:tr>
    </w:tbl>
    <w:p w14:paraId="01299F99">
      <w:pPr>
        <w:pStyle w:val="5"/>
        <w:bidi w:val="0"/>
        <w:rPr>
          <w:del w:id="418" w:author="曹桂僮" w:date="2025-06-10T17:08:15Z"/>
          <w:rFonts w:hint="eastAsia"/>
          <w:lang w:val="en-US" w:eastAsia="zh-CN"/>
        </w:rPr>
      </w:pPr>
      <w:del w:id="419" w:author="曹桂僮" w:date="2025-06-10T17:08:15Z">
        <w:r>
          <w:rPr>
            <w:rFonts w:hint="eastAsia"/>
          </w:rPr>
          <w:delText>●</w:delText>
        </w:r>
      </w:del>
      <w:del w:id="420" w:author="曹桂僮" w:date="2025-06-10T17:08:15Z">
        <w:r>
          <w:rPr>
            <w:rFonts w:hint="default"/>
            <w:lang w:val="en-US"/>
          </w:rPr>
          <w:delText xml:space="preserve"> </w:delText>
        </w:r>
      </w:del>
      <w:del w:id="421" w:author="曹桂僮" w:date="2025-06-10T17:08:15Z">
        <w:r>
          <w:rPr>
            <w:rFonts w:hint="eastAsia"/>
            <w:lang w:val="en-US" w:eastAsia="zh-CN"/>
          </w:rPr>
          <w:delText>使用6开头的商编开具发票时，对应明细行优惠政策标识必须为“04：不征税”（2025.02.01校验生效）。</w:delText>
        </w:r>
      </w:del>
    </w:p>
    <w:p w14:paraId="36E2942F">
      <w:pPr>
        <w:pStyle w:val="5"/>
        <w:bidi w:val="0"/>
        <w:rPr>
          <w:del w:id="422" w:author="曹桂僮" w:date="2025-06-10T17:08:15Z"/>
          <w:rFonts w:hint="default"/>
          <w:lang w:val="en-US" w:eastAsia="zh-CN"/>
        </w:rPr>
      </w:pPr>
      <w:del w:id="423" w:author="曹桂僮" w:date="2025-06-10T17:08:15Z">
        <w:r>
          <w:rPr>
            <w:rFonts w:hint="eastAsia"/>
          </w:rPr>
          <w:delText>●</w:delText>
        </w:r>
      </w:del>
      <w:del w:id="424" w:author="曹桂僮" w:date="2025-06-10T17:08:15Z">
        <w:r>
          <w:rPr>
            <w:rFonts w:hint="default"/>
            <w:lang w:val="en-US"/>
          </w:rPr>
          <w:delText xml:space="preserve"> </w:delText>
        </w:r>
      </w:del>
      <w:del w:id="425" w:author="曹桂僮" w:date="2025-06-10T17:08:15Z">
        <w:r>
          <w:rPr>
            <w:rFonts w:hint="eastAsia"/>
            <w:lang w:val="en-US" w:eastAsia="zh-CN"/>
          </w:rPr>
          <w:delText>当发票明细行优惠政策标识为“04：不征税”且编码不为预付卡销售和充值（6010000000000000000）时，开具蓝票不校验扣减额度，开具红票时不增加额度（2025.02.01校验生效）。</w:delText>
        </w:r>
      </w:del>
    </w:p>
    <w:p w14:paraId="072065C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只有自用和联用模式允许填写支付渠道和交易单号，他用模式支付渠道和交易单号必须为空。</w:t>
      </w:r>
    </w:p>
    <w:p w14:paraId="6A4B5695">
      <w:pPr>
        <w:pStyle w:val="5"/>
        <w:bidi w:val="0"/>
        <w:rPr>
          <w:rFonts w:hint="eastAsia"/>
          <w:lang w:val="en-US" w:eastAsia="zh-CN"/>
        </w:rPr>
      </w:pPr>
      <w:r>
        <w:rPr>
          <w:rFonts w:hint="eastAsia"/>
        </w:rPr>
        <w:t>●</w:t>
      </w:r>
      <w:r>
        <w:rPr>
          <w:rFonts w:hint="eastAsia"/>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r>
        <w:rPr>
          <w:rFonts w:hint="eastAsia"/>
          <w:lang w:eastAsia="zh-CN"/>
        </w:rPr>
        <w:t>。</w:t>
      </w:r>
    </w:p>
    <w:p w14:paraId="1DB4D44C">
      <w:pPr>
        <w:pStyle w:val="5"/>
        <w:bidi w:val="0"/>
        <w:rPr>
          <w:rFonts w:hint="eastAsia"/>
        </w:rPr>
      </w:pP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6DA29ED7">
      <w:pPr>
        <w:pStyle w:val="5"/>
        <w:bidi w:val="0"/>
        <w:rPr>
          <w:rFonts w:hint="eastAsia"/>
        </w:rPr>
      </w:pPr>
      <w:r>
        <w:rPr>
          <w:rFonts w:hint="eastAsia"/>
        </w:rPr>
        <w:t>●</w:t>
      </w:r>
      <w:r>
        <w:rPr>
          <w:rFonts w:hint="default"/>
          <w:lang w:val="en-US"/>
        </w:rPr>
        <w:t xml:space="preserve"> </w:t>
      </w:r>
      <w:r>
        <w:rPr>
          <w:rFonts w:hint="eastAsia"/>
        </w:rPr>
        <w:t>自然人国籍代码具体校验规则如下：</w:t>
      </w:r>
    </w:p>
    <w:p w14:paraId="1544E13E">
      <w:pPr>
        <w:pStyle w:val="5"/>
        <w:bidi w:val="0"/>
        <w:rPr>
          <w:rFonts w:hint="eastAsia"/>
        </w:rPr>
      </w:pPr>
      <w:r>
        <w:rPr>
          <w:rFonts w:hint="eastAsia"/>
        </w:rPr>
        <w:t>（1）当“自然人证件类型”选择“201：居民身份证”时，校验是否为“156：中国”；</w:t>
      </w:r>
    </w:p>
    <w:p w14:paraId="30279190">
      <w:pPr>
        <w:pStyle w:val="5"/>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39F11F74">
      <w:pPr>
        <w:pStyle w:val="5"/>
        <w:bidi w:val="0"/>
        <w:rPr>
          <w:rFonts w:hint="eastAsia"/>
        </w:rPr>
      </w:pPr>
      <w:r>
        <w:rPr>
          <w:rFonts w:hint="eastAsia"/>
        </w:rPr>
        <w:t>（3）当“自然人证件类型”选择“213：台湾居民来往大陆通行证”时，校验是否为“158：中国台湾”。</w:t>
      </w:r>
    </w:p>
    <w:p w14:paraId="59B7CAAB">
      <w:pPr>
        <w:pStyle w:val="5"/>
        <w:bidi w:val="0"/>
        <w:rPr>
          <w:rFonts w:hint="eastAsia"/>
        </w:rPr>
      </w:pPr>
      <w:r>
        <w:rPr>
          <w:rFonts w:hint="eastAsia"/>
        </w:rPr>
        <w:t>（4）当“自然人证件类型”选择“227：中华人民共和国护照”时，校验是否为“156：中国”。</w:t>
      </w:r>
    </w:p>
    <w:p w14:paraId="5CB8A6B9">
      <w:pPr>
        <w:pStyle w:val="5"/>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3DB1FD50">
      <w:pPr>
        <w:pStyle w:val="5"/>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013A34BB">
      <w:pPr>
        <w:pStyle w:val="5"/>
        <w:bidi w:val="0"/>
        <w:rPr>
          <w:rFonts w:hint="eastAsia"/>
        </w:rPr>
      </w:pPr>
      <w:r>
        <w:rPr>
          <w:rFonts w:hint="eastAsia"/>
        </w:rPr>
        <w:t>①购买方自然人标志不为Y</w:t>
      </w:r>
    </w:p>
    <w:p w14:paraId="74CECA98">
      <w:pPr>
        <w:pStyle w:val="5"/>
        <w:bidi w:val="0"/>
        <w:rPr>
          <w:rFonts w:hint="eastAsia"/>
        </w:rPr>
      </w:pPr>
      <w:r>
        <w:rPr>
          <w:rFonts w:hint="eastAsia"/>
        </w:rPr>
        <w:t>自然人信息字段必须为空（(购买方)自然人国籍代码、(购买方)自然人证件类型、(购买方)自然人证件号码），购买方纳税人识别号选填。</w:t>
      </w:r>
    </w:p>
    <w:p w14:paraId="54D7A991">
      <w:pPr>
        <w:pStyle w:val="5"/>
        <w:bidi w:val="0"/>
        <w:rPr>
          <w:rFonts w:hint="eastAsia"/>
        </w:rPr>
      </w:pPr>
      <w:r>
        <w:rPr>
          <w:rFonts w:hint="eastAsia"/>
        </w:rPr>
        <w:t>②购买方自然人标志为Y</w:t>
      </w:r>
    </w:p>
    <w:p w14:paraId="36CC967C">
      <w:pPr>
        <w:pStyle w:val="5"/>
        <w:bidi w:val="0"/>
        <w:rPr>
          <w:rFonts w:hint="eastAsia"/>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2E58D7F1">
      <w:pPr>
        <w:pStyle w:val="7"/>
        <w:bidi w:val="0"/>
        <w:rPr>
          <w:rFonts w:hint="default"/>
        </w:rPr>
      </w:pPr>
      <w:bookmarkStart w:id="158" w:name="_Toc22751"/>
      <w:r>
        <w:rPr>
          <w:rFonts w:hint="default"/>
        </w:rPr>
        <w:t>2.2.5校验授信额度</w:t>
      </w:r>
      <w:bookmarkEnd w:id="158"/>
    </w:p>
    <w:p w14:paraId="203ECE7A">
      <w:pPr>
        <w:pStyle w:val="5"/>
        <w:bidi w:val="0"/>
        <w:rPr>
          <w:rFonts w:hint="default"/>
        </w:rPr>
      </w:pPr>
      <w:r>
        <w:rPr>
          <w:rFonts w:hint="default"/>
        </w:rPr>
        <w:t>获取企业本地已下载未使用授信额度，校验纳税人已下载未使用授信额度和发票金额，若已下载未使用授信额度 - 开票金额 &lt; 0时，阻断开具成品油发票开具或修改发票信息后重新开具；若已下载未使用授信额度 - 开票金额 &gt;= 0，更新本地已下载未使用授信额度。</w:t>
      </w:r>
    </w:p>
    <w:p w14:paraId="2625B385">
      <w:pPr>
        <w:pStyle w:val="26"/>
        <w:bidi w:val="0"/>
        <w:rPr>
          <w:rFonts w:hint="default"/>
        </w:rPr>
      </w:pPr>
      <w:r>
        <w:drawing>
          <wp:inline distT="0" distB="0" distL="114300" distR="114300">
            <wp:extent cx="3092450" cy="4864100"/>
            <wp:effectExtent l="0" t="0" r="6350" b="0"/>
            <wp:docPr id="76" name="图片 55"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5" descr="校验授信额度"/>
                    <pic:cNvPicPr>
                      <a:picLocks noChangeAspect="1"/>
                    </pic:cNvPicPr>
                  </pic:nvPicPr>
                  <pic:blipFill>
                    <a:blip r:embed="rId60"/>
                    <a:stretch>
                      <a:fillRect/>
                    </a:stretch>
                  </pic:blipFill>
                  <pic:spPr>
                    <a:xfrm>
                      <a:off x="0" y="0"/>
                      <a:ext cx="3092450" cy="4864100"/>
                    </a:xfrm>
                    <a:prstGeom prst="rect">
                      <a:avLst/>
                    </a:prstGeom>
                    <a:noFill/>
                    <a:ln>
                      <a:noFill/>
                    </a:ln>
                  </pic:spPr>
                </pic:pic>
              </a:graphicData>
            </a:graphic>
          </wp:inline>
        </w:drawing>
      </w:r>
    </w:p>
    <w:p w14:paraId="24CBEDFB">
      <w:pPr>
        <w:pStyle w:val="8"/>
        <w:bidi w:val="0"/>
        <w:rPr>
          <w:rFonts w:hint="default"/>
        </w:rPr>
      </w:pPr>
      <w:r>
        <w:rPr>
          <w:rFonts w:hint="default"/>
        </w:rPr>
        <w:t>2.2.5.1判断逻辑</w:t>
      </w:r>
    </w:p>
    <w:p w14:paraId="3D9BE070">
      <w:pPr>
        <w:pStyle w:val="5"/>
        <w:bidi w:val="0"/>
        <w:rPr>
          <w:rFonts w:hint="default"/>
        </w:rPr>
      </w:pPr>
      <w:r>
        <w:rPr>
          <w:rFonts w:hint="default"/>
        </w:rPr>
        <w:t>查询已下载未使用授信额度，当满足以下任意条件时阻断开具成品油蓝字发票。</w:t>
      </w:r>
    </w:p>
    <w:p w14:paraId="4BE14DC4">
      <w:pPr>
        <w:pStyle w:val="5"/>
        <w:bidi w:val="0"/>
      </w:pPr>
      <w:bookmarkStart w:id="159" w:name="OLE_LINK14"/>
      <w:r>
        <w:rPr>
          <w:rFonts w:hint="eastAsia"/>
        </w:rPr>
        <w:t>●</w:t>
      </w:r>
      <w:r>
        <w:rPr>
          <w:rFonts w:hint="default"/>
          <w:lang w:val="en-US"/>
        </w:rPr>
        <w:t xml:space="preserve"> </w:t>
      </w:r>
      <w:bookmarkEnd w:id="159"/>
      <w:r>
        <w:t>查询已下载未使用授信额度失败。</w:t>
      </w:r>
    </w:p>
    <w:p w14:paraId="7E5DF57D">
      <w:pPr>
        <w:pStyle w:val="5"/>
        <w:bidi w:val="0"/>
      </w:pPr>
      <w:r>
        <w:rPr>
          <w:rFonts w:hint="eastAsia"/>
        </w:rPr>
        <w:t>●</w:t>
      </w:r>
      <w:r>
        <w:rPr>
          <w:rFonts w:hint="default"/>
          <w:lang w:val="en-US"/>
        </w:rPr>
        <w:t xml:space="preserve"> </w:t>
      </w:r>
      <w:r>
        <w:t>授信额度信息中“已下载未使用授信额度”小于开票金额。</w:t>
      </w:r>
    </w:p>
    <w:p w14:paraId="5E23A034">
      <w:pPr>
        <w:pStyle w:val="7"/>
        <w:bidi w:val="0"/>
        <w:rPr>
          <w:rFonts w:hint="default"/>
        </w:rPr>
      </w:pPr>
      <w:bookmarkStart w:id="160" w:name="_Toc23052"/>
      <w:r>
        <w:rPr>
          <w:rFonts w:hint="default"/>
        </w:rPr>
        <w:t>2.2.6发票赋码</w:t>
      </w:r>
      <w:bookmarkEnd w:id="160"/>
    </w:p>
    <w:p w14:paraId="0D4077CB">
      <w:pPr>
        <w:pStyle w:val="5"/>
        <w:bidi w:val="0"/>
        <w:rPr>
          <w:rFonts w:hint="default"/>
        </w:rPr>
      </w:pPr>
      <w:r>
        <w:rPr>
          <w:rFonts w:hint="default"/>
        </w:rPr>
        <w:t>从本地成品油发票号码段中给要开具的成品油发票依次分配不重复的成品油发票号码，若本地成品油发票号码已使用完毕，调用</w:t>
      </w:r>
      <w:r>
        <w:rPr>
          <w:rFonts w:hint="default"/>
        </w:rPr>
        <w:fldChar w:fldCharType="begin"/>
      </w:r>
      <w:r>
        <w:rPr>
          <w:rFonts w:hint="default"/>
        </w:rPr>
        <w:instrText xml:space="preserve"> HYPERLINK \l "_4.2发票结余校验" </w:instrText>
      </w:r>
      <w:r>
        <w:rPr>
          <w:rFonts w:hint="default"/>
        </w:rPr>
        <w:fldChar w:fldCharType="separate"/>
      </w:r>
      <w:r>
        <w:rPr>
          <w:rFonts w:hint="default"/>
        </w:rPr>
        <w:t>发票号段结余校验</w:t>
      </w:r>
      <w:r>
        <w:rPr>
          <w:rFonts w:hint="default"/>
        </w:rPr>
        <w:fldChar w:fldCharType="end"/>
      </w:r>
      <w:r>
        <w:rPr>
          <w:rFonts w:hint="default"/>
        </w:rPr>
        <w:t>操作。</w:t>
      </w:r>
    </w:p>
    <w:p w14:paraId="3F223574">
      <w:pPr>
        <w:pStyle w:val="26"/>
        <w:bidi w:val="0"/>
        <w:rPr>
          <w:rFonts w:hint="default"/>
        </w:rPr>
      </w:pPr>
      <w:r>
        <w:drawing>
          <wp:inline distT="0" distB="0" distL="114300" distR="114300">
            <wp:extent cx="2743200" cy="3155950"/>
            <wp:effectExtent l="0" t="0" r="0" b="6350"/>
            <wp:docPr id="77" name="图片 56"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6" descr="发票赋码"/>
                    <pic:cNvPicPr>
                      <a:picLocks noChangeAspect="1"/>
                    </pic:cNvPicPr>
                  </pic:nvPicPr>
                  <pic:blipFill>
                    <a:blip r:embed="rId50"/>
                    <a:stretch>
                      <a:fillRect/>
                    </a:stretch>
                  </pic:blipFill>
                  <pic:spPr>
                    <a:xfrm>
                      <a:off x="0" y="0"/>
                      <a:ext cx="2743200" cy="3155950"/>
                    </a:xfrm>
                    <a:prstGeom prst="rect">
                      <a:avLst/>
                    </a:prstGeom>
                    <a:noFill/>
                    <a:ln>
                      <a:noFill/>
                    </a:ln>
                  </pic:spPr>
                </pic:pic>
              </a:graphicData>
            </a:graphic>
          </wp:inline>
        </w:drawing>
      </w:r>
    </w:p>
    <w:p w14:paraId="5856072A">
      <w:pPr>
        <w:pStyle w:val="7"/>
        <w:bidi w:val="0"/>
        <w:rPr>
          <w:rFonts w:hint="default"/>
        </w:rPr>
      </w:pPr>
      <w:bookmarkStart w:id="161" w:name="_Toc22742"/>
      <w:r>
        <w:rPr>
          <w:rFonts w:hint="default"/>
        </w:rPr>
        <w:t>2.2.7发票上传</w:t>
      </w:r>
      <w:bookmarkEnd w:id="161"/>
    </w:p>
    <w:p w14:paraId="58D97812">
      <w:pPr>
        <w:pStyle w:val="5"/>
        <w:bidi w:val="0"/>
        <w:rPr>
          <w:rFonts w:hint="default"/>
        </w:rPr>
      </w:pPr>
      <w:r>
        <w:rPr>
          <w:rFonts w:hint="default"/>
        </w:rPr>
        <w:t>发票赋码成功后，首先在本地保存成品油蓝字发票预开具信息（发票状态为“预开具成功”），调用税务局端《成品油发票上传》接口预上传成品油蓝字发票，并依据返回的结果，更新本地发票预上传结果。</w:t>
      </w:r>
    </w:p>
    <w:p w14:paraId="773317B8">
      <w:pPr>
        <w:pStyle w:val="26"/>
        <w:bidi w:val="0"/>
        <w:rPr>
          <w:rFonts w:hint="default"/>
        </w:rPr>
      </w:pPr>
      <w:r>
        <w:drawing>
          <wp:inline distT="0" distB="0" distL="114300" distR="114300">
            <wp:extent cx="2743200" cy="2647950"/>
            <wp:effectExtent l="0" t="0" r="0" b="6350"/>
            <wp:docPr id="78"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7" descr="发票上传"/>
                    <pic:cNvPicPr>
                      <a:picLocks noChangeAspect="1"/>
                    </pic:cNvPicPr>
                  </pic:nvPicPr>
                  <pic:blipFill>
                    <a:blip r:embed="rId30"/>
                    <a:stretch>
                      <a:fillRect/>
                    </a:stretch>
                  </pic:blipFill>
                  <pic:spPr>
                    <a:xfrm>
                      <a:off x="0" y="0"/>
                      <a:ext cx="2743200" cy="2647950"/>
                    </a:xfrm>
                    <a:prstGeom prst="rect">
                      <a:avLst/>
                    </a:prstGeom>
                    <a:noFill/>
                    <a:ln>
                      <a:noFill/>
                    </a:ln>
                  </pic:spPr>
                </pic:pic>
              </a:graphicData>
            </a:graphic>
          </wp:inline>
        </w:drawing>
      </w:r>
    </w:p>
    <w:p w14:paraId="59035D04">
      <w:pPr>
        <w:pStyle w:val="8"/>
        <w:bidi w:val="0"/>
        <w:rPr>
          <w:rFonts w:hint="default"/>
        </w:rPr>
      </w:pPr>
      <w:r>
        <w:rPr>
          <w:rFonts w:hint="default"/>
        </w:rPr>
        <w:t>2.2.7.1判断逻辑</w:t>
      </w:r>
    </w:p>
    <w:p w14:paraId="7C17AE07">
      <w:pPr>
        <w:pStyle w:val="5"/>
        <w:bidi w:val="0"/>
        <w:rPr>
          <w:rFonts w:hint="default"/>
        </w:rPr>
      </w:pPr>
      <w:r>
        <w:rPr>
          <w:rFonts w:hint="default"/>
        </w:rPr>
        <w:t>调用《成品油发票上传》进行判断，调用《成品油发票上传》接口失败失败</w:t>
      </w:r>
      <w:r>
        <w:rPr>
          <w:rFonts w:hint="default"/>
          <w:lang w:val="en-US" w:eastAsia="zh-CN"/>
        </w:rPr>
        <w:t>时</w:t>
      </w:r>
      <w:r>
        <w:rPr>
          <w:rFonts w:hint="default"/>
        </w:rPr>
        <w:t>返回提示“Error”。</w:t>
      </w:r>
    </w:p>
    <w:p w14:paraId="1372BB08">
      <w:pPr>
        <w:pStyle w:val="7"/>
        <w:bidi w:val="0"/>
        <w:rPr>
          <w:rFonts w:hint="default"/>
        </w:rPr>
      </w:pPr>
      <w:bookmarkStart w:id="162" w:name="_Toc10227"/>
      <w:r>
        <w:rPr>
          <w:rFonts w:hint="default"/>
        </w:rPr>
        <w:t>2.2.8查询发票上传结果</w:t>
      </w:r>
      <w:bookmarkEnd w:id="162"/>
    </w:p>
    <w:p w14:paraId="71470A65">
      <w:pPr>
        <w:pStyle w:val="5"/>
        <w:bidi w:val="0"/>
        <w:rPr>
          <w:rFonts w:hint="default"/>
        </w:rPr>
      </w:pPr>
      <w:r>
        <w:rPr>
          <w:rFonts w:hint="default"/>
        </w:rPr>
        <w:t>发票上传成功后，间隔10S依据发票上传返回的“受理流水号”调用税务局端《查询成品油发票上传结果》接口查询成品油蓝字发票是否接收成功，并依据返回的发票开具结果，更新本地发票开具结果。</w:t>
      </w:r>
    </w:p>
    <w:p w14:paraId="79FB055B">
      <w:pPr>
        <w:pStyle w:val="5"/>
        <w:bidi w:val="0"/>
        <w:rPr>
          <w:rFonts w:hint="default"/>
          <w:lang w:eastAsia="zh-Hans"/>
        </w:rPr>
      </w:pPr>
      <w:r>
        <w:rPr>
          <w:rFonts w:hint="default"/>
          <w:lang w:val="en-US" w:eastAsia="zh-Hans"/>
        </w:rPr>
        <w:t>成品油</w:t>
      </w:r>
      <w:r>
        <w:rPr>
          <w:rFonts w:hint="default"/>
          <w:lang w:val="en-US" w:eastAsia="zh-CN"/>
        </w:rPr>
        <w:t>蓝字</w:t>
      </w:r>
      <w:r>
        <w:rPr>
          <w:rFonts w:hint="default"/>
          <w:lang w:val="en-US" w:eastAsia="zh-Hans"/>
        </w:rPr>
        <w:t>发票上传后</w:t>
      </w:r>
      <w:r>
        <w:rPr>
          <w:rFonts w:hint="default"/>
          <w:lang w:eastAsia="zh-Hans"/>
        </w:rPr>
        <w:t>，</w:t>
      </w:r>
      <w:r>
        <w:rPr>
          <w:rFonts w:hint="default"/>
          <w:lang w:val="en-US" w:eastAsia="zh-Hans"/>
        </w:rPr>
        <w:t>除一般校验规则</w:t>
      </w:r>
      <w:r>
        <w:rPr>
          <w:rFonts w:hint="default"/>
          <w:lang w:eastAsia="zh-Hans"/>
        </w:rPr>
        <w:t>，</w:t>
      </w:r>
      <w:r>
        <w:rPr>
          <w:rFonts w:hint="default"/>
          <w:lang w:val="en-US" w:eastAsia="zh-Hans"/>
        </w:rPr>
        <w:t>对于成品油还将进行以下校验</w:t>
      </w:r>
      <w:r>
        <w:rPr>
          <w:rFonts w:hint="default"/>
          <w:lang w:eastAsia="zh-Hans"/>
        </w:rPr>
        <w:t>：</w:t>
      </w:r>
    </w:p>
    <w:p w14:paraId="63502708">
      <w:pPr>
        <w:pStyle w:val="5"/>
        <w:bidi w:val="0"/>
        <w:rPr>
          <w:rFonts w:hint="default"/>
        </w:rPr>
      </w:pPr>
      <w:r>
        <w:rPr>
          <w:rFonts w:hint="default"/>
          <w:lang w:val="en-US" w:eastAsia="zh-Hans"/>
        </w:rPr>
        <w:t>对成品油商品对应的单价进行校验</w:t>
      </w:r>
      <w:r>
        <w:rPr>
          <w:rFonts w:hint="default"/>
          <w:lang w:eastAsia="zh-Hans"/>
        </w:rPr>
        <w:t>，</w:t>
      </w:r>
      <w:r>
        <w:rPr>
          <w:rFonts w:hint="default"/>
          <w:lang w:val="en-US" w:eastAsia="zh-Hans"/>
        </w:rPr>
        <w:t>当符合成品油单价异常的判断条件时</w:t>
      </w:r>
      <w:r>
        <w:rPr>
          <w:rFonts w:hint="default"/>
          <w:lang w:eastAsia="zh-Hans"/>
        </w:rPr>
        <w:t>，</w:t>
      </w:r>
      <w:r>
        <w:rPr>
          <w:rFonts w:hint="default"/>
          <w:lang w:val="en-US" w:eastAsia="zh-Hans"/>
        </w:rPr>
        <w:t>将在反馈给纳税人的发票上传结果中进行反馈</w:t>
      </w:r>
      <w:r>
        <w:rPr>
          <w:rFonts w:hint="default"/>
          <w:lang w:eastAsia="zh-Hans"/>
        </w:rPr>
        <w:t>。</w:t>
      </w:r>
      <w:r>
        <w:rPr>
          <w:rFonts w:hint="default"/>
          <w:lang w:val="en-US" w:eastAsia="zh-Hans"/>
        </w:rPr>
        <w:t>纳税人可根据单价异常参数</w:t>
      </w:r>
      <w:r>
        <w:rPr>
          <w:rFonts w:hint="default"/>
          <w:lang w:eastAsia="zh-Hans"/>
        </w:rPr>
        <w:t>，</w:t>
      </w:r>
      <w:r>
        <w:rPr>
          <w:rFonts w:hint="default"/>
          <w:lang w:val="en-US" w:eastAsia="zh-Hans"/>
        </w:rPr>
        <w:t>进入电子发票服务平台进行成品油异常发票解除</w:t>
      </w:r>
      <w:r>
        <w:rPr>
          <w:rFonts w:hint="default"/>
          <w:lang w:eastAsia="zh-Hans"/>
        </w:rPr>
        <w:t>。</w:t>
      </w:r>
    </w:p>
    <w:p w14:paraId="70379F49">
      <w:pPr>
        <w:pStyle w:val="26"/>
        <w:bidi w:val="0"/>
        <w:rPr>
          <w:rFonts w:hint="default"/>
        </w:rPr>
      </w:pPr>
      <w:r>
        <w:drawing>
          <wp:inline distT="0" distB="0" distL="114300" distR="114300">
            <wp:extent cx="2959100" cy="2330450"/>
            <wp:effectExtent l="0" t="0" r="0" b="6350"/>
            <wp:docPr id="79" name="图片 58"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8" descr="获取发票上传结果"/>
                    <pic:cNvPicPr>
                      <a:picLocks noChangeAspect="1"/>
                    </pic:cNvPicPr>
                  </pic:nvPicPr>
                  <pic:blipFill>
                    <a:blip r:embed="rId31"/>
                    <a:stretch>
                      <a:fillRect/>
                    </a:stretch>
                  </pic:blipFill>
                  <pic:spPr>
                    <a:xfrm>
                      <a:off x="0" y="0"/>
                      <a:ext cx="2959100" cy="2330450"/>
                    </a:xfrm>
                    <a:prstGeom prst="rect">
                      <a:avLst/>
                    </a:prstGeom>
                    <a:noFill/>
                    <a:ln>
                      <a:noFill/>
                    </a:ln>
                  </pic:spPr>
                </pic:pic>
              </a:graphicData>
            </a:graphic>
          </wp:inline>
        </w:drawing>
      </w:r>
    </w:p>
    <w:p w14:paraId="0D240287">
      <w:pPr>
        <w:pStyle w:val="8"/>
        <w:bidi w:val="0"/>
        <w:rPr>
          <w:rFonts w:hint="default"/>
        </w:rPr>
      </w:pPr>
      <w:r>
        <w:rPr>
          <w:rFonts w:hint="default"/>
        </w:rPr>
        <w:t>2.2.8.1判断逻辑</w:t>
      </w:r>
    </w:p>
    <w:p w14:paraId="591630CB">
      <w:pPr>
        <w:pStyle w:val="5"/>
        <w:bidi w:val="0"/>
        <w:rPr>
          <w:rFonts w:hint="default"/>
        </w:rPr>
      </w:pPr>
      <w:r>
        <w:rPr>
          <w:rFonts w:hint="default"/>
        </w:rPr>
        <w:t>调用《查询成品油发票上传结果》接口查询成品油蓝字发票是否开具成功</w:t>
      </w:r>
      <w:r>
        <w:rPr>
          <w:rFonts w:hint="default"/>
          <w:lang w:eastAsia="zh-CN"/>
        </w:rPr>
        <w:t>，</w:t>
      </w:r>
      <w:r>
        <w:rPr>
          <w:rFonts w:hint="default"/>
        </w:rPr>
        <w:t>当接口调用时发生以下任意情形，</w:t>
      </w:r>
      <w:r>
        <w:rPr>
          <w:rFonts w:hint="default"/>
          <w:lang w:val="en-US" w:eastAsia="zh-CN"/>
        </w:rPr>
        <w:t>调用失败</w:t>
      </w:r>
      <w:r>
        <w:rPr>
          <w:rFonts w:hint="default"/>
        </w:rPr>
        <w:t>。</w:t>
      </w:r>
    </w:p>
    <w:p w14:paraId="345367BD">
      <w:pPr>
        <w:pStyle w:val="5"/>
        <w:bidi w:val="0"/>
      </w:pPr>
      <w:r>
        <w:rPr>
          <w:rFonts w:hint="eastAsia"/>
        </w:rPr>
        <w:t>●</w:t>
      </w:r>
      <w:r>
        <w:rPr>
          <w:rFonts w:hint="default"/>
          <w:lang w:val="en-US"/>
        </w:rPr>
        <w:t xml:space="preserve"> </w:t>
      </w:r>
      <w:r>
        <w:t>网络通信异常。</w:t>
      </w:r>
    </w:p>
    <w:p w14:paraId="5277741F">
      <w:pPr>
        <w:pStyle w:val="5"/>
        <w:bidi w:val="0"/>
      </w:pPr>
      <w:r>
        <w:rPr>
          <w:rFonts w:hint="eastAsia"/>
        </w:rPr>
        <w:t>●</w:t>
      </w:r>
      <w:r>
        <w:rPr>
          <w:rFonts w:hint="default"/>
          <w:lang w:val="en-US"/>
        </w:rPr>
        <w:t xml:space="preserve"> </w:t>
      </w:r>
      <w:r>
        <w:t>返回报文存在error节点。</w:t>
      </w:r>
    </w:p>
    <w:p w14:paraId="32688F2E">
      <w:pPr>
        <w:pStyle w:val="5"/>
        <w:bidi w:val="0"/>
      </w:pPr>
      <w:r>
        <w:rPr>
          <w:rFonts w:hint="eastAsia"/>
        </w:rPr>
        <w:t>●</w:t>
      </w:r>
      <w:r>
        <w:rPr>
          <w:rFonts w:hint="default"/>
          <w:lang w:val="en-US"/>
        </w:rPr>
        <w:t xml:space="preserve"> </w:t>
      </w:r>
      <w:r>
        <w:t>“返回码”不为“00”。</w:t>
      </w:r>
    </w:p>
    <w:p w14:paraId="6F475D0F">
      <w:pPr>
        <w:pStyle w:val="4"/>
        <w:rPr>
          <w:rFonts w:hint="default" w:ascii="Times New Roman" w:hAnsi="Times New Roman" w:eastAsia="宋体" w:cs="Times New Roman"/>
        </w:rPr>
      </w:pPr>
      <w:bookmarkStart w:id="163" w:name="_Toc8413"/>
      <w:bookmarkStart w:id="164" w:name="_Toc5600"/>
      <w:r>
        <w:rPr>
          <w:rFonts w:hint="default" w:ascii="Times New Roman" w:hAnsi="Times New Roman" w:eastAsia="宋体" w:cs="Times New Roman"/>
        </w:rPr>
        <w:t>3</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成品油红字确认单申请</w:t>
      </w:r>
      <w:bookmarkEnd w:id="163"/>
      <w:bookmarkEnd w:id="164"/>
    </w:p>
    <w:p w14:paraId="2536ED71">
      <w:pPr>
        <w:pStyle w:val="6"/>
        <w:bidi w:val="0"/>
        <w:rPr>
          <w:rFonts w:hint="default"/>
        </w:rPr>
      </w:pPr>
      <w:bookmarkStart w:id="165" w:name="_Toc26956"/>
      <w:r>
        <w:rPr>
          <w:rFonts w:hint="default"/>
        </w:rPr>
        <w:t>3.1全流程图</w:t>
      </w:r>
      <w:bookmarkEnd w:id="165"/>
    </w:p>
    <w:p w14:paraId="7C20B095">
      <w:pPr>
        <w:pStyle w:val="26"/>
        <w:bidi w:val="0"/>
        <w:rPr>
          <w:rFonts w:hint="default"/>
        </w:rPr>
      </w:pPr>
      <w:r>
        <w:drawing>
          <wp:inline distT="0" distB="0" distL="114300" distR="114300">
            <wp:extent cx="5268595" cy="6365875"/>
            <wp:effectExtent l="0" t="0" r="1905" b="9525"/>
            <wp:docPr id="80" name="图片 158"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58" descr="全流程图"/>
                    <pic:cNvPicPr>
                      <a:picLocks noChangeAspect="1"/>
                    </pic:cNvPicPr>
                  </pic:nvPicPr>
                  <pic:blipFill>
                    <a:blip r:embed="rId32"/>
                    <a:stretch>
                      <a:fillRect/>
                    </a:stretch>
                  </pic:blipFill>
                  <pic:spPr>
                    <a:xfrm>
                      <a:off x="0" y="0"/>
                      <a:ext cx="5268595" cy="6365875"/>
                    </a:xfrm>
                    <a:prstGeom prst="rect">
                      <a:avLst/>
                    </a:prstGeom>
                    <a:noFill/>
                    <a:ln>
                      <a:noFill/>
                    </a:ln>
                  </pic:spPr>
                </pic:pic>
              </a:graphicData>
            </a:graphic>
          </wp:inline>
        </w:drawing>
      </w:r>
    </w:p>
    <w:p w14:paraId="10B375FF">
      <w:pPr>
        <w:pStyle w:val="25"/>
        <w:bidi w:val="0"/>
        <w:rPr>
          <w:rFonts w:hint="default"/>
        </w:rPr>
      </w:pPr>
      <w:r>
        <w:rPr>
          <w:rFonts w:hint="default"/>
        </w:rPr>
        <w:t>业务流程图</w:t>
      </w:r>
    </w:p>
    <w:p w14:paraId="611AA299">
      <w:pPr>
        <w:pStyle w:val="26"/>
        <w:bidi w:val="0"/>
        <w:rPr>
          <w:rFonts w:hint="default"/>
        </w:rPr>
      </w:pPr>
      <w:r>
        <w:rPr>
          <w:rFonts w:hint="default"/>
        </w:rPr>
        <w:drawing>
          <wp:inline distT="0" distB="0" distL="114300" distR="114300">
            <wp:extent cx="5272405" cy="4841240"/>
            <wp:effectExtent l="0" t="0" r="0" b="0"/>
            <wp:docPr id="81" name="图片 79" descr="成品油确认单申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9" descr="成品油确认单申请 (1)"/>
                    <pic:cNvPicPr>
                      <a:picLocks noChangeAspect="1"/>
                    </pic:cNvPicPr>
                  </pic:nvPicPr>
                  <pic:blipFill>
                    <a:blip r:embed="rId61"/>
                    <a:stretch>
                      <a:fillRect/>
                    </a:stretch>
                  </pic:blipFill>
                  <pic:spPr>
                    <a:xfrm>
                      <a:off x="0" y="0"/>
                      <a:ext cx="5272405" cy="4841240"/>
                    </a:xfrm>
                    <a:prstGeom prst="rect">
                      <a:avLst/>
                    </a:prstGeom>
                    <a:noFill/>
                    <a:ln>
                      <a:noFill/>
                    </a:ln>
                  </pic:spPr>
                </pic:pic>
              </a:graphicData>
            </a:graphic>
          </wp:inline>
        </w:drawing>
      </w:r>
    </w:p>
    <w:p w14:paraId="11996360">
      <w:pPr>
        <w:pStyle w:val="25"/>
        <w:bidi w:val="0"/>
        <w:rPr>
          <w:rFonts w:hint="default"/>
        </w:rPr>
      </w:pPr>
      <w:r>
        <w:rPr>
          <w:rFonts w:hint="default"/>
        </w:rPr>
        <w:t>时序图</w:t>
      </w:r>
    </w:p>
    <w:p w14:paraId="0CECCAB1">
      <w:pPr>
        <w:pStyle w:val="6"/>
        <w:bidi w:val="0"/>
        <w:rPr>
          <w:rFonts w:hint="default"/>
        </w:rPr>
      </w:pPr>
      <w:bookmarkStart w:id="166" w:name="_Toc1191"/>
      <w:r>
        <w:rPr>
          <w:rFonts w:hint="default"/>
        </w:rPr>
        <w:t>3.2业务规则</w:t>
      </w:r>
      <w:bookmarkEnd w:id="166"/>
    </w:p>
    <w:p w14:paraId="333AB3AC">
      <w:pPr>
        <w:pStyle w:val="7"/>
        <w:bidi w:val="0"/>
        <w:rPr>
          <w:rFonts w:hint="default"/>
        </w:rPr>
      </w:pPr>
      <w:bookmarkStart w:id="167" w:name="_Toc27153"/>
      <w:r>
        <w:rPr>
          <w:rFonts w:hint="default"/>
        </w:rPr>
        <w:t>3.2.1判断纳税人申请资格</w:t>
      </w:r>
      <w:bookmarkEnd w:id="167"/>
    </w:p>
    <w:p w14:paraId="66C4383C">
      <w:pPr>
        <w:pStyle w:val="5"/>
        <w:bidi w:val="0"/>
        <w:rPr>
          <w:rFonts w:hint="default"/>
        </w:rPr>
      </w:pPr>
      <w:r>
        <w:rPr>
          <w:rFonts w:hint="default"/>
        </w:rPr>
        <w:t>校验纳税人是否具备成品油红字确认单申请资格，包括风险纳税人信息校验和纳税人资格校验。</w:t>
      </w:r>
    </w:p>
    <w:p w14:paraId="4FD7458E">
      <w:pPr>
        <w:pStyle w:val="26"/>
        <w:bidi w:val="0"/>
        <w:rPr>
          <w:rFonts w:hint="default"/>
        </w:rPr>
      </w:pPr>
      <w:r>
        <w:drawing>
          <wp:inline distT="0" distB="0" distL="114300" distR="114300">
            <wp:extent cx="2686050" cy="5099050"/>
            <wp:effectExtent l="0" t="0" r="6350" b="6350"/>
            <wp:docPr id="82" name="图片 159"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59" descr="纳税人资格"/>
                    <pic:cNvPicPr>
                      <a:picLocks noChangeAspect="1"/>
                    </pic:cNvPicPr>
                  </pic:nvPicPr>
                  <pic:blipFill>
                    <a:blip r:embed="rId34"/>
                    <a:stretch>
                      <a:fillRect/>
                    </a:stretch>
                  </pic:blipFill>
                  <pic:spPr>
                    <a:xfrm>
                      <a:off x="0" y="0"/>
                      <a:ext cx="2686050" cy="5099050"/>
                    </a:xfrm>
                    <a:prstGeom prst="rect">
                      <a:avLst/>
                    </a:prstGeom>
                    <a:noFill/>
                    <a:ln>
                      <a:noFill/>
                    </a:ln>
                  </pic:spPr>
                </pic:pic>
              </a:graphicData>
            </a:graphic>
          </wp:inline>
        </w:drawing>
      </w:r>
    </w:p>
    <w:p w14:paraId="559A8BDB">
      <w:pPr>
        <w:pStyle w:val="5"/>
        <w:bidi w:val="0"/>
        <w:rPr>
          <w:rFonts w:hint="default"/>
        </w:rPr>
      </w:pPr>
      <w:r>
        <w:rPr>
          <w:rFonts w:hint="default"/>
        </w:rPr>
        <w:t>查询本地保存的纳税人风险信息，校验纳税人是否为风险纳税人，禁止风险等级高的纳税人申请成品油红字确认单。</w:t>
      </w:r>
    </w:p>
    <w:p w14:paraId="751F8F5A">
      <w:pPr>
        <w:pStyle w:val="5"/>
        <w:bidi w:val="0"/>
        <w:rPr>
          <w:rFonts w:hint="default"/>
        </w:rPr>
      </w:pPr>
      <w:r>
        <w:rPr>
          <w:rFonts w:hint="default"/>
        </w:rPr>
        <w:t>查询本地保存的纳税人基本信息，判断纳税人是否具备申请成品油红字确认单资格。</w:t>
      </w:r>
    </w:p>
    <w:p w14:paraId="0BA04148">
      <w:pPr>
        <w:pStyle w:val="8"/>
        <w:bidi w:val="0"/>
        <w:rPr>
          <w:rFonts w:hint="default"/>
        </w:rPr>
      </w:pPr>
      <w:r>
        <w:rPr>
          <w:rFonts w:hint="default"/>
        </w:rPr>
        <w:t>3.2.1.1判断逻辑</w:t>
      </w:r>
    </w:p>
    <w:p w14:paraId="39C416D5">
      <w:pPr>
        <w:pStyle w:val="5"/>
        <w:bidi w:val="0"/>
        <w:rPr>
          <w:rFonts w:hint="default"/>
        </w:rPr>
      </w:pPr>
      <w:r>
        <w:rPr>
          <w:rFonts w:hint="default"/>
        </w:rPr>
        <w:t>根据查询的纳税人风险信息进行校验，当满足以下任意条件时禁止申请成品油红字确认单。</w:t>
      </w:r>
    </w:p>
    <w:p w14:paraId="064A3C0E">
      <w:pPr>
        <w:pStyle w:val="5"/>
        <w:bidi w:val="0"/>
      </w:pPr>
      <w:r>
        <w:rPr>
          <w:rFonts w:hint="eastAsia"/>
        </w:rPr>
        <w:t>●</w:t>
      </w:r>
      <w:r>
        <w:rPr>
          <w:rFonts w:hint="default"/>
          <w:lang w:val="en-US"/>
        </w:rPr>
        <w:t xml:space="preserve"> </w:t>
      </w:r>
      <w:r>
        <w:t>未查询到纳税人风险信息，本地无纳税人风险信息</w:t>
      </w:r>
    </w:p>
    <w:p w14:paraId="300CDD18">
      <w:pPr>
        <w:pStyle w:val="5"/>
        <w:bidi w:val="0"/>
      </w:pPr>
      <w:r>
        <w:rPr>
          <w:rFonts w:hint="eastAsia"/>
        </w:rPr>
        <w:t>●</w:t>
      </w:r>
      <w:r>
        <w:rPr>
          <w:rFonts w:hint="default"/>
          <w:lang w:val="en-US"/>
        </w:rPr>
        <w:t xml:space="preserve"> </w:t>
      </w:r>
      <w:r>
        <w:t>纳税人风险信息中“风险纳税人类型”为“Ⅰ类（高风险）”。</w:t>
      </w:r>
    </w:p>
    <w:p w14:paraId="3D14AD1D">
      <w:pPr>
        <w:pStyle w:val="5"/>
        <w:bidi w:val="0"/>
      </w:pPr>
      <w:r>
        <w:rPr>
          <w:rFonts w:hint="eastAsia"/>
        </w:rPr>
        <w:t>●</w:t>
      </w:r>
      <w:r>
        <w:rPr>
          <w:rFonts w:hint="default"/>
          <w:lang w:val="en-US"/>
        </w:rPr>
        <w:t xml:space="preserve"> </w:t>
      </w:r>
      <w:r>
        <w:t>纳税人风险信息中“纳税人预警级别”为“红色预警”。</w:t>
      </w:r>
    </w:p>
    <w:p w14:paraId="5EAFE4EB">
      <w:pPr>
        <w:pStyle w:val="5"/>
        <w:bidi w:val="0"/>
      </w:pPr>
      <w:r>
        <w:rPr>
          <w:rFonts w:hint="eastAsia"/>
        </w:rPr>
        <w:t>●</w:t>
      </w:r>
      <w:r>
        <w:rPr>
          <w:rFonts w:hint="default"/>
          <w:lang w:val="en-US"/>
        </w:rPr>
        <w:t xml:space="preserve"> </w:t>
      </w:r>
      <w:r>
        <w:t>纳税人风险信息中“风险纳税人标志”为“Y（风险纳税人）”。</w:t>
      </w:r>
    </w:p>
    <w:p w14:paraId="16455194">
      <w:pPr>
        <w:pStyle w:val="5"/>
        <w:bidi w:val="0"/>
        <w:rPr>
          <w:rFonts w:hint="default"/>
        </w:rPr>
      </w:pPr>
      <w:r>
        <w:rPr>
          <w:rFonts w:hint="default"/>
        </w:rPr>
        <w:t>根据查询的纳税人基本信息进行校验，当发生以下任意条件时禁止</w:t>
      </w:r>
      <w:r>
        <w:rPr>
          <w:rFonts w:hint="default"/>
          <w:lang w:val="en-US" w:eastAsia="zh-Hans"/>
        </w:rPr>
        <w:t>申请</w:t>
      </w:r>
      <w:r>
        <w:rPr>
          <w:rFonts w:hint="default"/>
        </w:rPr>
        <w:t>成品油红字确认单。</w:t>
      </w:r>
    </w:p>
    <w:p w14:paraId="66E74466">
      <w:pPr>
        <w:pStyle w:val="5"/>
        <w:bidi w:val="0"/>
      </w:pPr>
      <w:r>
        <w:rPr>
          <w:rFonts w:hint="eastAsia"/>
        </w:rPr>
        <w:t>●</w:t>
      </w:r>
      <w:r>
        <w:rPr>
          <w:rFonts w:hint="default"/>
          <w:lang w:val="en-US"/>
        </w:rPr>
        <w:t xml:space="preserve"> </w:t>
      </w:r>
      <w:r>
        <w:t>未查询到纳税人基本信息，本地无纳税人基本信息。</w:t>
      </w:r>
    </w:p>
    <w:p w14:paraId="7BDA6BC0">
      <w:pPr>
        <w:pStyle w:val="5"/>
        <w:bidi w:val="0"/>
      </w:pPr>
      <w:r>
        <w:rPr>
          <w:rFonts w:hint="eastAsia"/>
        </w:rPr>
        <w:t>●</w:t>
      </w:r>
      <w:r>
        <w:rPr>
          <w:rFonts w:hint="default"/>
          <w:lang w:val="en-US"/>
        </w:rPr>
        <w:t xml:space="preserve"> </w:t>
      </w:r>
      <w:r>
        <w:t>纳税人信息中“纳税人状态”不是“03（正常）”、“09（报验）”中的任意一个。</w:t>
      </w:r>
    </w:p>
    <w:p w14:paraId="37426F22">
      <w:pPr>
        <w:pStyle w:val="7"/>
        <w:bidi w:val="0"/>
        <w:rPr>
          <w:rFonts w:hint="default"/>
        </w:rPr>
      </w:pPr>
      <w:bookmarkStart w:id="168" w:name="_Toc4879"/>
      <w:r>
        <w:rPr>
          <w:rFonts w:hint="default"/>
        </w:rPr>
        <w:t>3.2.2本地判断蓝字发票是否可红冲</w:t>
      </w:r>
      <w:bookmarkEnd w:id="168"/>
    </w:p>
    <w:p w14:paraId="144CF015">
      <w:pPr>
        <w:pStyle w:val="5"/>
        <w:bidi w:val="0"/>
        <w:rPr>
          <w:rFonts w:hint="default"/>
        </w:rPr>
      </w:pPr>
      <w:r>
        <w:rPr>
          <w:rFonts w:hint="default"/>
        </w:rPr>
        <w:t>查询本地保存蓝字发票信息和蓝字发票勾选信息，校验成品油蓝字发票是否具备红冲条件。</w:t>
      </w:r>
    </w:p>
    <w:p w14:paraId="7C075ED7">
      <w:pPr>
        <w:pStyle w:val="26"/>
        <w:bidi w:val="0"/>
        <w:rPr>
          <w:rFonts w:hint="default"/>
        </w:rPr>
      </w:pPr>
      <w:r>
        <w:drawing>
          <wp:inline distT="0" distB="0" distL="114300" distR="114300">
            <wp:extent cx="2686050" cy="5073650"/>
            <wp:effectExtent l="0" t="0" r="6350" b="6350"/>
            <wp:docPr id="83" name="图片 160"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60" descr="蓝字发票判断"/>
                    <pic:cNvPicPr>
                      <a:picLocks noChangeAspect="1"/>
                    </pic:cNvPicPr>
                  </pic:nvPicPr>
                  <pic:blipFill>
                    <a:blip r:embed="rId35"/>
                    <a:stretch>
                      <a:fillRect/>
                    </a:stretch>
                  </pic:blipFill>
                  <pic:spPr>
                    <a:xfrm>
                      <a:off x="0" y="0"/>
                      <a:ext cx="2686050" cy="5073650"/>
                    </a:xfrm>
                    <a:prstGeom prst="rect">
                      <a:avLst/>
                    </a:prstGeom>
                    <a:noFill/>
                    <a:ln>
                      <a:noFill/>
                    </a:ln>
                  </pic:spPr>
                </pic:pic>
              </a:graphicData>
            </a:graphic>
          </wp:inline>
        </w:drawing>
      </w:r>
    </w:p>
    <w:p w14:paraId="3FAD0B0A">
      <w:pPr>
        <w:pStyle w:val="8"/>
        <w:bidi w:val="0"/>
        <w:rPr>
          <w:rFonts w:hint="default"/>
        </w:rPr>
      </w:pPr>
      <w:r>
        <w:rPr>
          <w:rFonts w:hint="default"/>
        </w:rPr>
        <w:t>3.2.2.1判断逻辑</w:t>
      </w:r>
    </w:p>
    <w:p w14:paraId="402DC474">
      <w:pPr>
        <w:pStyle w:val="5"/>
        <w:bidi w:val="0"/>
        <w:rPr>
          <w:rFonts w:hint="default"/>
        </w:rPr>
      </w:pPr>
      <w:r>
        <w:rPr>
          <w:rFonts w:hint="default"/>
        </w:rPr>
        <w:t>对从本地查询的蓝字发票、蓝字发票勾选信息、成品油红字发票信息进行判断，满足以下任意条件时禁止开具成品油红字确认单。</w:t>
      </w:r>
    </w:p>
    <w:p w14:paraId="367F1A61">
      <w:pPr>
        <w:pStyle w:val="5"/>
        <w:bidi w:val="0"/>
      </w:pPr>
      <w:r>
        <w:rPr>
          <w:rFonts w:hint="eastAsia"/>
        </w:rPr>
        <w:t>●</w:t>
      </w:r>
      <w:r>
        <w:rPr>
          <w:rFonts w:hint="default"/>
          <w:lang w:val="en-US"/>
        </w:rPr>
        <w:t xml:space="preserve"> </w:t>
      </w:r>
      <w:r>
        <w:t>企业业务系统中无蓝字发票信息。</w:t>
      </w:r>
    </w:p>
    <w:p w14:paraId="2F319374">
      <w:pPr>
        <w:pStyle w:val="5"/>
        <w:bidi w:val="0"/>
      </w:pPr>
      <w:r>
        <w:rPr>
          <w:rFonts w:hint="eastAsia"/>
        </w:rPr>
        <w:t>●</w:t>
      </w:r>
      <w:r>
        <w:rPr>
          <w:rFonts w:hint="default"/>
          <w:lang w:val="en-US"/>
        </w:rPr>
        <w:t xml:space="preserve"> </w:t>
      </w:r>
      <w:r>
        <w:t>对应蓝字发票被认定为异常发票。</w:t>
      </w:r>
    </w:p>
    <w:p w14:paraId="6BC32532">
      <w:pPr>
        <w:pStyle w:val="5"/>
        <w:bidi w:val="0"/>
      </w:pPr>
      <w:r>
        <w:rPr>
          <w:rFonts w:hint="eastAsia"/>
        </w:rPr>
        <w:t>●</w:t>
      </w:r>
      <w:r>
        <w:rPr>
          <w:rFonts w:hint="default"/>
          <w:lang w:val="en-US"/>
        </w:rPr>
        <w:t xml:space="preserve"> </w:t>
      </w:r>
      <w:r>
        <w:t>对应蓝字发票状态为“作废”、“锁定”或“异常凭证”。</w:t>
      </w:r>
    </w:p>
    <w:p w14:paraId="23E3E716">
      <w:pPr>
        <w:pStyle w:val="5"/>
        <w:bidi w:val="0"/>
      </w:pPr>
      <w:r>
        <w:rPr>
          <w:rFonts w:hint="eastAsia"/>
        </w:rPr>
        <w:t>●</w:t>
      </w:r>
      <w:r>
        <w:rPr>
          <w:rFonts w:hint="default"/>
          <w:lang w:val="en-US"/>
        </w:rPr>
        <w:t xml:space="preserve"> </w:t>
      </w:r>
      <w:r>
        <w:t>查询蓝字发票抵扣信息失败，本地无蓝字发票抵扣信息。</w:t>
      </w:r>
    </w:p>
    <w:p w14:paraId="1A99D36B">
      <w:pPr>
        <w:pStyle w:val="5"/>
        <w:bidi w:val="0"/>
      </w:pPr>
      <w:r>
        <w:rPr>
          <w:rFonts w:hint="eastAsia"/>
        </w:rPr>
        <w:t>●</w:t>
      </w:r>
      <w:r>
        <w:rPr>
          <w:rFonts w:hint="default"/>
          <w:lang w:val="en-US"/>
        </w:rPr>
        <w:t xml:space="preserve"> </w:t>
      </w:r>
      <w:r>
        <w:t>对应蓝字发票增值税用途为待退税、已退税、已抵扣（改退）、已代办退税、不予退税且不予抵扣时。</w:t>
      </w:r>
    </w:p>
    <w:p w14:paraId="54255AE0">
      <w:pPr>
        <w:pStyle w:val="5"/>
        <w:bidi w:val="0"/>
        <w:rPr>
          <w:rFonts w:hint="default"/>
        </w:rPr>
      </w:pPr>
      <w:r>
        <w:rPr>
          <w:rFonts w:hint="eastAsia"/>
        </w:rPr>
        <w:t>●</w:t>
      </w:r>
      <w:r>
        <w:rPr>
          <w:rFonts w:hint="default"/>
          <w:lang w:val="en-US"/>
        </w:rPr>
        <w:t xml:space="preserve"> </w:t>
      </w:r>
      <w:r>
        <w:rPr>
          <w:rFonts w:hint="default"/>
        </w:rPr>
        <w:t>校验对应蓝字发票税收优惠类标签明细，当“冬奥会退税标签”为“已用于冬奥会退税”时。</w:t>
      </w:r>
    </w:p>
    <w:p w14:paraId="455B1F23">
      <w:pPr>
        <w:pStyle w:val="7"/>
        <w:bidi w:val="0"/>
        <w:rPr>
          <w:rFonts w:hint="default"/>
        </w:rPr>
      </w:pPr>
      <w:bookmarkStart w:id="169" w:name="_Toc19794"/>
      <w:r>
        <w:rPr>
          <w:rFonts w:hint="default"/>
        </w:rPr>
        <w:t>3.2.3录入、校验成品油红字确认单信息</w:t>
      </w:r>
      <w:bookmarkEnd w:id="169"/>
    </w:p>
    <w:p w14:paraId="7F016A9A">
      <w:pPr>
        <w:pStyle w:val="5"/>
        <w:bidi w:val="0"/>
        <w:rPr>
          <w:rFonts w:hint="default"/>
        </w:rPr>
      </w:pPr>
      <w:r>
        <w:rPr>
          <w:rFonts w:hint="default"/>
        </w:rPr>
        <w:t>依据开票能力成品油红字确认单要求，录入成品油红字确认单信息，并依据成品油红字确认单申请规则对发票信息进行业务逻辑校验，主要包括合规性校验、数值校验。</w:t>
      </w:r>
    </w:p>
    <w:p w14:paraId="221CE129">
      <w:pPr>
        <w:pStyle w:val="26"/>
        <w:bidi w:val="0"/>
        <w:rPr>
          <w:rFonts w:hint="default"/>
        </w:rPr>
      </w:pPr>
      <w:r>
        <w:drawing>
          <wp:inline distT="0" distB="0" distL="114300" distR="114300">
            <wp:extent cx="2800350" cy="3657600"/>
            <wp:effectExtent l="0" t="0" r="6350" b="0"/>
            <wp:docPr id="84" name="图片 62"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2" descr="录入红字确认单"/>
                    <pic:cNvPicPr>
                      <a:picLocks noChangeAspect="1"/>
                    </pic:cNvPicPr>
                  </pic:nvPicPr>
                  <pic:blipFill>
                    <a:blip r:embed="rId36"/>
                    <a:stretch>
                      <a:fillRect/>
                    </a:stretch>
                  </pic:blipFill>
                  <pic:spPr>
                    <a:xfrm>
                      <a:off x="0" y="0"/>
                      <a:ext cx="2800350" cy="3657600"/>
                    </a:xfrm>
                    <a:prstGeom prst="rect">
                      <a:avLst/>
                    </a:prstGeom>
                    <a:noFill/>
                    <a:ln>
                      <a:noFill/>
                    </a:ln>
                  </pic:spPr>
                </pic:pic>
              </a:graphicData>
            </a:graphic>
          </wp:inline>
        </w:drawing>
      </w:r>
    </w:p>
    <w:p w14:paraId="090B851E">
      <w:pPr>
        <w:pStyle w:val="8"/>
        <w:bidi w:val="0"/>
        <w:rPr>
          <w:rFonts w:hint="default"/>
        </w:rPr>
      </w:pPr>
      <w:r>
        <w:rPr>
          <w:rFonts w:hint="default"/>
        </w:rPr>
        <w:t>3.2.3.1合规性校验</w:t>
      </w:r>
    </w:p>
    <w:p w14:paraId="7364B35D">
      <w:pPr>
        <w:pStyle w:val="5"/>
        <w:bidi w:val="0"/>
        <w:rPr>
          <w:rFonts w:hint="default"/>
        </w:rPr>
      </w:pPr>
      <w:r>
        <w:rPr>
          <w:rFonts w:hint="default"/>
        </w:rPr>
        <w:t>合规性校验主要对输入参数的类型、长度、是否必填、码值进行校验（具体校验值说明详见《成品油红字确认单申请》接口）。以下任意一项不满足要求时，阻断发票开具。校验规则如下：</w:t>
      </w:r>
    </w:p>
    <w:p w14:paraId="463E598F">
      <w:pPr>
        <w:pStyle w:val="5"/>
        <w:bidi w:val="0"/>
        <w:rPr>
          <w:rFonts w:hint="default"/>
        </w:rPr>
      </w:pPr>
      <w:r>
        <w:rPr>
          <w:rFonts w:hint="eastAsia"/>
        </w:rPr>
        <w:t>●</w:t>
      </w:r>
      <w:r>
        <w:rPr>
          <w:rFonts w:hint="default"/>
          <w:lang w:val="en-US"/>
        </w:rPr>
        <w:t xml:space="preserve"> </w:t>
      </w:r>
      <w:r>
        <w:rPr>
          <w:rFonts w:hint="default"/>
        </w:rPr>
        <w:t>录入方身份，必填，取值范围为“0”、“1”。</w:t>
      </w:r>
    </w:p>
    <w:p w14:paraId="0AAD088D">
      <w:pPr>
        <w:pStyle w:val="5"/>
        <w:bidi w:val="0"/>
        <w:rPr>
          <w:rFonts w:hint="default"/>
        </w:rPr>
      </w:pPr>
      <w:r>
        <w:rPr>
          <w:rFonts w:hint="eastAsia"/>
        </w:rPr>
        <w:t>●</w:t>
      </w:r>
      <w:r>
        <w:rPr>
          <w:rFonts w:hint="default"/>
          <w:lang w:val="en-US"/>
        </w:rPr>
        <w:t xml:space="preserve"> </w:t>
      </w:r>
      <w:r>
        <w:rPr>
          <w:rFonts w:hint="default"/>
        </w:rPr>
        <w:t>销售方纳税人识别号，必填，最大长度2</w:t>
      </w:r>
      <w:r>
        <w:rPr>
          <w:rFonts w:hint="default"/>
          <w:lang w:val="en-US" w:eastAsia="zh-CN"/>
        </w:rPr>
        <w:t>0</w:t>
      </w:r>
      <w:r>
        <w:rPr>
          <w:rFonts w:hint="default"/>
        </w:rPr>
        <w:t>位，由数字和大写字母组成。</w:t>
      </w:r>
    </w:p>
    <w:p w14:paraId="023BE5F8">
      <w:pPr>
        <w:pStyle w:val="5"/>
        <w:bidi w:val="0"/>
        <w:rPr>
          <w:rFonts w:hint="default"/>
        </w:rPr>
      </w:pPr>
      <w:r>
        <w:rPr>
          <w:rFonts w:hint="eastAsia"/>
        </w:rPr>
        <w:t>●</w:t>
      </w:r>
      <w:r>
        <w:rPr>
          <w:rFonts w:hint="default"/>
          <w:lang w:val="en-US"/>
        </w:rPr>
        <w:t xml:space="preserve"> </w:t>
      </w:r>
      <w:r>
        <w:rPr>
          <w:rFonts w:hint="default"/>
        </w:rPr>
        <w:t>销售方名称，必填，最大长度300位。</w:t>
      </w:r>
    </w:p>
    <w:p w14:paraId="7C00AB4F">
      <w:pPr>
        <w:pStyle w:val="5"/>
        <w:bidi w:val="0"/>
        <w:rPr>
          <w:rFonts w:hint="default"/>
        </w:rPr>
      </w:pPr>
      <w:r>
        <w:rPr>
          <w:rFonts w:hint="eastAsia"/>
        </w:rPr>
        <w:t>●</w:t>
      </w:r>
      <w:r>
        <w:rPr>
          <w:rFonts w:hint="default"/>
          <w:lang w:val="en-US"/>
        </w:rPr>
        <w:t xml:space="preserve"> </w:t>
      </w:r>
      <w:r>
        <w:rPr>
          <w:rFonts w:hint="default"/>
        </w:rPr>
        <w:t>购买方纳税人识别号，选填，最大长度</w:t>
      </w:r>
      <w:r>
        <w:rPr>
          <w:rFonts w:hint="default"/>
        </w:rPr>
        <w:tab/>
      </w:r>
      <w:r>
        <w:rPr>
          <w:rFonts w:hint="default"/>
        </w:rPr>
        <w:t>2</w:t>
      </w:r>
      <w:r>
        <w:rPr>
          <w:rFonts w:hint="default"/>
          <w:lang w:val="en-US" w:eastAsia="zh-CN"/>
        </w:rPr>
        <w:t>0</w:t>
      </w:r>
      <w:r>
        <w:rPr>
          <w:rFonts w:hint="default"/>
        </w:rPr>
        <w:t>位。</w:t>
      </w:r>
    </w:p>
    <w:p w14:paraId="15245AF6">
      <w:pPr>
        <w:pStyle w:val="5"/>
        <w:bidi w:val="0"/>
        <w:rPr>
          <w:rFonts w:hint="default"/>
        </w:rPr>
      </w:pPr>
      <w:r>
        <w:rPr>
          <w:rFonts w:hint="eastAsia"/>
        </w:rPr>
        <w:t>●</w:t>
      </w:r>
      <w:r>
        <w:rPr>
          <w:rFonts w:hint="default"/>
          <w:lang w:val="en-US"/>
        </w:rPr>
        <w:t xml:space="preserve"> </w:t>
      </w:r>
      <w:r>
        <w:rPr>
          <w:rFonts w:hint="default"/>
        </w:rPr>
        <w:t>购买方名称，必填，最大长度300位。</w:t>
      </w:r>
    </w:p>
    <w:p w14:paraId="24EA6934">
      <w:pPr>
        <w:pStyle w:val="5"/>
        <w:bidi w:val="0"/>
        <w:rPr>
          <w:rFonts w:hint="default"/>
        </w:rPr>
      </w:pPr>
      <w:r>
        <w:rPr>
          <w:rFonts w:hint="eastAsia"/>
        </w:rPr>
        <w:t>●</w:t>
      </w:r>
      <w:r>
        <w:rPr>
          <w:rFonts w:hint="default"/>
          <w:lang w:val="en-US"/>
        </w:rPr>
        <w:t xml:space="preserve"> </w:t>
      </w:r>
      <w:r>
        <w:rPr>
          <w:rFonts w:hint="default"/>
        </w:rPr>
        <w:t>蓝字发票代码，选填，最大长度12位。</w:t>
      </w:r>
    </w:p>
    <w:p w14:paraId="4351D4DE">
      <w:pPr>
        <w:pStyle w:val="5"/>
        <w:bidi w:val="0"/>
        <w:rPr>
          <w:rFonts w:hint="default"/>
        </w:rPr>
      </w:pPr>
      <w:r>
        <w:rPr>
          <w:rFonts w:hint="eastAsia"/>
        </w:rPr>
        <w:t>●</w:t>
      </w:r>
      <w:r>
        <w:rPr>
          <w:rFonts w:hint="default"/>
          <w:lang w:val="en-US"/>
        </w:rPr>
        <w:t xml:space="preserve"> </w:t>
      </w:r>
      <w:r>
        <w:rPr>
          <w:rFonts w:hint="default"/>
        </w:rPr>
        <w:t>蓝字发票号码，必填，最大长度20位。</w:t>
      </w:r>
    </w:p>
    <w:p w14:paraId="356AD962">
      <w:pPr>
        <w:pStyle w:val="5"/>
        <w:bidi w:val="0"/>
        <w:rPr>
          <w:rFonts w:hint="default"/>
        </w:rPr>
      </w:pPr>
      <w:r>
        <w:rPr>
          <w:rFonts w:hint="eastAsia"/>
        </w:rPr>
        <w:t>●</w:t>
      </w:r>
      <w:r>
        <w:rPr>
          <w:rFonts w:hint="default"/>
          <w:lang w:val="en-US"/>
        </w:rPr>
        <w:t xml:space="preserve"> </w:t>
      </w:r>
      <w:r>
        <w:rPr>
          <w:rFonts w:hint="default"/>
        </w:rPr>
        <w:t>是否纸质发票标志，必填，取值范围为“Y”、“N”。</w:t>
      </w:r>
    </w:p>
    <w:p w14:paraId="06B37B7B">
      <w:pPr>
        <w:pStyle w:val="5"/>
        <w:bidi w:val="0"/>
        <w:rPr>
          <w:rFonts w:hint="default"/>
        </w:rPr>
      </w:pPr>
      <w:r>
        <w:rPr>
          <w:rFonts w:hint="eastAsia"/>
        </w:rPr>
        <w:t>●</w:t>
      </w:r>
      <w:r>
        <w:rPr>
          <w:rFonts w:hint="default"/>
          <w:lang w:val="en-US"/>
        </w:rPr>
        <w:t xml:space="preserve"> </w:t>
      </w:r>
      <w:r>
        <w:rPr>
          <w:rFonts w:hint="default"/>
        </w:rPr>
        <w:t>蓝字发票开票日期，必填，格式为yyyy-MM-dd HH:mm:ss。</w:t>
      </w:r>
    </w:p>
    <w:p w14:paraId="0F7CA0B7">
      <w:pPr>
        <w:pStyle w:val="5"/>
        <w:bidi w:val="0"/>
        <w:rPr>
          <w:rFonts w:hint="default"/>
        </w:rPr>
      </w:pPr>
      <w:r>
        <w:rPr>
          <w:rFonts w:hint="eastAsia"/>
        </w:rPr>
        <w:t>●</w:t>
      </w:r>
      <w:r>
        <w:rPr>
          <w:rFonts w:hint="default"/>
          <w:lang w:val="en-US"/>
        </w:rPr>
        <w:t xml:space="preserve"> </w:t>
      </w:r>
      <w:r>
        <w:rPr>
          <w:rFonts w:hint="default"/>
        </w:rPr>
        <w:t>蓝字发票合计金额，必填，最大长度18位，最多2位小数。</w:t>
      </w:r>
    </w:p>
    <w:p w14:paraId="61634883">
      <w:pPr>
        <w:pStyle w:val="5"/>
        <w:bidi w:val="0"/>
        <w:rPr>
          <w:rFonts w:hint="default"/>
        </w:rPr>
      </w:pPr>
      <w:r>
        <w:rPr>
          <w:rFonts w:hint="eastAsia"/>
        </w:rPr>
        <w:t>●</w:t>
      </w:r>
      <w:r>
        <w:rPr>
          <w:rFonts w:hint="default"/>
          <w:lang w:val="en-US"/>
        </w:rPr>
        <w:t xml:space="preserve"> </w:t>
      </w:r>
      <w:r>
        <w:rPr>
          <w:rFonts w:hint="default"/>
        </w:rPr>
        <w:t>蓝字发票合计税额，必填，最大长度18位，最多2位小数。</w:t>
      </w:r>
    </w:p>
    <w:p w14:paraId="0D1E0A0E">
      <w:pPr>
        <w:pStyle w:val="5"/>
        <w:bidi w:val="0"/>
        <w:rPr>
          <w:rFonts w:hint="default"/>
        </w:rPr>
      </w:pPr>
      <w:r>
        <w:rPr>
          <w:rFonts w:hint="eastAsia"/>
        </w:rPr>
        <w:t>●</w:t>
      </w:r>
      <w:r>
        <w:rPr>
          <w:rFonts w:hint="default"/>
          <w:lang w:val="en-US"/>
        </w:rPr>
        <w:t xml:space="preserve"> </w:t>
      </w:r>
      <w:r>
        <w:rPr>
          <w:rFonts w:hint="default"/>
        </w:rPr>
        <w:t>蓝字发票发票票种代码，必填，取值范围为“01”、“02”、“03”、“04”。</w:t>
      </w:r>
    </w:p>
    <w:p w14:paraId="4D0EEA42">
      <w:pPr>
        <w:pStyle w:val="5"/>
        <w:bidi w:val="0"/>
        <w:rPr>
          <w:rFonts w:hint="default"/>
        </w:rPr>
      </w:pPr>
      <w:r>
        <w:rPr>
          <w:rFonts w:hint="eastAsia"/>
        </w:rPr>
        <w:t>●</w:t>
      </w:r>
      <w:r>
        <w:rPr>
          <w:rFonts w:hint="default"/>
          <w:lang w:val="en-US"/>
        </w:rPr>
        <w:t xml:space="preserve"> </w:t>
      </w:r>
      <w:r>
        <w:rPr>
          <w:rFonts w:hint="default"/>
        </w:rPr>
        <w:t>蓝字发票特定要素类型代码，</w:t>
      </w:r>
      <w:r>
        <w:rPr>
          <w:rFonts w:hint="default"/>
          <w:lang w:val="en-US" w:eastAsia="zh-CN"/>
        </w:rPr>
        <w:t>必</w:t>
      </w:r>
      <w:r>
        <w:rPr>
          <w:rFonts w:hint="default"/>
        </w:rPr>
        <w:t>填，取值范围为“01”。</w:t>
      </w:r>
    </w:p>
    <w:p w14:paraId="5A2625CA">
      <w:pPr>
        <w:pStyle w:val="5"/>
        <w:bidi w:val="0"/>
        <w:rPr>
          <w:rFonts w:hint="default"/>
        </w:rPr>
      </w:pPr>
      <w:r>
        <w:rPr>
          <w:rFonts w:hint="eastAsia"/>
        </w:rPr>
        <w:t>●</w:t>
      </w:r>
      <w:r>
        <w:rPr>
          <w:rFonts w:hint="default"/>
          <w:lang w:val="en-US"/>
        </w:rPr>
        <w:t xml:space="preserve"> </w:t>
      </w:r>
      <w:r>
        <w:rPr>
          <w:rFonts w:hint="default"/>
        </w:rPr>
        <w:t>红字冲销金额，必填，最大长度18位，最多2位小数。</w:t>
      </w:r>
    </w:p>
    <w:p w14:paraId="2D68832F">
      <w:pPr>
        <w:pStyle w:val="5"/>
        <w:bidi w:val="0"/>
        <w:rPr>
          <w:rFonts w:hint="default"/>
        </w:rPr>
      </w:pPr>
      <w:r>
        <w:rPr>
          <w:rFonts w:hint="eastAsia"/>
        </w:rPr>
        <w:t>●</w:t>
      </w:r>
      <w:r>
        <w:rPr>
          <w:rFonts w:hint="default"/>
          <w:lang w:val="en-US"/>
        </w:rPr>
        <w:t xml:space="preserve"> </w:t>
      </w:r>
      <w:r>
        <w:rPr>
          <w:rFonts w:hint="default"/>
        </w:rPr>
        <w:t>红字冲销税额，必填，最大长度18位，最多2位小数。</w:t>
      </w:r>
    </w:p>
    <w:p w14:paraId="3A8EAA60">
      <w:pPr>
        <w:pStyle w:val="5"/>
        <w:bidi w:val="0"/>
        <w:rPr>
          <w:rFonts w:hint="default"/>
        </w:rPr>
      </w:pPr>
      <w:r>
        <w:rPr>
          <w:rFonts w:hint="eastAsia"/>
        </w:rPr>
        <w:t>●</w:t>
      </w:r>
      <w:r>
        <w:rPr>
          <w:rFonts w:hint="default"/>
          <w:lang w:val="en-US"/>
        </w:rPr>
        <w:t xml:space="preserve"> </w:t>
      </w:r>
      <w:r>
        <w:rPr>
          <w:rFonts w:hint="default"/>
        </w:rPr>
        <w:t>红字发票冲红原因代码，必填，取值范围为“01”、“02”、“03”、“04”。</w:t>
      </w:r>
    </w:p>
    <w:p w14:paraId="240FB426">
      <w:pPr>
        <w:pStyle w:val="5"/>
        <w:bidi w:val="0"/>
        <w:rPr>
          <w:rFonts w:hint="default"/>
        </w:rPr>
      </w:pPr>
      <w:r>
        <w:rPr>
          <w:rFonts w:hint="eastAsia"/>
        </w:rPr>
        <w:t>●</w:t>
      </w:r>
      <w:r>
        <w:rPr>
          <w:rFonts w:hint="default"/>
          <w:lang w:val="en-US"/>
        </w:rPr>
        <w:t xml:space="preserve"> </w:t>
      </w:r>
      <w:r>
        <w:rPr>
          <w:rFonts w:hint="default"/>
        </w:rPr>
        <w:t>序号，必填，最大长度</w:t>
      </w:r>
      <w:r>
        <w:rPr>
          <w:rFonts w:hint="default"/>
        </w:rPr>
        <w:tab/>
      </w:r>
      <w:r>
        <w:rPr>
          <w:rFonts w:hint="default"/>
        </w:rPr>
        <w:t>8位，从1开始。</w:t>
      </w:r>
    </w:p>
    <w:p w14:paraId="7271C265">
      <w:pPr>
        <w:pStyle w:val="5"/>
        <w:bidi w:val="0"/>
        <w:rPr>
          <w:rFonts w:hint="default"/>
        </w:rPr>
      </w:pPr>
      <w:r>
        <w:rPr>
          <w:rFonts w:hint="eastAsia"/>
        </w:rPr>
        <w:t>●</w:t>
      </w:r>
      <w:r>
        <w:rPr>
          <w:rFonts w:hint="default"/>
          <w:lang w:val="en-US"/>
        </w:rPr>
        <w:t xml:space="preserve"> </w:t>
      </w:r>
      <w:r>
        <w:rPr>
          <w:rFonts w:hint="default"/>
        </w:rPr>
        <w:t>蓝字发票明细序号，必填，最大长度8位。</w:t>
      </w:r>
    </w:p>
    <w:p w14:paraId="02ECCD8E">
      <w:pPr>
        <w:pStyle w:val="5"/>
        <w:bidi w:val="0"/>
        <w:rPr>
          <w:rFonts w:hint="default"/>
        </w:rPr>
      </w:pPr>
      <w:r>
        <w:rPr>
          <w:rFonts w:hint="eastAsia"/>
        </w:rPr>
        <w:t>●</w:t>
      </w:r>
      <w:r>
        <w:rPr>
          <w:rFonts w:hint="default"/>
          <w:lang w:val="en-US"/>
        </w:rPr>
        <w:t xml:space="preserve"> </w:t>
      </w:r>
      <w:r>
        <w:rPr>
          <w:rFonts w:hint="default"/>
        </w:rPr>
        <w:t>商品和服务税收分类合并编码，必填，最大长度19位。必须在商品编码信息中存在。</w:t>
      </w:r>
    </w:p>
    <w:p w14:paraId="2BA91928">
      <w:pPr>
        <w:pStyle w:val="5"/>
        <w:bidi w:val="0"/>
        <w:rPr>
          <w:rFonts w:hint="default"/>
        </w:rPr>
      </w:pPr>
      <w:r>
        <w:rPr>
          <w:rFonts w:hint="eastAsia"/>
        </w:rPr>
        <w:t>●</w:t>
      </w:r>
      <w:r>
        <w:rPr>
          <w:rFonts w:hint="default"/>
          <w:lang w:val="en-US"/>
        </w:rPr>
        <w:t xml:space="preserve"> </w:t>
      </w:r>
      <w:r>
        <w:rPr>
          <w:rFonts w:hint="default"/>
        </w:rPr>
        <w:t>货物或应税劳务、服务名称，必填，最大长度300位。</w:t>
      </w:r>
    </w:p>
    <w:p w14:paraId="69085AD4">
      <w:pPr>
        <w:pStyle w:val="5"/>
        <w:bidi w:val="0"/>
        <w:rPr>
          <w:rFonts w:hint="default"/>
        </w:rPr>
      </w:pPr>
      <w:r>
        <w:rPr>
          <w:rFonts w:hint="eastAsia"/>
        </w:rPr>
        <w:t>●</w:t>
      </w:r>
      <w:r>
        <w:rPr>
          <w:rFonts w:hint="default"/>
          <w:lang w:val="en-US"/>
        </w:rPr>
        <w:t xml:space="preserve"> </w:t>
      </w:r>
      <w:r>
        <w:rPr>
          <w:rFonts w:hint="default"/>
        </w:rPr>
        <w:t>商品服务简称，必填，最大长度120位。</w:t>
      </w:r>
    </w:p>
    <w:p w14:paraId="14E73A9F">
      <w:pPr>
        <w:pStyle w:val="5"/>
        <w:bidi w:val="0"/>
        <w:rPr>
          <w:rFonts w:hint="default"/>
        </w:rPr>
      </w:pPr>
      <w:r>
        <w:rPr>
          <w:rFonts w:hint="eastAsia"/>
        </w:rPr>
        <w:t>●</w:t>
      </w:r>
      <w:r>
        <w:rPr>
          <w:rFonts w:hint="default"/>
          <w:lang w:val="en-US"/>
        </w:rPr>
        <w:t xml:space="preserve"> </w:t>
      </w:r>
      <w:r>
        <w:rPr>
          <w:rFonts w:hint="default"/>
        </w:rPr>
        <w:t>项目名称，必填，最大长度600位。</w:t>
      </w:r>
    </w:p>
    <w:p w14:paraId="5CDAD338">
      <w:pPr>
        <w:pStyle w:val="5"/>
        <w:bidi w:val="0"/>
        <w:rPr>
          <w:rFonts w:hint="default"/>
        </w:rPr>
      </w:pPr>
      <w:r>
        <w:rPr>
          <w:rFonts w:hint="eastAsia"/>
        </w:rPr>
        <w:t>●</w:t>
      </w:r>
      <w:r>
        <w:rPr>
          <w:rFonts w:hint="default"/>
          <w:lang w:val="en-US"/>
        </w:rPr>
        <w:t xml:space="preserve"> </w:t>
      </w:r>
      <w:r>
        <w:rPr>
          <w:rFonts w:hint="default"/>
        </w:rPr>
        <w:t>规格型号，选填，最大长度150位。</w:t>
      </w:r>
    </w:p>
    <w:p w14:paraId="414BF32B">
      <w:pPr>
        <w:pStyle w:val="5"/>
        <w:bidi w:val="0"/>
        <w:rPr>
          <w:rFonts w:hint="default"/>
        </w:rPr>
      </w:pPr>
      <w:r>
        <w:rPr>
          <w:rFonts w:hint="eastAsia"/>
        </w:rPr>
        <w:t>●</w:t>
      </w:r>
      <w:r>
        <w:rPr>
          <w:rFonts w:hint="default"/>
          <w:lang w:val="en-US"/>
        </w:rPr>
        <w:t xml:space="preserve"> </w:t>
      </w:r>
      <w:r>
        <w:rPr>
          <w:rFonts w:hint="default"/>
        </w:rPr>
        <w:t>单位，</w:t>
      </w:r>
      <w:bookmarkStart w:id="170" w:name="OLE_LINK11"/>
      <w:r>
        <w:rPr>
          <w:rFonts w:hint="default"/>
        </w:rPr>
        <w:t>必填，最大长度300位，只能是“吨”“升”两个选项，不允许修改和自定义</w:t>
      </w:r>
      <w:bookmarkEnd w:id="170"/>
      <w:r>
        <w:rPr>
          <w:rFonts w:hint="default"/>
        </w:rPr>
        <w:t>。</w:t>
      </w:r>
    </w:p>
    <w:p w14:paraId="12B2C9EF">
      <w:pPr>
        <w:pStyle w:val="5"/>
        <w:bidi w:val="0"/>
        <w:rPr>
          <w:rFonts w:hint="default"/>
        </w:rPr>
      </w:pPr>
      <w:r>
        <w:rPr>
          <w:rFonts w:hint="eastAsia"/>
        </w:rPr>
        <w:t>●</w:t>
      </w:r>
      <w:r>
        <w:rPr>
          <w:rFonts w:hint="default"/>
          <w:lang w:val="en-US"/>
        </w:rPr>
        <w:t xml:space="preserve"> </w:t>
      </w:r>
      <w:r>
        <w:rPr>
          <w:rFonts w:hint="default"/>
        </w:rPr>
        <w:t>数量，选填，最大长度25位，如“单价”栏次非空，则本栏次必须非空。</w:t>
      </w:r>
    </w:p>
    <w:p w14:paraId="192FC290">
      <w:pPr>
        <w:pStyle w:val="5"/>
        <w:bidi w:val="0"/>
        <w:rPr>
          <w:rFonts w:hint="default"/>
        </w:rPr>
      </w:pPr>
      <w:r>
        <w:rPr>
          <w:rFonts w:hint="eastAsia"/>
        </w:rPr>
        <w:t>●</w:t>
      </w:r>
      <w:r>
        <w:rPr>
          <w:rFonts w:hint="default"/>
          <w:lang w:val="en-US"/>
        </w:rPr>
        <w:t xml:space="preserve"> </w:t>
      </w:r>
      <w:r>
        <w:rPr>
          <w:rFonts w:hint="default"/>
        </w:rPr>
        <w:t>单价，选填，最大长度25位，如“数量”栏次非空，则本栏次必须非空。</w:t>
      </w:r>
    </w:p>
    <w:p w14:paraId="16FFB858">
      <w:pPr>
        <w:pStyle w:val="5"/>
        <w:bidi w:val="0"/>
        <w:rPr>
          <w:rFonts w:hint="default"/>
        </w:rPr>
      </w:pPr>
      <w:r>
        <w:rPr>
          <w:rFonts w:hint="eastAsia"/>
        </w:rPr>
        <w:t>●</w:t>
      </w:r>
      <w:r>
        <w:rPr>
          <w:rFonts w:hint="default"/>
          <w:lang w:val="en-US"/>
        </w:rPr>
        <w:t xml:space="preserve"> </w:t>
      </w:r>
      <w:r>
        <w:rPr>
          <w:rFonts w:hint="default"/>
        </w:rPr>
        <w:t>金额，必填，最大长度18位，最多2位小数。</w:t>
      </w:r>
    </w:p>
    <w:p w14:paraId="3B6DA201">
      <w:pPr>
        <w:pStyle w:val="5"/>
        <w:bidi w:val="0"/>
        <w:rPr>
          <w:rFonts w:hint="default"/>
        </w:rPr>
      </w:pPr>
      <w:r>
        <w:rPr>
          <w:rFonts w:hint="eastAsia"/>
        </w:rPr>
        <w:t>●</w:t>
      </w:r>
      <w:r>
        <w:rPr>
          <w:rFonts w:hint="default"/>
          <w:lang w:val="en-US"/>
        </w:rPr>
        <w:t xml:space="preserve"> </w:t>
      </w:r>
      <w:r>
        <w:rPr>
          <w:rFonts w:hint="default"/>
        </w:rPr>
        <w:t>税率，必填，最大长度16位，最多6位小数。必须在可用税率信息中存在。</w:t>
      </w:r>
    </w:p>
    <w:p w14:paraId="7D9669A4">
      <w:pPr>
        <w:pStyle w:val="5"/>
        <w:bidi w:val="0"/>
        <w:rPr>
          <w:rFonts w:hint="default"/>
        </w:rPr>
      </w:pPr>
      <w:r>
        <w:rPr>
          <w:rFonts w:hint="eastAsia"/>
        </w:rPr>
        <w:t>●</w:t>
      </w:r>
      <w:r>
        <w:rPr>
          <w:rFonts w:hint="default"/>
          <w:lang w:val="en-US"/>
        </w:rPr>
        <w:t xml:space="preserve"> </w:t>
      </w:r>
      <w:r>
        <w:rPr>
          <w:rFonts w:hint="default"/>
        </w:rPr>
        <w:t>税额，必填，最大长度18位，最多2位小数。</w:t>
      </w:r>
    </w:p>
    <w:p w14:paraId="7E876C09">
      <w:pPr>
        <w:pStyle w:val="8"/>
        <w:bidi w:val="0"/>
        <w:rPr>
          <w:rFonts w:hint="default"/>
        </w:rPr>
      </w:pPr>
      <w:r>
        <w:rPr>
          <w:rFonts w:hint="default"/>
        </w:rPr>
        <w:t>3.2.3.2数据校验</w:t>
      </w:r>
    </w:p>
    <w:p w14:paraId="3FE57AED">
      <w:pPr>
        <w:pStyle w:val="5"/>
        <w:bidi w:val="0"/>
      </w:pPr>
      <w:r>
        <w:rPr>
          <w:rFonts w:hint="eastAsia"/>
        </w:rPr>
        <w:t>●</w:t>
      </w:r>
      <w:r>
        <w:rPr>
          <w:rFonts w:hint="default"/>
          <w:lang w:val="en-US"/>
        </w:rPr>
        <w:t xml:space="preserve"> </w:t>
      </w:r>
      <w:r>
        <w:t>含税金额=税额+金额，不能有误差。</w:t>
      </w:r>
    </w:p>
    <w:p w14:paraId="4D12A91E">
      <w:pPr>
        <w:pStyle w:val="5"/>
        <w:bidi w:val="0"/>
      </w:pPr>
      <w:r>
        <w:rPr>
          <w:rFonts w:hint="eastAsia"/>
        </w:rPr>
        <w:t>●</w:t>
      </w:r>
      <w:r>
        <w:rPr>
          <w:rFonts w:hint="default"/>
          <w:lang w:val="en-US"/>
        </w:rPr>
        <w:t xml:space="preserve"> </w:t>
      </w:r>
      <w:r>
        <w:t>红票开具金额&lt;= 对应蓝字发票开具金额。</w:t>
      </w:r>
    </w:p>
    <w:p w14:paraId="207AEB2D">
      <w:pPr>
        <w:pStyle w:val="8"/>
        <w:bidi w:val="0"/>
        <w:rPr>
          <w:rFonts w:hint="default"/>
        </w:rPr>
      </w:pPr>
      <w:r>
        <w:rPr>
          <w:rFonts w:hint="default"/>
        </w:rPr>
        <w:t>3.2.3.3业务逻辑校验</w:t>
      </w:r>
    </w:p>
    <w:p w14:paraId="0BA247AE">
      <w:pPr>
        <w:pStyle w:val="5"/>
        <w:bidi w:val="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30A85C7">
      <w:pPr>
        <w:pStyle w:val="5"/>
        <w:bidi w:val="0"/>
        <w:rPr>
          <w:rFonts w:hint="default"/>
        </w:rPr>
      </w:pPr>
      <w:r>
        <w:rPr>
          <w:rFonts w:hint="eastAsia"/>
        </w:rPr>
        <w:t>●</w:t>
      </w:r>
      <w:r>
        <w:rPr>
          <w:rFonts w:hint="default"/>
          <w:lang w:val="en-US"/>
        </w:rPr>
        <w:t xml:space="preserve"> </w:t>
      </w:r>
      <w:r>
        <w:rPr>
          <w:rFonts w:hint="default"/>
        </w:rPr>
        <w:t>对应成品油蓝字发票带折扣行时，将折扣金额、税额分摊反映在对应的项目名称行上，再和红字发票进行比对。</w:t>
      </w:r>
    </w:p>
    <w:p w14:paraId="3B9FEDF7">
      <w:pPr>
        <w:pStyle w:val="5"/>
        <w:bidi w:val="0"/>
        <w:rPr>
          <w:rFonts w:hint="default"/>
        </w:rPr>
      </w:pPr>
      <w:r>
        <w:rPr>
          <w:rFonts w:hint="eastAsia"/>
        </w:rPr>
        <w:t>●</w:t>
      </w:r>
      <w:r>
        <w:rPr>
          <w:rFonts w:hint="default"/>
          <w:lang w:val="en-US"/>
        </w:rPr>
        <w:t xml:space="preserve"> </w:t>
      </w:r>
      <w:r>
        <w:rPr>
          <w:rFonts w:hint="default"/>
        </w:rPr>
        <w:t>蓝字增值税专用发票只能用增值税专用发票冲红；蓝字普通发票只能用普通发票进行冲红。</w:t>
      </w:r>
    </w:p>
    <w:p w14:paraId="7B85D4FC">
      <w:pPr>
        <w:pStyle w:val="5"/>
        <w:bidi w:val="0"/>
        <w:rPr>
          <w:rFonts w:hint="default"/>
        </w:rPr>
      </w:pPr>
      <w:r>
        <w:rPr>
          <w:rFonts w:hint="eastAsia"/>
        </w:rPr>
        <w:t>●</w:t>
      </w:r>
      <w:r>
        <w:rPr>
          <w:rFonts w:hint="default"/>
          <w:lang w:val="en-US"/>
        </w:rPr>
        <w:t xml:space="preserve"> </w:t>
      </w:r>
      <w:r>
        <w:rPr>
          <w:rFonts w:hint="default"/>
        </w:rPr>
        <w:t>对应成品油蓝字发票开具过红字发票时，系统对冲红的“对应蓝字发票明细序号”行累计数量、累计金额和累计税额进行监控。当累计开具红字发票的数量以及负数金额或者税额绝对值之和超过原成品油蓝字发票时，不允许其继续开具红字发票。</w:t>
      </w:r>
    </w:p>
    <w:p w14:paraId="10AE0DEC">
      <w:pPr>
        <w:pStyle w:val="5"/>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735F9B84">
      <w:pPr>
        <w:pStyle w:val="5"/>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25AB80C2">
      <w:pPr>
        <w:pStyle w:val="5"/>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4ED1DA44">
      <w:pPr>
        <w:pStyle w:val="5"/>
        <w:bidi w:val="0"/>
        <w:rPr>
          <w:rFonts w:hint="default"/>
        </w:rPr>
      </w:pPr>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w:t>
      </w:r>
      <w:r>
        <w:rPr>
          <w:rFonts w:hint="default"/>
        </w:rPr>
        <w:t>明细单价、金额、数量必须和蓝字发票保持一致。</w:t>
      </w:r>
    </w:p>
    <w:p w14:paraId="4FA201D9">
      <w:pPr>
        <w:pStyle w:val="5"/>
        <w:bidi w:val="0"/>
        <w:rPr>
          <w:rFonts w:hint="default"/>
        </w:rPr>
      </w:pPr>
      <w:r>
        <w:rPr>
          <w:rFonts w:hint="eastAsia"/>
        </w:rPr>
        <w:t>●</w:t>
      </w:r>
      <w:r>
        <w:rPr>
          <w:rFonts w:hint="default"/>
          <w:lang w:val="en-US"/>
        </w:rPr>
        <w:t xml:space="preserve"> </w:t>
      </w:r>
      <w:r>
        <w:rPr>
          <w:rFonts w:hint="default"/>
        </w:rPr>
        <w:t>“红冲原因”为“销货退回”时，只允许修改数量，不允许修改单价。</w:t>
      </w:r>
    </w:p>
    <w:p w14:paraId="64B0FD77">
      <w:pPr>
        <w:pStyle w:val="5"/>
        <w:bidi w:val="0"/>
        <w:rPr>
          <w:rFonts w:hint="default"/>
        </w:rPr>
      </w:pPr>
      <w:r>
        <w:rPr>
          <w:rFonts w:hint="eastAsia"/>
        </w:rPr>
        <w:t>●</w:t>
      </w:r>
      <w:r>
        <w:rPr>
          <w:rFonts w:hint="default"/>
          <w:lang w:val="en-US"/>
        </w:rPr>
        <w:t xml:space="preserve"> </w:t>
      </w:r>
      <w:r>
        <w:rPr>
          <w:rFonts w:hint="default"/>
        </w:rPr>
        <w:t>“红冲原因”为“服务终止”时，允许修改总金额和数量，不允许修改单价。</w:t>
      </w:r>
    </w:p>
    <w:p w14:paraId="18C92B84">
      <w:pPr>
        <w:pStyle w:val="5"/>
        <w:bidi w:val="0"/>
        <w:rPr>
          <w:rFonts w:hint="default"/>
        </w:rPr>
      </w:pPr>
      <w:r>
        <w:rPr>
          <w:rFonts w:hint="eastAsia"/>
        </w:rPr>
        <w:t>●</w:t>
      </w:r>
      <w:r>
        <w:rPr>
          <w:rFonts w:hint="default"/>
          <w:lang w:val="en-US"/>
        </w:rPr>
        <w:t xml:space="preserve"> </w:t>
      </w:r>
      <w:r>
        <w:rPr>
          <w:rFonts w:hint="default"/>
        </w:rPr>
        <w:t>“红冲原因”为“销售折让”时，单价和数量</w:t>
      </w:r>
      <w:r>
        <w:rPr>
          <w:rFonts w:hint="default"/>
          <w:lang w:val="en-US" w:eastAsia="zh-CN"/>
        </w:rPr>
        <w:t>必须为空</w:t>
      </w:r>
      <w:r>
        <w:rPr>
          <w:rFonts w:hint="default"/>
        </w:rPr>
        <w:t>。</w:t>
      </w:r>
    </w:p>
    <w:p w14:paraId="689BAF32">
      <w:pPr>
        <w:pStyle w:val="5"/>
        <w:bidi w:val="0"/>
        <w:rPr>
          <w:rFonts w:hint="default"/>
        </w:rPr>
      </w:pPr>
      <w:r>
        <w:rPr>
          <w:rFonts w:hint="eastAsia"/>
        </w:rPr>
        <w:t>●</w:t>
      </w:r>
      <w:r>
        <w:rPr>
          <w:rFonts w:hint="default"/>
          <w:lang w:val="en-US"/>
        </w:rPr>
        <w:t xml:space="preserve"> </w:t>
      </w:r>
      <w:r>
        <w:rPr>
          <w:rFonts w:hint="default"/>
        </w:rPr>
        <w:t>商品服务编码为以</w:t>
      </w:r>
      <w:r>
        <w:rPr>
          <w:rFonts w:hint="eastAsia"/>
          <w:lang w:eastAsia="zh-CN"/>
        </w:rPr>
        <w:t>（1）</w:t>
      </w:r>
      <w:r>
        <w:rPr>
          <w:rFonts w:hint="default"/>
        </w:rPr>
        <w:t>2开头的冲红原因不允许选择“服务中止”，商品服务编码为以3开头的冲红原因不允许选择“销售退回”，兼营销售则不对红字原因进行控制。</w:t>
      </w:r>
    </w:p>
    <w:p w14:paraId="61A869D9">
      <w:pPr>
        <w:pStyle w:val="5"/>
        <w:bidi w:val="0"/>
        <w:rPr>
          <w:rFonts w:hint="default"/>
        </w:rPr>
      </w:pPr>
      <w:r>
        <w:rPr>
          <w:rFonts w:hint="eastAsia"/>
        </w:rPr>
        <w:t>●</w:t>
      </w:r>
      <w:r>
        <w:rPr>
          <w:rFonts w:hint="default"/>
          <w:lang w:val="en-US"/>
        </w:rPr>
        <w:t xml:space="preserve"> </w:t>
      </w:r>
      <w:r>
        <w:rPr>
          <w:rFonts w:hint="default"/>
        </w:rPr>
        <w:t>对于税控发票，申请红字确认单时，</w:t>
      </w:r>
      <w:r>
        <w:rPr>
          <w:rFonts w:hint="default"/>
          <w:lang w:val="en-US" w:eastAsia="zh-CN"/>
        </w:rPr>
        <w:t>如果税控蓝票项目名称为*A*B，红字确认单项目名称</w:t>
      </w:r>
      <w:r>
        <w:rPr>
          <w:rFonts w:hint="default"/>
        </w:rPr>
        <w:t>字段填写税控蓝字发票</w:t>
      </w:r>
      <w:r>
        <w:rPr>
          <w:rFonts w:hint="default"/>
          <w:lang w:val="en-US" w:eastAsia="zh-CN"/>
        </w:rPr>
        <w:t>项目名称</w:t>
      </w:r>
      <w:r>
        <w:rPr>
          <w:rFonts w:hint="default"/>
        </w:rPr>
        <w:t>第二个*号之后的内容</w:t>
      </w:r>
      <w:r>
        <w:rPr>
          <w:rFonts w:hint="default"/>
          <w:lang w:eastAsia="zh-CN"/>
        </w:rPr>
        <w:t>，</w:t>
      </w:r>
      <w:r>
        <w:rPr>
          <w:rFonts w:hint="default"/>
          <w:lang w:val="en-US" w:eastAsia="zh-CN"/>
        </w:rPr>
        <w:t>即B。</w:t>
      </w:r>
    </w:p>
    <w:p w14:paraId="1B136E9E">
      <w:pPr>
        <w:pStyle w:val="5"/>
        <w:bidi w:val="0"/>
        <w:rPr>
          <w:rFonts w:hint="default"/>
          <w:lang w:val="en-US" w:eastAsia="zh-CN"/>
        </w:rPr>
      </w:pPr>
      <w:bookmarkStart w:id="171" w:name="OLE_LINK26"/>
      <w:r>
        <w:rPr>
          <w:rFonts w:hint="eastAsia"/>
        </w:rPr>
        <w:t>●</w:t>
      </w:r>
      <w:r>
        <w:rPr>
          <w:rFonts w:hint="default"/>
          <w:lang w:val="en-US"/>
        </w:rPr>
        <w:t xml:space="preserve"> </w:t>
      </w:r>
      <w:r>
        <w:rPr>
          <w:rFonts w:hint="eastAsia"/>
          <w:lang w:val="en-US" w:eastAsia="zh-CN"/>
        </w:rPr>
        <w:t>红冲差额征税蓝票时，必须全额红冲。</w:t>
      </w:r>
    </w:p>
    <w:bookmarkEnd w:id="171"/>
    <w:p w14:paraId="79F7DA8C">
      <w:pPr>
        <w:pStyle w:val="7"/>
        <w:bidi w:val="0"/>
        <w:rPr>
          <w:rFonts w:hint="default"/>
        </w:rPr>
      </w:pPr>
      <w:bookmarkStart w:id="172" w:name="_Toc31745"/>
      <w:r>
        <w:rPr>
          <w:rFonts w:hint="default"/>
        </w:rPr>
        <w:t>3.2.4红字确认单申请</w:t>
      </w:r>
      <w:bookmarkEnd w:id="172"/>
    </w:p>
    <w:p w14:paraId="73E19035">
      <w:pPr>
        <w:pStyle w:val="5"/>
        <w:bidi w:val="0"/>
        <w:rPr>
          <w:rFonts w:hint="default"/>
        </w:rPr>
      </w:pPr>
      <w:r>
        <w:rPr>
          <w:rFonts w:hint="default"/>
        </w:rPr>
        <w:t>成品油红字确认单录入校验通过后，首先在本地保存成品油红字确认单申请信息，调用税务局端《成品油红字确认单申请》接口将预申请成品油红字确认单上传至税务局端，如果返回成功则表明预申请成品油红字确认单上传成功。</w:t>
      </w:r>
    </w:p>
    <w:p w14:paraId="43AD10EC">
      <w:pPr>
        <w:pStyle w:val="26"/>
        <w:bidi w:val="0"/>
        <w:rPr>
          <w:rFonts w:hint="default"/>
        </w:rPr>
      </w:pPr>
      <w:r>
        <w:drawing>
          <wp:inline distT="0" distB="0" distL="114300" distR="114300">
            <wp:extent cx="2743200" cy="2641600"/>
            <wp:effectExtent l="0" t="0" r="0" b="0"/>
            <wp:docPr id="85" name="图片 63"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3" descr="申请红字确认单"/>
                    <pic:cNvPicPr>
                      <a:picLocks noChangeAspect="1"/>
                    </pic:cNvPicPr>
                  </pic:nvPicPr>
                  <pic:blipFill>
                    <a:blip r:embed="rId37"/>
                    <a:stretch>
                      <a:fillRect/>
                    </a:stretch>
                  </pic:blipFill>
                  <pic:spPr>
                    <a:xfrm>
                      <a:off x="0" y="0"/>
                      <a:ext cx="2743200" cy="2641600"/>
                    </a:xfrm>
                    <a:prstGeom prst="rect">
                      <a:avLst/>
                    </a:prstGeom>
                    <a:noFill/>
                    <a:ln>
                      <a:noFill/>
                    </a:ln>
                  </pic:spPr>
                </pic:pic>
              </a:graphicData>
            </a:graphic>
          </wp:inline>
        </w:drawing>
      </w:r>
    </w:p>
    <w:p w14:paraId="6D167E43">
      <w:pPr>
        <w:pStyle w:val="8"/>
        <w:bidi w:val="0"/>
        <w:rPr>
          <w:rFonts w:hint="default"/>
        </w:rPr>
      </w:pPr>
      <w:r>
        <w:rPr>
          <w:rFonts w:hint="default"/>
        </w:rPr>
        <w:t>3.2.4.1判断逻辑</w:t>
      </w:r>
    </w:p>
    <w:p w14:paraId="5F50BC11">
      <w:pPr>
        <w:pStyle w:val="5"/>
        <w:bidi w:val="0"/>
        <w:rPr>
          <w:rFonts w:hint="default"/>
        </w:rPr>
      </w:pPr>
      <w:r>
        <w:rPr>
          <w:rFonts w:hint="default"/>
        </w:rPr>
        <w:t>调用《成品油红字确认单申请》接口申请成品油红字确认单，当接口调用时发生以下任意情形，</w:t>
      </w:r>
      <w:r>
        <w:rPr>
          <w:rFonts w:hint="default"/>
          <w:lang w:val="en-US" w:eastAsia="zh-CN"/>
        </w:rPr>
        <w:t>调用失败</w:t>
      </w:r>
      <w:r>
        <w:rPr>
          <w:rFonts w:hint="default"/>
        </w:rPr>
        <w:t>。</w:t>
      </w:r>
    </w:p>
    <w:p w14:paraId="11CA95B1">
      <w:pPr>
        <w:pStyle w:val="5"/>
        <w:bidi w:val="0"/>
      </w:pPr>
      <w:r>
        <w:rPr>
          <w:rFonts w:hint="eastAsia"/>
        </w:rPr>
        <w:t>●</w:t>
      </w:r>
      <w:r>
        <w:rPr>
          <w:rFonts w:hint="default"/>
          <w:lang w:val="en-US"/>
        </w:rPr>
        <w:t xml:space="preserve"> </w:t>
      </w:r>
      <w:r>
        <w:t>网络通信异常。</w:t>
      </w:r>
    </w:p>
    <w:p w14:paraId="04480684">
      <w:pPr>
        <w:pStyle w:val="5"/>
        <w:bidi w:val="0"/>
      </w:pPr>
      <w:r>
        <w:rPr>
          <w:rFonts w:hint="eastAsia"/>
        </w:rPr>
        <w:t>●</w:t>
      </w:r>
      <w:r>
        <w:rPr>
          <w:rFonts w:hint="default"/>
          <w:lang w:val="en-US"/>
        </w:rPr>
        <w:t xml:space="preserve"> </w:t>
      </w:r>
      <w:r>
        <w:t>返回报文存在error节点。</w:t>
      </w:r>
    </w:p>
    <w:p w14:paraId="1670F0C5">
      <w:pPr>
        <w:pStyle w:val="5"/>
        <w:bidi w:val="0"/>
      </w:pPr>
      <w:r>
        <w:rPr>
          <w:rFonts w:hint="eastAsia"/>
        </w:rPr>
        <w:t>●</w:t>
      </w:r>
      <w:r>
        <w:rPr>
          <w:rFonts w:hint="default"/>
          <w:lang w:val="en-US"/>
        </w:rPr>
        <w:t xml:space="preserve"> </w:t>
      </w:r>
      <w:r>
        <w:t>“返回码”不为“00”。</w:t>
      </w:r>
    </w:p>
    <w:p w14:paraId="4B61176B">
      <w:pPr>
        <w:pStyle w:val="4"/>
        <w:rPr>
          <w:rFonts w:hint="default" w:ascii="Times New Roman" w:hAnsi="Times New Roman" w:eastAsia="宋体" w:cs="Times New Roman"/>
        </w:rPr>
      </w:pPr>
      <w:bookmarkStart w:id="173" w:name="_Toc8191"/>
      <w:bookmarkStart w:id="174" w:name="_Toc9591"/>
      <w:r>
        <w:rPr>
          <w:rFonts w:hint="default" w:ascii="Times New Roman" w:hAnsi="Times New Roman" w:eastAsia="宋体" w:cs="Times New Roman"/>
        </w:rPr>
        <w:t>4</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成品油红字确认单确认</w:t>
      </w:r>
      <w:bookmarkEnd w:id="173"/>
      <w:bookmarkEnd w:id="174"/>
    </w:p>
    <w:p w14:paraId="317BB2E9">
      <w:pPr>
        <w:pStyle w:val="6"/>
        <w:bidi w:val="0"/>
        <w:rPr>
          <w:rFonts w:hint="default"/>
        </w:rPr>
      </w:pPr>
      <w:bookmarkStart w:id="175" w:name="_Toc2712"/>
      <w:r>
        <w:rPr>
          <w:rFonts w:hint="default"/>
        </w:rPr>
        <w:t>4.1全流程图</w:t>
      </w:r>
      <w:bookmarkEnd w:id="175"/>
    </w:p>
    <w:p w14:paraId="5C31F1DF">
      <w:pPr>
        <w:pStyle w:val="26"/>
        <w:bidi w:val="0"/>
        <w:rPr>
          <w:rFonts w:hint="default"/>
        </w:rPr>
      </w:pPr>
      <w:r>
        <w:drawing>
          <wp:inline distT="0" distB="0" distL="114300" distR="114300">
            <wp:extent cx="5269230" cy="5260975"/>
            <wp:effectExtent l="0" t="0" r="1270" b="9525"/>
            <wp:docPr id="86"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4" descr="全流程图"/>
                    <pic:cNvPicPr>
                      <a:picLocks noChangeAspect="1"/>
                    </pic:cNvPicPr>
                  </pic:nvPicPr>
                  <pic:blipFill>
                    <a:blip r:embed="rId38"/>
                    <a:stretch>
                      <a:fillRect/>
                    </a:stretch>
                  </pic:blipFill>
                  <pic:spPr>
                    <a:xfrm>
                      <a:off x="0" y="0"/>
                      <a:ext cx="5269230" cy="5260975"/>
                    </a:xfrm>
                    <a:prstGeom prst="rect">
                      <a:avLst/>
                    </a:prstGeom>
                    <a:noFill/>
                    <a:ln>
                      <a:noFill/>
                    </a:ln>
                  </pic:spPr>
                </pic:pic>
              </a:graphicData>
            </a:graphic>
          </wp:inline>
        </w:drawing>
      </w:r>
    </w:p>
    <w:p w14:paraId="395403A3">
      <w:pPr>
        <w:pStyle w:val="25"/>
        <w:bidi w:val="0"/>
        <w:rPr>
          <w:rFonts w:hint="default"/>
        </w:rPr>
      </w:pPr>
      <w:r>
        <w:rPr>
          <w:rFonts w:hint="default"/>
        </w:rPr>
        <w:t>业务流程图</w:t>
      </w:r>
    </w:p>
    <w:p w14:paraId="41BD5F75">
      <w:pPr>
        <w:pStyle w:val="26"/>
        <w:bidi w:val="0"/>
        <w:rPr>
          <w:rFonts w:hint="default"/>
        </w:rPr>
      </w:pPr>
      <w:r>
        <w:rPr>
          <w:rFonts w:hint="default"/>
        </w:rPr>
        <w:drawing>
          <wp:inline distT="0" distB="0" distL="114300" distR="114300">
            <wp:extent cx="5272405" cy="4841240"/>
            <wp:effectExtent l="0" t="0" r="0" b="0"/>
            <wp:docPr id="87" name="图片 85" descr="成品油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5" descr="成品油确认"/>
                    <pic:cNvPicPr>
                      <a:picLocks noChangeAspect="1"/>
                    </pic:cNvPicPr>
                  </pic:nvPicPr>
                  <pic:blipFill>
                    <a:blip r:embed="rId39"/>
                    <a:stretch>
                      <a:fillRect/>
                    </a:stretch>
                  </pic:blipFill>
                  <pic:spPr>
                    <a:xfrm>
                      <a:off x="0" y="0"/>
                      <a:ext cx="5272405" cy="4841240"/>
                    </a:xfrm>
                    <a:prstGeom prst="rect">
                      <a:avLst/>
                    </a:prstGeom>
                    <a:noFill/>
                    <a:ln>
                      <a:noFill/>
                    </a:ln>
                  </pic:spPr>
                </pic:pic>
              </a:graphicData>
            </a:graphic>
          </wp:inline>
        </w:drawing>
      </w:r>
    </w:p>
    <w:p w14:paraId="5B1D9139">
      <w:pPr>
        <w:pStyle w:val="25"/>
        <w:bidi w:val="0"/>
        <w:rPr>
          <w:rFonts w:hint="default"/>
        </w:rPr>
      </w:pPr>
      <w:r>
        <w:rPr>
          <w:rFonts w:hint="default"/>
        </w:rPr>
        <w:t>时序图</w:t>
      </w:r>
    </w:p>
    <w:p w14:paraId="637A9257">
      <w:pPr>
        <w:pStyle w:val="6"/>
        <w:bidi w:val="0"/>
        <w:rPr>
          <w:rFonts w:hint="default"/>
        </w:rPr>
      </w:pPr>
      <w:bookmarkStart w:id="176" w:name="_Toc21253"/>
      <w:r>
        <w:rPr>
          <w:rFonts w:hint="default"/>
        </w:rPr>
        <w:t>4.2.业务规则</w:t>
      </w:r>
      <w:bookmarkEnd w:id="176"/>
      <w:r>
        <w:rPr>
          <w:rFonts w:hint="default"/>
        </w:rPr>
        <w:t xml:space="preserve"> </w:t>
      </w:r>
    </w:p>
    <w:p w14:paraId="009E8C55">
      <w:pPr>
        <w:pStyle w:val="7"/>
        <w:bidi w:val="0"/>
        <w:rPr>
          <w:rFonts w:hint="default"/>
        </w:rPr>
      </w:pPr>
      <w:bookmarkStart w:id="177" w:name="_Toc32065"/>
      <w:r>
        <w:rPr>
          <w:rFonts w:hint="default"/>
        </w:rPr>
        <w:t>4.2.1判断纳税人确认资格</w:t>
      </w:r>
      <w:bookmarkEnd w:id="177"/>
    </w:p>
    <w:p w14:paraId="10A8A614">
      <w:pPr>
        <w:pStyle w:val="5"/>
        <w:bidi w:val="0"/>
        <w:rPr>
          <w:rFonts w:hint="default"/>
        </w:rPr>
      </w:pPr>
      <w:r>
        <w:rPr>
          <w:rFonts w:hint="default"/>
        </w:rPr>
        <w:t>校验纳税人是否具备成品油红字确认单确认资格，包括风险纳税人信息校验和纳税人资格校验。</w:t>
      </w:r>
    </w:p>
    <w:p w14:paraId="2DC9DAA4">
      <w:pPr>
        <w:pStyle w:val="26"/>
        <w:bidi w:val="0"/>
        <w:rPr>
          <w:rFonts w:hint="eastAsia"/>
          <w:lang w:eastAsia="zh-CN"/>
        </w:rPr>
      </w:pPr>
      <w:r>
        <w:rPr>
          <w:rFonts w:hint="eastAsia"/>
          <w:lang w:eastAsia="zh-CN"/>
        </w:rPr>
        <w:drawing>
          <wp:inline distT="0" distB="0" distL="114300" distR="114300">
            <wp:extent cx="2686050" cy="5099050"/>
            <wp:effectExtent l="0" t="0" r="6350" b="6350"/>
            <wp:docPr id="88" name="图片 245"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45" descr="判断纳税人资格"/>
                    <pic:cNvPicPr>
                      <a:picLocks noChangeAspect="1"/>
                    </pic:cNvPicPr>
                  </pic:nvPicPr>
                  <pic:blipFill>
                    <a:blip r:embed="rId40"/>
                    <a:stretch>
                      <a:fillRect/>
                    </a:stretch>
                  </pic:blipFill>
                  <pic:spPr>
                    <a:xfrm>
                      <a:off x="0" y="0"/>
                      <a:ext cx="2686050" cy="5099050"/>
                    </a:xfrm>
                    <a:prstGeom prst="rect">
                      <a:avLst/>
                    </a:prstGeom>
                    <a:noFill/>
                    <a:ln>
                      <a:noFill/>
                    </a:ln>
                  </pic:spPr>
                </pic:pic>
              </a:graphicData>
            </a:graphic>
          </wp:inline>
        </w:drawing>
      </w:r>
    </w:p>
    <w:p w14:paraId="16C42874">
      <w:pPr>
        <w:pStyle w:val="5"/>
        <w:bidi w:val="0"/>
        <w:rPr>
          <w:rFonts w:hint="default"/>
        </w:rPr>
      </w:pPr>
      <w:r>
        <w:rPr>
          <w:rFonts w:hint="default"/>
        </w:rPr>
        <w:t>查询本地保存的纳税人风险信息，校验纳税人是否为风险纳税人，禁止风险等级高的纳税人确认红字确认单。</w:t>
      </w:r>
    </w:p>
    <w:p w14:paraId="56627836">
      <w:pPr>
        <w:pStyle w:val="5"/>
        <w:bidi w:val="0"/>
        <w:rPr>
          <w:rFonts w:hint="default"/>
        </w:rPr>
      </w:pPr>
      <w:r>
        <w:rPr>
          <w:rFonts w:hint="default"/>
        </w:rPr>
        <w:t>查询本地保存的纳税人基本信息，判断纳税人是否具备确认红字确认单的资格。</w:t>
      </w:r>
    </w:p>
    <w:p w14:paraId="25BB40D0">
      <w:pPr>
        <w:pStyle w:val="8"/>
        <w:bidi w:val="0"/>
        <w:rPr>
          <w:rFonts w:hint="default"/>
        </w:rPr>
      </w:pPr>
      <w:r>
        <w:rPr>
          <w:rFonts w:hint="default"/>
        </w:rPr>
        <w:t>4.2.1.1判断逻辑</w:t>
      </w:r>
    </w:p>
    <w:p w14:paraId="57B1A7A1">
      <w:pPr>
        <w:pStyle w:val="5"/>
        <w:bidi w:val="0"/>
        <w:rPr>
          <w:rFonts w:hint="default"/>
        </w:rPr>
      </w:pPr>
      <w:r>
        <w:rPr>
          <w:rFonts w:hint="default"/>
        </w:rPr>
        <w:t>根据查询的纳税人风险信息进行校验，当满足以下任意条件时禁止确认红字确认单。</w:t>
      </w:r>
    </w:p>
    <w:p w14:paraId="10E8ADEA">
      <w:pPr>
        <w:pStyle w:val="5"/>
        <w:bidi w:val="0"/>
      </w:pPr>
      <w:r>
        <w:rPr>
          <w:rFonts w:hint="eastAsia"/>
        </w:rPr>
        <w:t>●</w:t>
      </w:r>
      <w:r>
        <w:rPr>
          <w:rFonts w:hint="default"/>
          <w:lang w:val="en-US"/>
        </w:rPr>
        <w:t xml:space="preserve"> </w:t>
      </w:r>
      <w:r>
        <w:t>未查询到纳税人风险信息，本地无纳税人风险信息</w:t>
      </w:r>
    </w:p>
    <w:p w14:paraId="2D285607">
      <w:pPr>
        <w:pStyle w:val="5"/>
        <w:bidi w:val="0"/>
      </w:pPr>
      <w:r>
        <w:rPr>
          <w:rFonts w:hint="eastAsia"/>
        </w:rPr>
        <w:t>●</w:t>
      </w:r>
      <w:r>
        <w:rPr>
          <w:rFonts w:hint="default"/>
          <w:lang w:val="en-US"/>
        </w:rPr>
        <w:t xml:space="preserve"> </w:t>
      </w:r>
      <w:r>
        <w:t>纳税人风险信息中“风险纳税人类型”为“Ⅰ类（高风险）”。</w:t>
      </w:r>
    </w:p>
    <w:p w14:paraId="18EB995F">
      <w:pPr>
        <w:pStyle w:val="5"/>
        <w:bidi w:val="0"/>
      </w:pPr>
      <w:r>
        <w:rPr>
          <w:rFonts w:hint="eastAsia"/>
        </w:rPr>
        <w:t>●</w:t>
      </w:r>
      <w:r>
        <w:rPr>
          <w:rFonts w:hint="default"/>
          <w:lang w:val="en-US"/>
        </w:rPr>
        <w:t xml:space="preserve"> </w:t>
      </w:r>
      <w:r>
        <w:t>纳税人风险信息中“纳税人预警级别”为“红色预警”。</w:t>
      </w:r>
    </w:p>
    <w:p w14:paraId="779B27C3">
      <w:pPr>
        <w:pStyle w:val="5"/>
        <w:bidi w:val="0"/>
      </w:pPr>
      <w:r>
        <w:rPr>
          <w:rFonts w:hint="eastAsia"/>
        </w:rPr>
        <w:t>●</w:t>
      </w:r>
      <w:r>
        <w:rPr>
          <w:rFonts w:hint="default"/>
          <w:lang w:val="en-US"/>
        </w:rPr>
        <w:t xml:space="preserve"> </w:t>
      </w:r>
      <w:r>
        <w:t>纳税人风险信息中“风险纳税人标志”为“Y（风险纳税人）”。</w:t>
      </w:r>
    </w:p>
    <w:p w14:paraId="3E4B56D2">
      <w:pPr>
        <w:pStyle w:val="5"/>
        <w:bidi w:val="0"/>
        <w:rPr>
          <w:rFonts w:hint="default"/>
        </w:rPr>
      </w:pPr>
      <w:r>
        <w:rPr>
          <w:rFonts w:hint="default"/>
        </w:rPr>
        <w:t>根据查询的纳税人基本信息进行校验，当发生以下任意条件时禁止开具成品油蓝字发票。</w:t>
      </w:r>
    </w:p>
    <w:p w14:paraId="3253C807">
      <w:pPr>
        <w:pStyle w:val="5"/>
        <w:bidi w:val="0"/>
      </w:pPr>
      <w:r>
        <w:rPr>
          <w:rFonts w:hint="eastAsia"/>
        </w:rPr>
        <w:t>●</w:t>
      </w:r>
      <w:r>
        <w:rPr>
          <w:rFonts w:hint="default"/>
          <w:lang w:val="en-US"/>
        </w:rPr>
        <w:t xml:space="preserve"> </w:t>
      </w:r>
      <w:r>
        <w:t>未查询到纳税人基本信息，本地无纳税人基本信息。</w:t>
      </w:r>
    </w:p>
    <w:p w14:paraId="36BE8BE0">
      <w:pPr>
        <w:pStyle w:val="5"/>
        <w:bidi w:val="0"/>
      </w:pPr>
      <w:r>
        <w:rPr>
          <w:rFonts w:hint="eastAsia"/>
        </w:rPr>
        <w:t>●</w:t>
      </w:r>
      <w:r>
        <w:rPr>
          <w:rFonts w:hint="default"/>
          <w:lang w:val="en-US"/>
        </w:rPr>
        <w:t xml:space="preserve"> </w:t>
      </w:r>
      <w:r>
        <w:t>纳税人信息中“纳税人状态”不是“03（正常）”、“09（报验）”中的任意一个。</w:t>
      </w:r>
    </w:p>
    <w:p w14:paraId="7511C6AF">
      <w:pPr>
        <w:pStyle w:val="7"/>
        <w:bidi w:val="0"/>
        <w:rPr>
          <w:rFonts w:hint="default"/>
        </w:rPr>
      </w:pPr>
      <w:bookmarkStart w:id="178" w:name="_Toc24434"/>
      <w:r>
        <w:rPr>
          <w:rFonts w:hint="default"/>
        </w:rPr>
        <w:t>4.2.2查询成品油红字确认单信息</w:t>
      </w:r>
      <w:bookmarkEnd w:id="178"/>
    </w:p>
    <w:p w14:paraId="0A9C4C25">
      <w:pPr>
        <w:pStyle w:val="5"/>
        <w:bidi w:val="0"/>
        <w:rPr>
          <w:rFonts w:hint="default"/>
        </w:rPr>
      </w:pPr>
      <w:r>
        <w:rPr>
          <w:rFonts w:hint="default"/>
        </w:rPr>
        <w:t>从本地查询成品油红字确认单信息，判断红字确认单是否可以确认。</w:t>
      </w:r>
    </w:p>
    <w:p w14:paraId="385E7338">
      <w:pPr>
        <w:pStyle w:val="26"/>
        <w:bidi w:val="0"/>
        <w:rPr>
          <w:rFonts w:hint="default"/>
        </w:rPr>
      </w:pPr>
      <w:r>
        <w:drawing>
          <wp:inline distT="0" distB="0" distL="114300" distR="114300">
            <wp:extent cx="2959100" cy="2921000"/>
            <wp:effectExtent l="0" t="0" r="0" b="0"/>
            <wp:docPr id="89" name="图片 174"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74" descr="查询红字确认单信息"/>
                    <pic:cNvPicPr>
                      <a:picLocks noChangeAspect="1"/>
                    </pic:cNvPicPr>
                  </pic:nvPicPr>
                  <pic:blipFill>
                    <a:blip r:embed="rId41"/>
                    <a:stretch>
                      <a:fillRect/>
                    </a:stretch>
                  </pic:blipFill>
                  <pic:spPr>
                    <a:xfrm>
                      <a:off x="0" y="0"/>
                      <a:ext cx="2959100" cy="2921000"/>
                    </a:xfrm>
                    <a:prstGeom prst="rect">
                      <a:avLst/>
                    </a:prstGeom>
                    <a:noFill/>
                    <a:ln>
                      <a:noFill/>
                    </a:ln>
                  </pic:spPr>
                </pic:pic>
              </a:graphicData>
            </a:graphic>
          </wp:inline>
        </w:drawing>
      </w:r>
    </w:p>
    <w:p w14:paraId="6301FF27">
      <w:pPr>
        <w:pStyle w:val="8"/>
        <w:bidi w:val="0"/>
        <w:rPr>
          <w:rFonts w:hint="default"/>
        </w:rPr>
      </w:pPr>
      <w:r>
        <w:rPr>
          <w:rFonts w:hint="default"/>
        </w:rPr>
        <w:t>4.2.2.1判断逻辑</w:t>
      </w:r>
    </w:p>
    <w:p w14:paraId="00D4CC90">
      <w:pPr>
        <w:pStyle w:val="5"/>
        <w:bidi w:val="0"/>
        <w:rPr>
          <w:rFonts w:hint="default"/>
        </w:rPr>
      </w:pPr>
      <w:r>
        <w:rPr>
          <w:rFonts w:hint="default"/>
        </w:rPr>
        <w:t>根据查询的成品油红字确认单信息进行校验，当满足以下任意条件时禁止确认成品油红字确认单。</w:t>
      </w:r>
    </w:p>
    <w:p w14:paraId="6F212433">
      <w:pPr>
        <w:pStyle w:val="5"/>
        <w:bidi w:val="0"/>
      </w:pPr>
      <w:r>
        <w:rPr>
          <w:rFonts w:hint="eastAsia"/>
        </w:rPr>
        <w:t>●</w:t>
      </w:r>
      <w:r>
        <w:rPr>
          <w:rFonts w:hint="default"/>
          <w:lang w:val="en-US"/>
        </w:rPr>
        <w:t xml:space="preserve"> </w:t>
      </w:r>
      <w:r>
        <w:t>查询红字确认单信息失败，本地无红字确认单信息。</w:t>
      </w:r>
    </w:p>
    <w:p w14:paraId="70A0471E">
      <w:pPr>
        <w:pStyle w:val="5"/>
        <w:bidi w:val="0"/>
      </w:pPr>
      <w:r>
        <w:rPr>
          <w:rFonts w:hint="eastAsia"/>
        </w:rPr>
        <w:t>●</w:t>
      </w:r>
      <w:r>
        <w:rPr>
          <w:rFonts w:hint="default"/>
          <w:lang w:val="en-US"/>
        </w:rPr>
        <w:t xml:space="preserve"> </w:t>
      </w:r>
      <w:r>
        <w:t>红字确认单状态非待确认状态。</w:t>
      </w:r>
    </w:p>
    <w:p w14:paraId="752726F7">
      <w:pPr>
        <w:pStyle w:val="7"/>
        <w:bidi w:val="0"/>
        <w:rPr>
          <w:rFonts w:hint="default"/>
        </w:rPr>
      </w:pPr>
      <w:bookmarkStart w:id="179" w:name="_Toc5093"/>
      <w:r>
        <w:rPr>
          <w:rFonts w:hint="default"/>
        </w:rPr>
        <w:t>4.2.3选择、确认成品油红字确认单</w:t>
      </w:r>
      <w:bookmarkEnd w:id="179"/>
    </w:p>
    <w:p w14:paraId="70D2DE9D">
      <w:pPr>
        <w:pStyle w:val="5"/>
        <w:bidi w:val="0"/>
        <w:rPr>
          <w:rFonts w:hint="default"/>
        </w:rPr>
      </w:pPr>
      <w:r>
        <w:rPr>
          <w:rFonts w:hint="default"/>
        </w:rPr>
        <w:t>从查询出的成品油红字确认单中选择需要确认的成品油红字确认单，并选择确认结果。</w:t>
      </w:r>
    </w:p>
    <w:p w14:paraId="1A1D1F4A">
      <w:pPr>
        <w:pStyle w:val="26"/>
        <w:bidi w:val="0"/>
        <w:rPr>
          <w:rFonts w:hint="default"/>
        </w:rPr>
      </w:pPr>
      <w:r>
        <w:drawing>
          <wp:inline distT="0" distB="0" distL="114300" distR="114300">
            <wp:extent cx="1035050" cy="2800350"/>
            <wp:effectExtent l="0" t="0" r="6350" b="6350"/>
            <wp:docPr id="90" name="图片 67"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7" descr="选择、确认红字确认单"/>
                    <pic:cNvPicPr>
                      <a:picLocks noChangeAspect="1"/>
                    </pic:cNvPicPr>
                  </pic:nvPicPr>
                  <pic:blipFill>
                    <a:blip r:embed="rId42"/>
                    <a:stretch>
                      <a:fillRect/>
                    </a:stretch>
                  </pic:blipFill>
                  <pic:spPr>
                    <a:xfrm>
                      <a:off x="0" y="0"/>
                      <a:ext cx="1035050" cy="2800350"/>
                    </a:xfrm>
                    <a:prstGeom prst="rect">
                      <a:avLst/>
                    </a:prstGeom>
                    <a:noFill/>
                    <a:ln>
                      <a:noFill/>
                    </a:ln>
                  </pic:spPr>
                </pic:pic>
              </a:graphicData>
            </a:graphic>
          </wp:inline>
        </w:drawing>
      </w:r>
    </w:p>
    <w:p w14:paraId="01BC8BEE">
      <w:pPr>
        <w:pStyle w:val="7"/>
        <w:bidi w:val="0"/>
        <w:rPr>
          <w:rFonts w:hint="default"/>
        </w:rPr>
      </w:pPr>
      <w:bookmarkStart w:id="180" w:name="_Toc11373"/>
      <w:r>
        <w:rPr>
          <w:rFonts w:hint="default"/>
        </w:rPr>
        <w:t>4.2.4上传成品油红字确认单确认信息</w:t>
      </w:r>
      <w:bookmarkEnd w:id="180"/>
    </w:p>
    <w:p w14:paraId="6FF8CB55">
      <w:pPr>
        <w:pStyle w:val="5"/>
        <w:bidi w:val="0"/>
        <w:rPr>
          <w:rFonts w:hint="default"/>
        </w:rPr>
      </w:pPr>
      <w:r>
        <w:rPr>
          <w:rFonts w:hint="default"/>
        </w:rPr>
        <w:t>调用《成品油红字确认单确认》接口向税务局端上传红字确认单确认结果，包括：同意、不同意和撤销，并更新成品油红字确认单确认信息上传结果。</w:t>
      </w:r>
    </w:p>
    <w:p w14:paraId="56AA06D1">
      <w:pPr>
        <w:pStyle w:val="26"/>
        <w:bidi w:val="0"/>
        <w:rPr>
          <w:rFonts w:hint="default"/>
        </w:rPr>
      </w:pPr>
      <w:r>
        <w:drawing>
          <wp:inline distT="0" distB="0" distL="114300" distR="114300">
            <wp:extent cx="2813050" cy="2482850"/>
            <wp:effectExtent l="0" t="0" r="6350" b="6350"/>
            <wp:docPr id="91" name="图片 68"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8" descr="上传红字确认单"/>
                    <pic:cNvPicPr>
                      <a:picLocks noChangeAspect="1"/>
                    </pic:cNvPicPr>
                  </pic:nvPicPr>
                  <pic:blipFill>
                    <a:blip r:embed="rId43"/>
                    <a:stretch>
                      <a:fillRect/>
                    </a:stretch>
                  </pic:blipFill>
                  <pic:spPr>
                    <a:xfrm>
                      <a:off x="0" y="0"/>
                      <a:ext cx="2813050" cy="2482850"/>
                    </a:xfrm>
                    <a:prstGeom prst="rect">
                      <a:avLst/>
                    </a:prstGeom>
                    <a:noFill/>
                    <a:ln>
                      <a:noFill/>
                    </a:ln>
                  </pic:spPr>
                </pic:pic>
              </a:graphicData>
            </a:graphic>
          </wp:inline>
        </w:drawing>
      </w:r>
    </w:p>
    <w:p w14:paraId="4C75E969">
      <w:pPr>
        <w:pStyle w:val="8"/>
        <w:bidi w:val="0"/>
        <w:rPr>
          <w:rFonts w:hint="default"/>
        </w:rPr>
      </w:pPr>
      <w:r>
        <w:rPr>
          <w:rFonts w:hint="default"/>
        </w:rPr>
        <w:t>4.2.4.1判断逻辑</w:t>
      </w:r>
    </w:p>
    <w:p w14:paraId="2F932A54">
      <w:pPr>
        <w:pStyle w:val="5"/>
        <w:bidi w:val="0"/>
        <w:rPr>
          <w:rFonts w:hint="default"/>
        </w:rPr>
      </w:pPr>
      <w:r>
        <w:rPr>
          <w:rFonts w:hint="default"/>
        </w:rPr>
        <w:t>调用《成品油红字确认单确认》接口上传已确认的成品油红字确认单信息，已确认的成品油红字确认单上传失败，当接口调用时发生以下任意情形，</w:t>
      </w:r>
      <w:r>
        <w:rPr>
          <w:rFonts w:hint="default"/>
          <w:lang w:val="en-US" w:eastAsia="zh-CN"/>
        </w:rPr>
        <w:t>调用失败</w:t>
      </w:r>
      <w:r>
        <w:rPr>
          <w:rFonts w:hint="default"/>
        </w:rPr>
        <w:t>。</w:t>
      </w:r>
    </w:p>
    <w:p w14:paraId="360B024E">
      <w:pPr>
        <w:pStyle w:val="5"/>
        <w:bidi w:val="0"/>
      </w:pPr>
      <w:r>
        <w:rPr>
          <w:rFonts w:hint="eastAsia"/>
        </w:rPr>
        <w:t>●</w:t>
      </w:r>
      <w:r>
        <w:rPr>
          <w:rFonts w:hint="default"/>
          <w:lang w:val="en-US"/>
        </w:rPr>
        <w:t xml:space="preserve"> </w:t>
      </w:r>
      <w:r>
        <w:t>网络通信异常。</w:t>
      </w:r>
    </w:p>
    <w:p w14:paraId="5D9BD7CD">
      <w:pPr>
        <w:pStyle w:val="5"/>
        <w:bidi w:val="0"/>
      </w:pPr>
      <w:r>
        <w:rPr>
          <w:rFonts w:hint="eastAsia"/>
        </w:rPr>
        <w:t>●</w:t>
      </w:r>
      <w:r>
        <w:rPr>
          <w:rFonts w:hint="default"/>
          <w:lang w:val="en-US"/>
        </w:rPr>
        <w:t xml:space="preserve"> </w:t>
      </w:r>
      <w:r>
        <w:t>返回报文存在error节点。</w:t>
      </w:r>
    </w:p>
    <w:p w14:paraId="49311E7A">
      <w:pPr>
        <w:pStyle w:val="5"/>
        <w:bidi w:val="0"/>
      </w:pPr>
      <w:r>
        <w:rPr>
          <w:rFonts w:hint="eastAsia"/>
        </w:rPr>
        <w:t>●</w:t>
      </w:r>
      <w:r>
        <w:rPr>
          <w:rFonts w:hint="default"/>
          <w:lang w:val="en-US"/>
        </w:rPr>
        <w:t xml:space="preserve"> </w:t>
      </w:r>
      <w:r>
        <w:t>“返回码”不为“00”。</w:t>
      </w:r>
    </w:p>
    <w:p w14:paraId="56FDC05F">
      <w:pPr>
        <w:pStyle w:val="4"/>
        <w:rPr>
          <w:rFonts w:hint="default" w:ascii="Times New Roman" w:hAnsi="Times New Roman" w:eastAsia="宋体" w:cs="Times New Roman"/>
        </w:rPr>
      </w:pPr>
      <w:bookmarkStart w:id="181" w:name="_Toc11362"/>
      <w:bookmarkStart w:id="182" w:name="_Toc3372"/>
      <w:r>
        <w:rPr>
          <w:rFonts w:hint="default" w:ascii="Times New Roman" w:hAnsi="Times New Roman" w:eastAsia="宋体" w:cs="Times New Roman"/>
        </w:rPr>
        <w:t>5</w:t>
      </w:r>
      <w:r>
        <w:rPr>
          <w:rFonts w:hint="eastAsia" w:ascii="Times New Roman" w:hAnsi="Times New Roman" w:eastAsia="宋体" w:cs="Times New Roman"/>
          <w:lang w:val="en-US" w:eastAsia="zh-CN"/>
        </w:rPr>
        <w:t>.</w:t>
      </w:r>
      <w:r>
        <w:rPr>
          <w:rFonts w:hint="default" w:ascii="Times New Roman" w:hAnsi="Times New Roman" w:eastAsia="宋体" w:cs="Times New Roman"/>
        </w:rPr>
        <w:t>成品油红字发票开具</w:t>
      </w:r>
      <w:bookmarkEnd w:id="181"/>
      <w:bookmarkEnd w:id="182"/>
    </w:p>
    <w:p w14:paraId="65BBE91B">
      <w:pPr>
        <w:pStyle w:val="6"/>
        <w:bidi w:val="0"/>
        <w:rPr>
          <w:rFonts w:hint="default"/>
        </w:rPr>
      </w:pPr>
      <w:bookmarkStart w:id="183" w:name="_Toc20044"/>
      <w:r>
        <w:rPr>
          <w:rFonts w:hint="default"/>
        </w:rPr>
        <w:t>5.1.全流程图</w:t>
      </w:r>
      <w:bookmarkEnd w:id="183"/>
    </w:p>
    <w:p w14:paraId="367FFF0B">
      <w:pPr>
        <w:pStyle w:val="26"/>
        <w:bidi w:val="0"/>
        <w:rPr>
          <w:rFonts w:hint="default"/>
        </w:rPr>
      </w:pPr>
      <w:r>
        <w:drawing>
          <wp:inline distT="0" distB="0" distL="114300" distR="114300">
            <wp:extent cx="5273675" cy="7479030"/>
            <wp:effectExtent l="0" t="0" r="9525" b="1270"/>
            <wp:docPr id="92"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9" descr="总流程图"/>
                    <pic:cNvPicPr>
                      <a:picLocks noChangeAspect="1"/>
                    </pic:cNvPicPr>
                  </pic:nvPicPr>
                  <pic:blipFill>
                    <a:blip r:embed="rId62"/>
                    <a:stretch>
                      <a:fillRect/>
                    </a:stretch>
                  </pic:blipFill>
                  <pic:spPr>
                    <a:xfrm>
                      <a:off x="0" y="0"/>
                      <a:ext cx="5273675" cy="7479030"/>
                    </a:xfrm>
                    <a:prstGeom prst="rect">
                      <a:avLst/>
                    </a:prstGeom>
                    <a:noFill/>
                    <a:ln>
                      <a:noFill/>
                    </a:ln>
                  </pic:spPr>
                </pic:pic>
              </a:graphicData>
            </a:graphic>
          </wp:inline>
        </w:drawing>
      </w:r>
    </w:p>
    <w:p w14:paraId="00298C44">
      <w:pPr>
        <w:pStyle w:val="25"/>
        <w:bidi w:val="0"/>
        <w:rPr>
          <w:rFonts w:hint="default"/>
        </w:rPr>
      </w:pPr>
      <w:r>
        <w:rPr>
          <w:rFonts w:hint="default"/>
        </w:rPr>
        <w:t>业务流程图</w:t>
      </w:r>
    </w:p>
    <w:p w14:paraId="50152A82">
      <w:pPr>
        <w:pStyle w:val="26"/>
        <w:bidi w:val="0"/>
        <w:rPr>
          <w:rFonts w:hint="default"/>
        </w:rPr>
      </w:pPr>
      <w:r>
        <w:rPr>
          <w:rFonts w:hint="default"/>
        </w:rPr>
        <w:drawing>
          <wp:inline distT="0" distB="0" distL="114300" distR="114300">
            <wp:extent cx="5186045" cy="7328535"/>
            <wp:effectExtent l="0" t="0" r="0" b="0"/>
            <wp:docPr id="93" name="图片 91"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1" descr="_备用全电红字发票开具0615 (1)"/>
                    <pic:cNvPicPr>
                      <a:picLocks noChangeAspect="1"/>
                    </pic:cNvPicPr>
                  </pic:nvPicPr>
                  <pic:blipFill>
                    <a:blip r:embed="rId63"/>
                    <a:stretch>
                      <a:fillRect/>
                    </a:stretch>
                  </pic:blipFill>
                  <pic:spPr>
                    <a:xfrm>
                      <a:off x="0" y="0"/>
                      <a:ext cx="5186045" cy="7328535"/>
                    </a:xfrm>
                    <a:prstGeom prst="rect">
                      <a:avLst/>
                    </a:prstGeom>
                    <a:noFill/>
                    <a:ln>
                      <a:noFill/>
                    </a:ln>
                  </pic:spPr>
                </pic:pic>
              </a:graphicData>
            </a:graphic>
          </wp:inline>
        </w:drawing>
      </w:r>
    </w:p>
    <w:p w14:paraId="4CC40C9D">
      <w:pPr>
        <w:pStyle w:val="25"/>
        <w:bidi w:val="0"/>
        <w:rPr>
          <w:rFonts w:hint="default"/>
        </w:rPr>
      </w:pPr>
      <w:r>
        <w:rPr>
          <w:rFonts w:hint="default"/>
        </w:rPr>
        <w:t>时序图</w:t>
      </w:r>
    </w:p>
    <w:p w14:paraId="74944B7E">
      <w:pPr>
        <w:pStyle w:val="6"/>
        <w:bidi w:val="0"/>
        <w:rPr>
          <w:rFonts w:hint="default"/>
        </w:rPr>
      </w:pPr>
      <w:bookmarkStart w:id="184" w:name="_Toc18402"/>
      <w:r>
        <w:rPr>
          <w:rFonts w:hint="default"/>
        </w:rPr>
        <w:t>5.2.业务规则</w:t>
      </w:r>
      <w:bookmarkEnd w:id="184"/>
    </w:p>
    <w:p w14:paraId="45C48F1C">
      <w:pPr>
        <w:pStyle w:val="7"/>
        <w:bidi w:val="0"/>
        <w:rPr>
          <w:rFonts w:hint="default"/>
        </w:rPr>
      </w:pPr>
      <w:bookmarkStart w:id="185" w:name="_Toc12052"/>
      <w:r>
        <w:rPr>
          <w:rFonts w:hint="default"/>
        </w:rPr>
        <w:t>5.2.1校验红字确认单信息</w:t>
      </w:r>
      <w:bookmarkEnd w:id="185"/>
    </w:p>
    <w:p w14:paraId="145735CF">
      <w:pPr>
        <w:pStyle w:val="5"/>
        <w:bidi w:val="0"/>
        <w:rPr>
          <w:rFonts w:hint="default"/>
        </w:rPr>
      </w:pPr>
      <w:r>
        <w:rPr>
          <w:rFonts w:hint="default"/>
        </w:rPr>
        <w:t xml:space="preserve">查询本地保存的红字确认单信息，判断是否存在红字确认单信息以及红字确认单状态是否正常。 </w:t>
      </w:r>
    </w:p>
    <w:p w14:paraId="7FC95807">
      <w:pPr>
        <w:pStyle w:val="26"/>
        <w:bidi w:val="0"/>
        <w:rPr>
          <w:rFonts w:hint="default"/>
        </w:rPr>
      </w:pPr>
      <w:r>
        <w:drawing>
          <wp:inline distT="0" distB="0" distL="114300" distR="114300">
            <wp:extent cx="2686050" cy="3498850"/>
            <wp:effectExtent l="0" t="0" r="6350" b="6350"/>
            <wp:docPr id="94" name="图片 70"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70" descr="校验红字确认单"/>
                    <pic:cNvPicPr>
                      <a:picLocks noChangeAspect="1"/>
                    </pic:cNvPicPr>
                  </pic:nvPicPr>
                  <pic:blipFill>
                    <a:blip r:embed="rId46"/>
                    <a:stretch>
                      <a:fillRect/>
                    </a:stretch>
                  </pic:blipFill>
                  <pic:spPr>
                    <a:xfrm>
                      <a:off x="0" y="0"/>
                      <a:ext cx="2686050" cy="3498850"/>
                    </a:xfrm>
                    <a:prstGeom prst="rect">
                      <a:avLst/>
                    </a:prstGeom>
                    <a:noFill/>
                    <a:ln>
                      <a:noFill/>
                    </a:ln>
                  </pic:spPr>
                </pic:pic>
              </a:graphicData>
            </a:graphic>
          </wp:inline>
        </w:drawing>
      </w:r>
    </w:p>
    <w:p w14:paraId="21EED265">
      <w:pPr>
        <w:pStyle w:val="5"/>
        <w:bidi w:val="0"/>
        <w:rPr>
          <w:rFonts w:hint="default"/>
        </w:rPr>
      </w:pPr>
      <w:r>
        <w:rPr>
          <w:rFonts w:hint="default"/>
        </w:rPr>
        <w:t>查询本地保存的红字确认单信息，校验红字确认单是否可用。</w:t>
      </w:r>
    </w:p>
    <w:p w14:paraId="064EBA79">
      <w:pPr>
        <w:pStyle w:val="8"/>
        <w:bidi w:val="0"/>
        <w:rPr>
          <w:rFonts w:hint="default"/>
        </w:rPr>
      </w:pPr>
      <w:r>
        <w:rPr>
          <w:rFonts w:hint="default"/>
        </w:rPr>
        <w:t>5.2.1.1判断逻辑</w:t>
      </w:r>
    </w:p>
    <w:p w14:paraId="5F53BBC4">
      <w:pPr>
        <w:pStyle w:val="5"/>
        <w:bidi w:val="0"/>
        <w:rPr>
          <w:rFonts w:hint="default"/>
        </w:rPr>
      </w:pPr>
      <w:r>
        <w:rPr>
          <w:rFonts w:hint="default"/>
        </w:rPr>
        <w:t>根据查询的红字确认单信息进行校验，当满足以下任意条件时禁止开具成品油红字发票。</w:t>
      </w:r>
    </w:p>
    <w:p w14:paraId="3534C90B">
      <w:pPr>
        <w:pStyle w:val="5"/>
        <w:bidi w:val="0"/>
      </w:pPr>
      <w:r>
        <w:rPr>
          <w:rFonts w:hint="eastAsia"/>
        </w:rPr>
        <w:t>●</w:t>
      </w:r>
      <w:r>
        <w:rPr>
          <w:rFonts w:hint="default"/>
          <w:lang w:val="en-US"/>
        </w:rPr>
        <w:t xml:space="preserve"> </w:t>
      </w:r>
      <w:r>
        <w:t>未查询到红字确认单信息，本地</w:t>
      </w:r>
      <w:r>
        <w:rPr>
          <w:rFonts w:hint="eastAsia"/>
          <w:lang w:val="en-US" w:eastAsia="zh-CN"/>
        </w:rPr>
        <w:t>无</w:t>
      </w:r>
      <w:r>
        <w:t>红字确认单信息。</w:t>
      </w:r>
    </w:p>
    <w:p w14:paraId="11DF2FA9">
      <w:pPr>
        <w:pStyle w:val="5"/>
        <w:bidi w:val="0"/>
      </w:pPr>
      <w:r>
        <w:rPr>
          <w:rFonts w:hint="eastAsia"/>
        </w:rPr>
        <w:t>●</w:t>
      </w:r>
      <w:r>
        <w:rPr>
          <w:rFonts w:hint="default"/>
          <w:lang w:val="en-US"/>
        </w:rPr>
        <w:t xml:space="preserve"> </w:t>
      </w:r>
      <w:r>
        <w:t>红字确认单信息状态不正确。</w:t>
      </w:r>
    </w:p>
    <w:p w14:paraId="11024063">
      <w:pPr>
        <w:pStyle w:val="7"/>
        <w:bidi w:val="0"/>
        <w:rPr>
          <w:rFonts w:hint="default"/>
        </w:rPr>
      </w:pPr>
      <w:bookmarkStart w:id="186" w:name="_Toc26574"/>
      <w:r>
        <w:rPr>
          <w:rFonts w:hint="default"/>
        </w:rPr>
        <w:t>5.2.2判断纳税人开票资格</w:t>
      </w:r>
      <w:bookmarkEnd w:id="186"/>
    </w:p>
    <w:p w14:paraId="59E1F54F">
      <w:pPr>
        <w:pStyle w:val="5"/>
        <w:bidi w:val="0"/>
        <w:rPr>
          <w:rFonts w:hint="default"/>
        </w:rPr>
      </w:pPr>
      <w:r>
        <w:rPr>
          <w:rFonts w:hint="default"/>
        </w:rPr>
        <w:t>校验纳税人是否具备成品油红字发票开票资格，包括风险纳税人信息校验和纳税人资格校验。</w:t>
      </w:r>
    </w:p>
    <w:p w14:paraId="7D348853">
      <w:pPr>
        <w:pStyle w:val="26"/>
        <w:bidi w:val="0"/>
        <w:rPr>
          <w:rFonts w:hint="default"/>
        </w:rPr>
      </w:pPr>
      <w:r>
        <w:drawing>
          <wp:inline distT="0" distB="0" distL="114300" distR="114300">
            <wp:extent cx="2711450" cy="5327650"/>
            <wp:effectExtent l="0" t="0" r="6350" b="6350"/>
            <wp:docPr id="95" name="图片 71"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1" descr="判断纳税人开票资格"/>
                    <pic:cNvPicPr>
                      <a:picLocks noChangeAspect="1"/>
                    </pic:cNvPicPr>
                  </pic:nvPicPr>
                  <pic:blipFill>
                    <a:blip r:embed="rId47"/>
                    <a:stretch>
                      <a:fillRect/>
                    </a:stretch>
                  </pic:blipFill>
                  <pic:spPr>
                    <a:xfrm>
                      <a:off x="0" y="0"/>
                      <a:ext cx="2711450" cy="5327650"/>
                    </a:xfrm>
                    <a:prstGeom prst="rect">
                      <a:avLst/>
                    </a:prstGeom>
                    <a:noFill/>
                    <a:ln>
                      <a:noFill/>
                    </a:ln>
                  </pic:spPr>
                </pic:pic>
              </a:graphicData>
            </a:graphic>
          </wp:inline>
        </w:drawing>
      </w:r>
    </w:p>
    <w:p w14:paraId="6B9069F1">
      <w:pPr>
        <w:pStyle w:val="5"/>
        <w:bidi w:val="0"/>
        <w:rPr>
          <w:rFonts w:hint="default"/>
        </w:rPr>
      </w:pPr>
      <w:r>
        <w:rPr>
          <w:rFonts w:hint="default"/>
        </w:rPr>
        <w:t>查询本地保存的纳税人风险信息，校验纳税人是否为风险纳税人，禁止风险等级高的纳税人开具发票。</w:t>
      </w:r>
    </w:p>
    <w:p w14:paraId="5898A570">
      <w:pPr>
        <w:pStyle w:val="5"/>
        <w:bidi w:val="0"/>
        <w:rPr>
          <w:rFonts w:hint="default"/>
        </w:rPr>
      </w:pPr>
      <w:r>
        <w:rPr>
          <w:rFonts w:hint="default"/>
        </w:rPr>
        <w:t>查询本地保存的纳税人基本信息，判断纳税人是否具备开具成品油红字发票资格。</w:t>
      </w:r>
    </w:p>
    <w:p w14:paraId="0F60B974">
      <w:pPr>
        <w:pStyle w:val="8"/>
        <w:bidi w:val="0"/>
        <w:rPr>
          <w:rFonts w:hint="default"/>
        </w:rPr>
      </w:pPr>
      <w:r>
        <w:rPr>
          <w:rFonts w:hint="default"/>
        </w:rPr>
        <w:t>5.2.2.1判断逻辑</w:t>
      </w:r>
    </w:p>
    <w:p w14:paraId="7FD8CF59">
      <w:pPr>
        <w:pStyle w:val="5"/>
        <w:bidi w:val="0"/>
        <w:rPr>
          <w:rFonts w:hint="default"/>
        </w:rPr>
      </w:pPr>
      <w:r>
        <w:rPr>
          <w:rFonts w:hint="default"/>
        </w:rPr>
        <w:t>根据查询的纳税人风险信息进行校验，当满足以下任意条件时禁止开具成品油红字发票。</w:t>
      </w:r>
    </w:p>
    <w:p w14:paraId="54C1E3A6">
      <w:pPr>
        <w:pStyle w:val="5"/>
        <w:bidi w:val="0"/>
      </w:pPr>
      <w:r>
        <w:rPr>
          <w:rFonts w:hint="eastAsia"/>
        </w:rPr>
        <w:t>●</w:t>
      </w:r>
      <w:r>
        <w:rPr>
          <w:rFonts w:hint="default"/>
          <w:lang w:val="en-US"/>
        </w:rPr>
        <w:t xml:space="preserve"> </w:t>
      </w:r>
      <w:r>
        <w:t>未查询到纳税人风险信息，本地无纳税人风险信息</w:t>
      </w:r>
    </w:p>
    <w:p w14:paraId="4D6ACD53">
      <w:pPr>
        <w:pStyle w:val="5"/>
        <w:bidi w:val="0"/>
      </w:pPr>
      <w:r>
        <w:rPr>
          <w:rFonts w:hint="eastAsia"/>
        </w:rPr>
        <w:t>●</w:t>
      </w:r>
      <w:r>
        <w:rPr>
          <w:rFonts w:hint="default"/>
          <w:lang w:val="en-US"/>
        </w:rPr>
        <w:t xml:space="preserve"> </w:t>
      </w:r>
      <w:r>
        <w:t>纳税人风险信息中“风险纳税人类型”为“Ⅰ类（高风险）”。</w:t>
      </w:r>
    </w:p>
    <w:p w14:paraId="35C976AA">
      <w:pPr>
        <w:pStyle w:val="5"/>
        <w:bidi w:val="0"/>
      </w:pPr>
      <w:r>
        <w:rPr>
          <w:rFonts w:hint="eastAsia"/>
        </w:rPr>
        <w:t>●</w:t>
      </w:r>
      <w:r>
        <w:rPr>
          <w:rFonts w:hint="default"/>
          <w:lang w:val="en-US"/>
        </w:rPr>
        <w:t xml:space="preserve"> </w:t>
      </w:r>
      <w:r>
        <w:t>纳税人风险信息中“纳税人预警级别”为“红色预警”。</w:t>
      </w:r>
    </w:p>
    <w:p w14:paraId="620D00A4">
      <w:pPr>
        <w:pStyle w:val="5"/>
        <w:bidi w:val="0"/>
      </w:pPr>
      <w:r>
        <w:rPr>
          <w:rFonts w:hint="eastAsia"/>
        </w:rPr>
        <w:t>●</w:t>
      </w:r>
      <w:r>
        <w:rPr>
          <w:rFonts w:hint="default"/>
          <w:lang w:val="en-US"/>
        </w:rPr>
        <w:t xml:space="preserve"> </w:t>
      </w:r>
      <w:r>
        <w:t>纳税人风险信息中“风险纳税人标志”为“Y（风险纳税人）”。</w:t>
      </w:r>
    </w:p>
    <w:p w14:paraId="4405678D">
      <w:pPr>
        <w:pStyle w:val="5"/>
        <w:bidi w:val="0"/>
        <w:rPr>
          <w:rFonts w:hint="default"/>
        </w:rPr>
      </w:pPr>
      <w:r>
        <w:rPr>
          <w:rFonts w:hint="default"/>
        </w:rPr>
        <w:t>根据查询的纳税人基本信息进行校验，当发生以下任意条件时禁止开具成品油红字发票。</w:t>
      </w:r>
    </w:p>
    <w:p w14:paraId="77A06352">
      <w:pPr>
        <w:pStyle w:val="5"/>
        <w:bidi w:val="0"/>
      </w:pPr>
      <w:bookmarkStart w:id="187" w:name="OLE_LINK39"/>
      <w:r>
        <w:rPr>
          <w:rFonts w:hint="eastAsia"/>
        </w:rPr>
        <w:t>●</w:t>
      </w:r>
      <w:r>
        <w:rPr>
          <w:rFonts w:hint="default"/>
          <w:lang w:val="en-US"/>
        </w:rPr>
        <w:t xml:space="preserve"> </w:t>
      </w:r>
      <w:r>
        <w:t>未查询到纳税人基本信息，本地无纳税人基本信息。</w:t>
      </w:r>
    </w:p>
    <w:p w14:paraId="726700C4">
      <w:pPr>
        <w:pStyle w:val="5"/>
        <w:bidi w:val="0"/>
      </w:pPr>
      <w:r>
        <w:rPr>
          <w:rFonts w:hint="eastAsia"/>
        </w:rPr>
        <w:t>●</w:t>
      </w:r>
      <w:r>
        <w:rPr>
          <w:rFonts w:hint="default"/>
          <w:lang w:val="en-US"/>
        </w:rPr>
        <w:t xml:space="preserve"> </w:t>
      </w:r>
      <w:r>
        <w:t>纳税人信息中“纳税人状态”不是“03（正常）”、“09（报验）”中的任意一个。</w:t>
      </w:r>
    </w:p>
    <w:bookmarkEnd w:id="187"/>
    <w:p w14:paraId="29D01458">
      <w:pPr>
        <w:pStyle w:val="7"/>
        <w:bidi w:val="0"/>
        <w:rPr>
          <w:rFonts w:hint="default"/>
        </w:rPr>
      </w:pPr>
      <w:bookmarkStart w:id="188" w:name="_Toc29725"/>
      <w:r>
        <w:rPr>
          <w:rFonts w:hint="default"/>
        </w:rPr>
        <w:t>5.2.3发票号段结余校验</w:t>
      </w:r>
      <w:bookmarkEnd w:id="188"/>
    </w:p>
    <w:p w14:paraId="2DABFD1D">
      <w:pPr>
        <w:pStyle w:val="5"/>
        <w:bidi w:val="0"/>
        <w:rPr>
          <w:rFonts w:hint="default"/>
        </w:rPr>
      </w:pPr>
      <w:r>
        <w:rPr>
          <w:rFonts w:hint="default"/>
        </w:rPr>
        <w:t>判断本地是否还有未使用的发票，若无未使用的发票，需调用税务局端接口重新获取发票批量预赋码信息。</w:t>
      </w:r>
    </w:p>
    <w:p w14:paraId="2290B18A">
      <w:pPr>
        <w:pStyle w:val="26"/>
        <w:bidi w:val="0"/>
        <w:rPr>
          <w:rFonts w:hint="default"/>
        </w:rPr>
      </w:pPr>
      <w:r>
        <w:drawing>
          <wp:inline distT="0" distB="0" distL="114300" distR="114300">
            <wp:extent cx="2743200" cy="2603500"/>
            <wp:effectExtent l="0" t="0" r="0" b="0"/>
            <wp:docPr id="96" name="图片 72"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72" descr="发票号段结余校验"/>
                    <pic:cNvPicPr>
                      <a:picLocks noChangeAspect="1"/>
                    </pic:cNvPicPr>
                  </pic:nvPicPr>
                  <pic:blipFill>
                    <a:blip r:embed="rId48"/>
                    <a:stretch>
                      <a:fillRect/>
                    </a:stretch>
                  </pic:blipFill>
                  <pic:spPr>
                    <a:xfrm>
                      <a:off x="0" y="0"/>
                      <a:ext cx="2743200" cy="2603500"/>
                    </a:xfrm>
                    <a:prstGeom prst="rect">
                      <a:avLst/>
                    </a:prstGeom>
                    <a:noFill/>
                    <a:ln>
                      <a:noFill/>
                    </a:ln>
                  </pic:spPr>
                </pic:pic>
              </a:graphicData>
            </a:graphic>
          </wp:inline>
        </w:drawing>
      </w:r>
      <w:r>
        <w:rPr>
          <w:rFonts w:hint="default"/>
        </w:rPr>
        <w:t xml:space="preserve"> </w:t>
      </w:r>
    </w:p>
    <w:p w14:paraId="4B410F60">
      <w:pPr>
        <w:pStyle w:val="8"/>
        <w:bidi w:val="0"/>
        <w:rPr>
          <w:rFonts w:hint="default"/>
        </w:rPr>
      </w:pPr>
      <w:r>
        <w:rPr>
          <w:rFonts w:hint="default"/>
        </w:rPr>
        <w:t>5.2.3.1判断逻辑</w:t>
      </w:r>
    </w:p>
    <w:p w14:paraId="0662902F">
      <w:pPr>
        <w:pStyle w:val="5"/>
        <w:bidi w:val="0"/>
        <w:rPr>
          <w:rFonts w:hint="default"/>
        </w:rPr>
      </w:pPr>
      <w:r>
        <w:rPr>
          <w:rFonts w:hint="default"/>
        </w:rPr>
        <w:t>调用《获取发票批量预赋码信息》接口规范获取发票批量预赋码信息，当接口调用时发生以下任意情形，</w:t>
      </w:r>
      <w:r>
        <w:rPr>
          <w:rFonts w:hint="default"/>
          <w:lang w:val="en-US" w:eastAsia="zh-CN"/>
        </w:rPr>
        <w:t>调用失败</w:t>
      </w:r>
      <w:r>
        <w:rPr>
          <w:rFonts w:hint="default"/>
        </w:rPr>
        <w:t>。</w:t>
      </w:r>
    </w:p>
    <w:p w14:paraId="7EE62868">
      <w:pPr>
        <w:pStyle w:val="5"/>
        <w:bidi w:val="0"/>
      </w:pPr>
      <w:r>
        <w:rPr>
          <w:rFonts w:hint="eastAsia"/>
        </w:rPr>
        <w:t>●</w:t>
      </w:r>
      <w:r>
        <w:rPr>
          <w:rFonts w:hint="default"/>
          <w:lang w:val="en-US"/>
        </w:rPr>
        <w:t xml:space="preserve"> </w:t>
      </w:r>
      <w:r>
        <w:t>网络通信异常。</w:t>
      </w:r>
    </w:p>
    <w:p w14:paraId="47BAF6D5">
      <w:pPr>
        <w:pStyle w:val="5"/>
        <w:bidi w:val="0"/>
      </w:pPr>
      <w:r>
        <w:rPr>
          <w:rFonts w:hint="eastAsia"/>
        </w:rPr>
        <w:t>●</w:t>
      </w:r>
      <w:r>
        <w:rPr>
          <w:rFonts w:hint="default"/>
          <w:lang w:val="en-US"/>
        </w:rPr>
        <w:t xml:space="preserve"> </w:t>
      </w:r>
      <w:r>
        <w:t>返回报文存在error节点。</w:t>
      </w:r>
    </w:p>
    <w:p w14:paraId="69E86281">
      <w:pPr>
        <w:pStyle w:val="5"/>
        <w:bidi w:val="0"/>
      </w:pPr>
      <w:r>
        <w:rPr>
          <w:rFonts w:hint="eastAsia"/>
        </w:rPr>
        <w:t>●</w:t>
      </w:r>
      <w:r>
        <w:rPr>
          <w:rFonts w:hint="default"/>
          <w:lang w:val="en-US"/>
        </w:rPr>
        <w:t xml:space="preserve"> </w:t>
      </w:r>
      <w:r>
        <w:t>“返回码”不为“00”。</w:t>
      </w:r>
    </w:p>
    <w:p w14:paraId="39503B34">
      <w:pPr>
        <w:pStyle w:val="7"/>
        <w:bidi w:val="0"/>
        <w:rPr>
          <w:rFonts w:hint="default"/>
        </w:rPr>
      </w:pPr>
      <w:bookmarkStart w:id="189" w:name="_Toc26477"/>
      <w:r>
        <w:rPr>
          <w:rFonts w:hint="default"/>
        </w:rPr>
        <w:t>5.2.4录入、校验发票信息</w:t>
      </w:r>
      <w:bookmarkEnd w:id="189"/>
    </w:p>
    <w:p w14:paraId="68E57831">
      <w:pPr>
        <w:pStyle w:val="5"/>
        <w:bidi w:val="0"/>
        <w:rPr>
          <w:rFonts w:hint="default"/>
        </w:rPr>
      </w:pPr>
      <w:r>
        <w:rPr>
          <w:rFonts w:hint="default"/>
        </w:rPr>
        <w:t>依据开票能力红字发票开具的要求，依据红字确认单录入发票信息，并依据发票开具规则对发票信息进行业务逻辑校验，主要包括合规性校验、数值校验。</w:t>
      </w:r>
    </w:p>
    <w:p w14:paraId="42E099B4">
      <w:pPr>
        <w:pStyle w:val="26"/>
        <w:bidi w:val="0"/>
        <w:rPr>
          <w:rFonts w:hint="default"/>
        </w:rPr>
      </w:pPr>
      <w:r>
        <w:rPr>
          <w:rFonts w:hint="default"/>
        </w:rPr>
        <w:drawing>
          <wp:inline distT="0" distB="0" distL="114300" distR="114300">
            <wp:extent cx="2796540" cy="3101340"/>
            <wp:effectExtent l="0" t="0" r="10160" b="10160"/>
            <wp:docPr id="97"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5"/>
                    <pic:cNvPicPr>
                      <a:picLocks noChangeAspect="1"/>
                    </pic:cNvPicPr>
                  </pic:nvPicPr>
                  <pic:blipFill>
                    <a:blip r:embed="rId64"/>
                    <a:stretch>
                      <a:fillRect/>
                    </a:stretch>
                  </pic:blipFill>
                  <pic:spPr>
                    <a:xfrm>
                      <a:off x="0" y="0"/>
                      <a:ext cx="2796540" cy="3101340"/>
                    </a:xfrm>
                    <a:prstGeom prst="rect">
                      <a:avLst/>
                    </a:prstGeom>
                    <a:noFill/>
                    <a:ln>
                      <a:noFill/>
                    </a:ln>
                  </pic:spPr>
                </pic:pic>
              </a:graphicData>
            </a:graphic>
          </wp:inline>
        </w:drawing>
      </w:r>
    </w:p>
    <w:p w14:paraId="21C5B038">
      <w:pPr>
        <w:pStyle w:val="8"/>
        <w:bidi w:val="0"/>
        <w:rPr>
          <w:rFonts w:hint="default"/>
        </w:rPr>
      </w:pPr>
      <w:r>
        <w:rPr>
          <w:rFonts w:hint="default"/>
        </w:rPr>
        <w:t>5.2.4.1合规性校验</w:t>
      </w:r>
    </w:p>
    <w:p w14:paraId="75898E2D">
      <w:pPr>
        <w:pStyle w:val="5"/>
        <w:bidi w:val="0"/>
        <w:rPr>
          <w:rFonts w:hint="default"/>
        </w:rPr>
      </w:pPr>
      <w:r>
        <w:rPr>
          <w:rFonts w:hint="default"/>
        </w:rPr>
        <w:t>合规性校验主要对输入参数的类型、长度、是否必填、码值进行校验（具体校验值说明详见《成品油发票上传》接口）。以下任意一项不满足要求时，阻断发票开具。校验规则如下：</w:t>
      </w:r>
    </w:p>
    <w:p w14:paraId="1D9BFB84">
      <w:pPr>
        <w:pStyle w:val="5"/>
        <w:bidi w:val="0"/>
        <w:rPr>
          <w:rFonts w:hint="default"/>
        </w:rPr>
      </w:pPr>
      <w:r>
        <w:rPr>
          <w:rFonts w:hint="eastAsia"/>
        </w:rPr>
        <w:t>●</w:t>
      </w:r>
      <w:r>
        <w:rPr>
          <w:rFonts w:hint="default"/>
          <w:lang w:val="en-US"/>
        </w:rPr>
        <w:t xml:space="preserve"> </w:t>
      </w:r>
      <w:r>
        <w:rPr>
          <w:rFonts w:hint="default"/>
        </w:rPr>
        <w:t>发票号码，必填，长度20位，由数字组成，前2位为年份后2位。</w:t>
      </w:r>
    </w:p>
    <w:p w14:paraId="2CFFFEBF">
      <w:pPr>
        <w:pStyle w:val="5"/>
        <w:bidi w:val="0"/>
        <w:rPr>
          <w:rFonts w:hint="default"/>
        </w:rPr>
      </w:pPr>
      <w:r>
        <w:rPr>
          <w:rFonts w:hint="eastAsia"/>
        </w:rPr>
        <w:t>●</w:t>
      </w:r>
      <w:r>
        <w:rPr>
          <w:rFonts w:hint="default"/>
          <w:lang w:val="en-US"/>
        </w:rPr>
        <w:t xml:space="preserve"> </w:t>
      </w:r>
      <w:r>
        <w:rPr>
          <w:rFonts w:hint="default"/>
        </w:rPr>
        <w:t>蓝字发票标志，</w:t>
      </w:r>
      <w:r>
        <w:rPr>
          <w:rFonts w:hint="default"/>
          <w:lang w:val="en-US" w:eastAsia="zh-CN"/>
        </w:rPr>
        <w:t>必</w:t>
      </w:r>
      <w:r>
        <w:rPr>
          <w:rFonts w:hint="default"/>
        </w:rPr>
        <w:t>填，取值范围为“0”、“1”.</w:t>
      </w:r>
    </w:p>
    <w:p w14:paraId="1478DC4D">
      <w:pPr>
        <w:pStyle w:val="5"/>
        <w:bidi w:val="0"/>
        <w:rPr>
          <w:rFonts w:hint="default"/>
        </w:rPr>
      </w:pPr>
      <w:r>
        <w:rPr>
          <w:rFonts w:hint="eastAsia"/>
        </w:rPr>
        <w:t>●</w:t>
      </w:r>
      <w:r>
        <w:rPr>
          <w:rFonts w:hint="default"/>
          <w:lang w:val="en-US"/>
        </w:rPr>
        <w:t xml:space="preserve"> </w:t>
      </w:r>
      <w:r>
        <w:rPr>
          <w:rFonts w:hint="default"/>
        </w:rPr>
        <w:t>平台编号，必填，最大长度</w:t>
      </w:r>
      <w:r>
        <w:rPr>
          <w:rFonts w:hint="default"/>
        </w:rPr>
        <w:tab/>
      </w:r>
      <w:r>
        <w:rPr>
          <w:rFonts w:hint="default"/>
        </w:rPr>
        <w:t>20位。</w:t>
      </w:r>
    </w:p>
    <w:p w14:paraId="3FD94EC3">
      <w:pPr>
        <w:pStyle w:val="5"/>
        <w:bidi w:val="0"/>
        <w:rPr>
          <w:rFonts w:hint="default"/>
        </w:rPr>
      </w:pPr>
      <w:r>
        <w:rPr>
          <w:rFonts w:hint="eastAsia"/>
        </w:rPr>
        <w:t>●</w:t>
      </w:r>
      <w:r>
        <w:rPr>
          <w:rFonts w:hint="default"/>
          <w:lang w:val="en-US"/>
        </w:rPr>
        <w:t xml:space="preserve"> </w:t>
      </w:r>
      <w:r>
        <w:rPr>
          <w:rFonts w:hint="default"/>
        </w:rPr>
        <w:t>服务器地址，必填，长度20位。</w:t>
      </w:r>
    </w:p>
    <w:p w14:paraId="480FB679">
      <w:pPr>
        <w:pStyle w:val="5"/>
        <w:bidi w:val="0"/>
        <w:rPr>
          <w:rFonts w:hint="default"/>
        </w:rPr>
      </w:pPr>
      <w:r>
        <w:rPr>
          <w:rFonts w:hint="eastAsia"/>
        </w:rPr>
        <w:t>●</w:t>
      </w:r>
      <w:r>
        <w:rPr>
          <w:rFonts w:hint="default"/>
          <w:lang w:val="en-US"/>
        </w:rPr>
        <w:t xml:space="preserve"> </w:t>
      </w:r>
      <w:r>
        <w:rPr>
          <w:rFonts w:hint="default"/>
        </w:rPr>
        <w:t>mac地址，必填，长度20位。</w:t>
      </w:r>
    </w:p>
    <w:p w14:paraId="749A950C">
      <w:pPr>
        <w:pStyle w:val="5"/>
        <w:bidi w:val="0"/>
        <w:rPr>
          <w:rFonts w:hint="default"/>
        </w:rPr>
      </w:pPr>
      <w:r>
        <w:rPr>
          <w:rFonts w:hint="eastAsia"/>
        </w:rPr>
        <w:t>●</w:t>
      </w:r>
      <w:r>
        <w:rPr>
          <w:rFonts w:hint="default"/>
          <w:lang w:val="en-US"/>
        </w:rPr>
        <w:t xml:space="preserve"> </w:t>
      </w:r>
      <w:r>
        <w:rPr>
          <w:rFonts w:hint="default"/>
        </w:rPr>
        <w:t>CPU序列号，选填，长度20位。</w:t>
      </w:r>
    </w:p>
    <w:p w14:paraId="3FC2F0DE">
      <w:pPr>
        <w:pStyle w:val="5"/>
        <w:bidi w:val="0"/>
        <w:rPr>
          <w:rFonts w:hint="default"/>
        </w:rPr>
      </w:pPr>
      <w:r>
        <w:rPr>
          <w:rFonts w:hint="eastAsia"/>
        </w:rPr>
        <w:t>●</w:t>
      </w:r>
      <w:r>
        <w:rPr>
          <w:rFonts w:hint="default"/>
          <w:lang w:val="en-US"/>
        </w:rPr>
        <w:t xml:space="preserve"> </w:t>
      </w:r>
      <w:r>
        <w:rPr>
          <w:rFonts w:hint="default"/>
        </w:rPr>
        <w:t>主板序列号，选填，长度20位。</w:t>
      </w:r>
    </w:p>
    <w:p w14:paraId="5A7E0FF7">
      <w:pPr>
        <w:pStyle w:val="5"/>
        <w:bidi w:val="0"/>
        <w:rPr>
          <w:rFonts w:hint="default"/>
        </w:rPr>
      </w:pPr>
      <w:r>
        <w:rPr>
          <w:rFonts w:hint="eastAsia"/>
        </w:rPr>
        <w:t>●</w:t>
      </w:r>
      <w:r>
        <w:rPr>
          <w:rFonts w:hint="default"/>
          <w:lang w:val="en-US"/>
        </w:rPr>
        <w:t xml:space="preserve"> </w:t>
      </w:r>
      <w:r>
        <w:rPr>
          <w:rFonts w:hint="default"/>
        </w:rPr>
        <w:t>发票票种，必填，取值范围为“01”、“02”。</w:t>
      </w:r>
    </w:p>
    <w:p w14:paraId="53FC61F6">
      <w:pPr>
        <w:pStyle w:val="5"/>
        <w:bidi w:val="0"/>
        <w:rPr>
          <w:rFonts w:hint="default"/>
        </w:rPr>
      </w:pPr>
      <w:r>
        <w:rPr>
          <w:rFonts w:hint="eastAsia"/>
        </w:rPr>
        <w:t>●</w:t>
      </w:r>
      <w:r>
        <w:rPr>
          <w:rFonts w:hint="default"/>
          <w:lang w:val="en-US"/>
        </w:rPr>
        <w:t xml:space="preserve"> </w:t>
      </w:r>
      <w:r>
        <w:rPr>
          <w:rFonts w:hint="default"/>
        </w:rPr>
        <w:t>购买方</w:t>
      </w:r>
      <w:r>
        <w:rPr>
          <w:rFonts w:hint="eastAsia"/>
          <w:lang w:val="en-US" w:eastAsia="zh-CN"/>
        </w:rPr>
        <w:t>自然人标志</w:t>
      </w:r>
      <w:r>
        <w:rPr>
          <w:rFonts w:hint="default"/>
        </w:rPr>
        <w:t>，选填，取值范围为“Y”、“N”。</w:t>
      </w:r>
    </w:p>
    <w:p w14:paraId="7D2E8B0F">
      <w:pPr>
        <w:pStyle w:val="5"/>
        <w:bidi w:val="0"/>
        <w:rPr>
          <w:rFonts w:hint="default"/>
        </w:rPr>
      </w:pPr>
      <w:r>
        <w:rPr>
          <w:rFonts w:hint="eastAsia"/>
        </w:rPr>
        <w:t>●</w:t>
      </w:r>
      <w:r>
        <w:rPr>
          <w:rFonts w:hint="default"/>
          <w:lang w:val="en-US"/>
        </w:rPr>
        <w:t xml:space="preserve"> </w:t>
      </w:r>
      <w:r>
        <w:rPr>
          <w:rFonts w:hint="default"/>
        </w:rPr>
        <w:t>特定要素，必填，取值范围为“01”。</w:t>
      </w:r>
    </w:p>
    <w:p w14:paraId="76FABA81">
      <w:pPr>
        <w:pStyle w:val="5"/>
        <w:bidi w:val="0"/>
        <w:rPr>
          <w:rFonts w:hint="default"/>
        </w:rPr>
      </w:pPr>
      <w:r>
        <w:rPr>
          <w:rFonts w:hint="eastAsia"/>
        </w:rPr>
        <w:t>●</w:t>
      </w:r>
      <w:r>
        <w:rPr>
          <w:rFonts w:hint="default"/>
          <w:lang w:val="en-US"/>
        </w:rPr>
        <w:t xml:space="preserve"> </w:t>
      </w:r>
      <w:r>
        <w:rPr>
          <w:rFonts w:hint="default"/>
        </w:rPr>
        <w:t>区域代码，必填，最大长度20位。</w:t>
      </w:r>
    </w:p>
    <w:p w14:paraId="4756A304">
      <w:pPr>
        <w:pStyle w:val="5"/>
        <w:bidi w:val="0"/>
        <w:rPr>
          <w:rFonts w:hint="default"/>
        </w:rPr>
      </w:pPr>
      <w:r>
        <w:rPr>
          <w:rFonts w:hint="eastAsia"/>
        </w:rPr>
        <w:t>●</w:t>
      </w:r>
      <w:r>
        <w:rPr>
          <w:rFonts w:hint="default"/>
          <w:lang w:val="en-US"/>
        </w:rPr>
        <w:t xml:space="preserve"> </w:t>
      </w:r>
      <w:r>
        <w:rPr>
          <w:rFonts w:hint="default"/>
        </w:rPr>
        <w:t>收购发票类型代码，选填，取值范围为</w:t>
      </w:r>
      <w:r>
        <w:rPr>
          <w:rFonts w:hint="default"/>
          <w:lang w:eastAsia="zh-CN"/>
        </w:rPr>
        <w:t>空</w:t>
      </w:r>
      <w:r>
        <w:rPr>
          <w:rFonts w:hint="default"/>
        </w:rPr>
        <w:t>、“01”、“02”、“03”。</w:t>
      </w:r>
    </w:p>
    <w:p w14:paraId="0C5F35CB">
      <w:pPr>
        <w:pStyle w:val="5"/>
        <w:bidi w:val="0"/>
        <w:rPr>
          <w:rFonts w:hint="default"/>
        </w:rPr>
      </w:pPr>
      <w:r>
        <w:rPr>
          <w:rFonts w:hint="eastAsia"/>
        </w:rPr>
        <w:t>●</w:t>
      </w:r>
      <w:r>
        <w:rPr>
          <w:rFonts w:hint="default"/>
          <w:lang w:val="en-US"/>
        </w:rPr>
        <w:t xml:space="preserve"> </w:t>
      </w:r>
      <w:r>
        <w:rPr>
          <w:rFonts w:hint="default"/>
        </w:rPr>
        <w:t>差额征税类型代码，选填，取值范围为</w:t>
      </w:r>
      <w:r>
        <w:rPr>
          <w:rFonts w:hint="default"/>
          <w:lang w:eastAsia="zh-CN"/>
        </w:rPr>
        <w:t>空</w:t>
      </w:r>
      <w:r>
        <w:rPr>
          <w:rFonts w:hint="default"/>
        </w:rPr>
        <w:t>、“01”、“02”。</w:t>
      </w:r>
    </w:p>
    <w:p w14:paraId="79B9DB6B">
      <w:pPr>
        <w:pStyle w:val="5"/>
        <w:bidi w:val="0"/>
        <w:rPr>
          <w:rFonts w:hint="default"/>
        </w:rPr>
      </w:pPr>
      <w:r>
        <w:rPr>
          <w:rFonts w:hint="eastAsia"/>
        </w:rPr>
        <w:t>●</w:t>
      </w:r>
      <w:r>
        <w:rPr>
          <w:rFonts w:hint="default"/>
          <w:lang w:val="en-US"/>
        </w:rPr>
        <w:t xml:space="preserve"> </w:t>
      </w:r>
      <w:r>
        <w:rPr>
          <w:rFonts w:hint="default"/>
        </w:rPr>
        <w:t>出口业务适用政策代码，选填，取值范围为</w:t>
      </w:r>
      <w:r>
        <w:rPr>
          <w:rFonts w:hint="default"/>
          <w:lang w:eastAsia="zh-CN"/>
        </w:rPr>
        <w:t>空</w:t>
      </w:r>
      <w:r>
        <w:rPr>
          <w:rFonts w:hint="default"/>
        </w:rPr>
        <w:t>、“01”、“02”、“03”。</w:t>
      </w:r>
    </w:p>
    <w:p w14:paraId="25C26813">
      <w:pPr>
        <w:pStyle w:val="5"/>
        <w:bidi w:val="0"/>
        <w:rPr>
          <w:rFonts w:hint="default"/>
        </w:rPr>
      </w:pPr>
      <w:r>
        <w:rPr>
          <w:rFonts w:hint="eastAsia"/>
        </w:rPr>
        <w:t>●</w:t>
      </w:r>
      <w:r>
        <w:rPr>
          <w:rFonts w:hint="default"/>
          <w:lang w:val="en-US"/>
        </w:rPr>
        <w:t xml:space="preserve"> </w:t>
      </w:r>
      <w:r>
        <w:rPr>
          <w:rFonts w:hint="default"/>
        </w:rPr>
        <w:t>增值税即征即退代码，选填，取值范围为</w:t>
      </w:r>
      <w:r>
        <w:rPr>
          <w:rFonts w:hint="default"/>
          <w:lang w:eastAsia="zh-CN"/>
        </w:rPr>
        <w:t>空</w:t>
      </w:r>
      <w:r>
        <w:rPr>
          <w:rFonts w:hint="default"/>
        </w:rPr>
        <w:t>、“01”、“02”、“03”、“04”、“05”、“06”、“07”、“08”、“09”、“10”、“11”、“12”。</w:t>
      </w:r>
    </w:p>
    <w:p w14:paraId="39F0B33A">
      <w:pPr>
        <w:pStyle w:val="5"/>
        <w:bidi w:val="0"/>
        <w:rPr>
          <w:rFonts w:hint="default"/>
        </w:rPr>
      </w:pPr>
      <w:r>
        <w:rPr>
          <w:rFonts w:hint="eastAsia"/>
        </w:rPr>
        <w:t>●</w:t>
      </w:r>
      <w:r>
        <w:rPr>
          <w:rFonts w:hint="default"/>
          <w:lang w:val="en-US"/>
        </w:rPr>
        <w:t xml:space="preserve"> </w:t>
      </w:r>
      <w:r>
        <w:rPr>
          <w:rFonts w:hint="default"/>
        </w:rPr>
        <w:t>销售方纳税人识别号，必填，最大长度2</w:t>
      </w:r>
      <w:r>
        <w:rPr>
          <w:rFonts w:hint="default"/>
          <w:lang w:val="en-US" w:eastAsia="zh-CN"/>
        </w:rPr>
        <w:t>0</w:t>
      </w:r>
      <w:r>
        <w:rPr>
          <w:rFonts w:hint="default"/>
        </w:rPr>
        <w:t>位，由数字和大写字母组成。</w:t>
      </w:r>
    </w:p>
    <w:p w14:paraId="7E6C48D0">
      <w:pPr>
        <w:pStyle w:val="5"/>
        <w:bidi w:val="0"/>
        <w:rPr>
          <w:rFonts w:hint="default"/>
        </w:rPr>
      </w:pPr>
      <w:r>
        <w:rPr>
          <w:rFonts w:hint="eastAsia"/>
        </w:rPr>
        <w:t>●</w:t>
      </w:r>
      <w:r>
        <w:rPr>
          <w:rFonts w:hint="default"/>
          <w:lang w:val="en-US"/>
        </w:rPr>
        <w:t xml:space="preserve"> </w:t>
      </w:r>
      <w:r>
        <w:rPr>
          <w:rFonts w:hint="default"/>
        </w:rPr>
        <w:t>销售方名称，必填，最大长度300位。</w:t>
      </w:r>
    </w:p>
    <w:p w14:paraId="4E49D18B">
      <w:pPr>
        <w:pStyle w:val="5"/>
        <w:bidi w:val="0"/>
        <w:rPr>
          <w:rFonts w:hint="default"/>
        </w:rPr>
      </w:pPr>
      <w:r>
        <w:rPr>
          <w:rFonts w:hint="eastAsia"/>
        </w:rPr>
        <w:t>●</w:t>
      </w:r>
      <w:r>
        <w:rPr>
          <w:rFonts w:hint="default"/>
          <w:lang w:val="en-US"/>
        </w:rPr>
        <w:t xml:space="preserve"> </w:t>
      </w:r>
      <w:r>
        <w:rPr>
          <w:rFonts w:hint="default"/>
        </w:rPr>
        <w:t>销售方地址，选填，最大长度300位。</w:t>
      </w:r>
    </w:p>
    <w:p w14:paraId="0755548E">
      <w:pPr>
        <w:pStyle w:val="5"/>
        <w:bidi w:val="0"/>
        <w:rPr>
          <w:rFonts w:hint="default"/>
        </w:rPr>
      </w:pPr>
      <w:r>
        <w:rPr>
          <w:rFonts w:hint="eastAsia"/>
        </w:rPr>
        <w:t>●</w:t>
      </w:r>
      <w:r>
        <w:rPr>
          <w:rFonts w:hint="default"/>
          <w:lang w:val="en-US"/>
        </w:rPr>
        <w:t xml:space="preserve"> </w:t>
      </w:r>
      <w:r>
        <w:rPr>
          <w:rFonts w:hint="default"/>
        </w:rPr>
        <w:t>销售方电话，</w:t>
      </w:r>
      <w:r>
        <w:rPr>
          <w:rFonts w:hint="default"/>
          <w:lang w:val="en-US" w:eastAsia="zh-CN"/>
        </w:rPr>
        <w:t>选</w:t>
      </w:r>
      <w:r>
        <w:rPr>
          <w:rFonts w:hint="default"/>
        </w:rPr>
        <w:t>填，最大长度60位。</w:t>
      </w:r>
    </w:p>
    <w:p w14:paraId="0EA1A7F6">
      <w:pPr>
        <w:pStyle w:val="5"/>
        <w:bidi w:val="0"/>
        <w:rPr>
          <w:rFonts w:hint="default"/>
        </w:rPr>
      </w:pPr>
      <w:r>
        <w:rPr>
          <w:rFonts w:hint="eastAsia"/>
        </w:rPr>
        <w:t>●</w:t>
      </w:r>
      <w:r>
        <w:rPr>
          <w:rFonts w:hint="default"/>
          <w:lang w:val="en-US"/>
        </w:rPr>
        <w:t xml:space="preserve"> </w:t>
      </w:r>
      <w:r>
        <w:rPr>
          <w:rFonts w:hint="default"/>
        </w:rPr>
        <w:t>销售方开户行，选填，最大长度120位。</w:t>
      </w:r>
    </w:p>
    <w:p w14:paraId="1993CCF5">
      <w:pPr>
        <w:pStyle w:val="5"/>
        <w:bidi w:val="0"/>
        <w:rPr>
          <w:rFonts w:hint="default"/>
        </w:rPr>
      </w:pPr>
      <w:r>
        <w:rPr>
          <w:rFonts w:hint="eastAsia"/>
        </w:rPr>
        <w:t>●</w:t>
      </w:r>
      <w:r>
        <w:rPr>
          <w:rFonts w:hint="default"/>
          <w:lang w:val="en-US"/>
        </w:rPr>
        <w:t xml:space="preserve"> </w:t>
      </w:r>
      <w:r>
        <w:rPr>
          <w:rFonts w:hint="default"/>
        </w:rPr>
        <w:t>销售方账号，选填，最大长度</w:t>
      </w:r>
      <w:r>
        <w:rPr>
          <w:rFonts w:hint="default"/>
          <w:lang w:val="en-US" w:eastAsia="zh-CN"/>
        </w:rPr>
        <w:t>5</w:t>
      </w:r>
      <w:r>
        <w:rPr>
          <w:rFonts w:hint="default"/>
        </w:rPr>
        <w:t>0位。</w:t>
      </w:r>
    </w:p>
    <w:p w14:paraId="18691532">
      <w:pPr>
        <w:pStyle w:val="5"/>
        <w:bidi w:val="0"/>
        <w:rPr>
          <w:rFonts w:hint="default"/>
        </w:rPr>
      </w:pPr>
      <w:r>
        <w:rPr>
          <w:rFonts w:hint="eastAsia"/>
        </w:rPr>
        <w:t>●</w:t>
      </w:r>
      <w:r>
        <w:rPr>
          <w:rFonts w:hint="default"/>
          <w:lang w:val="en-US"/>
        </w:rPr>
        <w:t xml:space="preserve"> </w:t>
      </w:r>
      <w:r>
        <w:rPr>
          <w:rFonts w:hint="default"/>
        </w:rPr>
        <w:t>购买方纳税人识别号，选填，最大长度</w:t>
      </w:r>
      <w:r>
        <w:rPr>
          <w:rFonts w:hint="default"/>
        </w:rPr>
        <w:tab/>
      </w:r>
      <w:r>
        <w:rPr>
          <w:rFonts w:hint="default"/>
        </w:rPr>
        <w:t>2</w:t>
      </w:r>
      <w:r>
        <w:rPr>
          <w:rFonts w:hint="default"/>
          <w:lang w:val="en-US" w:eastAsia="zh-CN"/>
        </w:rPr>
        <w:t>0</w:t>
      </w:r>
      <w:r>
        <w:rPr>
          <w:rFonts w:hint="default"/>
        </w:rPr>
        <w:t>位</w:t>
      </w:r>
      <w:r>
        <w:rPr>
          <w:rFonts w:hint="default"/>
          <w:lang w:val="en-US" w:eastAsia="zh-CN"/>
        </w:rPr>
        <w:t>（开具数字化电子专票时，必填）</w:t>
      </w:r>
      <w:r>
        <w:rPr>
          <w:rFonts w:hint="default"/>
        </w:rPr>
        <w:t>。</w:t>
      </w:r>
    </w:p>
    <w:p w14:paraId="4A176139">
      <w:pPr>
        <w:pStyle w:val="5"/>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622778A6">
      <w:pPr>
        <w:pStyle w:val="5"/>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37B0B64E">
      <w:pPr>
        <w:pStyle w:val="5"/>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06A8C7B4">
      <w:pPr>
        <w:pStyle w:val="5"/>
        <w:bidi w:val="0"/>
        <w:rPr>
          <w:rFonts w:hint="default"/>
        </w:rPr>
      </w:pPr>
      <w:r>
        <w:rPr>
          <w:rFonts w:hint="eastAsia"/>
        </w:rPr>
        <w:t>●</w:t>
      </w:r>
      <w:r>
        <w:rPr>
          <w:rFonts w:hint="default"/>
          <w:lang w:val="en-US"/>
        </w:rPr>
        <w:t xml:space="preserve"> </w:t>
      </w:r>
      <w:r>
        <w:rPr>
          <w:rFonts w:hint="default"/>
        </w:rPr>
        <w:t>购买方名称，必填，最大长度300位。</w:t>
      </w:r>
    </w:p>
    <w:p w14:paraId="3C8B294A">
      <w:pPr>
        <w:pStyle w:val="5"/>
        <w:bidi w:val="0"/>
        <w:rPr>
          <w:rFonts w:hint="default"/>
        </w:rPr>
      </w:pPr>
      <w:r>
        <w:rPr>
          <w:rFonts w:hint="eastAsia"/>
        </w:rPr>
        <w:t>●</w:t>
      </w:r>
      <w:r>
        <w:rPr>
          <w:rFonts w:hint="default"/>
          <w:lang w:val="en-US"/>
        </w:rPr>
        <w:t xml:space="preserve"> </w:t>
      </w:r>
      <w:r>
        <w:rPr>
          <w:rFonts w:hint="default"/>
        </w:rPr>
        <w:t>购买方地址，选填，最大长度300位。</w:t>
      </w:r>
    </w:p>
    <w:p w14:paraId="06CE0F0F">
      <w:pPr>
        <w:pStyle w:val="5"/>
        <w:bidi w:val="0"/>
        <w:rPr>
          <w:rFonts w:hint="default"/>
        </w:rPr>
      </w:pPr>
      <w:r>
        <w:rPr>
          <w:rFonts w:hint="eastAsia"/>
        </w:rPr>
        <w:t>●</w:t>
      </w:r>
      <w:r>
        <w:rPr>
          <w:rFonts w:hint="default"/>
          <w:lang w:val="en-US"/>
        </w:rPr>
        <w:t xml:space="preserve"> </w:t>
      </w:r>
      <w:r>
        <w:rPr>
          <w:rFonts w:hint="default"/>
        </w:rPr>
        <w:t>购买方电话，选填，最大长度60位。</w:t>
      </w:r>
    </w:p>
    <w:p w14:paraId="6995A6D8">
      <w:pPr>
        <w:pStyle w:val="5"/>
        <w:bidi w:val="0"/>
        <w:rPr>
          <w:rFonts w:hint="default"/>
        </w:rPr>
      </w:pPr>
      <w:r>
        <w:rPr>
          <w:rFonts w:hint="eastAsia"/>
        </w:rPr>
        <w:t>●</w:t>
      </w:r>
      <w:r>
        <w:rPr>
          <w:rFonts w:hint="default"/>
          <w:lang w:val="en-US"/>
        </w:rPr>
        <w:t xml:space="preserve"> </w:t>
      </w:r>
      <w:r>
        <w:rPr>
          <w:rFonts w:hint="default"/>
        </w:rPr>
        <w:t>购买方开户行名称，选填，最大长度120位。</w:t>
      </w:r>
    </w:p>
    <w:p w14:paraId="73796451">
      <w:pPr>
        <w:pStyle w:val="5"/>
        <w:bidi w:val="0"/>
        <w:rPr>
          <w:rFonts w:hint="default"/>
        </w:rPr>
      </w:pPr>
      <w:r>
        <w:rPr>
          <w:rFonts w:hint="eastAsia"/>
        </w:rPr>
        <w:t>●</w:t>
      </w:r>
      <w:r>
        <w:rPr>
          <w:rFonts w:hint="default"/>
          <w:lang w:val="en-US"/>
        </w:rPr>
        <w:t xml:space="preserve"> </w:t>
      </w:r>
      <w:r>
        <w:rPr>
          <w:rFonts w:hint="default"/>
        </w:rPr>
        <w:t>购买方开户行银行账号，选填，最大长度</w:t>
      </w:r>
      <w:r>
        <w:rPr>
          <w:rFonts w:hint="default"/>
          <w:lang w:val="en-US" w:eastAsia="zh-CN"/>
        </w:rPr>
        <w:t>5</w:t>
      </w:r>
      <w:r>
        <w:rPr>
          <w:rFonts w:hint="default"/>
        </w:rPr>
        <w:t>0位。</w:t>
      </w:r>
    </w:p>
    <w:p w14:paraId="21264469">
      <w:pPr>
        <w:pStyle w:val="5"/>
        <w:bidi w:val="0"/>
        <w:rPr>
          <w:rFonts w:hint="default"/>
        </w:rPr>
      </w:pPr>
      <w:r>
        <w:rPr>
          <w:rFonts w:hint="eastAsia"/>
        </w:rPr>
        <w:t>●</w:t>
      </w:r>
      <w:r>
        <w:rPr>
          <w:rFonts w:hint="default"/>
          <w:lang w:val="en-US"/>
        </w:rPr>
        <w:t xml:space="preserve"> </w:t>
      </w:r>
      <w:r>
        <w:rPr>
          <w:rFonts w:hint="default"/>
        </w:rPr>
        <w:t>经办人，选填，最大长度150位。</w:t>
      </w:r>
    </w:p>
    <w:p w14:paraId="50697A94">
      <w:pPr>
        <w:pStyle w:val="5"/>
        <w:bidi w:val="0"/>
        <w:rPr>
          <w:rFonts w:hint="default"/>
        </w:rPr>
      </w:pPr>
      <w:r>
        <w:rPr>
          <w:rFonts w:hint="eastAsia"/>
        </w:rPr>
        <w:t>●</w:t>
      </w:r>
      <w:r>
        <w:rPr>
          <w:rFonts w:hint="default"/>
          <w:lang w:val="en-US"/>
        </w:rPr>
        <w:t xml:space="preserve"> </w:t>
      </w:r>
      <w:r>
        <w:rPr>
          <w:rFonts w:hint="default"/>
        </w:rPr>
        <w:t>经办人身份证件号码，选填，最大长度</w:t>
      </w:r>
      <w:r>
        <w:rPr>
          <w:rFonts w:hint="default"/>
        </w:rPr>
        <w:tab/>
      </w:r>
      <w:r>
        <w:rPr>
          <w:rFonts w:hint="default"/>
        </w:rPr>
        <w:t>30位。</w:t>
      </w:r>
    </w:p>
    <w:p w14:paraId="0DB68F5B">
      <w:pPr>
        <w:pStyle w:val="5"/>
        <w:bidi w:val="0"/>
        <w:rPr>
          <w:rFonts w:hint="default"/>
        </w:rPr>
      </w:pPr>
      <w:r>
        <w:rPr>
          <w:rFonts w:hint="eastAsia"/>
        </w:rPr>
        <w:t>●</w:t>
      </w:r>
      <w:r>
        <w:rPr>
          <w:rFonts w:hint="default"/>
          <w:lang w:val="en-US"/>
        </w:rPr>
        <w:t xml:space="preserve"> </w:t>
      </w:r>
      <w:r>
        <w:rPr>
          <w:rFonts w:hint="default"/>
        </w:rPr>
        <w:t>经办人联系电话，选填，最大长度60位。</w:t>
      </w:r>
    </w:p>
    <w:p w14:paraId="40F986FD">
      <w:pPr>
        <w:pStyle w:val="5"/>
        <w:bidi w:val="0"/>
        <w:rPr>
          <w:rFonts w:hint="default"/>
        </w:rPr>
      </w:pPr>
      <w:r>
        <w:rPr>
          <w:rFonts w:hint="eastAsia"/>
        </w:rPr>
        <w:t>●</w:t>
      </w:r>
      <w:r>
        <w:rPr>
          <w:rFonts w:hint="default"/>
          <w:lang w:val="en-US"/>
        </w:rPr>
        <w:t xml:space="preserve"> </w:t>
      </w:r>
      <w:r>
        <w:rPr>
          <w:rFonts w:hint="default"/>
        </w:rPr>
        <w:t>合计金额，必填，最大长度18位，最多2位小数。</w:t>
      </w:r>
    </w:p>
    <w:p w14:paraId="2209CBD7">
      <w:pPr>
        <w:pStyle w:val="5"/>
        <w:bidi w:val="0"/>
        <w:rPr>
          <w:rFonts w:hint="default"/>
        </w:rPr>
      </w:pPr>
      <w:r>
        <w:rPr>
          <w:rFonts w:hint="eastAsia"/>
        </w:rPr>
        <w:t>●</w:t>
      </w:r>
      <w:r>
        <w:rPr>
          <w:rFonts w:hint="default"/>
          <w:lang w:val="en-US"/>
        </w:rPr>
        <w:t xml:space="preserve"> </w:t>
      </w:r>
      <w:r>
        <w:rPr>
          <w:rFonts w:hint="default"/>
        </w:rPr>
        <w:t>合计税额，必填，最大长度18位，最多2位小数。</w:t>
      </w:r>
    </w:p>
    <w:p w14:paraId="0F80E0A5">
      <w:pPr>
        <w:pStyle w:val="5"/>
        <w:bidi w:val="0"/>
        <w:rPr>
          <w:rFonts w:hint="default"/>
        </w:rPr>
      </w:pPr>
      <w:r>
        <w:rPr>
          <w:rFonts w:hint="eastAsia"/>
        </w:rPr>
        <w:t>●</w:t>
      </w:r>
      <w:r>
        <w:rPr>
          <w:rFonts w:hint="default"/>
          <w:lang w:val="en-US"/>
        </w:rPr>
        <w:t xml:space="preserve"> </w:t>
      </w:r>
      <w:r>
        <w:rPr>
          <w:rFonts w:hint="default"/>
        </w:rPr>
        <w:t>价税合计，必填，最大长度18位，最多2位小数。</w:t>
      </w:r>
    </w:p>
    <w:p w14:paraId="5031ACC7">
      <w:pPr>
        <w:pStyle w:val="5"/>
        <w:bidi w:val="0"/>
        <w:rPr>
          <w:rFonts w:hint="default"/>
        </w:rPr>
      </w:pPr>
      <w:r>
        <w:rPr>
          <w:rFonts w:hint="eastAsia"/>
        </w:rPr>
        <w:t>●</w:t>
      </w:r>
      <w:r>
        <w:rPr>
          <w:rFonts w:hint="default"/>
          <w:lang w:val="en-US"/>
        </w:rPr>
        <w:t xml:space="preserve"> </w:t>
      </w:r>
      <w:r>
        <w:rPr>
          <w:rFonts w:hint="default"/>
        </w:rPr>
        <w:t>收款银行名称，选填，最大长度120位。</w:t>
      </w:r>
    </w:p>
    <w:p w14:paraId="747D2D17">
      <w:pPr>
        <w:pStyle w:val="5"/>
        <w:bidi w:val="0"/>
        <w:rPr>
          <w:rFonts w:hint="default"/>
        </w:rPr>
      </w:pPr>
      <w:r>
        <w:rPr>
          <w:rFonts w:hint="eastAsia"/>
        </w:rPr>
        <w:t>●</w:t>
      </w:r>
      <w:r>
        <w:rPr>
          <w:rFonts w:hint="default"/>
          <w:lang w:val="en-US"/>
        </w:rPr>
        <w:t xml:space="preserve"> </w:t>
      </w:r>
      <w:r>
        <w:rPr>
          <w:rFonts w:hint="default"/>
        </w:rPr>
        <w:t>收款银行账号，选填，最大长度100位。</w:t>
      </w:r>
    </w:p>
    <w:p w14:paraId="6729A518">
      <w:pPr>
        <w:pStyle w:val="5"/>
        <w:bidi w:val="0"/>
        <w:rPr>
          <w:rFonts w:hint="default"/>
        </w:rPr>
      </w:pPr>
      <w:r>
        <w:rPr>
          <w:rFonts w:hint="eastAsia"/>
        </w:rPr>
        <w:t>●</w:t>
      </w:r>
      <w:r>
        <w:rPr>
          <w:rFonts w:hint="default"/>
          <w:lang w:val="en-US"/>
        </w:rPr>
        <w:t xml:space="preserve"> </w:t>
      </w:r>
      <w:r>
        <w:rPr>
          <w:rFonts w:hint="default"/>
        </w:rPr>
        <w:t>结算方式，选填，取值范围为“01”、“02”、“03”、“04”、“05”、“99”。</w:t>
      </w:r>
    </w:p>
    <w:p w14:paraId="05EB9076">
      <w:pPr>
        <w:pStyle w:val="5"/>
        <w:bidi w:val="0"/>
        <w:rPr>
          <w:rFonts w:hint="default"/>
        </w:rPr>
      </w:pPr>
      <w:r>
        <w:rPr>
          <w:rFonts w:hint="eastAsia"/>
        </w:rPr>
        <w:t>●</w:t>
      </w:r>
      <w:r>
        <w:rPr>
          <w:rFonts w:hint="default"/>
          <w:lang w:val="en-US"/>
        </w:rPr>
        <w:t xml:space="preserve"> </w:t>
      </w:r>
      <w:r>
        <w:rPr>
          <w:rFonts w:hint="default"/>
        </w:rPr>
        <w:t>应税行为发生地，</w:t>
      </w:r>
      <w:r>
        <w:rPr>
          <w:rFonts w:hint="default"/>
          <w:lang w:val="en-US" w:eastAsia="zh-CN"/>
        </w:rPr>
        <w:t>选</w:t>
      </w:r>
      <w:r>
        <w:rPr>
          <w:rFonts w:hint="default"/>
        </w:rPr>
        <w:t>填，最大长度11位。</w:t>
      </w:r>
    </w:p>
    <w:p w14:paraId="08F732D2">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5F25C6C8">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64678092">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1FF27E06">
      <w:pPr>
        <w:pStyle w:val="5"/>
        <w:bidi w:val="0"/>
        <w:rPr>
          <w:rFonts w:hint="default"/>
        </w:rPr>
      </w:pPr>
      <w:r>
        <w:rPr>
          <w:rFonts w:hint="eastAsia"/>
        </w:rPr>
        <w:t>●</w:t>
      </w:r>
      <w:r>
        <w:rPr>
          <w:rFonts w:hint="default"/>
          <w:lang w:val="en-US"/>
        </w:rPr>
        <w:t xml:space="preserve"> </w:t>
      </w:r>
      <w:r>
        <w:rPr>
          <w:rFonts w:hint="default"/>
        </w:rPr>
        <w:t>对应蓝字发票号码，</w:t>
      </w:r>
      <w:r>
        <w:rPr>
          <w:rFonts w:hint="default"/>
          <w:lang w:val="en-US" w:eastAsia="zh-CN"/>
        </w:rPr>
        <w:t>必填</w:t>
      </w:r>
      <w:r>
        <w:rPr>
          <w:rFonts w:hint="default"/>
        </w:rPr>
        <w:t>，长度20位。</w:t>
      </w:r>
    </w:p>
    <w:p w14:paraId="38E3212A">
      <w:pPr>
        <w:pStyle w:val="5"/>
        <w:bidi w:val="0"/>
        <w:rPr>
          <w:rFonts w:hint="default"/>
        </w:rPr>
      </w:pPr>
      <w:r>
        <w:rPr>
          <w:rFonts w:hint="eastAsia"/>
        </w:rPr>
        <w:t>●</w:t>
      </w:r>
      <w:r>
        <w:rPr>
          <w:rFonts w:hint="default"/>
          <w:lang w:val="en-US"/>
        </w:rPr>
        <w:t xml:space="preserve"> </w:t>
      </w:r>
      <w:r>
        <w:rPr>
          <w:rFonts w:hint="default"/>
        </w:rPr>
        <w:t>红字确认信息单编号，必填，最大长度20位。</w:t>
      </w:r>
    </w:p>
    <w:p w14:paraId="29AF6673">
      <w:pPr>
        <w:pStyle w:val="5"/>
        <w:bidi w:val="0"/>
        <w:rPr>
          <w:rFonts w:hint="default"/>
        </w:rPr>
      </w:pPr>
      <w:r>
        <w:rPr>
          <w:rFonts w:hint="eastAsia"/>
        </w:rPr>
        <w:t>●</w:t>
      </w:r>
      <w:r>
        <w:rPr>
          <w:rFonts w:hint="default"/>
          <w:lang w:val="en-US"/>
        </w:rPr>
        <w:t xml:space="preserve"> </w:t>
      </w:r>
      <w:r>
        <w:rPr>
          <w:rFonts w:hint="default"/>
        </w:rPr>
        <w:t>红字确认单uuid，必填，最大长度32位。</w:t>
      </w:r>
    </w:p>
    <w:p w14:paraId="37974B95">
      <w:pPr>
        <w:pStyle w:val="5"/>
        <w:bidi w:val="0"/>
        <w:rPr>
          <w:rFonts w:hint="default"/>
        </w:rPr>
      </w:pPr>
      <w:r>
        <w:rPr>
          <w:rFonts w:hint="eastAsia"/>
        </w:rPr>
        <w:t>●</w:t>
      </w:r>
      <w:r>
        <w:rPr>
          <w:rFonts w:hint="default"/>
          <w:lang w:val="en-US"/>
        </w:rPr>
        <w:t xml:space="preserve"> </w:t>
      </w:r>
      <w:r>
        <w:rPr>
          <w:rFonts w:hint="default"/>
        </w:rPr>
        <w:t>备注，选填，最大长度</w:t>
      </w:r>
      <w:r>
        <w:rPr>
          <w:rFonts w:hint="eastAsia"/>
          <w:lang w:val="en-US" w:eastAsia="zh-CN"/>
        </w:rPr>
        <w:t>382</w:t>
      </w:r>
      <w:r>
        <w:rPr>
          <w:rFonts w:hint="default"/>
        </w:rPr>
        <w:t>位。</w:t>
      </w:r>
    </w:p>
    <w:p w14:paraId="22893258">
      <w:pPr>
        <w:pStyle w:val="5"/>
        <w:bidi w:val="0"/>
        <w:rPr>
          <w:rFonts w:hint="default"/>
        </w:rPr>
      </w:pPr>
      <w:r>
        <w:rPr>
          <w:rFonts w:hint="eastAsia"/>
        </w:rPr>
        <w:t>●</w:t>
      </w:r>
      <w:r>
        <w:rPr>
          <w:rFonts w:hint="default"/>
          <w:lang w:val="en-US"/>
        </w:rPr>
        <w:t xml:space="preserve"> </w:t>
      </w:r>
      <w:r>
        <w:rPr>
          <w:rFonts w:hint="default"/>
        </w:rPr>
        <w:t>开票日期，必填，。格式必须是“yyyy-MM-dd HH:mm:ss”。</w:t>
      </w:r>
    </w:p>
    <w:p w14:paraId="4A35DE7F">
      <w:pPr>
        <w:pStyle w:val="5"/>
        <w:bidi w:val="0"/>
        <w:rPr>
          <w:rFonts w:hint="default"/>
        </w:rPr>
      </w:pPr>
      <w:r>
        <w:rPr>
          <w:rFonts w:hint="eastAsia"/>
        </w:rPr>
        <w:t>●</w:t>
      </w:r>
      <w:r>
        <w:rPr>
          <w:rFonts w:hint="default"/>
          <w:lang w:val="en-US"/>
        </w:rPr>
        <w:t xml:space="preserve"> </w:t>
      </w:r>
      <w:r>
        <w:rPr>
          <w:rFonts w:hint="default"/>
        </w:rPr>
        <w:t>是否展示销售方银行账号标签</w:t>
      </w:r>
      <w:r>
        <w:rPr>
          <w:rFonts w:hint="default"/>
          <w:lang w:eastAsia="zh-CN"/>
        </w:rPr>
        <w:t>，</w:t>
      </w:r>
      <w:r>
        <w:rPr>
          <w:rFonts w:hint="default"/>
          <w:lang w:val="en-US" w:eastAsia="zh-CN"/>
        </w:rPr>
        <w:t>选填，最大长度1位。</w:t>
      </w:r>
    </w:p>
    <w:p w14:paraId="21FED151">
      <w:pPr>
        <w:pStyle w:val="5"/>
        <w:bidi w:val="0"/>
        <w:rPr>
          <w:rFonts w:hint="default"/>
        </w:rPr>
      </w:pPr>
      <w:r>
        <w:rPr>
          <w:rFonts w:hint="eastAsia"/>
        </w:rPr>
        <w:t>●</w:t>
      </w:r>
      <w:r>
        <w:rPr>
          <w:rFonts w:hint="default"/>
          <w:lang w:val="en-US"/>
        </w:rPr>
        <w:t xml:space="preserve"> </w:t>
      </w:r>
      <w:r>
        <w:rPr>
          <w:rFonts w:hint="default"/>
          <w:lang w:val="en-US" w:eastAsia="zh-CN"/>
        </w:rPr>
        <w:t>是否展示购买方银行账号标签</w:t>
      </w:r>
      <w:r>
        <w:rPr>
          <w:rFonts w:hint="default"/>
          <w:lang w:eastAsia="zh-CN"/>
        </w:rPr>
        <w:t>，</w:t>
      </w:r>
      <w:r>
        <w:rPr>
          <w:rFonts w:hint="default"/>
          <w:lang w:val="en-US" w:eastAsia="zh-CN"/>
        </w:rPr>
        <w:t>选填，最大长度1位。</w:t>
      </w:r>
    </w:p>
    <w:p w14:paraId="21F60BD4">
      <w:pPr>
        <w:pStyle w:val="5"/>
        <w:bidi w:val="0"/>
        <w:rPr>
          <w:rFonts w:hint="default"/>
        </w:rPr>
      </w:pPr>
      <w:r>
        <w:rPr>
          <w:rFonts w:hint="eastAsia"/>
        </w:rPr>
        <w:t>●</w:t>
      </w:r>
      <w:r>
        <w:rPr>
          <w:rFonts w:hint="default"/>
          <w:lang w:val="en-US"/>
        </w:rPr>
        <w:t xml:space="preserve"> </w:t>
      </w:r>
      <w:r>
        <w:rPr>
          <w:rFonts w:hint="default"/>
          <w:lang w:val="en-US" w:eastAsia="zh-CN"/>
        </w:rPr>
        <w:t>收款人姓名，选填，最大长度150位。</w:t>
      </w:r>
    </w:p>
    <w:p w14:paraId="51B92A5A">
      <w:pPr>
        <w:pStyle w:val="5"/>
        <w:bidi w:val="0"/>
        <w:rPr>
          <w:rFonts w:hint="default"/>
        </w:rPr>
      </w:pPr>
      <w:r>
        <w:rPr>
          <w:rFonts w:hint="eastAsia"/>
        </w:rPr>
        <w:t>●</w:t>
      </w:r>
      <w:r>
        <w:rPr>
          <w:rFonts w:hint="default"/>
          <w:lang w:val="en-US"/>
        </w:rPr>
        <w:t xml:space="preserve"> </w:t>
      </w:r>
      <w:r>
        <w:rPr>
          <w:rFonts w:hint="default"/>
          <w:lang w:val="en-US" w:eastAsia="zh-CN"/>
        </w:rPr>
        <w:t>复核人姓名，选填，最大程度75位。</w:t>
      </w:r>
    </w:p>
    <w:p w14:paraId="7DC0524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2549F644">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乐企开票模式代码，选填，最大长度2位。</w:t>
      </w:r>
    </w:p>
    <w:p w14:paraId="38C589BF">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支付渠道，选填，最大长度3位，与交易单号必须同时有值或者同时为空。</w:t>
      </w:r>
    </w:p>
    <w:p w14:paraId="3F7D0CD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交易单号，选填，最大长度40位，与支付渠道必须同时有值或者同时为空。</w:t>
      </w:r>
    </w:p>
    <w:p w14:paraId="50553BDF">
      <w:pPr>
        <w:pStyle w:val="5"/>
        <w:bidi w:val="0"/>
        <w:rPr>
          <w:rFonts w:hint="default"/>
        </w:rPr>
      </w:pPr>
      <w:r>
        <w:rPr>
          <w:rFonts w:hint="eastAsia"/>
        </w:rPr>
        <w:t>●</w:t>
      </w:r>
      <w:r>
        <w:rPr>
          <w:rFonts w:hint="default"/>
          <w:lang w:val="en-US"/>
        </w:rPr>
        <w:t xml:space="preserve"> </w:t>
      </w:r>
      <w:r>
        <w:rPr>
          <w:rFonts w:hint="default"/>
        </w:rPr>
        <w:t>明细序号，必填，最大长度8位。</w:t>
      </w:r>
    </w:p>
    <w:p w14:paraId="07320B11">
      <w:pPr>
        <w:pStyle w:val="5"/>
        <w:bidi w:val="0"/>
        <w:rPr>
          <w:rFonts w:hint="default"/>
        </w:rPr>
      </w:pPr>
      <w:r>
        <w:rPr>
          <w:rFonts w:hint="eastAsia"/>
        </w:rPr>
        <w:t>●</w:t>
      </w:r>
      <w:r>
        <w:rPr>
          <w:rFonts w:hint="default"/>
          <w:lang w:val="en-US"/>
        </w:rPr>
        <w:t xml:space="preserve"> </w:t>
      </w:r>
      <w:r>
        <w:rPr>
          <w:rFonts w:hint="default"/>
        </w:rPr>
        <w:t>对应蓝字发票明细序号，必填，最大长度8位。</w:t>
      </w:r>
    </w:p>
    <w:p w14:paraId="48758499">
      <w:pPr>
        <w:pStyle w:val="5"/>
        <w:bidi w:val="0"/>
        <w:rPr>
          <w:rFonts w:hint="default"/>
        </w:rPr>
      </w:pPr>
      <w:r>
        <w:rPr>
          <w:rFonts w:hint="eastAsia"/>
        </w:rPr>
        <w:t>●</w:t>
      </w:r>
      <w:r>
        <w:rPr>
          <w:rFonts w:hint="default"/>
          <w:lang w:val="en-US"/>
        </w:rPr>
        <w:t xml:space="preserve"> </w:t>
      </w:r>
      <w:r>
        <w:rPr>
          <w:rFonts w:hint="default"/>
        </w:rPr>
        <w:t>货物或应税劳务、服务名称，必填，最大长度300位。</w:t>
      </w:r>
    </w:p>
    <w:p w14:paraId="281DFC84">
      <w:pPr>
        <w:pStyle w:val="5"/>
        <w:bidi w:val="0"/>
        <w:rPr>
          <w:rFonts w:hint="default"/>
        </w:rPr>
      </w:pPr>
      <w:r>
        <w:rPr>
          <w:rFonts w:hint="eastAsia"/>
        </w:rPr>
        <w:t>●</w:t>
      </w:r>
      <w:r>
        <w:rPr>
          <w:rFonts w:hint="default"/>
          <w:lang w:val="en-US"/>
        </w:rPr>
        <w:t xml:space="preserve"> </w:t>
      </w:r>
      <w:r>
        <w:rPr>
          <w:rFonts w:hint="default"/>
        </w:rPr>
        <w:t>商品服务简称，必填，最大长度120位。</w:t>
      </w:r>
    </w:p>
    <w:p w14:paraId="1F641452">
      <w:pPr>
        <w:pStyle w:val="5"/>
        <w:bidi w:val="0"/>
        <w:rPr>
          <w:rFonts w:hint="default"/>
        </w:rPr>
      </w:pPr>
      <w:r>
        <w:rPr>
          <w:rFonts w:hint="eastAsia"/>
        </w:rPr>
        <w:t>●</w:t>
      </w:r>
      <w:r>
        <w:rPr>
          <w:rFonts w:hint="default"/>
          <w:lang w:val="en-US"/>
        </w:rPr>
        <w:t xml:space="preserve"> </w:t>
      </w:r>
      <w:r>
        <w:rPr>
          <w:rFonts w:hint="default"/>
        </w:rPr>
        <w:t>项目名称，必填，最大长度600位。</w:t>
      </w:r>
    </w:p>
    <w:p w14:paraId="76BD29E0">
      <w:pPr>
        <w:pStyle w:val="5"/>
        <w:bidi w:val="0"/>
        <w:rPr>
          <w:rFonts w:hint="default"/>
        </w:rPr>
      </w:pPr>
      <w:r>
        <w:rPr>
          <w:rFonts w:hint="eastAsia"/>
        </w:rPr>
        <w:t>●</w:t>
      </w:r>
      <w:r>
        <w:rPr>
          <w:rFonts w:hint="default"/>
          <w:lang w:val="en-US"/>
        </w:rPr>
        <w:t xml:space="preserve"> </w:t>
      </w:r>
      <w:r>
        <w:rPr>
          <w:rFonts w:hint="default"/>
        </w:rPr>
        <w:t>规格型号，选填，最大长度150位。</w:t>
      </w:r>
    </w:p>
    <w:p w14:paraId="053770A3">
      <w:pPr>
        <w:pStyle w:val="5"/>
        <w:bidi w:val="0"/>
        <w:rPr>
          <w:rFonts w:hint="default"/>
        </w:rPr>
      </w:pPr>
      <w:r>
        <w:rPr>
          <w:rFonts w:hint="eastAsia"/>
        </w:rPr>
        <w:t>●</w:t>
      </w:r>
      <w:r>
        <w:rPr>
          <w:rFonts w:hint="default"/>
          <w:lang w:val="en-US"/>
        </w:rPr>
        <w:t xml:space="preserve"> </w:t>
      </w:r>
      <w:r>
        <w:rPr>
          <w:rFonts w:hint="default"/>
        </w:rPr>
        <w:t>单位，必填，最大长度300位，只能是“吨”“升”两个选项，不允许修改和自定义。</w:t>
      </w:r>
    </w:p>
    <w:p w14:paraId="47240F66">
      <w:pPr>
        <w:pStyle w:val="5"/>
        <w:bidi w:val="0"/>
        <w:rPr>
          <w:rFonts w:hint="default"/>
        </w:rPr>
      </w:pPr>
      <w:r>
        <w:rPr>
          <w:rFonts w:hint="eastAsia"/>
        </w:rPr>
        <w:t>●</w:t>
      </w:r>
      <w:r>
        <w:rPr>
          <w:rFonts w:hint="default"/>
          <w:lang w:val="en-US"/>
        </w:rPr>
        <w:t xml:space="preserve"> </w:t>
      </w:r>
      <w:r>
        <w:rPr>
          <w:rFonts w:hint="default"/>
        </w:rPr>
        <w:t>数量，选填，最大长度25位，如“单价”栏次非空，则本栏次必须非空。</w:t>
      </w:r>
    </w:p>
    <w:p w14:paraId="77D68FC8">
      <w:pPr>
        <w:pStyle w:val="5"/>
        <w:bidi w:val="0"/>
        <w:rPr>
          <w:rFonts w:hint="default"/>
        </w:rPr>
      </w:pPr>
      <w:r>
        <w:rPr>
          <w:rFonts w:hint="eastAsia"/>
        </w:rPr>
        <w:t>●</w:t>
      </w:r>
      <w:r>
        <w:rPr>
          <w:rFonts w:hint="default"/>
          <w:lang w:val="en-US"/>
        </w:rPr>
        <w:t xml:space="preserve"> </w:t>
      </w:r>
      <w:r>
        <w:rPr>
          <w:rFonts w:hint="default"/>
        </w:rPr>
        <w:t>单价，选填，最大长度25位，如“数量”栏次非空，则本栏次必须非空。</w:t>
      </w:r>
    </w:p>
    <w:p w14:paraId="09E81B8D">
      <w:pPr>
        <w:pStyle w:val="5"/>
        <w:bidi w:val="0"/>
        <w:rPr>
          <w:rFonts w:hint="default"/>
        </w:rPr>
      </w:pPr>
      <w:r>
        <w:rPr>
          <w:rFonts w:hint="eastAsia"/>
        </w:rPr>
        <w:t>●</w:t>
      </w:r>
      <w:r>
        <w:rPr>
          <w:rFonts w:hint="default"/>
          <w:lang w:val="en-US"/>
        </w:rPr>
        <w:t xml:space="preserve"> </w:t>
      </w:r>
      <w:r>
        <w:rPr>
          <w:rFonts w:hint="default"/>
        </w:rPr>
        <w:t>金额，必填，最大长度18位，最多2位小数。</w:t>
      </w:r>
    </w:p>
    <w:p w14:paraId="5D356300">
      <w:pPr>
        <w:pStyle w:val="5"/>
        <w:bidi w:val="0"/>
        <w:rPr>
          <w:rFonts w:hint="default"/>
        </w:rPr>
      </w:pPr>
      <w:r>
        <w:rPr>
          <w:rFonts w:hint="eastAsia"/>
        </w:rPr>
        <w:t>●</w:t>
      </w:r>
      <w:r>
        <w:rPr>
          <w:rFonts w:hint="default"/>
          <w:lang w:val="en-US"/>
        </w:rPr>
        <w:t xml:space="preserve"> </w:t>
      </w:r>
      <w:r>
        <w:rPr>
          <w:rFonts w:hint="default"/>
        </w:rPr>
        <w:t>增值税税率/征收率，必填，最大长度16位，最多6位小数。必须在可用税率信息中存在。</w:t>
      </w:r>
    </w:p>
    <w:p w14:paraId="14DCFF64">
      <w:pPr>
        <w:pStyle w:val="5"/>
        <w:bidi w:val="0"/>
        <w:rPr>
          <w:rFonts w:hint="default"/>
        </w:rPr>
      </w:pPr>
      <w:r>
        <w:rPr>
          <w:rFonts w:hint="eastAsia"/>
        </w:rPr>
        <w:t>●</w:t>
      </w:r>
      <w:r>
        <w:rPr>
          <w:rFonts w:hint="default"/>
          <w:lang w:val="en-US"/>
        </w:rPr>
        <w:t xml:space="preserve"> </w:t>
      </w:r>
      <w:r>
        <w:rPr>
          <w:rFonts w:hint="default"/>
        </w:rPr>
        <w:t>税额，必填，最大长度18位，最多2位小数。</w:t>
      </w:r>
    </w:p>
    <w:p w14:paraId="0E766ECD">
      <w:pPr>
        <w:pStyle w:val="5"/>
        <w:bidi w:val="0"/>
        <w:rPr>
          <w:rFonts w:hint="default"/>
        </w:rPr>
      </w:pPr>
      <w:r>
        <w:rPr>
          <w:rFonts w:hint="eastAsia"/>
        </w:rPr>
        <w:t>●</w:t>
      </w:r>
      <w:r>
        <w:rPr>
          <w:rFonts w:hint="default"/>
          <w:lang w:val="en-US"/>
        </w:rPr>
        <w:t xml:space="preserve"> </w:t>
      </w:r>
      <w:r>
        <w:rPr>
          <w:rFonts w:hint="default"/>
        </w:rPr>
        <w:t>含税金额，必填，最大长度18位，最多2位小数。</w:t>
      </w:r>
    </w:p>
    <w:p w14:paraId="210B422F">
      <w:pPr>
        <w:pStyle w:val="5"/>
        <w:bidi w:val="0"/>
        <w:rPr>
          <w:rFonts w:hint="default"/>
        </w:rPr>
      </w:pPr>
      <w:r>
        <w:rPr>
          <w:rFonts w:hint="eastAsia"/>
        </w:rPr>
        <w:t>●</w:t>
      </w:r>
      <w:r>
        <w:rPr>
          <w:rFonts w:hint="default"/>
          <w:lang w:val="en-US"/>
        </w:rPr>
        <w:t xml:space="preserve"> </w:t>
      </w:r>
      <w:r>
        <w:rPr>
          <w:rFonts w:hint="default"/>
        </w:rPr>
        <w:t>扣除额，选填，最大长度18位，最多2位小数。</w:t>
      </w:r>
    </w:p>
    <w:p w14:paraId="11A63D41">
      <w:pPr>
        <w:pStyle w:val="5"/>
        <w:bidi w:val="0"/>
        <w:rPr>
          <w:rFonts w:hint="default"/>
        </w:rPr>
      </w:pPr>
      <w:r>
        <w:rPr>
          <w:rFonts w:hint="eastAsia"/>
        </w:rPr>
        <w:t>●</w:t>
      </w:r>
      <w:r>
        <w:rPr>
          <w:rFonts w:hint="default"/>
          <w:lang w:val="en-US"/>
        </w:rPr>
        <w:t xml:space="preserve"> </w:t>
      </w:r>
      <w:r>
        <w:rPr>
          <w:rFonts w:hint="default"/>
        </w:rPr>
        <w:t>商品和服务税收分类合并编码，必填，最大长度19位。必须在商品编码信息中存在。</w:t>
      </w:r>
    </w:p>
    <w:p w14:paraId="2B7F5E68">
      <w:pPr>
        <w:pStyle w:val="5"/>
        <w:bidi w:val="0"/>
        <w:rPr>
          <w:rFonts w:hint="default"/>
        </w:rPr>
      </w:pPr>
      <w:r>
        <w:rPr>
          <w:rFonts w:hint="eastAsia"/>
        </w:rPr>
        <w:t>●</w:t>
      </w:r>
      <w:r>
        <w:rPr>
          <w:rFonts w:hint="default"/>
          <w:lang w:val="en-US"/>
        </w:rPr>
        <w:t xml:space="preserve"> </w:t>
      </w:r>
      <w:r>
        <w:rPr>
          <w:rFonts w:hint="default"/>
        </w:rPr>
        <w:t>发票行性质，必填，取值范围为“00”、“01”、“02”。</w:t>
      </w:r>
    </w:p>
    <w:p w14:paraId="7A72B7D6">
      <w:pPr>
        <w:pStyle w:val="5"/>
        <w:bidi w:val="0"/>
        <w:rPr>
          <w:rFonts w:hint="default"/>
        </w:rPr>
      </w:pPr>
      <w:r>
        <w:rPr>
          <w:rFonts w:hint="eastAsia"/>
        </w:rPr>
        <w:t>●</w:t>
      </w:r>
      <w:r>
        <w:rPr>
          <w:rFonts w:hint="default"/>
          <w:lang w:val="en-US"/>
        </w:rPr>
        <w:t xml:space="preserve"> </w:t>
      </w:r>
      <w:r>
        <w:rPr>
          <w:rFonts w:hint="default"/>
        </w:rPr>
        <w:t>优惠政策标识，选填，不为空时取值范围为“01”、“02”、“03”、“04”、“05”、“06”、“07”、“08”、“09”、“10”、“11”、“12”、“13”、“14”、“15”、“16”、“17”、“18”。</w:t>
      </w:r>
    </w:p>
    <w:p w14:paraId="1E978913">
      <w:pPr>
        <w:pStyle w:val="5"/>
        <w:bidi w:val="0"/>
        <w:rPr>
          <w:rFonts w:hint="default"/>
        </w:rPr>
      </w:pPr>
      <w:r>
        <w:rPr>
          <w:rFonts w:hint="eastAsia"/>
        </w:rPr>
        <w:t>●</w:t>
      </w:r>
      <w:r>
        <w:rPr>
          <w:rFonts w:hint="default"/>
          <w:lang w:val="en-US"/>
        </w:rPr>
        <w:t xml:space="preserve"> </w:t>
      </w:r>
      <w:r>
        <w:rPr>
          <w:rFonts w:hint="default"/>
        </w:rPr>
        <w:t>附加要素名称，选填，最大长度200位。</w:t>
      </w:r>
    </w:p>
    <w:p w14:paraId="55DEB686">
      <w:pPr>
        <w:pStyle w:val="5"/>
        <w:bidi w:val="0"/>
        <w:rPr>
          <w:rFonts w:hint="default"/>
        </w:rPr>
      </w:pPr>
      <w:r>
        <w:rPr>
          <w:rFonts w:hint="eastAsia"/>
        </w:rPr>
        <w:t>●</w:t>
      </w:r>
      <w:r>
        <w:rPr>
          <w:rFonts w:hint="default"/>
          <w:lang w:val="en-US"/>
        </w:rPr>
        <w:t xml:space="preserve"> </w:t>
      </w:r>
      <w:r>
        <w:rPr>
          <w:rFonts w:hint="default"/>
        </w:rPr>
        <w:t>附加要素类型，选填，最大长度200位。</w:t>
      </w:r>
    </w:p>
    <w:p w14:paraId="3B7379ED">
      <w:pPr>
        <w:pStyle w:val="5"/>
        <w:bidi w:val="0"/>
        <w:rPr>
          <w:rFonts w:hint="default"/>
        </w:rPr>
      </w:pPr>
      <w:r>
        <w:rPr>
          <w:rFonts w:hint="eastAsia"/>
        </w:rPr>
        <w:t>●</w:t>
      </w:r>
      <w:r>
        <w:rPr>
          <w:rFonts w:hint="default"/>
          <w:lang w:val="en-US"/>
        </w:rPr>
        <w:t xml:space="preserve"> </w:t>
      </w:r>
      <w:r>
        <w:rPr>
          <w:rFonts w:hint="default"/>
        </w:rPr>
        <w:t>附加要素值，选填，最大长度200位。</w:t>
      </w:r>
    </w:p>
    <w:p w14:paraId="573A0E14">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序号，必须为空。</w:t>
      </w:r>
    </w:p>
    <w:p w14:paraId="4B16D0B4">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50714EA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发票代码，必须为空。</w:t>
      </w:r>
    </w:p>
    <w:p w14:paraId="41BEA10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发票号码，必须为空。</w:t>
      </w:r>
    </w:p>
    <w:p w14:paraId="48A23CDF">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差额凭证号码，必须为空。</w:t>
      </w:r>
    </w:p>
    <w:p w14:paraId="7146F2C8">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开具日期，必须为空。</w:t>
      </w:r>
    </w:p>
    <w:p w14:paraId="5397045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凭证合计金额，必须为空。</w:t>
      </w:r>
    </w:p>
    <w:p w14:paraId="57D57263">
      <w:pPr>
        <w:pStyle w:val="5"/>
        <w:bidi w:val="0"/>
      </w:pPr>
      <w:r>
        <w:rPr>
          <w:rFonts w:hint="eastAsia"/>
        </w:rPr>
        <w:t>●</w:t>
      </w:r>
      <w:r>
        <w:rPr>
          <w:rFonts w:hint="default"/>
          <w:lang w:val="en-US"/>
        </w:rPr>
        <w:t xml:space="preserve"> </w:t>
      </w:r>
      <w:r>
        <w:rPr>
          <w:rFonts w:hint="eastAsia"/>
          <w:lang w:val="en-US" w:eastAsia="zh-CN"/>
        </w:rPr>
        <w:t>本次扣除金额，必须为空。</w:t>
      </w:r>
    </w:p>
    <w:p w14:paraId="71618558">
      <w:pPr>
        <w:pStyle w:val="5"/>
        <w:bidi w:val="0"/>
        <w:rPr>
          <w:rFonts w:hint="eastAsia"/>
        </w:rPr>
      </w:pPr>
      <w:r>
        <w:rPr>
          <w:rFonts w:hint="eastAsia"/>
        </w:rPr>
        <w:t>●</w:t>
      </w:r>
      <w:r>
        <w:rPr>
          <w:rFonts w:hint="default"/>
          <w:lang w:val="en-US"/>
        </w:rPr>
        <w:t xml:space="preserve"> </w:t>
      </w:r>
      <w:r>
        <w:rPr>
          <w:rFonts w:hint="eastAsia"/>
          <w:lang w:val="en-US" w:eastAsia="zh-CN"/>
        </w:rPr>
        <w:t>备注，</w:t>
      </w:r>
      <w:bookmarkStart w:id="190" w:name="OLE_LINK74"/>
      <w:r>
        <w:rPr>
          <w:rFonts w:hint="eastAsia"/>
          <w:lang w:val="en-US" w:eastAsia="zh-CN"/>
        </w:rPr>
        <w:t>必须为空</w:t>
      </w:r>
      <w:bookmarkEnd w:id="190"/>
      <w:r>
        <w:rPr>
          <w:rFonts w:hint="eastAsia"/>
          <w:lang w:val="en-US" w:eastAsia="zh-CN"/>
        </w:rPr>
        <w:t>。</w:t>
      </w:r>
    </w:p>
    <w:p w14:paraId="0CB07A67">
      <w:pPr>
        <w:pStyle w:val="8"/>
        <w:bidi w:val="0"/>
        <w:rPr>
          <w:rFonts w:hint="default"/>
        </w:rPr>
      </w:pPr>
      <w:r>
        <w:rPr>
          <w:rFonts w:hint="default"/>
        </w:rPr>
        <w:t>5.2.4.2数据校验</w:t>
      </w:r>
    </w:p>
    <w:p w14:paraId="4A89B987">
      <w:pPr>
        <w:pStyle w:val="5"/>
        <w:bidi w:val="0"/>
      </w:pPr>
      <w:bookmarkStart w:id="191" w:name="OLE_LINK41"/>
      <w:r>
        <w:rPr>
          <w:rFonts w:hint="eastAsia"/>
        </w:rPr>
        <w:t>●</w:t>
      </w:r>
      <w:r>
        <w:rPr>
          <w:rFonts w:hint="default"/>
          <w:lang w:val="en-US"/>
        </w:rPr>
        <w:t xml:space="preserve"> </w:t>
      </w:r>
      <w:r>
        <w:t>红字发票明细和红字确认单必须保持一致</w:t>
      </w:r>
    </w:p>
    <w:bookmarkEnd w:id="191"/>
    <w:p w14:paraId="3872BE51">
      <w:pPr>
        <w:pStyle w:val="5"/>
        <w:bidi w:val="0"/>
      </w:pPr>
      <w:r>
        <w:rPr>
          <w:rFonts w:hint="eastAsia"/>
        </w:rPr>
        <w:t>●</w:t>
      </w:r>
      <w:r>
        <w:rPr>
          <w:rFonts w:hint="default"/>
          <w:lang w:val="en-US"/>
        </w:rPr>
        <w:t xml:space="preserve"> 开具红字发票时，差额扣除清单必须为空。</w:t>
      </w:r>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64573E95">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3112676A">
      <w:pPr>
        <w:pStyle w:val="5"/>
        <w:bidi w:val="0"/>
        <w:rPr>
          <w:rFonts w:hint="default"/>
          <w:lang w:val="en-US" w:eastAsia="zh-CN"/>
        </w:rPr>
      </w:pPr>
      <w:r>
        <w:rPr>
          <w:rFonts w:hint="eastAsia"/>
        </w:rPr>
        <w:t>●</w:t>
      </w:r>
      <w:r>
        <w:rPr>
          <w:rFonts w:hint="eastAsia"/>
          <w:lang w:val="en-US" w:eastAsia="zh-CN"/>
        </w:rPr>
        <w:t xml:space="preserve"> 只有自用和联用模式允许填写支付渠道和交易单号，他用模式支付渠道和交易单号必须为空。</w:t>
      </w:r>
    </w:p>
    <w:p w14:paraId="24E841FF">
      <w:pPr>
        <w:pStyle w:val="5"/>
        <w:bidi w:val="0"/>
        <w:rPr>
          <w:rFonts w:hint="eastAsia"/>
          <w:lang w:val="en-US" w:eastAsia="zh-CN"/>
        </w:rPr>
      </w:pPr>
      <w:r>
        <w:rPr>
          <w:rFonts w:hint="eastAsia"/>
        </w:rPr>
        <w:t>●</w:t>
      </w:r>
      <w:r>
        <w:rPr>
          <w:rFonts w:hint="eastAsia"/>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r>
        <w:rPr>
          <w:rFonts w:hint="eastAsia"/>
          <w:lang w:eastAsia="zh-CN"/>
        </w:rPr>
        <w:t>。</w:t>
      </w:r>
    </w:p>
    <w:p w14:paraId="5287C784">
      <w:pPr>
        <w:pStyle w:val="5"/>
        <w:bidi w:val="0"/>
        <w:rPr>
          <w:rFonts w:hint="eastAsia"/>
          <w:lang w:val="en-US" w:eastAsia="zh-CN"/>
        </w:rPr>
      </w:pPr>
      <w:r>
        <w:rPr>
          <w:rFonts w:hint="eastAsia"/>
        </w:rPr>
        <w:t>●</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413C688">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88258D1">
      <w:pPr>
        <w:pStyle w:val="7"/>
        <w:bidi w:val="0"/>
        <w:rPr>
          <w:rFonts w:hint="default"/>
        </w:rPr>
      </w:pPr>
      <w:bookmarkStart w:id="192" w:name="_Toc20915"/>
      <w:r>
        <w:rPr>
          <w:rFonts w:hint="default"/>
        </w:rPr>
        <w:t>5.2.5校验授信额度</w:t>
      </w:r>
      <w:bookmarkEnd w:id="192"/>
    </w:p>
    <w:p w14:paraId="69AA1518">
      <w:pPr>
        <w:pStyle w:val="5"/>
        <w:bidi w:val="0"/>
        <w:rPr>
          <w:rFonts w:hint="default"/>
        </w:rPr>
      </w:pPr>
      <w:r>
        <w:rPr>
          <w:rFonts w:hint="default"/>
        </w:rPr>
        <w:t>判断红字发票对应蓝字发票的开票日期，若红字发票对应蓝字发票的开票日期为当前月份，需要增加本地授信额度，增加的数量为红字发票开票金额；若红字发票对应的蓝字发票的开票日期不是当前月份，不增加本地授信额度。</w:t>
      </w:r>
    </w:p>
    <w:p w14:paraId="20DEE48D">
      <w:pPr>
        <w:pStyle w:val="7"/>
        <w:bidi w:val="0"/>
        <w:rPr>
          <w:rFonts w:hint="default"/>
        </w:rPr>
      </w:pPr>
      <w:bookmarkStart w:id="193" w:name="_Toc24435"/>
      <w:r>
        <w:rPr>
          <w:rFonts w:hint="default"/>
        </w:rPr>
        <w:t>5.2.6发票赋码</w:t>
      </w:r>
      <w:bookmarkEnd w:id="193"/>
    </w:p>
    <w:p w14:paraId="4C15060D">
      <w:pPr>
        <w:pStyle w:val="5"/>
        <w:bidi w:val="0"/>
        <w:rPr>
          <w:rFonts w:hint="default"/>
        </w:rPr>
      </w:pPr>
      <w:r>
        <w:rPr>
          <w:rFonts w:hint="default"/>
        </w:rPr>
        <w:t>从本地成品油发票号码段中给要开具的成品油发票依次分配不重复的成品油发票号码，若本地成品油发票号码已使用完毕，调用</w:t>
      </w:r>
      <w:r>
        <w:rPr>
          <w:rFonts w:hint="default"/>
        </w:rPr>
        <w:fldChar w:fldCharType="begin"/>
      </w:r>
      <w:r>
        <w:rPr>
          <w:rFonts w:hint="default"/>
        </w:rPr>
        <w:instrText xml:space="preserve"> HYPERLINK \l "_4.2发票结余校验" </w:instrText>
      </w:r>
      <w:r>
        <w:rPr>
          <w:rFonts w:hint="default"/>
        </w:rPr>
        <w:fldChar w:fldCharType="separate"/>
      </w:r>
      <w:r>
        <w:rPr>
          <w:rFonts w:hint="default"/>
        </w:rPr>
        <w:t>发票号段结余校验</w:t>
      </w:r>
      <w:r>
        <w:rPr>
          <w:rFonts w:hint="default"/>
        </w:rPr>
        <w:fldChar w:fldCharType="end"/>
      </w:r>
      <w:r>
        <w:rPr>
          <w:rFonts w:hint="default"/>
        </w:rPr>
        <w:t>操作。</w:t>
      </w:r>
    </w:p>
    <w:p w14:paraId="2393D7B0">
      <w:pPr>
        <w:pStyle w:val="26"/>
        <w:bidi w:val="0"/>
        <w:rPr>
          <w:rFonts w:hint="default"/>
        </w:rPr>
      </w:pPr>
      <w:r>
        <w:drawing>
          <wp:inline distT="0" distB="0" distL="114300" distR="114300">
            <wp:extent cx="2743200" cy="3155950"/>
            <wp:effectExtent l="0" t="0" r="0" b="6350"/>
            <wp:docPr id="98" name="图片 7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4" descr="发票赋码"/>
                    <pic:cNvPicPr>
                      <a:picLocks noChangeAspect="1"/>
                    </pic:cNvPicPr>
                  </pic:nvPicPr>
                  <pic:blipFill>
                    <a:blip r:embed="rId50"/>
                    <a:stretch>
                      <a:fillRect/>
                    </a:stretch>
                  </pic:blipFill>
                  <pic:spPr>
                    <a:xfrm>
                      <a:off x="0" y="0"/>
                      <a:ext cx="2743200" cy="3155950"/>
                    </a:xfrm>
                    <a:prstGeom prst="rect">
                      <a:avLst/>
                    </a:prstGeom>
                    <a:noFill/>
                    <a:ln>
                      <a:noFill/>
                    </a:ln>
                  </pic:spPr>
                </pic:pic>
              </a:graphicData>
            </a:graphic>
          </wp:inline>
        </w:drawing>
      </w:r>
    </w:p>
    <w:p w14:paraId="637F4129">
      <w:pPr>
        <w:pStyle w:val="7"/>
        <w:bidi w:val="0"/>
        <w:rPr>
          <w:rFonts w:hint="default"/>
        </w:rPr>
      </w:pPr>
      <w:bookmarkStart w:id="194" w:name="_Toc17642"/>
      <w:r>
        <w:rPr>
          <w:rFonts w:hint="default"/>
        </w:rPr>
        <w:t>5.2.7发票上传</w:t>
      </w:r>
      <w:bookmarkEnd w:id="194"/>
    </w:p>
    <w:p w14:paraId="3BA093F9">
      <w:pPr>
        <w:pStyle w:val="5"/>
        <w:bidi w:val="0"/>
        <w:rPr>
          <w:rFonts w:hint="default"/>
        </w:rPr>
      </w:pPr>
      <w:r>
        <w:rPr>
          <w:rFonts w:hint="default"/>
        </w:rPr>
        <w:t>发票赋码成功后，首先在本地保存成品油红字发票预开具信息（发票状态为“预开具成功”），调用税务局端《成品油发票上传》接口上传成品油红字发票，并依据返回的结果，更新本地发票预上传结果。</w:t>
      </w:r>
    </w:p>
    <w:p w14:paraId="4B99BBB2">
      <w:pPr>
        <w:pStyle w:val="26"/>
        <w:bidi w:val="0"/>
        <w:rPr>
          <w:rFonts w:hint="default"/>
        </w:rPr>
      </w:pPr>
      <w:r>
        <w:drawing>
          <wp:inline distT="0" distB="0" distL="114300" distR="114300">
            <wp:extent cx="2743200" cy="2647950"/>
            <wp:effectExtent l="0" t="0" r="0" b="6350"/>
            <wp:docPr id="99"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57" descr="发票上传"/>
                    <pic:cNvPicPr>
                      <a:picLocks noChangeAspect="1"/>
                    </pic:cNvPicPr>
                  </pic:nvPicPr>
                  <pic:blipFill>
                    <a:blip r:embed="rId30"/>
                    <a:stretch>
                      <a:fillRect/>
                    </a:stretch>
                  </pic:blipFill>
                  <pic:spPr>
                    <a:xfrm>
                      <a:off x="0" y="0"/>
                      <a:ext cx="2743200" cy="2647950"/>
                    </a:xfrm>
                    <a:prstGeom prst="rect">
                      <a:avLst/>
                    </a:prstGeom>
                    <a:noFill/>
                    <a:ln>
                      <a:noFill/>
                    </a:ln>
                  </pic:spPr>
                </pic:pic>
              </a:graphicData>
            </a:graphic>
          </wp:inline>
        </w:drawing>
      </w:r>
    </w:p>
    <w:p w14:paraId="310522AF">
      <w:pPr>
        <w:pStyle w:val="8"/>
        <w:bidi w:val="0"/>
        <w:rPr>
          <w:rFonts w:hint="default"/>
        </w:rPr>
      </w:pPr>
      <w:r>
        <w:rPr>
          <w:rFonts w:hint="default"/>
        </w:rPr>
        <w:t>5.2.7.1判断逻辑</w:t>
      </w:r>
    </w:p>
    <w:p w14:paraId="0A675D1C">
      <w:pPr>
        <w:pStyle w:val="5"/>
        <w:bidi w:val="0"/>
        <w:rPr>
          <w:rFonts w:hint="default"/>
        </w:rPr>
      </w:pPr>
      <w:r>
        <w:rPr>
          <w:rFonts w:hint="default"/>
        </w:rPr>
        <w:t>调用《成品油发票上传》进行判断，当接口调用时发生以下任意情形，</w:t>
      </w:r>
      <w:r>
        <w:rPr>
          <w:rFonts w:hint="default"/>
          <w:lang w:val="en-US" w:eastAsia="zh-CN"/>
        </w:rPr>
        <w:t>调用失败</w:t>
      </w:r>
      <w:r>
        <w:rPr>
          <w:rFonts w:hint="default"/>
        </w:rPr>
        <w:t>。</w:t>
      </w:r>
    </w:p>
    <w:p w14:paraId="35C94C2F">
      <w:pPr>
        <w:pStyle w:val="5"/>
        <w:bidi w:val="0"/>
      </w:pPr>
      <w:r>
        <w:rPr>
          <w:rFonts w:hint="eastAsia"/>
        </w:rPr>
        <w:t>●</w:t>
      </w:r>
      <w:r>
        <w:rPr>
          <w:rFonts w:hint="default"/>
          <w:lang w:val="en-US"/>
        </w:rPr>
        <w:t xml:space="preserve"> </w:t>
      </w:r>
      <w:r>
        <w:t>网络通信异常。</w:t>
      </w:r>
    </w:p>
    <w:p w14:paraId="31C96188">
      <w:pPr>
        <w:pStyle w:val="5"/>
        <w:bidi w:val="0"/>
      </w:pPr>
      <w:r>
        <w:rPr>
          <w:rFonts w:hint="eastAsia"/>
        </w:rPr>
        <w:t>●</w:t>
      </w:r>
      <w:r>
        <w:rPr>
          <w:rFonts w:hint="default"/>
          <w:lang w:val="en-US"/>
        </w:rPr>
        <w:t xml:space="preserve"> </w:t>
      </w:r>
      <w:r>
        <w:t>返回报文存在error节点。</w:t>
      </w:r>
    </w:p>
    <w:p w14:paraId="579D81DC">
      <w:pPr>
        <w:pStyle w:val="5"/>
        <w:bidi w:val="0"/>
      </w:pPr>
      <w:r>
        <w:rPr>
          <w:rFonts w:hint="eastAsia"/>
        </w:rPr>
        <w:t>●</w:t>
      </w:r>
      <w:r>
        <w:rPr>
          <w:rFonts w:hint="default"/>
          <w:lang w:val="en-US"/>
        </w:rPr>
        <w:t xml:space="preserve"> </w:t>
      </w:r>
      <w:r>
        <w:t>“返回码”不为“00”。</w:t>
      </w:r>
    </w:p>
    <w:p w14:paraId="21EE626D">
      <w:pPr>
        <w:pStyle w:val="7"/>
        <w:bidi w:val="0"/>
        <w:rPr>
          <w:rFonts w:hint="default"/>
        </w:rPr>
      </w:pPr>
      <w:bookmarkStart w:id="195" w:name="_Toc19211"/>
      <w:r>
        <w:rPr>
          <w:rFonts w:hint="default"/>
        </w:rPr>
        <w:t>5.2.8查询发票上传结果</w:t>
      </w:r>
      <w:bookmarkEnd w:id="195"/>
    </w:p>
    <w:p w14:paraId="5E8D6571">
      <w:pPr>
        <w:pStyle w:val="5"/>
        <w:bidi w:val="0"/>
        <w:rPr>
          <w:rFonts w:hint="default"/>
        </w:rPr>
      </w:pPr>
      <w:r>
        <w:rPr>
          <w:rFonts w:hint="default"/>
        </w:rPr>
        <w:t>发票上传成功后，间隔10秒-10分钟依据发票上传返回的“受理流水号”调用税务局端《查询成品油发票上传结果》接口查询成品油红字发票是否接收成功，并依据返回的发票开具结果，更新本地发票开具结果。</w:t>
      </w:r>
    </w:p>
    <w:p w14:paraId="0994D3AC">
      <w:pPr>
        <w:pStyle w:val="26"/>
        <w:bidi w:val="0"/>
        <w:rPr>
          <w:rFonts w:hint="default"/>
        </w:rPr>
      </w:pPr>
      <w:r>
        <w:drawing>
          <wp:inline distT="0" distB="0" distL="114300" distR="114300">
            <wp:extent cx="2959100" cy="2330450"/>
            <wp:effectExtent l="0" t="0" r="0" b="6350"/>
            <wp:docPr id="100" name="图片 249"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49" descr="获取发票上传结果"/>
                    <pic:cNvPicPr>
                      <a:picLocks noChangeAspect="1"/>
                    </pic:cNvPicPr>
                  </pic:nvPicPr>
                  <pic:blipFill>
                    <a:blip r:embed="rId31"/>
                    <a:stretch>
                      <a:fillRect/>
                    </a:stretch>
                  </pic:blipFill>
                  <pic:spPr>
                    <a:xfrm>
                      <a:off x="0" y="0"/>
                      <a:ext cx="2959100" cy="2330450"/>
                    </a:xfrm>
                    <a:prstGeom prst="rect">
                      <a:avLst/>
                    </a:prstGeom>
                    <a:noFill/>
                    <a:ln>
                      <a:noFill/>
                    </a:ln>
                  </pic:spPr>
                </pic:pic>
              </a:graphicData>
            </a:graphic>
          </wp:inline>
        </w:drawing>
      </w:r>
    </w:p>
    <w:p w14:paraId="384C1F38">
      <w:pPr>
        <w:pStyle w:val="8"/>
        <w:bidi w:val="0"/>
        <w:rPr>
          <w:rFonts w:hint="default"/>
        </w:rPr>
      </w:pPr>
      <w:r>
        <w:rPr>
          <w:rFonts w:hint="default"/>
        </w:rPr>
        <w:t>5.2.8.1判断逻辑</w:t>
      </w:r>
    </w:p>
    <w:p w14:paraId="62F4445D">
      <w:pPr>
        <w:pStyle w:val="5"/>
        <w:bidi w:val="0"/>
        <w:rPr>
          <w:rFonts w:hint="default"/>
        </w:rPr>
      </w:pPr>
      <w:r>
        <w:rPr>
          <w:rFonts w:hint="default"/>
        </w:rPr>
        <w:t>调用《查询成品油发票上传结果》接口查询成品油红字发票是否开具成功。 当接口调用时发生以下任意情形，</w:t>
      </w:r>
      <w:r>
        <w:rPr>
          <w:rFonts w:hint="default"/>
          <w:lang w:val="en-US" w:eastAsia="zh-CN"/>
        </w:rPr>
        <w:t>调用失败</w:t>
      </w:r>
      <w:r>
        <w:rPr>
          <w:rFonts w:hint="default"/>
        </w:rPr>
        <w:t>。</w:t>
      </w:r>
    </w:p>
    <w:p w14:paraId="7A797094">
      <w:pPr>
        <w:pStyle w:val="5"/>
        <w:bidi w:val="0"/>
      </w:pPr>
      <w:r>
        <w:rPr>
          <w:rFonts w:hint="eastAsia"/>
        </w:rPr>
        <w:t>●</w:t>
      </w:r>
      <w:r>
        <w:rPr>
          <w:rFonts w:hint="default"/>
          <w:lang w:val="en-US"/>
        </w:rPr>
        <w:t xml:space="preserve"> </w:t>
      </w:r>
      <w:r>
        <w:t>网络通信异常。</w:t>
      </w:r>
    </w:p>
    <w:p w14:paraId="309D84F0">
      <w:pPr>
        <w:pStyle w:val="5"/>
        <w:bidi w:val="0"/>
      </w:pPr>
      <w:r>
        <w:rPr>
          <w:rFonts w:hint="eastAsia"/>
        </w:rPr>
        <w:t>●</w:t>
      </w:r>
      <w:r>
        <w:rPr>
          <w:rFonts w:hint="default"/>
          <w:lang w:val="en-US"/>
        </w:rPr>
        <w:t xml:space="preserve"> </w:t>
      </w:r>
      <w:r>
        <w:t>返回报文存在error节点。</w:t>
      </w:r>
    </w:p>
    <w:p w14:paraId="5EEBD9DC">
      <w:pPr>
        <w:pStyle w:val="5"/>
        <w:bidi w:val="0"/>
      </w:pPr>
      <w:r>
        <w:rPr>
          <w:rFonts w:hint="eastAsia"/>
        </w:rPr>
        <w:t>●</w:t>
      </w:r>
      <w:r>
        <w:rPr>
          <w:rFonts w:hint="default"/>
          <w:lang w:val="en-US"/>
        </w:rPr>
        <w:t xml:space="preserve"> </w:t>
      </w:r>
      <w:r>
        <w:t>“返回码”不为“00”。</w:t>
      </w:r>
    </w:p>
    <w:p w14:paraId="017C80B9">
      <w:pPr>
        <w:pStyle w:val="4"/>
        <w:rPr>
          <w:rFonts w:hint="default" w:ascii="Times New Roman" w:hAnsi="Times New Roman" w:eastAsia="宋体" w:cs="Times New Roman"/>
          <w:highlight w:val="none"/>
          <w:lang w:val="en-US"/>
        </w:rPr>
      </w:pPr>
      <w:bookmarkStart w:id="196" w:name="_Toc11530"/>
      <w:bookmarkStart w:id="197" w:name="_Toc28047"/>
      <w:r>
        <w:rPr>
          <w:rFonts w:hint="default" w:ascii="Times New Roman" w:hAnsi="Times New Roman" w:eastAsia="宋体" w:cs="Times New Roman"/>
          <w:highlight w:val="none"/>
          <w:lang w:val="en-US" w:eastAsia="zh-CN"/>
        </w:rPr>
        <w:t>6</w:t>
      </w:r>
      <w:r>
        <w:rPr>
          <w:rFonts w:hint="eastAsia" w:ascii="Times New Roman" w:hAnsi="Times New Roman" w:eastAsia="宋体" w:cs="Times New Roman"/>
          <w:highlight w:val="none"/>
          <w:lang w:val="en-US" w:eastAsia="zh-CN"/>
        </w:rPr>
        <w:t>.</w:t>
      </w:r>
      <w:r>
        <w:rPr>
          <w:rFonts w:hint="default" w:ascii="Times New Roman" w:hAnsi="Times New Roman" w:eastAsia="宋体" w:cs="Times New Roman"/>
          <w:highlight w:val="none"/>
          <w:lang w:val="en-US" w:eastAsia="zh-CN"/>
        </w:rPr>
        <w:t>开票汇总确认</w:t>
      </w:r>
      <w:bookmarkEnd w:id="196"/>
      <w:bookmarkEnd w:id="197"/>
    </w:p>
    <w:p w14:paraId="1CA83FBB">
      <w:pPr>
        <w:pStyle w:val="6"/>
        <w:bidi w:val="0"/>
        <w:rPr>
          <w:rFonts w:hint="default"/>
        </w:rPr>
      </w:pPr>
      <w:bookmarkStart w:id="198" w:name="_Toc8730"/>
      <w:r>
        <w:rPr>
          <w:rFonts w:hint="default"/>
          <w:lang w:val="en-US" w:eastAsia="zh-CN"/>
        </w:rPr>
        <w:t>6</w:t>
      </w:r>
      <w:r>
        <w:rPr>
          <w:rFonts w:hint="default"/>
        </w:rPr>
        <w:t>.1.全流程图</w:t>
      </w:r>
      <w:bookmarkEnd w:id="198"/>
    </w:p>
    <w:p w14:paraId="5A3A05D4">
      <w:pPr>
        <w:pStyle w:val="26"/>
        <w:bidi w:val="0"/>
        <w:rPr>
          <w:rFonts w:hint="default"/>
          <w:lang w:eastAsia="zh-CN"/>
        </w:rPr>
      </w:pPr>
      <w:r>
        <w:drawing>
          <wp:inline distT="0" distB="0" distL="114300" distR="114300">
            <wp:extent cx="5267325" cy="5078730"/>
            <wp:effectExtent l="0" t="0" r="3175" b="1270"/>
            <wp:docPr id="101" name="图片 77"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77" descr="汇总确认总流程图"/>
                    <pic:cNvPicPr>
                      <a:picLocks noChangeAspect="1"/>
                    </pic:cNvPicPr>
                  </pic:nvPicPr>
                  <pic:blipFill>
                    <a:blip r:embed="rId51"/>
                    <a:stretch>
                      <a:fillRect/>
                    </a:stretch>
                  </pic:blipFill>
                  <pic:spPr>
                    <a:xfrm>
                      <a:off x="0" y="0"/>
                      <a:ext cx="5267325" cy="5078730"/>
                    </a:xfrm>
                    <a:prstGeom prst="rect">
                      <a:avLst/>
                    </a:prstGeom>
                    <a:noFill/>
                    <a:ln>
                      <a:noFill/>
                    </a:ln>
                  </pic:spPr>
                </pic:pic>
              </a:graphicData>
            </a:graphic>
          </wp:inline>
        </w:drawing>
      </w:r>
    </w:p>
    <w:p w14:paraId="7FB5131F">
      <w:pPr>
        <w:pStyle w:val="25"/>
        <w:bidi w:val="0"/>
        <w:rPr>
          <w:rFonts w:hint="default"/>
        </w:rPr>
      </w:pPr>
      <w:r>
        <w:rPr>
          <w:rFonts w:hint="default"/>
        </w:rPr>
        <w:t>业务流程图</w:t>
      </w:r>
    </w:p>
    <w:p w14:paraId="0F6ADBCE">
      <w:pPr>
        <w:pStyle w:val="26"/>
        <w:bidi w:val="0"/>
        <w:rPr>
          <w:rFonts w:hint="default"/>
          <w:lang w:eastAsia="zh-CN"/>
        </w:rPr>
      </w:pPr>
      <w:r>
        <w:rPr>
          <w:rFonts w:hint="default"/>
          <w:lang w:eastAsia="zh-CN"/>
        </w:rPr>
        <w:drawing>
          <wp:inline distT="0" distB="0" distL="114300" distR="114300">
            <wp:extent cx="4950460" cy="4319905"/>
            <wp:effectExtent l="0" t="0" r="0" b="0"/>
            <wp:docPr id="102" name="图片 108"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8" descr="开票信息汇总对账 (2)"/>
                    <pic:cNvPicPr>
                      <a:picLocks noChangeAspect="1"/>
                    </pic:cNvPicPr>
                  </pic:nvPicPr>
                  <pic:blipFill>
                    <a:blip r:embed="rId52"/>
                    <a:stretch>
                      <a:fillRect/>
                    </a:stretch>
                  </pic:blipFill>
                  <pic:spPr>
                    <a:xfrm>
                      <a:off x="0" y="0"/>
                      <a:ext cx="4950460" cy="4319905"/>
                    </a:xfrm>
                    <a:prstGeom prst="rect">
                      <a:avLst/>
                    </a:prstGeom>
                    <a:noFill/>
                    <a:ln>
                      <a:noFill/>
                    </a:ln>
                  </pic:spPr>
                </pic:pic>
              </a:graphicData>
            </a:graphic>
          </wp:inline>
        </w:drawing>
      </w:r>
    </w:p>
    <w:p w14:paraId="02D50746">
      <w:pPr>
        <w:pStyle w:val="25"/>
        <w:bidi w:val="0"/>
        <w:rPr>
          <w:rFonts w:hint="default"/>
        </w:rPr>
      </w:pPr>
      <w:r>
        <w:rPr>
          <w:rFonts w:hint="default"/>
        </w:rPr>
        <w:t>时序图</w:t>
      </w:r>
    </w:p>
    <w:p w14:paraId="528F4C60">
      <w:pPr>
        <w:pStyle w:val="6"/>
        <w:bidi w:val="0"/>
        <w:rPr>
          <w:rFonts w:hint="default"/>
        </w:rPr>
      </w:pPr>
      <w:bookmarkStart w:id="199" w:name="_Toc18734"/>
      <w:r>
        <w:rPr>
          <w:rFonts w:hint="default"/>
          <w:lang w:val="en-US" w:eastAsia="zh-CN"/>
        </w:rPr>
        <w:t>6</w:t>
      </w:r>
      <w:r>
        <w:rPr>
          <w:rFonts w:hint="default"/>
        </w:rPr>
        <w:t>.2.业务规则</w:t>
      </w:r>
      <w:bookmarkEnd w:id="199"/>
    </w:p>
    <w:p w14:paraId="6D77DF65">
      <w:pPr>
        <w:pStyle w:val="7"/>
        <w:bidi w:val="0"/>
        <w:rPr>
          <w:rFonts w:hint="default"/>
          <w:lang w:val="en-US" w:eastAsia="zh-CN"/>
        </w:rPr>
      </w:pPr>
      <w:bookmarkStart w:id="200" w:name="_Toc31449"/>
      <w:r>
        <w:rPr>
          <w:rFonts w:hint="default"/>
          <w:lang w:val="en-US" w:eastAsia="zh-CN"/>
        </w:rPr>
        <w:t>6</w:t>
      </w:r>
      <w:r>
        <w:rPr>
          <w:rFonts w:hint="default"/>
        </w:rPr>
        <w:t>.2.1</w:t>
      </w:r>
      <w:r>
        <w:rPr>
          <w:rFonts w:hint="default"/>
          <w:lang w:val="en-US" w:eastAsia="zh-CN"/>
        </w:rPr>
        <w:t>数字化电子发票汇总信息上传</w:t>
      </w:r>
      <w:bookmarkEnd w:id="200"/>
    </w:p>
    <w:p w14:paraId="280E9769">
      <w:pPr>
        <w:pStyle w:val="5"/>
        <w:bidi w:val="0"/>
        <w:rPr>
          <w:rFonts w:hint="default"/>
        </w:rPr>
      </w:pPr>
      <w:r>
        <w:rPr>
          <w:rFonts w:hint="default"/>
        </w:rPr>
        <w:t>给企业提供按月上传发票汇总信息接口，以避免由于企业未及时上传发票而带来的问题。企业在每月</w:t>
      </w:r>
      <w:r>
        <w:rPr>
          <w:rFonts w:hint="default"/>
          <w:lang w:eastAsia="zh-CN"/>
        </w:rPr>
        <w:t>13日</w:t>
      </w:r>
      <w:r>
        <w:rPr>
          <w:rFonts w:hint="default"/>
        </w:rPr>
        <w:t>前需</w:t>
      </w:r>
      <w:r>
        <w:rPr>
          <w:rFonts w:hint="default"/>
          <w:lang w:val="en-US" w:eastAsia="zh-CN"/>
        </w:rPr>
        <w:t>按自然月</w:t>
      </w:r>
      <w:r>
        <w:rPr>
          <w:rFonts w:hint="default"/>
        </w:rPr>
        <w:t>汇总上月</w:t>
      </w:r>
      <w:r>
        <w:rPr>
          <w:rFonts w:hint="default"/>
          <w:lang w:val="en-US" w:eastAsia="zh-CN"/>
        </w:rPr>
        <w:t>在本平台</w:t>
      </w:r>
      <w:r>
        <w:rPr>
          <w:rFonts w:hint="default"/>
        </w:rPr>
        <w:t>开具的</w:t>
      </w:r>
      <w:r>
        <w:rPr>
          <w:rFonts w:hint="default"/>
          <w:lang w:eastAsia="zh-CN"/>
        </w:rPr>
        <w:t>数字化电子</w:t>
      </w:r>
      <w:r>
        <w:rPr>
          <w:rFonts w:hint="default"/>
        </w:rPr>
        <w:t>发票的数量、金额和税额</w:t>
      </w:r>
      <w:r>
        <w:rPr>
          <w:rFonts w:hint="default"/>
          <w:lang w:val="en-US" w:eastAsia="zh-CN"/>
        </w:rPr>
        <w:t>上传至乐企服务端</w:t>
      </w:r>
      <w:r>
        <w:rPr>
          <w:rFonts w:hint="default"/>
        </w:rPr>
        <w:t>，</w:t>
      </w:r>
      <w:r>
        <w:rPr>
          <w:rFonts w:hint="default"/>
          <w:lang w:val="en-US" w:eastAsia="zh-CN"/>
        </w:rPr>
        <w:t>与</w:t>
      </w:r>
      <w:r>
        <w:rPr>
          <w:rFonts w:hint="default"/>
        </w:rPr>
        <w:t>乐企</w:t>
      </w:r>
      <w:r>
        <w:rPr>
          <w:rFonts w:hint="default"/>
          <w:lang w:val="en-US" w:eastAsia="zh-CN"/>
        </w:rPr>
        <w:t>服务端</w:t>
      </w:r>
      <w:r>
        <w:rPr>
          <w:rFonts w:hint="default"/>
        </w:rPr>
        <w:t>汇总接收到的</w:t>
      </w:r>
      <w:r>
        <w:rPr>
          <w:rFonts w:hint="default"/>
          <w:lang w:val="en-US" w:eastAsia="zh-CN"/>
        </w:rPr>
        <w:t>数字化电子</w:t>
      </w:r>
      <w:r>
        <w:rPr>
          <w:rFonts w:hint="default"/>
        </w:rPr>
        <w:t>发票信息进行比对，若比对一致，返回比对成功；若比对不一致，返回具体失败信息，由企业核实后，再次上传。开票汇总确认后不允许上传已确认的月份的</w:t>
      </w:r>
      <w:r>
        <w:rPr>
          <w:rFonts w:hint="default"/>
          <w:lang w:eastAsia="zh-CN"/>
        </w:rPr>
        <w:t>数字化</w:t>
      </w:r>
      <w:r>
        <w:rPr>
          <w:rFonts w:hint="default"/>
        </w:rPr>
        <w:t>电</w:t>
      </w:r>
      <w:r>
        <w:rPr>
          <w:rFonts w:hint="default"/>
          <w:lang w:val="en-US" w:eastAsia="zh-CN"/>
        </w:rPr>
        <w:t>子</w:t>
      </w:r>
      <w:r>
        <w:rPr>
          <w:rFonts w:hint="default"/>
        </w:rPr>
        <w:t>发票说明。</w:t>
      </w:r>
    </w:p>
    <w:p w14:paraId="3F954C25">
      <w:pPr>
        <w:pStyle w:val="5"/>
        <w:bidi w:val="0"/>
        <w:rPr>
          <w:rFonts w:hint="default"/>
          <w:lang w:val="en-US" w:eastAsia="zh-CN"/>
        </w:rPr>
      </w:pPr>
      <w:r>
        <w:rPr>
          <w:rFonts w:hint="default"/>
        </w:rPr>
        <w:t>若企业在每月</w:t>
      </w:r>
      <w:r>
        <w:rPr>
          <w:rFonts w:hint="default"/>
          <w:lang w:eastAsia="zh-CN"/>
        </w:rPr>
        <w:t>13日</w:t>
      </w:r>
      <w:r>
        <w:rPr>
          <w:rFonts w:hint="default"/>
        </w:rPr>
        <w:t>前未上传上个月的发票汇总确认信息，乐企服务端将在</w:t>
      </w:r>
      <w:r>
        <w:rPr>
          <w:rFonts w:hint="default"/>
          <w:lang w:eastAsia="zh-CN"/>
        </w:rPr>
        <w:t>13日</w:t>
      </w:r>
      <w:r>
        <w:rPr>
          <w:rFonts w:hint="default"/>
        </w:rPr>
        <w:t>零点汇总乐企服务端接收到的上个月的</w:t>
      </w:r>
      <w:r>
        <w:rPr>
          <w:rFonts w:hint="default"/>
          <w:lang w:eastAsia="zh-CN"/>
        </w:rPr>
        <w:t>数字化</w:t>
      </w:r>
      <w:r>
        <w:rPr>
          <w:rFonts w:hint="default"/>
          <w:lang w:val="en-US" w:eastAsia="zh-CN"/>
        </w:rPr>
        <w:t>电子</w:t>
      </w:r>
      <w:r>
        <w:rPr>
          <w:rFonts w:hint="default"/>
        </w:rPr>
        <w:t>发票。每月</w:t>
      </w:r>
      <w:r>
        <w:rPr>
          <w:rFonts w:hint="default"/>
          <w:lang w:eastAsia="zh-CN"/>
        </w:rPr>
        <w:t>13日</w:t>
      </w:r>
      <w:r>
        <w:rPr>
          <w:rFonts w:hint="default"/>
        </w:rPr>
        <w:t>零点</w:t>
      </w:r>
      <w:r>
        <w:rPr>
          <w:rFonts w:hint="default"/>
          <w:lang w:val="en-US" w:eastAsia="zh-CN"/>
        </w:rPr>
        <w:t>之后，</w:t>
      </w:r>
      <w:r>
        <w:rPr>
          <w:rFonts w:hint="default"/>
        </w:rPr>
        <w:t>上个月</w:t>
      </w:r>
      <w:r>
        <w:rPr>
          <w:rFonts w:hint="default"/>
          <w:lang w:val="en-US" w:eastAsia="zh-CN"/>
        </w:rPr>
        <w:t>未上传</w:t>
      </w:r>
      <w:r>
        <w:rPr>
          <w:rFonts w:hint="default"/>
        </w:rPr>
        <w:t>的发票</w:t>
      </w:r>
      <w:r>
        <w:rPr>
          <w:rFonts w:hint="default"/>
          <w:lang w:eastAsia="zh-CN"/>
        </w:rPr>
        <w:t>，</w:t>
      </w:r>
      <w:r>
        <w:rPr>
          <w:rFonts w:hint="default"/>
          <w:lang w:val="en-US" w:eastAsia="zh-CN"/>
        </w:rPr>
        <w:t>请重新开具。</w:t>
      </w:r>
    </w:p>
    <w:p w14:paraId="630F41D2">
      <w:pPr>
        <w:pStyle w:val="26"/>
        <w:bidi w:val="0"/>
        <w:rPr>
          <w:rFonts w:hint="default"/>
          <w:lang w:eastAsia="zh-CN"/>
        </w:rPr>
      </w:pPr>
      <w:r>
        <w:drawing>
          <wp:inline distT="0" distB="0" distL="114300" distR="114300">
            <wp:extent cx="4692650" cy="2508250"/>
            <wp:effectExtent l="0" t="0" r="6350" b="6350"/>
            <wp:docPr id="103" name="图片 193"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93" descr="汇总确认"/>
                    <pic:cNvPicPr>
                      <a:picLocks noChangeAspect="1"/>
                    </pic:cNvPicPr>
                  </pic:nvPicPr>
                  <pic:blipFill>
                    <a:blip r:embed="rId53"/>
                    <a:stretch>
                      <a:fillRect/>
                    </a:stretch>
                  </pic:blipFill>
                  <pic:spPr>
                    <a:xfrm>
                      <a:off x="0" y="0"/>
                      <a:ext cx="4692650" cy="2508250"/>
                    </a:xfrm>
                    <a:prstGeom prst="rect">
                      <a:avLst/>
                    </a:prstGeom>
                    <a:noFill/>
                    <a:ln>
                      <a:noFill/>
                    </a:ln>
                  </pic:spPr>
                </pic:pic>
              </a:graphicData>
            </a:graphic>
          </wp:inline>
        </w:drawing>
      </w:r>
    </w:p>
    <w:p w14:paraId="06176F33">
      <w:pPr>
        <w:pStyle w:val="5"/>
        <w:bidi w:val="0"/>
        <w:rPr>
          <w:rFonts w:hint="default"/>
        </w:rPr>
      </w:pPr>
      <w:r>
        <w:rPr>
          <w:rFonts w:hint="default"/>
          <w:lang w:val="en-US" w:eastAsia="zh-CN"/>
        </w:rPr>
        <w:t>每月13日之前，</w:t>
      </w:r>
      <w:r>
        <w:rPr>
          <w:rFonts w:hint="default"/>
        </w:rPr>
        <w:t>当企业上传发票汇总确认信息后，发现已确认的月份还有</w:t>
      </w:r>
      <w:r>
        <w:rPr>
          <w:rFonts w:hint="default"/>
          <w:lang w:eastAsia="zh-CN"/>
        </w:rPr>
        <w:t>数字化电子</w:t>
      </w:r>
      <w:r>
        <w:rPr>
          <w:rFonts w:hint="default"/>
        </w:rPr>
        <w:t>发票未上传，可以取消发票汇总确认，把未上传的</w:t>
      </w:r>
      <w:r>
        <w:rPr>
          <w:rFonts w:hint="default"/>
          <w:lang w:eastAsia="zh-CN"/>
        </w:rPr>
        <w:t>数字化电子</w:t>
      </w:r>
      <w:r>
        <w:rPr>
          <w:rFonts w:hint="default"/>
        </w:rPr>
        <w:t>发票上传至乐企服务端后再次上传发票汇总确认信息。</w:t>
      </w:r>
    </w:p>
    <w:p w14:paraId="080EB4E1">
      <w:pPr>
        <w:pStyle w:val="26"/>
        <w:bidi w:val="0"/>
        <w:rPr>
          <w:rFonts w:hint="default"/>
          <w:lang w:eastAsia="zh-CN"/>
        </w:rPr>
      </w:pPr>
      <w:r>
        <w:drawing>
          <wp:inline distT="0" distB="0" distL="114300" distR="114300">
            <wp:extent cx="1600200" cy="4464050"/>
            <wp:effectExtent l="0" t="0" r="0" b="6350"/>
            <wp:docPr id="104" name="图片 250"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50" descr="取消汇总确认"/>
                    <pic:cNvPicPr>
                      <a:picLocks noChangeAspect="1"/>
                    </pic:cNvPicPr>
                  </pic:nvPicPr>
                  <pic:blipFill>
                    <a:blip r:embed="rId54"/>
                    <a:stretch>
                      <a:fillRect/>
                    </a:stretch>
                  </pic:blipFill>
                  <pic:spPr>
                    <a:xfrm>
                      <a:off x="0" y="0"/>
                      <a:ext cx="1600200" cy="4464050"/>
                    </a:xfrm>
                    <a:prstGeom prst="rect">
                      <a:avLst/>
                    </a:prstGeom>
                    <a:noFill/>
                    <a:ln>
                      <a:noFill/>
                    </a:ln>
                  </pic:spPr>
                </pic:pic>
              </a:graphicData>
            </a:graphic>
          </wp:inline>
        </w:drawing>
      </w:r>
    </w:p>
    <w:p w14:paraId="1DCE2104">
      <w:pPr>
        <w:pStyle w:val="8"/>
        <w:bidi w:val="0"/>
        <w:rPr>
          <w:rFonts w:hint="default"/>
          <w:lang w:eastAsia="zh-CN"/>
        </w:rPr>
      </w:pPr>
      <w:r>
        <w:rPr>
          <w:rFonts w:hint="default"/>
          <w:lang w:val="en-US" w:eastAsia="zh-CN"/>
        </w:rPr>
        <w:t>6</w:t>
      </w:r>
      <w:r>
        <w:rPr>
          <w:rFonts w:hint="default"/>
        </w:rPr>
        <w:t>.2.1.1判断逻辑</w:t>
      </w:r>
    </w:p>
    <w:p w14:paraId="714BF4EE">
      <w:pPr>
        <w:pStyle w:val="5"/>
        <w:bidi w:val="0"/>
        <w:rPr>
          <w:rFonts w:hint="default"/>
        </w:rPr>
      </w:pPr>
      <w:r>
        <w:rPr>
          <w:rFonts w:hint="default"/>
        </w:rPr>
        <w:t>调用《</w:t>
      </w:r>
      <w:r>
        <w:rPr>
          <w:rFonts w:hint="default"/>
          <w:lang w:val="en-US" w:eastAsia="zh-CN"/>
        </w:rPr>
        <w:t>上传发票汇总确认信息</w:t>
      </w:r>
      <w:r>
        <w:rPr>
          <w:rFonts w:hint="default"/>
        </w:rPr>
        <w:t>》接口当接口调用时发生以下任意情形，</w:t>
      </w:r>
      <w:r>
        <w:rPr>
          <w:rFonts w:hint="default"/>
          <w:lang w:val="en-US" w:eastAsia="zh-CN"/>
        </w:rPr>
        <w:t>调用失败</w:t>
      </w:r>
      <w:r>
        <w:rPr>
          <w:rFonts w:hint="default"/>
        </w:rPr>
        <w:t>。</w:t>
      </w:r>
    </w:p>
    <w:p w14:paraId="2EB5DC2F">
      <w:pPr>
        <w:pStyle w:val="5"/>
        <w:bidi w:val="0"/>
      </w:pPr>
      <w:r>
        <w:rPr>
          <w:rFonts w:hint="eastAsia"/>
        </w:rPr>
        <w:t>●</w:t>
      </w:r>
      <w:r>
        <w:rPr>
          <w:rFonts w:hint="default"/>
          <w:lang w:val="en-US"/>
        </w:rPr>
        <w:t xml:space="preserve"> </w:t>
      </w:r>
      <w:r>
        <w:t>网络通信异常。</w:t>
      </w:r>
    </w:p>
    <w:p w14:paraId="04DCD3C4">
      <w:pPr>
        <w:pStyle w:val="5"/>
        <w:bidi w:val="0"/>
      </w:pPr>
      <w:r>
        <w:rPr>
          <w:rFonts w:hint="eastAsia"/>
        </w:rPr>
        <w:t>●</w:t>
      </w:r>
      <w:r>
        <w:rPr>
          <w:rFonts w:hint="default"/>
          <w:lang w:val="en-US"/>
        </w:rPr>
        <w:t xml:space="preserve"> </w:t>
      </w:r>
      <w:r>
        <w:t>返回报文存在error节点。</w:t>
      </w:r>
    </w:p>
    <w:p w14:paraId="1179BD03">
      <w:pPr>
        <w:pStyle w:val="5"/>
        <w:bidi w:val="0"/>
      </w:pPr>
      <w:r>
        <w:rPr>
          <w:rFonts w:hint="eastAsia"/>
        </w:rPr>
        <w:t>●</w:t>
      </w:r>
      <w:r>
        <w:rPr>
          <w:rFonts w:hint="default"/>
          <w:lang w:val="en-US"/>
        </w:rPr>
        <w:t xml:space="preserve"> </w:t>
      </w:r>
      <w:r>
        <w:t>“返回码”不为“00”。</w:t>
      </w:r>
    </w:p>
    <w:p w14:paraId="5A8FDDAD">
      <w:pPr>
        <w:pStyle w:val="7"/>
        <w:bidi w:val="0"/>
        <w:rPr>
          <w:rFonts w:hint="default"/>
          <w:lang w:val="en-US" w:eastAsia="zh-CN"/>
        </w:rPr>
      </w:pPr>
      <w:bookmarkStart w:id="201" w:name="_Toc1040"/>
      <w:r>
        <w:rPr>
          <w:rFonts w:hint="default"/>
          <w:lang w:val="en-US" w:eastAsia="zh-CN"/>
        </w:rPr>
        <w:t>6</w:t>
      </w:r>
      <w:r>
        <w:rPr>
          <w:rFonts w:hint="default"/>
        </w:rPr>
        <w:t>.2.</w:t>
      </w:r>
      <w:r>
        <w:rPr>
          <w:rFonts w:hint="default"/>
          <w:lang w:val="en-US" w:eastAsia="zh-CN"/>
        </w:rPr>
        <w:t>2</w:t>
      </w:r>
      <w:r>
        <w:rPr>
          <w:rFonts w:hint="default"/>
        </w:rPr>
        <w:t>查询发票</w:t>
      </w:r>
      <w:r>
        <w:rPr>
          <w:rFonts w:hint="default"/>
          <w:lang w:val="en-US" w:eastAsia="zh-CN"/>
        </w:rPr>
        <w:t>汇总确认信息</w:t>
      </w:r>
      <w:bookmarkEnd w:id="201"/>
    </w:p>
    <w:p w14:paraId="26403CAA">
      <w:pPr>
        <w:pStyle w:val="5"/>
        <w:bidi w:val="0"/>
        <w:rPr>
          <w:rFonts w:hint="default"/>
        </w:rPr>
      </w:pPr>
      <w:r>
        <w:rPr>
          <w:rFonts w:hint="default"/>
        </w:rPr>
        <w:t>给企业提供发票汇总确认信息查询功能，企业可以通过此接口查询历史发票汇总确认信息。</w:t>
      </w:r>
    </w:p>
    <w:p w14:paraId="3185EB39">
      <w:pPr>
        <w:pStyle w:val="26"/>
        <w:bidi w:val="0"/>
        <w:rPr>
          <w:rFonts w:hint="default"/>
          <w:lang w:eastAsia="zh-CN"/>
        </w:rPr>
      </w:pPr>
      <w:r>
        <w:drawing>
          <wp:inline distT="0" distB="0" distL="114300" distR="114300">
            <wp:extent cx="2908300" cy="1949450"/>
            <wp:effectExtent l="0" t="0" r="0" b="6350"/>
            <wp:docPr id="105" name="图片 80"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0" descr="查询发票汇总确认"/>
                    <pic:cNvPicPr>
                      <a:picLocks noChangeAspect="1"/>
                    </pic:cNvPicPr>
                  </pic:nvPicPr>
                  <pic:blipFill>
                    <a:blip r:embed="rId55"/>
                    <a:stretch>
                      <a:fillRect/>
                    </a:stretch>
                  </pic:blipFill>
                  <pic:spPr>
                    <a:xfrm>
                      <a:off x="0" y="0"/>
                      <a:ext cx="2908300" cy="1949450"/>
                    </a:xfrm>
                    <a:prstGeom prst="rect">
                      <a:avLst/>
                    </a:prstGeom>
                    <a:noFill/>
                    <a:ln>
                      <a:noFill/>
                    </a:ln>
                  </pic:spPr>
                </pic:pic>
              </a:graphicData>
            </a:graphic>
          </wp:inline>
        </w:drawing>
      </w:r>
    </w:p>
    <w:p w14:paraId="7781317D">
      <w:pPr>
        <w:pStyle w:val="8"/>
        <w:bidi w:val="0"/>
        <w:rPr>
          <w:rFonts w:hint="default"/>
        </w:rPr>
      </w:pPr>
      <w:r>
        <w:rPr>
          <w:rFonts w:hint="default"/>
          <w:lang w:val="en-US" w:eastAsia="zh-CN"/>
        </w:rPr>
        <w:t>6</w:t>
      </w:r>
      <w:r>
        <w:rPr>
          <w:rFonts w:hint="default"/>
        </w:rPr>
        <w:t>.2.</w:t>
      </w:r>
      <w:r>
        <w:rPr>
          <w:rFonts w:hint="default"/>
          <w:lang w:val="en-US" w:eastAsia="zh-CN"/>
        </w:rPr>
        <w:t>2</w:t>
      </w:r>
      <w:r>
        <w:rPr>
          <w:rFonts w:hint="default"/>
        </w:rPr>
        <w:t>.1判断逻辑</w:t>
      </w:r>
    </w:p>
    <w:p w14:paraId="0D8C391A">
      <w:pPr>
        <w:pStyle w:val="5"/>
        <w:bidi w:val="0"/>
        <w:rPr>
          <w:rFonts w:hint="default"/>
        </w:rPr>
      </w:pPr>
      <w:r>
        <w:rPr>
          <w:rFonts w:hint="default"/>
        </w:rPr>
        <w:t>调用《</w:t>
      </w:r>
      <w:r>
        <w:rPr>
          <w:rFonts w:hint="default"/>
          <w:lang w:val="en-US" w:eastAsia="zh-CN"/>
        </w:rPr>
        <w:t>查询发票会汇总确认信息</w:t>
      </w:r>
      <w:r>
        <w:rPr>
          <w:rFonts w:hint="default"/>
        </w:rPr>
        <w:t>》接口当接口调用时发生以下任意情形，</w:t>
      </w:r>
      <w:r>
        <w:rPr>
          <w:rFonts w:hint="default"/>
          <w:lang w:val="en-US" w:eastAsia="zh-CN"/>
        </w:rPr>
        <w:t>调用失败</w:t>
      </w:r>
      <w:r>
        <w:rPr>
          <w:rFonts w:hint="default"/>
        </w:rPr>
        <w:t>。</w:t>
      </w:r>
    </w:p>
    <w:p w14:paraId="37B20791">
      <w:pPr>
        <w:pStyle w:val="5"/>
        <w:bidi w:val="0"/>
      </w:pPr>
      <w:bookmarkStart w:id="202" w:name="_Toc11553"/>
      <w:r>
        <w:rPr>
          <w:rFonts w:hint="eastAsia"/>
        </w:rPr>
        <w:t>●</w:t>
      </w:r>
      <w:r>
        <w:rPr>
          <w:rFonts w:hint="default"/>
          <w:lang w:val="en-US"/>
        </w:rPr>
        <w:t xml:space="preserve"> </w:t>
      </w:r>
      <w:r>
        <w:t>网络通信异常。</w:t>
      </w:r>
    </w:p>
    <w:p w14:paraId="18B671CC">
      <w:pPr>
        <w:pStyle w:val="5"/>
        <w:bidi w:val="0"/>
      </w:pPr>
      <w:r>
        <w:rPr>
          <w:rFonts w:hint="eastAsia"/>
        </w:rPr>
        <w:t>●</w:t>
      </w:r>
      <w:r>
        <w:rPr>
          <w:rFonts w:hint="default"/>
          <w:lang w:val="en-US"/>
        </w:rPr>
        <w:t xml:space="preserve"> </w:t>
      </w:r>
      <w:r>
        <w:t>返回报文存在error节点。</w:t>
      </w:r>
    </w:p>
    <w:p w14:paraId="6539E884">
      <w:pPr>
        <w:pStyle w:val="5"/>
        <w:bidi w:val="0"/>
      </w:pPr>
      <w:r>
        <w:rPr>
          <w:rFonts w:hint="eastAsia"/>
        </w:rPr>
        <w:t>●</w:t>
      </w:r>
      <w:r>
        <w:rPr>
          <w:rFonts w:hint="default"/>
          <w:lang w:val="en-US"/>
        </w:rPr>
        <w:t xml:space="preserve"> </w:t>
      </w:r>
      <w:r>
        <w:t>“返回码”不为“00”。</w:t>
      </w:r>
    </w:p>
    <w:p w14:paraId="782B6B93">
      <w:pPr>
        <w:pStyle w:val="2"/>
        <w:numPr>
          <w:ilvl w:val="0"/>
          <w:numId w:val="0"/>
        </w:numPr>
        <w:bidi w:val="0"/>
        <w:ind w:firstLine="0" w:firstLineChars="0"/>
        <w:rPr>
          <w:rFonts w:hint="eastAsia" w:ascii="Segoe UI" w:hAnsi="Segoe UI" w:eastAsia="Segoe UI" w:cs="Segoe UI"/>
          <w:lang w:val="en-US" w:eastAsia="zh-CN"/>
        </w:rPr>
      </w:pPr>
      <w:bookmarkStart w:id="203" w:name="_Toc5364"/>
      <w:r>
        <w:rPr>
          <w:rFonts w:hint="eastAsia" w:ascii="Segoe UI" w:hAnsi="Segoe UI" w:eastAsia="Segoe UI" w:cs="Segoe UI"/>
          <w:b/>
          <w:bCs/>
          <w:color w:val="000000"/>
          <w:kern w:val="2"/>
          <w:sz w:val="32"/>
          <w:szCs w:val="32"/>
          <w:lang w:val="en-US" w:eastAsia="zh-CN" w:bidi="ar-SA"/>
        </w:rPr>
        <w:br w:type="page"/>
      </w:r>
      <w:bookmarkStart w:id="204" w:name="_Toc13584"/>
      <w:r>
        <w:rPr>
          <w:rFonts w:hint="eastAsia" w:ascii="Segoe UI" w:hAnsi="Segoe UI" w:eastAsia="Segoe UI" w:cs="Segoe UI"/>
          <w:b/>
          <w:bCs/>
          <w:color w:val="000000"/>
          <w:kern w:val="2"/>
          <w:sz w:val="32"/>
          <w:szCs w:val="32"/>
          <w:lang w:val="en-US" w:eastAsia="zh-CN" w:bidi="ar-SA"/>
        </w:rPr>
        <w:t>五、</w:t>
      </w:r>
      <w:r>
        <w:rPr>
          <w:rFonts w:hint="default" w:ascii="Times New Roman" w:hAnsi="Times New Roman" w:eastAsia="宋体" w:cs="Times New Roman"/>
        </w:rPr>
        <w:t>接口</w:t>
      </w:r>
      <w:bookmarkEnd w:id="202"/>
      <w:bookmarkEnd w:id="203"/>
      <w:r>
        <w:rPr>
          <w:rFonts w:hint="eastAsia" w:ascii="Segoe UI" w:hAnsi="Segoe UI" w:eastAsia="Segoe UI" w:cs="Segoe UI"/>
          <w:lang w:val="en-US" w:eastAsia="zh-CN"/>
        </w:rPr>
        <w:t>技术说明</w:t>
      </w:r>
      <w:bookmarkEnd w:id="204"/>
    </w:p>
    <w:p w14:paraId="1ABE6700">
      <w:pPr>
        <w:pStyle w:val="3"/>
        <w:bidi w:val="0"/>
        <w:rPr>
          <w:rFonts w:hint="default"/>
          <w:lang w:val="en-US"/>
        </w:rPr>
      </w:pPr>
      <w:bookmarkStart w:id="205" w:name="_Toc20367"/>
      <w:bookmarkStart w:id="206" w:name="_Toc12424"/>
      <w:r>
        <w:rPr>
          <w:lang w:eastAsia="zh-CN"/>
        </w:rPr>
        <w:t>（一）</w:t>
      </w:r>
      <w:r>
        <w:rPr>
          <w:rFonts w:hint="eastAsia"/>
          <w:lang w:val="en-US" w:eastAsia="zh-CN"/>
        </w:rPr>
        <w:t>能力编码</w:t>
      </w:r>
      <w:bookmarkEnd w:id="205"/>
      <w:bookmarkEnd w:id="206"/>
    </w:p>
    <w:tbl>
      <w:tblPr>
        <w:tblStyle w:val="17"/>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06BB0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0A40FAC2">
            <w:pPr>
              <w:pStyle w:val="25"/>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61AE790E">
            <w:pPr>
              <w:pStyle w:val="26"/>
              <w:bidi w:val="0"/>
              <w:rPr>
                <w:rFonts w:hint="default"/>
                <w:lang w:val="en-US" w:eastAsia="zh-CN"/>
              </w:rPr>
            </w:pPr>
            <w:r>
              <w:rPr>
                <w:rFonts w:hint="eastAsia"/>
                <w:lang w:val="en-US" w:eastAsia="zh-CN"/>
              </w:rPr>
              <w:t>乐企成品油开票能力</w:t>
            </w:r>
          </w:p>
        </w:tc>
      </w:tr>
      <w:tr w14:paraId="254735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BE39BFC">
            <w:pPr>
              <w:pStyle w:val="25"/>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7AE050DD">
            <w:pPr>
              <w:pStyle w:val="26"/>
              <w:bidi w:val="0"/>
              <w:rPr>
                <w:lang w:val="en-US"/>
              </w:rPr>
            </w:pPr>
            <w:r>
              <w:rPr>
                <w:rFonts w:hint="eastAsia"/>
                <w:lang w:val="en-US" w:eastAsia="zh-CN"/>
              </w:rPr>
              <w:t>202055</w:t>
            </w:r>
          </w:p>
        </w:tc>
      </w:tr>
    </w:tbl>
    <w:p w14:paraId="19B97BB1">
      <w:pPr>
        <w:pStyle w:val="3"/>
        <w:widowControl/>
        <w:spacing w:beforeAutospacing="0" w:afterAutospacing="0" w:line="408" w:lineRule="auto"/>
        <w:rPr>
          <w:rFonts w:hint="default" w:ascii="Times New Roman" w:hAnsi="Times New Roman" w:eastAsia="宋体" w:cs="Times New Roman"/>
          <w:sz w:val="28"/>
          <w:szCs w:val="28"/>
        </w:rPr>
      </w:pPr>
      <w:bookmarkStart w:id="207" w:name="_Toc11221"/>
      <w:bookmarkStart w:id="208" w:name="_Toc30258"/>
      <w:bookmarkStart w:id="209" w:name="_Toc3422"/>
      <w:bookmarkStart w:id="210" w:name="_Toc156"/>
      <w:r>
        <w:rPr>
          <w:lang w:eastAsia="zh-CN"/>
        </w:rPr>
        <w:t>（</w:t>
      </w:r>
      <w:r>
        <w:rPr>
          <w:rFonts w:hint="eastAsia"/>
          <w:lang w:val="en-US" w:eastAsia="zh-CN"/>
        </w:rPr>
        <w:t>二</w:t>
      </w:r>
      <w:r>
        <w:rPr>
          <w:lang w:eastAsia="zh-CN"/>
        </w:rPr>
        <w:t>）接口清单</w:t>
      </w:r>
      <w:bookmarkEnd w:id="207"/>
      <w:bookmarkEnd w:id="208"/>
      <w:bookmarkEnd w:id="209"/>
      <w:bookmarkEnd w:id="210"/>
    </w:p>
    <w:tbl>
      <w:tblPr>
        <w:tblStyle w:val="17"/>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61"/>
        <w:gridCol w:w="3729"/>
        <w:gridCol w:w="3729"/>
      </w:tblGrid>
      <w:tr w14:paraId="71181C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623" w:type="pct"/>
            <w:tcBorders>
              <w:top w:val="single" w:color="auto" w:sz="12" w:space="0"/>
              <w:bottom w:val="single" w:color="auto" w:sz="6" w:space="0"/>
            </w:tcBorders>
            <w:shd w:val="clear" w:color="auto" w:fill="D8D8D8"/>
            <w:noWrap w:val="0"/>
            <w:vAlign w:val="center"/>
          </w:tcPr>
          <w:p w14:paraId="7CEAFD0B">
            <w:pPr>
              <w:pStyle w:val="25"/>
              <w:bidi w:val="0"/>
              <w:rPr>
                <w:rFonts w:hint="default"/>
                <w:lang w:eastAsia="zh-TW"/>
              </w:rPr>
            </w:pPr>
            <w:r>
              <w:rPr>
                <w:rFonts w:hint="default"/>
              </w:rPr>
              <w:t>序号</w:t>
            </w:r>
          </w:p>
        </w:tc>
        <w:tc>
          <w:tcPr>
            <w:tcW w:w="2188" w:type="pct"/>
            <w:tcBorders>
              <w:top w:val="single" w:color="auto" w:sz="12" w:space="0"/>
              <w:bottom w:val="single" w:color="auto" w:sz="6" w:space="0"/>
            </w:tcBorders>
            <w:shd w:val="clear" w:color="auto" w:fill="D8D8D8"/>
            <w:noWrap w:val="0"/>
            <w:vAlign w:val="center"/>
          </w:tcPr>
          <w:p w14:paraId="184D1974">
            <w:pPr>
              <w:pStyle w:val="25"/>
              <w:bidi w:val="0"/>
              <w:rPr>
                <w:rFonts w:hint="default"/>
              </w:rPr>
            </w:pPr>
            <w:r>
              <w:rPr>
                <w:rFonts w:hint="default"/>
              </w:rPr>
              <w:t>接口名称</w:t>
            </w:r>
          </w:p>
        </w:tc>
        <w:tc>
          <w:tcPr>
            <w:tcW w:w="2188" w:type="pct"/>
            <w:tcBorders>
              <w:top w:val="single" w:color="auto" w:sz="12" w:space="0"/>
              <w:bottom w:val="single" w:color="auto" w:sz="6" w:space="0"/>
            </w:tcBorders>
            <w:shd w:val="clear" w:color="auto" w:fill="D8D8D8"/>
            <w:noWrap w:val="0"/>
            <w:vAlign w:val="center"/>
          </w:tcPr>
          <w:p w14:paraId="6EDDEF0F">
            <w:pPr>
              <w:pStyle w:val="25"/>
              <w:bidi w:val="0"/>
              <w:rPr>
                <w:rFonts w:hint="eastAsia"/>
                <w:lang w:val="en-US" w:eastAsia="zh-CN"/>
              </w:rPr>
            </w:pPr>
            <w:r>
              <w:rPr>
                <w:rFonts w:hint="eastAsia"/>
                <w:lang w:val="en-US" w:eastAsia="zh-CN"/>
              </w:rPr>
              <w:t>服务编码</w:t>
            </w:r>
          </w:p>
        </w:tc>
      </w:tr>
      <w:tr w14:paraId="136FFE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06CFA124">
            <w:pPr>
              <w:pStyle w:val="26"/>
              <w:bidi w:val="0"/>
              <w:rPr>
                <w:rFonts w:hint="default"/>
              </w:rPr>
            </w:pPr>
            <w:r>
              <w:rPr>
                <w:rFonts w:hint="default"/>
              </w:rPr>
              <w:t>1</w:t>
            </w:r>
          </w:p>
        </w:tc>
        <w:tc>
          <w:tcPr>
            <w:tcW w:w="2188" w:type="pct"/>
            <w:tcBorders>
              <w:top w:val="single" w:color="auto" w:sz="6" w:space="0"/>
            </w:tcBorders>
            <w:noWrap w:val="0"/>
            <w:vAlign w:val="center"/>
          </w:tcPr>
          <w:p w14:paraId="4925EB95">
            <w:pPr>
              <w:pStyle w:val="26"/>
              <w:bidi w:val="0"/>
              <w:rPr>
                <w:rFonts w:hint="default"/>
              </w:rPr>
            </w:pPr>
            <w:r>
              <w:rPr>
                <w:rFonts w:hint="default"/>
              </w:rPr>
              <w:t>获取发票批量预赋码信息</w:t>
            </w:r>
          </w:p>
        </w:tc>
        <w:tc>
          <w:tcPr>
            <w:tcW w:w="2188" w:type="pct"/>
            <w:tcBorders>
              <w:top w:val="single" w:color="auto" w:sz="6" w:space="0"/>
            </w:tcBorders>
            <w:noWrap w:val="0"/>
            <w:vAlign w:val="center"/>
          </w:tcPr>
          <w:p w14:paraId="5FF3B166">
            <w:pPr>
              <w:pStyle w:val="26"/>
              <w:bidi w:val="0"/>
              <w:rPr>
                <w:rFonts w:hint="default"/>
              </w:rPr>
            </w:pPr>
            <w:r>
              <w:rPr>
                <w:rFonts w:hint="default"/>
                <w:lang w:val="en-US" w:eastAsia="zh-CN"/>
              </w:rPr>
              <w:t>QDFPPLFM</w:t>
            </w:r>
          </w:p>
        </w:tc>
      </w:tr>
      <w:tr w14:paraId="76F485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29C4F65C">
            <w:pPr>
              <w:pStyle w:val="26"/>
              <w:bidi w:val="0"/>
              <w:rPr>
                <w:rFonts w:hint="default"/>
              </w:rPr>
            </w:pPr>
            <w:r>
              <w:rPr>
                <w:rFonts w:hint="default"/>
              </w:rPr>
              <w:t>2</w:t>
            </w:r>
          </w:p>
        </w:tc>
        <w:tc>
          <w:tcPr>
            <w:tcW w:w="2188" w:type="pct"/>
            <w:tcBorders>
              <w:top w:val="single" w:color="auto" w:sz="6" w:space="0"/>
            </w:tcBorders>
            <w:noWrap w:val="0"/>
            <w:vAlign w:val="center"/>
          </w:tcPr>
          <w:p w14:paraId="3200AEC4">
            <w:pPr>
              <w:pStyle w:val="26"/>
              <w:bidi w:val="0"/>
              <w:rPr>
                <w:rFonts w:hint="default"/>
              </w:rPr>
            </w:pPr>
            <w:r>
              <w:rPr>
                <w:rFonts w:hint="default"/>
              </w:rPr>
              <w:t>查询授信额度</w:t>
            </w:r>
          </w:p>
        </w:tc>
        <w:tc>
          <w:tcPr>
            <w:tcW w:w="2188" w:type="pct"/>
            <w:tcBorders>
              <w:top w:val="single" w:color="auto" w:sz="6" w:space="0"/>
            </w:tcBorders>
            <w:noWrap w:val="0"/>
            <w:vAlign w:val="center"/>
          </w:tcPr>
          <w:p w14:paraId="763AD2A4">
            <w:pPr>
              <w:pStyle w:val="26"/>
              <w:bidi w:val="0"/>
              <w:rPr>
                <w:rFonts w:hint="default"/>
              </w:rPr>
            </w:pPr>
            <w:r>
              <w:rPr>
                <w:rFonts w:hint="default"/>
                <w:lang w:val="en-US" w:eastAsia="zh-CN"/>
              </w:rPr>
              <w:t>CXSXED</w:t>
            </w:r>
          </w:p>
        </w:tc>
      </w:tr>
      <w:tr w14:paraId="5EEAB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16F6B00D">
            <w:pPr>
              <w:pStyle w:val="26"/>
              <w:bidi w:val="0"/>
              <w:rPr>
                <w:rFonts w:hint="default"/>
              </w:rPr>
            </w:pPr>
            <w:r>
              <w:rPr>
                <w:rFonts w:hint="default"/>
              </w:rPr>
              <w:t>3</w:t>
            </w:r>
          </w:p>
        </w:tc>
        <w:tc>
          <w:tcPr>
            <w:tcW w:w="2188" w:type="pct"/>
            <w:tcBorders>
              <w:top w:val="single" w:color="auto" w:sz="6" w:space="0"/>
            </w:tcBorders>
            <w:noWrap w:val="0"/>
            <w:vAlign w:val="center"/>
          </w:tcPr>
          <w:p w14:paraId="16223E22">
            <w:pPr>
              <w:pStyle w:val="26"/>
              <w:bidi w:val="0"/>
              <w:rPr>
                <w:rFonts w:hint="default"/>
              </w:rPr>
            </w:pPr>
            <w:r>
              <w:rPr>
                <w:rFonts w:hint="default"/>
              </w:rPr>
              <w:t>下载/退回授信额度</w:t>
            </w:r>
          </w:p>
        </w:tc>
        <w:tc>
          <w:tcPr>
            <w:tcW w:w="2188" w:type="pct"/>
            <w:tcBorders>
              <w:top w:val="single" w:color="auto" w:sz="6" w:space="0"/>
            </w:tcBorders>
            <w:noWrap w:val="0"/>
            <w:vAlign w:val="center"/>
          </w:tcPr>
          <w:p w14:paraId="5641D493">
            <w:pPr>
              <w:pStyle w:val="26"/>
              <w:bidi w:val="0"/>
              <w:rPr>
                <w:rFonts w:hint="default"/>
              </w:rPr>
            </w:pPr>
            <w:r>
              <w:rPr>
                <w:rFonts w:hint="default"/>
                <w:lang w:val="en-US" w:eastAsia="zh-CN"/>
              </w:rPr>
              <w:t>XZTHSXED</w:t>
            </w:r>
          </w:p>
        </w:tc>
      </w:tr>
      <w:tr w14:paraId="22B459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4C84D62C">
            <w:pPr>
              <w:pStyle w:val="26"/>
              <w:bidi w:val="0"/>
              <w:rPr>
                <w:rFonts w:hint="default"/>
              </w:rPr>
            </w:pPr>
            <w:r>
              <w:rPr>
                <w:rFonts w:hint="default"/>
              </w:rPr>
              <w:t>4</w:t>
            </w:r>
          </w:p>
        </w:tc>
        <w:tc>
          <w:tcPr>
            <w:tcW w:w="2188" w:type="pct"/>
            <w:tcBorders>
              <w:top w:val="single" w:color="auto" w:sz="6" w:space="0"/>
            </w:tcBorders>
            <w:noWrap w:val="0"/>
            <w:vAlign w:val="center"/>
          </w:tcPr>
          <w:p w14:paraId="2E636B6E">
            <w:pPr>
              <w:pStyle w:val="26"/>
              <w:bidi w:val="0"/>
              <w:rPr>
                <w:rFonts w:hint="default"/>
              </w:rPr>
            </w:pPr>
            <w:r>
              <w:rPr>
                <w:rFonts w:hint="default"/>
              </w:rPr>
              <w:t>调整授信额度有效期</w:t>
            </w:r>
          </w:p>
        </w:tc>
        <w:tc>
          <w:tcPr>
            <w:tcW w:w="2188" w:type="pct"/>
            <w:tcBorders>
              <w:top w:val="single" w:color="auto" w:sz="6" w:space="0"/>
            </w:tcBorders>
            <w:noWrap w:val="0"/>
            <w:vAlign w:val="center"/>
          </w:tcPr>
          <w:p w14:paraId="70F5BB03">
            <w:pPr>
              <w:pStyle w:val="26"/>
              <w:bidi w:val="0"/>
              <w:rPr>
                <w:rFonts w:hint="default"/>
              </w:rPr>
            </w:pPr>
            <w:r>
              <w:rPr>
                <w:rFonts w:hint="default"/>
                <w:lang w:val="en-US" w:eastAsia="zh-CN"/>
              </w:rPr>
              <w:t>TZSXEDYXQ</w:t>
            </w:r>
          </w:p>
        </w:tc>
      </w:tr>
      <w:tr w14:paraId="078071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76C6C6CF">
            <w:pPr>
              <w:pStyle w:val="26"/>
              <w:bidi w:val="0"/>
              <w:rPr>
                <w:rFonts w:hint="default"/>
              </w:rPr>
            </w:pPr>
            <w:r>
              <w:rPr>
                <w:rFonts w:hint="default"/>
              </w:rPr>
              <w:t>5</w:t>
            </w:r>
          </w:p>
        </w:tc>
        <w:tc>
          <w:tcPr>
            <w:tcW w:w="2188" w:type="pct"/>
            <w:tcBorders>
              <w:top w:val="single" w:color="auto" w:sz="6" w:space="0"/>
            </w:tcBorders>
            <w:noWrap w:val="0"/>
            <w:vAlign w:val="center"/>
          </w:tcPr>
          <w:p w14:paraId="62EA1E12">
            <w:pPr>
              <w:pStyle w:val="26"/>
              <w:bidi w:val="0"/>
              <w:rPr>
                <w:rFonts w:hint="default"/>
              </w:rPr>
            </w:pPr>
            <w:r>
              <w:rPr>
                <w:rFonts w:hint="default"/>
              </w:rPr>
              <w:t>查询纳税人风险信息</w:t>
            </w:r>
          </w:p>
        </w:tc>
        <w:tc>
          <w:tcPr>
            <w:tcW w:w="2188" w:type="pct"/>
            <w:tcBorders>
              <w:top w:val="single" w:color="auto" w:sz="6" w:space="0"/>
            </w:tcBorders>
            <w:noWrap w:val="0"/>
            <w:vAlign w:val="center"/>
          </w:tcPr>
          <w:p w14:paraId="406CC65E">
            <w:pPr>
              <w:pStyle w:val="26"/>
              <w:bidi w:val="0"/>
              <w:rPr>
                <w:rFonts w:hint="default"/>
              </w:rPr>
            </w:pPr>
            <w:r>
              <w:rPr>
                <w:rFonts w:hint="default"/>
                <w:lang w:val="en-US" w:eastAsia="zh-CN"/>
              </w:rPr>
              <w:t>CXNSRFXXX</w:t>
            </w:r>
          </w:p>
        </w:tc>
      </w:tr>
      <w:tr w14:paraId="121661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27AA8626">
            <w:pPr>
              <w:pStyle w:val="26"/>
              <w:bidi w:val="0"/>
              <w:rPr>
                <w:rFonts w:hint="default"/>
              </w:rPr>
            </w:pPr>
            <w:r>
              <w:rPr>
                <w:rFonts w:hint="default"/>
              </w:rPr>
              <w:t>6</w:t>
            </w:r>
          </w:p>
        </w:tc>
        <w:tc>
          <w:tcPr>
            <w:tcW w:w="2188" w:type="pct"/>
            <w:tcBorders>
              <w:top w:val="single" w:color="auto" w:sz="6" w:space="0"/>
            </w:tcBorders>
            <w:noWrap w:val="0"/>
            <w:vAlign w:val="center"/>
          </w:tcPr>
          <w:p w14:paraId="49AAA94E">
            <w:pPr>
              <w:pStyle w:val="26"/>
              <w:bidi w:val="0"/>
              <w:rPr>
                <w:rFonts w:hint="default"/>
              </w:rPr>
            </w:pPr>
            <w:r>
              <w:rPr>
                <w:rFonts w:hint="default"/>
              </w:rPr>
              <w:t>查询纳税人基本信息</w:t>
            </w:r>
          </w:p>
        </w:tc>
        <w:tc>
          <w:tcPr>
            <w:tcW w:w="2188" w:type="pct"/>
            <w:tcBorders>
              <w:top w:val="single" w:color="auto" w:sz="6" w:space="0"/>
            </w:tcBorders>
            <w:noWrap w:val="0"/>
            <w:vAlign w:val="center"/>
          </w:tcPr>
          <w:p w14:paraId="6644C8B2">
            <w:pPr>
              <w:pStyle w:val="26"/>
              <w:bidi w:val="0"/>
              <w:rPr>
                <w:rFonts w:hint="default"/>
              </w:rPr>
            </w:pPr>
            <w:r>
              <w:rPr>
                <w:rFonts w:hint="default"/>
                <w:lang w:val="en-US" w:eastAsia="zh-CN"/>
              </w:rPr>
              <w:t>CXNSRJBXX</w:t>
            </w:r>
          </w:p>
        </w:tc>
      </w:tr>
      <w:tr w14:paraId="29FBE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40E413BE">
            <w:pPr>
              <w:pStyle w:val="26"/>
              <w:bidi w:val="0"/>
              <w:rPr>
                <w:rFonts w:hint="default"/>
              </w:rPr>
            </w:pPr>
            <w:r>
              <w:rPr>
                <w:rFonts w:hint="default"/>
              </w:rPr>
              <w:t>7</w:t>
            </w:r>
          </w:p>
        </w:tc>
        <w:tc>
          <w:tcPr>
            <w:tcW w:w="2188" w:type="pct"/>
            <w:tcBorders>
              <w:top w:val="single" w:color="auto" w:sz="6" w:space="0"/>
            </w:tcBorders>
            <w:noWrap w:val="0"/>
            <w:vAlign w:val="center"/>
          </w:tcPr>
          <w:p w14:paraId="06B90514">
            <w:pPr>
              <w:pStyle w:val="26"/>
              <w:bidi w:val="0"/>
              <w:rPr>
                <w:rFonts w:hint="default"/>
              </w:rPr>
            </w:pPr>
            <w:r>
              <w:rPr>
                <w:rFonts w:hint="default"/>
              </w:rPr>
              <w:t>查询可用税率信息</w:t>
            </w:r>
          </w:p>
        </w:tc>
        <w:tc>
          <w:tcPr>
            <w:tcW w:w="2188" w:type="pct"/>
            <w:tcBorders>
              <w:top w:val="single" w:color="auto" w:sz="6" w:space="0"/>
            </w:tcBorders>
            <w:noWrap w:val="0"/>
            <w:vAlign w:val="center"/>
          </w:tcPr>
          <w:p w14:paraId="480EB19D">
            <w:pPr>
              <w:pStyle w:val="26"/>
              <w:bidi w:val="0"/>
              <w:rPr>
                <w:rFonts w:hint="default"/>
              </w:rPr>
            </w:pPr>
            <w:r>
              <w:rPr>
                <w:rFonts w:hint="default"/>
                <w:lang w:val="en-US" w:eastAsia="zh-CN"/>
              </w:rPr>
              <w:t>CXKYSL</w:t>
            </w:r>
          </w:p>
        </w:tc>
      </w:tr>
      <w:tr w14:paraId="2C9BF1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597E1A09">
            <w:pPr>
              <w:pStyle w:val="26"/>
              <w:bidi w:val="0"/>
              <w:rPr>
                <w:rFonts w:hint="default"/>
              </w:rPr>
            </w:pPr>
            <w:r>
              <w:rPr>
                <w:rFonts w:hint="default"/>
              </w:rPr>
              <w:t>8</w:t>
            </w:r>
          </w:p>
        </w:tc>
        <w:tc>
          <w:tcPr>
            <w:tcW w:w="2188" w:type="pct"/>
            <w:tcBorders>
              <w:top w:val="single" w:color="auto" w:sz="6" w:space="0"/>
            </w:tcBorders>
            <w:noWrap w:val="0"/>
            <w:vAlign w:val="center"/>
          </w:tcPr>
          <w:p w14:paraId="65CDE15C">
            <w:pPr>
              <w:pStyle w:val="26"/>
              <w:bidi w:val="0"/>
              <w:rPr>
                <w:rFonts w:hint="default"/>
              </w:rPr>
            </w:pPr>
            <w:r>
              <w:rPr>
                <w:rFonts w:hint="default"/>
              </w:rPr>
              <w:t>查询税收分类编码信息</w:t>
            </w:r>
          </w:p>
        </w:tc>
        <w:tc>
          <w:tcPr>
            <w:tcW w:w="2188" w:type="pct"/>
            <w:tcBorders>
              <w:top w:val="single" w:color="auto" w:sz="6" w:space="0"/>
            </w:tcBorders>
            <w:noWrap w:val="0"/>
            <w:vAlign w:val="bottom"/>
          </w:tcPr>
          <w:p w14:paraId="12A4A4FB">
            <w:pPr>
              <w:pStyle w:val="26"/>
              <w:bidi w:val="0"/>
              <w:rPr>
                <w:rFonts w:hint="default"/>
              </w:rPr>
            </w:pPr>
            <w:r>
              <w:rPr>
                <w:rFonts w:hint="default"/>
                <w:lang w:val="en-US" w:eastAsia="zh-CN"/>
              </w:rPr>
              <w:t>CXSSFLBM</w:t>
            </w:r>
          </w:p>
        </w:tc>
      </w:tr>
      <w:tr w14:paraId="55D100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107A395F">
            <w:pPr>
              <w:pStyle w:val="26"/>
              <w:bidi w:val="0"/>
              <w:rPr>
                <w:rFonts w:hint="default"/>
              </w:rPr>
            </w:pPr>
            <w:r>
              <w:rPr>
                <w:rFonts w:hint="default"/>
              </w:rPr>
              <w:t>9</w:t>
            </w:r>
          </w:p>
        </w:tc>
        <w:tc>
          <w:tcPr>
            <w:tcW w:w="2188" w:type="pct"/>
            <w:tcBorders>
              <w:top w:val="single" w:color="auto" w:sz="6" w:space="0"/>
            </w:tcBorders>
            <w:noWrap w:val="0"/>
            <w:vAlign w:val="center"/>
          </w:tcPr>
          <w:p w14:paraId="4C3B2686">
            <w:pPr>
              <w:pStyle w:val="26"/>
              <w:bidi w:val="0"/>
              <w:rPr>
                <w:rFonts w:hint="default"/>
              </w:rPr>
            </w:pPr>
            <w:r>
              <w:rPr>
                <w:rFonts w:hint="default"/>
              </w:rPr>
              <w:t>查询成品油可用税收分类编码信息</w:t>
            </w:r>
          </w:p>
        </w:tc>
        <w:tc>
          <w:tcPr>
            <w:tcW w:w="2188" w:type="pct"/>
            <w:tcBorders>
              <w:top w:val="single" w:color="auto" w:sz="6" w:space="0"/>
            </w:tcBorders>
            <w:noWrap w:val="0"/>
            <w:vAlign w:val="bottom"/>
          </w:tcPr>
          <w:p w14:paraId="059D3CD0">
            <w:pPr>
              <w:pStyle w:val="26"/>
              <w:bidi w:val="0"/>
              <w:rPr>
                <w:rFonts w:hint="default"/>
                <w:lang w:val="en-US" w:eastAsia="zh-CN"/>
              </w:rPr>
            </w:pPr>
            <w:r>
              <w:rPr>
                <w:rFonts w:hint="default"/>
                <w:lang w:val="en-US" w:eastAsia="zh-CN"/>
              </w:rPr>
              <w:t>CXCPYKC</w:t>
            </w:r>
          </w:p>
        </w:tc>
      </w:tr>
      <w:tr w14:paraId="1CFAB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4C0DEBAE">
            <w:pPr>
              <w:pStyle w:val="26"/>
              <w:bidi w:val="0"/>
              <w:rPr>
                <w:rFonts w:hint="default"/>
              </w:rPr>
            </w:pPr>
            <w:r>
              <w:rPr>
                <w:rFonts w:hint="default"/>
              </w:rPr>
              <w:t>10</w:t>
            </w:r>
          </w:p>
        </w:tc>
        <w:tc>
          <w:tcPr>
            <w:tcW w:w="2188" w:type="pct"/>
            <w:tcBorders>
              <w:top w:val="single" w:color="auto" w:sz="6" w:space="0"/>
            </w:tcBorders>
            <w:noWrap w:val="0"/>
            <w:vAlign w:val="center"/>
          </w:tcPr>
          <w:p w14:paraId="5082F873">
            <w:pPr>
              <w:pStyle w:val="26"/>
              <w:bidi w:val="0"/>
              <w:rPr>
                <w:rFonts w:hint="default"/>
              </w:rPr>
            </w:pPr>
            <w:r>
              <w:rPr>
                <w:rFonts w:hint="default"/>
              </w:rPr>
              <w:t>查询成品油库存</w:t>
            </w:r>
          </w:p>
        </w:tc>
        <w:tc>
          <w:tcPr>
            <w:tcW w:w="2188" w:type="pct"/>
            <w:tcBorders>
              <w:top w:val="single" w:color="auto" w:sz="6" w:space="0"/>
            </w:tcBorders>
            <w:noWrap w:val="0"/>
            <w:vAlign w:val="bottom"/>
          </w:tcPr>
          <w:p w14:paraId="414542B0">
            <w:pPr>
              <w:pStyle w:val="26"/>
              <w:bidi w:val="0"/>
              <w:rPr>
                <w:rFonts w:hint="default"/>
                <w:lang w:val="en-US" w:eastAsia="zh-CN"/>
              </w:rPr>
            </w:pPr>
            <w:r>
              <w:rPr>
                <w:rFonts w:hint="default"/>
                <w:lang w:val="en-US" w:eastAsia="zh-CN"/>
              </w:rPr>
              <w:t>CXCPYKYSSFLBM</w:t>
            </w:r>
          </w:p>
        </w:tc>
      </w:tr>
      <w:tr w14:paraId="3CC184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796AACA9">
            <w:pPr>
              <w:pStyle w:val="26"/>
              <w:bidi w:val="0"/>
              <w:rPr>
                <w:rFonts w:hint="default"/>
              </w:rPr>
            </w:pPr>
            <w:r>
              <w:rPr>
                <w:rFonts w:hint="default"/>
              </w:rPr>
              <w:t>11</w:t>
            </w:r>
          </w:p>
        </w:tc>
        <w:tc>
          <w:tcPr>
            <w:tcW w:w="2188" w:type="pct"/>
            <w:tcBorders>
              <w:top w:val="single" w:color="auto" w:sz="6" w:space="0"/>
            </w:tcBorders>
            <w:noWrap w:val="0"/>
            <w:vAlign w:val="center"/>
          </w:tcPr>
          <w:p w14:paraId="49A9250B">
            <w:pPr>
              <w:pStyle w:val="26"/>
              <w:bidi w:val="0"/>
              <w:rPr>
                <w:rFonts w:hint="default"/>
                <w:lang w:eastAsia="zh-CN"/>
              </w:rPr>
            </w:pPr>
            <w:r>
              <w:rPr>
                <w:rFonts w:hint="default"/>
                <w:lang w:eastAsia="zh-CN"/>
              </w:rPr>
              <w:t>下载或退回成品油库存</w:t>
            </w:r>
          </w:p>
        </w:tc>
        <w:tc>
          <w:tcPr>
            <w:tcW w:w="2188" w:type="pct"/>
            <w:tcBorders>
              <w:top w:val="single" w:color="auto" w:sz="6" w:space="0"/>
            </w:tcBorders>
            <w:noWrap w:val="0"/>
            <w:vAlign w:val="bottom"/>
          </w:tcPr>
          <w:p w14:paraId="4EA7BBB7">
            <w:pPr>
              <w:pStyle w:val="26"/>
              <w:bidi w:val="0"/>
              <w:rPr>
                <w:rFonts w:hint="default"/>
                <w:lang w:val="en-US" w:eastAsia="zh-CN"/>
              </w:rPr>
            </w:pPr>
            <w:r>
              <w:rPr>
                <w:rFonts w:hint="default"/>
                <w:lang w:val="en-US" w:eastAsia="zh-CN"/>
              </w:rPr>
              <w:t>XZHTHCPYKC</w:t>
            </w:r>
          </w:p>
        </w:tc>
      </w:tr>
      <w:tr w14:paraId="18FB25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52AF283F">
            <w:pPr>
              <w:pStyle w:val="26"/>
              <w:bidi w:val="0"/>
              <w:rPr>
                <w:rFonts w:hint="default"/>
              </w:rPr>
            </w:pPr>
            <w:r>
              <w:rPr>
                <w:rFonts w:hint="default"/>
              </w:rPr>
              <w:t>12</w:t>
            </w:r>
          </w:p>
        </w:tc>
        <w:tc>
          <w:tcPr>
            <w:tcW w:w="2188" w:type="pct"/>
            <w:tcBorders>
              <w:top w:val="single" w:color="auto" w:sz="6" w:space="0"/>
            </w:tcBorders>
            <w:noWrap w:val="0"/>
            <w:vAlign w:val="center"/>
          </w:tcPr>
          <w:p w14:paraId="58068F5F">
            <w:pPr>
              <w:pStyle w:val="26"/>
              <w:bidi w:val="0"/>
              <w:rPr>
                <w:rFonts w:hint="default"/>
              </w:rPr>
            </w:pPr>
            <w:r>
              <w:rPr>
                <w:rFonts w:hint="default"/>
              </w:rPr>
              <w:t>批量发票下载申请</w:t>
            </w:r>
          </w:p>
        </w:tc>
        <w:tc>
          <w:tcPr>
            <w:tcW w:w="2188" w:type="pct"/>
            <w:tcBorders>
              <w:top w:val="single" w:color="auto" w:sz="6" w:space="0"/>
            </w:tcBorders>
            <w:noWrap w:val="0"/>
            <w:vAlign w:val="center"/>
          </w:tcPr>
          <w:p w14:paraId="5DDCF904">
            <w:pPr>
              <w:pStyle w:val="26"/>
              <w:bidi w:val="0"/>
              <w:rPr>
                <w:rFonts w:hint="default"/>
                <w:lang w:val="en-US" w:eastAsia="zh-CN"/>
              </w:rPr>
            </w:pPr>
            <w:r>
              <w:rPr>
                <w:rFonts w:hint="default"/>
                <w:lang w:val="en-US" w:eastAsia="zh-CN"/>
              </w:rPr>
              <w:t>-</w:t>
            </w:r>
          </w:p>
        </w:tc>
      </w:tr>
      <w:tr w14:paraId="6374FE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48757A1D">
            <w:pPr>
              <w:pStyle w:val="26"/>
              <w:bidi w:val="0"/>
              <w:rPr>
                <w:rFonts w:hint="default"/>
              </w:rPr>
            </w:pPr>
            <w:r>
              <w:rPr>
                <w:rFonts w:hint="default"/>
              </w:rPr>
              <w:t>13</w:t>
            </w:r>
          </w:p>
        </w:tc>
        <w:tc>
          <w:tcPr>
            <w:tcW w:w="2188" w:type="pct"/>
            <w:tcBorders>
              <w:top w:val="single" w:color="auto" w:sz="6" w:space="0"/>
            </w:tcBorders>
            <w:noWrap w:val="0"/>
            <w:vAlign w:val="center"/>
          </w:tcPr>
          <w:p w14:paraId="430B9481">
            <w:pPr>
              <w:pStyle w:val="26"/>
              <w:bidi w:val="0"/>
              <w:rPr>
                <w:rFonts w:hint="default"/>
              </w:rPr>
            </w:pPr>
            <w:r>
              <w:rPr>
                <w:rFonts w:hint="default"/>
              </w:rPr>
              <w:t>发票</w:t>
            </w:r>
            <w:r>
              <w:rPr>
                <w:rFonts w:hint="default"/>
                <w:lang w:val="en-US" w:eastAsia="zh-Hans"/>
              </w:rPr>
              <w:t>状态</w:t>
            </w:r>
            <w:r>
              <w:rPr>
                <w:rFonts w:hint="default"/>
              </w:rPr>
              <w:t>信息查询</w:t>
            </w:r>
          </w:p>
        </w:tc>
        <w:tc>
          <w:tcPr>
            <w:tcW w:w="2188" w:type="pct"/>
            <w:tcBorders>
              <w:top w:val="single" w:color="auto" w:sz="6" w:space="0"/>
            </w:tcBorders>
            <w:noWrap w:val="0"/>
            <w:vAlign w:val="center"/>
          </w:tcPr>
          <w:p w14:paraId="612AB6A3">
            <w:pPr>
              <w:pStyle w:val="26"/>
              <w:bidi w:val="0"/>
              <w:rPr>
                <w:rFonts w:hint="default"/>
                <w:lang w:val="en-US" w:eastAsia="zh-CN"/>
              </w:rPr>
            </w:pPr>
            <w:r>
              <w:rPr>
                <w:rFonts w:hint="default"/>
                <w:lang w:val="en-US" w:eastAsia="zh-CN"/>
              </w:rPr>
              <w:t>-</w:t>
            </w:r>
          </w:p>
        </w:tc>
      </w:tr>
      <w:tr w14:paraId="6F804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51DE4C7C">
            <w:pPr>
              <w:pStyle w:val="26"/>
              <w:bidi w:val="0"/>
              <w:rPr>
                <w:rFonts w:hint="default"/>
              </w:rPr>
            </w:pPr>
            <w:r>
              <w:rPr>
                <w:rFonts w:hint="default"/>
              </w:rPr>
              <w:t>14</w:t>
            </w:r>
          </w:p>
        </w:tc>
        <w:tc>
          <w:tcPr>
            <w:tcW w:w="2188" w:type="pct"/>
            <w:tcBorders>
              <w:top w:val="single" w:color="auto" w:sz="6" w:space="0"/>
            </w:tcBorders>
            <w:noWrap w:val="0"/>
            <w:vAlign w:val="center"/>
          </w:tcPr>
          <w:p w14:paraId="7C95D8B1">
            <w:pPr>
              <w:pStyle w:val="26"/>
              <w:bidi w:val="0"/>
              <w:rPr>
                <w:rFonts w:hint="default"/>
              </w:rPr>
            </w:pPr>
            <w:r>
              <w:rPr>
                <w:rFonts w:hint="default"/>
              </w:rPr>
              <w:t>查询成品油红字确认单列表信息</w:t>
            </w:r>
          </w:p>
        </w:tc>
        <w:tc>
          <w:tcPr>
            <w:tcW w:w="2188" w:type="pct"/>
            <w:tcBorders>
              <w:top w:val="single" w:color="auto" w:sz="6" w:space="0"/>
            </w:tcBorders>
            <w:noWrap w:val="0"/>
            <w:vAlign w:val="center"/>
          </w:tcPr>
          <w:p w14:paraId="7491306E">
            <w:pPr>
              <w:pStyle w:val="26"/>
              <w:bidi w:val="0"/>
              <w:rPr>
                <w:rFonts w:hint="default"/>
              </w:rPr>
            </w:pPr>
            <w:r>
              <w:rPr>
                <w:rFonts w:hint="default"/>
                <w:lang w:val="en-US" w:eastAsia="zh-CN"/>
              </w:rPr>
              <w:t>CXQDHZQRDLB</w:t>
            </w:r>
          </w:p>
        </w:tc>
      </w:tr>
      <w:tr w14:paraId="144521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3199CA6F">
            <w:pPr>
              <w:pStyle w:val="26"/>
              <w:bidi w:val="0"/>
              <w:rPr>
                <w:rFonts w:hint="default"/>
              </w:rPr>
            </w:pPr>
            <w:r>
              <w:rPr>
                <w:rFonts w:hint="default"/>
              </w:rPr>
              <w:t>15</w:t>
            </w:r>
          </w:p>
        </w:tc>
        <w:tc>
          <w:tcPr>
            <w:tcW w:w="2188" w:type="pct"/>
            <w:tcBorders>
              <w:top w:val="single" w:color="auto" w:sz="6" w:space="0"/>
            </w:tcBorders>
            <w:noWrap w:val="0"/>
            <w:vAlign w:val="center"/>
          </w:tcPr>
          <w:p w14:paraId="4D8A5404">
            <w:pPr>
              <w:pStyle w:val="26"/>
              <w:bidi w:val="0"/>
              <w:rPr>
                <w:rFonts w:hint="default"/>
              </w:rPr>
            </w:pPr>
            <w:r>
              <w:rPr>
                <w:rFonts w:hint="default"/>
              </w:rPr>
              <w:t>查询成品油红字确认单明细信息</w:t>
            </w:r>
          </w:p>
        </w:tc>
        <w:tc>
          <w:tcPr>
            <w:tcW w:w="2188" w:type="pct"/>
            <w:tcBorders>
              <w:top w:val="single" w:color="auto" w:sz="6" w:space="0"/>
            </w:tcBorders>
            <w:noWrap w:val="0"/>
            <w:vAlign w:val="center"/>
          </w:tcPr>
          <w:p w14:paraId="5610A5BB">
            <w:pPr>
              <w:pStyle w:val="26"/>
              <w:bidi w:val="0"/>
              <w:rPr>
                <w:rFonts w:hint="default"/>
              </w:rPr>
            </w:pPr>
            <w:r>
              <w:rPr>
                <w:rFonts w:hint="default"/>
                <w:lang w:val="en-US" w:eastAsia="zh-CN"/>
              </w:rPr>
              <w:t>CXQDHZQRDMX</w:t>
            </w:r>
          </w:p>
        </w:tc>
      </w:tr>
      <w:tr w14:paraId="38262C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02AD2921">
            <w:pPr>
              <w:pStyle w:val="26"/>
              <w:bidi w:val="0"/>
              <w:rPr>
                <w:rFonts w:hint="default"/>
              </w:rPr>
            </w:pPr>
            <w:r>
              <w:rPr>
                <w:rFonts w:hint="default"/>
              </w:rPr>
              <w:t>16</w:t>
            </w:r>
          </w:p>
        </w:tc>
        <w:tc>
          <w:tcPr>
            <w:tcW w:w="2188" w:type="pct"/>
            <w:tcBorders>
              <w:top w:val="single" w:color="auto" w:sz="6" w:space="0"/>
            </w:tcBorders>
            <w:noWrap w:val="0"/>
            <w:vAlign w:val="center"/>
          </w:tcPr>
          <w:p w14:paraId="4E0329E6">
            <w:pPr>
              <w:pStyle w:val="26"/>
              <w:bidi w:val="0"/>
              <w:rPr>
                <w:rFonts w:hint="default"/>
              </w:rPr>
            </w:pPr>
            <w:r>
              <w:rPr>
                <w:rFonts w:hint="default"/>
              </w:rPr>
              <w:t>成品油发票上传</w:t>
            </w:r>
          </w:p>
        </w:tc>
        <w:tc>
          <w:tcPr>
            <w:tcW w:w="2188" w:type="pct"/>
            <w:tcBorders>
              <w:top w:val="single" w:color="auto" w:sz="6" w:space="0"/>
            </w:tcBorders>
            <w:noWrap w:val="0"/>
            <w:vAlign w:val="center"/>
          </w:tcPr>
          <w:p w14:paraId="70F81EEC">
            <w:pPr>
              <w:pStyle w:val="26"/>
              <w:bidi w:val="0"/>
              <w:rPr>
                <w:rFonts w:hint="default"/>
              </w:rPr>
            </w:pPr>
            <w:r>
              <w:rPr>
                <w:rFonts w:hint="default"/>
                <w:lang w:val="en-US" w:eastAsia="zh-CN"/>
              </w:rPr>
              <w:t>QDFPSC_CPY</w:t>
            </w:r>
          </w:p>
        </w:tc>
      </w:tr>
      <w:tr w14:paraId="597604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70ED7E09">
            <w:pPr>
              <w:pStyle w:val="26"/>
              <w:bidi w:val="0"/>
              <w:rPr>
                <w:rFonts w:hint="default"/>
              </w:rPr>
            </w:pPr>
            <w:r>
              <w:rPr>
                <w:rFonts w:hint="default"/>
              </w:rPr>
              <w:t>17</w:t>
            </w:r>
          </w:p>
        </w:tc>
        <w:tc>
          <w:tcPr>
            <w:tcW w:w="2188" w:type="pct"/>
            <w:tcBorders>
              <w:top w:val="single" w:color="auto" w:sz="6" w:space="0"/>
            </w:tcBorders>
            <w:noWrap w:val="0"/>
            <w:vAlign w:val="center"/>
          </w:tcPr>
          <w:p w14:paraId="13724459">
            <w:pPr>
              <w:pStyle w:val="26"/>
              <w:bidi w:val="0"/>
              <w:rPr>
                <w:rFonts w:hint="default"/>
              </w:rPr>
            </w:pPr>
            <w:r>
              <w:rPr>
                <w:rFonts w:hint="default"/>
              </w:rPr>
              <w:t>查询成品油发票上传结果</w:t>
            </w:r>
          </w:p>
        </w:tc>
        <w:tc>
          <w:tcPr>
            <w:tcW w:w="2188" w:type="pct"/>
            <w:tcBorders>
              <w:top w:val="single" w:color="auto" w:sz="6" w:space="0"/>
            </w:tcBorders>
            <w:noWrap w:val="0"/>
            <w:vAlign w:val="center"/>
          </w:tcPr>
          <w:p w14:paraId="6DCD88F8">
            <w:pPr>
              <w:pStyle w:val="26"/>
              <w:bidi w:val="0"/>
              <w:rPr>
                <w:rFonts w:hint="default"/>
              </w:rPr>
            </w:pPr>
            <w:r>
              <w:rPr>
                <w:rFonts w:hint="default"/>
                <w:lang w:val="en-US" w:eastAsia="zh-CN"/>
              </w:rPr>
              <w:t>CXQDFPSCJG_CPY</w:t>
            </w:r>
          </w:p>
        </w:tc>
      </w:tr>
      <w:tr w14:paraId="0E029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13868961">
            <w:pPr>
              <w:pStyle w:val="26"/>
              <w:bidi w:val="0"/>
              <w:rPr>
                <w:rFonts w:hint="default"/>
              </w:rPr>
            </w:pPr>
            <w:r>
              <w:rPr>
                <w:rFonts w:hint="default"/>
              </w:rPr>
              <w:t>18</w:t>
            </w:r>
          </w:p>
        </w:tc>
        <w:tc>
          <w:tcPr>
            <w:tcW w:w="2188" w:type="pct"/>
            <w:tcBorders>
              <w:top w:val="single" w:color="auto" w:sz="6" w:space="0"/>
            </w:tcBorders>
            <w:noWrap w:val="0"/>
            <w:vAlign w:val="center"/>
          </w:tcPr>
          <w:p w14:paraId="49B185C9">
            <w:pPr>
              <w:pStyle w:val="26"/>
              <w:bidi w:val="0"/>
              <w:rPr>
                <w:rFonts w:hint="default"/>
              </w:rPr>
            </w:pPr>
            <w:r>
              <w:rPr>
                <w:rFonts w:hint="default"/>
              </w:rPr>
              <w:t>成品油红字确认单申请</w:t>
            </w:r>
          </w:p>
        </w:tc>
        <w:tc>
          <w:tcPr>
            <w:tcW w:w="2188" w:type="pct"/>
            <w:tcBorders>
              <w:top w:val="single" w:color="auto" w:sz="6" w:space="0"/>
            </w:tcBorders>
            <w:noWrap w:val="0"/>
            <w:vAlign w:val="center"/>
          </w:tcPr>
          <w:p w14:paraId="622C90DC">
            <w:pPr>
              <w:pStyle w:val="26"/>
              <w:bidi w:val="0"/>
              <w:rPr>
                <w:rFonts w:hint="default"/>
              </w:rPr>
            </w:pPr>
            <w:r>
              <w:rPr>
                <w:rFonts w:hint="default"/>
                <w:lang w:val="en-US" w:eastAsia="zh-CN"/>
              </w:rPr>
              <w:t>QDHZQRDSQ</w:t>
            </w:r>
          </w:p>
        </w:tc>
      </w:tr>
      <w:tr w14:paraId="6057C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bottom w:val="single" w:color="auto" w:sz="6" w:space="0"/>
            </w:tcBorders>
            <w:noWrap w:val="0"/>
            <w:vAlign w:val="center"/>
          </w:tcPr>
          <w:p w14:paraId="66F45A00">
            <w:pPr>
              <w:pStyle w:val="26"/>
              <w:bidi w:val="0"/>
              <w:rPr>
                <w:rFonts w:hint="default"/>
              </w:rPr>
            </w:pPr>
            <w:r>
              <w:rPr>
                <w:rFonts w:hint="default"/>
              </w:rPr>
              <w:t>19</w:t>
            </w:r>
          </w:p>
        </w:tc>
        <w:tc>
          <w:tcPr>
            <w:tcW w:w="2188" w:type="pct"/>
            <w:tcBorders>
              <w:top w:val="single" w:color="auto" w:sz="6" w:space="0"/>
              <w:bottom w:val="single" w:color="auto" w:sz="6" w:space="0"/>
            </w:tcBorders>
            <w:noWrap w:val="0"/>
            <w:vAlign w:val="center"/>
          </w:tcPr>
          <w:p w14:paraId="75E26E05">
            <w:pPr>
              <w:pStyle w:val="26"/>
              <w:bidi w:val="0"/>
              <w:rPr>
                <w:rFonts w:hint="default"/>
              </w:rPr>
            </w:pPr>
            <w:r>
              <w:rPr>
                <w:rFonts w:hint="default"/>
              </w:rPr>
              <w:t>成品油红字确认单确认</w:t>
            </w:r>
          </w:p>
        </w:tc>
        <w:tc>
          <w:tcPr>
            <w:tcW w:w="2188" w:type="pct"/>
            <w:tcBorders>
              <w:top w:val="single" w:color="auto" w:sz="6" w:space="0"/>
              <w:bottom w:val="single" w:color="auto" w:sz="6" w:space="0"/>
            </w:tcBorders>
            <w:noWrap w:val="0"/>
            <w:vAlign w:val="center"/>
          </w:tcPr>
          <w:p w14:paraId="01E63DD5">
            <w:pPr>
              <w:pStyle w:val="26"/>
              <w:bidi w:val="0"/>
              <w:rPr>
                <w:rFonts w:hint="default"/>
              </w:rPr>
            </w:pPr>
            <w:r>
              <w:rPr>
                <w:rFonts w:hint="default"/>
                <w:lang w:val="en-US" w:eastAsia="zh-CN"/>
              </w:rPr>
              <w:t>QDHZQRDQR</w:t>
            </w:r>
          </w:p>
        </w:tc>
      </w:tr>
      <w:tr w14:paraId="06A691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bottom w:val="single" w:color="auto" w:sz="6" w:space="0"/>
            </w:tcBorders>
            <w:noWrap w:val="0"/>
            <w:vAlign w:val="center"/>
          </w:tcPr>
          <w:p w14:paraId="09C8674D">
            <w:pPr>
              <w:pStyle w:val="26"/>
              <w:bidi w:val="0"/>
              <w:rPr>
                <w:rFonts w:hint="default"/>
              </w:rPr>
            </w:pPr>
            <w:r>
              <w:rPr>
                <w:rFonts w:hint="default"/>
                <w:lang w:val="en-US" w:eastAsia="zh-CN"/>
              </w:rPr>
              <w:t>2</w:t>
            </w:r>
            <w:r>
              <w:rPr>
                <w:rFonts w:hint="default"/>
                <w:lang w:eastAsia="zh-CN"/>
              </w:rPr>
              <w:t>0</w:t>
            </w:r>
          </w:p>
        </w:tc>
        <w:tc>
          <w:tcPr>
            <w:tcW w:w="2188" w:type="pct"/>
            <w:tcBorders>
              <w:top w:val="single" w:color="auto" w:sz="6" w:space="0"/>
              <w:bottom w:val="single" w:color="auto" w:sz="6" w:space="0"/>
            </w:tcBorders>
            <w:noWrap w:val="0"/>
            <w:vAlign w:val="center"/>
          </w:tcPr>
          <w:p w14:paraId="7E89B99E">
            <w:pPr>
              <w:pStyle w:val="26"/>
              <w:bidi w:val="0"/>
              <w:rPr>
                <w:rFonts w:hint="default"/>
              </w:rPr>
            </w:pPr>
            <w:r>
              <w:rPr>
                <w:rFonts w:hint="default"/>
                <w:lang w:val="en-US" w:eastAsia="zh-CN"/>
              </w:rPr>
              <w:t>上传发票汇总确认信息</w:t>
            </w:r>
          </w:p>
        </w:tc>
        <w:tc>
          <w:tcPr>
            <w:tcW w:w="2188" w:type="pct"/>
            <w:tcBorders>
              <w:top w:val="single" w:color="auto" w:sz="6" w:space="0"/>
              <w:bottom w:val="single" w:color="auto" w:sz="6" w:space="0"/>
            </w:tcBorders>
            <w:noWrap w:val="0"/>
            <w:vAlign w:val="bottom"/>
          </w:tcPr>
          <w:p w14:paraId="0E87A92D">
            <w:pPr>
              <w:pStyle w:val="26"/>
              <w:bidi w:val="0"/>
              <w:rPr>
                <w:rFonts w:hint="default"/>
                <w:lang w:val="en-US" w:eastAsia="zh-CN"/>
              </w:rPr>
            </w:pPr>
            <w:r>
              <w:rPr>
                <w:rFonts w:hint="default"/>
                <w:lang w:val="en-US" w:eastAsia="zh-CN"/>
              </w:rPr>
              <w:t>SCFPHZQRXX</w:t>
            </w:r>
          </w:p>
        </w:tc>
      </w:tr>
      <w:tr w14:paraId="27371E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bottom w:val="single" w:color="auto" w:sz="6" w:space="0"/>
            </w:tcBorders>
            <w:noWrap w:val="0"/>
            <w:vAlign w:val="center"/>
          </w:tcPr>
          <w:p w14:paraId="28293D32">
            <w:pPr>
              <w:pStyle w:val="26"/>
              <w:bidi w:val="0"/>
              <w:rPr>
                <w:rFonts w:hint="default"/>
              </w:rPr>
            </w:pPr>
            <w:r>
              <w:rPr>
                <w:rFonts w:hint="default"/>
                <w:lang w:val="en-US" w:eastAsia="zh-CN"/>
              </w:rPr>
              <w:t>2</w:t>
            </w:r>
            <w:r>
              <w:rPr>
                <w:rFonts w:hint="default"/>
                <w:lang w:eastAsia="zh-CN"/>
              </w:rPr>
              <w:t>1</w:t>
            </w:r>
          </w:p>
        </w:tc>
        <w:tc>
          <w:tcPr>
            <w:tcW w:w="2188" w:type="pct"/>
            <w:tcBorders>
              <w:top w:val="single" w:color="auto" w:sz="6" w:space="0"/>
              <w:bottom w:val="single" w:color="auto" w:sz="6" w:space="0"/>
            </w:tcBorders>
            <w:noWrap w:val="0"/>
            <w:vAlign w:val="center"/>
          </w:tcPr>
          <w:p w14:paraId="0FC32B59">
            <w:pPr>
              <w:pStyle w:val="26"/>
              <w:bidi w:val="0"/>
              <w:rPr>
                <w:rFonts w:hint="default"/>
              </w:rPr>
            </w:pPr>
            <w:r>
              <w:rPr>
                <w:rFonts w:hint="default"/>
                <w:lang w:val="en-US" w:eastAsia="zh-CN"/>
              </w:rPr>
              <w:t>查询发票汇总确认信息</w:t>
            </w:r>
          </w:p>
        </w:tc>
        <w:tc>
          <w:tcPr>
            <w:tcW w:w="2188" w:type="pct"/>
            <w:tcBorders>
              <w:top w:val="single" w:color="auto" w:sz="6" w:space="0"/>
              <w:bottom w:val="single" w:color="auto" w:sz="6" w:space="0"/>
            </w:tcBorders>
            <w:noWrap w:val="0"/>
            <w:vAlign w:val="bottom"/>
          </w:tcPr>
          <w:p w14:paraId="53C1B333">
            <w:pPr>
              <w:pStyle w:val="26"/>
              <w:bidi w:val="0"/>
              <w:rPr>
                <w:rFonts w:hint="default"/>
                <w:lang w:val="en-US" w:eastAsia="zh-CN"/>
              </w:rPr>
            </w:pPr>
            <w:r>
              <w:rPr>
                <w:rFonts w:hint="default"/>
                <w:lang w:val="en-US" w:eastAsia="zh-CN"/>
              </w:rPr>
              <w:t>CXFPHZQRXX</w:t>
            </w:r>
          </w:p>
        </w:tc>
      </w:tr>
      <w:tr w14:paraId="03D5AC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3" w:type="pct"/>
            <w:tcBorders>
              <w:top w:val="single" w:color="auto" w:sz="6" w:space="0"/>
            </w:tcBorders>
            <w:noWrap w:val="0"/>
            <w:vAlign w:val="center"/>
          </w:tcPr>
          <w:p w14:paraId="516E44ED">
            <w:pPr>
              <w:pStyle w:val="26"/>
              <w:bidi w:val="0"/>
              <w:rPr>
                <w:rFonts w:hint="default"/>
                <w:lang w:val="en-US" w:eastAsia="zh-CN"/>
              </w:rPr>
            </w:pPr>
            <w:bookmarkStart w:id="211" w:name="_Toc22359"/>
            <w:r>
              <w:rPr>
                <w:rFonts w:hint="eastAsia"/>
                <w:lang w:val="en-US" w:eastAsia="zh-CN"/>
              </w:rPr>
              <w:t>22</w:t>
            </w:r>
          </w:p>
        </w:tc>
        <w:tc>
          <w:tcPr>
            <w:tcW w:w="2188" w:type="pct"/>
            <w:tcBorders>
              <w:top w:val="single" w:color="auto" w:sz="6" w:space="0"/>
            </w:tcBorders>
            <w:noWrap w:val="0"/>
            <w:vAlign w:val="center"/>
          </w:tcPr>
          <w:p w14:paraId="64012BAA">
            <w:pPr>
              <w:pStyle w:val="26"/>
              <w:bidi w:val="0"/>
              <w:rPr>
                <w:rFonts w:hint="default"/>
                <w:lang w:val="en-US" w:eastAsia="zh-CN"/>
              </w:rPr>
            </w:pPr>
            <w:r>
              <w:rPr>
                <w:rFonts w:hint="eastAsia"/>
                <w:lang w:val="en-US" w:eastAsia="zh-CN"/>
              </w:rPr>
              <w:t>查询差额征税编码</w:t>
            </w:r>
          </w:p>
        </w:tc>
        <w:tc>
          <w:tcPr>
            <w:tcW w:w="2188" w:type="pct"/>
            <w:tcBorders>
              <w:top w:val="single" w:color="auto" w:sz="6" w:space="0"/>
            </w:tcBorders>
            <w:noWrap w:val="0"/>
            <w:vAlign w:val="bottom"/>
          </w:tcPr>
          <w:p w14:paraId="108D925B">
            <w:pPr>
              <w:pStyle w:val="26"/>
              <w:bidi w:val="0"/>
              <w:rPr>
                <w:rFonts w:hint="default"/>
                <w:lang w:val="en-US" w:eastAsia="zh-CN"/>
              </w:rPr>
            </w:pPr>
            <w:r>
              <w:rPr>
                <w:rFonts w:hint="default"/>
                <w:lang w:val="en-US" w:eastAsia="zh-CN"/>
              </w:rPr>
              <w:t>CXCEZSBM</w:t>
            </w:r>
          </w:p>
        </w:tc>
      </w:tr>
    </w:tbl>
    <w:p w14:paraId="38CDD881">
      <w:pPr>
        <w:pStyle w:val="4"/>
        <w:widowControl/>
        <w:spacing w:beforeAutospacing="0" w:afterAutospacing="0" w:line="408" w:lineRule="auto"/>
        <w:rPr>
          <w:rFonts w:hint="default" w:ascii="Times New Roman" w:hAnsi="Times New Roman" w:eastAsia="宋体" w:cs="Times New Roman"/>
          <w:sz w:val="28"/>
          <w:szCs w:val="28"/>
          <w:highlight w:val="none"/>
        </w:rPr>
      </w:pPr>
      <w:bookmarkStart w:id="212" w:name="_Toc1823"/>
      <w:bookmarkStart w:id="213" w:name="_Toc4205"/>
      <w:r>
        <w:rPr>
          <w:rFonts w:hint="default" w:ascii="Times New Roman" w:hAnsi="Times New Roman" w:eastAsia="宋体" w:cs="Times New Roman"/>
          <w:sz w:val="28"/>
          <w:szCs w:val="28"/>
          <w:highlight w:val="none"/>
        </w:rPr>
        <w:t>1.获取</w:t>
      </w:r>
      <w:r>
        <w:rPr>
          <w:rFonts w:hint="default" w:ascii="Times New Roman" w:hAnsi="Times New Roman" w:eastAsia="宋体" w:cs="Times New Roman"/>
          <w:highlight w:val="none"/>
        </w:rPr>
        <w:t>发票</w:t>
      </w:r>
      <w:r>
        <w:rPr>
          <w:rFonts w:hint="default" w:ascii="Times New Roman" w:hAnsi="Times New Roman" w:eastAsia="宋体" w:cs="Times New Roman"/>
          <w:sz w:val="28"/>
          <w:szCs w:val="28"/>
          <w:highlight w:val="none"/>
        </w:rPr>
        <w:t>批量预赋码信息</w:t>
      </w:r>
      <w:bookmarkEnd w:id="211"/>
      <w:bookmarkEnd w:id="212"/>
      <w:bookmarkEnd w:id="213"/>
    </w:p>
    <w:p w14:paraId="1C58CFEE">
      <w:pPr>
        <w:pStyle w:val="6"/>
        <w:bidi w:val="0"/>
        <w:rPr>
          <w:rFonts w:hint="default"/>
        </w:rPr>
      </w:pPr>
      <w:bookmarkStart w:id="214" w:name="_Toc710"/>
      <w:r>
        <w:rPr>
          <w:rFonts w:hint="default"/>
        </w:rPr>
        <w:t>1.1接口说明</w:t>
      </w:r>
      <w:bookmarkEnd w:id="214"/>
    </w:p>
    <w:p w14:paraId="6E6094E2">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向纳税人提供批量预赋码功能，用于企业给发票自动赋发票号码。</w:t>
      </w:r>
    </w:p>
    <w:p w14:paraId="6AECD85E">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企业使用开票前置判断企业发票库存低于“20%”阈值时，调用此接口申请预分配置新号码段。</w:t>
      </w:r>
    </w:p>
    <w:p w14:paraId="7E4F7EAD">
      <w:pPr>
        <w:spacing w:line="360" w:lineRule="auto"/>
        <w:ind w:firstLine="480" w:firstLineChars="200"/>
        <w:rPr>
          <w:rFonts w:hint="default" w:ascii="Times New Roman" w:hAnsi="Times New Roman" w:eastAsia="宋体" w:cs="Times New Roman"/>
          <w:sz w:val="24"/>
          <w:highlight w:val="none"/>
          <w:lang w:val="en-US" w:eastAsia="zh-CN"/>
        </w:rPr>
      </w:pPr>
      <w:bookmarkStart w:id="215" w:name="OLE_LINK1"/>
      <w:r>
        <w:rPr>
          <w:rFonts w:hint="default" w:ascii="Times New Roman" w:hAnsi="Times New Roman" w:eastAsia="宋体" w:cs="Times New Roman"/>
          <w:sz w:val="24"/>
          <w:highlight w:val="none"/>
          <w:lang w:val="en-US" w:eastAsia="zh-CN"/>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bookmarkEnd w:id="215"/>
    <w:p w14:paraId="42EA04D7">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每次最多申请5000份发票。</w:t>
      </w:r>
    </w:p>
    <w:p w14:paraId="1C7415F7">
      <w:pPr>
        <w:pStyle w:val="6"/>
        <w:bidi w:val="0"/>
        <w:rPr>
          <w:rFonts w:hint="default"/>
        </w:rPr>
      </w:pPr>
      <w:bookmarkStart w:id="216" w:name="_Toc5964"/>
      <w:r>
        <w:rPr>
          <w:rFonts w:hint="default"/>
        </w:rPr>
        <w:t>1.2请求方式</w:t>
      </w:r>
      <w:bookmarkEnd w:id="216"/>
    </w:p>
    <w:p w14:paraId="7127A8B7">
      <w:pPr>
        <w:pStyle w:val="5"/>
        <w:bidi w:val="0"/>
        <w:rPr>
          <w:rFonts w:hint="default"/>
        </w:rPr>
      </w:pPr>
      <w:r>
        <w:rPr>
          <w:rFonts w:hint="default"/>
        </w:rPr>
        <w:t>请求方式为POST</w:t>
      </w:r>
    </w:p>
    <w:p w14:paraId="37DAAE26">
      <w:pPr>
        <w:pStyle w:val="5"/>
        <w:bidi w:val="0"/>
        <w:rPr>
          <w:rFonts w:hint="default"/>
        </w:rPr>
      </w:pPr>
      <w:r>
        <w:rPr>
          <w:rFonts w:hint="default"/>
        </w:rPr>
        <w:t>●</w:t>
      </w:r>
      <w:r>
        <w:rPr>
          <w:rFonts w:hint="default"/>
          <w:lang w:val="en-US"/>
        </w:rPr>
        <w:t xml:space="preserve"> </w:t>
      </w:r>
      <w:r>
        <w:rPr>
          <w:rFonts w:hint="default"/>
        </w:rPr>
        <w:t>path指该参数为路径参数</w:t>
      </w:r>
    </w:p>
    <w:p w14:paraId="73F9FF2A">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3D690B39">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07A37473">
      <w:pPr>
        <w:pStyle w:val="6"/>
        <w:bidi w:val="0"/>
        <w:rPr>
          <w:rFonts w:hint="default"/>
          <w:lang w:eastAsia="zh-CN"/>
        </w:rPr>
      </w:pPr>
      <w:bookmarkStart w:id="217" w:name="_Toc2422"/>
      <w:r>
        <w:rPr>
          <w:rFonts w:hint="default"/>
        </w:rPr>
        <w:t>1.3</w:t>
      </w:r>
      <w:r>
        <w:rPr>
          <w:rFonts w:hint="default"/>
          <w:lang w:eastAsia="zh-CN"/>
        </w:rPr>
        <w:t>请求参数</w:t>
      </w:r>
      <w:bookmarkEnd w:id="217"/>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211FC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953B012">
            <w:pPr>
              <w:pStyle w:val="25"/>
              <w:bidi w:val="0"/>
              <w:rPr>
                <w:rFonts w:hint="default"/>
                <w:lang w:eastAsia="zh-TW"/>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688DE435">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2C5D2A87">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1BB613FA">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5E0EB288">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0B143958">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682299BB">
            <w:pPr>
              <w:pStyle w:val="25"/>
              <w:bidi w:val="0"/>
              <w:rPr>
                <w:rFonts w:hint="default"/>
              </w:rPr>
            </w:pPr>
            <w:r>
              <w:rPr>
                <w:rFonts w:hint="default"/>
              </w:rPr>
              <w:t>说明</w:t>
            </w:r>
          </w:p>
        </w:tc>
      </w:tr>
      <w:tr w14:paraId="177248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94FCC1B">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162E418F">
            <w:pPr>
              <w:pStyle w:val="26"/>
              <w:bidi w:val="0"/>
              <w:rPr>
                <w:rFonts w:hint="default"/>
              </w:rPr>
            </w:pPr>
            <w:r>
              <w:rPr>
                <w:rFonts w:hint="default"/>
              </w:rPr>
              <w:t>nsrsbh</w:t>
            </w:r>
          </w:p>
        </w:tc>
        <w:tc>
          <w:tcPr>
            <w:tcW w:w="1087" w:type="pct"/>
            <w:tcBorders>
              <w:top w:val="single" w:color="auto" w:sz="6" w:space="0"/>
            </w:tcBorders>
            <w:noWrap w:val="0"/>
            <w:vAlign w:val="center"/>
          </w:tcPr>
          <w:p w14:paraId="65715725">
            <w:pPr>
              <w:pStyle w:val="26"/>
              <w:bidi w:val="0"/>
              <w:rPr>
                <w:rFonts w:hint="default"/>
              </w:rPr>
            </w:pPr>
            <w:r>
              <w:rPr>
                <w:rFonts w:hint="default"/>
              </w:rPr>
              <w:t>纳税人识别号/统一社会信用代码</w:t>
            </w:r>
          </w:p>
        </w:tc>
        <w:tc>
          <w:tcPr>
            <w:tcW w:w="753" w:type="pct"/>
            <w:tcBorders>
              <w:top w:val="single" w:color="auto" w:sz="6" w:space="0"/>
            </w:tcBorders>
            <w:noWrap w:val="0"/>
            <w:vAlign w:val="center"/>
          </w:tcPr>
          <w:p w14:paraId="505CF259">
            <w:pPr>
              <w:pStyle w:val="26"/>
              <w:bidi w:val="0"/>
              <w:rPr>
                <w:rFonts w:hint="default"/>
              </w:rPr>
            </w:pPr>
            <w:r>
              <w:rPr>
                <w:rFonts w:hint="default"/>
              </w:rPr>
              <w:t>varchar</w:t>
            </w:r>
          </w:p>
        </w:tc>
        <w:tc>
          <w:tcPr>
            <w:tcW w:w="418" w:type="pct"/>
            <w:tcBorders>
              <w:top w:val="single" w:color="auto" w:sz="6" w:space="0"/>
            </w:tcBorders>
            <w:noWrap w:val="0"/>
            <w:vAlign w:val="center"/>
          </w:tcPr>
          <w:p w14:paraId="2EDDFCFC">
            <w:pPr>
              <w:pStyle w:val="26"/>
              <w:bidi w:val="0"/>
              <w:rPr>
                <w:rFonts w:hint="default"/>
                <w:lang w:eastAsia="zh-CN"/>
              </w:rPr>
            </w:pPr>
            <w:r>
              <w:rPr>
                <w:rFonts w:hint="default"/>
              </w:rPr>
              <w:t>2</w:t>
            </w:r>
            <w:r>
              <w:rPr>
                <w:rFonts w:hint="default"/>
                <w:lang w:val="en-US" w:eastAsia="zh-CN"/>
              </w:rPr>
              <w:t>0</w:t>
            </w:r>
          </w:p>
        </w:tc>
        <w:tc>
          <w:tcPr>
            <w:tcW w:w="417" w:type="pct"/>
            <w:tcBorders>
              <w:top w:val="single" w:color="auto" w:sz="6" w:space="0"/>
            </w:tcBorders>
            <w:noWrap w:val="0"/>
            <w:vAlign w:val="center"/>
          </w:tcPr>
          <w:p w14:paraId="20B9CDB3">
            <w:pPr>
              <w:pStyle w:val="26"/>
              <w:bidi w:val="0"/>
              <w:rPr>
                <w:rFonts w:hint="default"/>
              </w:rPr>
            </w:pPr>
            <w:r>
              <w:rPr>
                <w:rFonts w:hint="default"/>
              </w:rPr>
              <w:t>是</w:t>
            </w:r>
          </w:p>
        </w:tc>
        <w:tc>
          <w:tcPr>
            <w:tcW w:w="920" w:type="pct"/>
            <w:tcBorders>
              <w:top w:val="single" w:color="auto" w:sz="6" w:space="0"/>
            </w:tcBorders>
            <w:noWrap w:val="0"/>
            <w:vAlign w:val="center"/>
          </w:tcPr>
          <w:p w14:paraId="0707D284">
            <w:pPr>
              <w:pStyle w:val="26"/>
              <w:bidi w:val="0"/>
              <w:rPr>
                <w:rFonts w:hint="default"/>
              </w:rPr>
            </w:pPr>
            <w:r>
              <w:rPr>
                <w:rFonts w:hint="default"/>
              </w:rPr>
              <w:t>申领发票的纳税人识别号或统一社会信用代码</w:t>
            </w:r>
          </w:p>
        </w:tc>
      </w:tr>
      <w:tr w14:paraId="4BBD4D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4EEFB0">
            <w:pPr>
              <w:pStyle w:val="26"/>
              <w:bidi w:val="0"/>
              <w:rPr>
                <w:rFonts w:hint="default"/>
              </w:rPr>
            </w:pPr>
            <w:r>
              <w:rPr>
                <w:rFonts w:hint="default"/>
                <w:lang w:val="en-US" w:eastAsia="zh-CN"/>
              </w:rPr>
              <w:t>2</w:t>
            </w:r>
          </w:p>
        </w:tc>
        <w:tc>
          <w:tcPr>
            <w:tcW w:w="1004" w:type="pct"/>
            <w:noWrap w:val="0"/>
            <w:vAlign w:val="center"/>
          </w:tcPr>
          <w:p w14:paraId="5DEDFDCC">
            <w:pPr>
              <w:pStyle w:val="26"/>
              <w:bidi w:val="0"/>
              <w:rPr>
                <w:rFonts w:hint="default"/>
              </w:rPr>
            </w:pPr>
            <w:r>
              <w:rPr>
                <w:rFonts w:hint="default"/>
              </w:rPr>
              <w:t>lysl</w:t>
            </w:r>
          </w:p>
        </w:tc>
        <w:tc>
          <w:tcPr>
            <w:tcW w:w="1087" w:type="pct"/>
            <w:noWrap w:val="0"/>
            <w:vAlign w:val="center"/>
          </w:tcPr>
          <w:p w14:paraId="5D4C435F">
            <w:pPr>
              <w:pStyle w:val="26"/>
              <w:bidi w:val="0"/>
              <w:rPr>
                <w:rFonts w:hint="default"/>
              </w:rPr>
            </w:pPr>
            <w:r>
              <w:rPr>
                <w:rFonts w:hint="default"/>
              </w:rPr>
              <w:t>领用数量</w:t>
            </w:r>
          </w:p>
        </w:tc>
        <w:tc>
          <w:tcPr>
            <w:tcW w:w="753" w:type="pct"/>
            <w:noWrap w:val="0"/>
            <w:vAlign w:val="center"/>
          </w:tcPr>
          <w:p w14:paraId="571A6ABD">
            <w:pPr>
              <w:pStyle w:val="26"/>
              <w:bidi w:val="0"/>
              <w:rPr>
                <w:rFonts w:hint="default"/>
              </w:rPr>
            </w:pPr>
            <w:r>
              <w:rPr>
                <w:rFonts w:hint="default"/>
              </w:rPr>
              <w:t>number</w:t>
            </w:r>
          </w:p>
        </w:tc>
        <w:tc>
          <w:tcPr>
            <w:tcW w:w="418" w:type="pct"/>
            <w:noWrap w:val="0"/>
            <w:vAlign w:val="center"/>
          </w:tcPr>
          <w:p w14:paraId="3B5F4885">
            <w:pPr>
              <w:pStyle w:val="26"/>
              <w:bidi w:val="0"/>
              <w:rPr>
                <w:rFonts w:hint="default"/>
              </w:rPr>
            </w:pPr>
            <w:r>
              <w:rPr>
                <w:rFonts w:hint="default"/>
              </w:rPr>
              <w:t>10</w:t>
            </w:r>
          </w:p>
        </w:tc>
        <w:tc>
          <w:tcPr>
            <w:tcW w:w="417" w:type="pct"/>
            <w:noWrap w:val="0"/>
            <w:vAlign w:val="center"/>
          </w:tcPr>
          <w:p w14:paraId="726558D5">
            <w:pPr>
              <w:pStyle w:val="26"/>
              <w:bidi w:val="0"/>
              <w:rPr>
                <w:rFonts w:hint="default"/>
              </w:rPr>
            </w:pPr>
            <w:r>
              <w:rPr>
                <w:rFonts w:hint="default"/>
              </w:rPr>
              <w:t>是</w:t>
            </w:r>
          </w:p>
        </w:tc>
        <w:tc>
          <w:tcPr>
            <w:tcW w:w="920" w:type="pct"/>
            <w:noWrap w:val="0"/>
            <w:vAlign w:val="center"/>
          </w:tcPr>
          <w:p w14:paraId="534E9393">
            <w:pPr>
              <w:pStyle w:val="26"/>
              <w:bidi w:val="0"/>
              <w:rPr>
                <w:rFonts w:hint="default"/>
              </w:rPr>
            </w:pPr>
            <w:r>
              <w:rPr>
                <w:rFonts w:hint="default"/>
              </w:rPr>
              <w:t>申领数量最大值为：5000</w:t>
            </w:r>
          </w:p>
        </w:tc>
      </w:tr>
      <w:tr w14:paraId="23619F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FF082E0">
            <w:pPr>
              <w:pStyle w:val="26"/>
              <w:bidi w:val="0"/>
              <w:rPr>
                <w:rFonts w:hint="default"/>
              </w:rPr>
            </w:pPr>
            <w:r>
              <w:rPr>
                <w:rFonts w:hint="default"/>
                <w:lang w:val="en-US" w:eastAsia="zh-CN"/>
              </w:rPr>
              <w:t>3</w:t>
            </w:r>
          </w:p>
        </w:tc>
        <w:tc>
          <w:tcPr>
            <w:tcW w:w="1004" w:type="pct"/>
            <w:noWrap w:val="0"/>
            <w:vAlign w:val="center"/>
          </w:tcPr>
          <w:p w14:paraId="56E5D1D0">
            <w:pPr>
              <w:pStyle w:val="26"/>
              <w:bidi w:val="0"/>
              <w:rPr>
                <w:rFonts w:hint="default"/>
                <w:lang w:val="en-US" w:eastAsia="zh-CN"/>
              </w:rPr>
            </w:pPr>
            <w:r>
              <w:rPr>
                <w:rFonts w:hint="default"/>
                <w:lang w:val="en-US" w:eastAsia="zh-CN"/>
              </w:rPr>
              <w:t>ywlsh</w:t>
            </w:r>
          </w:p>
        </w:tc>
        <w:tc>
          <w:tcPr>
            <w:tcW w:w="1087" w:type="pct"/>
            <w:noWrap w:val="0"/>
            <w:vAlign w:val="center"/>
          </w:tcPr>
          <w:p w14:paraId="0159ABAC">
            <w:pPr>
              <w:pStyle w:val="26"/>
              <w:bidi w:val="0"/>
              <w:rPr>
                <w:rFonts w:hint="default"/>
                <w:lang w:val="en-US" w:eastAsia="zh-CN"/>
              </w:rPr>
            </w:pPr>
            <w:r>
              <w:rPr>
                <w:rFonts w:hint="default"/>
                <w:lang w:val="en-US" w:eastAsia="zh-CN"/>
              </w:rPr>
              <w:t>业务流水号</w:t>
            </w:r>
          </w:p>
        </w:tc>
        <w:tc>
          <w:tcPr>
            <w:tcW w:w="753" w:type="pct"/>
            <w:noWrap w:val="0"/>
            <w:vAlign w:val="center"/>
          </w:tcPr>
          <w:p w14:paraId="671D9C43">
            <w:pPr>
              <w:pStyle w:val="26"/>
              <w:bidi w:val="0"/>
              <w:rPr>
                <w:rFonts w:hint="default"/>
                <w:lang w:val="en-US" w:eastAsia="zh-CN"/>
              </w:rPr>
            </w:pPr>
            <w:r>
              <w:rPr>
                <w:rFonts w:hint="default"/>
              </w:rPr>
              <w:t>varchar</w:t>
            </w:r>
          </w:p>
        </w:tc>
        <w:tc>
          <w:tcPr>
            <w:tcW w:w="418" w:type="pct"/>
            <w:noWrap w:val="0"/>
            <w:vAlign w:val="center"/>
          </w:tcPr>
          <w:p w14:paraId="2526C557">
            <w:pPr>
              <w:pStyle w:val="26"/>
              <w:bidi w:val="0"/>
              <w:rPr>
                <w:rFonts w:hint="default"/>
                <w:lang w:val="en-US" w:eastAsia="zh-CN"/>
              </w:rPr>
            </w:pPr>
            <w:r>
              <w:rPr>
                <w:rFonts w:hint="default"/>
                <w:lang w:val="en-US" w:eastAsia="zh-CN"/>
              </w:rPr>
              <w:t>100</w:t>
            </w:r>
          </w:p>
        </w:tc>
        <w:tc>
          <w:tcPr>
            <w:tcW w:w="417" w:type="pct"/>
            <w:noWrap w:val="0"/>
            <w:vAlign w:val="center"/>
          </w:tcPr>
          <w:p w14:paraId="048F1736">
            <w:pPr>
              <w:pStyle w:val="26"/>
              <w:bidi w:val="0"/>
              <w:rPr>
                <w:rFonts w:hint="default"/>
                <w:lang w:val="en-US" w:eastAsia="zh-CN"/>
              </w:rPr>
            </w:pPr>
            <w:r>
              <w:rPr>
                <w:rFonts w:hint="default"/>
                <w:lang w:val="en-US" w:eastAsia="zh-CN"/>
              </w:rPr>
              <w:t>是</w:t>
            </w:r>
          </w:p>
        </w:tc>
        <w:tc>
          <w:tcPr>
            <w:tcW w:w="920" w:type="pct"/>
            <w:noWrap w:val="0"/>
            <w:vAlign w:val="center"/>
          </w:tcPr>
          <w:p w14:paraId="2702E20F">
            <w:pPr>
              <w:pStyle w:val="26"/>
              <w:bidi w:val="0"/>
              <w:rPr>
                <w:rFonts w:hint="default"/>
                <w:lang w:val="en-US" w:eastAsia="zh-CN"/>
              </w:rPr>
            </w:pPr>
            <w:r>
              <w:rPr>
                <w:rFonts w:hint="default"/>
                <w:lang w:eastAsia="zh-CN"/>
              </w:rPr>
              <w:t>“</w:t>
            </w:r>
            <w:r>
              <w:rPr>
                <w:rFonts w:hint="default"/>
                <w:lang w:val="en-US" w:eastAsia="zh-CN"/>
              </w:rPr>
              <w:t>使用单位id</w:t>
            </w:r>
            <w:r>
              <w:rPr>
                <w:rFonts w:hint="default"/>
                <w:lang w:eastAsia="zh-CN"/>
              </w:rPr>
              <w:t>”</w:t>
            </w:r>
            <w:r>
              <w:rPr>
                <w:rFonts w:hint="default"/>
                <w:lang w:val="en-US" w:eastAsia="zh-CN"/>
              </w:rPr>
              <w:t>+“直连单位id”+“32位随机生成数”</w:t>
            </w:r>
          </w:p>
        </w:tc>
      </w:tr>
    </w:tbl>
    <w:p w14:paraId="35266CD7">
      <w:pPr>
        <w:pStyle w:val="6"/>
        <w:bidi w:val="0"/>
        <w:rPr>
          <w:rFonts w:hint="default"/>
          <w:lang w:eastAsia="zh-CN"/>
        </w:rPr>
      </w:pPr>
      <w:bookmarkStart w:id="218" w:name="_Toc4402"/>
      <w:r>
        <w:rPr>
          <w:rFonts w:hint="default"/>
        </w:rPr>
        <w:t>1.4</w:t>
      </w:r>
      <w:r>
        <w:rPr>
          <w:rFonts w:hint="default"/>
          <w:lang w:eastAsia="zh-CN"/>
        </w:rPr>
        <w:t>请求报文示例</w:t>
      </w:r>
      <w:bookmarkEnd w:id="218"/>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F5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04F851">
            <w:pPr>
              <w:bidi w:val="0"/>
              <w:rPr>
                <w:rFonts w:hint="default"/>
              </w:rPr>
            </w:pPr>
            <w:r>
              <w:rPr>
                <w:rFonts w:hint="default"/>
              </w:rPr>
              <w:t>{</w:t>
            </w:r>
          </w:p>
          <w:p w14:paraId="3DC4058D">
            <w:pPr>
              <w:bidi w:val="0"/>
              <w:rPr>
                <w:rFonts w:hint="default"/>
              </w:rPr>
            </w:pPr>
            <w:r>
              <w:rPr>
                <w:rFonts w:hint="default"/>
              </w:rPr>
              <w:tab/>
            </w:r>
            <w:r>
              <w:rPr>
                <w:rFonts w:hint="default"/>
              </w:rPr>
              <w:t>"nsrsbh": "纳税人识别号/统一社会信用代码",</w:t>
            </w:r>
          </w:p>
          <w:p w14:paraId="34D44860">
            <w:pPr>
              <w:bidi w:val="0"/>
              <w:rPr>
                <w:rFonts w:hint="default"/>
              </w:rPr>
            </w:pPr>
            <w:r>
              <w:rPr>
                <w:rFonts w:hint="default"/>
              </w:rPr>
              <w:tab/>
            </w:r>
            <w:r>
              <w:rPr>
                <w:rFonts w:hint="default"/>
              </w:rPr>
              <w:t>"lysl": "领用数量",</w:t>
            </w:r>
            <w:r>
              <w:rPr>
                <w:rFonts w:hint="default"/>
              </w:rPr>
              <w:br w:type="textWrapping"/>
            </w:r>
            <w:r>
              <w:rPr>
                <w:rFonts w:hint="default"/>
              </w:rPr>
              <w:tab/>
            </w:r>
            <w:r>
              <w:rPr>
                <w:rFonts w:hint="default"/>
              </w:rPr>
              <w:tab/>
            </w:r>
            <w:r>
              <w:rPr>
                <w:rFonts w:hint="default"/>
              </w:rPr>
              <w:t>"ywlsh": "业务流水号"</w:t>
            </w:r>
          </w:p>
          <w:p w14:paraId="4D958560">
            <w:pPr>
              <w:bidi w:val="0"/>
              <w:rPr>
                <w:rFonts w:hint="default"/>
              </w:rPr>
            </w:pPr>
            <w:r>
              <w:rPr>
                <w:rFonts w:hint="default"/>
              </w:rPr>
              <w:t>}</w:t>
            </w:r>
          </w:p>
        </w:tc>
      </w:tr>
    </w:tbl>
    <w:p w14:paraId="01D1C6D8">
      <w:pPr>
        <w:pStyle w:val="6"/>
        <w:bidi w:val="0"/>
        <w:rPr>
          <w:rFonts w:hint="default"/>
          <w:lang w:eastAsia="zh-CN"/>
        </w:rPr>
      </w:pPr>
      <w:bookmarkStart w:id="219" w:name="_Toc22272"/>
      <w:r>
        <w:rPr>
          <w:rFonts w:hint="default"/>
        </w:rPr>
        <w:t>1.5</w:t>
      </w:r>
      <w:r>
        <w:rPr>
          <w:rFonts w:hint="default"/>
          <w:lang w:eastAsia="zh-CN"/>
        </w:rPr>
        <w:t>返回参数</w:t>
      </w:r>
      <w:bookmarkEnd w:id="219"/>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27B8F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noWrap w:val="0"/>
            <w:vAlign w:val="center"/>
          </w:tcPr>
          <w:p w14:paraId="2E6A0328">
            <w:pPr>
              <w:pStyle w:val="25"/>
              <w:bidi w:val="0"/>
              <w:rPr>
                <w:rFonts w:hint="default"/>
                <w:lang w:eastAsia="zh-TW"/>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6DFFCC8B">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09D3AA84">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1354C0CE">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60F29BB1">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62AD99BF">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0B1F7044">
            <w:pPr>
              <w:pStyle w:val="25"/>
              <w:bidi w:val="0"/>
              <w:rPr>
                <w:rFonts w:hint="default"/>
              </w:rPr>
            </w:pPr>
            <w:r>
              <w:rPr>
                <w:rFonts w:hint="default"/>
              </w:rPr>
              <w:t>说明</w:t>
            </w:r>
          </w:p>
        </w:tc>
      </w:tr>
      <w:tr w14:paraId="60CB3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3C20A08">
            <w:pPr>
              <w:pStyle w:val="26"/>
              <w:bidi w:val="0"/>
              <w:rPr>
                <w:rFonts w:hint="default"/>
              </w:rPr>
            </w:pPr>
            <w:r>
              <w:rPr>
                <w:rFonts w:hint="default"/>
                <w:lang w:val="en-US" w:eastAsia="zh-CN"/>
              </w:rPr>
              <w:t>1</w:t>
            </w:r>
          </w:p>
        </w:tc>
        <w:tc>
          <w:tcPr>
            <w:tcW w:w="1004" w:type="pct"/>
            <w:noWrap w:val="0"/>
            <w:vAlign w:val="center"/>
          </w:tcPr>
          <w:p w14:paraId="0E8861BA">
            <w:pPr>
              <w:pStyle w:val="26"/>
              <w:bidi w:val="0"/>
              <w:rPr>
                <w:rFonts w:hint="default"/>
              </w:rPr>
            </w:pPr>
            <w:r>
              <w:rPr>
                <w:rFonts w:hint="default"/>
              </w:rPr>
              <w:t>returncode</w:t>
            </w:r>
          </w:p>
        </w:tc>
        <w:tc>
          <w:tcPr>
            <w:tcW w:w="1087" w:type="pct"/>
            <w:noWrap w:val="0"/>
            <w:vAlign w:val="center"/>
          </w:tcPr>
          <w:p w14:paraId="692BA5B7">
            <w:pPr>
              <w:pStyle w:val="26"/>
              <w:bidi w:val="0"/>
              <w:rPr>
                <w:rFonts w:hint="default"/>
              </w:rPr>
            </w:pPr>
            <w:r>
              <w:rPr>
                <w:rFonts w:hint="default"/>
              </w:rPr>
              <w:t>返回码</w:t>
            </w:r>
          </w:p>
        </w:tc>
        <w:tc>
          <w:tcPr>
            <w:tcW w:w="753" w:type="pct"/>
            <w:noWrap w:val="0"/>
            <w:vAlign w:val="center"/>
          </w:tcPr>
          <w:p w14:paraId="00C55475">
            <w:pPr>
              <w:pStyle w:val="26"/>
              <w:bidi w:val="0"/>
              <w:rPr>
                <w:rFonts w:hint="default"/>
              </w:rPr>
            </w:pPr>
            <w:r>
              <w:rPr>
                <w:rFonts w:hint="default"/>
              </w:rPr>
              <w:t>varchar</w:t>
            </w:r>
          </w:p>
        </w:tc>
        <w:tc>
          <w:tcPr>
            <w:tcW w:w="418" w:type="pct"/>
            <w:noWrap w:val="0"/>
            <w:vAlign w:val="center"/>
          </w:tcPr>
          <w:p w14:paraId="72170FA8">
            <w:pPr>
              <w:pStyle w:val="26"/>
              <w:bidi w:val="0"/>
              <w:rPr>
                <w:rFonts w:hint="default"/>
              </w:rPr>
            </w:pPr>
            <w:r>
              <w:rPr>
                <w:rFonts w:hint="default"/>
              </w:rPr>
              <w:t>2</w:t>
            </w:r>
          </w:p>
        </w:tc>
        <w:tc>
          <w:tcPr>
            <w:tcW w:w="417" w:type="pct"/>
            <w:noWrap w:val="0"/>
            <w:vAlign w:val="center"/>
          </w:tcPr>
          <w:p w14:paraId="29C9A0FF">
            <w:pPr>
              <w:pStyle w:val="26"/>
              <w:bidi w:val="0"/>
              <w:rPr>
                <w:rFonts w:hint="default"/>
              </w:rPr>
            </w:pPr>
            <w:r>
              <w:rPr>
                <w:rFonts w:hint="default"/>
              </w:rPr>
              <w:t>是</w:t>
            </w:r>
          </w:p>
        </w:tc>
        <w:tc>
          <w:tcPr>
            <w:tcW w:w="920" w:type="pct"/>
            <w:noWrap w:val="0"/>
            <w:vAlign w:val="center"/>
          </w:tcPr>
          <w:p w14:paraId="35603BDE">
            <w:pPr>
              <w:pStyle w:val="26"/>
              <w:bidi w:val="0"/>
              <w:rPr>
                <w:rFonts w:hint="default"/>
              </w:rPr>
            </w:pPr>
            <w:r>
              <w:rPr>
                <w:rFonts w:hint="default"/>
              </w:rPr>
              <w:t>00：成功</w:t>
            </w:r>
          </w:p>
          <w:p w14:paraId="53D16AFC">
            <w:pPr>
              <w:pStyle w:val="26"/>
              <w:bidi w:val="0"/>
              <w:rPr>
                <w:rFonts w:hint="default"/>
              </w:rPr>
            </w:pPr>
            <w:r>
              <w:rPr>
                <w:rFonts w:hint="default"/>
              </w:rPr>
              <w:t>其它：失败</w:t>
            </w:r>
          </w:p>
        </w:tc>
      </w:tr>
      <w:tr w14:paraId="25BFC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14EFF1">
            <w:pPr>
              <w:pStyle w:val="26"/>
              <w:bidi w:val="0"/>
              <w:rPr>
                <w:rFonts w:hint="default"/>
              </w:rPr>
            </w:pPr>
            <w:r>
              <w:rPr>
                <w:rFonts w:hint="default"/>
                <w:lang w:val="en-US" w:eastAsia="zh-CN"/>
              </w:rPr>
              <w:t>2</w:t>
            </w:r>
          </w:p>
        </w:tc>
        <w:tc>
          <w:tcPr>
            <w:tcW w:w="1004" w:type="pct"/>
            <w:noWrap w:val="0"/>
            <w:vAlign w:val="center"/>
          </w:tcPr>
          <w:p w14:paraId="5C35C463">
            <w:pPr>
              <w:pStyle w:val="26"/>
              <w:bidi w:val="0"/>
              <w:rPr>
                <w:rFonts w:hint="default"/>
              </w:rPr>
            </w:pPr>
            <w:r>
              <w:rPr>
                <w:rFonts w:hint="default"/>
              </w:rPr>
              <w:t>returnmsg</w:t>
            </w:r>
          </w:p>
        </w:tc>
        <w:tc>
          <w:tcPr>
            <w:tcW w:w="1087" w:type="pct"/>
            <w:noWrap w:val="0"/>
            <w:vAlign w:val="center"/>
          </w:tcPr>
          <w:p w14:paraId="10EFA09D">
            <w:pPr>
              <w:pStyle w:val="26"/>
              <w:bidi w:val="0"/>
              <w:rPr>
                <w:rFonts w:hint="default"/>
              </w:rPr>
            </w:pPr>
            <w:r>
              <w:rPr>
                <w:rFonts w:hint="default"/>
              </w:rPr>
              <w:t>返回信息</w:t>
            </w:r>
          </w:p>
        </w:tc>
        <w:tc>
          <w:tcPr>
            <w:tcW w:w="753" w:type="pct"/>
            <w:noWrap w:val="0"/>
            <w:vAlign w:val="center"/>
          </w:tcPr>
          <w:p w14:paraId="7B7AB3F2">
            <w:pPr>
              <w:pStyle w:val="26"/>
              <w:bidi w:val="0"/>
              <w:rPr>
                <w:rFonts w:hint="default"/>
              </w:rPr>
            </w:pPr>
            <w:r>
              <w:rPr>
                <w:rFonts w:hint="default"/>
              </w:rPr>
              <w:t>varchar</w:t>
            </w:r>
          </w:p>
        </w:tc>
        <w:tc>
          <w:tcPr>
            <w:tcW w:w="418" w:type="pct"/>
            <w:noWrap w:val="0"/>
            <w:vAlign w:val="center"/>
          </w:tcPr>
          <w:p w14:paraId="4440B752">
            <w:pPr>
              <w:pStyle w:val="26"/>
              <w:bidi w:val="0"/>
              <w:rPr>
                <w:rFonts w:hint="default"/>
              </w:rPr>
            </w:pPr>
            <w:r>
              <w:rPr>
                <w:rFonts w:hint="default"/>
              </w:rPr>
              <w:t>2000</w:t>
            </w:r>
          </w:p>
        </w:tc>
        <w:tc>
          <w:tcPr>
            <w:tcW w:w="417" w:type="pct"/>
            <w:noWrap w:val="0"/>
            <w:vAlign w:val="center"/>
          </w:tcPr>
          <w:p w14:paraId="40E58438">
            <w:pPr>
              <w:pStyle w:val="26"/>
              <w:bidi w:val="0"/>
              <w:rPr>
                <w:rFonts w:hint="default"/>
              </w:rPr>
            </w:pPr>
            <w:r>
              <w:rPr>
                <w:rFonts w:hint="default"/>
              </w:rPr>
              <w:t>否</w:t>
            </w:r>
          </w:p>
        </w:tc>
        <w:tc>
          <w:tcPr>
            <w:tcW w:w="920" w:type="pct"/>
            <w:noWrap w:val="0"/>
            <w:vAlign w:val="center"/>
          </w:tcPr>
          <w:p w14:paraId="13C2D51C">
            <w:pPr>
              <w:pStyle w:val="26"/>
              <w:bidi w:val="0"/>
              <w:rPr>
                <w:rFonts w:hint="default"/>
              </w:rPr>
            </w:pPr>
            <w:r>
              <w:rPr>
                <w:rFonts w:hint="default"/>
              </w:rPr>
              <w:t>错误信息说明</w:t>
            </w:r>
          </w:p>
        </w:tc>
      </w:tr>
      <w:tr w14:paraId="7BFCB5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1F9EC4">
            <w:pPr>
              <w:pStyle w:val="26"/>
              <w:bidi w:val="0"/>
              <w:rPr>
                <w:rFonts w:hint="default"/>
              </w:rPr>
            </w:pPr>
            <w:r>
              <w:rPr>
                <w:rFonts w:hint="default"/>
                <w:lang w:val="en-US" w:eastAsia="zh-CN"/>
              </w:rPr>
              <w:t>3</w:t>
            </w:r>
          </w:p>
        </w:tc>
        <w:tc>
          <w:tcPr>
            <w:tcW w:w="1004" w:type="pct"/>
            <w:noWrap w:val="0"/>
            <w:vAlign w:val="center"/>
          </w:tcPr>
          <w:p w14:paraId="674A49A8">
            <w:pPr>
              <w:pStyle w:val="26"/>
              <w:bidi w:val="0"/>
              <w:rPr>
                <w:rFonts w:hint="default"/>
              </w:rPr>
            </w:pPr>
            <w:r>
              <w:rPr>
                <w:rFonts w:hint="default"/>
              </w:rPr>
              <w:t>fpqshm</w:t>
            </w:r>
          </w:p>
        </w:tc>
        <w:tc>
          <w:tcPr>
            <w:tcW w:w="1087" w:type="pct"/>
            <w:noWrap w:val="0"/>
            <w:vAlign w:val="center"/>
          </w:tcPr>
          <w:p w14:paraId="15BBAE45">
            <w:pPr>
              <w:pStyle w:val="26"/>
              <w:bidi w:val="0"/>
              <w:rPr>
                <w:rFonts w:hint="default"/>
              </w:rPr>
            </w:pPr>
            <w:r>
              <w:rPr>
                <w:rFonts w:hint="default"/>
              </w:rPr>
              <w:t>发票起始号码</w:t>
            </w:r>
          </w:p>
        </w:tc>
        <w:tc>
          <w:tcPr>
            <w:tcW w:w="753" w:type="pct"/>
            <w:noWrap w:val="0"/>
            <w:vAlign w:val="center"/>
          </w:tcPr>
          <w:p w14:paraId="58436F12">
            <w:pPr>
              <w:pStyle w:val="26"/>
              <w:bidi w:val="0"/>
              <w:rPr>
                <w:rFonts w:hint="default"/>
              </w:rPr>
            </w:pPr>
            <w:r>
              <w:rPr>
                <w:rFonts w:hint="default"/>
              </w:rPr>
              <w:t>varchar</w:t>
            </w:r>
          </w:p>
        </w:tc>
        <w:tc>
          <w:tcPr>
            <w:tcW w:w="418" w:type="pct"/>
            <w:noWrap w:val="0"/>
            <w:vAlign w:val="center"/>
          </w:tcPr>
          <w:p w14:paraId="52453F2A">
            <w:pPr>
              <w:pStyle w:val="26"/>
              <w:bidi w:val="0"/>
              <w:rPr>
                <w:rFonts w:hint="default"/>
              </w:rPr>
            </w:pPr>
            <w:r>
              <w:rPr>
                <w:rFonts w:hint="default"/>
              </w:rPr>
              <w:t>20</w:t>
            </w:r>
          </w:p>
        </w:tc>
        <w:tc>
          <w:tcPr>
            <w:tcW w:w="417" w:type="pct"/>
            <w:noWrap w:val="0"/>
            <w:vAlign w:val="center"/>
          </w:tcPr>
          <w:p w14:paraId="6C338691">
            <w:pPr>
              <w:pStyle w:val="26"/>
              <w:bidi w:val="0"/>
              <w:rPr>
                <w:rFonts w:hint="default"/>
              </w:rPr>
            </w:pPr>
            <w:r>
              <w:rPr>
                <w:rFonts w:hint="default"/>
              </w:rPr>
              <w:t>是</w:t>
            </w:r>
          </w:p>
        </w:tc>
        <w:tc>
          <w:tcPr>
            <w:tcW w:w="920" w:type="pct"/>
            <w:noWrap w:val="0"/>
            <w:vAlign w:val="center"/>
          </w:tcPr>
          <w:p w14:paraId="12756C6E">
            <w:pPr>
              <w:pStyle w:val="26"/>
              <w:bidi w:val="0"/>
              <w:rPr>
                <w:rFonts w:hint="default"/>
              </w:rPr>
            </w:pPr>
          </w:p>
        </w:tc>
      </w:tr>
      <w:tr w14:paraId="26270B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D0C9C3">
            <w:pPr>
              <w:pStyle w:val="26"/>
              <w:bidi w:val="0"/>
              <w:rPr>
                <w:rFonts w:hint="default"/>
              </w:rPr>
            </w:pPr>
            <w:r>
              <w:rPr>
                <w:rFonts w:hint="default"/>
                <w:lang w:val="en-US" w:eastAsia="zh-CN"/>
              </w:rPr>
              <w:t>4</w:t>
            </w:r>
          </w:p>
        </w:tc>
        <w:tc>
          <w:tcPr>
            <w:tcW w:w="1004" w:type="pct"/>
            <w:noWrap w:val="0"/>
            <w:vAlign w:val="center"/>
          </w:tcPr>
          <w:p w14:paraId="4802E0F5">
            <w:pPr>
              <w:pStyle w:val="26"/>
              <w:bidi w:val="0"/>
              <w:rPr>
                <w:rFonts w:hint="default"/>
              </w:rPr>
            </w:pPr>
            <w:r>
              <w:rPr>
                <w:rFonts w:hint="default"/>
              </w:rPr>
              <w:t>fpzzhm</w:t>
            </w:r>
          </w:p>
        </w:tc>
        <w:tc>
          <w:tcPr>
            <w:tcW w:w="1087" w:type="pct"/>
            <w:noWrap w:val="0"/>
            <w:vAlign w:val="center"/>
          </w:tcPr>
          <w:p w14:paraId="5259F2CD">
            <w:pPr>
              <w:pStyle w:val="26"/>
              <w:bidi w:val="0"/>
              <w:rPr>
                <w:rFonts w:hint="default"/>
              </w:rPr>
            </w:pPr>
            <w:r>
              <w:rPr>
                <w:rFonts w:hint="default"/>
              </w:rPr>
              <w:t>发票终止号码</w:t>
            </w:r>
          </w:p>
        </w:tc>
        <w:tc>
          <w:tcPr>
            <w:tcW w:w="753" w:type="pct"/>
            <w:noWrap w:val="0"/>
            <w:vAlign w:val="center"/>
          </w:tcPr>
          <w:p w14:paraId="2EB41950">
            <w:pPr>
              <w:pStyle w:val="26"/>
              <w:bidi w:val="0"/>
              <w:rPr>
                <w:rFonts w:hint="default"/>
              </w:rPr>
            </w:pPr>
            <w:r>
              <w:rPr>
                <w:rFonts w:hint="default"/>
              </w:rPr>
              <w:t>varchar</w:t>
            </w:r>
          </w:p>
        </w:tc>
        <w:tc>
          <w:tcPr>
            <w:tcW w:w="418" w:type="pct"/>
            <w:noWrap w:val="0"/>
            <w:vAlign w:val="center"/>
          </w:tcPr>
          <w:p w14:paraId="784FA210">
            <w:pPr>
              <w:pStyle w:val="26"/>
              <w:bidi w:val="0"/>
              <w:rPr>
                <w:rFonts w:hint="default"/>
              </w:rPr>
            </w:pPr>
            <w:r>
              <w:rPr>
                <w:rFonts w:hint="default"/>
              </w:rPr>
              <w:t>20</w:t>
            </w:r>
          </w:p>
        </w:tc>
        <w:tc>
          <w:tcPr>
            <w:tcW w:w="417" w:type="pct"/>
            <w:noWrap w:val="0"/>
            <w:vAlign w:val="center"/>
          </w:tcPr>
          <w:p w14:paraId="4317E28A">
            <w:pPr>
              <w:pStyle w:val="26"/>
              <w:bidi w:val="0"/>
              <w:rPr>
                <w:rFonts w:hint="default"/>
              </w:rPr>
            </w:pPr>
            <w:r>
              <w:rPr>
                <w:rFonts w:hint="default"/>
              </w:rPr>
              <w:t>是</w:t>
            </w:r>
          </w:p>
        </w:tc>
        <w:tc>
          <w:tcPr>
            <w:tcW w:w="920" w:type="pct"/>
            <w:noWrap w:val="0"/>
            <w:vAlign w:val="center"/>
          </w:tcPr>
          <w:p w14:paraId="72EA3942">
            <w:pPr>
              <w:pStyle w:val="26"/>
              <w:bidi w:val="0"/>
              <w:rPr>
                <w:rFonts w:hint="default"/>
              </w:rPr>
            </w:pPr>
          </w:p>
        </w:tc>
      </w:tr>
      <w:tr w14:paraId="41C8A6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D87C3E">
            <w:pPr>
              <w:pStyle w:val="26"/>
              <w:bidi w:val="0"/>
              <w:rPr>
                <w:rFonts w:hint="default"/>
              </w:rPr>
            </w:pPr>
            <w:r>
              <w:rPr>
                <w:rFonts w:hint="default"/>
                <w:lang w:val="en-US" w:eastAsia="zh-CN"/>
              </w:rPr>
              <w:t>5</w:t>
            </w:r>
          </w:p>
        </w:tc>
        <w:tc>
          <w:tcPr>
            <w:tcW w:w="1004" w:type="pct"/>
            <w:noWrap w:val="0"/>
            <w:vAlign w:val="center"/>
          </w:tcPr>
          <w:p w14:paraId="5924D9E7">
            <w:pPr>
              <w:pStyle w:val="26"/>
              <w:bidi w:val="0"/>
              <w:rPr>
                <w:rFonts w:hint="default"/>
              </w:rPr>
            </w:pPr>
            <w:r>
              <w:rPr>
                <w:rFonts w:hint="default"/>
              </w:rPr>
              <w:t>lysl</w:t>
            </w:r>
          </w:p>
        </w:tc>
        <w:tc>
          <w:tcPr>
            <w:tcW w:w="1087" w:type="pct"/>
            <w:noWrap w:val="0"/>
            <w:vAlign w:val="center"/>
          </w:tcPr>
          <w:p w14:paraId="1C139AB6">
            <w:pPr>
              <w:pStyle w:val="26"/>
              <w:bidi w:val="0"/>
              <w:rPr>
                <w:rFonts w:hint="default"/>
              </w:rPr>
            </w:pPr>
            <w:r>
              <w:rPr>
                <w:rFonts w:hint="default"/>
              </w:rPr>
              <w:t>领用数量</w:t>
            </w:r>
          </w:p>
        </w:tc>
        <w:tc>
          <w:tcPr>
            <w:tcW w:w="753" w:type="pct"/>
            <w:noWrap w:val="0"/>
            <w:vAlign w:val="center"/>
          </w:tcPr>
          <w:p w14:paraId="1C1EC722">
            <w:pPr>
              <w:pStyle w:val="26"/>
              <w:bidi w:val="0"/>
              <w:rPr>
                <w:rFonts w:hint="default"/>
              </w:rPr>
            </w:pPr>
            <w:r>
              <w:rPr>
                <w:rFonts w:hint="default"/>
              </w:rPr>
              <w:t>number</w:t>
            </w:r>
          </w:p>
        </w:tc>
        <w:tc>
          <w:tcPr>
            <w:tcW w:w="418" w:type="pct"/>
            <w:noWrap w:val="0"/>
            <w:vAlign w:val="center"/>
          </w:tcPr>
          <w:p w14:paraId="77B23086">
            <w:pPr>
              <w:pStyle w:val="26"/>
              <w:bidi w:val="0"/>
              <w:rPr>
                <w:rFonts w:hint="default"/>
              </w:rPr>
            </w:pPr>
            <w:r>
              <w:rPr>
                <w:rFonts w:hint="default"/>
              </w:rPr>
              <w:t>10</w:t>
            </w:r>
          </w:p>
        </w:tc>
        <w:tc>
          <w:tcPr>
            <w:tcW w:w="417" w:type="pct"/>
            <w:noWrap w:val="0"/>
            <w:vAlign w:val="center"/>
          </w:tcPr>
          <w:p w14:paraId="53CD55DE">
            <w:pPr>
              <w:pStyle w:val="26"/>
              <w:bidi w:val="0"/>
              <w:rPr>
                <w:rFonts w:hint="default"/>
              </w:rPr>
            </w:pPr>
            <w:r>
              <w:rPr>
                <w:rFonts w:hint="default"/>
              </w:rPr>
              <w:t>是</w:t>
            </w:r>
          </w:p>
        </w:tc>
        <w:tc>
          <w:tcPr>
            <w:tcW w:w="920" w:type="pct"/>
            <w:noWrap w:val="0"/>
            <w:vAlign w:val="center"/>
          </w:tcPr>
          <w:p w14:paraId="178F52BC">
            <w:pPr>
              <w:pStyle w:val="26"/>
              <w:bidi w:val="0"/>
              <w:rPr>
                <w:rFonts w:hint="default"/>
              </w:rPr>
            </w:pPr>
          </w:p>
        </w:tc>
      </w:tr>
    </w:tbl>
    <w:p w14:paraId="1603AFB4">
      <w:pPr>
        <w:pStyle w:val="6"/>
        <w:bidi w:val="0"/>
        <w:rPr>
          <w:rFonts w:hint="default"/>
          <w:lang w:eastAsia="zh-CN"/>
        </w:rPr>
      </w:pPr>
      <w:bookmarkStart w:id="220" w:name="_Toc18307"/>
      <w:r>
        <w:rPr>
          <w:rFonts w:hint="default"/>
        </w:rPr>
        <w:t>1.6</w:t>
      </w:r>
      <w:r>
        <w:rPr>
          <w:rFonts w:hint="default"/>
          <w:lang w:eastAsia="zh-CN"/>
        </w:rPr>
        <w:t>返回报文示例</w:t>
      </w:r>
      <w:bookmarkEnd w:id="220"/>
      <w:r>
        <w:rPr>
          <w:rFonts w:hint="default"/>
          <w:lang w:eastAsia="zh-CN"/>
        </w:rPr>
        <w:t xml:space="preserve"> </w:t>
      </w:r>
    </w:p>
    <w:p w14:paraId="7537E27E">
      <w:pPr>
        <w:pStyle w:val="5"/>
        <w:bidi w:val="0"/>
        <w:rPr>
          <w:rFonts w:hint="default"/>
        </w:rPr>
      </w:pPr>
      <w:bookmarkStart w:id="221" w:name="_Toc14081"/>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93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011A52A">
            <w:pPr>
              <w:bidi w:val="0"/>
              <w:rPr>
                <w:rFonts w:hint="default"/>
              </w:rPr>
            </w:pPr>
            <w:r>
              <w:rPr>
                <w:rFonts w:hint="default"/>
              </w:rPr>
              <w:t>{</w:t>
            </w:r>
          </w:p>
          <w:p w14:paraId="5E7FB895">
            <w:pPr>
              <w:bidi w:val="0"/>
              <w:rPr>
                <w:rFonts w:hint="default"/>
              </w:rPr>
            </w:pPr>
            <w:r>
              <w:rPr>
                <w:rFonts w:hint="default"/>
              </w:rPr>
              <w:tab/>
            </w:r>
            <w:r>
              <w:rPr>
                <w:rFonts w:hint="default"/>
              </w:rPr>
              <w:t>"Response":{</w:t>
            </w:r>
          </w:p>
          <w:p w14:paraId="4752FCB3">
            <w:pPr>
              <w:bidi w:val="0"/>
              <w:rPr>
                <w:rFonts w:hint="default"/>
              </w:rPr>
            </w:pPr>
            <w:r>
              <w:rPr>
                <w:rFonts w:hint="default"/>
              </w:rPr>
              <w:tab/>
            </w:r>
            <w:r>
              <w:rPr>
                <w:rFonts w:hint="default"/>
              </w:rPr>
              <w:tab/>
            </w:r>
            <w:r>
              <w:rPr>
                <w:rFonts w:hint="default"/>
              </w:rPr>
              <w:t>"RequestId": "16位随机数字和字母组合",</w:t>
            </w:r>
          </w:p>
          <w:p w14:paraId="36417762">
            <w:pPr>
              <w:bidi w:val="0"/>
              <w:rPr>
                <w:rFonts w:hint="default"/>
              </w:rPr>
            </w:pPr>
            <w:r>
              <w:rPr>
                <w:rFonts w:hint="default"/>
              </w:rPr>
              <w:tab/>
            </w:r>
            <w:r>
              <w:rPr>
                <w:rFonts w:hint="default"/>
              </w:rPr>
              <w:tab/>
            </w:r>
            <w:r>
              <w:rPr>
                <w:rFonts w:hint="default"/>
              </w:rPr>
              <w:t>"Data":{</w:t>
            </w:r>
          </w:p>
          <w:p w14:paraId="170DFCF9">
            <w:pPr>
              <w:bidi w:val="0"/>
              <w:rPr>
                <w:rFonts w:hint="default"/>
              </w:rPr>
            </w:pPr>
            <w:r>
              <w:rPr>
                <w:rFonts w:hint="default"/>
              </w:rPr>
              <w:tab/>
            </w:r>
            <w:r>
              <w:rPr>
                <w:rFonts w:hint="default"/>
              </w:rPr>
              <w:tab/>
            </w:r>
            <w:r>
              <w:rPr>
                <w:rFonts w:hint="default"/>
              </w:rPr>
              <w:tab/>
            </w:r>
            <w:r>
              <w:rPr>
                <w:rFonts w:hint="default"/>
              </w:rPr>
              <w:t>"returncode": "00",</w:t>
            </w:r>
          </w:p>
          <w:p w14:paraId="1FC819E3">
            <w:pPr>
              <w:bidi w:val="0"/>
              <w:rPr>
                <w:rFonts w:hint="default"/>
              </w:rPr>
            </w:pPr>
            <w:r>
              <w:rPr>
                <w:rFonts w:hint="default"/>
              </w:rPr>
              <w:tab/>
            </w:r>
            <w:r>
              <w:rPr>
                <w:rFonts w:hint="default"/>
              </w:rPr>
              <w:tab/>
            </w:r>
            <w:r>
              <w:rPr>
                <w:rFonts w:hint="default"/>
              </w:rPr>
              <w:tab/>
            </w:r>
            <w:r>
              <w:rPr>
                <w:rFonts w:hint="default"/>
              </w:rPr>
              <w:t>"returnmsg": "成功",</w:t>
            </w:r>
          </w:p>
          <w:p w14:paraId="179441B4">
            <w:pPr>
              <w:bidi w:val="0"/>
              <w:rPr>
                <w:rFonts w:hint="default"/>
              </w:rPr>
            </w:pPr>
            <w:r>
              <w:rPr>
                <w:rFonts w:hint="default"/>
              </w:rPr>
              <w:tab/>
            </w:r>
            <w:r>
              <w:rPr>
                <w:rFonts w:hint="default"/>
              </w:rPr>
              <w:tab/>
            </w:r>
            <w:r>
              <w:rPr>
                <w:rFonts w:hint="default"/>
              </w:rPr>
              <w:tab/>
            </w:r>
            <w:r>
              <w:rPr>
                <w:rFonts w:hint="default"/>
              </w:rPr>
              <w:t>"fpqshm": "发票起始号码",</w:t>
            </w:r>
          </w:p>
          <w:p w14:paraId="43EAF29B">
            <w:pPr>
              <w:bidi w:val="0"/>
              <w:rPr>
                <w:rFonts w:hint="default"/>
              </w:rPr>
            </w:pPr>
            <w:r>
              <w:rPr>
                <w:rFonts w:hint="default"/>
              </w:rPr>
              <w:tab/>
            </w:r>
            <w:r>
              <w:rPr>
                <w:rFonts w:hint="default"/>
              </w:rPr>
              <w:tab/>
            </w:r>
            <w:r>
              <w:rPr>
                <w:rFonts w:hint="default"/>
              </w:rPr>
              <w:tab/>
            </w:r>
            <w:r>
              <w:rPr>
                <w:rFonts w:hint="default"/>
              </w:rPr>
              <w:t>"fpzzhm": "发票终止号码",</w:t>
            </w:r>
          </w:p>
          <w:p w14:paraId="1D59BDFD">
            <w:pPr>
              <w:bidi w:val="0"/>
              <w:rPr>
                <w:rFonts w:hint="default"/>
              </w:rPr>
            </w:pPr>
            <w:r>
              <w:rPr>
                <w:rFonts w:hint="default"/>
              </w:rPr>
              <w:tab/>
            </w:r>
            <w:r>
              <w:rPr>
                <w:rFonts w:hint="default"/>
              </w:rPr>
              <w:tab/>
            </w:r>
            <w:r>
              <w:rPr>
                <w:rFonts w:hint="default"/>
              </w:rPr>
              <w:tab/>
            </w:r>
            <w:r>
              <w:rPr>
                <w:rFonts w:hint="default"/>
              </w:rPr>
              <w:t>"lysl": "领用数量"</w:t>
            </w:r>
          </w:p>
          <w:p w14:paraId="70E399FF">
            <w:pPr>
              <w:bidi w:val="0"/>
              <w:rPr>
                <w:rFonts w:hint="default"/>
              </w:rPr>
            </w:pPr>
            <w:r>
              <w:rPr>
                <w:rFonts w:hint="default"/>
              </w:rPr>
              <w:tab/>
            </w:r>
            <w:r>
              <w:rPr>
                <w:rFonts w:hint="default"/>
              </w:rPr>
              <w:tab/>
            </w:r>
            <w:r>
              <w:rPr>
                <w:rFonts w:hint="default"/>
              </w:rPr>
              <w:t>}</w:t>
            </w:r>
          </w:p>
          <w:p w14:paraId="667AEA40">
            <w:pPr>
              <w:bidi w:val="0"/>
              <w:rPr>
                <w:rFonts w:hint="default"/>
              </w:rPr>
            </w:pPr>
            <w:r>
              <w:rPr>
                <w:rFonts w:hint="default"/>
              </w:rPr>
              <w:t>}</w:t>
            </w:r>
          </w:p>
          <w:p w14:paraId="31E82F70">
            <w:pPr>
              <w:bidi w:val="0"/>
              <w:rPr>
                <w:rFonts w:hint="default"/>
              </w:rPr>
            </w:pPr>
            <w:r>
              <w:rPr>
                <w:rFonts w:hint="default"/>
              </w:rPr>
              <w:t>}</w:t>
            </w:r>
          </w:p>
        </w:tc>
      </w:tr>
    </w:tbl>
    <w:p w14:paraId="5EA3A537">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7E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2DE8611">
            <w:pPr>
              <w:bidi w:val="0"/>
              <w:rPr>
                <w:rFonts w:hint="default"/>
              </w:rPr>
            </w:pPr>
            <w:r>
              <w:rPr>
                <w:rFonts w:hint="default"/>
              </w:rPr>
              <w:t>{</w:t>
            </w:r>
          </w:p>
          <w:p w14:paraId="5FFC7060">
            <w:pPr>
              <w:bidi w:val="0"/>
              <w:rPr>
                <w:rFonts w:hint="default"/>
              </w:rPr>
            </w:pPr>
            <w:r>
              <w:rPr>
                <w:rFonts w:hint="default"/>
              </w:rPr>
              <w:tab/>
            </w:r>
            <w:r>
              <w:rPr>
                <w:rFonts w:hint="default"/>
              </w:rPr>
              <w:t>"Response":{</w:t>
            </w:r>
          </w:p>
          <w:p w14:paraId="6A43919E">
            <w:pPr>
              <w:bidi w:val="0"/>
              <w:rPr>
                <w:rFonts w:hint="default"/>
              </w:rPr>
            </w:pPr>
            <w:r>
              <w:rPr>
                <w:rFonts w:hint="default"/>
              </w:rPr>
              <w:tab/>
            </w:r>
            <w:r>
              <w:rPr>
                <w:rFonts w:hint="default"/>
              </w:rPr>
              <w:tab/>
            </w:r>
            <w:r>
              <w:rPr>
                <w:rFonts w:hint="default"/>
              </w:rPr>
              <w:t>"RequestId": "16位随机数字和字母组合",</w:t>
            </w:r>
          </w:p>
          <w:p w14:paraId="13EC02C2">
            <w:pPr>
              <w:bidi w:val="0"/>
              <w:rPr>
                <w:rFonts w:hint="default"/>
              </w:rPr>
            </w:pPr>
            <w:r>
              <w:rPr>
                <w:rFonts w:hint="default"/>
              </w:rPr>
              <w:tab/>
            </w:r>
            <w:r>
              <w:rPr>
                <w:rFonts w:hint="default"/>
              </w:rPr>
              <w:tab/>
            </w:r>
            <w:r>
              <w:rPr>
                <w:rFonts w:hint="default"/>
              </w:rPr>
              <w:t>"Error":{</w:t>
            </w:r>
          </w:p>
          <w:p w14:paraId="4140BDF3">
            <w:pPr>
              <w:bidi w:val="0"/>
              <w:rPr>
                <w:rFonts w:hint="default"/>
              </w:rPr>
            </w:pPr>
            <w:r>
              <w:rPr>
                <w:rFonts w:hint="default"/>
              </w:rPr>
              <w:tab/>
            </w:r>
            <w:r>
              <w:rPr>
                <w:rFonts w:hint="default"/>
              </w:rPr>
              <w:tab/>
            </w:r>
            <w:r>
              <w:rPr>
                <w:rFonts w:hint="default"/>
              </w:rPr>
              <w:tab/>
            </w:r>
            <w:r>
              <w:rPr>
                <w:rFonts w:hint="default"/>
              </w:rPr>
              <w:t>"Code": "01”,</w:t>
            </w:r>
          </w:p>
          <w:p w14:paraId="16A5B79C">
            <w:pPr>
              <w:bidi w:val="0"/>
              <w:rPr>
                <w:rFonts w:hint="default"/>
              </w:rPr>
            </w:pPr>
            <w:r>
              <w:rPr>
                <w:rFonts w:hint="default"/>
              </w:rPr>
              <w:tab/>
            </w:r>
            <w:r>
              <w:rPr>
                <w:rFonts w:hint="default"/>
              </w:rPr>
              <w:tab/>
            </w:r>
            <w:r>
              <w:rPr>
                <w:rFonts w:hint="default"/>
              </w:rPr>
              <w:tab/>
            </w:r>
            <w:r>
              <w:rPr>
                <w:rFonts w:hint="default"/>
              </w:rPr>
              <w:t>"Message": "错误说明"</w:t>
            </w:r>
          </w:p>
          <w:p w14:paraId="58A47AD9">
            <w:pPr>
              <w:bidi w:val="0"/>
              <w:rPr>
                <w:rFonts w:hint="default"/>
              </w:rPr>
            </w:pPr>
            <w:r>
              <w:rPr>
                <w:rFonts w:hint="default"/>
              </w:rPr>
              <w:t>}</w:t>
            </w:r>
          </w:p>
          <w:p w14:paraId="26475B2E">
            <w:pPr>
              <w:bidi w:val="0"/>
              <w:rPr>
                <w:rFonts w:hint="default"/>
              </w:rPr>
            </w:pPr>
            <w:r>
              <w:rPr>
                <w:rFonts w:hint="default"/>
              </w:rPr>
              <w:tab/>
            </w:r>
            <w:r>
              <w:rPr>
                <w:rFonts w:hint="default"/>
              </w:rPr>
              <w:t>}</w:t>
            </w:r>
          </w:p>
          <w:p w14:paraId="6B5982D7">
            <w:pPr>
              <w:bidi w:val="0"/>
              <w:rPr>
                <w:rFonts w:hint="default"/>
              </w:rPr>
            </w:pPr>
            <w:r>
              <w:rPr>
                <w:rFonts w:hint="default"/>
              </w:rPr>
              <w:t>}</w:t>
            </w:r>
          </w:p>
        </w:tc>
      </w:tr>
    </w:tbl>
    <w:p w14:paraId="75EC9D24">
      <w:pPr>
        <w:pStyle w:val="4"/>
        <w:widowControl/>
        <w:spacing w:beforeAutospacing="0" w:afterAutospacing="0" w:line="408" w:lineRule="auto"/>
        <w:rPr>
          <w:rFonts w:hint="default" w:ascii="Times New Roman" w:hAnsi="Times New Roman" w:eastAsia="宋体" w:cs="Times New Roman"/>
          <w:sz w:val="28"/>
          <w:szCs w:val="28"/>
        </w:rPr>
      </w:pPr>
      <w:bookmarkStart w:id="222" w:name="_Toc25959"/>
      <w:bookmarkStart w:id="223" w:name="_Toc21658"/>
      <w:r>
        <w:rPr>
          <w:rFonts w:hint="default" w:ascii="Times New Roman" w:hAnsi="Times New Roman" w:eastAsia="宋体" w:cs="Times New Roman"/>
          <w:sz w:val="28"/>
          <w:szCs w:val="28"/>
        </w:rPr>
        <w:t>2.查询授信额度</w:t>
      </w:r>
      <w:bookmarkEnd w:id="221"/>
      <w:bookmarkEnd w:id="222"/>
      <w:bookmarkEnd w:id="223"/>
    </w:p>
    <w:p w14:paraId="4D611017">
      <w:pPr>
        <w:pStyle w:val="6"/>
        <w:bidi w:val="0"/>
        <w:rPr>
          <w:rFonts w:hint="default"/>
        </w:rPr>
      </w:pPr>
      <w:bookmarkStart w:id="224" w:name="_Toc24033"/>
      <w:r>
        <w:rPr>
          <w:rFonts w:hint="default"/>
        </w:rPr>
        <w:t>2.1接口说明</w:t>
      </w:r>
      <w:bookmarkEnd w:id="224"/>
    </w:p>
    <w:p w14:paraId="0A097C0E">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向纳税人提供授信额度查询功能，可查询企业当前在税务局端的授信额度信息，包括：暂停授信标志、本月授信额度、可用剩余额度、已下载额度、已下载未使用额度、属期。</w:t>
      </w:r>
    </w:p>
    <w:p w14:paraId="27542A72">
      <w:pPr>
        <w:pStyle w:val="6"/>
        <w:bidi w:val="0"/>
        <w:rPr>
          <w:rFonts w:hint="default"/>
        </w:rPr>
      </w:pPr>
      <w:bookmarkStart w:id="225" w:name="_Toc23724"/>
      <w:r>
        <w:rPr>
          <w:rFonts w:hint="default"/>
        </w:rPr>
        <w:t>2.2请求方式</w:t>
      </w:r>
      <w:bookmarkEnd w:id="225"/>
    </w:p>
    <w:p w14:paraId="2902646C">
      <w:pPr>
        <w:pStyle w:val="5"/>
        <w:bidi w:val="0"/>
        <w:rPr>
          <w:rFonts w:hint="default"/>
        </w:rPr>
      </w:pPr>
      <w:r>
        <w:rPr>
          <w:rFonts w:hint="default"/>
        </w:rPr>
        <w:t>请求方式为POST</w:t>
      </w:r>
    </w:p>
    <w:p w14:paraId="073ACE8A">
      <w:pPr>
        <w:pStyle w:val="5"/>
        <w:bidi w:val="0"/>
        <w:rPr>
          <w:rFonts w:hint="default"/>
        </w:rPr>
      </w:pPr>
      <w:r>
        <w:rPr>
          <w:rFonts w:hint="default"/>
        </w:rPr>
        <w:t>●</w:t>
      </w:r>
      <w:r>
        <w:rPr>
          <w:rFonts w:hint="default"/>
          <w:lang w:val="en-US"/>
        </w:rPr>
        <w:t xml:space="preserve"> </w:t>
      </w:r>
      <w:r>
        <w:rPr>
          <w:rFonts w:hint="default"/>
        </w:rPr>
        <w:t>path指该参数为路径参数</w:t>
      </w:r>
    </w:p>
    <w:p w14:paraId="199E0242">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147468D1">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12AF92D8">
      <w:pPr>
        <w:pStyle w:val="6"/>
        <w:bidi w:val="0"/>
        <w:rPr>
          <w:rFonts w:hint="default"/>
          <w:lang w:eastAsia="zh-CN"/>
        </w:rPr>
      </w:pPr>
      <w:bookmarkStart w:id="226" w:name="_Toc19347"/>
      <w:r>
        <w:rPr>
          <w:rFonts w:hint="default"/>
        </w:rPr>
        <w:t>2.3</w:t>
      </w:r>
      <w:r>
        <w:rPr>
          <w:rFonts w:hint="default"/>
          <w:lang w:eastAsia="zh-CN"/>
        </w:rPr>
        <w:t>请求参数</w:t>
      </w:r>
      <w:bookmarkEnd w:id="226"/>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DE322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287C0D0">
            <w:pPr>
              <w:pStyle w:val="25"/>
              <w:bidi w:val="0"/>
              <w:rPr>
                <w:rFonts w:hint="default"/>
                <w:lang w:eastAsia="zh-TW"/>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2F8F403D">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69779745">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7962702E">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44E86F36">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6A8EF52C">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31802EB8">
            <w:pPr>
              <w:pStyle w:val="25"/>
              <w:bidi w:val="0"/>
              <w:rPr>
                <w:rFonts w:hint="default"/>
              </w:rPr>
            </w:pPr>
            <w:r>
              <w:rPr>
                <w:rFonts w:hint="default"/>
              </w:rPr>
              <w:t>说明</w:t>
            </w:r>
          </w:p>
        </w:tc>
      </w:tr>
      <w:tr w14:paraId="758170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C5C3209">
            <w:pPr>
              <w:pStyle w:val="26"/>
              <w:bidi w:val="0"/>
              <w:rPr>
                <w:rFonts w:hint="default"/>
                <w:lang w:val="en-US"/>
              </w:rPr>
            </w:pPr>
            <w:r>
              <w:rPr>
                <w:rFonts w:hint="default"/>
                <w:lang w:val="en-US"/>
              </w:rPr>
              <w:t>1</w:t>
            </w:r>
          </w:p>
        </w:tc>
        <w:tc>
          <w:tcPr>
            <w:tcW w:w="1004" w:type="pct"/>
            <w:tcBorders>
              <w:top w:val="single" w:color="auto" w:sz="6" w:space="0"/>
            </w:tcBorders>
            <w:noWrap w:val="0"/>
            <w:vAlign w:val="center"/>
          </w:tcPr>
          <w:p w14:paraId="509FD653">
            <w:pPr>
              <w:pStyle w:val="26"/>
              <w:bidi w:val="0"/>
              <w:rPr>
                <w:rFonts w:hint="default"/>
              </w:rPr>
            </w:pPr>
            <w:r>
              <w:rPr>
                <w:rFonts w:hint="default"/>
              </w:rPr>
              <w:t>nsrsbh</w:t>
            </w:r>
          </w:p>
        </w:tc>
        <w:tc>
          <w:tcPr>
            <w:tcW w:w="1087" w:type="pct"/>
            <w:tcBorders>
              <w:top w:val="single" w:color="auto" w:sz="6" w:space="0"/>
            </w:tcBorders>
            <w:noWrap w:val="0"/>
            <w:vAlign w:val="center"/>
          </w:tcPr>
          <w:p w14:paraId="6B89A96F">
            <w:pPr>
              <w:pStyle w:val="26"/>
              <w:bidi w:val="0"/>
              <w:rPr>
                <w:rFonts w:hint="default"/>
              </w:rPr>
            </w:pPr>
            <w:r>
              <w:rPr>
                <w:rFonts w:hint="default"/>
              </w:rPr>
              <w:t>纳税人识别号/统一社会信用代码</w:t>
            </w:r>
          </w:p>
        </w:tc>
        <w:tc>
          <w:tcPr>
            <w:tcW w:w="753" w:type="pct"/>
            <w:tcBorders>
              <w:top w:val="single" w:color="auto" w:sz="6" w:space="0"/>
            </w:tcBorders>
            <w:noWrap w:val="0"/>
            <w:vAlign w:val="center"/>
          </w:tcPr>
          <w:p w14:paraId="23D4EAF0">
            <w:pPr>
              <w:pStyle w:val="26"/>
              <w:bidi w:val="0"/>
              <w:rPr>
                <w:rFonts w:hint="default"/>
              </w:rPr>
            </w:pPr>
            <w:r>
              <w:rPr>
                <w:rFonts w:hint="default"/>
              </w:rPr>
              <w:t>varchar</w:t>
            </w:r>
          </w:p>
        </w:tc>
        <w:tc>
          <w:tcPr>
            <w:tcW w:w="418" w:type="pct"/>
            <w:tcBorders>
              <w:top w:val="single" w:color="auto" w:sz="6" w:space="0"/>
            </w:tcBorders>
            <w:noWrap w:val="0"/>
            <w:vAlign w:val="center"/>
          </w:tcPr>
          <w:p w14:paraId="024F4FE5">
            <w:pPr>
              <w:pStyle w:val="26"/>
              <w:bidi w:val="0"/>
              <w:rPr>
                <w:rFonts w:hint="default"/>
                <w:lang w:eastAsia="zh-CN"/>
              </w:rPr>
            </w:pPr>
            <w:r>
              <w:rPr>
                <w:rFonts w:hint="default"/>
              </w:rPr>
              <w:t>2</w:t>
            </w:r>
            <w:r>
              <w:rPr>
                <w:rFonts w:hint="default"/>
                <w:lang w:val="en-US" w:eastAsia="zh-CN"/>
              </w:rPr>
              <w:t>0</w:t>
            </w:r>
          </w:p>
        </w:tc>
        <w:tc>
          <w:tcPr>
            <w:tcW w:w="417" w:type="pct"/>
            <w:tcBorders>
              <w:top w:val="single" w:color="auto" w:sz="6" w:space="0"/>
            </w:tcBorders>
            <w:noWrap w:val="0"/>
            <w:vAlign w:val="center"/>
          </w:tcPr>
          <w:p w14:paraId="7D06BBC4">
            <w:pPr>
              <w:pStyle w:val="26"/>
              <w:bidi w:val="0"/>
              <w:rPr>
                <w:rFonts w:hint="default"/>
              </w:rPr>
            </w:pPr>
            <w:r>
              <w:rPr>
                <w:rFonts w:hint="default"/>
              </w:rPr>
              <w:t>是</w:t>
            </w:r>
          </w:p>
        </w:tc>
        <w:tc>
          <w:tcPr>
            <w:tcW w:w="920" w:type="pct"/>
            <w:tcBorders>
              <w:top w:val="single" w:color="auto" w:sz="6" w:space="0"/>
            </w:tcBorders>
            <w:noWrap w:val="0"/>
            <w:vAlign w:val="center"/>
          </w:tcPr>
          <w:p w14:paraId="2B2D01C1">
            <w:pPr>
              <w:pStyle w:val="26"/>
              <w:bidi w:val="0"/>
              <w:rPr>
                <w:rFonts w:hint="default"/>
              </w:rPr>
            </w:pPr>
            <w:r>
              <w:rPr>
                <w:rFonts w:hint="default"/>
              </w:rPr>
              <w:t>申领发票的纳税人识别号或统一社会信用代码</w:t>
            </w:r>
          </w:p>
        </w:tc>
      </w:tr>
    </w:tbl>
    <w:p w14:paraId="5892D518">
      <w:pPr>
        <w:pStyle w:val="6"/>
        <w:bidi w:val="0"/>
        <w:rPr>
          <w:rFonts w:hint="default"/>
          <w:lang w:eastAsia="zh-CN"/>
        </w:rPr>
      </w:pPr>
      <w:bookmarkStart w:id="227" w:name="_Toc4408"/>
      <w:r>
        <w:rPr>
          <w:rFonts w:hint="default"/>
        </w:rPr>
        <w:t>2.4</w:t>
      </w:r>
      <w:r>
        <w:rPr>
          <w:rFonts w:hint="default"/>
          <w:lang w:eastAsia="zh-CN"/>
        </w:rPr>
        <w:t>请求报文示例</w:t>
      </w:r>
      <w:bookmarkEnd w:id="22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0E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0521E8">
            <w:pPr>
              <w:bidi w:val="0"/>
              <w:rPr>
                <w:rFonts w:hint="default"/>
              </w:rPr>
            </w:pPr>
            <w:bookmarkStart w:id="228" w:name="OLE_LINK15"/>
            <w:r>
              <w:rPr>
                <w:rFonts w:hint="default"/>
              </w:rPr>
              <w:t>{</w:t>
            </w:r>
          </w:p>
          <w:p w14:paraId="52F88BF9">
            <w:pPr>
              <w:bidi w:val="0"/>
              <w:rPr>
                <w:rFonts w:hint="default"/>
              </w:rPr>
            </w:pPr>
            <w:r>
              <w:rPr>
                <w:rFonts w:hint="default"/>
              </w:rPr>
              <w:tab/>
            </w:r>
            <w:r>
              <w:rPr>
                <w:rFonts w:hint="default"/>
              </w:rPr>
              <w:t>"nsrsbh": "纳税人识别号/统一社会信用代码"</w:t>
            </w:r>
          </w:p>
          <w:p w14:paraId="672A18C7">
            <w:pPr>
              <w:bidi w:val="0"/>
              <w:rPr>
                <w:rFonts w:hint="default"/>
              </w:rPr>
            </w:pPr>
            <w:r>
              <w:rPr>
                <w:rFonts w:hint="default"/>
              </w:rPr>
              <w:t>}</w:t>
            </w:r>
          </w:p>
        </w:tc>
      </w:tr>
      <w:bookmarkEnd w:id="228"/>
    </w:tbl>
    <w:p w14:paraId="11F896E0">
      <w:pPr>
        <w:pStyle w:val="6"/>
        <w:bidi w:val="0"/>
        <w:rPr>
          <w:rFonts w:hint="default"/>
          <w:lang w:eastAsia="zh-CN"/>
        </w:rPr>
      </w:pPr>
      <w:bookmarkStart w:id="229" w:name="_Toc19628"/>
      <w:r>
        <w:rPr>
          <w:rFonts w:hint="default"/>
        </w:rPr>
        <w:t>2.5</w:t>
      </w:r>
      <w:r>
        <w:rPr>
          <w:rFonts w:hint="default"/>
          <w:lang w:eastAsia="zh-CN"/>
        </w:rPr>
        <w:t>返回参数</w:t>
      </w:r>
      <w:bookmarkEnd w:id="229"/>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0522D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1FC6EC9">
            <w:pPr>
              <w:pStyle w:val="25"/>
              <w:bidi w:val="0"/>
              <w:rPr>
                <w:rFonts w:hint="default"/>
                <w:lang w:eastAsia="zh-TW"/>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1258A62D">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0B545392">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00AC581A">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4C81127E">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1C69F21C">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0D2B00DD">
            <w:pPr>
              <w:pStyle w:val="25"/>
              <w:bidi w:val="0"/>
              <w:rPr>
                <w:rFonts w:hint="default"/>
              </w:rPr>
            </w:pPr>
            <w:r>
              <w:rPr>
                <w:rFonts w:hint="default"/>
              </w:rPr>
              <w:t>说明</w:t>
            </w:r>
          </w:p>
        </w:tc>
      </w:tr>
      <w:tr w14:paraId="4A1ED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80C660">
            <w:pPr>
              <w:pStyle w:val="26"/>
              <w:bidi w:val="0"/>
              <w:rPr>
                <w:rFonts w:hint="default"/>
              </w:rPr>
            </w:pPr>
            <w:r>
              <w:rPr>
                <w:rFonts w:hint="default"/>
                <w:lang w:val="en-US" w:eastAsia="zh-CN"/>
              </w:rPr>
              <w:t>1</w:t>
            </w:r>
          </w:p>
        </w:tc>
        <w:tc>
          <w:tcPr>
            <w:tcW w:w="1004" w:type="pct"/>
            <w:noWrap w:val="0"/>
            <w:vAlign w:val="center"/>
          </w:tcPr>
          <w:p w14:paraId="018C27F0">
            <w:pPr>
              <w:pStyle w:val="26"/>
              <w:bidi w:val="0"/>
              <w:rPr>
                <w:rFonts w:hint="default"/>
              </w:rPr>
            </w:pPr>
            <w:r>
              <w:rPr>
                <w:rFonts w:hint="default"/>
              </w:rPr>
              <w:t>returncode</w:t>
            </w:r>
          </w:p>
        </w:tc>
        <w:tc>
          <w:tcPr>
            <w:tcW w:w="1087" w:type="pct"/>
            <w:noWrap w:val="0"/>
            <w:vAlign w:val="center"/>
          </w:tcPr>
          <w:p w14:paraId="16F01F63">
            <w:pPr>
              <w:pStyle w:val="26"/>
              <w:bidi w:val="0"/>
              <w:rPr>
                <w:rFonts w:hint="default"/>
              </w:rPr>
            </w:pPr>
            <w:r>
              <w:rPr>
                <w:rFonts w:hint="default"/>
              </w:rPr>
              <w:t>返回码</w:t>
            </w:r>
          </w:p>
        </w:tc>
        <w:tc>
          <w:tcPr>
            <w:tcW w:w="753" w:type="pct"/>
            <w:noWrap w:val="0"/>
            <w:vAlign w:val="center"/>
          </w:tcPr>
          <w:p w14:paraId="56EC88DC">
            <w:pPr>
              <w:pStyle w:val="26"/>
              <w:bidi w:val="0"/>
              <w:rPr>
                <w:rFonts w:hint="default"/>
              </w:rPr>
            </w:pPr>
            <w:r>
              <w:rPr>
                <w:rFonts w:hint="default"/>
              </w:rPr>
              <w:t>varchar</w:t>
            </w:r>
          </w:p>
        </w:tc>
        <w:tc>
          <w:tcPr>
            <w:tcW w:w="418" w:type="pct"/>
            <w:noWrap w:val="0"/>
            <w:vAlign w:val="center"/>
          </w:tcPr>
          <w:p w14:paraId="4EE1C588">
            <w:pPr>
              <w:pStyle w:val="26"/>
              <w:bidi w:val="0"/>
              <w:rPr>
                <w:rFonts w:hint="default"/>
              </w:rPr>
            </w:pPr>
            <w:r>
              <w:rPr>
                <w:rFonts w:hint="default"/>
              </w:rPr>
              <w:t>2</w:t>
            </w:r>
          </w:p>
        </w:tc>
        <w:tc>
          <w:tcPr>
            <w:tcW w:w="417" w:type="pct"/>
            <w:noWrap w:val="0"/>
            <w:vAlign w:val="center"/>
          </w:tcPr>
          <w:p w14:paraId="53165362">
            <w:pPr>
              <w:pStyle w:val="26"/>
              <w:bidi w:val="0"/>
              <w:rPr>
                <w:rFonts w:hint="default"/>
              </w:rPr>
            </w:pPr>
            <w:r>
              <w:rPr>
                <w:rFonts w:hint="default"/>
              </w:rPr>
              <w:t>是</w:t>
            </w:r>
          </w:p>
        </w:tc>
        <w:tc>
          <w:tcPr>
            <w:tcW w:w="920" w:type="pct"/>
            <w:noWrap w:val="0"/>
            <w:vAlign w:val="center"/>
          </w:tcPr>
          <w:p w14:paraId="642332A2">
            <w:pPr>
              <w:pStyle w:val="26"/>
              <w:bidi w:val="0"/>
              <w:rPr>
                <w:rFonts w:hint="default"/>
              </w:rPr>
            </w:pPr>
            <w:r>
              <w:rPr>
                <w:rFonts w:hint="default"/>
              </w:rPr>
              <w:t>00：成功</w:t>
            </w:r>
          </w:p>
          <w:p w14:paraId="39A697E0">
            <w:pPr>
              <w:pStyle w:val="26"/>
              <w:bidi w:val="0"/>
              <w:rPr>
                <w:rFonts w:hint="default"/>
              </w:rPr>
            </w:pPr>
            <w:r>
              <w:rPr>
                <w:rFonts w:hint="default"/>
              </w:rPr>
              <w:t>其它：失败</w:t>
            </w:r>
          </w:p>
        </w:tc>
      </w:tr>
      <w:tr w14:paraId="3AE5C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D76F4FA">
            <w:pPr>
              <w:pStyle w:val="26"/>
              <w:bidi w:val="0"/>
              <w:rPr>
                <w:rFonts w:hint="default"/>
              </w:rPr>
            </w:pPr>
            <w:r>
              <w:rPr>
                <w:rFonts w:hint="default"/>
                <w:lang w:val="en-US" w:eastAsia="zh-CN"/>
              </w:rPr>
              <w:t>2</w:t>
            </w:r>
          </w:p>
        </w:tc>
        <w:tc>
          <w:tcPr>
            <w:tcW w:w="1004" w:type="pct"/>
            <w:noWrap w:val="0"/>
            <w:vAlign w:val="center"/>
          </w:tcPr>
          <w:p w14:paraId="77A2018F">
            <w:pPr>
              <w:pStyle w:val="26"/>
              <w:bidi w:val="0"/>
              <w:rPr>
                <w:rFonts w:hint="default"/>
              </w:rPr>
            </w:pPr>
            <w:r>
              <w:rPr>
                <w:rFonts w:hint="default"/>
              </w:rPr>
              <w:t>returnmsg</w:t>
            </w:r>
          </w:p>
        </w:tc>
        <w:tc>
          <w:tcPr>
            <w:tcW w:w="1087" w:type="pct"/>
            <w:noWrap w:val="0"/>
            <w:vAlign w:val="center"/>
          </w:tcPr>
          <w:p w14:paraId="5F8995A7">
            <w:pPr>
              <w:pStyle w:val="26"/>
              <w:bidi w:val="0"/>
              <w:rPr>
                <w:rFonts w:hint="default"/>
              </w:rPr>
            </w:pPr>
            <w:r>
              <w:rPr>
                <w:rFonts w:hint="default"/>
              </w:rPr>
              <w:t>返回信息</w:t>
            </w:r>
          </w:p>
        </w:tc>
        <w:tc>
          <w:tcPr>
            <w:tcW w:w="753" w:type="pct"/>
            <w:noWrap w:val="0"/>
            <w:vAlign w:val="center"/>
          </w:tcPr>
          <w:p w14:paraId="6B6617D0">
            <w:pPr>
              <w:pStyle w:val="26"/>
              <w:bidi w:val="0"/>
              <w:rPr>
                <w:rFonts w:hint="default"/>
              </w:rPr>
            </w:pPr>
            <w:r>
              <w:rPr>
                <w:rFonts w:hint="default"/>
              </w:rPr>
              <w:t>varchar</w:t>
            </w:r>
          </w:p>
        </w:tc>
        <w:tc>
          <w:tcPr>
            <w:tcW w:w="418" w:type="pct"/>
            <w:noWrap w:val="0"/>
            <w:vAlign w:val="center"/>
          </w:tcPr>
          <w:p w14:paraId="75F53FFA">
            <w:pPr>
              <w:pStyle w:val="26"/>
              <w:bidi w:val="0"/>
              <w:rPr>
                <w:rFonts w:hint="default"/>
              </w:rPr>
            </w:pPr>
            <w:r>
              <w:rPr>
                <w:rFonts w:hint="default"/>
              </w:rPr>
              <w:t>2000</w:t>
            </w:r>
          </w:p>
        </w:tc>
        <w:tc>
          <w:tcPr>
            <w:tcW w:w="417" w:type="pct"/>
            <w:noWrap w:val="0"/>
            <w:vAlign w:val="center"/>
          </w:tcPr>
          <w:p w14:paraId="6015E21A">
            <w:pPr>
              <w:pStyle w:val="26"/>
              <w:bidi w:val="0"/>
              <w:rPr>
                <w:rFonts w:hint="default"/>
              </w:rPr>
            </w:pPr>
            <w:r>
              <w:rPr>
                <w:rFonts w:hint="default"/>
              </w:rPr>
              <w:t>否</w:t>
            </w:r>
          </w:p>
        </w:tc>
        <w:tc>
          <w:tcPr>
            <w:tcW w:w="920" w:type="pct"/>
            <w:noWrap w:val="0"/>
            <w:vAlign w:val="center"/>
          </w:tcPr>
          <w:p w14:paraId="66D32CD0">
            <w:pPr>
              <w:pStyle w:val="26"/>
              <w:bidi w:val="0"/>
              <w:rPr>
                <w:rFonts w:hint="default"/>
              </w:rPr>
            </w:pPr>
            <w:r>
              <w:rPr>
                <w:rFonts w:hint="default"/>
              </w:rPr>
              <w:t>错误信息说明</w:t>
            </w:r>
          </w:p>
        </w:tc>
      </w:tr>
      <w:tr w14:paraId="45162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8625DD">
            <w:pPr>
              <w:pStyle w:val="26"/>
              <w:bidi w:val="0"/>
              <w:rPr>
                <w:rFonts w:hint="default"/>
              </w:rPr>
            </w:pPr>
            <w:r>
              <w:rPr>
                <w:rFonts w:hint="default"/>
                <w:lang w:val="en-US" w:eastAsia="zh-CN"/>
              </w:rPr>
              <w:t>3</w:t>
            </w:r>
          </w:p>
        </w:tc>
        <w:tc>
          <w:tcPr>
            <w:tcW w:w="1004" w:type="pct"/>
            <w:noWrap w:val="0"/>
            <w:vAlign w:val="center"/>
          </w:tcPr>
          <w:p w14:paraId="7B01922E">
            <w:pPr>
              <w:pStyle w:val="26"/>
              <w:bidi w:val="0"/>
              <w:rPr>
                <w:rFonts w:hint="default"/>
              </w:rPr>
            </w:pPr>
            <w:r>
              <w:rPr>
                <w:rFonts w:hint="default"/>
              </w:rPr>
              <w:t>ztsxbz</w:t>
            </w:r>
          </w:p>
        </w:tc>
        <w:tc>
          <w:tcPr>
            <w:tcW w:w="1087" w:type="pct"/>
            <w:noWrap w:val="0"/>
            <w:vAlign w:val="center"/>
          </w:tcPr>
          <w:p w14:paraId="4E174877">
            <w:pPr>
              <w:pStyle w:val="26"/>
              <w:bidi w:val="0"/>
              <w:rPr>
                <w:rFonts w:hint="default"/>
              </w:rPr>
            </w:pPr>
            <w:r>
              <w:rPr>
                <w:rFonts w:hint="default"/>
              </w:rPr>
              <w:t>暂停授信标志</w:t>
            </w:r>
          </w:p>
        </w:tc>
        <w:tc>
          <w:tcPr>
            <w:tcW w:w="753" w:type="pct"/>
            <w:noWrap w:val="0"/>
            <w:vAlign w:val="center"/>
          </w:tcPr>
          <w:p w14:paraId="2D466B25">
            <w:pPr>
              <w:pStyle w:val="26"/>
              <w:bidi w:val="0"/>
              <w:rPr>
                <w:rFonts w:hint="default"/>
              </w:rPr>
            </w:pPr>
            <w:r>
              <w:rPr>
                <w:rFonts w:hint="default"/>
              </w:rPr>
              <w:t>varchar</w:t>
            </w:r>
          </w:p>
        </w:tc>
        <w:tc>
          <w:tcPr>
            <w:tcW w:w="418" w:type="pct"/>
            <w:noWrap w:val="0"/>
            <w:vAlign w:val="center"/>
          </w:tcPr>
          <w:p w14:paraId="58A25677">
            <w:pPr>
              <w:pStyle w:val="26"/>
              <w:bidi w:val="0"/>
              <w:rPr>
                <w:rFonts w:hint="default"/>
              </w:rPr>
            </w:pPr>
            <w:r>
              <w:rPr>
                <w:rFonts w:hint="default"/>
              </w:rPr>
              <w:t>2</w:t>
            </w:r>
          </w:p>
        </w:tc>
        <w:tc>
          <w:tcPr>
            <w:tcW w:w="417" w:type="pct"/>
            <w:noWrap w:val="0"/>
            <w:vAlign w:val="center"/>
          </w:tcPr>
          <w:p w14:paraId="6F00C581">
            <w:pPr>
              <w:pStyle w:val="26"/>
              <w:bidi w:val="0"/>
              <w:rPr>
                <w:rFonts w:hint="default"/>
              </w:rPr>
            </w:pPr>
            <w:r>
              <w:rPr>
                <w:rFonts w:hint="default"/>
              </w:rPr>
              <w:t>是</w:t>
            </w:r>
          </w:p>
        </w:tc>
        <w:tc>
          <w:tcPr>
            <w:tcW w:w="920" w:type="pct"/>
            <w:noWrap w:val="0"/>
            <w:vAlign w:val="center"/>
          </w:tcPr>
          <w:p w14:paraId="4DF213A0">
            <w:pPr>
              <w:pStyle w:val="26"/>
              <w:bidi w:val="0"/>
              <w:rPr>
                <w:rFonts w:hint="default"/>
              </w:rPr>
            </w:pPr>
            <w:r>
              <w:rPr>
                <w:rFonts w:hint="default"/>
              </w:rPr>
              <w:t>Y：暂停</w:t>
            </w:r>
          </w:p>
          <w:p w14:paraId="63A12DC0">
            <w:pPr>
              <w:pStyle w:val="26"/>
              <w:bidi w:val="0"/>
              <w:rPr>
                <w:rFonts w:hint="default"/>
              </w:rPr>
            </w:pPr>
            <w:r>
              <w:rPr>
                <w:rFonts w:hint="default"/>
              </w:rPr>
              <w:t>N：未暂停</w:t>
            </w:r>
          </w:p>
        </w:tc>
      </w:tr>
      <w:tr w14:paraId="6C40C7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C8B67E">
            <w:pPr>
              <w:pStyle w:val="26"/>
              <w:bidi w:val="0"/>
              <w:rPr>
                <w:rFonts w:hint="default"/>
              </w:rPr>
            </w:pPr>
            <w:r>
              <w:rPr>
                <w:rFonts w:hint="default"/>
                <w:lang w:val="en-US" w:eastAsia="zh-CN"/>
              </w:rPr>
              <w:t>4</w:t>
            </w:r>
          </w:p>
        </w:tc>
        <w:tc>
          <w:tcPr>
            <w:tcW w:w="1004" w:type="pct"/>
            <w:noWrap w:val="0"/>
            <w:vAlign w:val="center"/>
          </w:tcPr>
          <w:p w14:paraId="53FC53B9">
            <w:pPr>
              <w:pStyle w:val="26"/>
              <w:bidi w:val="0"/>
              <w:rPr>
                <w:rFonts w:hint="default"/>
              </w:rPr>
            </w:pPr>
            <w:r>
              <w:rPr>
                <w:rFonts w:hint="default"/>
              </w:rPr>
              <w:t>bysxed</w:t>
            </w:r>
          </w:p>
        </w:tc>
        <w:tc>
          <w:tcPr>
            <w:tcW w:w="1087" w:type="pct"/>
            <w:noWrap w:val="0"/>
            <w:vAlign w:val="center"/>
          </w:tcPr>
          <w:p w14:paraId="0AB76F1C">
            <w:pPr>
              <w:pStyle w:val="26"/>
              <w:bidi w:val="0"/>
              <w:rPr>
                <w:rFonts w:hint="default"/>
              </w:rPr>
            </w:pPr>
            <w:r>
              <w:rPr>
                <w:rFonts w:hint="default"/>
              </w:rPr>
              <w:t>本月授信额度</w:t>
            </w:r>
          </w:p>
        </w:tc>
        <w:tc>
          <w:tcPr>
            <w:tcW w:w="753" w:type="pct"/>
            <w:noWrap w:val="0"/>
            <w:vAlign w:val="center"/>
          </w:tcPr>
          <w:p w14:paraId="2CBE3F26">
            <w:pPr>
              <w:pStyle w:val="26"/>
              <w:bidi w:val="0"/>
              <w:rPr>
                <w:rFonts w:hint="default"/>
              </w:rPr>
            </w:pPr>
            <w:r>
              <w:rPr>
                <w:rFonts w:hint="default"/>
              </w:rPr>
              <w:t>number</w:t>
            </w:r>
          </w:p>
        </w:tc>
        <w:tc>
          <w:tcPr>
            <w:tcW w:w="418" w:type="pct"/>
            <w:noWrap w:val="0"/>
            <w:vAlign w:val="center"/>
          </w:tcPr>
          <w:p w14:paraId="55EF85B3">
            <w:pPr>
              <w:pStyle w:val="26"/>
              <w:bidi w:val="0"/>
              <w:rPr>
                <w:rFonts w:hint="default"/>
              </w:rPr>
            </w:pPr>
            <w:r>
              <w:rPr>
                <w:rFonts w:hint="default"/>
              </w:rPr>
              <w:t>18,2</w:t>
            </w:r>
          </w:p>
        </w:tc>
        <w:tc>
          <w:tcPr>
            <w:tcW w:w="417" w:type="pct"/>
            <w:noWrap w:val="0"/>
            <w:vAlign w:val="center"/>
          </w:tcPr>
          <w:p w14:paraId="2B57CD63">
            <w:pPr>
              <w:pStyle w:val="26"/>
              <w:bidi w:val="0"/>
              <w:rPr>
                <w:rFonts w:hint="default"/>
              </w:rPr>
            </w:pPr>
            <w:r>
              <w:rPr>
                <w:rFonts w:hint="default"/>
              </w:rPr>
              <w:t>是</w:t>
            </w:r>
          </w:p>
        </w:tc>
        <w:tc>
          <w:tcPr>
            <w:tcW w:w="920" w:type="pct"/>
            <w:noWrap w:val="0"/>
            <w:vAlign w:val="center"/>
          </w:tcPr>
          <w:p w14:paraId="4D6C029C">
            <w:pPr>
              <w:pStyle w:val="26"/>
              <w:bidi w:val="0"/>
              <w:rPr>
                <w:rFonts w:hint="default"/>
              </w:rPr>
            </w:pPr>
            <w:r>
              <w:rPr>
                <w:rFonts w:hint="default"/>
              </w:rPr>
              <w:t>本月总授信额度</w:t>
            </w:r>
          </w:p>
        </w:tc>
      </w:tr>
      <w:tr w14:paraId="426955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620D4F0">
            <w:pPr>
              <w:pStyle w:val="26"/>
              <w:bidi w:val="0"/>
              <w:rPr>
                <w:rFonts w:hint="default"/>
              </w:rPr>
            </w:pPr>
            <w:r>
              <w:rPr>
                <w:rFonts w:hint="default"/>
                <w:lang w:val="en-US" w:eastAsia="zh-CN"/>
              </w:rPr>
              <w:t>5</w:t>
            </w:r>
          </w:p>
        </w:tc>
        <w:tc>
          <w:tcPr>
            <w:tcW w:w="1004" w:type="pct"/>
            <w:noWrap w:val="0"/>
            <w:vAlign w:val="center"/>
          </w:tcPr>
          <w:p w14:paraId="26E30A82">
            <w:pPr>
              <w:pStyle w:val="26"/>
              <w:bidi w:val="0"/>
              <w:rPr>
                <w:rFonts w:hint="default"/>
              </w:rPr>
            </w:pPr>
            <w:r>
              <w:rPr>
                <w:rFonts w:hint="default"/>
              </w:rPr>
              <w:t>kysyed</w:t>
            </w:r>
          </w:p>
        </w:tc>
        <w:tc>
          <w:tcPr>
            <w:tcW w:w="1087" w:type="pct"/>
            <w:noWrap w:val="0"/>
            <w:vAlign w:val="center"/>
          </w:tcPr>
          <w:p w14:paraId="051D0F39">
            <w:pPr>
              <w:pStyle w:val="26"/>
              <w:bidi w:val="0"/>
              <w:rPr>
                <w:rFonts w:hint="default"/>
              </w:rPr>
            </w:pPr>
            <w:r>
              <w:rPr>
                <w:rFonts w:hint="default"/>
              </w:rPr>
              <w:t>可用剩余额度</w:t>
            </w:r>
          </w:p>
        </w:tc>
        <w:tc>
          <w:tcPr>
            <w:tcW w:w="753" w:type="pct"/>
            <w:noWrap w:val="0"/>
            <w:vAlign w:val="center"/>
          </w:tcPr>
          <w:p w14:paraId="0124B048">
            <w:pPr>
              <w:pStyle w:val="26"/>
              <w:bidi w:val="0"/>
              <w:rPr>
                <w:rFonts w:hint="default"/>
              </w:rPr>
            </w:pPr>
            <w:r>
              <w:rPr>
                <w:rFonts w:hint="default"/>
              </w:rPr>
              <w:t>number</w:t>
            </w:r>
          </w:p>
        </w:tc>
        <w:tc>
          <w:tcPr>
            <w:tcW w:w="418" w:type="pct"/>
            <w:noWrap w:val="0"/>
            <w:vAlign w:val="center"/>
          </w:tcPr>
          <w:p w14:paraId="54099131">
            <w:pPr>
              <w:pStyle w:val="26"/>
              <w:bidi w:val="0"/>
              <w:rPr>
                <w:rFonts w:hint="default"/>
              </w:rPr>
            </w:pPr>
            <w:r>
              <w:rPr>
                <w:rFonts w:hint="default"/>
              </w:rPr>
              <w:t>18,2</w:t>
            </w:r>
          </w:p>
        </w:tc>
        <w:tc>
          <w:tcPr>
            <w:tcW w:w="417" w:type="pct"/>
            <w:noWrap w:val="0"/>
            <w:vAlign w:val="center"/>
          </w:tcPr>
          <w:p w14:paraId="7BE11053">
            <w:pPr>
              <w:pStyle w:val="26"/>
              <w:bidi w:val="0"/>
              <w:rPr>
                <w:rFonts w:hint="default"/>
              </w:rPr>
            </w:pPr>
            <w:r>
              <w:rPr>
                <w:rFonts w:hint="default"/>
              </w:rPr>
              <w:t>是</w:t>
            </w:r>
          </w:p>
        </w:tc>
        <w:tc>
          <w:tcPr>
            <w:tcW w:w="920" w:type="pct"/>
            <w:noWrap w:val="0"/>
            <w:vAlign w:val="center"/>
          </w:tcPr>
          <w:p w14:paraId="5BE5A0F0">
            <w:pPr>
              <w:pStyle w:val="26"/>
              <w:bidi w:val="0"/>
              <w:rPr>
                <w:rFonts w:hint="default"/>
              </w:rPr>
            </w:pPr>
            <w:r>
              <w:rPr>
                <w:rFonts w:hint="default"/>
              </w:rPr>
              <w:t>本月可用授信额度</w:t>
            </w:r>
          </w:p>
        </w:tc>
      </w:tr>
      <w:tr w14:paraId="16708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77344A">
            <w:pPr>
              <w:pStyle w:val="26"/>
              <w:bidi w:val="0"/>
              <w:rPr>
                <w:rFonts w:hint="default"/>
              </w:rPr>
            </w:pPr>
            <w:r>
              <w:rPr>
                <w:rFonts w:hint="default"/>
                <w:lang w:val="en-US" w:eastAsia="zh-CN"/>
              </w:rPr>
              <w:t>6</w:t>
            </w:r>
          </w:p>
        </w:tc>
        <w:tc>
          <w:tcPr>
            <w:tcW w:w="1004" w:type="pct"/>
            <w:noWrap w:val="0"/>
            <w:vAlign w:val="center"/>
          </w:tcPr>
          <w:p w14:paraId="43008E3C">
            <w:pPr>
              <w:pStyle w:val="26"/>
              <w:bidi w:val="0"/>
              <w:rPr>
                <w:rFonts w:hint="default"/>
              </w:rPr>
            </w:pPr>
            <w:r>
              <w:rPr>
                <w:rFonts w:hint="default"/>
              </w:rPr>
              <w:t>yxzed</w:t>
            </w:r>
          </w:p>
        </w:tc>
        <w:tc>
          <w:tcPr>
            <w:tcW w:w="1087" w:type="pct"/>
            <w:noWrap w:val="0"/>
            <w:vAlign w:val="center"/>
          </w:tcPr>
          <w:p w14:paraId="5AE86299">
            <w:pPr>
              <w:pStyle w:val="26"/>
              <w:bidi w:val="0"/>
              <w:rPr>
                <w:rFonts w:hint="default"/>
              </w:rPr>
            </w:pPr>
            <w:r>
              <w:rPr>
                <w:rFonts w:hint="default"/>
              </w:rPr>
              <w:t>已下载额度</w:t>
            </w:r>
          </w:p>
        </w:tc>
        <w:tc>
          <w:tcPr>
            <w:tcW w:w="753" w:type="pct"/>
            <w:noWrap w:val="0"/>
            <w:vAlign w:val="center"/>
          </w:tcPr>
          <w:p w14:paraId="5B5C56D7">
            <w:pPr>
              <w:pStyle w:val="26"/>
              <w:bidi w:val="0"/>
              <w:rPr>
                <w:rFonts w:hint="default"/>
              </w:rPr>
            </w:pPr>
            <w:r>
              <w:rPr>
                <w:rFonts w:hint="default"/>
              </w:rPr>
              <w:t>number</w:t>
            </w:r>
          </w:p>
        </w:tc>
        <w:tc>
          <w:tcPr>
            <w:tcW w:w="418" w:type="pct"/>
            <w:noWrap w:val="0"/>
            <w:vAlign w:val="center"/>
          </w:tcPr>
          <w:p w14:paraId="05A1DC0C">
            <w:pPr>
              <w:pStyle w:val="26"/>
              <w:bidi w:val="0"/>
              <w:rPr>
                <w:rFonts w:hint="default"/>
              </w:rPr>
            </w:pPr>
            <w:r>
              <w:rPr>
                <w:rFonts w:hint="default"/>
              </w:rPr>
              <w:t>18,2</w:t>
            </w:r>
          </w:p>
        </w:tc>
        <w:tc>
          <w:tcPr>
            <w:tcW w:w="417" w:type="pct"/>
            <w:noWrap w:val="0"/>
            <w:vAlign w:val="center"/>
          </w:tcPr>
          <w:p w14:paraId="0228AF1B">
            <w:pPr>
              <w:pStyle w:val="26"/>
              <w:bidi w:val="0"/>
              <w:rPr>
                <w:rFonts w:hint="default"/>
              </w:rPr>
            </w:pPr>
            <w:r>
              <w:rPr>
                <w:rFonts w:hint="default"/>
              </w:rPr>
              <w:t>是</w:t>
            </w:r>
          </w:p>
        </w:tc>
        <w:tc>
          <w:tcPr>
            <w:tcW w:w="920" w:type="pct"/>
            <w:noWrap w:val="0"/>
            <w:vAlign w:val="center"/>
          </w:tcPr>
          <w:p w14:paraId="28E3A3FB">
            <w:pPr>
              <w:pStyle w:val="26"/>
              <w:bidi w:val="0"/>
              <w:rPr>
                <w:rFonts w:hint="default"/>
              </w:rPr>
            </w:pPr>
            <w:r>
              <w:rPr>
                <w:rFonts w:hint="default"/>
              </w:rPr>
              <w:t>本月乐企1.5已下载的全部授信额度</w:t>
            </w:r>
          </w:p>
        </w:tc>
      </w:tr>
      <w:tr w14:paraId="562D85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A9DB14">
            <w:pPr>
              <w:pStyle w:val="26"/>
              <w:bidi w:val="0"/>
              <w:rPr>
                <w:rFonts w:hint="default"/>
              </w:rPr>
            </w:pPr>
            <w:r>
              <w:rPr>
                <w:rFonts w:hint="default"/>
                <w:lang w:val="en-US" w:eastAsia="zh-CN"/>
              </w:rPr>
              <w:t>7</w:t>
            </w:r>
          </w:p>
        </w:tc>
        <w:tc>
          <w:tcPr>
            <w:tcW w:w="1004" w:type="pct"/>
            <w:noWrap w:val="0"/>
            <w:vAlign w:val="center"/>
          </w:tcPr>
          <w:p w14:paraId="0674B851">
            <w:pPr>
              <w:pStyle w:val="26"/>
              <w:bidi w:val="0"/>
              <w:rPr>
                <w:rFonts w:hint="default"/>
              </w:rPr>
            </w:pPr>
            <w:r>
              <w:rPr>
                <w:rFonts w:hint="default"/>
              </w:rPr>
              <w:t>yxzwsyed</w:t>
            </w:r>
          </w:p>
        </w:tc>
        <w:tc>
          <w:tcPr>
            <w:tcW w:w="1087" w:type="pct"/>
            <w:noWrap w:val="0"/>
            <w:vAlign w:val="center"/>
          </w:tcPr>
          <w:p w14:paraId="189AC51F">
            <w:pPr>
              <w:pStyle w:val="26"/>
              <w:bidi w:val="0"/>
              <w:rPr>
                <w:rFonts w:hint="default"/>
              </w:rPr>
            </w:pPr>
            <w:r>
              <w:rPr>
                <w:rFonts w:hint="default"/>
              </w:rPr>
              <w:t>已下载未使用额度</w:t>
            </w:r>
          </w:p>
        </w:tc>
        <w:tc>
          <w:tcPr>
            <w:tcW w:w="753" w:type="pct"/>
            <w:noWrap w:val="0"/>
            <w:vAlign w:val="center"/>
          </w:tcPr>
          <w:p w14:paraId="4BC1610A">
            <w:pPr>
              <w:pStyle w:val="26"/>
              <w:bidi w:val="0"/>
              <w:rPr>
                <w:rFonts w:hint="default"/>
              </w:rPr>
            </w:pPr>
            <w:r>
              <w:rPr>
                <w:rFonts w:hint="default"/>
              </w:rPr>
              <w:t>number</w:t>
            </w:r>
          </w:p>
        </w:tc>
        <w:tc>
          <w:tcPr>
            <w:tcW w:w="418" w:type="pct"/>
            <w:noWrap w:val="0"/>
            <w:vAlign w:val="center"/>
          </w:tcPr>
          <w:p w14:paraId="1ABB6CA5">
            <w:pPr>
              <w:pStyle w:val="26"/>
              <w:bidi w:val="0"/>
              <w:rPr>
                <w:rFonts w:hint="default"/>
              </w:rPr>
            </w:pPr>
            <w:r>
              <w:rPr>
                <w:rFonts w:hint="default"/>
              </w:rPr>
              <w:t>18,2</w:t>
            </w:r>
          </w:p>
        </w:tc>
        <w:tc>
          <w:tcPr>
            <w:tcW w:w="417" w:type="pct"/>
            <w:noWrap w:val="0"/>
            <w:vAlign w:val="center"/>
          </w:tcPr>
          <w:p w14:paraId="0159EE34">
            <w:pPr>
              <w:pStyle w:val="26"/>
              <w:bidi w:val="0"/>
              <w:rPr>
                <w:rFonts w:hint="default"/>
              </w:rPr>
            </w:pPr>
            <w:r>
              <w:rPr>
                <w:rFonts w:hint="default"/>
              </w:rPr>
              <w:t>是</w:t>
            </w:r>
          </w:p>
        </w:tc>
        <w:tc>
          <w:tcPr>
            <w:tcW w:w="920" w:type="pct"/>
            <w:noWrap w:val="0"/>
            <w:vAlign w:val="center"/>
          </w:tcPr>
          <w:p w14:paraId="2F123EFC">
            <w:pPr>
              <w:pStyle w:val="26"/>
              <w:bidi w:val="0"/>
              <w:rPr>
                <w:rFonts w:hint="default"/>
              </w:rPr>
            </w:pPr>
            <w:r>
              <w:rPr>
                <w:rFonts w:hint="default"/>
              </w:rPr>
              <w:t>本月乐企1.5已下载的全部授信额度减已上传的开票日期为本月的发票的总金额</w:t>
            </w:r>
          </w:p>
        </w:tc>
      </w:tr>
      <w:tr w14:paraId="43FD6C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74D3276">
            <w:pPr>
              <w:pStyle w:val="26"/>
              <w:bidi w:val="0"/>
              <w:rPr>
                <w:rFonts w:hint="default"/>
              </w:rPr>
            </w:pPr>
            <w:r>
              <w:rPr>
                <w:rFonts w:hint="default"/>
                <w:lang w:val="en-US" w:eastAsia="zh-CN"/>
              </w:rPr>
              <w:t>8</w:t>
            </w:r>
          </w:p>
        </w:tc>
        <w:tc>
          <w:tcPr>
            <w:tcW w:w="1004" w:type="pct"/>
            <w:noWrap w:val="0"/>
            <w:vAlign w:val="center"/>
          </w:tcPr>
          <w:p w14:paraId="3C3DD9EC">
            <w:pPr>
              <w:pStyle w:val="26"/>
              <w:bidi w:val="0"/>
              <w:rPr>
                <w:rFonts w:hint="default"/>
              </w:rPr>
            </w:pPr>
            <w:r>
              <w:rPr>
                <w:rFonts w:hint="default"/>
              </w:rPr>
              <w:t>sq</w:t>
            </w:r>
          </w:p>
        </w:tc>
        <w:tc>
          <w:tcPr>
            <w:tcW w:w="1087" w:type="pct"/>
            <w:noWrap w:val="0"/>
            <w:vAlign w:val="center"/>
          </w:tcPr>
          <w:p w14:paraId="2FC27267">
            <w:pPr>
              <w:pStyle w:val="26"/>
              <w:bidi w:val="0"/>
              <w:rPr>
                <w:rFonts w:hint="default"/>
              </w:rPr>
            </w:pPr>
            <w:r>
              <w:rPr>
                <w:rFonts w:hint="default"/>
              </w:rPr>
              <w:t>属期</w:t>
            </w:r>
          </w:p>
        </w:tc>
        <w:tc>
          <w:tcPr>
            <w:tcW w:w="753" w:type="pct"/>
            <w:noWrap w:val="0"/>
            <w:vAlign w:val="center"/>
          </w:tcPr>
          <w:p w14:paraId="25492BD1">
            <w:pPr>
              <w:pStyle w:val="26"/>
              <w:bidi w:val="0"/>
              <w:rPr>
                <w:rFonts w:hint="default"/>
              </w:rPr>
            </w:pPr>
            <w:r>
              <w:rPr>
                <w:rFonts w:hint="default"/>
              </w:rPr>
              <w:t>varchar</w:t>
            </w:r>
          </w:p>
        </w:tc>
        <w:tc>
          <w:tcPr>
            <w:tcW w:w="418" w:type="pct"/>
            <w:noWrap w:val="0"/>
            <w:vAlign w:val="center"/>
          </w:tcPr>
          <w:p w14:paraId="16D5C99E">
            <w:pPr>
              <w:pStyle w:val="26"/>
              <w:bidi w:val="0"/>
              <w:rPr>
                <w:rFonts w:hint="default"/>
              </w:rPr>
            </w:pPr>
            <w:r>
              <w:rPr>
                <w:rFonts w:hint="default"/>
              </w:rPr>
              <w:t>6</w:t>
            </w:r>
          </w:p>
        </w:tc>
        <w:tc>
          <w:tcPr>
            <w:tcW w:w="417" w:type="pct"/>
            <w:noWrap w:val="0"/>
            <w:vAlign w:val="center"/>
          </w:tcPr>
          <w:p w14:paraId="1D15C332">
            <w:pPr>
              <w:pStyle w:val="26"/>
              <w:bidi w:val="0"/>
              <w:rPr>
                <w:rFonts w:hint="default"/>
              </w:rPr>
            </w:pPr>
            <w:r>
              <w:rPr>
                <w:rFonts w:hint="default"/>
              </w:rPr>
              <w:t>是</w:t>
            </w:r>
          </w:p>
        </w:tc>
        <w:tc>
          <w:tcPr>
            <w:tcW w:w="920" w:type="pct"/>
            <w:noWrap w:val="0"/>
            <w:vAlign w:val="center"/>
          </w:tcPr>
          <w:p w14:paraId="623D0341">
            <w:pPr>
              <w:pStyle w:val="26"/>
              <w:bidi w:val="0"/>
              <w:rPr>
                <w:rFonts w:hint="default"/>
              </w:rPr>
            </w:pPr>
            <w:r>
              <w:rPr>
                <w:rFonts w:hint="default"/>
              </w:rPr>
              <w:t>格式：yyyyMM</w:t>
            </w:r>
          </w:p>
        </w:tc>
      </w:tr>
    </w:tbl>
    <w:p w14:paraId="75130085">
      <w:pPr>
        <w:pStyle w:val="6"/>
        <w:bidi w:val="0"/>
        <w:rPr>
          <w:rFonts w:hint="default"/>
          <w:lang w:eastAsia="zh-CN"/>
        </w:rPr>
      </w:pPr>
      <w:bookmarkStart w:id="230" w:name="_Toc27354"/>
      <w:r>
        <w:rPr>
          <w:rFonts w:hint="default"/>
        </w:rPr>
        <w:t>2.6</w:t>
      </w:r>
      <w:r>
        <w:rPr>
          <w:rFonts w:hint="default"/>
          <w:lang w:eastAsia="zh-CN"/>
        </w:rPr>
        <w:t>返回报文示例</w:t>
      </w:r>
      <w:bookmarkEnd w:id="230"/>
      <w:r>
        <w:rPr>
          <w:rFonts w:hint="default"/>
          <w:lang w:eastAsia="zh-CN"/>
        </w:rPr>
        <w:t xml:space="preserve"> </w:t>
      </w:r>
    </w:p>
    <w:p w14:paraId="260F058E">
      <w:pPr>
        <w:pStyle w:val="5"/>
        <w:bidi w:val="0"/>
        <w:rPr>
          <w:rFonts w:hint="default"/>
        </w:rPr>
      </w:pPr>
      <w:bookmarkStart w:id="231" w:name="_Toc9809"/>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3E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8F6B4A">
            <w:pPr>
              <w:bidi w:val="0"/>
              <w:rPr>
                <w:rFonts w:hint="default"/>
              </w:rPr>
            </w:pPr>
            <w:bookmarkStart w:id="232" w:name="_Hlk107568661"/>
            <w:r>
              <w:rPr>
                <w:rFonts w:hint="default"/>
              </w:rPr>
              <w:t>{</w:t>
            </w:r>
          </w:p>
          <w:p w14:paraId="77D0CCA8">
            <w:pPr>
              <w:bidi w:val="0"/>
              <w:rPr>
                <w:rFonts w:hint="default"/>
              </w:rPr>
            </w:pPr>
            <w:r>
              <w:rPr>
                <w:rFonts w:hint="default"/>
              </w:rPr>
              <w:tab/>
            </w:r>
            <w:r>
              <w:rPr>
                <w:rFonts w:hint="default"/>
              </w:rPr>
              <w:t>"Response":{</w:t>
            </w:r>
          </w:p>
          <w:p w14:paraId="4779D842">
            <w:pPr>
              <w:bidi w:val="0"/>
              <w:rPr>
                <w:rFonts w:hint="default"/>
              </w:rPr>
            </w:pPr>
            <w:r>
              <w:rPr>
                <w:rFonts w:hint="default"/>
              </w:rPr>
              <w:tab/>
            </w:r>
            <w:r>
              <w:rPr>
                <w:rFonts w:hint="default"/>
              </w:rPr>
              <w:tab/>
            </w:r>
            <w:r>
              <w:rPr>
                <w:rFonts w:hint="default"/>
              </w:rPr>
              <w:t>"RequestId": "16位随机数字和字母组合",</w:t>
            </w:r>
          </w:p>
          <w:p w14:paraId="1E43D886">
            <w:pPr>
              <w:bidi w:val="0"/>
              <w:rPr>
                <w:rFonts w:hint="default"/>
              </w:rPr>
            </w:pPr>
            <w:r>
              <w:rPr>
                <w:rFonts w:hint="default"/>
              </w:rPr>
              <w:tab/>
            </w:r>
            <w:r>
              <w:rPr>
                <w:rFonts w:hint="default"/>
              </w:rPr>
              <w:tab/>
            </w:r>
            <w:r>
              <w:rPr>
                <w:rFonts w:hint="default"/>
              </w:rPr>
              <w:t>"Data":{</w:t>
            </w:r>
          </w:p>
          <w:p w14:paraId="243EDF02">
            <w:pPr>
              <w:bidi w:val="0"/>
              <w:rPr>
                <w:rFonts w:hint="default"/>
              </w:rPr>
            </w:pPr>
            <w:r>
              <w:rPr>
                <w:rFonts w:hint="default"/>
              </w:rPr>
              <w:tab/>
            </w:r>
            <w:r>
              <w:rPr>
                <w:rFonts w:hint="default"/>
              </w:rPr>
              <w:tab/>
            </w:r>
            <w:r>
              <w:rPr>
                <w:rFonts w:hint="default"/>
              </w:rPr>
              <w:tab/>
            </w:r>
            <w:r>
              <w:rPr>
                <w:rFonts w:hint="default"/>
              </w:rPr>
              <w:t>"returncode": "00",</w:t>
            </w:r>
          </w:p>
          <w:p w14:paraId="29CD3111">
            <w:pPr>
              <w:bidi w:val="0"/>
              <w:rPr>
                <w:rFonts w:hint="default"/>
              </w:rPr>
            </w:pPr>
            <w:r>
              <w:rPr>
                <w:rFonts w:hint="default"/>
              </w:rPr>
              <w:tab/>
            </w:r>
            <w:r>
              <w:rPr>
                <w:rFonts w:hint="default"/>
              </w:rPr>
              <w:tab/>
            </w:r>
            <w:r>
              <w:rPr>
                <w:rFonts w:hint="default"/>
              </w:rPr>
              <w:tab/>
            </w:r>
            <w:r>
              <w:rPr>
                <w:rFonts w:hint="default"/>
              </w:rPr>
              <w:t>"returnmsg": "成功",</w:t>
            </w:r>
          </w:p>
          <w:p w14:paraId="0C68AD48">
            <w:pPr>
              <w:bidi w:val="0"/>
              <w:rPr>
                <w:rFonts w:hint="default"/>
              </w:rPr>
            </w:pPr>
            <w:r>
              <w:rPr>
                <w:rFonts w:hint="default"/>
              </w:rPr>
              <w:tab/>
            </w:r>
            <w:r>
              <w:rPr>
                <w:rFonts w:hint="default"/>
              </w:rPr>
              <w:tab/>
            </w:r>
            <w:r>
              <w:rPr>
                <w:rFonts w:hint="default"/>
              </w:rPr>
              <w:tab/>
            </w:r>
            <w:r>
              <w:rPr>
                <w:rFonts w:hint="default"/>
              </w:rPr>
              <w:t>"ztsxbz": "暂停授信标志",</w:t>
            </w:r>
          </w:p>
          <w:p w14:paraId="0B290C49">
            <w:pPr>
              <w:bidi w:val="0"/>
              <w:rPr>
                <w:rFonts w:hint="default"/>
              </w:rPr>
            </w:pPr>
            <w:r>
              <w:rPr>
                <w:rFonts w:hint="default"/>
              </w:rPr>
              <w:tab/>
            </w:r>
            <w:r>
              <w:rPr>
                <w:rFonts w:hint="default"/>
              </w:rPr>
              <w:tab/>
            </w:r>
            <w:r>
              <w:rPr>
                <w:rFonts w:hint="default"/>
              </w:rPr>
              <w:tab/>
            </w:r>
            <w:r>
              <w:rPr>
                <w:rFonts w:hint="default"/>
              </w:rPr>
              <w:t>"bysxed": "本月授信额度",</w:t>
            </w:r>
          </w:p>
          <w:p w14:paraId="617E2D77">
            <w:pPr>
              <w:bidi w:val="0"/>
              <w:rPr>
                <w:rFonts w:hint="default"/>
              </w:rPr>
            </w:pPr>
            <w:r>
              <w:rPr>
                <w:rFonts w:hint="default"/>
              </w:rPr>
              <w:tab/>
            </w:r>
            <w:r>
              <w:rPr>
                <w:rFonts w:hint="default"/>
              </w:rPr>
              <w:tab/>
            </w:r>
            <w:r>
              <w:rPr>
                <w:rFonts w:hint="default"/>
              </w:rPr>
              <w:tab/>
            </w:r>
            <w:r>
              <w:rPr>
                <w:rFonts w:hint="default"/>
              </w:rPr>
              <w:t>"kysyed": "可用剩余额度",</w:t>
            </w:r>
          </w:p>
          <w:p w14:paraId="3CB28199">
            <w:pPr>
              <w:bidi w:val="0"/>
              <w:rPr>
                <w:rFonts w:hint="default"/>
              </w:rPr>
            </w:pPr>
            <w:r>
              <w:rPr>
                <w:rFonts w:hint="default"/>
              </w:rPr>
              <w:tab/>
            </w:r>
            <w:r>
              <w:rPr>
                <w:rFonts w:hint="default"/>
              </w:rPr>
              <w:tab/>
            </w:r>
            <w:r>
              <w:rPr>
                <w:rFonts w:hint="default"/>
              </w:rPr>
              <w:tab/>
            </w:r>
            <w:r>
              <w:rPr>
                <w:rFonts w:hint="default"/>
              </w:rPr>
              <w:t>"yxzed": "已下载额度",</w:t>
            </w:r>
          </w:p>
          <w:p w14:paraId="5CC6CEAF">
            <w:pPr>
              <w:bidi w:val="0"/>
              <w:rPr>
                <w:rFonts w:hint="default"/>
              </w:rPr>
            </w:pPr>
            <w:r>
              <w:rPr>
                <w:rFonts w:hint="default"/>
              </w:rPr>
              <w:tab/>
            </w:r>
            <w:r>
              <w:rPr>
                <w:rFonts w:hint="default"/>
              </w:rPr>
              <w:tab/>
            </w:r>
            <w:r>
              <w:rPr>
                <w:rFonts w:hint="default"/>
              </w:rPr>
              <w:tab/>
            </w:r>
            <w:r>
              <w:rPr>
                <w:rFonts w:hint="default"/>
              </w:rPr>
              <w:t>"yxzwsyed": "已下载未使用额度",</w:t>
            </w:r>
          </w:p>
          <w:p w14:paraId="34EF8B57">
            <w:pPr>
              <w:bidi w:val="0"/>
              <w:rPr>
                <w:rFonts w:hint="default"/>
              </w:rPr>
            </w:pPr>
            <w:r>
              <w:rPr>
                <w:rFonts w:hint="default"/>
              </w:rPr>
              <w:tab/>
            </w:r>
            <w:r>
              <w:rPr>
                <w:rFonts w:hint="default"/>
              </w:rPr>
              <w:tab/>
            </w:r>
            <w:r>
              <w:rPr>
                <w:rFonts w:hint="default"/>
              </w:rPr>
              <w:tab/>
            </w:r>
            <w:r>
              <w:rPr>
                <w:rFonts w:hint="default"/>
              </w:rPr>
              <w:t>"sq": "属期"</w:t>
            </w:r>
          </w:p>
          <w:p w14:paraId="79E1A218">
            <w:pPr>
              <w:bidi w:val="0"/>
              <w:rPr>
                <w:rFonts w:hint="default"/>
              </w:rPr>
            </w:pPr>
            <w:r>
              <w:rPr>
                <w:rFonts w:hint="default"/>
              </w:rPr>
              <w:tab/>
            </w:r>
            <w:r>
              <w:rPr>
                <w:rFonts w:hint="default"/>
              </w:rPr>
              <w:tab/>
            </w:r>
            <w:r>
              <w:rPr>
                <w:rFonts w:hint="default"/>
              </w:rPr>
              <w:t>}</w:t>
            </w:r>
          </w:p>
          <w:p w14:paraId="51F307AB">
            <w:pPr>
              <w:bidi w:val="0"/>
              <w:rPr>
                <w:rFonts w:hint="default"/>
              </w:rPr>
            </w:pPr>
            <w:r>
              <w:rPr>
                <w:rFonts w:hint="default"/>
              </w:rPr>
              <w:t>}</w:t>
            </w:r>
          </w:p>
          <w:p w14:paraId="79CDD6BA">
            <w:pPr>
              <w:bidi w:val="0"/>
              <w:rPr>
                <w:rFonts w:hint="default"/>
              </w:rPr>
            </w:pPr>
            <w:r>
              <w:rPr>
                <w:rFonts w:hint="default"/>
              </w:rPr>
              <w:t>}</w:t>
            </w:r>
            <w:bookmarkEnd w:id="232"/>
          </w:p>
        </w:tc>
      </w:tr>
    </w:tbl>
    <w:p w14:paraId="3EE5F14C">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33B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5CA916">
            <w:pPr>
              <w:bidi w:val="0"/>
              <w:rPr>
                <w:rFonts w:hint="default"/>
              </w:rPr>
            </w:pPr>
            <w:r>
              <w:rPr>
                <w:rFonts w:hint="default"/>
              </w:rPr>
              <w:t>{</w:t>
            </w:r>
          </w:p>
          <w:p w14:paraId="295CF860">
            <w:pPr>
              <w:bidi w:val="0"/>
              <w:rPr>
                <w:rFonts w:hint="default"/>
              </w:rPr>
            </w:pPr>
            <w:r>
              <w:rPr>
                <w:rFonts w:hint="default"/>
              </w:rPr>
              <w:tab/>
            </w:r>
            <w:r>
              <w:rPr>
                <w:rFonts w:hint="default"/>
              </w:rPr>
              <w:t>"Response":{</w:t>
            </w:r>
          </w:p>
          <w:p w14:paraId="5A61302F">
            <w:pPr>
              <w:bidi w:val="0"/>
              <w:rPr>
                <w:rFonts w:hint="default"/>
              </w:rPr>
            </w:pPr>
            <w:r>
              <w:rPr>
                <w:rFonts w:hint="default"/>
              </w:rPr>
              <w:tab/>
            </w:r>
            <w:r>
              <w:rPr>
                <w:rFonts w:hint="default"/>
              </w:rPr>
              <w:tab/>
            </w:r>
            <w:r>
              <w:rPr>
                <w:rFonts w:hint="default"/>
              </w:rPr>
              <w:t>"RequestId": "16位随机数字和字母组合",</w:t>
            </w:r>
          </w:p>
          <w:p w14:paraId="6AA7082D">
            <w:pPr>
              <w:bidi w:val="0"/>
              <w:rPr>
                <w:rFonts w:hint="default"/>
              </w:rPr>
            </w:pPr>
            <w:r>
              <w:rPr>
                <w:rFonts w:hint="default"/>
              </w:rPr>
              <w:tab/>
            </w:r>
            <w:r>
              <w:rPr>
                <w:rFonts w:hint="default"/>
              </w:rPr>
              <w:tab/>
            </w:r>
            <w:r>
              <w:rPr>
                <w:rFonts w:hint="default"/>
              </w:rPr>
              <w:t>"Error":{</w:t>
            </w:r>
          </w:p>
          <w:p w14:paraId="54F89783">
            <w:pPr>
              <w:bidi w:val="0"/>
              <w:rPr>
                <w:rFonts w:hint="default"/>
              </w:rPr>
            </w:pPr>
            <w:r>
              <w:rPr>
                <w:rFonts w:hint="default"/>
              </w:rPr>
              <w:tab/>
            </w:r>
            <w:r>
              <w:rPr>
                <w:rFonts w:hint="default"/>
              </w:rPr>
              <w:tab/>
            </w:r>
            <w:r>
              <w:rPr>
                <w:rFonts w:hint="default"/>
              </w:rPr>
              <w:tab/>
            </w:r>
            <w:r>
              <w:rPr>
                <w:rFonts w:hint="default"/>
              </w:rPr>
              <w:t>"Code": "01”,</w:t>
            </w:r>
          </w:p>
          <w:p w14:paraId="1985D7DB">
            <w:pPr>
              <w:bidi w:val="0"/>
              <w:rPr>
                <w:rFonts w:hint="default"/>
              </w:rPr>
            </w:pPr>
            <w:r>
              <w:rPr>
                <w:rFonts w:hint="default"/>
              </w:rPr>
              <w:tab/>
            </w:r>
            <w:r>
              <w:rPr>
                <w:rFonts w:hint="default"/>
              </w:rPr>
              <w:tab/>
            </w:r>
            <w:r>
              <w:rPr>
                <w:rFonts w:hint="default"/>
              </w:rPr>
              <w:tab/>
            </w:r>
            <w:r>
              <w:rPr>
                <w:rFonts w:hint="default"/>
              </w:rPr>
              <w:t>"Message": "错误说明"</w:t>
            </w:r>
          </w:p>
          <w:p w14:paraId="37554407">
            <w:pPr>
              <w:bidi w:val="0"/>
              <w:rPr>
                <w:rFonts w:hint="default"/>
              </w:rPr>
            </w:pPr>
            <w:r>
              <w:rPr>
                <w:rFonts w:hint="default"/>
              </w:rPr>
              <w:t>}</w:t>
            </w:r>
          </w:p>
          <w:p w14:paraId="074C612F">
            <w:pPr>
              <w:bidi w:val="0"/>
              <w:rPr>
                <w:rFonts w:hint="default"/>
              </w:rPr>
            </w:pPr>
            <w:r>
              <w:rPr>
                <w:rFonts w:hint="default"/>
              </w:rPr>
              <w:tab/>
            </w:r>
            <w:r>
              <w:rPr>
                <w:rFonts w:hint="default"/>
              </w:rPr>
              <w:t>}</w:t>
            </w:r>
          </w:p>
          <w:p w14:paraId="29486BAE">
            <w:pPr>
              <w:bidi w:val="0"/>
              <w:rPr>
                <w:rFonts w:hint="default"/>
              </w:rPr>
            </w:pPr>
            <w:r>
              <w:rPr>
                <w:rFonts w:hint="default"/>
              </w:rPr>
              <w:t>}</w:t>
            </w:r>
          </w:p>
        </w:tc>
      </w:tr>
    </w:tbl>
    <w:p w14:paraId="68581EC0">
      <w:pPr>
        <w:pStyle w:val="4"/>
        <w:widowControl/>
        <w:spacing w:beforeAutospacing="0" w:afterAutospacing="0" w:line="408" w:lineRule="auto"/>
        <w:rPr>
          <w:rFonts w:hint="default" w:ascii="Times New Roman" w:hAnsi="Times New Roman" w:eastAsia="宋体" w:cs="Times New Roman"/>
          <w:sz w:val="28"/>
          <w:szCs w:val="28"/>
        </w:rPr>
      </w:pPr>
      <w:bookmarkStart w:id="233" w:name="_Toc32159"/>
      <w:bookmarkStart w:id="234" w:name="_Toc4582"/>
      <w:r>
        <w:rPr>
          <w:rFonts w:hint="default" w:ascii="Times New Roman" w:hAnsi="Times New Roman" w:eastAsia="宋体" w:cs="Times New Roman"/>
          <w:sz w:val="28"/>
          <w:szCs w:val="28"/>
        </w:rPr>
        <w:t>3.下载/退回授信额度</w:t>
      </w:r>
      <w:bookmarkEnd w:id="231"/>
      <w:bookmarkEnd w:id="233"/>
      <w:bookmarkEnd w:id="234"/>
    </w:p>
    <w:p w14:paraId="7071D710">
      <w:pPr>
        <w:pStyle w:val="6"/>
        <w:bidi w:val="0"/>
        <w:rPr>
          <w:rFonts w:hint="default"/>
        </w:rPr>
      </w:pPr>
      <w:bookmarkStart w:id="235" w:name="_Toc8339"/>
      <w:r>
        <w:rPr>
          <w:rFonts w:hint="default"/>
        </w:rPr>
        <w:t>3.1接口说明</w:t>
      </w:r>
      <w:bookmarkEnd w:id="235"/>
    </w:p>
    <w:p w14:paraId="45EE9796">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向纳税人提供下载/退回授信额度功能，企业可通过接口从税务局端下载或退回授信额度。</w:t>
      </w:r>
    </w:p>
    <w:p w14:paraId="278078AD">
      <w:pPr>
        <w:spacing w:line="360" w:lineRule="auto"/>
        <w:ind w:firstLine="480" w:firstLineChars="200"/>
        <w:rPr>
          <w:rFonts w:hint="default" w:ascii="Times New Roman" w:hAnsi="Times New Roman" w:eastAsia="宋体" w:cs="Times New Roman"/>
          <w:sz w:val="24"/>
          <w:highlight w:val="none"/>
        </w:rPr>
      </w:pPr>
      <w:r>
        <w:rPr>
          <w:rFonts w:hint="default" w:ascii="Times New Roman" w:hAnsi="Times New Roman" w:eastAsia="宋体" w:cs="Times New Roman"/>
          <w:sz w:val="24"/>
          <w:highlight w:val="none"/>
          <w:lang w:val="en-US" w:eastAsia="zh-CN"/>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12822FF5">
      <w:pPr>
        <w:pStyle w:val="6"/>
        <w:bidi w:val="0"/>
        <w:rPr>
          <w:rFonts w:hint="default"/>
        </w:rPr>
      </w:pPr>
      <w:bookmarkStart w:id="236" w:name="_Toc31838"/>
      <w:r>
        <w:rPr>
          <w:rFonts w:hint="default"/>
        </w:rPr>
        <w:t>3.2请求方式</w:t>
      </w:r>
      <w:bookmarkEnd w:id="236"/>
    </w:p>
    <w:p w14:paraId="216EBE9A">
      <w:pPr>
        <w:pStyle w:val="5"/>
        <w:bidi w:val="0"/>
        <w:rPr>
          <w:rFonts w:hint="default"/>
        </w:rPr>
      </w:pPr>
      <w:r>
        <w:rPr>
          <w:rFonts w:hint="default"/>
        </w:rPr>
        <w:t>请求方式为POST</w:t>
      </w:r>
    </w:p>
    <w:p w14:paraId="7395DAE2">
      <w:pPr>
        <w:pStyle w:val="5"/>
        <w:bidi w:val="0"/>
        <w:rPr>
          <w:rFonts w:hint="default"/>
        </w:rPr>
      </w:pPr>
      <w:r>
        <w:rPr>
          <w:rFonts w:hint="default"/>
        </w:rPr>
        <w:t>●</w:t>
      </w:r>
      <w:r>
        <w:rPr>
          <w:rFonts w:hint="default"/>
          <w:lang w:val="en-US"/>
        </w:rPr>
        <w:t xml:space="preserve"> </w:t>
      </w:r>
      <w:r>
        <w:rPr>
          <w:rFonts w:hint="default"/>
        </w:rPr>
        <w:t>path指该参数为路径参数</w:t>
      </w:r>
    </w:p>
    <w:p w14:paraId="40A512BC">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5B9AD029">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3F8E74E2">
      <w:pPr>
        <w:pStyle w:val="6"/>
        <w:bidi w:val="0"/>
        <w:rPr>
          <w:rFonts w:hint="default"/>
          <w:lang w:eastAsia="zh-CN"/>
        </w:rPr>
      </w:pPr>
      <w:bookmarkStart w:id="237" w:name="_Toc22456"/>
      <w:r>
        <w:rPr>
          <w:rFonts w:hint="default"/>
        </w:rPr>
        <w:t>3.3</w:t>
      </w:r>
      <w:r>
        <w:rPr>
          <w:rFonts w:hint="default"/>
          <w:lang w:eastAsia="zh-CN"/>
        </w:rPr>
        <w:t>请求参数</w:t>
      </w:r>
      <w:bookmarkEnd w:id="237"/>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06760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4758087">
            <w:pPr>
              <w:pStyle w:val="25"/>
              <w:bidi w:val="0"/>
              <w:rPr>
                <w:rFonts w:hint="default"/>
                <w:lang w:eastAsia="zh-TW"/>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3348D99B">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70C82F28">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7A547B30">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7F5E7A34">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39D8A178">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3552D5FD">
            <w:pPr>
              <w:pStyle w:val="25"/>
              <w:bidi w:val="0"/>
              <w:rPr>
                <w:rFonts w:hint="default"/>
              </w:rPr>
            </w:pPr>
            <w:r>
              <w:rPr>
                <w:rFonts w:hint="default"/>
              </w:rPr>
              <w:t>说明</w:t>
            </w:r>
          </w:p>
        </w:tc>
      </w:tr>
      <w:tr w14:paraId="638699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B14C17A">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634A6BD0">
            <w:pPr>
              <w:pStyle w:val="26"/>
              <w:bidi w:val="0"/>
              <w:rPr>
                <w:rFonts w:hint="default"/>
              </w:rPr>
            </w:pPr>
            <w:r>
              <w:rPr>
                <w:rFonts w:hint="default"/>
              </w:rPr>
              <w:t>nsrsbh</w:t>
            </w:r>
          </w:p>
        </w:tc>
        <w:tc>
          <w:tcPr>
            <w:tcW w:w="1087" w:type="pct"/>
            <w:tcBorders>
              <w:top w:val="single" w:color="auto" w:sz="6" w:space="0"/>
            </w:tcBorders>
            <w:noWrap w:val="0"/>
            <w:vAlign w:val="center"/>
          </w:tcPr>
          <w:p w14:paraId="43DC5177">
            <w:pPr>
              <w:pStyle w:val="26"/>
              <w:bidi w:val="0"/>
              <w:rPr>
                <w:rFonts w:hint="default"/>
              </w:rPr>
            </w:pPr>
            <w:r>
              <w:rPr>
                <w:rFonts w:hint="default"/>
              </w:rPr>
              <w:t>纳税人识别号/统一社会信用代码</w:t>
            </w:r>
          </w:p>
        </w:tc>
        <w:tc>
          <w:tcPr>
            <w:tcW w:w="753" w:type="pct"/>
            <w:tcBorders>
              <w:top w:val="single" w:color="auto" w:sz="6" w:space="0"/>
            </w:tcBorders>
            <w:noWrap w:val="0"/>
            <w:vAlign w:val="center"/>
          </w:tcPr>
          <w:p w14:paraId="0B4E010E">
            <w:pPr>
              <w:pStyle w:val="26"/>
              <w:bidi w:val="0"/>
              <w:rPr>
                <w:rFonts w:hint="default"/>
              </w:rPr>
            </w:pPr>
            <w:r>
              <w:rPr>
                <w:rFonts w:hint="default"/>
              </w:rPr>
              <w:t>varchar</w:t>
            </w:r>
          </w:p>
        </w:tc>
        <w:tc>
          <w:tcPr>
            <w:tcW w:w="418" w:type="pct"/>
            <w:tcBorders>
              <w:top w:val="single" w:color="auto" w:sz="6" w:space="0"/>
            </w:tcBorders>
            <w:noWrap w:val="0"/>
            <w:vAlign w:val="center"/>
          </w:tcPr>
          <w:p w14:paraId="5AD76407">
            <w:pPr>
              <w:pStyle w:val="26"/>
              <w:bidi w:val="0"/>
              <w:rPr>
                <w:rFonts w:hint="default"/>
                <w:lang w:eastAsia="zh-CN"/>
              </w:rPr>
            </w:pPr>
            <w:r>
              <w:rPr>
                <w:rFonts w:hint="default"/>
              </w:rPr>
              <w:t>2</w:t>
            </w:r>
            <w:r>
              <w:rPr>
                <w:rFonts w:hint="default"/>
                <w:lang w:val="en-US" w:eastAsia="zh-CN"/>
              </w:rPr>
              <w:t>0</w:t>
            </w:r>
          </w:p>
        </w:tc>
        <w:tc>
          <w:tcPr>
            <w:tcW w:w="417" w:type="pct"/>
            <w:tcBorders>
              <w:top w:val="single" w:color="auto" w:sz="6" w:space="0"/>
            </w:tcBorders>
            <w:noWrap w:val="0"/>
            <w:vAlign w:val="center"/>
          </w:tcPr>
          <w:p w14:paraId="22FC451A">
            <w:pPr>
              <w:pStyle w:val="26"/>
              <w:bidi w:val="0"/>
              <w:rPr>
                <w:rFonts w:hint="default"/>
              </w:rPr>
            </w:pPr>
            <w:r>
              <w:rPr>
                <w:rFonts w:hint="default"/>
              </w:rPr>
              <w:t>是</w:t>
            </w:r>
          </w:p>
        </w:tc>
        <w:tc>
          <w:tcPr>
            <w:tcW w:w="920" w:type="pct"/>
            <w:tcBorders>
              <w:top w:val="single" w:color="auto" w:sz="6" w:space="0"/>
            </w:tcBorders>
            <w:noWrap w:val="0"/>
            <w:vAlign w:val="center"/>
          </w:tcPr>
          <w:p w14:paraId="58EDFB00">
            <w:pPr>
              <w:pStyle w:val="26"/>
              <w:bidi w:val="0"/>
              <w:rPr>
                <w:rFonts w:hint="default"/>
              </w:rPr>
            </w:pPr>
            <w:r>
              <w:rPr>
                <w:rFonts w:hint="default"/>
              </w:rPr>
              <w:t>申领发票的纳税人识别号或统一社会信用代码</w:t>
            </w:r>
          </w:p>
        </w:tc>
      </w:tr>
      <w:tr w14:paraId="532082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08FAE51">
            <w:pPr>
              <w:pStyle w:val="26"/>
              <w:bidi w:val="0"/>
              <w:rPr>
                <w:rFonts w:hint="default"/>
              </w:rPr>
            </w:pPr>
            <w:bookmarkStart w:id="238" w:name="OLE_LINK2" w:colFirst="1" w:colLast="6"/>
            <w:r>
              <w:rPr>
                <w:rFonts w:hint="default"/>
                <w:lang w:val="en-US" w:eastAsia="zh-CN"/>
              </w:rPr>
              <w:t>2</w:t>
            </w:r>
          </w:p>
        </w:tc>
        <w:tc>
          <w:tcPr>
            <w:tcW w:w="1004" w:type="pct"/>
            <w:noWrap w:val="0"/>
            <w:vAlign w:val="center"/>
          </w:tcPr>
          <w:p w14:paraId="5D16F600">
            <w:pPr>
              <w:pStyle w:val="26"/>
              <w:bidi w:val="0"/>
              <w:rPr>
                <w:rFonts w:hint="default"/>
              </w:rPr>
            </w:pPr>
            <w:r>
              <w:rPr>
                <w:rFonts w:hint="default"/>
              </w:rPr>
              <w:t>ptbh</w:t>
            </w:r>
          </w:p>
        </w:tc>
        <w:tc>
          <w:tcPr>
            <w:tcW w:w="1087" w:type="pct"/>
            <w:noWrap w:val="0"/>
            <w:vAlign w:val="center"/>
          </w:tcPr>
          <w:p w14:paraId="523D899A">
            <w:pPr>
              <w:pStyle w:val="26"/>
              <w:bidi w:val="0"/>
              <w:rPr>
                <w:rFonts w:hint="default"/>
              </w:rPr>
            </w:pPr>
            <w:r>
              <w:rPr>
                <w:rFonts w:hint="default"/>
              </w:rPr>
              <w:t>平台编号</w:t>
            </w:r>
          </w:p>
        </w:tc>
        <w:tc>
          <w:tcPr>
            <w:tcW w:w="753" w:type="pct"/>
            <w:noWrap w:val="0"/>
            <w:vAlign w:val="center"/>
          </w:tcPr>
          <w:p w14:paraId="41F4FA77">
            <w:pPr>
              <w:pStyle w:val="26"/>
              <w:bidi w:val="0"/>
              <w:rPr>
                <w:rFonts w:hint="default"/>
              </w:rPr>
            </w:pPr>
            <w:r>
              <w:rPr>
                <w:rFonts w:hint="default"/>
              </w:rPr>
              <w:t>varchar</w:t>
            </w:r>
          </w:p>
        </w:tc>
        <w:tc>
          <w:tcPr>
            <w:tcW w:w="418" w:type="pct"/>
            <w:noWrap w:val="0"/>
            <w:vAlign w:val="center"/>
          </w:tcPr>
          <w:p w14:paraId="64AF02DA">
            <w:pPr>
              <w:pStyle w:val="26"/>
              <w:bidi w:val="0"/>
              <w:rPr>
                <w:rFonts w:hint="default"/>
              </w:rPr>
            </w:pPr>
            <w:r>
              <w:rPr>
                <w:rFonts w:hint="default"/>
              </w:rPr>
              <w:t>20</w:t>
            </w:r>
          </w:p>
        </w:tc>
        <w:tc>
          <w:tcPr>
            <w:tcW w:w="417" w:type="pct"/>
            <w:noWrap w:val="0"/>
            <w:vAlign w:val="center"/>
          </w:tcPr>
          <w:p w14:paraId="6558114D">
            <w:pPr>
              <w:pStyle w:val="26"/>
              <w:bidi w:val="0"/>
              <w:rPr>
                <w:rFonts w:hint="default"/>
              </w:rPr>
            </w:pPr>
            <w:r>
              <w:rPr>
                <w:rFonts w:hint="default"/>
              </w:rPr>
              <w:t>是</w:t>
            </w:r>
          </w:p>
        </w:tc>
        <w:tc>
          <w:tcPr>
            <w:tcW w:w="920" w:type="pct"/>
            <w:noWrap w:val="0"/>
            <w:vAlign w:val="center"/>
          </w:tcPr>
          <w:p w14:paraId="59CBA15B">
            <w:pPr>
              <w:pStyle w:val="26"/>
              <w:bidi w:val="0"/>
              <w:rPr>
                <w:rFonts w:hint="default"/>
              </w:rPr>
            </w:pPr>
          </w:p>
        </w:tc>
      </w:tr>
      <w:bookmarkEnd w:id="238"/>
      <w:tr w14:paraId="53DAD7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1B9F29">
            <w:pPr>
              <w:pStyle w:val="26"/>
              <w:bidi w:val="0"/>
              <w:rPr>
                <w:rFonts w:hint="default"/>
              </w:rPr>
            </w:pPr>
            <w:r>
              <w:rPr>
                <w:rFonts w:hint="default"/>
                <w:lang w:val="en-US" w:eastAsia="zh-CN"/>
              </w:rPr>
              <w:t>3</w:t>
            </w:r>
          </w:p>
        </w:tc>
        <w:tc>
          <w:tcPr>
            <w:tcW w:w="1004" w:type="pct"/>
            <w:noWrap w:val="0"/>
            <w:vAlign w:val="center"/>
          </w:tcPr>
          <w:p w14:paraId="1A5D2F3E">
            <w:pPr>
              <w:pStyle w:val="26"/>
              <w:bidi w:val="0"/>
              <w:rPr>
                <w:rFonts w:hint="default"/>
              </w:rPr>
            </w:pPr>
            <w:r>
              <w:rPr>
                <w:rFonts w:hint="default"/>
              </w:rPr>
              <w:t>sqlx</w:t>
            </w:r>
          </w:p>
        </w:tc>
        <w:tc>
          <w:tcPr>
            <w:tcW w:w="1087" w:type="pct"/>
            <w:noWrap w:val="0"/>
            <w:vAlign w:val="center"/>
          </w:tcPr>
          <w:p w14:paraId="049403F0">
            <w:pPr>
              <w:pStyle w:val="26"/>
              <w:bidi w:val="0"/>
              <w:rPr>
                <w:rFonts w:hint="default"/>
              </w:rPr>
            </w:pPr>
            <w:r>
              <w:rPr>
                <w:rFonts w:hint="default"/>
              </w:rPr>
              <w:t>申请类型</w:t>
            </w:r>
          </w:p>
        </w:tc>
        <w:tc>
          <w:tcPr>
            <w:tcW w:w="753" w:type="pct"/>
            <w:noWrap w:val="0"/>
            <w:vAlign w:val="center"/>
          </w:tcPr>
          <w:p w14:paraId="1F24A11C">
            <w:pPr>
              <w:pStyle w:val="26"/>
              <w:bidi w:val="0"/>
              <w:rPr>
                <w:rFonts w:hint="default"/>
              </w:rPr>
            </w:pPr>
            <w:r>
              <w:rPr>
                <w:rFonts w:hint="default"/>
              </w:rPr>
              <w:t>varchar</w:t>
            </w:r>
          </w:p>
        </w:tc>
        <w:tc>
          <w:tcPr>
            <w:tcW w:w="418" w:type="pct"/>
            <w:noWrap w:val="0"/>
            <w:vAlign w:val="center"/>
          </w:tcPr>
          <w:p w14:paraId="47402601">
            <w:pPr>
              <w:pStyle w:val="26"/>
              <w:bidi w:val="0"/>
              <w:rPr>
                <w:rFonts w:hint="default"/>
              </w:rPr>
            </w:pPr>
            <w:r>
              <w:rPr>
                <w:rFonts w:hint="default"/>
              </w:rPr>
              <w:t>2</w:t>
            </w:r>
          </w:p>
        </w:tc>
        <w:tc>
          <w:tcPr>
            <w:tcW w:w="417" w:type="pct"/>
            <w:noWrap w:val="0"/>
            <w:vAlign w:val="center"/>
          </w:tcPr>
          <w:p w14:paraId="26A3E520">
            <w:pPr>
              <w:pStyle w:val="26"/>
              <w:bidi w:val="0"/>
              <w:rPr>
                <w:rFonts w:hint="default"/>
              </w:rPr>
            </w:pPr>
            <w:r>
              <w:rPr>
                <w:rFonts w:hint="default"/>
              </w:rPr>
              <w:t>是</w:t>
            </w:r>
          </w:p>
        </w:tc>
        <w:tc>
          <w:tcPr>
            <w:tcW w:w="920" w:type="pct"/>
            <w:noWrap w:val="0"/>
            <w:vAlign w:val="center"/>
          </w:tcPr>
          <w:p w14:paraId="51BE4280">
            <w:pPr>
              <w:pStyle w:val="26"/>
              <w:bidi w:val="0"/>
              <w:rPr>
                <w:rFonts w:hint="default"/>
              </w:rPr>
            </w:pPr>
            <w:r>
              <w:rPr>
                <w:rFonts w:hint="default"/>
              </w:rPr>
              <w:t>0：下载</w:t>
            </w:r>
          </w:p>
          <w:p w14:paraId="3CC2E697">
            <w:pPr>
              <w:pStyle w:val="26"/>
              <w:bidi w:val="0"/>
              <w:rPr>
                <w:rFonts w:hint="default"/>
              </w:rPr>
            </w:pPr>
            <w:r>
              <w:rPr>
                <w:rFonts w:hint="default"/>
              </w:rPr>
              <w:t>1：退回</w:t>
            </w:r>
          </w:p>
        </w:tc>
      </w:tr>
      <w:tr w14:paraId="792221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F89DF14">
            <w:pPr>
              <w:pStyle w:val="26"/>
              <w:bidi w:val="0"/>
              <w:rPr>
                <w:rFonts w:hint="default"/>
              </w:rPr>
            </w:pPr>
            <w:r>
              <w:rPr>
                <w:rFonts w:hint="default"/>
                <w:lang w:val="en-US" w:eastAsia="zh-CN"/>
              </w:rPr>
              <w:t>4</w:t>
            </w:r>
          </w:p>
        </w:tc>
        <w:tc>
          <w:tcPr>
            <w:tcW w:w="1004" w:type="pct"/>
            <w:noWrap w:val="0"/>
            <w:vAlign w:val="center"/>
          </w:tcPr>
          <w:p w14:paraId="09177E64">
            <w:pPr>
              <w:pStyle w:val="26"/>
              <w:bidi w:val="0"/>
              <w:rPr>
                <w:rFonts w:hint="default"/>
              </w:rPr>
            </w:pPr>
            <w:r>
              <w:rPr>
                <w:rFonts w:hint="default"/>
              </w:rPr>
              <w:t>sqed</w:t>
            </w:r>
          </w:p>
        </w:tc>
        <w:tc>
          <w:tcPr>
            <w:tcW w:w="1087" w:type="pct"/>
            <w:noWrap w:val="0"/>
            <w:vAlign w:val="center"/>
          </w:tcPr>
          <w:p w14:paraId="7B603660">
            <w:pPr>
              <w:pStyle w:val="26"/>
              <w:bidi w:val="0"/>
              <w:rPr>
                <w:rFonts w:hint="default"/>
              </w:rPr>
            </w:pPr>
            <w:r>
              <w:rPr>
                <w:rFonts w:hint="default"/>
              </w:rPr>
              <w:t>申请额度</w:t>
            </w:r>
          </w:p>
        </w:tc>
        <w:tc>
          <w:tcPr>
            <w:tcW w:w="753" w:type="pct"/>
            <w:noWrap w:val="0"/>
            <w:vAlign w:val="center"/>
          </w:tcPr>
          <w:p w14:paraId="6EC16124">
            <w:pPr>
              <w:pStyle w:val="26"/>
              <w:bidi w:val="0"/>
              <w:rPr>
                <w:rFonts w:hint="default"/>
              </w:rPr>
            </w:pPr>
            <w:r>
              <w:rPr>
                <w:rFonts w:hint="default"/>
              </w:rPr>
              <w:t>number</w:t>
            </w:r>
          </w:p>
        </w:tc>
        <w:tc>
          <w:tcPr>
            <w:tcW w:w="418" w:type="pct"/>
            <w:noWrap w:val="0"/>
            <w:vAlign w:val="center"/>
          </w:tcPr>
          <w:p w14:paraId="0886E3F4">
            <w:pPr>
              <w:pStyle w:val="26"/>
              <w:bidi w:val="0"/>
              <w:rPr>
                <w:rFonts w:hint="default"/>
              </w:rPr>
            </w:pPr>
            <w:r>
              <w:rPr>
                <w:rFonts w:hint="default"/>
              </w:rPr>
              <w:t>20,2</w:t>
            </w:r>
          </w:p>
        </w:tc>
        <w:tc>
          <w:tcPr>
            <w:tcW w:w="417" w:type="pct"/>
            <w:noWrap w:val="0"/>
            <w:vAlign w:val="center"/>
          </w:tcPr>
          <w:p w14:paraId="5275B524">
            <w:pPr>
              <w:pStyle w:val="26"/>
              <w:bidi w:val="0"/>
              <w:rPr>
                <w:rFonts w:hint="default"/>
              </w:rPr>
            </w:pPr>
            <w:r>
              <w:rPr>
                <w:rFonts w:hint="default"/>
              </w:rPr>
              <w:t>是</w:t>
            </w:r>
          </w:p>
        </w:tc>
        <w:tc>
          <w:tcPr>
            <w:tcW w:w="920" w:type="pct"/>
            <w:noWrap w:val="0"/>
            <w:vAlign w:val="center"/>
          </w:tcPr>
          <w:p w14:paraId="7C2B6433">
            <w:pPr>
              <w:pStyle w:val="26"/>
              <w:bidi w:val="0"/>
              <w:rPr>
                <w:rFonts w:hint="default"/>
              </w:rPr>
            </w:pPr>
          </w:p>
        </w:tc>
      </w:tr>
      <w:tr w14:paraId="1127DC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D8108C8">
            <w:pPr>
              <w:pStyle w:val="26"/>
              <w:bidi w:val="0"/>
              <w:rPr>
                <w:rFonts w:hint="default"/>
              </w:rPr>
            </w:pPr>
            <w:r>
              <w:rPr>
                <w:rFonts w:hint="default"/>
                <w:lang w:val="en-US" w:eastAsia="zh-CN"/>
              </w:rPr>
              <w:t>5</w:t>
            </w:r>
          </w:p>
        </w:tc>
        <w:tc>
          <w:tcPr>
            <w:tcW w:w="1004" w:type="pct"/>
            <w:noWrap w:val="0"/>
            <w:vAlign w:val="center"/>
          </w:tcPr>
          <w:p w14:paraId="65153356">
            <w:pPr>
              <w:pStyle w:val="26"/>
              <w:bidi w:val="0"/>
              <w:rPr>
                <w:rFonts w:hint="default"/>
                <w:lang w:val="en-US" w:eastAsia="zh-CN"/>
              </w:rPr>
            </w:pPr>
            <w:r>
              <w:rPr>
                <w:rFonts w:hint="default"/>
                <w:lang w:val="en-US" w:eastAsia="zh-CN"/>
              </w:rPr>
              <w:t>ywlsh</w:t>
            </w:r>
          </w:p>
        </w:tc>
        <w:tc>
          <w:tcPr>
            <w:tcW w:w="1087" w:type="pct"/>
            <w:noWrap w:val="0"/>
            <w:vAlign w:val="center"/>
          </w:tcPr>
          <w:p w14:paraId="74CBEC38">
            <w:pPr>
              <w:pStyle w:val="26"/>
              <w:bidi w:val="0"/>
              <w:rPr>
                <w:rFonts w:hint="default"/>
                <w:lang w:val="en-US" w:eastAsia="zh-CN"/>
              </w:rPr>
            </w:pPr>
            <w:r>
              <w:rPr>
                <w:rFonts w:hint="default"/>
                <w:lang w:val="en-US" w:eastAsia="zh-CN"/>
              </w:rPr>
              <w:t>业务流水号</w:t>
            </w:r>
          </w:p>
        </w:tc>
        <w:tc>
          <w:tcPr>
            <w:tcW w:w="753" w:type="pct"/>
            <w:noWrap w:val="0"/>
            <w:vAlign w:val="center"/>
          </w:tcPr>
          <w:p w14:paraId="6E1C7848">
            <w:pPr>
              <w:pStyle w:val="26"/>
              <w:bidi w:val="0"/>
              <w:rPr>
                <w:rFonts w:hint="default"/>
                <w:lang w:val="en-US" w:eastAsia="zh-CN"/>
              </w:rPr>
            </w:pPr>
            <w:r>
              <w:rPr>
                <w:rFonts w:hint="default"/>
              </w:rPr>
              <w:t>varchar</w:t>
            </w:r>
          </w:p>
        </w:tc>
        <w:tc>
          <w:tcPr>
            <w:tcW w:w="418" w:type="pct"/>
            <w:noWrap w:val="0"/>
            <w:vAlign w:val="center"/>
          </w:tcPr>
          <w:p w14:paraId="07A9FEEC">
            <w:pPr>
              <w:pStyle w:val="26"/>
              <w:bidi w:val="0"/>
              <w:rPr>
                <w:rFonts w:hint="default"/>
                <w:lang w:val="en-US" w:eastAsia="zh-CN"/>
              </w:rPr>
            </w:pPr>
            <w:r>
              <w:rPr>
                <w:rFonts w:hint="default"/>
                <w:lang w:val="en-US" w:eastAsia="zh-CN"/>
              </w:rPr>
              <w:t>100</w:t>
            </w:r>
          </w:p>
        </w:tc>
        <w:tc>
          <w:tcPr>
            <w:tcW w:w="417" w:type="pct"/>
            <w:noWrap w:val="0"/>
            <w:vAlign w:val="center"/>
          </w:tcPr>
          <w:p w14:paraId="0A55F1ED">
            <w:pPr>
              <w:pStyle w:val="26"/>
              <w:bidi w:val="0"/>
              <w:rPr>
                <w:rFonts w:hint="default"/>
                <w:lang w:val="en-US" w:eastAsia="zh-CN"/>
              </w:rPr>
            </w:pPr>
            <w:r>
              <w:rPr>
                <w:rFonts w:hint="default"/>
                <w:lang w:val="en-US" w:eastAsia="zh-CN"/>
              </w:rPr>
              <w:t>是</w:t>
            </w:r>
          </w:p>
        </w:tc>
        <w:tc>
          <w:tcPr>
            <w:tcW w:w="920" w:type="pct"/>
            <w:noWrap w:val="0"/>
            <w:vAlign w:val="center"/>
          </w:tcPr>
          <w:p w14:paraId="05F776C7">
            <w:pPr>
              <w:pStyle w:val="26"/>
              <w:bidi w:val="0"/>
              <w:rPr>
                <w:rFonts w:hint="default"/>
                <w:lang w:val="en-US" w:eastAsia="zh-CN"/>
              </w:rPr>
            </w:pPr>
            <w:r>
              <w:rPr>
                <w:rFonts w:hint="default"/>
                <w:lang w:eastAsia="zh-CN"/>
              </w:rPr>
              <w:t>“</w:t>
            </w:r>
            <w:r>
              <w:rPr>
                <w:rFonts w:hint="default"/>
                <w:lang w:val="en-US" w:eastAsia="zh-CN"/>
              </w:rPr>
              <w:t>使用单位id</w:t>
            </w:r>
            <w:r>
              <w:rPr>
                <w:rFonts w:hint="default"/>
                <w:lang w:eastAsia="zh-CN"/>
              </w:rPr>
              <w:t>”</w:t>
            </w:r>
            <w:r>
              <w:rPr>
                <w:rFonts w:hint="default"/>
                <w:lang w:val="en-US" w:eastAsia="zh-CN"/>
              </w:rPr>
              <w:t>+“直连单位id”+“32位随机生成数”</w:t>
            </w:r>
          </w:p>
        </w:tc>
      </w:tr>
    </w:tbl>
    <w:p w14:paraId="7EA15508">
      <w:pPr>
        <w:pStyle w:val="6"/>
        <w:bidi w:val="0"/>
        <w:rPr>
          <w:rFonts w:hint="default"/>
          <w:lang w:eastAsia="zh-CN"/>
        </w:rPr>
      </w:pPr>
      <w:bookmarkStart w:id="239" w:name="_Toc876"/>
      <w:r>
        <w:rPr>
          <w:rFonts w:hint="default"/>
        </w:rPr>
        <w:t>3.4</w:t>
      </w:r>
      <w:r>
        <w:rPr>
          <w:rFonts w:hint="default"/>
          <w:lang w:eastAsia="zh-CN"/>
        </w:rPr>
        <w:t>请求报文示例</w:t>
      </w:r>
      <w:bookmarkEnd w:id="23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5A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8518602">
            <w:pPr>
              <w:pStyle w:val="26"/>
              <w:bidi w:val="0"/>
              <w:rPr>
                <w:rFonts w:hint="default"/>
              </w:rPr>
            </w:pPr>
            <w:r>
              <w:rPr>
                <w:rFonts w:hint="default"/>
              </w:rPr>
              <w:t>{</w:t>
            </w:r>
          </w:p>
          <w:p w14:paraId="2C6860AF">
            <w:pPr>
              <w:pStyle w:val="26"/>
              <w:bidi w:val="0"/>
              <w:rPr>
                <w:rFonts w:hint="default"/>
              </w:rPr>
            </w:pPr>
            <w:r>
              <w:rPr>
                <w:rFonts w:hint="default"/>
              </w:rPr>
              <w:tab/>
            </w:r>
            <w:r>
              <w:rPr>
                <w:rFonts w:hint="default"/>
              </w:rPr>
              <w:t>"nsrsbh": "纳税人识别号/统一社会信用代码",</w:t>
            </w:r>
          </w:p>
          <w:p w14:paraId="77470E59">
            <w:pPr>
              <w:pStyle w:val="26"/>
              <w:bidi w:val="0"/>
              <w:rPr>
                <w:rFonts w:hint="default"/>
              </w:rPr>
            </w:pPr>
            <w:r>
              <w:rPr>
                <w:rFonts w:hint="default"/>
              </w:rPr>
              <w:tab/>
            </w:r>
            <w:r>
              <w:rPr>
                <w:rFonts w:hint="default"/>
              </w:rPr>
              <w:t>"ptbh": "平台编号",</w:t>
            </w:r>
          </w:p>
          <w:p w14:paraId="32035943">
            <w:pPr>
              <w:pStyle w:val="26"/>
              <w:bidi w:val="0"/>
              <w:rPr>
                <w:rFonts w:hint="default"/>
              </w:rPr>
            </w:pPr>
            <w:r>
              <w:rPr>
                <w:rFonts w:hint="default"/>
              </w:rPr>
              <w:tab/>
            </w:r>
            <w:r>
              <w:rPr>
                <w:rFonts w:hint="default"/>
              </w:rPr>
              <w:t>"sqlx": "申请类型",</w:t>
            </w:r>
          </w:p>
          <w:p w14:paraId="52120A2A">
            <w:pPr>
              <w:pStyle w:val="26"/>
              <w:bidi w:val="0"/>
              <w:rPr>
                <w:rFonts w:hint="default"/>
              </w:rPr>
            </w:pPr>
            <w:r>
              <w:rPr>
                <w:rFonts w:hint="default"/>
              </w:rPr>
              <w:tab/>
            </w:r>
            <w:r>
              <w:rPr>
                <w:rFonts w:hint="default"/>
              </w:rPr>
              <w:t>"sqed": "申请额度",</w:t>
            </w:r>
            <w:r>
              <w:rPr>
                <w:rFonts w:hint="default"/>
              </w:rPr>
              <w:br w:type="textWrapping"/>
            </w:r>
            <w:r>
              <w:rPr>
                <w:rFonts w:hint="default"/>
              </w:rPr>
              <w:tab/>
            </w:r>
            <w:r>
              <w:rPr>
                <w:rFonts w:hint="default"/>
              </w:rPr>
              <w:tab/>
            </w:r>
            <w:r>
              <w:rPr>
                <w:rFonts w:hint="default"/>
              </w:rPr>
              <w:t>"ywlsh": "业务流水号"</w:t>
            </w:r>
          </w:p>
          <w:p w14:paraId="22F004DF">
            <w:pPr>
              <w:pStyle w:val="26"/>
              <w:bidi w:val="0"/>
              <w:rPr>
                <w:rFonts w:hint="default"/>
              </w:rPr>
            </w:pPr>
            <w:r>
              <w:rPr>
                <w:rFonts w:hint="default"/>
              </w:rPr>
              <w:t>}</w:t>
            </w:r>
          </w:p>
        </w:tc>
      </w:tr>
    </w:tbl>
    <w:p w14:paraId="46B3BAE7">
      <w:pPr>
        <w:pStyle w:val="6"/>
        <w:bidi w:val="0"/>
        <w:rPr>
          <w:rFonts w:hint="default"/>
          <w:lang w:eastAsia="zh-CN"/>
        </w:rPr>
      </w:pPr>
      <w:bookmarkStart w:id="240" w:name="_Toc26934"/>
      <w:r>
        <w:rPr>
          <w:rFonts w:hint="default"/>
        </w:rPr>
        <w:t>3.5</w:t>
      </w:r>
      <w:r>
        <w:rPr>
          <w:rFonts w:hint="default"/>
          <w:lang w:eastAsia="zh-CN"/>
        </w:rPr>
        <w:t>返回参数</w:t>
      </w:r>
      <w:bookmarkEnd w:id="240"/>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8EFDF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6438853">
            <w:pPr>
              <w:pStyle w:val="25"/>
              <w:bidi w:val="0"/>
              <w:rPr>
                <w:rFonts w:hint="default"/>
                <w:lang w:eastAsia="zh-TW"/>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30123AA1">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033E94CC">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47587A66">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60C695EB">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69B2E37D">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24CA0816">
            <w:pPr>
              <w:pStyle w:val="25"/>
              <w:bidi w:val="0"/>
              <w:rPr>
                <w:rFonts w:hint="default"/>
              </w:rPr>
            </w:pPr>
            <w:r>
              <w:rPr>
                <w:rFonts w:hint="default"/>
              </w:rPr>
              <w:t>说明</w:t>
            </w:r>
          </w:p>
        </w:tc>
      </w:tr>
      <w:tr w14:paraId="2C6CBA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7B2698A">
            <w:pPr>
              <w:pStyle w:val="26"/>
              <w:bidi w:val="0"/>
              <w:rPr>
                <w:rFonts w:hint="default"/>
              </w:rPr>
            </w:pPr>
            <w:r>
              <w:rPr>
                <w:rFonts w:hint="default"/>
                <w:lang w:val="en-US" w:eastAsia="zh-CN"/>
              </w:rPr>
              <w:t>1</w:t>
            </w:r>
          </w:p>
        </w:tc>
        <w:tc>
          <w:tcPr>
            <w:tcW w:w="1004" w:type="pct"/>
            <w:noWrap w:val="0"/>
            <w:vAlign w:val="center"/>
          </w:tcPr>
          <w:p w14:paraId="5D09AB2C">
            <w:pPr>
              <w:pStyle w:val="26"/>
              <w:bidi w:val="0"/>
              <w:rPr>
                <w:rFonts w:hint="default"/>
              </w:rPr>
            </w:pPr>
            <w:r>
              <w:rPr>
                <w:rFonts w:hint="default"/>
              </w:rPr>
              <w:t>returncode</w:t>
            </w:r>
          </w:p>
        </w:tc>
        <w:tc>
          <w:tcPr>
            <w:tcW w:w="1087" w:type="pct"/>
            <w:noWrap w:val="0"/>
            <w:vAlign w:val="center"/>
          </w:tcPr>
          <w:p w14:paraId="12A72947">
            <w:pPr>
              <w:pStyle w:val="26"/>
              <w:bidi w:val="0"/>
              <w:rPr>
                <w:rFonts w:hint="default"/>
              </w:rPr>
            </w:pPr>
            <w:r>
              <w:rPr>
                <w:rFonts w:hint="default"/>
              </w:rPr>
              <w:t>返回码</w:t>
            </w:r>
          </w:p>
        </w:tc>
        <w:tc>
          <w:tcPr>
            <w:tcW w:w="753" w:type="pct"/>
            <w:noWrap w:val="0"/>
            <w:vAlign w:val="center"/>
          </w:tcPr>
          <w:p w14:paraId="7133F851">
            <w:pPr>
              <w:pStyle w:val="26"/>
              <w:bidi w:val="0"/>
              <w:rPr>
                <w:rFonts w:hint="default"/>
              </w:rPr>
            </w:pPr>
            <w:r>
              <w:rPr>
                <w:rFonts w:hint="default"/>
              </w:rPr>
              <w:t>varchar</w:t>
            </w:r>
          </w:p>
        </w:tc>
        <w:tc>
          <w:tcPr>
            <w:tcW w:w="418" w:type="pct"/>
            <w:noWrap w:val="0"/>
            <w:vAlign w:val="center"/>
          </w:tcPr>
          <w:p w14:paraId="00A7C24B">
            <w:pPr>
              <w:pStyle w:val="26"/>
              <w:bidi w:val="0"/>
              <w:rPr>
                <w:rFonts w:hint="default"/>
              </w:rPr>
            </w:pPr>
            <w:r>
              <w:rPr>
                <w:rFonts w:hint="default"/>
              </w:rPr>
              <w:t>2</w:t>
            </w:r>
          </w:p>
        </w:tc>
        <w:tc>
          <w:tcPr>
            <w:tcW w:w="417" w:type="pct"/>
            <w:noWrap w:val="0"/>
            <w:vAlign w:val="center"/>
          </w:tcPr>
          <w:p w14:paraId="16592D06">
            <w:pPr>
              <w:pStyle w:val="26"/>
              <w:bidi w:val="0"/>
              <w:rPr>
                <w:rFonts w:hint="default"/>
              </w:rPr>
            </w:pPr>
            <w:r>
              <w:rPr>
                <w:rFonts w:hint="default"/>
              </w:rPr>
              <w:t>是</w:t>
            </w:r>
          </w:p>
        </w:tc>
        <w:tc>
          <w:tcPr>
            <w:tcW w:w="920" w:type="pct"/>
            <w:noWrap w:val="0"/>
            <w:vAlign w:val="center"/>
          </w:tcPr>
          <w:p w14:paraId="32D7F4B4">
            <w:pPr>
              <w:pStyle w:val="26"/>
              <w:bidi w:val="0"/>
              <w:rPr>
                <w:rFonts w:hint="default"/>
              </w:rPr>
            </w:pPr>
            <w:r>
              <w:rPr>
                <w:rFonts w:hint="default"/>
              </w:rPr>
              <w:t>00：成功</w:t>
            </w:r>
          </w:p>
          <w:p w14:paraId="0A932700">
            <w:pPr>
              <w:pStyle w:val="26"/>
              <w:bidi w:val="0"/>
              <w:rPr>
                <w:rFonts w:hint="default"/>
              </w:rPr>
            </w:pPr>
            <w:r>
              <w:rPr>
                <w:rFonts w:hint="default"/>
              </w:rPr>
              <w:t>其它：失败</w:t>
            </w:r>
          </w:p>
        </w:tc>
      </w:tr>
      <w:tr w14:paraId="15F2BF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5D1D28">
            <w:pPr>
              <w:pStyle w:val="26"/>
              <w:bidi w:val="0"/>
              <w:rPr>
                <w:rFonts w:hint="default"/>
              </w:rPr>
            </w:pPr>
            <w:r>
              <w:rPr>
                <w:rFonts w:hint="default"/>
                <w:lang w:val="en-US" w:eastAsia="zh-CN"/>
              </w:rPr>
              <w:t>2</w:t>
            </w:r>
          </w:p>
        </w:tc>
        <w:tc>
          <w:tcPr>
            <w:tcW w:w="1004" w:type="pct"/>
            <w:noWrap w:val="0"/>
            <w:vAlign w:val="center"/>
          </w:tcPr>
          <w:p w14:paraId="012F6CF2">
            <w:pPr>
              <w:pStyle w:val="26"/>
              <w:bidi w:val="0"/>
              <w:rPr>
                <w:rFonts w:hint="default"/>
              </w:rPr>
            </w:pPr>
            <w:r>
              <w:rPr>
                <w:rFonts w:hint="default"/>
              </w:rPr>
              <w:t>returnmsg</w:t>
            </w:r>
          </w:p>
        </w:tc>
        <w:tc>
          <w:tcPr>
            <w:tcW w:w="1087" w:type="pct"/>
            <w:noWrap w:val="0"/>
            <w:vAlign w:val="center"/>
          </w:tcPr>
          <w:p w14:paraId="5B0ED401">
            <w:pPr>
              <w:pStyle w:val="26"/>
              <w:bidi w:val="0"/>
              <w:rPr>
                <w:rFonts w:hint="default"/>
              </w:rPr>
            </w:pPr>
            <w:r>
              <w:rPr>
                <w:rFonts w:hint="default"/>
              </w:rPr>
              <w:t>返回信息</w:t>
            </w:r>
          </w:p>
        </w:tc>
        <w:tc>
          <w:tcPr>
            <w:tcW w:w="753" w:type="pct"/>
            <w:noWrap w:val="0"/>
            <w:vAlign w:val="center"/>
          </w:tcPr>
          <w:p w14:paraId="31FCEECE">
            <w:pPr>
              <w:pStyle w:val="26"/>
              <w:bidi w:val="0"/>
              <w:rPr>
                <w:rFonts w:hint="default"/>
              </w:rPr>
            </w:pPr>
            <w:r>
              <w:rPr>
                <w:rFonts w:hint="default"/>
              </w:rPr>
              <w:t>varchar</w:t>
            </w:r>
          </w:p>
        </w:tc>
        <w:tc>
          <w:tcPr>
            <w:tcW w:w="418" w:type="pct"/>
            <w:noWrap w:val="0"/>
            <w:vAlign w:val="center"/>
          </w:tcPr>
          <w:p w14:paraId="04A89D4A">
            <w:pPr>
              <w:pStyle w:val="26"/>
              <w:bidi w:val="0"/>
              <w:rPr>
                <w:rFonts w:hint="default"/>
              </w:rPr>
            </w:pPr>
            <w:r>
              <w:rPr>
                <w:rFonts w:hint="default"/>
              </w:rPr>
              <w:t>2000</w:t>
            </w:r>
          </w:p>
        </w:tc>
        <w:tc>
          <w:tcPr>
            <w:tcW w:w="417" w:type="pct"/>
            <w:noWrap w:val="0"/>
            <w:vAlign w:val="center"/>
          </w:tcPr>
          <w:p w14:paraId="07A6CA0A">
            <w:pPr>
              <w:pStyle w:val="26"/>
              <w:bidi w:val="0"/>
              <w:rPr>
                <w:rFonts w:hint="default"/>
              </w:rPr>
            </w:pPr>
            <w:r>
              <w:rPr>
                <w:rFonts w:hint="default"/>
              </w:rPr>
              <w:t>否</w:t>
            </w:r>
          </w:p>
        </w:tc>
        <w:tc>
          <w:tcPr>
            <w:tcW w:w="920" w:type="pct"/>
            <w:noWrap w:val="0"/>
            <w:vAlign w:val="center"/>
          </w:tcPr>
          <w:p w14:paraId="67FD0729">
            <w:pPr>
              <w:pStyle w:val="26"/>
              <w:bidi w:val="0"/>
              <w:rPr>
                <w:rFonts w:hint="default"/>
              </w:rPr>
            </w:pPr>
            <w:r>
              <w:rPr>
                <w:rFonts w:hint="default"/>
              </w:rPr>
              <w:t>错误信息说明</w:t>
            </w:r>
          </w:p>
        </w:tc>
      </w:tr>
      <w:tr w14:paraId="2AF50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63A0394">
            <w:pPr>
              <w:pStyle w:val="26"/>
              <w:bidi w:val="0"/>
              <w:rPr>
                <w:rFonts w:hint="default"/>
              </w:rPr>
            </w:pPr>
            <w:r>
              <w:rPr>
                <w:rFonts w:hint="default"/>
                <w:lang w:val="en-US" w:eastAsia="zh-CN"/>
              </w:rPr>
              <w:t>3</w:t>
            </w:r>
          </w:p>
        </w:tc>
        <w:tc>
          <w:tcPr>
            <w:tcW w:w="1004" w:type="pct"/>
            <w:noWrap w:val="0"/>
            <w:vAlign w:val="center"/>
          </w:tcPr>
          <w:p w14:paraId="4310E8DD">
            <w:pPr>
              <w:pStyle w:val="26"/>
              <w:bidi w:val="0"/>
              <w:rPr>
                <w:rFonts w:hint="default"/>
              </w:rPr>
            </w:pPr>
            <w:r>
              <w:rPr>
                <w:rFonts w:hint="default"/>
              </w:rPr>
              <w:t>syqjq</w:t>
            </w:r>
          </w:p>
        </w:tc>
        <w:tc>
          <w:tcPr>
            <w:tcW w:w="1087" w:type="pct"/>
            <w:noWrap w:val="0"/>
            <w:vAlign w:val="center"/>
          </w:tcPr>
          <w:p w14:paraId="1B839B0B">
            <w:pPr>
              <w:pStyle w:val="26"/>
              <w:bidi w:val="0"/>
              <w:rPr>
                <w:rFonts w:hint="default"/>
              </w:rPr>
            </w:pPr>
            <w:r>
              <w:rPr>
                <w:rFonts w:hint="default"/>
              </w:rPr>
              <w:t>授信额度使用区间起</w:t>
            </w:r>
          </w:p>
        </w:tc>
        <w:tc>
          <w:tcPr>
            <w:tcW w:w="753" w:type="pct"/>
            <w:noWrap w:val="0"/>
            <w:vAlign w:val="center"/>
          </w:tcPr>
          <w:p w14:paraId="1377F74C">
            <w:pPr>
              <w:pStyle w:val="26"/>
              <w:bidi w:val="0"/>
              <w:rPr>
                <w:rFonts w:hint="default"/>
              </w:rPr>
            </w:pPr>
            <w:r>
              <w:rPr>
                <w:rFonts w:hint="default"/>
              </w:rPr>
              <w:t>date</w:t>
            </w:r>
          </w:p>
        </w:tc>
        <w:tc>
          <w:tcPr>
            <w:tcW w:w="418" w:type="pct"/>
            <w:noWrap w:val="0"/>
            <w:vAlign w:val="center"/>
          </w:tcPr>
          <w:p w14:paraId="2126CABE">
            <w:pPr>
              <w:pStyle w:val="26"/>
              <w:bidi w:val="0"/>
              <w:rPr>
                <w:rFonts w:hint="default"/>
              </w:rPr>
            </w:pPr>
          </w:p>
        </w:tc>
        <w:tc>
          <w:tcPr>
            <w:tcW w:w="417" w:type="pct"/>
            <w:noWrap w:val="0"/>
            <w:vAlign w:val="center"/>
          </w:tcPr>
          <w:p w14:paraId="2AC14958">
            <w:pPr>
              <w:pStyle w:val="26"/>
              <w:bidi w:val="0"/>
              <w:rPr>
                <w:rFonts w:hint="default"/>
              </w:rPr>
            </w:pPr>
            <w:r>
              <w:rPr>
                <w:rFonts w:hint="default"/>
              </w:rPr>
              <w:t>否</w:t>
            </w:r>
          </w:p>
        </w:tc>
        <w:tc>
          <w:tcPr>
            <w:tcW w:w="920" w:type="pct"/>
            <w:noWrap w:val="0"/>
            <w:vAlign w:val="center"/>
          </w:tcPr>
          <w:p w14:paraId="0C1DD947">
            <w:pPr>
              <w:pStyle w:val="26"/>
              <w:bidi w:val="0"/>
              <w:rPr>
                <w:rFonts w:hint="default"/>
              </w:rPr>
            </w:pPr>
            <w:r>
              <w:rPr>
                <w:rFonts w:hint="default"/>
              </w:rPr>
              <w:t>下载授信额度时，有此节点</w:t>
            </w:r>
          </w:p>
          <w:p w14:paraId="2D72B601">
            <w:pPr>
              <w:pStyle w:val="26"/>
              <w:bidi w:val="0"/>
              <w:rPr>
                <w:rFonts w:hint="default"/>
              </w:rPr>
            </w:pPr>
            <w:r>
              <w:rPr>
                <w:rFonts w:hint="default"/>
              </w:rPr>
              <w:t>发票开票日期在授信额度使用区间（含）时才可以使用.格式：yyyymmdd</w:t>
            </w:r>
          </w:p>
        </w:tc>
      </w:tr>
      <w:tr w14:paraId="7B39C6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BF6F0C">
            <w:pPr>
              <w:pStyle w:val="26"/>
              <w:bidi w:val="0"/>
              <w:rPr>
                <w:rFonts w:hint="default"/>
              </w:rPr>
            </w:pPr>
            <w:r>
              <w:rPr>
                <w:rFonts w:hint="default"/>
                <w:lang w:val="en-US" w:eastAsia="zh-CN"/>
              </w:rPr>
              <w:t>4</w:t>
            </w:r>
          </w:p>
        </w:tc>
        <w:tc>
          <w:tcPr>
            <w:tcW w:w="1004" w:type="pct"/>
            <w:noWrap w:val="0"/>
            <w:vAlign w:val="center"/>
          </w:tcPr>
          <w:p w14:paraId="7122C3E8">
            <w:pPr>
              <w:pStyle w:val="26"/>
              <w:bidi w:val="0"/>
              <w:rPr>
                <w:rFonts w:hint="default"/>
              </w:rPr>
            </w:pPr>
            <w:r>
              <w:rPr>
                <w:rFonts w:hint="default"/>
              </w:rPr>
              <w:t>syqjz</w:t>
            </w:r>
          </w:p>
        </w:tc>
        <w:tc>
          <w:tcPr>
            <w:tcW w:w="1087" w:type="pct"/>
            <w:noWrap w:val="0"/>
            <w:vAlign w:val="center"/>
          </w:tcPr>
          <w:p w14:paraId="42832E1A">
            <w:pPr>
              <w:pStyle w:val="26"/>
              <w:bidi w:val="0"/>
              <w:rPr>
                <w:rFonts w:hint="default"/>
              </w:rPr>
            </w:pPr>
            <w:r>
              <w:rPr>
                <w:rFonts w:hint="default"/>
              </w:rPr>
              <w:t>授信额度使用区间止</w:t>
            </w:r>
          </w:p>
        </w:tc>
        <w:tc>
          <w:tcPr>
            <w:tcW w:w="753" w:type="pct"/>
            <w:noWrap w:val="0"/>
            <w:vAlign w:val="center"/>
          </w:tcPr>
          <w:p w14:paraId="5824F8CB">
            <w:pPr>
              <w:pStyle w:val="26"/>
              <w:bidi w:val="0"/>
              <w:rPr>
                <w:rFonts w:hint="default"/>
              </w:rPr>
            </w:pPr>
            <w:r>
              <w:rPr>
                <w:rFonts w:hint="default"/>
              </w:rPr>
              <w:t>date</w:t>
            </w:r>
          </w:p>
        </w:tc>
        <w:tc>
          <w:tcPr>
            <w:tcW w:w="418" w:type="pct"/>
            <w:noWrap w:val="0"/>
            <w:vAlign w:val="center"/>
          </w:tcPr>
          <w:p w14:paraId="3DE2CE57">
            <w:pPr>
              <w:pStyle w:val="26"/>
              <w:bidi w:val="0"/>
              <w:rPr>
                <w:rFonts w:hint="default"/>
              </w:rPr>
            </w:pPr>
          </w:p>
        </w:tc>
        <w:tc>
          <w:tcPr>
            <w:tcW w:w="417" w:type="pct"/>
            <w:noWrap w:val="0"/>
            <w:vAlign w:val="center"/>
          </w:tcPr>
          <w:p w14:paraId="60CA4761">
            <w:pPr>
              <w:pStyle w:val="26"/>
              <w:bidi w:val="0"/>
              <w:rPr>
                <w:rFonts w:hint="default"/>
              </w:rPr>
            </w:pPr>
            <w:r>
              <w:rPr>
                <w:rFonts w:hint="default"/>
              </w:rPr>
              <w:t>否</w:t>
            </w:r>
          </w:p>
        </w:tc>
        <w:tc>
          <w:tcPr>
            <w:tcW w:w="920" w:type="pct"/>
            <w:noWrap w:val="0"/>
            <w:vAlign w:val="center"/>
          </w:tcPr>
          <w:p w14:paraId="1D492F40">
            <w:pPr>
              <w:pStyle w:val="26"/>
              <w:bidi w:val="0"/>
              <w:rPr>
                <w:rFonts w:hint="default"/>
              </w:rPr>
            </w:pPr>
            <w:r>
              <w:rPr>
                <w:rFonts w:hint="default"/>
              </w:rPr>
              <w:t>下载授信额度时，有此节点</w:t>
            </w:r>
          </w:p>
          <w:p w14:paraId="5C5E739A">
            <w:pPr>
              <w:pStyle w:val="26"/>
              <w:bidi w:val="0"/>
              <w:rPr>
                <w:rFonts w:hint="default"/>
              </w:rPr>
            </w:pPr>
            <w:r>
              <w:rPr>
                <w:rFonts w:hint="default"/>
              </w:rPr>
              <w:t>发票开票日期在授信额度使用区间（含）时才可以使用.格式：yyyymmdd</w:t>
            </w:r>
          </w:p>
        </w:tc>
      </w:tr>
    </w:tbl>
    <w:p w14:paraId="27BF2906">
      <w:pPr>
        <w:pStyle w:val="6"/>
        <w:bidi w:val="0"/>
        <w:rPr>
          <w:rFonts w:hint="default"/>
          <w:lang w:eastAsia="zh-CN"/>
        </w:rPr>
      </w:pPr>
      <w:bookmarkStart w:id="241" w:name="_Toc22161"/>
      <w:r>
        <w:rPr>
          <w:rFonts w:hint="default"/>
        </w:rPr>
        <w:t>3.6</w:t>
      </w:r>
      <w:r>
        <w:rPr>
          <w:rFonts w:hint="default"/>
          <w:lang w:eastAsia="zh-CN"/>
        </w:rPr>
        <w:t>返回报文示例</w:t>
      </w:r>
      <w:bookmarkEnd w:id="241"/>
      <w:r>
        <w:rPr>
          <w:rFonts w:hint="default"/>
          <w:lang w:eastAsia="zh-CN"/>
        </w:rPr>
        <w:t xml:space="preserve"> </w:t>
      </w:r>
    </w:p>
    <w:p w14:paraId="51564663">
      <w:pPr>
        <w:pStyle w:val="5"/>
        <w:bidi w:val="0"/>
        <w:rPr>
          <w:rFonts w:hint="default"/>
        </w:rPr>
      </w:pPr>
      <w:bookmarkStart w:id="242" w:name="OLE_LINK16"/>
      <w:bookmarkStart w:id="243" w:name="_Toc2596"/>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8C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3AE8A2">
            <w:pPr>
              <w:bidi w:val="0"/>
              <w:rPr>
                <w:rFonts w:hint="default"/>
              </w:rPr>
            </w:pPr>
            <w:r>
              <w:rPr>
                <w:rFonts w:hint="default"/>
              </w:rPr>
              <w:t>{</w:t>
            </w:r>
          </w:p>
          <w:p w14:paraId="4626D692">
            <w:pPr>
              <w:bidi w:val="0"/>
              <w:rPr>
                <w:rFonts w:hint="default"/>
              </w:rPr>
            </w:pPr>
            <w:r>
              <w:rPr>
                <w:rFonts w:hint="default"/>
              </w:rPr>
              <w:tab/>
            </w:r>
            <w:r>
              <w:rPr>
                <w:rFonts w:hint="default"/>
              </w:rPr>
              <w:t>"Response":{</w:t>
            </w:r>
          </w:p>
          <w:p w14:paraId="4B15D623">
            <w:pPr>
              <w:bidi w:val="0"/>
              <w:rPr>
                <w:rFonts w:hint="default"/>
              </w:rPr>
            </w:pPr>
            <w:r>
              <w:rPr>
                <w:rFonts w:hint="default"/>
              </w:rPr>
              <w:tab/>
            </w:r>
            <w:r>
              <w:rPr>
                <w:rFonts w:hint="default"/>
              </w:rPr>
              <w:tab/>
            </w:r>
            <w:r>
              <w:rPr>
                <w:rFonts w:hint="default"/>
              </w:rPr>
              <w:t>"RequestId": "16位随机数字和字母组合",</w:t>
            </w:r>
          </w:p>
          <w:p w14:paraId="400A6559">
            <w:pPr>
              <w:bidi w:val="0"/>
              <w:rPr>
                <w:rFonts w:hint="default"/>
              </w:rPr>
            </w:pPr>
            <w:r>
              <w:rPr>
                <w:rFonts w:hint="default"/>
              </w:rPr>
              <w:tab/>
            </w:r>
            <w:r>
              <w:rPr>
                <w:rFonts w:hint="default"/>
              </w:rPr>
              <w:tab/>
            </w:r>
            <w:r>
              <w:rPr>
                <w:rFonts w:hint="default"/>
              </w:rPr>
              <w:t>"Data":{</w:t>
            </w:r>
          </w:p>
          <w:p w14:paraId="479EB0DB">
            <w:pPr>
              <w:bidi w:val="0"/>
              <w:rPr>
                <w:rFonts w:hint="default"/>
              </w:rPr>
            </w:pPr>
            <w:r>
              <w:rPr>
                <w:rFonts w:hint="default"/>
              </w:rPr>
              <w:t>"returncode": "00",</w:t>
            </w:r>
          </w:p>
          <w:p w14:paraId="7AE4E7FC">
            <w:pPr>
              <w:bidi w:val="0"/>
              <w:rPr>
                <w:rFonts w:hint="default"/>
              </w:rPr>
            </w:pPr>
            <w:r>
              <w:rPr>
                <w:rFonts w:hint="default"/>
              </w:rPr>
              <w:t>"returnmsg": "成功",</w:t>
            </w:r>
          </w:p>
          <w:p w14:paraId="07C25249">
            <w:pPr>
              <w:bidi w:val="0"/>
              <w:rPr>
                <w:rFonts w:hint="default"/>
              </w:rPr>
            </w:pPr>
            <w:r>
              <w:rPr>
                <w:rFonts w:hint="default"/>
              </w:rPr>
              <w:tab/>
            </w:r>
            <w:r>
              <w:rPr>
                <w:rFonts w:hint="default"/>
              </w:rPr>
              <w:tab/>
            </w:r>
            <w:r>
              <w:rPr>
                <w:rFonts w:hint="default"/>
              </w:rPr>
              <w:tab/>
            </w:r>
            <w:r>
              <w:rPr>
                <w:rFonts w:hint="default"/>
              </w:rPr>
              <w:t>"syqjq": "授信额度使用区间起",</w:t>
            </w:r>
          </w:p>
          <w:p w14:paraId="230A50C4">
            <w:pPr>
              <w:bidi w:val="0"/>
              <w:rPr>
                <w:rFonts w:hint="default"/>
              </w:rPr>
            </w:pPr>
            <w:r>
              <w:rPr>
                <w:rFonts w:hint="default"/>
              </w:rPr>
              <w:tab/>
            </w:r>
            <w:r>
              <w:rPr>
                <w:rFonts w:hint="default"/>
              </w:rPr>
              <w:tab/>
            </w:r>
            <w:r>
              <w:rPr>
                <w:rFonts w:hint="default"/>
              </w:rPr>
              <w:tab/>
            </w:r>
            <w:r>
              <w:rPr>
                <w:rFonts w:hint="default"/>
              </w:rPr>
              <w:t>"syqjz": "授信额度使用区间止"</w:t>
            </w:r>
          </w:p>
          <w:p w14:paraId="3E2574E5">
            <w:pPr>
              <w:bidi w:val="0"/>
              <w:rPr>
                <w:rFonts w:hint="default"/>
              </w:rPr>
            </w:pPr>
            <w:r>
              <w:rPr>
                <w:rFonts w:hint="default"/>
              </w:rPr>
              <w:tab/>
            </w:r>
            <w:r>
              <w:rPr>
                <w:rFonts w:hint="default"/>
              </w:rPr>
              <w:tab/>
            </w:r>
            <w:r>
              <w:rPr>
                <w:rFonts w:hint="default"/>
              </w:rPr>
              <w:t>}</w:t>
            </w:r>
          </w:p>
          <w:p w14:paraId="4E2F445E">
            <w:pPr>
              <w:bidi w:val="0"/>
              <w:rPr>
                <w:rFonts w:hint="default"/>
              </w:rPr>
            </w:pPr>
            <w:r>
              <w:rPr>
                <w:rFonts w:hint="default"/>
              </w:rPr>
              <w:tab/>
            </w:r>
            <w:r>
              <w:rPr>
                <w:rFonts w:hint="default"/>
              </w:rPr>
              <w:t>}</w:t>
            </w:r>
          </w:p>
          <w:p w14:paraId="08A55B66">
            <w:pPr>
              <w:bidi w:val="0"/>
              <w:rPr>
                <w:rFonts w:hint="default"/>
              </w:rPr>
            </w:pPr>
            <w:r>
              <w:rPr>
                <w:rFonts w:hint="default"/>
              </w:rPr>
              <w:t>}</w:t>
            </w:r>
          </w:p>
        </w:tc>
      </w:tr>
    </w:tbl>
    <w:p w14:paraId="693D62F2">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BB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ED99EA">
            <w:pPr>
              <w:bidi w:val="0"/>
              <w:rPr>
                <w:rFonts w:hint="default"/>
              </w:rPr>
            </w:pPr>
            <w:r>
              <w:rPr>
                <w:rFonts w:hint="default"/>
              </w:rPr>
              <w:t>{</w:t>
            </w:r>
          </w:p>
          <w:p w14:paraId="43B959B8">
            <w:pPr>
              <w:bidi w:val="0"/>
              <w:rPr>
                <w:rFonts w:hint="default"/>
              </w:rPr>
            </w:pPr>
            <w:r>
              <w:rPr>
                <w:rFonts w:hint="default"/>
              </w:rPr>
              <w:tab/>
            </w:r>
            <w:r>
              <w:rPr>
                <w:rFonts w:hint="default"/>
              </w:rPr>
              <w:t>"Response":{</w:t>
            </w:r>
          </w:p>
          <w:p w14:paraId="3D9A8347">
            <w:pPr>
              <w:bidi w:val="0"/>
              <w:rPr>
                <w:rFonts w:hint="default"/>
              </w:rPr>
            </w:pPr>
            <w:r>
              <w:rPr>
                <w:rFonts w:hint="default"/>
              </w:rPr>
              <w:tab/>
            </w:r>
            <w:r>
              <w:rPr>
                <w:rFonts w:hint="default"/>
              </w:rPr>
              <w:tab/>
            </w:r>
            <w:r>
              <w:rPr>
                <w:rFonts w:hint="default"/>
              </w:rPr>
              <w:t>"RequestId": "16位随机数字和字母组合",</w:t>
            </w:r>
          </w:p>
          <w:p w14:paraId="1DBD18D2">
            <w:pPr>
              <w:bidi w:val="0"/>
              <w:rPr>
                <w:rFonts w:hint="default"/>
              </w:rPr>
            </w:pPr>
            <w:r>
              <w:rPr>
                <w:rFonts w:hint="default"/>
              </w:rPr>
              <w:tab/>
            </w:r>
            <w:r>
              <w:rPr>
                <w:rFonts w:hint="default"/>
              </w:rPr>
              <w:tab/>
            </w:r>
            <w:r>
              <w:rPr>
                <w:rFonts w:hint="default"/>
              </w:rPr>
              <w:t>"Error":{</w:t>
            </w:r>
          </w:p>
          <w:p w14:paraId="1C3743B6">
            <w:pPr>
              <w:bidi w:val="0"/>
              <w:rPr>
                <w:rFonts w:hint="default"/>
              </w:rPr>
            </w:pPr>
            <w:r>
              <w:rPr>
                <w:rFonts w:hint="default"/>
              </w:rPr>
              <w:tab/>
            </w:r>
            <w:r>
              <w:rPr>
                <w:rFonts w:hint="default"/>
              </w:rPr>
              <w:tab/>
            </w:r>
            <w:r>
              <w:rPr>
                <w:rFonts w:hint="default"/>
              </w:rPr>
              <w:tab/>
            </w:r>
            <w:r>
              <w:rPr>
                <w:rFonts w:hint="default"/>
              </w:rPr>
              <w:t>"Code": "01”,</w:t>
            </w:r>
          </w:p>
          <w:p w14:paraId="4556D3A7">
            <w:pPr>
              <w:bidi w:val="0"/>
              <w:rPr>
                <w:rFonts w:hint="default"/>
              </w:rPr>
            </w:pPr>
            <w:r>
              <w:rPr>
                <w:rFonts w:hint="default"/>
              </w:rPr>
              <w:tab/>
            </w:r>
            <w:r>
              <w:rPr>
                <w:rFonts w:hint="default"/>
              </w:rPr>
              <w:tab/>
            </w:r>
            <w:r>
              <w:rPr>
                <w:rFonts w:hint="default"/>
              </w:rPr>
              <w:tab/>
            </w:r>
            <w:r>
              <w:rPr>
                <w:rFonts w:hint="default"/>
              </w:rPr>
              <w:t>"Message": "错误说明"</w:t>
            </w:r>
          </w:p>
          <w:p w14:paraId="4CC41CBC">
            <w:pPr>
              <w:bidi w:val="0"/>
              <w:rPr>
                <w:rFonts w:hint="default"/>
              </w:rPr>
            </w:pPr>
            <w:r>
              <w:rPr>
                <w:rFonts w:hint="default"/>
              </w:rPr>
              <w:t>}</w:t>
            </w:r>
          </w:p>
          <w:p w14:paraId="63BB668B">
            <w:pPr>
              <w:bidi w:val="0"/>
              <w:rPr>
                <w:rFonts w:hint="default"/>
              </w:rPr>
            </w:pPr>
            <w:r>
              <w:rPr>
                <w:rFonts w:hint="default"/>
              </w:rPr>
              <w:tab/>
            </w:r>
            <w:r>
              <w:rPr>
                <w:rFonts w:hint="default"/>
              </w:rPr>
              <w:t>}</w:t>
            </w:r>
          </w:p>
          <w:p w14:paraId="152EF9CC">
            <w:pPr>
              <w:bidi w:val="0"/>
              <w:rPr>
                <w:rFonts w:hint="default"/>
              </w:rPr>
            </w:pPr>
            <w:r>
              <w:rPr>
                <w:rFonts w:hint="default"/>
              </w:rPr>
              <w:t>}</w:t>
            </w:r>
          </w:p>
        </w:tc>
      </w:tr>
      <w:bookmarkEnd w:id="242"/>
    </w:tbl>
    <w:p w14:paraId="37ED9430">
      <w:pPr>
        <w:pStyle w:val="4"/>
        <w:widowControl/>
        <w:spacing w:beforeAutospacing="0" w:afterAutospacing="0" w:line="408" w:lineRule="auto"/>
        <w:rPr>
          <w:rFonts w:hint="default" w:ascii="Times New Roman" w:hAnsi="Times New Roman" w:eastAsia="宋体" w:cs="Times New Roman"/>
          <w:sz w:val="28"/>
          <w:szCs w:val="28"/>
        </w:rPr>
      </w:pPr>
      <w:bookmarkStart w:id="244" w:name="_Toc26117"/>
      <w:bookmarkStart w:id="245" w:name="_Toc23927"/>
      <w:r>
        <w:rPr>
          <w:rFonts w:hint="default" w:ascii="Times New Roman" w:hAnsi="Times New Roman" w:eastAsia="宋体" w:cs="Times New Roman"/>
          <w:sz w:val="28"/>
          <w:szCs w:val="28"/>
        </w:rPr>
        <w:t>4.调整授信额度有效期</w:t>
      </w:r>
      <w:bookmarkEnd w:id="243"/>
      <w:bookmarkEnd w:id="244"/>
      <w:bookmarkEnd w:id="245"/>
    </w:p>
    <w:p w14:paraId="1C70A5D1">
      <w:pPr>
        <w:pStyle w:val="6"/>
        <w:bidi w:val="0"/>
        <w:rPr>
          <w:rFonts w:hint="default"/>
        </w:rPr>
      </w:pPr>
      <w:bookmarkStart w:id="246" w:name="_Toc22027"/>
      <w:r>
        <w:rPr>
          <w:rFonts w:hint="default"/>
        </w:rPr>
        <w:t>4.1接口说明</w:t>
      </w:r>
      <w:bookmarkEnd w:id="246"/>
    </w:p>
    <w:p w14:paraId="3ECB0D41">
      <w:pPr>
        <w:pStyle w:val="5"/>
        <w:bidi w:val="0"/>
        <w:rPr>
          <w:rFonts w:hint="default"/>
        </w:rPr>
      </w:pPr>
      <w:r>
        <w:rPr>
          <w:rFonts w:hint="default"/>
        </w:rPr>
        <w:t>给企业提供调整授信额度有效期接口，企业在月初未申报时下载的授信额度的有效期止为当月申报截止日期，超过授信额度有效期止后，无法开具成品油发票，企业在完成申报或到达授信额度有效期止后，通过此接口调整授信额度有效期，并根据税局端返回的有效期更新本地授信额度有效期。</w:t>
      </w:r>
    </w:p>
    <w:p w14:paraId="7A73BC49">
      <w:pPr>
        <w:pStyle w:val="6"/>
        <w:bidi w:val="0"/>
        <w:rPr>
          <w:rFonts w:hint="default"/>
        </w:rPr>
      </w:pPr>
      <w:bookmarkStart w:id="247" w:name="_Toc31746"/>
      <w:r>
        <w:rPr>
          <w:rFonts w:hint="default"/>
        </w:rPr>
        <w:t>4.2请求方式</w:t>
      </w:r>
      <w:bookmarkEnd w:id="247"/>
    </w:p>
    <w:p w14:paraId="79CBA63E">
      <w:pPr>
        <w:pStyle w:val="5"/>
        <w:bidi w:val="0"/>
        <w:rPr>
          <w:rFonts w:hint="default"/>
        </w:rPr>
      </w:pPr>
      <w:r>
        <w:rPr>
          <w:rFonts w:hint="default"/>
        </w:rPr>
        <w:t>请求方式为POST</w:t>
      </w:r>
    </w:p>
    <w:p w14:paraId="7705B673">
      <w:pPr>
        <w:pStyle w:val="5"/>
        <w:bidi w:val="0"/>
        <w:rPr>
          <w:rFonts w:hint="default"/>
        </w:rPr>
      </w:pPr>
      <w:r>
        <w:rPr>
          <w:rFonts w:hint="default"/>
        </w:rPr>
        <w:t>●</w:t>
      </w:r>
      <w:r>
        <w:rPr>
          <w:rFonts w:hint="default"/>
          <w:lang w:val="en-US"/>
        </w:rPr>
        <w:t xml:space="preserve"> </w:t>
      </w:r>
      <w:r>
        <w:rPr>
          <w:rFonts w:hint="default"/>
        </w:rPr>
        <w:t>path指该参数为路径参数</w:t>
      </w:r>
    </w:p>
    <w:p w14:paraId="649B0829">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2BD39A4A">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2F5F9259">
      <w:pPr>
        <w:pStyle w:val="6"/>
        <w:bidi w:val="0"/>
        <w:rPr>
          <w:rFonts w:hint="default"/>
          <w:lang w:eastAsia="zh-CN"/>
        </w:rPr>
      </w:pPr>
      <w:bookmarkStart w:id="248" w:name="_Toc29812"/>
      <w:r>
        <w:rPr>
          <w:rFonts w:hint="default"/>
        </w:rPr>
        <w:t>4.3</w:t>
      </w:r>
      <w:r>
        <w:rPr>
          <w:rFonts w:hint="default"/>
          <w:lang w:eastAsia="zh-CN"/>
        </w:rPr>
        <w:t>请求参数</w:t>
      </w:r>
      <w:bookmarkEnd w:id="248"/>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28BF8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559C666">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6D8B48EF">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517176FB">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658EA2A8">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581570BC">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0115451C">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6607B176">
            <w:pPr>
              <w:pStyle w:val="25"/>
              <w:bidi w:val="0"/>
              <w:rPr>
                <w:rFonts w:hint="default"/>
              </w:rPr>
            </w:pPr>
            <w:r>
              <w:rPr>
                <w:rFonts w:hint="default"/>
              </w:rPr>
              <w:t>说明</w:t>
            </w:r>
          </w:p>
        </w:tc>
      </w:tr>
      <w:tr w14:paraId="7D89CD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A755226">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383368B7">
            <w:pPr>
              <w:pStyle w:val="26"/>
              <w:bidi w:val="0"/>
              <w:rPr>
                <w:rFonts w:hint="default"/>
              </w:rPr>
            </w:pPr>
            <w:r>
              <w:rPr>
                <w:rFonts w:hint="default"/>
              </w:rPr>
              <w:t>xsfnsrsbh</w:t>
            </w:r>
          </w:p>
        </w:tc>
        <w:tc>
          <w:tcPr>
            <w:tcW w:w="1087" w:type="pct"/>
            <w:tcBorders>
              <w:top w:val="single" w:color="auto" w:sz="6" w:space="0"/>
            </w:tcBorders>
            <w:noWrap w:val="0"/>
            <w:vAlign w:val="center"/>
          </w:tcPr>
          <w:p w14:paraId="0A17B0C2">
            <w:pPr>
              <w:pStyle w:val="26"/>
              <w:bidi w:val="0"/>
              <w:rPr>
                <w:rFonts w:hint="default"/>
              </w:rPr>
            </w:pPr>
            <w:r>
              <w:rPr>
                <w:rFonts w:hint="default"/>
              </w:rPr>
              <w:t>统一社会信用代码/纳税人识别号/身份证件号码</w:t>
            </w:r>
          </w:p>
        </w:tc>
        <w:tc>
          <w:tcPr>
            <w:tcW w:w="753" w:type="pct"/>
            <w:tcBorders>
              <w:top w:val="single" w:color="auto" w:sz="6" w:space="0"/>
            </w:tcBorders>
            <w:noWrap w:val="0"/>
            <w:vAlign w:val="center"/>
          </w:tcPr>
          <w:p w14:paraId="4698A80D">
            <w:pPr>
              <w:pStyle w:val="26"/>
              <w:bidi w:val="0"/>
              <w:rPr>
                <w:rFonts w:hint="default"/>
              </w:rPr>
            </w:pPr>
            <w:r>
              <w:rPr>
                <w:rFonts w:hint="default"/>
              </w:rPr>
              <w:t>varchar</w:t>
            </w:r>
          </w:p>
        </w:tc>
        <w:tc>
          <w:tcPr>
            <w:tcW w:w="418" w:type="pct"/>
            <w:tcBorders>
              <w:top w:val="single" w:color="auto" w:sz="6" w:space="0"/>
            </w:tcBorders>
            <w:noWrap w:val="0"/>
            <w:vAlign w:val="center"/>
          </w:tcPr>
          <w:p w14:paraId="2AC381D0">
            <w:pPr>
              <w:pStyle w:val="26"/>
              <w:bidi w:val="0"/>
              <w:rPr>
                <w:rFonts w:hint="default"/>
                <w:lang w:eastAsia="zh-CN"/>
              </w:rPr>
            </w:pPr>
            <w:r>
              <w:rPr>
                <w:rFonts w:hint="default"/>
              </w:rPr>
              <w:t>2</w:t>
            </w:r>
            <w:r>
              <w:rPr>
                <w:rFonts w:hint="default"/>
                <w:lang w:val="en-US" w:eastAsia="zh-CN"/>
              </w:rPr>
              <w:t>0</w:t>
            </w:r>
          </w:p>
        </w:tc>
        <w:tc>
          <w:tcPr>
            <w:tcW w:w="417" w:type="pct"/>
            <w:tcBorders>
              <w:top w:val="single" w:color="auto" w:sz="6" w:space="0"/>
            </w:tcBorders>
            <w:noWrap w:val="0"/>
            <w:vAlign w:val="center"/>
          </w:tcPr>
          <w:p w14:paraId="5C2E3D2B">
            <w:pPr>
              <w:pStyle w:val="26"/>
              <w:bidi w:val="0"/>
              <w:rPr>
                <w:rFonts w:hint="default"/>
              </w:rPr>
            </w:pPr>
            <w:r>
              <w:rPr>
                <w:rFonts w:hint="default"/>
              </w:rPr>
              <w:t>是</w:t>
            </w:r>
          </w:p>
        </w:tc>
        <w:tc>
          <w:tcPr>
            <w:tcW w:w="920" w:type="pct"/>
            <w:tcBorders>
              <w:top w:val="single" w:color="auto" w:sz="6" w:space="0"/>
            </w:tcBorders>
            <w:noWrap w:val="0"/>
            <w:vAlign w:val="center"/>
          </w:tcPr>
          <w:p w14:paraId="23F906E6">
            <w:pPr>
              <w:pStyle w:val="26"/>
              <w:bidi w:val="0"/>
              <w:rPr>
                <w:rFonts w:hint="default"/>
              </w:rPr>
            </w:pPr>
          </w:p>
        </w:tc>
      </w:tr>
      <w:tr w14:paraId="776D0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F08B64">
            <w:pPr>
              <w:pStyle w:val="26"/>
              <w:bidi w:val="0"/>
              <w:rPr>
                <w:rFonts w:hint="default"/>
              </w:rPr>
            </w:pPr>
            <w:r>
              <w:rPr>
                <w:rFonts w:hint="default"/>
                <w:lang w:val="en-US" w:eastAsia="zh-CN"/>
              </w:rPr>
              <w:t>2</w:t>
            </w:r>
          </w:p>
        </w:tc>
        <w:tc>
          <w:tcPr>
            <w:tcW w:w="1004" w:type="pct"/>
            <w:noWrap w:val="0"/>
            <w:vAlign w:val="center"/>
          </w:tcPr>
          <w:p w14:paraId="702AD7C7">
            <w:pPr>
              <w:pStyle w:val="26"/>
              <w:bidi w:val="0"/>
              <w:rPr>
                <w:rFonts w:hint="default"/>
              </w:rPr>
            </w:pPr>
            <w:r>
              <w:rPr>
                <w:rFonts w:hint="default"/>
              </w:rPr>
              <w:t>sxedsq</w:t>
            </w:r>
          </w:p>
        </w:tc>
        <w:tc>
          <w:tcPr>
            <w:tcW w:w="1087" w:type="pct"/>
            <w:noWrap w:val="0"/>
            <w:vAlign w:val="center"/>
          </w:tcPr>
          <w:p w14:paraId="1BBEE0CE">
            <w:pPr>
              <w:pStyle w:val="26"/>
              <w:bidi w:val="0"/>
              <w:rPr>
                <w:rFonts w:hint="default"/>
              </w:rPr>
            </w:pPr>
            <w:r>
              <w:rPr>
                <w:rFonts w:hint="default"/>
              </w:rPr>
              <w:t>授信额度属期</w:t>
            </w:r>
          </w:p>
        </w:tc>
        <w:tc>
          <w:tcPr>
            <w:tcW w:w="753" w:type="pct"/>
            <w:noWrap w:val="0"/>
            <w:vAlign w:val="center"/>
          </w:tcPr>
          <w:p w14:paraId="411648EC">
            <w:pPr>
              <w:pStyle w:val="26"/>
              <w:bidi w:val="0"/>
              <w:rPr>
                <w:rFonts w:hint="default"/>
              </w:rPr>
            </w:pPr>
            <w:r>
              <w:rPr>
                <w:rFonts w:hint="default"/>
              </w:rPr>
              <w:t>varchar</w:t>
            </w:r>
          </w:p>
        </w:tc>
        <w:tc>
          <w:tcPr>
            <w:tcW w:w="418" w:type="pct"/>
            <w:noWrap w:val="0"/>
            <w:vAlign w:val="center"/>
          </w:tcPr>
          <w:p w14:paraId="19B9ACAE">
            <w:pPr>
              <w:pStyle w:val="26"/>
              <w:bidi w:val="0"/>
              <w:rPr>
                <w:rFonts w:hint="default"/>
              </w:rPr>
            </w:pPr>
            <w:r>
              <w:rPr>
                <w:rFonts w:hint="default"/>
              </w:rPr>
              <w:t>7</w:t>
            </w:r>
          </w:p>
        </w:tc>
        <w:tc>
          <w:tcPr>
            <w:tcW w:w="417" w:type="pct"/>
            <w:noWrap w:val="0"/>
            <w:vAlign w:val="center"/>
          </w:tcPr>
          <w:p w14:paraId="78B505F9">
            <w:pPr>
              <w:pStyle w:val="26"/>
              <w:bidi w:val="0"/>
              <w:rPr>
                <w:rFonts w:hint="default"/>
              </w:rPr>
            </w:pPr>
            <w:r>
              <w:rPr>
                <w:rFonts w:hint="default"/>
              </w:rPr>
              <w:t>是</w:t>
            </w:r>
          </w:p>
        </w:tc>
        <w:tc>
          <w:tcPr>
            <w:tcW w:w="920" w:type="pct"/>
            <w:noWrap w:val="0"/>
            <w:vAlign w:val="center"/>
          </w:tcPr>
          <w:p w14:paraId="6C65AD9D">
            <w:pPr>
              <w:pStyle w:val="26"/>
              <w:bidi w:val="0"/>
              <w:rPr>
                <w:rFonts w:hint="default"/>
              </w:rPr>
            </w:pPr>
            <w:r>
              <w:rPr>
                <w:rFonts w:hint="default"/>
              </w:rPr>
              <w:t>格式：yyyy-MM</w:t>
            </w:r>
          </w:p>
        </w:tc>
      </w:tr>
    </w:tbl>
    <w:p w14:paraId="3BD3F0CE">
      <w:pPr>
        <w:pStyle w:val="6"/>
        <w:bidi w:val="0"/>
        <w:rPr>
          <w:rFonts w:hint="default"/>
          <w:lang w:eastAsia="zh-CN"/>
        </w:rPr>
      </w:pPr>
      <w:bookmarkStart w:id="249" w:name="_Toc9929"/>
      <w:r>
        <w:rPr>
          <w:rFonts w:hint="default"/>
        </w:rPr>
        <w:t>4.4</w:t>
      </w:r>
      <w:r>
        <w:rPr>
          <w:rFonts w:hint="default"/>
          <w:lang w:eastAsia="zh-CN"/>
        </w:rPr>
        <w:t>请求报文示例</w:t>
      </w:r>
      <w:bookmarkEnd w:id="24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A5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23579B0">
            <w:pPr>
              <w:bidi w:val="0"/>
              <w:rPr>
                <w:rFonts w:hint="default"/>
              </w:rPr>
            </w:pPr>
            <w:r>
              <w:rPr>
                <w:rFonts w:hint="default"/>
              </w:rPr>
              <w:t>{</w:t>
            </w:r>
          </w:p>
          <w:p w14:paraId="78AF8A53">
            <w:pPr>
              <w:bidi w:val="0"/>
              <w:rPr>
                <w:rFonts w:hint="default"/>
              </w:rPr>
            </w:pPr>
            <w:r>
              <w:rPr>
                <w:rFonts w:hint="default"/>
              </w:rPr>
              <w:tab/>
            </w:r>
            <w:r>
              <w:rPr>
                <w:rFonts w:hint="default"/>
              </w:rPr>
              <w:t>"xsfnsrsbh": "（销售方）统一社会信用代码/纳税人识别号/身份证件号码",</w:t>
            </w:r>
          </w:p>
          <w:p w14:paraId="6B6574B3">
            <w:pPr>
              <w:bidi w:val="0"/>
              <w:rPr>
                <w:rFonts w:hint="default"/>
              </w:rPr>
            </w:pPr>
            <w:r>
              <w:rPr>
                <w:rFonts w:hint="default"/>
              </w:rPr>
              <w:tab/>
            </w:r>
            <w:r>
              <w:rPr>
                <w:rFonts w:hint="default"/>
              </w:rPr>
              <w:t>"sxedsq": "授信额度属期"</w:t>
            </w:r>
          </w:p>
          <w:p w14:paraId="41727FF9">
            <w:pPr>
              <w:bidi w:val="0"/>
              <w:rPr>
                <w:rFonts w:hint="default"/>
              </w:rPr>
            </w:pPr>
            <w:r>
              <w:rPr>
                <w:rFonts w:hint="default"/>
              </w:rPr>
              <w:t>}</w:t>
            </w:r>
          </w:p>
        </w:tc>
      </w:tr>
    </w:tbl>
    <w:p w14:paraId="43C630A5">
      <w:pPr>
        <w:pStyle w:val="6"/>
        <w:bidi w:val="0"/>
        <w:rPr>
          <w:rFonts w:hint="default"/>
          <w:lang w:eastAsia="zh-CN"/>
        </w:rPr>
      </w:pPr>
      <w:bookmarkStart w:id="250" w:name="_Toc27833"/>
      <w:r>
        <w:rPr>
          <w:rFonts w:hint="default"/>
        </w:rPr>
        <w:t>4.5</w:t>
      </w:r>
      <w:r>
        <w:rPr>
          <w:rFonts w:hint="default"/>
          <w:lang w:eastAsia="zh-CN"/>
        </w:rPr>
        <w:t>返回参数</w:t>
      </w:r>
      <w:bookmarkEnd w:id="250"/>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B24DA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D071B5A">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4846F74D">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7C2D6A05">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5FD75DFE">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1FCA92DB">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5C19719C">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5665CC49">
            <w:pPr>
              <w:pStyle w:val="25"/>
              <w:bidi w:val="0"/>
              <w:rPr>
                <w:rFonts w:hint="default"/>
              </w:rPr>
            </w:pPr>
            <w:r>
              <w:rPr>
                <w:rFonts w:hint="default"/>
              </w:rPr>
              <w:t>说明</w:t>
            </w:r>
          </w:p>
        </w:tc>
      </w:tr>
      <w:tr w14:paraId="2DB91E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C254DA">
            <w:pPr>
              <w:pStyle w:val="26"/>
              <w:bidi w:val="0"/>
              <w:rPr>
                <w:rFonts w:hint="default"/>
              </w:rPr>
            </w:pPr>
            <w:r>
              <w:rPr>
                <w:rFonts w:hint="default"/>
                <w:lang w:val="en-US" w:eastAsia="zh-CN"/>
              </w:rPr>
              <w:t>1</w:t>
            </w:r>
          </w:p>
        </w:tc>
        <w:tc>
          <w:tcPr>
            <w:tcW w:w="1004" w:type="pct"/>
            <w:noWrap w:val="0"/>
            <w:vAlign w:val="center"/>
          </w:tcPr>
          <w:p w14:paraId="0D28D349">
            <w:pPr>
              <w:pStyle w:val="26"/>
              <w:bidi w:val="0"/>
              <w:rPr>
                <w:rFonts w:hint="default"/>
              </w:rPr>
            </w:pPr>
            <w:r>
              <w:rPr>
                <w:rFonts w:hint="default"/>
              </w:rPr>
              <w:t>returncode</w:t>
            </w:r>
          </w:p>
        </w:tc>
        <w:tc>
          <w:tcPr>
            <w:tcW w:w="1087" w:type="pct"/>
            <w:noWrap w:val="0"/>
            <w:vAlign w:val="center"/>
          </w:tcPr>
          <w:p w14:paraId="23220F4C">
            <w:pPr>
              <w:pStyle w:val="26"/>
              <w:bidi w:val="0"/>
              <w:rPr>
                <w:rFonts w:hint="default"/>
              </w:rPr>
            </w:pPr>
            <w:r>
              <w:rPr>
                <w:rFonts w:hint="default"/>
              </w:rPr>
              <w:t>返回码</w:t>
            </w:r>
          </w:p>
        </w:tc>
        <w:tc>
          <w:tcPr>
            <w:tcW w:w="753" w:type="pct"/>
            <w:noWrap w:val="0"/>
            <w:vAlign w:val="center"/>
          </w:tcPr>
          <w:p w14:paraId="63C2D42A">
            <w:pPr>
              <w:pStyle w:val="26"/>
              <w:bidi w:val="0"/>
              <w:rPr>
                <w:rFonts w:hint="default"/>
              </w:rPr>
            </w:pPr>
            <w:r>
              <w:rPr>
                <w:rFonts w:hint="default"/>
              </w:rPr>
              <w:t>varchar</w:t>
            </w:r>
          </w:p>
        </w:tc>
        <w:tc>
          <w:tcPr>
            <w:tcW w:w="418" w:type="pct"/>
            <w:noWrap w:val="0"/>
            <w:vAlign w:val="center"/>
          </w:tcPr>
          <w:p w14:paraId="063BEA96">
            <w:pPr>
              <w:pStyle w:val="26"/>
              <w:bidi w:val="0"/>
              <w:rPr>
                <w:rFonts w:hint="default"/>
              </w:rPr>
            </w:pPr>
            <w:r>
              <w:rPr>
                <w:rFonts w:hint="default"/>
              </w:rPr>
              <w:t>2</w:t>
            </w:r>
          </w:p>
        </w:tc>
        <w:tc>
          <w:tcPr>
            <w:tcW w:w="417" w:type="pct"/>
            <w:noWrap w:val="0"/>
            <w:vAlign w:val="center"/>
          </w:tcPr>
          <w:p w14:paraId="7C68837A">
            <w:pPr>
              <w:pStyle w:val="26"/>
              <w:bidi w:val="0"/>
              <w:rPr>
                <w:rFonts w:hint="default"/>
              </w:rPr>
            </w:pPr>
            <w:r>
              <w:rPr>
                <w:rFonts w:hint="default"/>
              </w:rPr>
              <w:t>是</w:t>
            </w:r>
          </w:p>
        </w:tc>
        <w:tc>
          <w:tcPr>
            <w:tcW w:w="920" w:type="pct"/>
            <w:noWrap w:val="0"/>
            <w:vAlign w:val="center"/>
          </w:tcPr>
          <w:p w14:paraId="2D7D16FB">
            <w:pPr>
              <w:pStyle w:val="26"/>
              <w:bidi w:val="0"/>
              <w:rPr>
                <w:rFonts w:hint="default"/>
              </w:rPr>
            </w:pPr>
            <w:r>
              <w:rPr>
                <w:rFonts w:hint="default"/>
              </w:rPr>
              <w:t>00：成功</w:t>
            </w:r>
          </w:p>
          <w:p w14:paraId="3CC86E06">
            <w:pPr>
              <w:pStyle w:val="26"/>
              <w:bidi w:val="0"/>
              <w:rPr>
                <w:rFonts w:hint="default"/>
              </w:rPr>
            </w:pPr>
            <w:r>
              <w:rPr>
                <w:rFonts w:hint="default"/>
              </w:rPr>
              <w:t>其它：失败</w:t>
            </w:r>
          </w:p>
        </w:tc>
      </w:tr>
      <w:tr w14:paraId="7BA1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9D216A">
            <w:pPr>
              <w:pStyle w:val="26"/>
              <w:bidi w:val="0"/>
              <w:rPr>
                <w:rFonts w:hint="default"/>
              </w:rPr>
            </w:pPr>
            <w:r>
              <w:rPr>
                <w:rFonts w:hint="default"/>
                <w:lang w:val="en-US" w:eastAsia="zh-CN"/>
              </w:rPr>
              <w:t>2</w:t>
            </w:r>
          </w:p>
        </w:tc>
        <w:tc>
          <w:tcPr>
            <w:tcW w:w="1004" w:type="pct"/>
            <w:noWrap w:val="0"/>
            <w:vAlign w:val="center"/>
          </w:tcPr>
          <w:p w14:paraId="1FFC1135">
            <w:pPr>
              <w:pStyle w:val="26"/>
              <w:bidi w:val="0"/>
              <w:rPr>
                <w:rFonts w:hint="default"/>
              </w:rPr>
            </w:pPr>
            <w:r>
              <w:rPr>
                <w:rFonts w:hint="default"/>
              </w:rPr>
              <w:t>returnmsg</w:t>
            </w:r>
          </w:p>
        </w:tc>
        <w:tc>
          <w:tcPr>
            <w:tcW w:w="1087" w:type="pct"/>
            <w:noWrap w:val="0"/>
            <w:vAlign w:val="center"/>
          </w:tcPr>
          <w:p w14:paraId="70B8EC1B">
            <w:pPr>
              <w:pStyle w:val="26"/>
              <w:bidi w:val="0"/>
              <w:rPr>
                <w:rFonts w:hint="default"/>
              </w:rPr>
            </w:pPr>
            <w:r>
              <w:rPr>
                <w:rFonts w:hint="default"/>
              </w:rPr>
              <w:t>返回信息</w:t>
            </w:r>
          </w:p>
        </w:tc>
        <w:tc>
          <w:tcPr>
            <w:tcW w:w="753" w:type="pct"/>
            <w:noWrap w:val="0"/>
            <w:vAlign w:val="center"/>
          </w:tcPr>
          <w:p w14:paraId="0AD3936C">
            <w:pPr>
              <w:pStyle w:val="26"/>
              <w:bidi w:val="0"/>
              <w:rPr>
                <w:rFonts w:hint="default"/>
              </w:rPr>
            </w:pPr>
            <w:r>
              <w:rPr>
                <w:rFonts w:hint="default"/>
              </w:rPr>
              <w:t>varchar</w:t>
            </w:r>
          </w:p>
        </w:tc>
        <w:tc>
          <w:tcPr>
            <w:tcW w:w="418" w:type="pct"/>
            <w:noWrap w:val="0"/>
            <w:vAlign w:val="center"/>
          </w:tcPr>
          <w:p w14:paraId="43A3D559">
            <w:pPr>
              <w:pStyle w:val="26"/>
              <w:bidi w:val="0"/>
              <w:rPr>
                <w:rFonts w:hint="default"/>
              </w:rPr>
            </w:pPr>
            <w:r>
              <w:rPr>
                <w:rFonts w:hint="default"/>
              </w:rPr>
              <w:t>2000</w:t>
            </w:r>
          </w:p>
        </w:tc>
        <w:tc>
          <w:tcPr>
            <w:tcW w:w="417" w:type="pct"/>
            <w:noWrap w:val="0"/>
            <w:vAlign w:val="center"/>
          </w:tcPr>
          <w:p w14:paraId="10CF26E3">
            <w:pPr>
              <w:pStyle w:val="26"/>
              <w:bidi w:val="0"/>
              <w:rPr>
                <w:rFonts w:hint="default"/>
              </w:rPr>
            </w:pPr>
            <w:r>
              <w:rPr>
                <w:rFonts w:hint="default"/>
              </w:rPr>
              <w:t>否</w:t>
            </w:r>
          </w:p>
        </w:tc>
        <w:tc>
          <w:tcPr>
            <w:tcW w:w="920" w:type="pct"/>
            <w:noWrap w:val="0"/>
            <w:vAlign w:val="center"/>
          </w:tcPr>
          <w:p w14:paraId="04DD05B3">
            <w:pPr>
              <w:pStyle w:val="26"/>
              <w:bidi w:val="0"/>
              <w:rPr>
                <w:rFonts w:hint="default"/>
              </w:rPr>
            </w:pPr>
            <w:r>
              <w:rPr>
                <w:rFonts w:hint="default"/>
              </w:rPr>
              <w:t>错误信息说明</w:t>
            </w:r>
          </w:p>
        </w:tc>
      </w:tr>
      <w:tr w14:paraId="632683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2A30BA">
            <w:pPr>
              <w:pStyle w:val="26"/>
              <w:bidi w:val="0"/>
              <w:rPr>
                <w:rFonts w:hint="default"/>
              </w:rPr>
            </w:pPr>
            <w:r>
              <w:rPr>
                <w:rFonts w:hint="default"/>
                <w:lang w:val="en-US" w:eastAsia="zh-CN"/>
              </w:rPr>
              <w:t>3</w:t>
            </w:r>
          </w:p>
        </w:tc>
        <w:tc>
          <w:tcPr>
            <w:tcW w:w="1004" w:type="pct"/>
            <w:noWrap w:val="0"/>
            <w:vAlign w:val="center"/>
          </w:tcPr>
          <w:p w14:paraId="72386277">
            <w:pPr>
              <w:pStyle w:val="26"/>
              <w:bidi w:val="0"/>
              <w:rPr>
                <w:rFonts w:hint="default"/>
              </w:rPr>
            </w:pPr>
            <w:r>
              <w:rPr>
                <w:rFonts w:hint="default"/>
              </w:rPr>
              <w:t>sxedsq</w:t>
            </w:r>
          </w:p>
        </w:tc>
        <w:tc>
          <w:tcPr>
            <w:tcW w:w="1087" w:type="pct"/>
            <w:noWrap w:val="0"/>
            <w:vAlign w:val="center"/>
          </w:tcPr>
          <w:p w14:paraId="5B1200D7">
            <w:pPr>
              <w:pStyle w:val="26"/>
              <w:bidi w:val="0"/>
              <w:rPr>
                <w:rFonts w:hint="default"/>
              </w:rPr>
            </w:pPr>
            <w:r>
              <w:rPr>
                <w:rFonts w:hint="default"/>
              </w:rPr>
              <w:t>授信额度属期</w:t>
            </w:r>
          </w:p>
        </w:tc>
        <w:tc>
          <w:tcPr>
            <w:tcW w:w="753" w:type="pct"/>
            <w:noWrap w:val="0"/>
            <w:vAlign w:val="center"/>
          </w:tcPr>
          <w:p w14:paraId="4EC542C5">
            <w:pPr>
              <w:pStyle w:val="26"/>
              <w:bidi w:val="0"/>
              <w:rPr>
                <w:rFonts w:hint="default"/>
              </w:rPr>
            </w:pPr>
            <w:r>
              <w:rPr>
                <w:rFonts w:hint="default"/>
              </w:rPr>
              <w:t>varchar</w:t>
            </w:r>
          </w:p>
        </w:tc>
        <w:tc>
          <w:tcPr>
            <w:tcW w:w="418" w:type="pct"/>
            <w:noWrap w:val="0"/>
            <w:vAlign w:val="center"/>
          </w:tcPr>
          <w:p w14:paraId="539A845C">
            <w:pPr>
              <w:pStyle w:val="26"/>
              <w:bidi w:val="0"/>
              <w:rPr>
                <w:rFonts w:hint="default"/>
              </w:rPr>
            </w:pPr>
            <w:r>
              <w:rPr>
                <w:rFonts w:hint="default"/>
              </w:rPr>
              <w:t>7</w:t>
            </w:r>
          </w:p>
        </w:tc>
        <w:tc>
          <w:tcPr>
            <w:tcW w:w="417" w:type="pct"/>
            <w:noWrap w:val="0"/>
            <w:vAlign w:val="center"/>
          </w:tcPr>
          <w:p w14:paraId="5445BD14">
            <w:pPr>
              <w:pStyle w:val="26"/>
              <w:bidi w:val="0"/>
              <w:rPr>
                <w:rFonts w:hint="default"/>
              </w:rPr>
            </w:pPr>
            <w:r>
              <w:rPr>
                <w:rFonts w:hint="default"/>
              </w:rPr>
              <w:t>是</w:t>
            </w:r>
          </w:p>
        </w:tc>
        <w:tc>
          <w:tcPr>
            <w:tcW w:w="920" w:type="pct"/>
            <w:noWrap w:val="0"/>
            <w:vAlign w:val="center"/>
          </w:tcPr>
          <w:p w14:paraId="15319D53">
            <w:pPr>
              <w:pStyle w:val="26"/>
              <w:bidi w:val="0"/>
              <w:rPr>
                <w:rFonts w:hint="default"/>
              </w:rPr>
            </w:pPr>
            <w:r>
              <w:rPr>
                <w:rFonts w:hint="default"/>
              </w:rPr>
              <w:t>格式：yyyy-MM</w:t>
            </w:r>
          </w:p>
        </w:tc>
      </w:tr>
      <w:tr w14:paraId="226752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01009F9">
            <w:pPr>
              <w:pStyle w:val="26"/>
              <w:bidi w:val="0"/>
              <w:rPr>
                <w:rFonts w:hint="default"/>
              </w:rPr>
            </w:pPr>
            <w:r>
              <w:rPr>
                <w:rFonts w:hint="default"/>
                <w:lang w:val="en-US" w:eastAsia="zh-CN"/>
              </w:rPr>
              <w:t>4</w:t>
            </w:r>
          </w:p>
        </w:tc>
        <w:tc>
          <w:tcPr>
            <w:tcW w:w="1004" w:type="pct"/>
            <w:noWrap w:val="0"/>
            <w:vAlign w:val="center"/>
          </w:tcPr>
          <w:p w14:paraId="38496C7C">
            <w:pPr>
              <w:pStyle w:val="26"/>
              <w:bidi w:val="0"/>
              <w:rPr>
                <w:rFonts w:hint="default"/>
              </w:rPr>
            </w:pPr>
            <w:r>
              <w:rPr>
                <w:rFonts w:hint="default"/>
              </w:rPr>
              <w:t>syqjq</w:t>
            </w:r>
          </w:p>
        </w:tc>
        <w:tc>
          <w:tcPr>
            <w:tcW w:w="1087" w:type="pct"/>
            <w:noWrap w:val="0"/>
            <w:vAlign w:val="center"/>
          </w:tcPr>
          <w:p w14:paraId="21DD75E3">
            <w:pPr>
              <w:pStyle w:val="26"/>
              <w:bidi w:val="0"/>
              <w:rPr>
                <w:rFonts w:hint="default"/>
              </w:rPr>
            </w:pPr>
            <w:r>
              <w:rPr>
                <w:rFonts w:hint="default"/>
              </w:rPr>
              <w:t>授信额度使用区间起</w:t>
            </w:r>
          </w:p>
        </w:tc>
        <w:tc>
          <w:tcPr>
            <w:tcW w:w="753" w:type="pct"/>
            <w:noWrap w:val="0"/>
            <w:vAlign w:val="center"/>
          </w:tcPr>
          <w:p w14:paraId="55A0911C">
            <w:pPr>
              <w:pStyle w:val="26"/>
              <w:bidi w:val="0"/>
              <w:rPr>
                <w:rFonts w:hint="default"/>
              </w:rPr>
            </w:pPr>
            <w:r>
              <w:rPr>
                <w:rFonts w:hint="default"/>
              </w:rPr>
              <w:t>date</w:t>
            </w:r>
          </w:p>
        </w:tc>
        <w:tc>
          <w:tcPr>
            <w:tcW w:w="418" w:type="pct"/>
            <w:noWrap w:val="0"/>
            <w:vAlign w:val="center"/>
          </w:tcPr>
          <w:p w14:paraId="1500988B">
            <w:pPr>
              <w:pStyle w:val="26"/>
              <w:bidi w:val="0"/>
              <w:rPr>
                <w:rFonts w:hint="default"/>
              </w:rPr>
            </w:pPr>
          </w:p>
        </w:tc>
        <w:tc>
          <w:tcPr>
            <w:tcW w:w="417" w:type="pct"/>
            <w:noWrap w:val="0"/>
            <w:vAlign w:val="center"/>
          </w:tcPr>
          <w:p w14:paraId="6F1B9868">
            <w:pPr>
              <w:pStyle w:val="26"/>
              <w:bidi w:val="0"/>
              <w:rPr>
                <w:rFonts w:hint="default"/>
              </w:rPr>
            </w:pPr>
            <w:r>
              <w:rPr>
                <w:rFonts w:hint="default"/>
              </w:rPr>
              <w:t>否</w:t>
            </w:r>
          </w:p>
        </w:tc>
        <w:tc>
          <w:tcPr>
            <w:tcW w:w="920" w:type="pct"/>
            <w:noWrap w:val="0"/>
            <w:vAlign w:val="center"/>
          </w:tcPr>
          <w:p w14:paraId="1C214E1A">
            <w:pPr>
              <w:pStyle w:val="26"/>
              <w:bidi w:val="0"/>
              <w:rPr>
                <w:rFonts w:hint="default"/>
              </w:rPr>
            </w:pPr>
            <w:r>
              <w:rPr>
                <w:rFonts w:hint="default"/>
              </w:rPr>
              <w:t>下载授信额度时，有此节点</w:t>
            </w:r>
          </w:p>
          <w:p w14:paraId="358041D2">
            <w:pPr>
              <w:pStyle w:val="26"/>
              <w:bidi w:val="0"/>
              <w:rPr>
                <w:rFonts w:hint="default"/>
              </w:rPr>
            </w:pPr>
            <w:r>
              <w:rPr>
                <w:rFonts w:hint="default"/>
              </w:rPr>
              <w:t>发票开票日期在授信额度使用区间（含）时才可以使用.格式：yyyymmdd</w:t>
            </w:r>
          </w:p>
        </w:tc>
      </w:tr>
      <w:tr w14:paraId="023F02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A75561">
            <w:pPr>
              <w:pStyle w:val="26"/>
              <w:bidi w:val="0"/>
              <w:rPr>
                <w:rFonts w:hint="default"/>
              </w:rPr>
            </w:pPr>
            <w:r>
              <w:rPr>
                <w:rFonts w:hint="default"/>
                <w:lang w:val="en-US" w:eastAsia="zh-CN"/>
              </w:rPr>
              <w:t>5</w:t>
            </w:r>
          </w:p>
        </w:tc>
        <w:tc>
          <w:tcPr>
            <w:tcW w:w="1004" w:type="pct"/>
            <w:noWrap w:val="0"/>
            <w:vAlign w:val="center"/>
          </w:tcPr>
          <w:p w14:paraId="2C0D4882">
            <w:pPr>
              <w:pStyle w:val="26"/>
              <w:bidi w:val="0"/>
              <w:rPr>
                <w:rFonts w:hint="default"/>
              </w:rPr>
            </w:pPr>
            <w:r>
              <w:rPr>
                <w:rFonts w:hint="default"/>
              </w:rPr>
              <w:t>syqjz</w:t>
            </w:r>
          </w:p>
        </w:tc>
        <w:tc>
          <w:tcPr>
            <w:tcW w:w="1087" w:type="pct"/>
            <w:noWrap w:val="0"/>
            <w:vAlign w:val="center"/>
          </w:tcPr>
          <w:p w14:paraId="443277FA">
            <w:pPr>
              <w:pStyle w:val="26"/>
              <w:bidi w:val="0"/>
              <w:rPr>
                <w:rFonts w:hint="default"/>
              </w:rPr>
            </w:pPr>
            <w:r>
              <w:rPr>
                <w:rFonts w:hint="default"/>
              </w:rPr>
              <w:t>授信额度使用区间止</w:t>
            </w:r>
          </w:p>
        </w:tc>
        <w:tc>
          <w:tcPr>
            <w:tcW w:w="753" w:type="pct"/>
            <w:noWrap w:val="0"/>
            <w:vAlign w:val="center"/>
          </w:tcPr>
          <w:p w14:paraId="308140EA">
            <w:pPr>
              <w:pStyle w:val="26"/>
              <w:bidi w:val="0"/>
              <w:rPr>
                <w:rFonts w:hint="default"/>
              </w:rPr>
            </w:pPr>
            <w:r>
              <w:rPr>
                <w:rFonts w:hint="default"/>
              </w:rPr>
              <w:t>date</w:t>
            </w:r>
          </w:p>
        </w:tc>
        <w:tc>
          <w:tcPr>
            <w:tcW w:w="418" w:type="pct"/>
            <w:noWrap w:val="0"/>
            <w:vAlign w:val="center"/>
          </w:tcPr>
          <w:p w14:paraId="52F02D4D">
            <w:pPr>
              <w:pStyle w:val="26"/>
              <w:bidi w:val="0"/>
              <w:rPr>
                <w:rFonts w:hint="default"/>
              </w:rPr>
            </w:pPr>
          </w:p>
        </w:tc>
        <w:tc>
          <w:tcPr>
            <w:tcW w:w="417" w:type="pct"/>
            <w:noWrap w:val="0"/>
            <w:vAlign w:val="center"/>
          </w:tcPr>
          <w:p w14:paraId="06A67F40">
            <w:pPr>
              <w:pStyle w:val="26"/>
              <w:bidi w:val="0"/>
              <w:rPr>
                <w:rFonts w:hint="default"/>
              </w:rPr>
            </w:pPr>
            <w:r>
              <w:rPr>
                <w:rFonts w:hint="default"/>
              </w:rPr>
              <w:t>否</w:t>
            </w:r>
          </w:p>
        </w:tc>
        <w:tc>
          <w:tcPr>
            <w:tcW w:w="920" w:type="pct"/>
            <w:noWrap w:val="0"/>
            <w:vAlign w:val="center"/>
          </w:tcPr>
          <w:p w14:paraId="57BD9DD1">
            <w:pPr>
              <w:pStyle w:val="26"/>
              <w:bidi w:val="0"/>
              <w:rPr>
                <w:rFonts w:hint="default"/>
              </w:rPr>
            </w:pPr>
            <w:r>
              <w:rPr>
                <w:rFonts w:hint="default"/>
              </w:rPr>
              <w:t>下载授信额度时，有此节点</w:t>
            </w:r>
          </w:p>
          <w:p w14:paraId="7F21CE8C">
            <w:pPr>
              <w:pStyle w:val="26"/>
              <w:bidi w:val="0"/>
              <w:rPr>
                <w:rFonts w:hint="default"/>
              </w:rPr>
            </w:pPr>
            <w:r>
              <w:rPr>
                <w:rFonts w:hint="default"/>
              </w:rPr>
              <w:t>发票开票日期在授信额度使用区间（含）时才可以使用.格式：yyyymmdd</w:t>
            </w:r>
          </w:p>
        </w:tc>
      </w:tr>
    </w:tbl>
    <w:p w14:paraId="43C43B6F">
      <w:pPr>
        <w:pStyle w:val="6"/>
        <w:bidi w:val="0"/>
        <w:rPr>
          <w:rFonts w:hint="default"/>
          <w:lang w:eastAsia="zh-CN"/>
        </w:rPr>
      </w:pPr>
      <w:bookmarkStart w:id="251" w:name="_Toc13391"/>
      <w:r>
        <w:rPr>
          <w:rFonts w:hint="default"/>
        </w:rPr>
        <w:t>4.6</w:t>
      </w:r>
      <w:r>
        <w:rPr>
          <w:rFonts w:hint="default"/>
          <w:lang w:eastAsia="zh-CN"/>
        </w:rPr>
        <w:t>返回报文示例</w:t>
      </w:r>
      <w:bookmarkEnd w:id="251"/>
      <w:r>
        <w:rPr>
          <w:rFonts w:hint="default"/>
          <w:lang w:eastAsia="zh-CN"/>
        </w:rPr>
        <w:t xml:space="preserve"> </w:t>
      </w:r>
    </w:p>
    <w:p w14:paraId="0E4D5E36">
      <w:pPr>
        <w:pStyle w:val="5"/>
        <w:bidi w:val="0"/>
        <w:rPr>
          <w:rFonts w:hint="default"/>
        </w:rPr>
      </w:pPr>
      <w:bookmarkStart w:id="252" w:name="OLE_LINK17"/>
      <w:bookmarkStart w:id="253" w:name="_Toc29526"/>
      <w:r>
        <w:rPr>
          <w:rFonts w:hint="default"/>
        </w:rPr>
        <w:t>成功时返回：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8CC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3164BC5">
            <w:pPr>
              <w:bidi w:val="0"/>
              <w:rPr>
                <w:rFonts w:hint="default"/>
              </w:rPr>
            </w:pPr>
            <w:r>
              <w:rPr>
                <w:rFonts w:hint="default"/>
              </w:rPr>
              <w:t>{</w:t>
            </w:r>
          </w:p>
          <w:p w14:paraId="2CE4E08E">
            <w:pPr>
              <w:bidi w:val="0"/>
              <w:rPr>
                <w:rFonts w:hint="default"/>
              </w:rPr>
            </w:pPr>
            <w:r>
              <w:rPr>
                <w:rFonts w:hint="default"/>
              </w:rPr>
              <w:tab/>
            </w:r>
            <w:r>
              <w:rPr>
                <w:rFonts w:hint="default"/>
              </w:rPr>
              <w:t>"Response":{</w:t>
            </w:r>
          </w:p>
          <w:p w14:paraId="13B94885">
            <w:pPr>
              <w:bidi w:val="0"/>
              <w:rPr>
                <w:rFonts w:hint="default"/>
              </w:rPr>
            </w:pPr>
            <w:r>
              <w:rPr>
                <w:rFonts w:hint="default"/>
              </w:rPr>
              <w:tab/>
            </w:r>
            <w:r>
              <w:rPr>
                <w:rFonts w:hint="default"/>
              </w:rPr>
              <w:tab/>
            </w:r>
            <w:r>
              <w:rPr>
                <w:rFonts w:hint="default"/>
              </w:rPr>
              <w:t>"RequestId": "16位随机数字和字母组合",</w:t>
            </w:r>
          </w:p>
          <w:p w14:paraId="6048422A">
            <w:pPr>
              <w:bidi w:val="0"/>
              <w:rPr>
                <w:rFonts w:hint="default"/>
              </w:rPr>
            </w:pPr>
            <w:r>
              <w:rPr>
                <w:rFonts w:hint="default"/>
              </w:rPr>
              <w:tab/>
            </w:r>
            <w:r>
              <w:rPr>
                <w:rFonts w:hint="default"/>
              </w:rPr>
              <w:tab/>
            </w:r>
            <w:r>
              <w:rPr>
                <w:rFonts w:hint="default"/>
              </w:rPr>
              <w:t>"Data": {</w:t>
            </w:r>
          </w:p>
          <w:p w14:paraId="5B4099CD">
            <w:pPr>
              <w:bidi w:val="0"/>
              <w:rPr>
                <w:rFonts w:hint="default"/>
              </w:rPr>
            </w:pPr>
            <w:r>
              <w:rPr>
                <w:rFonts w:hint="default"/>
              </w:rPr>
              <w:t xml:space="preserve">          "returncode": "00",</w:t>
            </w:r>
          </w:p>
          <w:p w14:paraId="50FE75A3">
            <w:pPr>
              <w:bidi w:val="0"/>
              <w:rPr>
                <w:rFonts w:hint="default"/>
              </w:rPr>
            </w:pPr>
            <w:r>
              <w:rPr>
                <w:rFonts w:hint="default"/>
              </w:rPr>
              <w:t xml:space="preserve">          "returnmsg": "成功",</w:t>
            </w:r>
          </w:p>
          <w:p w14:paraId="14E83521">
            <w:pPr>
              <w:bidi w:val="0"/>
              <w:rPr>
                <w:rFonts w:hint="default"/>
              </w:rPr>
            </w:pPr>
            <w:r>
              <w:rPr>
                <w:rFonts w:hint="default"/>
              </w:rPr>
              <w:t xml:space="preserve">          "sxedsq ": "授信额度属期",</w:t>
            </w:r>
          </w:p>
          <w:p w14:paraId="17D3AF38">
            <w:pPr>
              <w:bidi w:val="0"/>
              <w:rPr>
                <w:rFonts w:hint="default"/>
              </w:rPr>
            </w:pPr>
            <w:r>
              <w:rPr>
                <w:rFonts w:hint="default"/>
              </w:rPr>
              <w:tab/>
            </w:r>
            <w:r>
              <w:rPr>
                <w:rFonts w:hint="default"/>
              </w:rPr>
              <w:tab/>
            </w:r>
            <w:r>
              <w:rPr>
                <w:rFonts w:hint="default"/>
              </w:rPr>
              <w:tab/>
            </w:r>
            <w:r>
              <w:rPr>
                <w:rFonts w:hint="default"/>
              </w:rPr>
              <w:t>"syqjq ": "授信额度使用区间起"</w:t>
            </w:r>
          </w:p>
          <w:p w14:paraId="77F5F3ED">
            <w:pPr>
              <w:bidi w:val="0"/>
              <w:rPr>
                <w:rFonts w:hint="default"/>
              </w:rPr>
            </w:pPr>
            <w:r>
              <w:rPr>
                <w:rFonts w:hint="default"/>
              </w:rPr>
              <w:t xml:space="preserve">          "syqjz ": "授信额度使用区间止"</w:t>
            </w:r>
          </w:p>
          <w:p w14:paraId="2B250E62">
            <w:pPr>
              <w:bidi w:val="0"/>
              <w:rPr>
                <w:rFonts w:hint="default"/>
              </w:rPr>
            </w:pPr>
            <w:r>
              <w:rPr>
                <w:rFonts w:hint="default"/>
              </w:rPr>
              <w:t>}</w:t>
            </w:r>
          </w:p>
          <w:p w14:paraId="70F8B0DC">
            <w:pPr>
              <w:bidi w:val="0"/>
              <w:rPr>
                <w:rFonts w:hint="default"/>
              </w:rPr>
            </w:pPr>
            <w:r>
              <w:rPr>
                <w:rFonts w:hint="default"/>
              </w:rPr>
              <w:tab/>
            </w:r>
            <w:r>
              <w:rPr>
                <w:rFonts w:hint="default"/>
              </w:rPr>
              <w:t>}</w:t>
            </w:r>
          </w:p>
          <w:p w14:paraId="43EB816A">
            <w:pPr>
              <w:bidi w:val="0"/>
              <w:rPr>
                <w:rFonts w:hint="default"/>
              </w:rPr>
            </w:pPr>
            <w:r>
              <w:rPr>
                <w:rFonts w:hint="default"/>
              </w:rPr>
              <w:t>}</w:t>
            </w:r>
          </w:p>
        </w:tc>
      </w:tr>
    </w:tbl>
    <w:p w14:paraId="34967E77">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783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5F120B5">
            <w:pPr>
              <w:bidi w:val="0"/>
              <w:rPr>
                <w:rFonts w:hint="default"/>
              </w:rPr>
            </w:pPr>
            <w:r>
              <w:rPr>
                <w:rFonts w:hint="default"/>
              </w:rPr>
              <w:t>{</w:t>
            </w:r>
          </w:p>
          <w:p w14:paraId="7C745BE9">
            <w:pPr>
              <w:bidi w:val="0"/>
              <w:rPr>
                <w:rFonts w:hint="default"/>
              </w:rPr>
            </w:pPr>
            <w:r>
              <w:rPr>
                <w:rFonts w:hint="default"/>
              </w:rPr>
              <w:tab/>
            </w:r>
            <w:r>
              <w:rPr>
                <w:rFonts w:hint="default"/>
              </w:rPr>
              <w:t>"Response":{</w:t>
            </w:r>
          </w:p>
          <w:p w14:paraId="4B9FB379">
            <w:pPr>
              <w:bidi w:val="0"/>
              <w:rPr>
                <w:rFonts w:hint="default"/>
              </w:rPr>
            </w:pPr>
            <w:r>
              <w:rPr>
                <w:rFonts w:hint="default"/>
              </w:rPr>
              <w:tab/>
            </w:r>
            <w:r>
              <w:rPr>
                <w:rFonts w:hint="default"/>
              </w:rPr>
              <w:tab/>
            </w:r>
            <w:r>
              <w:rPr>
                <w:rFonts w:hint="default"/>
              </w:rPr>
              <w:t>"RequestId": "16位随机数字和字母组合",</w:t>
            </w:r>
          </w:p>
          <w:p w14:paraId="5DE73852">
            <w:pPr>
              <w:bidi w:val="0"/>
              <w:rPr>
                <w:rFonts w:hint="default"/>
              </w:rPr>
            </w:pPr>
            <w:r>
              <w:rPr>
                <w:rFonts w:hint="default"/>
              </w:rPr>
              <w:tab/>
            </w:r>
            <w:r>
              <w:rPr>
                <w:rFonts w:hint="default"/>
              </w:rPr>
              <w:tab/>
            </w:r>
            <w:r>
              <w:rPr>
                <w:rFonts w:hint="default"/>
              </w:rPr>
              <w:t>"Error":{</w:t>
            </w:r>
          </w:p>
          <w:p w14:paraId="6434E202">
            <w:pPr>
              <w:bidi w:val="0"/>
              <w:rPr>
                <w:rFonts w:hint="default"/>
              </w:rPr>
            </w:pPr>
            <w:r>
              <w:rPr>
                <w:rFonts w:hint="default"/>
              </w:rPr>
              <w:tab/>
            </w:r>
            <w:r>
              <w:rPr>
                <w:rFonts w:hint="default"/>
              </w:rPr>
              <w:tab/>
            </w:r>
            <w:r>
              <w:rPr>
                <w:rFonts w:hint="default"/>
              </w:rPr>
              <w:tab/>
            </w:r>
            <w:r>
              <w:rPr>
                <w:rFonts w:hint="default"/>
              </w:rPr>
              <w:t>"Code": "01”,</w:t>
            </w:r>
          </w:p>
          <w:p w14:paraId="15909217">
            <w:pPr>
              <w:bidi w:val="0"/>
              <w:rPr>
                <w:rFonts w:hint="default"/>
              </w:rPr>
            </w:pPr>
            <w:r>
              <w:rPr>
                <w:rFonts w:hint="default"/>
              </w:rPr>
              <w:tab/>
            </w:r>
            <w:r>
              <w:rPr>
                <w:rFonts w:hint="default"/>
              </w:rPr>
              <w:tab/>
            </w:r>
            <w:r>
              <w:rPr>
                <w:rFonts w:hint="default"/>
              </w:rPr>
              <w:tab/>
            </w:r>
            <w:r>
              <w:rPr>
                <w:rFonts w:hint="default"/>
              </w:rPr>
              <w:t>"Message": "错误说明"</w:t>
            </w:r>
          </w:p>
          <w:p w14:paraId="215F8245">
            <w:pPr>
              <w:bidi w:val="0"/>
              <w:rPr>
                <w:rFonts w:hint="default"/>
              </w:rPr>
            </w:pPr>
            <w:r>
              <w:rPr>
                <w:rFonts w:hint="default"/>
              </w:rPr>
              <w:t>}</w:t>
            </w:r>
          </w:p>
          <w:p w14:paraId="5874B10F">
            <w:pPr>
              <w:bidi w:val="0"/>
              <w:rPr>
                <w:rFonts w:hint="default"/>
              </w:rPr>
            </w:pPr>
            <w:r>
              <w:rPr>
                <w:rFonts w:hint="default"/>
              </w:rPr>
              <w:tab/>
            </w:r>
            <w:r>
              <w:rPr>
                <w:rFonts w:hint="default"/>
              </w:rPr>
              <w:t>}</w:t>
            </w:r>
          </w:p>
          <w:p w14:paraId="69DA0C71">
            <w:pPr>
              <w:bidi w:val="0"/>
              <w:rPr>
                <w:rFonts w:hint="default"/>
              </w:rPr>
            </w:pPr>
            <w:r>
              <w:rPr>
                <w:rFonts w:hint="default"/>
              </w:rPr>
              <w:t>}</w:t>
            </w:r>
          </w:p>
        </w:tc>
      </w:tr>
      <w:bookmarkEnd w:id="252"/>
    </w:tbl>
    <w:p w14:paraId="0E95CB87">
      <w:pPr>
        <w:pStyle w:val="4"/>
        <w:widowControl/>
        <w:spacing w:beforeAutospacing="0" w:afterAutospacing="0" w:line="408" w:lineRule="auto"/>
        <w:rPr>
          <w:rFonts w:hint="default" w:ascii="Times New Roman" w:hAnsi="Times New Roman" w:eastAsia="宋体" w:cs="Times New Roman"/>
          <w:sz w:val="28"/>
          <w:szCs w:val="28"/>
        </w:rPr>
      </w:pPr>
      <w:bookmarkStart w:id="254" w:name="_Toc19861"/>
      <w:bookmarkStart w:id="255" w:name="_Toc16588"/>
      <w:r>
        <w:rPr>
          <w:rFonts w:hint="default" w:ascii="Times New Roman" w:hAnsi="Times New Roman" w:eastAsia="宋体" w:cs="Times New Roman"/>
          <w:sz w:val="28"/>
          <w:szCs w:val="28"/>
        </w:rPr>
        <w:t>5.查询纳税人风险信息</w:t>
      </w:r>
      <w:bookmarkEnd w:id="253"/>
      <w:bookmarkEnd w:id="254"/>
      <w:bookmarkEnd w:id="255"/>
    </w:p>
    <w:p w14:paraId="094391D3">
      <w:pPr>
        <w:pStyle w:val="6"/>
        <w:bidi w:val="0"/>
        <w:rPr>
          <w:rFonts w:hint="default"/>
        </w:rPr>
      </w:pPr>
      <w:bookmarkStart w:id="256" w:name="_Toc9028"/>
      <w:r>
        <w:rPr>
          <w:rFonts w:hint="default"/>
        </w:rPr>
        <w:t>5.1接口说明</w:t>
      </w:r>
      <w:bookmarkEnd w:id="256"/>
    </w:p>
    <w:p w14:paraId="099742AB">
      <w:pPr>
        <w:pStyle w:val="5"/>
        <w:bidi w:val="0"/>
        <w:rPr>
          <w:rFonts w:hint="default"/>
        </w:rPr>
      </w:pPr>
      <w:r>
        <w:rPr>
          <w:rFonts w:hint="default"/>
        </w:rPr>
        <w:t>向企业提供查询纳税人风险信息的功能，企业可将查询的风险信息保存在本地。在开票时自校验该接口获取的风险信息是否满足开具发票的条件，控制高风险企业操作涉税业务。</w:t>
      </w:r>
    </w:p>
    <w:p w14:paraId="527F651C">
      <w:pPr>
        <w:pStyle w:val="6"/>
        <w:bidi w:val="0"/>
        <w:rPr>
          <w:rFonts w:hint="default"/>
        </w:rPr>
      </w:pPr>
      <w:bookmarkStart w:id="257" w:name="_Toc3843"/>
      <w:r>
        <w:rPr>
          <w:rFonts w:hint="default"/>
        </w:rPr>
        <w:t>5.2请求方式</w:t>
      </w:r>
      <w:bookmarkEnd w:id="257"/>
    </w:p>
    <w:p w14:paraId="5A09727D">
      <w:pPr>
        <w:pStyle w:val="5"/>
        <w:bidi w:val="0"/>
        <w:rPr>
          <w:rFonts w:hint="default"/>
        </w:rPr>
      </w:pPr>
      <w:r>
        <w:rPr>
          <w:rFonts w:hint="default"/>
        </w:rPr>
        <w:t>请求方式为POST</w:t>
      </w:r>
    </w:p>
    <w:p w14:paraId="6432F791">
      <w:pPr>
        <w:pStyle w:val="5"/>
        <w:bidi w:val="0"/>
        <w:rPr>
          <w:rFonts w:hint="default"/>
        </w:rPr>
      </w:pPr>
      <w:r>
        <w:rPr>
          <w:rFonts w:hint="default"/>
        </w:rPr>
        <w:t>●</w:t>
      </w:r>
      <w:r>
        <w:rPr>
          <w:rFonts w:hint="default"/>
          <w:lang w:val="en-US"/>
        </w:rPr>
        <w:t xml:space="preserve"> </w:t>
      </w:r>
      <w:r>
        <w:rPr>
          <w:rFonts w:hint="default"/>
        </w:rPr>
        <w:t>path指该参数为路径参数</w:t>
      </w:r>
    </w:p>
    <w:p w14:paraId="67B10323">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62824BE6">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565E8D05">
      <w:pPr>
        <w:pStyle w:val="6"/>
        <w:bidi w:val="0"/>
        <w:rPr>
          <w:rFonts w:hint="default"/>
          <w:lang w:eastAsia="zh-CN"/>
        </w:rPr>
      </w:pPr>
      <w:bookmarkStart w:id="258" w:name="_Toc20867"/>
      <w:r>
        <w:rPr>
          <w:rFonts w:hint="default"/>
        </w:rPr>
        <w:t>5.3</w:t>
      </w:r>
      <w:r>
        <w:rPr>
          <w:rFonts w:hint="default"/>
          <w:lang w:eastAsia="zh-CN"/>
        </w:rPr>
        <w:t>请求参数</w:t>
      </w:r>
      <w:bookmarkEnd w:id="258"/>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C007F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74EDD56">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26CA3191">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15B4784D">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1A2950AE">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0A203F30">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21FFCB71">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59C5BE53">
            <w:pPr>
              <w:pStyle w:val="25"/>
              <w:bidi w:val="0"/>
              <w:rPr>
                <w:rFonts w:hint="default"/>
              </w:rPr>
            </w:pPr>
            <w:r>
              <w:rPr>
                <w:rFonts w:hint="default"/>
              </w:rPr>
              <w:t>说明</w:t>
            </w:r>
          </w:p>
        </w:tc>
      </w:tr>
      <w:tr w14:paraId="5AB86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19FFF90">
            <w:pPr>
              <w:pStyle w:val="26"/>
              <w:bidi w:val="0"/>
              <w:rPr>
                <w:rFonts w:hint="default"/>
                <w:lang w:val="en-US"/>
              </w:rPr>
            </w:pPr>
            <w:r>
              <w:rPr>
                <w:rFonts w:hint="default"/>
                <w:lang w:val="en-US"/>
              </w:rPr>
              <w:t>1</w:t>
            </w:r>
          </w:p>
        </w:tc>
        <w:tc>
          <w:tcPr>
            <w:tcW w:w="1004" w:type="pct"/>
            <w:tcBorders>
              <w:top w:val="single" w:color="auto" w:sz="6" w:space="0"/>
            </w:tcBorders>
            <w:noWrap w:val="0"/>
            <w:vAlign w:val="center"/>
          </w:tcPr>
          <w:p w14:paraId="4950B808">
            <w:pPr>
              <w:pStyle w:val="26"/>
              <w:bidi w:val="0"/>
              <w:rPr>
                <w:rFonts w:hint="default"/>
              </w:rPr>
            </w:pPr>
            <w:r>
              <w:rPr>
                <w:rFonts w:hint="default"/>
              </w:rPr>
              <w:t>nsrsbh</w:t>
            </w:r>
          </w:p>
        </w:tc>
        <w:tc>
          <w:tcPr>
            <w:tcW w:w="1087" w:type="pct"/>
            <w:tcBorders>
              <w:top w:val="single" w:color="auto" w:sz="6" w:space="0"/>
            </w:tcBorders>
            <w:noWrap w:val="0"/>
            <w:vAlign w:val="center"/>
          </w:tcPr>
          <w:p w14:paraId="545842EC">
            <w:pPr>
              <w:pStyle w:val="26"/>
              <w:bidi w:val="0"/>
              <w:rPr>
                <w:rFonts w:hint="default"/>
              </w:rPr>
            </w:pPr>
            <w:r>
              <w:rPr>
                <w:rFonts w:hint="default"/>
              </w:rPr>
              <w:t>纳税人识别号/统一社会信用代码</w:t>
            </w:r>
          </w:p>
        </w:tc>
        <w:tc>
          <w:tcPr>
            <w:tcW w:w="753" w:type="pct"/>
            <w:tcBorders>
              <w:top w:val="single" w:color="auto" w:sz="6" w:space="0"/>
            </w:tcBorders>
            <w:noWrap w:val="0"/>
            <w:vAlign w:val="center"/>
          </w:tcPr>
          <w:p w14:paraId="04435354">
            <w:pPr>
              <w:pStyle w:val="26"/>
              <w:bidi w:val="0"/>
              <w:rPr>
                <w:rFonts w:hint="default"/>
              </w:rPr>
            </w:pPr>
            <w:r>
              <w:rPr>
                <w:rFonts w:hint="default"/>
              </w:rPr>
              <w:t>varchar</w:t>
            </w:r>
          </w:p>
        </w:tc>
        <w:tc>
          <w:tcPr>
            <w:tcW w:w="418" w:type="pct"/>
            <w:tcBorders>
              <w:top w:val="single" w:color="auto" w:sz="6" w:space="0"/>
            </w:tcBorders>
            <w:noWrap w:val="0"/>
            <w:vAlign w:val="center"/>
          </w:tcPr>
          <w:p w14:paraId="02E7ACDD">
            <w:pPr>
              <w:pStyle w:val="26"/>
              <w:bidi w:val="0"/>
              <w:rPr>
                <w:rFonts w:hint="default"/>
                <w:lang w:eastAsia="zh-CN"/>
              </w:rPr>
            </w:pPr>
            <w:r>
              <w:rPr>
                <w:rFonts w:hint="default"/>
              </w:rPr>
              <w:t>2</w:t>
            </w:r>
            <w:r>
              <w:rPr>
                <w:rFonts w:hint="default"/>
                <w:lang w:val="en-US" w:eastAsia="zh-CN"/>
              </w:rPr>
              <w:t>0</w:t>
            </w:r>
          </w:p>
        </w:tc>
        <w:tc>
          <w:tcPr>
            <w:tcW w:w="417" w:type="pct"/>
            <w:tcBorders>
              <w:top w:val="single" w:color="auto" w:sz="6" w:space="0"/>
            </w:tcBorders>
            <w:noWrap w:val="0"/>
            <w:vAlign w:val="center"/>
          </w:tcPr>
          <w:p w14:paraId="5E8B8FE1">
            <w:pPr>
              <w:pStyle w:val="26"/>
              <w:bidi w:val="0"/>
              <w:rPr>
                <w:rFonts w:hint="default"/>
              </w:rPr>
            </w:pPr>
            <w:r>
              <w:rPr>
                <w:rFonts w:hint="default"/>
              </w:rPr>
              <w:t>是</w:t>
            </w:r>
          </w:p>
        </w:tc>
        <w:tc>
          <w:tcPr>
            <w:tcW w:w="920" w:type="pct"/>
            <w:tcBorders>
              <w:top w:val="single" w:color="auto" w:sz="6" w:space="0"/>
            </w:tcBorders>
            <w:noWrap w:val="0"/>
            <w:vAlign w:val="center"/>
          </w:tcPr>
          <w:p w14:paraId="53A05006">
            <w:pPr>
              <w:pStyle w:val="26"/>
              <w:bidi w:val="0"/>
              <w:rPr>
                <w:rFonts w:hint="default"/>
              </w:rPr>
            </w:pPr>
            <w:r>
              <w:rPr>
                <w:rFonts w:hint="default"/>
              </w:rPr>
              <w:t>开票纳税人识别号/统一社会信用代码</w:t>
            </w:r>
          </w:p>
        </w:tc>
      </w:tr>
    </w:tbl>
    <w:p w14:paraId="38988C27">
      <w:pPr>
        <w:pStyle w:val="6"/>
        <w:bidi w:val="0"/>
        <w:rPr>
          <w:rFonts w:hint="default"/>
          <w:lang w:eastAsia="zh-CN"/>
        </w:rPr>
      </w:pPr>
      <w:bookmarkStart w:id="259" w:name="_Toc31545"/>
      <w:r>
        <w:rPr>
          <w:rFonts w:hint="default"/>
        </w:rPr>
        <w:t>5.4</w:t>
      </w:r>
      <w:r>
        <w:rPr>
          <w:rFonts w:hint="default"/>
          <w:lang w:eastAsia="zh-CN"/>
        </w:rPr>
        <w:t>请求报文示例</w:t>
      </w:r>
      <w:bookmarkEnd w:id="25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8B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F842DE">
            <w:pPr>
              <w:bidi w:val="0"/>
              <w:rPr>
                <w:rFonts w:hint="default"/>
              </w:rPr>
            </w:pPr>
            <w:bookmarkStart w:id="260" w:name="OLE_LINK27"/>
            <w:r>
              <w:rPr>
                <w:rFonts w:hint="default"/>
              </w:rPr>
              <w:t>{</w:t>
            </w:r>
          </w:p>
          <w:p w14:paraId="0627C57C">
            <w:pPr>
              <w:bidi w:val="0"/>
              <w:rPr>
                <w:rFonts w:hint="default"/>
              </w:rPr>
            </w:pPr>
            <w:r>
              <w:rPr>
                <w:rFonts w:hint="default"/>
              </w:rPr>
              <w:tab/>
            </w:r>
            <w:r>
              <w:rPr>
                <w:rFonts w:hint="default"/>
              </w:rPr>
              <w:t>"nsrsbh": "纳税人识别号/统一社会信用代码"</w:t>
            </w:r>
          </w:p>
          <w:p w14:paraId="14A250A2">
            <w:pPr>
              <w:bidi w:val="0"/>
              <w:rPr>
                <w:rFonts w:hint="default"/>
              </w:rPr>
            </w:pPr>
            <w:r>
              <w:rPr>
                <w:rFonts w:hint="default"/>
              </w:rPr>
              <w:t>}</w:t>
            </w:r>
          </w:p>
        </w:tc>
      </w:tr>
      <w:bookmarkEnd w:id="260"/>
    </w:tbl>
    <w:p w14:paraId="54E4D8C5">
      <w:pPr>
        <w:pStyle w:val="6"/>
        <w:bidi w:val="0"/>
        <w:rPr>
          <w:rFonts w:hint="default"/>
          <w:lang w:eastAsia="zh-CN"/>
        </w:rPr>
      </w:pPr>
      <w:bookmarkStart w:id="261" w:name="_Toc25380"/>
      <w:r>
        <w:rPr>
          <w:rFonts w:hint="default"/>
        </w:rPr>
        <w:t>5.5</w:t>
      </w:r>
      <w:r>
        <w:rPr>
          <w:rFonts w:hint="default"/>
          <w:lang w:eastAsia="zh-CN"/>
        </w:rPr>
        <w:t>返回参数</w:t>
      </w:r>
      <w:bookmarkEnd w:id="261"/>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B3B32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5BC3F2F">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3B93A544">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12A0ED14">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3430B2D7">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68F52CAD">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33306DBD">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0641C741">
            <w:pPr>
              <w:pStyle w:val="25"/>
              <w:bidi w:val="0"/>
              <w:rPr>
                <w:rFonts w:hint="default"/>
              </w:rPr>
            </w:pPr>
            <w:r>
              <w:rPr>
                <w:rFonts w:hint="default"/>
              </w:rPr>
              <w:t>说明</w:t>
            </w:r>
          </w:p>
        </w:tc>
      </w:tr>
      <w:tr w14:paraId="4AA686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01E14A1">
            <w:pPr>
              <w:pStyle w:val="26"/>
              <w:bidi w:val="0"/>
              <w:rPr>
                <w:rFonts w:hint="default"/>
              </w:rPr>
            </w:pPr>
            <w:r>
              <w:rPr>
                <w:rFonts w:hint="default"/>
                <w:lang w:val="en-US" w:eastAsia="zh-CN"/>
              </w:rPr>
              <w:t>1</w:t>
            </w:r>
          </w:p>
        </w:tc>
        <w:tc>
          <w:tcPr>
            <w:tcW w:w="1004" w:type="pct"/>
            <w:noWrap w:val="0"/>
            <w:vAlign w:val="center"/>
          </w:tcPr>
          <w:p w14:paraId="67884A22">
            <w:pPr>
              <w:pStyle w:val="26"/>
              <w:bidi w:val="0"/>
              <w:rPr>
                <w:rFonts w:hint="default"/>
              </w:rPr>
            </w:pPr>
            <w:r>
              <w:rPr>
                <w:rFonts w:hint="default"/>
              </w:rPr>
              <w:t>returncode</w:t>
            </w:r>
          </w:p>
        </w:tc>
        <w:tc>
          <w:tcPr>
            <w:tcW w:w="1087" w:type="pct"/>
            <w:noWrap w:val="0"/>
            <w:vAlign w:val="center"/>
          </w:tcPr>
          <w:p w14:paraId="7F8122C9">
            <w:pPr>
              <w:pStyle w:val="26"/>
              <w:bidi w:val="0"/>
              <w:rPr>
                <w:rFonts w:hint="default"/>
              </w:rPr>
            </w:pPr>
            <w:r>
              <w:rPr>
                <w:rFonts w:hint="default"/>
              </w:rPr>
              <w:t>返回码</w:t>
            </w:r>
          </w:p>
        </w:tc>
        <w:tc>
          <w:tcPr>
            <w:tcW w:w="753" w:type="pct"/>
            <w:noWrap w:val="0"/>
            <w:vAlign w:val="center"/>
          </w:tcPr>
          <w:p w14:paraId="6BFDB3A7">
            <w:pPr>
              <w:pStyle w:val="26"/>
              <w:bidi w:val="0"/>
              <w:rPr>
                <w:rFonts w:hint="default"/>
              </w:rPr>
            </w:pPr>
            <w:r>
              <w:rPr>
                <w:rFonts w:hint="default"/>
              </w:rPr>
              <w:t>varchar</w:t>
            </w:r>
          </w:p>
        </w:tc>
        <w:tc>
          <w:tcPr>
            <w:tcW w:w="418" w:type="pct"/>
            <w:noWrap w:val="0"/>
            <w:vAlign w:val="center"/>
          </w:tcPr>
          <w:p w14:paraId="37EB0811">
            <w:pPr>
              <w:pStyle w:val="26"/>
              <w:bidi w:val="0"/>
              <w:rPr>
                <w:rFonts w:hint="default"/>
              </w:rPr>
            </w:pPr>
            <w:r>
              <w:rPr>
                <w:rFonts w:hint="default"/>
              </w:rPr>
              <w:t>2</w:t>
            </w:r>
          </w:p>
        </w:tc>
        <w:tc>
          <w:tcPr>
            <w:tcW w:w="417" w:type="pct"/>
            <w:noWrap w:val="0"/>
            <w:vAlign w:val="center"/>
          </w:tcPr>
          <w:p w14:paraId="017F0A3D">
            <w:pPr>
              <w:pStyle w:val="26"/>
              <w:bidi w:val="0"/>
              <w:rPr>
                <w:rFonts w:hint="default"/>
              </w:rPr>
            </w:pPr>
            <w:r>
              <w:rPr>
                <w:rFonts w:hint="default"/>
              </w:rPr>
              <w:t>是</w:t>
            </w:r>
          </w:p>
        </w:tc>
        <w:tc>
          <w:tcPr>
            <w:tcW w:w="920" w:type="pct"/>
            <w:noWrap w:val="0"/>
            <w:vAlign w:val="center"/>
          </w:tcPr>
          <w:p w14:paraId="6CC93336">
            <w:pPr>
              <w:pStyle w:val="26"/>
              <w:bidi w:val="0"/>
              <w:rPr>
                <w:rFonts w:hint="default"/>
              </w:rPr>
            </w:pPr>
            <w:r>
              <w:rPr>
                <w:rFonts w:hint="default"/>
              </w:rPr>
              <w:t>00：成功</w:t>
            </w:r>
          </w:p>
          <w:p w14:paraId="434ECA07">
            <w:pPr>
              <w:pStyle w:val="26"/>
              <w:bidi w:val="0"/>
              <w:rPr>
                <w:rFonts w:hint="default"/>
              </w:rPr>
            </w:pPr>
            <w:r>
              <w:rPr>
                <w:rFonts w:hint="default"/>
              </w:rPr>
              <w:t>其它：失败</w:t>
            </w:r>
          </w:p>
        </w:tc>
      </w:tr>
      <w:tr w14:paraId="22C7E2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1EE1E42">
            <w:pPr>
              <w:pStyle w:val="26"/>
              <w:bidi w:val="0"/>
              <w:rPr>
                <w:rFonts w:hint="default"/>
              </w:rPr>
            </w:pPr>
            <w:r>
              <w:rPr>
                <w:rFonts w:hint="default"/>
                <w:lang w:val="en-US" w:eastAsia="zh-CN"/>
              </w:rPr>
              <w:t>2</w:t>
            </w:r>
          </w:p>
        </w:tc>
        <w:tc>
          <w:tcPr>
            <w:tcW w:w="1004" w:type="pct"/>
            <w:noWrap w:val="0"/>
            <w:vAlign w:val="center"/>
          </w:tcPr>
          <w:p w14:paraId="594FA17E">
            <w:pPr>
              <w:pStyle w:val="26"/>
              <w:bidi w:val="0"/>
              <w:rPr>
                <w:rFonts w:hint="default"/>
              </w:rPr>
            </w:pPr>
            <w:r>
              <w:rPr>
                <w:rFonts w:hint="default"/>
              </w:rPr>
              <w:t>returnmsg</w:t>
            </w:r>
          </w:p>
        </w:tc>
        <w:tc>
          <w:tcPr>
            <w:tcW w:w="1087" w:type="pct"/>
            <w:noWrap w:val="0"/>
            <w:vAlign w:val="center"/>
          </w:tcPr>
          <w:p w14:paraId="1D2F8EAE">
            <w:pPr>
              <w:pStyle w:val="26"/>
              <w:bidi w:val="0"/>
              <w:rPr>
                <w:rFonts w:hint="default"/>
              </w:rPr>
            </w:pPr>
            <w:r>
              <w:rPr>
                <w:rFonts w:hint="default"/>
              </w:rPr>
              <w:t>返回信息</w:t>
            </w:r>
          </w:p>
        </w:tc>
        <w:tc>
          <w:tcPr>
            <w:tcW w:w="753" w:type="pct"/>
            <w:noWrap w:val="0"/>
            <w:vAlign w:val="center"/>
          </w:tcPr>
          <w:p w14:paraId="6FDF829D">
            <w:pPr>
              <w:pStyle w:val="26"/>
              <w:bidi w:val="0"/>
              <w:rPr>
                <w:rFonts w:hint="default"/>
              </w:rPr>
            </w:pPr>
            <w:r>
              <w:rPr>
                <w:rFonts w:hint="default"/>
              </w:rPr>
              <w:t>varchar</w:t>
            </w:r>
          </w:p>
        </w:tc>
        <w:tc>
          <w:tcPr>
            <w:tcW w:w="418" w:type="pct"/>
            <w:noWrap w:val="0"/>
            <w:vAlign w:val="center"/>
          </w:tcPr>
          <w:p w14:paraId="07A6F72C">
            <w:pPr>
              <w:pStyle w:val="26"/>
              <w:bidi w:val="0"/>
              <w:rPr>
                <w:rFonts w:hint="default"/>
              </w:rPr>
            </w:pPr>
            <w:r>
              <w:rPr>
                <w:rFonts w:hint="default"/>
              </w:rPr>
              <w:t>2000</w:t>
            </w:r>
          </w:p>
        </w:tc>
        <w:tc>
          <w:tcPr>
            <w:tcW w:w="417" w:type="pct"/>
            <w:noWrap w:val="0"/>
            <w:vAlign w:val="center"/>
          </w:tcPr>
          <w:p w14:paraId="428BCE62">
            <w:pPr>
              <w:pStyle w:val="26"/>
              <w:bidi w:val="0"/>
              <w:rPr>
                <w:rFonts w:hint="default"/>
              </w:rPr>
            </w:pPr>
            <w:r>
              <w:rPr>
                <w:rFonts w:hint="default"/>
              </w:rPr>
              <w:t>否</w:t>
            </w:r>
          </w:p>
        </w:tc>
        <w:tc>
          <w:tcPr>
            <w:tcW w:w="920" w:type="pct"/>
            <w:noWrap w:val="0"/>
            <w:vAlign w:val="center"/>
          </w:tcPr>
          <w:p w14:paraId="59BE61CD">
            <w:pPr>
              <w:pStyle w:val="26"/>
              <w:bidi w:val="0"/>
              <w:rPr>
                <w:rFonts w:hint="default"/>
              </w:rPr>
            </w:pPr>
            <w:r>
              <w:rPr>
                <w:rFonts w:hint="default"/>
              </w:rPr>
              <w:t>错误信息说明</w:t>
            </w:r>
          </w:p>
        </w:tc>
      </w:tr>
      <w:tr w14:paraId="73650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A0BE98">
            <w:pPr>
              <w:pStyle w:val="26"/>
              <w:bidi w:val="0"/>
              <w:rPr>
                <w:rFonts w:hint="default"/>
              </w:rPr>
            </w:pPr>
            <w:r>
              <w:rPr>
                <w:rFonts w:hint="default"/>
                <w:lang w:val="en-US" w:eastAsia="zh-CN"/>
              </w:rPr>
              <w:t>3</w:t>
            </w:r>
          </w:p>
        </w:tc>
        <w:tc>
          <w:tcPr>
            <w:tcW w:w="1004" w:type="pct"/>
            <w:noWrap w:val="0"/>
            <w:vAlign w:val="center"/>
          </w:tcPr>
          <w:p w14:paraId="2152C729">
            <w:pPr>
              <w:pStyle w:val="26"/>
              <w:bidi w:val="0"/>
              <w:rPr>
                <w:rFonts w:hint="default"/>
              </w:rPr>
            </w:pPr>
            <w:r>
              <w:rPr>
                <w:rFonts w:hint="default"/>
              </w:rPr>
              <w:t>nsrsbh</w:t>
            </w:r>
          </w:p>
        </w:tc>
        <w:tc>
          <w:tcPr>
            <w:tcW w:w="1087" w:type="pct"/>
            <w:noWrap w:val="0"/>
            <w:vAlign w:val="center"/>
          </w:tcPr>
          <w:p w14:paraId="51285725">
            <w:pPr>
              <w:pStyle w:val="26"/>
              <w:bidi w:val="0"/>
              <w:rPr>
                <w:rFonts w:hint="default"/>
              </w:rPr>
            </w:pPr>
            <w:r>
              <w:rPr>
                <w:rFonts w:hint="default"/>
              </w:rPr>
              <w:t>纳税人识别号/统一社会信用代码</w:t>
            </w:r>
          </w:p>
        </w:tc>
        <w:tc>
          <w:tcPr>
            <w:tcW w:w="753" w:type="pct"/>
            <w:noWrap w:val="0"/>
            <w:vAlign w:val="center"/>
          </w:tcPr>
          <w:p w14:paraId="471A791E">
            <w:pPr>
              <w:pStyle w:val="26"/>
              <w:bidi w:val="0"/>
              <w:rPr>
                <w:rFonts w:hint="default"/>
              </w:rPr>
            </w:pPr>
            <w:r>
              <w:rPr>
                <w:rFonts w:hint="default"/>
              </w:rPr>
              <w:t>varchar</w:t>
            </w:r>
          </w:p>
        </w:tc>
        <w:tc>
          <w:tcPr>
            <w:tcW w:w="418" w:type="pct"/>
            <w:noWrap w:val="0"/>
            <w:vAlign w:val="center"/>
          </w:tcPr>
          <w:p w14:paraId="1089DC6B">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38F01D93">
            <w:pPr>
              <w:pStyle w:val="26"/>
              <w:bidi w:val="0"/>
              <w:rPr>
                <w:rFonts w:hint="default"/>
              </w:rPr>
            </w:pPr>
            <w:r>
              <w:rPr>
                <w:rFonts w:hint="default"/>
              </w:rPr>
              <w:t>是</w:t>
            </w:r>
          </w:p>
        </w:tc>
        <w:tc>
          <w:tcPr>
            <w:tcW w:w="920" w:type="pct"/>
            <w:noWrap w:val="0"/>
            <w:vAlign w:val="center"/>
          </w:tcPr>
          <w:p w14:paraId="07684F2F">
            <w:pPr>
              <w:pStyle w:val="26"/>
              <w:bidi w:val="0"/>
              <w:rPr>
                <w:rFonts w:hint="default"/>
              </w:rPr>
            </w:pPr>
          </w:p>
        </w:tc>
      </w:tr>
      <w:tr w14:paraId="64AC74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noWrap w:val="0"/>
            <w:vAlign w:val="center"/>
          </w:tcPr>
          <w:p w14:paraId="6EEDF30D">
            <w:pPr>
              <w:pStyle w:val="26"/>
              <w:bidi w:val="0"/>
              <w:rPr>
                <w:rFonts w:hint="default"/>
              </w:rPr>
            </w:pPr>
            <w:r>
              <w:rPr>
                <w:rFonts w:hint="default"/>
                <w:lang w:val="en-US" w:eastAsia="zh-CN"/>
              </w:rPr>
              <w:t>4</w:t>
            </w:r>
          </w:p>
        </w:tc>
        <w:tc>
          <w:tcPr>
            <w:tcW w:w="1004" w:type="pct"/>
            <w:noWrap w:val="0"/>
            <w:vAlign w:val="center"/>
          </w:tcPr>
          <w:p w14:paraId="49038389">
            <w:pPr>
              <w:pStyle w:val="26"/>
              <w:bidi w:val="0"/>
              <w:rPr>
                <w:rFonts w:hint="default"/>
              </w:rPr>
            </w:pPr>
            <w:r>
              <w:rPr>
                <w:rFonts w:hint="default"/>
              </w:rPr>
              <w:t>fxnsrlx</w:t>
            </w:r>
          </w:p>
        </w:tc>
        <w:tc>
          <w:tcPr>
            <w:tcW w:w="1087" w:type="pct"/>
            <w:noWrap w:val="0"/>
            <w:vAlign w:val="center"/>
          </w:tcPr>
          <w:p w14:paraId="4C5EA92B">
            <w:pPr>
              <w:pStyle w:val="26"/>
              <w:bidi w:val="0"/>
              <w:rPr>
                <w:rFonts w:hint="default"/>
              </w:rPr>
            </w:pPr>
            <w:r>
              <w:rPr>
                <w:rFonts w:hint="default"/>
              </w:rPr>
              <w:t>风险纳税人类型</w:t>
            </w:r>
          </w:p>
        </w:tc>
        <w:tc>
          <w:tcPr>
            <w:tcW w:w="753" w:type="pct"/>
            <w:noWrap w:val="0"/>
            <w:vAlign w:val="center"/>
          </w:tcPr>
          <w:p w14:paraId="37E87B7C">
            <w:pPr>
              <w:pStyle w:val="26"/>
              <w:bidi w:val="0"/>
              <w:rPr>
                <w:rFonts w:hint="default"/>
              </w:rPr>
            </w:pPr>
            <w:r>
              <w:rPr>
                <w:rFonts w:hint="default"/>
              </w:rPr>
              <w:t>varchar</w:t>
            </w:r>
          </w:p>
        </w:tc>
        <w:tc>
          <w:tcPr>
            <w:tcW w:w="418" w:type="pct"/>
            <w:noWrap w:val="0"/>
            <w:vAlign w:val="center"/>
          </w:tcPr>
          <w:p w14:paraId="5269BF54">
            <w:pPr>
              <w:pStyle w:val="26"/>
              <w:bidi w:val="0"/>
              <w:rPr>
                <w:rFonts w:hint="default"/>
              </w:rPr>
            </w:pPr>
            <w:r>
              <w:rPr>
                <w:rFonts w:hint="default"/>
              </w:rPr>
              <w:t>2</w:t>
            </w:r>
          </w:p>
        </w:tc>
        <w:tc>
          <w:tcPr>
            <w:tcW w:w="417" w:type="pct"/>
            <w:noWrap w:val="0"/>
            <w:vAlign w:val="center"/>
          </w:tcPr>
          <w:p w14:paraId="64FD48EF">
            <w:pPr>
              <w:pStyle w:val="26"/>
              <w:bidi w:val="0"/>
              <w:rPr>
                <w:rFonts w:hint="default"/>
              </w:rPr>
            </w:pPr>
            <w:r>
              <w:rPr>
                <w:rFonts w:hint="default"/>
              </w:rPr>
              <w:t>否</w:t>
            </w:r>
          </w:p>
        </w:tc>
        <w:tc>
          <w:tcPr>
            <w:tcW w:w="920" w:type="pct"/>
            <w:noWrap w:val="0"/>
            <w:vAlign w:val="center"/>
          </w:tcPr>
          <w:p w14:paraId="362645EC">
            <w:pPr>
              <w:pStyle w:val="26"/>
              <w:bidi w:val="0"/>
              <w:rPr>
                <w:rFonts w:hint="default"/>
              </w:rPr>
            </w:pPr>
            <w:r>
              <w:rPr>
                <w:rFonts w:hint="default"/>
              </w:rPr>
              <w:t>空：非风险纳税人</w:t>
            </w:r>
          </w:p>
          <w:p w14:paraId="7594DC19">
            <w:pPr>
              <w:pStyle w:val="26"/>
              <w:bidi w:val="0"/>
              <w:rPr>
                <w:rFonts w:hint="default"/>
              </w:rPr>
            </w:pPr>
            <w:r>
              <w:rPr>
                <w:rFonts w:hint="default"/>
              </w:rPr>
              <w:t>01：Ⅰ类（高风险）纳税人</w:t>
            </w:r>
          </w:p>
          <w:p w14:paraId="3F95BB91">
            <w:pPr>
              <w:pStyle w:val="26"/>
              <w:bidi w:val="0"/>
              <w:rPr>
                <w:rFonts w:hint="default"/>
              </w:rPr>
            </w:pPr>
            <w:r>
              <w:rPr>
                <w:rFonts w:hint="default"/>
              </w:rPr>
              <w:t>02：Ⅱ类（中风险）纳税人</w:t>
            </w:r>
          </w:p>
          <w:p w14:paraId="64DFECDB">
            <w:pPr>
              <w:pStyle w:val="26"/>
              <w:bidi w:val="0"/>
              <w:rPr>
                <w:rFonts w:hint="default"/>
              </w:rPr>
            </w:pPr>
            <w:r>
              <w:rPr>
                <w:rFonts w:hint="default"/>
              </w:rPr>
              <w:t>03：Ⅲ类（低风险）纳税人</w:t>
            </w:r>
          </w:p>
          <w:p w14:paraId="7E44CA94">
            <w:pPr>
              <w:pStyle w:val="26"/>
              <w:bidi w:val="0"/>
              <w:rPr>
                <w:rFonts w:hint="default"/>
              </w:rPr>
            </w:pPr>
            <w:r>
              <w:rPr>
                <w:rFonts w:hint="default"/>
              </w:rPr>
              <w:t>04：Ⅳ类（无风险）纳税人</w:t>
            </w:r>
          </w:p>
        </w:tc>
      </w:tr>
      <w:tr w14:paraId="085CED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B4AA19">
            <w:pPr>
              <w:pStyle w:val="26"/>
              <w:bidi w:val="0"/>
              <w:rPr>
                <w:rFonts w:hint="default"/>
              </w:rPr>
            </w:pPr>
            <w:r>
              <w:rPr>
                <w:rFonts w:hint="default"/>
                <w:lang w:val="en-US" w:eastAsia="zh-CN"/>
              </w:rPr>
              <w:t>5</w:t>
            </w:r>
          </w:p>
        </w:tc>
        <w:tc>
          <w:tcPr>
            <w:tcW w:w="1004" w:type="pct"/>
            <w:noWrap w:val="0"/>
            <w:vAlign w:val="center"/>
          </w:tcPr>
          <w:p w14:paraId="4D8FAF44">
            <w:pPr>
              <w:pStyle w:val="26"/>
              <w:bidi w:val="0"/>
              <w:rPr>
                <w:rFonts w:hint="default"/>
              </w:rPr>
            </w:pPr>
            <w:r>
              <w:rPr>
                <w:rFonts w:hint="default"/>
              </w:rPr>
              <w:t>nsrxydj</w:t>
            </w:r>
          </w:p>
        </w:tc>
        <w:tc>
          <w:tcPr>
            <w:tcW w:w="1087" w:type="pct"/>
            <w:noWrap w:val="0"/>
            <w:vAlign w:val="center"/>
          </w:tcPr>
          <w:p w14:paraId="6EF1B1EE">
            <w:pPr>
              <w:pStyle w:val="26"/>
              <w:bidi w:val="0"/>
              <w:rPr>
                <w:rFonts w:hint="default"/>
              </w:rPr>
            </w:pPr>
            <w:r>
              <w:rPr>
                <w:rFonts w:hint="default"/>
              </w:rPr>
              <w:t>纳税人信用等级</w:t>
            </w:r>
          </w:p>
        </w:tc>
        <w:tc>
          <w:tcPr>
            <w:tcW w:w="753" w:type="pct"/>
            <w:noWrap w:val="0"/>
            <w:vAlign w:val="center"/>
          </w:tcPr>
          <w:p w14:paraId="35751F62">
            <w:pPr>
              <w:pStyle w:val="26"/>
              <w:bidi w:val="0"/>
              <w:rPr>
                <w:rFonts w:hint="default"/>
              </w:rPr>
            </w:pPr>
            <w:r>
              <w:rPr>
                <w:rFonts w:hint="default"/>
              </w:rPr>
              <w:t>varchar</w:t>
            </w:r>
          </w:p>
        </w:tc>
        <w:tc>
          <w:tcPr>
            <w:tcW w:w="418" w:type="pct"/>
            <w:noWrap w:val="0"/>
            <w:vAlign w:val="center"/>
          </w:tcPr>
          <w:p w14:paraId="6FF2F025">
            <w:pPr>
              <w:pStyle w:val="26"/>
              <w:bidi w:val="0"/>
              <w:rPr>
                <w:rFonts w:hint="default"/>
              </w:rPr>
            </w:pPr>
            <w:r>
              <w:rPr>
                <w:rFonts w:hint="default"/>
              </w:rPr>
              <w:t>20</w:t>
            </w:r>
          </w:p>
        </w:tc>
        <w:tc>
          <w:tcPr>
            <w:tcW w:w="417" w:type="pct"/>
            <w:noWrap w:val="0"/>
            <w:vAlign w:val="center"/>
          </w:tcPr>
          <w:p w14:paraId="79479C59">
            <w:pPr>
              <w:pStyle w:val="26"/>
              <w:bidi w:val="0"/>
              <w:rPr>
                <w:rFonts w:hint="default"/>
              </w:rPr>
            </w:pPr>
            <w:r>
              <w:rPr>
                <w:rFonts w:hint="default"/>
              </w:rPr>
              <w:t>是</w:t>
            </w:r>
          </w:p>
        </w:tc>
        <w:tc>
          <w:tcPr>
            <w:tcW w:w="920" w:type="pct"/>
            <w:noWrap w:val="0"/>
            <w:vAlign w:val="center"/>
          </w:tcPr>
          <w:p w14:paraId="113602A3">
            <w:pPr>
              <w:pStyle w:val="26"/>
              <w:bidi w:val="0"/>
              <w:rPr>
                <w:rFonts w:hint="default"/>
              </w:rPr>
            </w:pPr>
            <w:r>
              <w:rPr>
                <w:rFonts w:hint="default"/>
              </w:rPr>
              <w:t>A</w:t>
            </w:r>
          </w:p>
          <w:p w14:paraId="6A192F6B">
            <w:pPr>
              <w:pStyle w:val="26"/>
              <w:bidi w:val="0"/>
              <w:rPr>
                <w:rFonts w:hint="default"/>
              </w:rPr>
            </w:pPr>
            <w:r>
              <w:rPr>
                <w:rFonts w:hint="default"/>
              </w:rPr>
              <w:t>B</w:t>
            </w:r>
          </w:p>
          <w:p w14:paraId="041C223C">
            <w:pPr>
              <w:pStyle w:val="26"/>
              <w:bidi w:val="0"/>
              <w:rPr>
                <w:rFonts w:hint="default"/>
              </w:rPr>
            </w:pPr>
            <w:r>
              <w:rPr>
                <w:rFonts w:hint="default"/>
              </w:rPr>
              <w:t>C</w:t>
            </w:r>
          </w:p>
          <w:p w14:paraId="0F0CF893">
            <w:pPr>
              <w:pStyle w:val="26"/>
              <w:bidi w:val="0"/>
              <w:rPr>
                <w:rFonts w:hint="default"/>
              </w:rPr>
            </w:pPr>
            <w:r>
              <w:rPr>
                <w:rFonts w:hint="default"/>
              </w:rPr>
              <w:t>D</w:t>
            </w:r>
          </w:p>
          <w:p w14:paraId="1A3C528A">
            <w:pPr>
              <w:pStyle w:val="26"/>
              <w:bidi w:val="0"/>
              <w:rPr>
                <w:rFonts w:hint="default"/>
              </w:rPr>
            </w:pPr>
            <w:r>
              <w:rPr>
                <w:rFonts w:hint="default"/>
              </w:rPr>
              <w:t>M</w:t>
            </w:r>
          </w:p>
        </w:tc>
      </w:tr>
      <w:tr w14:paraId="4FA2E6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0596F0">
            <w:pPr>
              <w:pStyle w:val="26"/>
              <w:bidi w:val="0"/>
              <w:rPr>
                <w:rFonts w:hint="default"/>
              </w:rPr>
            </w:pPr>
            <w:r>
              <w:rPr>
                <w:rFonts w:hint="default"/>
                <w:lang w:val="en-US" w:eastAsia="zh-CN"/>
              </w:rPr>
              <w:t>6</w:t>
            </w:r>
          </w:p>
        </w:tc>
        <w:tc>
          <w:tcPr>
            <w:tcW w:w="1004" w:type="pct"/>
            <w:noWrap w:val="0"/>
            <w:vAlign w:val="center"/>
          </w:tcPr>
          <w:p w14:paraId="7DD234AC">
            <w:pPr>
              <w:pStyle w:val="26"/>
              <w:bidi w:val="0"/>
              <w:rPr>
                <w:rFonts w:hint="default"/>
              </w:rPr>
            </w:pPr>
            <w:r>
              <w:rPr>
                <w:rFonts w:hint="default"/>
              </w:rPr>
              <w:t>nsryjjb</w:t>
            </w:r>
          </w:p>
        </w:tc>
        <w:tc>
          <w:tcPr>
            <w:tcW w:w="1087" w:type="pct"/>
            <w:noWrap w:val="0"/>
            <w:vAlign w:val="center"/>
          </w:tcPr>
          <w:p w14:paraId="4FF2547A">
            <w:pPr>
              <w:pStyle w:val="26"/>
              <w:bidi w:val="0"/>
              <w:rPr>
                <w:rFonts w:hint="default"/>
              </w:rPr>
            </w:pPr>
            <w:r>
              <w:rPr>
                <w:rFonts w:hint="default"/>
              </w:rPr>
              <w:t>纳税人预警级别</w:t>
            </w:r>
          </w:p>
        </w:tc>
        <w:tc>
          <w:tcPr>
            <w:tcW w:w="753" w:type="pct"/>
            <w:noWrap w:val="0"/>
            <w:vAlign w:val="center"/>
          </w:tcPr>
          <w:p w14:paraId="54DCF168">
            <w:pPr>
              <w:pStyle w:val="26"/>
              <w:bidi w:val="0"/>
              <w:rPr>
                <w:rFonts w:hint="default"/>
              </w:rPr>
            </w:pPr>
            <w:r>
              <w:rPr>
                <w:rFonts w:hint="default"/>
              </w:rPr>
              <w:t>varchar</w:t>
            </w:r>
          </w:p>
        </w:tc>
        <w:tc>
          <w:tcPr>
            <w:tcW w:w="418" w:type="pct"/>
            <w:noWrap w:val="0"/>
            <w:vAlign w:val="center"/>
          </w:tcPr>
          <w:p w14:paraId="0BB9C762">
            <w:pPr>
              <w:pStyle w:val="26"/>
              <w:bidi w:val="0"/>
              <w:rPr>
                <w:rFonts w:hint="default"/>
              </w:rPr>
            </w:pPr>
            <w:r>
              <w:rPr>
                <w:rFonts w:hint="default"/>
              </w:rPr>
              <w:t>1</w:t>
            </w:r>
          </w:p>
        </w:tc>
        <w:tc>
          <w:tcPr>
            <w:tcW w:w="417" w:type="pct"/>
            <w:noWrap w:val="0"/>
            <w:vAlign w:val="center"/>
          </w:tcPr>
          <w:p w14:paraId="165867A3">
            <w:pPr>
              <w:pStyle w:val="26"/>
              <w:bidi w:val="0"/>
              <w:rPr>
                <w:rFonts w:hint="default"/>
              </w:rPr>
            </w:pPr>
            <w:r>
              <w:rPr>
                <w:rFonts w:hint="default"/>
              </w:rPr>
              <w:t>否</w:t>
            </w:r>
          </w:p>
        </w:tc>
        <w:tc>
          <w:tcPr>
            <w:tcW w:w="920" w:type="pct"/>
            <w:noWrap w:val="0"/>
            <w:vAlign w:val="center"/>
          </w:tcPr>
          <w:p w14:paraId="34DA5D06">
            <w:pPr>
              <w:pStyle w:val="26"/>
              <w:bidi w:val="0"/>
              <w:rPr>
                <w:rFonts w:hint="default"/>
              </w:rPr>
            </w:pPr>
            <w:r>
              <w:rPr>
                <w:rFonts w:hint="default"/>
              </w:rPr>
              <w:t>空：无预警</w:t>
            </w:r>
          </w:p>
          <w:p w14:paraId="6426A05A">
            <w:pPr>
              <w:pStyle w:val="26"/>
              <w:bidi w:val="0"/>
              <w:rPr>
                <w:rFonts w:hint="default"/>
              </w:rPr>
            </w:pPr>
            <w:r>
              <w:rPr>
                <w:rFonts w:hint="default"/>
              </w:rPr>
              <w:t>01：红色预警</w:t>
            </w:r>
          </w:p>
          <w:p w14:paraId="6CF3FBF1">
            <w:pPr>
              <w:pStyle w:val="26"/>
              <w:bidi w:val="0"/>
              <w:rPr>
                <w:rFonts w:hint="default"/>
              </w:rPr>
            </w:pPr>
            <w:r>
              <w:rPr>
                <w:rFonts w:hint="default"/>
              </w:rPr>
              <w:t>02：黄色预警</w:t>
            </w:r>
          </w:p>
          <w:p w14:paraId="339BECEE">
            <w:pPr>
              <w:pStyle w:val="26"/>
              <w:bidi w:val="0"/>
              <w:rPr>
                <w:rFonts w:hint="default"/>
              </w:rPr>
            </w:pPr>
            <w:r>
              <w:rPr>
                <w:rFonts w:hint="default"/>
              </w:rPr>
              <w:t>03：蓝色预警</w:t>
            </w:r>
          </w:p>
        </w:tc>
      </w:tr>
      <w:tr w14:paraId="6E5B31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FFB989">
            <w:pPr>
              <w:pStyle w:val="26"/>
              <w:bidi w:val="0"/>
              <w:rPr>
                <w:rFonts w:hint="default"/>
              </w:rPr>
            </w:pPr>
            <w:r>
              <w:rPr>
                <w:rFonts w:hint="default"/>
                <w:lang w:val="en-US" w:eastAsia="zh-CN"/>
              </w:rPr>
              <w:t>7</w:t>
            </w:r>
          </w:p>
        </w:tc>
        <w:tc>
          <w:tcPr>
            <w:tcW w:w="1004" w:type="pct"/>
            <w:noWrap w:val="0"/>
            <w:vAlign w:val="center"/>
          </w:tcPr>
          <w:p w14:paraId="7C1AEA76">
            <w:pPr>
              <w:pStyle w:val="26"/>
              <w:bidi w:val="0"/>
              <w:rPr>
                <w:rFonts w:hint="default"/>
              </w:rPr>
            </w:pPr>
            <w:r>
              <w:rPr>
                <w:rFonts w:hint="default"/>
              </w:rPr>
              <w:t>fxnsrbz</w:t>
            </w:r>
          </w:p>
        </w:tc>
        <w:tc>
          <w:tcPr>
            <w:tcW w:w="1087" w:type="pct"/>
            <w:noWrap w:val="0"/>
            <w:vAlign w:val="center"/>
          </w:tcPr>
          <w:p w14:paraId="43EE6BEF">
            <w:pPr>
              <w:pStyle w:val="26"/>
              <w:bidi w:val="0"/>
              <w:rPr>
                <w:rFonts w:hint="default"/>
              </w:rPr>
            </w:pPr>
            <w:r>
              <w:rPr>
                <w:rFonts w:hint="default"/>
              </w:rPr>
              <w:t>风险纳税人标志</w:t>
            </w:r>
          </w:p>
        </w:tc>
        <w:tc>
          <w:tcPr>
            <w:tcW w:w="753" w:type="pct"/>
            <w:noWrap w:val="0"/>
            <w:vAlign w:val="center"/>
          </w:tcPr>
          <w:p w14:paraId="6EA3268A">
            <w:pPr>
              <w:pStyle w:val="26"/>
              <w:bidi w:val="0"/>
              <w:rPr>
                <w:rFonts w:hint="default"/>
              </w:rPr>
            </w:pPr>
            <w:r>
              <w:rPr>
                <w:rFonts w:hint="default"/>
              </w:rPr>
              <w:t>varchar</w:t>
            </w:r>
          </w:p>
        </w:tc>
        <w:tc>
          <w:tcPr>
            <w:tcW w:w="418" w:type="pct"/>
            <w:noWrap w:val="0"/>
            <w:vAlign w:val="center"/>
          </w:tcPr>
          <w:p w14:paraId="1D38998D">
            <w:pPr>
              <w:pStyle w:val="26"/>
              <w:bidi w:val="0"/>
              <w:rPr>
                <w:rFonts w:hint="default"/>
              </w:rPr>
            </w:pPr>
            <w:r>
              <w:rPr>
                <w:rFonts w:hint="default"/>
              </w:rPr>
              <w:t>1</w:t>
            </w:r>
          </w:p>
        </w:tc>
        <w:tc>
          <w:tcPr>
            <w:tcW w:w="417" w:type="pct"/>
            <w:noWrap w:val="0"/>
            <w:vAlign w:val="center"/>
          </w:tcPr>
          <w:p w14:paraId="55675B98">
            <w:pPr>
              <w:pStyle w:val="26"/>
              <w:bidi w:val="0"/>
              <w:rPr>
                <w:rFonts w:hint="default"/>
              </w:rPr>
            </w:pPr>
            <w:r>
              <w:rPr>
                <w:rFonts w:hint="default"/>
              </w:rPr>
              <w:t>是</w:t>
            </w:r>
          </w:p>
        </w:tc>
        <w:tc>
          <w:tcPr>
            <w:tcW w:w="920" w:type="pct"/>
            <w:noWrap w:val="0"/>
            <w:vAlign w:val="center"/>
          </w:tcPr>
          <w:p w14:paraId="478F9D0E">
            <w:pPr>
              <w:pStyle w:val="26"/>
              <w:bidi w:val="0"/>
              <w:rPr>
                <w:rFonts w:hint="default"/>
              </w:rPr>
            </w:pPr>
            <w:r>
              <w:rPr>
                <w:rFonts w:hint="default"/>
              </w:rPr>
              <w:t>Y：风险纳税人N：正常纳税人</w:t>
            </w:r>
          </w:p>
        </w:tc>
      </w:tr>
    </w:tbl>
    <w:p w14:paraId="612FE118">
      <w:pPr>
        <w:pStyle w:val="6"/>
        <w:bidi w:val="0"/>
        <w:rPr>
          <w:rFonts w:hint="default"/>
          <w:lang w:eastAsia="zh-CN"/>
        </w:rPr>
      </w:pPr>
      <w:bookmarkStart w:id="262" w:name="_Toc4654"/>
      <w:r>
        <w:rPr>
          <w:rFonts w:hint="default"/>
        </w:rPr>
        <w:t>5.6</w:t>
      </w:r>
      <w:r>
        <w:rPr>
          <w:rFonts w:hint="default"/>
          <w:lang w:eastAsia="zh-CN"/>
        </w:rPr>
        <w:t>返回报文示例</w:t>
      </w:r>
      <w:bookmarkEnd w:id="262"/>
      <w:r>
        <w:rPr>
          <w:rFonts w:hint="default"/>
          <w:lang w:eastAsia="zh-CN"/>
        </w:rPr>
        <w:t xml:space="preserve"> </w:t>
      </w:r>
    </w:p>
    <w:p w14:paraId="62B9CA19">
      <w:pPr>
        <w:pStyle w:val="5"/>
        <w:bidi w:val="0"/>
        <w:rPr>
          <w:rFonts w:hint="default"/>
        </w:rPr>
      </w:pPr>
      <w:bookmarkStart w:id="263" w:name="OLE_LINK29"/>
      <w:bookmarkStart w:id="264" w:name="_Toc15342"/>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91C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C48C7C3">
            <w:pPr>
              <w:bidi w:val="0"/>
              <w:rPr>
                <w:rFonts w:hint="default"/>
              </w:rPr>
            </w:pPr>
            <w:r>
              <w:rPr>
                <w:rFonts w:hint="default"/>
              </w:rPr>
              <w:t>{</w:t>
            </w:r>
          </w:p>
          <w:p w14:paraId="1BC4410C">
            <w:pPr>
              <w:bidi w:val="0"/>
              <w:rPr>
                <w:rFonts w:hint="default"/>
              </w:rPr>
            </w:pPr>
            <w:r>
              <w:rPr>
                <w:rFonts w:hint="default"/>
              </w:rPr>
              <w:tab/>
            </w:r>
            <w:r>
              <w:rPr>
                <w:rFonts w:hint="default"/>
              </w:rPr>
              <w:t>"Response":{</w:t>
            </w:r>
          </w:p>
          <w:p w14:paraId="5404DD12">
            <w:pPr>
              <w:bidi w:val="0"/>
              <w:rPr>
                <w:rFonts w:hint="default"/>
              </w:rPr>
            </w:pPr>
            <w:r>
              <w:rPr>
                <w:rFonts w:hint="default"/>
              </w:rPr>
              <w:tab/>
            </w:r>
            <w:r>
              <w:rPr>
                <w:rFonts w:hint="default"/>
              </w:rPr>
              <w:tab/>
            </w:r>
            <w:r>
              <w:rPr>
                <w:rFonts w:hint="default"/>
              </w:rPr>
              <w:t>"RequestId": "16位随机数字和字母组合",</w:t>
            </w:r>
          </w:p>
          <w:p w14:paraId="4D523912">
            <w:pPr>
              <w:bidi w:val="0"/>
              <w:rPr>
                <w:rFonts w:hint="default"/>
              </w:rPr>
            </w:pPr>
            <w:r>
              <w:rPr>
                <w:rFonts w:hint="default"/>
              </w:rPr>
              <w:tab/>
            </w:r>
            <w:r>
              <w:rPr>
                <w:rFonts w:hint="default"/>
              </w:rPr>
              <w:tab/>
            </w:r>
            <w:r>
              <w:rPr>
                <w:rFonts w:hint="default"/>
              </w:rPr>
              <w:t>"Data":{</w:t>
            </w:r>
          </w:p>
          <w:p w14:paraId="62E59832">
            <w:pPr>
              <w:bidi w:val="0"/>
              <w:rPr>
                <w:rFonts w:hint="default"/>
              </w:rPr>
            </w:pPr>
            <w:r>
              <w:rPr>
                <w:rFonts w:hint="default"/>
              </w:rPr>
              <w:tab/>
            </w:r>
            <w:r>
              <w:rPr>
                <w:rFonts w:hint="default"/>
              </w:rPr>
              <w:tab/>
            </w:r>
            <w:r>
              <w:rPr>
                <w:rFonts w:hint="default"/>
              </w:rPr>
              <w:tab/>
            </w:r>
            <w:r>
              <w:rPr>
                <w:rFonts w:hint="default"/>
              </w:rPr>
              <w:t>"returncode": "00",</w:t>
            </w:r>
          </w:p>
          <w:p w14:paraId="66801C17">
            <w:pPr>
              <w:bidi w:val="0"/>
              <w:rPr>
                <w:rFonts w:hint="default"/>
              </w:rPr>
            </w:pPr>
            <w:r>
              <w:rPr>
                <w:rFonts w:hint="default"/>
              </w:rPr>
              <w:tab/>
            </w:r>
            <w:r>
              <w:rPr>
                <w:rFonts w:hint="default"/>
              </w:rPr>
              <w:tab/>
            </w:r>
            <w:r>
              <w:rPr>
                <w:rFonts w:hint="default"/>
              </w:rPr>
              <w:tab/>
            </w:r>
            <w:r>
              <w:rPr>
                <w:rFonts w:hint="default"/>
              </w:rPr>
              <w:t>"returnmsg": "成功",</w:t>
            </w:r>
          </w:p>
          <w:p w14:paraId="7A18076D">
            <w:pPr>
              <w:bidi w:val="0"/>
              <w:rPr>
                <w:rFonts w:hint="default"/>
              </w:rPr>
            </w:pPr>
            <w:r>
              <w:rPr>
                <w:rFonts w:hint="default"/>
              </w:rPr>
              <w:tab/>
            </w:r>
            <w:r>
              <w:rPr>
                <w:rFonts w:hint="default"/>
              </w:rPr>
              <w:tab/>
            </w:r>
            <w:r>
              <w:rPr>
                <w:rFonts w:hint="default"/>
              </w:rPr>
              <w:tab/>
            </w:r>
            <w:r>
              <w:rPr>
                <w:rFonts w:hint="default"/>
              </w:rPr>
              <w:t>"nsrsbh": "纳税人识别号/统一社会信用代码",</w:t>
            </w:r>
          </w:p>
          <w:p w14:paraId="738D0CBA">
            <w:pPr>
              <w:bidi w:val="0"/>
              <w:rPr>
                <w:rFonts w:hint="default"/>
              </w:rPr>
            </w:pPr>
            <w:r>
              <w:rPr>
                <w:rFonts w:hint="default"/>
              </w:rPr>
              <w:tab/>
            </w:r>
            <w:r>
              <w:rPr>
                <w:rFonts w:hint="default"/>
              </w:rPr>
              <w:tab/>
            </w:r>
            <w:r>
              <w:rPr>
                <w:rFonts w:hint="default"/>
              </w:rPr>
              <w:tab/>
            </w:r>
            <w:r>
              <w:rPr>
                <w:rFonts w:hint="default"/>
              </w:rPr>
              <w:t>"fxnsrlx": "风险纳税人类型",</w:t>
            </w:r>
          </w:p>
          <w:p w14:paraId="2E58459C">
            <w:pPr>
              <w:bidi w:val="0"/>
              <w:rPr>
                <w:rFonts w:hint="default"/>
              </w:rPr>
            </w:pPr>
            <w:r>
              <w:rPr>
                <w:rFonts w:hint="default"/>
              </w:rPr>
              <w:tab/>
            </w:r>
            <w:r>
              <w:rPr>
                <w:rFonts w:hint="default"/>
              </w:rPr>
              <w:tab/>
            </w:r>
            <w:r>
              <w:rPr>
                <w:rFonts w:hint="default"/>
              </w:rPr>
              <w:tab/>
            </w:r>
            <w:r>
              <w:rPr>
                <w:rFonts w:hint="default"/>
              </w:rPr>
              <w:t>"nsrxydj": "纳税人信用等级",</w:t>
            </w:r>
          </w:p>
          <w:p w14:paraId="57A99687">
            <w:pPr>
              <w:bidi w:val="0"/>
              <w:rPr>
                <w:rFonts w:hint="default"/>
              </w:rPr>
            </w:pPr>
            <w:r>
              <w:rPr>
                <w:rFonts w:hint="default"/>
              </w:rPr>
              <w:tab/>
            </w:r>
            <w:r>
              <w:rPr>
                <w:rFonts w:hint="default"/>
              </w:rPr>
              <w:tab/>
            </w:r>
            <w:r>
              <w:rPr>
                <w:rFonts w:hint="default"/>
              </w:rPr>
              <w:tab/>
            </w:r>
            <w:r>
              <w:rPr>
                <w:rFonts w:hint="default"/>
              </w:rPr>
              <w:t>"nsryjjb": "纳税人预警级别",</w:t>
            </w:r>
          </w:p>
          <w:p w14:paraId="2B23F729">
            <w:pPr>
              <w:bidi w:val="0"/>
              <w:rPr>
                <w:rFonts w:hint="default"/>
              </w:rPr>
            </w:pPr>
            <w:r>
              <w:rPr>
                <w:rFonts w:hint="default"/>
              </w:rPr>
              <w:tab/>
            </w:r>
            <w:r>
              <w:rPr>
                <w:rFonts w:hint="default"/>
              </w:rPr>
              <w:tab/>
            </w:r>
            <w:r>
              <w:rPr>
                <w:rFonts w:hint="default"/>
              </w:rPr>
              <w:tab/>
            </w:r>
            <w:r>
              <w:rPr>
                <w:rFonts w:hint="default"/>
              </w:rPr>
              <w:t>"fxnsrbz": "风险纳税人标志"</w:t>
            </w:r>
          </w:p>
          <w:p w14:paraId="72A65E07">
            <w:pPr>
              <w:bidi w:val="0"/>
              <w:rPr>
                <w:rFonts w:hint="default"/>
              </w:rPr>
            </w:pPr>
            <w:r>
              <w:rPr>
                <w:rFonts w:hint="default"/>
              </w:rPr>
              <w:tab/>
            </w:r>
            <w:r>
              <w:rPr>
                <w:rFonts w:hint="default"/>
              </w:rPr>
              <w:tab/>
            </w:r>
            <w:r>
              <w:rPr>
                <w:rFonts w:hint="default"/>
              </w:rPr>
              <w:t>}</w:t>
            </w:r>
          </w:p>
          <w:p w14:paraId="5F2EB84C">
            <w:pPr>
              <w:bidi w:val="0"/>
              <w:rPr>
                <w:rFonts w:hint="default"/>
              </w:rPr>
            </w:pPr>
            <w:r>
              <w:rPr>
                <w:rFonts w:hint="default"/>
              </w:rPr>
              <w:tab/>
            </w:r>
            <w:r>
              <w:rPr>
                <w:rFonts w:hint="default"/>
              </w:rPr>
              <w:t>}</w:t>
            </w:r>
          </w:p>
          <w:p w14:paraId="5FCA11EE">
            <w:pPr>
              <w:bidi w:val="0"/>
              <w:rPr>
                <w:rFonts w:hint="default"/>
              </w:rPr>
            </w:pPr>
            <w:r>
              <w:rPr>
                <w:rFonts w:hint="default"/>
              </w:rPr>
              <w:t>}</w:t>
            </w:r>
          </w:p>
        </w:tc>
      </w:tr>
    </w:tbl>
    <w:p w14:paraId="26E7CAE1">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2B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1239C99">
            <w:pPr>
              <w:bidi w:val="0"/>
              <w:rPr>
                <w:rFonts w:hint="default"/>
              </w:rPr>
            </w:pPr>
            <w:r>
              <w:rPr>
                <w:rFonts w:hint="default"/>
              </w:rPr>
              <w:t>{</w:t>
            </w:r>
          </w:p>
          <w:p w14:paraId="6DA6030A">
            <w:pPr>
              <w:bidi w:val="0"/>
              <w:rPr>
                <w:rFonts w:hint="default"/>
              </w:rPr>
            </w:pPr>
            <w:r>
              <w:rPr>
                <w:rFonts w:hint="default"/>
              </w:rPr>
              <w:tab/>
            </w:r>
            <w:r>
              <w:rPr>
                <w:rFonts w:hint="default"/>
              </w:rPr>
              <w:t>"Response":{</w:t>
            </w:r>
          </w:p>
          <w:p w14:paraId="31339F9A">
            <w:pPr>
              <w:bidi w:val="0"/>
              <w:rPr>
                <w:rFonts w:hint="default"/>
              </w:rPr>
            </w:pPr>
            <w:r>
              <w:rPr>
                <w:rFonts w:hint="default"/>
              </w:rPr>
              <w:tab/>
            </w:r>
            <w:r>
              <w:rPr>
                <w:rFonts w:hint="default"/>
              </w:rPr>
              <w:tab/>
            </w:r>
            <w:r>
              <w:rPr>
                <w:rFonts w:hint="default"/>
              </w:rPr>
              <w:t>"RequestId": "16位随机数字和字母组合",</w:t>
            </w:r>
          </w:p>
          <w:p w14:paraId="42F987A3">
            <w:pPr>
              <w:bidi w:val="0"/>
              <w:rPr>
                <w:rFonts w:hint="default"/>
              </w:rPr>
            </w:pPr>
            <w:r>
              <w:rPr>
                <w:rFonts w:hint="default"/>
              </w:rPr>
              <w:tab/>
            </w:r>
            <w:r>
              <w:rPr>
                <w:rFonts w:hint="default"/>
              </w:rPr>
              <w:tab/>
            </w:r>
            <w:r>
              <w:rPr>
                <w:rFonts w:hint="default"/>
              </w:rPr>
              <w:t>"Error":{</w:t>
            </w:r>
          </w:p>
          <w:p w14:paraId="3CD15662">
            <w:pPr>
              <w:bidi w:val="0"/>
              <w:rPr>
                <w:rFonts w:hint="default"/>
              </w:rPr>
            </w:pPr>
            <w:r>
              <w:rPr>
                <w:rFonts w:hint="default"/>
              </w:rPr>
              <w:tab/>
            </w:r>
            <w:r>
              <w:rPr>
                <w:rFonts w:hint="default"/>
              </w:rPr>
              <w:tab/>
            </w:r>
            <w:r>
              <w:rPr>
                <w:rFonts w:hint="default"/>
              </w:rPr>
              <w:tab/>
            </w:r>
            <w:r>
              <w:rPr>
                <w:rFonts w:hint="default"/>
              </w:rPr>
              <w:t>"Code": "01”,</w:t>
            </w:r>
          </w:p>
          <w:p w14:paraId="2349B012">
            <w:pPr>
              <w:bidi w:val="0"/>
              <w:rPr>
                <w:rFonts w:hint="default"/>
              </w:rPr>
            </w:pPr>
            <w:r>
              <w:rPr>
                <w:rFonts w:hint="default"/>
              </w:rPr>
              <w:tab/>
            </w:r>
            <w:r>
              <w:rPr>
                <w:rFonts w:hint="default"/>
              </w:rPr>
              <w:tab/>
            </w:r>
            <w:r>
              <w:rPr>
                <w:rFonts w:hint="default"/>
              </w:rPr>
              <w:tab/>
            </w:r>
            <w:r>
              <w:rPr>
                <w:rFonts w:hint="default"/>
              </w:rPr>
              <w:t>"Message": "错误说明"</w:t>
            </w:r>
          </w:p>
          <w:p w14:paraId="008D0B3A">
            <w:pPr>
              <w:bidi w:val="0"/>
              <w:rPr>
                <w:rFonts w:hint="default"/>
              </w:rPr>
            </w:pPr>
            <w:r>
              <w:rPr>
                <w:rFonts w:hint="default"/>
              </w:rPr>
              <w:t>}</w:t>
            </w:r>
          </w:p>
          <w:p w14:paraId="552C4EDB">
            <w:pPr>
              <w:bidi w:val="0"/>
              <w:rPr>
                <w:rFonts w:hint="default"/>
              </w:rPr>
            </w:pPr>
            <w:r>
              <w:rPr>
                <w:rFonts w:hint="default"/>
              </w:rPr>
              <w:tab/>
            </w:r>
            <w:r>
              <w:rPr>
                <w:rFonts w:hint="default"/>
              </w:rPr>
              <w:t>}</w:t>
            </w:r>
          </w:p>
          <w:p w14:paraId="3DFB1DC5">
            <w:pPr>
              <w:bidi w:val="0"/>
              <w:rPr>
                <w:rFonts w:hint="default"/>
              </w:rPr>
            </w:pPr>
            <w:r>
              <w:rPr>
                <w:rFonts w:hint="default"/>
              </w:rPr>
              <w:t>}</w:t>
            </w:r>
          </w:p>
        </w:tc>
      </w:tr>
      <w:bookmarkEnd w:id="263"/>
    </w:tbl>
    <w:p w14:paraId="36A43057">
      <w:pPr>
        <w:pStyle w:val="4"/>
        <w:widowControl/>
        <w:spacing w:beforeAutospacing="0" w:afterAutospacing="0" w:line="408" w:lineRule="auto"/>
        <w:rPr>
          <w:rFonts w:hint="default" w:ascii="Times New Roman" w:hAnsi="Times New Roman" w:eastAsia="宋体" w:cs="Times New Roman"/>
          <w:sz w:val="28"/>
          <w:szCs w:val="28"/>
        </w:rPr>
      </w:pPr>
      <w:bookmarkStart w:id="265" w:name="_Toc20195"/>
      <w:bookmarkStart w:id="266" w:name="_Toc11580"/>
      <w:r>
        <w:rPr>
          <w:rFonts w:hint="default" w:ascii="Times New Roman" w:hAnsi="Times New Roman" w:eastAsia="宋体" w:cs="Times New Roman"/>
          <w:sz w:val="28"/>
          <w:szCs w:val="28"/>
        </w:rPr>
        <w:t>6.查询纳税人基本信息</w:t>
      </w:r>
      <w:bookmarkEnd w:id="264"/>
      <w:bookmarkEnd w:id="265"/>
      <w:bookmarkEnd w:id="266"/>
    </w:p>
    <w:p w14:paraId="7F1CBC5E">
      <w:pPr>
        <w:pStyle w:val="6"/>
        <w:bidi w:val="0"/>
        <w:rPr>
          <w:rFonts w:hint="default"/>
        </w:rPr>
      </w:pPr>
      <w:bookmarkStart w:id="267" w:name="_Toc187"/>
      <w:r>
        <w:rPr>
          <w:rFonts w:hint="default"/>
        </w:rPr>
        <w:t>6.1接口说明</w:t>
      </w:r>
      <w:bookmarkEnd w:id="267"/>
    </w:p>
    <w:p w14:paraId="456039CD">
      <w:pPr>
        <w:pStyle w:val="5"/>
        <w:bidi w:val="0"/>
        <w:rPr>
          <w:rFonts w:hint="default"/>
        </w:rPr>
      </w:pPr>
      <w:r>
        <w:rPr>
          <w:rFonts w:hint="default"/>
        </w:rP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545EB7DC">
      <w:pPr>
        <w:pStyle w:val="6"/>
        <w:bidi w:val="0"/>
        <w:rPr>
          <w:rFonts w:hint="default"/>
        </w:rPr>
      </w:pPr>
      <w:bookmarkStart w:id="268" w:name="_Toc8955"/>
      <w:r>
        <w:rPr>
          <w:rFonts w:hint="default"/>
        </w:rPr>
        <w:t>6.2请求方式</w:t>
      </w:r>
      <w:bookmarkEnd w:id="268"/>
    </w:p>
    <w:p w14:paraId="792378C9">
      <w:pPr>
        <w:pStyle w:val="5"/>
        <w:bidi w:val="0"/>
        <w:rPr>
          <w:rFonts w:hint="default"/>
        </w:rPr>
      </w:pPr>
      <w:r>
        <w:rPr>
          <w:rFonts w:hint="default"/>
        </w:rPr>
        <w:t>请求方式为POST</w:t>
      </w:r>
    </w:p>
    <w:p w14:paraId="110A39FE">
      <w:pPr>
        <w:pStyle w:val="5"/>
        <w:bidi w:val="0"/>
        <w:rPr>
          <w:rFonts w:hint="default"/>
        </w:rPr>
      </w:pPr>
      <w:r>
        <w:rPr>
          <w:rFonts w:hint="default"/>
        </w:rPr>
        <w:t>●</w:t>
      </w:r>
      <w:r>
        <w:rPr>
          <w:rFonts w:hint="default"/>
          <w:lang w:val="en-US"/>
        </w:rPr>
        <w:t xml:space="preserve"> </w:t>
      </w:r>
      <w:r>
        <w:rPr>
          <w:rFonts w:hint="default"/>
        </w:rPr>
        <w:t>path指该参数为路径参数</w:t>
      </w:r>
    </w:p>
    <w:p w14:paraId="1C8737AD">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650F4ABC">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73263D04">
      <w:pPr>
        <w:pStyle w:val="6"/>
        <w:bidi w:val="0"/>
        <w:rPr>
          <w:rFonts w:hint="default"/>
          <w:lang w:eastAsia="zh-CN"/>
        </w:rPr>
      </w:pPr>
      <w:bookmarkStart w:id="269" w:name="_Toc1493"/>
      <w:r>
        <w:rPr>
          <w:rFonts w:hint="default"/>
        </w:rPr>
        <w:t>6.3</w:t>
      </w:r>
      <w:r>
        <w:rPr>
          <w:rFonts w:hint="default"/>
          <w:lang w:eastAsia="zh-CN"/>
        </w:rPr>
        <w:t>请求参数</w:t>
      </w:r>
      <w:bookmarkEnd w:id="269"/>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129F2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80A3361">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208F8296">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2F4DA6C6">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20C97C2E">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395161BD">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7F9C0540">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3AD3201E">
            <w:pPr>
              <w:pStyle w:val="25"/>
              <w:bidi w:val="0"/>
              <w:rPr>
                <w:rFonts w:hint="default"/>
              </w:rPr>
            </w:pPr>
            <w:r>
              <w:rPr>
                <w:rFonts w:hint="default"/>
              </w:rPr>
              <w:t>说明</w:t>
            </w:r>
          </w:p>
        </w:tc>
      </w:tr>
      <w:tr w14:paraId="18CE75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34E7A7D2">
            <w:pPr>
              <w:pStyle w:val="26"/>
              <w:bidi w:val="0"/>
              <w:rPr>
                <w:rFonts w:hint="default"/>
                <w:lang w:val="en-US"/>
              </w:rPr>
            </w:pPr>
            <w:r>
              <w:rPr>
                <w:rFonts w:hint="default"/>
                <w:lang w:val="en-US"/>
              </w:rPr>
              <w:t>1</w:t>
            </w:r>
          </w:p>
        </w:tc>
        <w:tc>
          <w:tcPr>
            <w:tcW w:w="1004" w:type="pct"/>
            <w:tcBorders>
              <w:top w:val="single" w:color="auto" w:sz="6" w:space="0"/>
            </w:tcBorders>
            <w:noWrap w:val="0"/>
            <w:vAlign w:val="center"/>
          </w:tcPr>
          <w:p w14:paraId="679EB512">
            <w:pPr>
              <w:pStyle w:val="26"/>
              <w:bidi w:val="0"/>
              <w:rPr>
                <w:rFonts w:hint="default"/>
              </w:rPr>
            </w:pPr>
            <w:r>
              <w:rPr>
                <w:rFonts w:hint="default"/>
              </w:rPr>
              <w:t>nsrsbh</w:t>
            </w:r>
          </w:p>
        </w:tc>
        <w:tc>
          <w:tcPr>
            <w:tcW w:w="1087" w:type="pct"/>
            <w:tcBorders>
              <w:top w:val="single" w:color="auto" w:sz="6" w:space="0"/>
            </w:tcBorders>
            <w:noWrap w:val="0"/>
            <w:vAlign w:val="center"/>
          </w:tcPr>
          <w:p w14:paraId="7505181A">
            <w:pPr>
              <w:pStyle w:val="26"/>
              <w:bidi w:val="0"/>
              <w:rPr>
                <w:rFonts w:hint="default"/>
              </w:rPr>
            </w:pPr>
            <w:r>
              <w:rPr>
                <w:rFonts w:hint="default"/>
              </w:rPr>
              <w:t>纳税人识别号/统一社会信用代码</w:t>
            </w:r>
          </w:p>
        </w:tc>
        <w:tc>
          <w:tcPr>
            <w:tcW w:w="753" w:type="pct"/>
            <w:tcBorders>
              <w:top w:val="single" w:color="auto" w:sz="6" w:space="0"/>
            </w:tcBorders>
            <w:noWrap w:val="0"/>
            <w:vAlign w:val="center"/>
          </w:tcPr>
          <w:p w14:paraId="1E298B91">
            <w:pPr>
              <w:pStyle w:val="26"/>
              <w:bidi w:val="0"/>
              <w:rPr>
                <w:rFonts w:hint="default"/>
              </w:rPr>
            </w:pPr>
            <w:r>
              <w:rPr>
                <w:rFonts w:hint="default"/>
              </w:rPr>
              <w:t>varchar</w:t>
            </w:r>
          </w:p>
        </w:tc>
        <w:tc>
          <w:tcPr>
            <w:tcW w:w="418" w:type="pct"/>
            <w:tcBorders>
              <w:top w:val="single" w:color="auto" w:sz="6" w:space="0"/>
            </w:tcBorders>
            <w:noWrap w:val="0"/>
            <w:vAlign w:val="center"/>
          </w:tcPr>
          <w:p w14:paraId="376DD965">
            <w:pPr>
              <w:pStyle w:val="26"/>
              <w:bidi w:val="0"/>
              <w:rPr>
                <w:rFonts w:hint="default"/>
                <w:lang w:eastAsia="zh-CN"/>
              </w:rPr>
            </w:pPr>
            <w:r>
              <w:rPr>
                <w:rFonts w:hint="default"/>
              </w:rPr>
              <w:t>2</w:t>
            </w:r>
            <w:r>
              <w:rPr>
                <w:rFonts w:hint="default"/>
                <w:lang w:val="en-US" w:eastAsia="zh-CN"/>
              </w:rPr>
              <w:t>0</w:t>
            </w:r>
          </w:p>
        </w:tc>
        <w:tc>
          <w:tcPr>
            <w:tcW w:w="417" w:type="pct"/>
            <w:tcBorders>
              <w:top w:val="single" w:color="auto" w:sz="6" w:space="0"/>
            </w:tcBorders>
            <w:noWrap w:val="0"/>
            <w:vAlign w:val="center"/>
          </w:tcPr>
          <w:p w14:paraId="6A77EFAF">
            <w:pPr>
              <w:pStyle w:val="26"/>
              <w:bidi w:val="0"/>
              <w:rPr>
                <w:rFonts w:hint="default"/>
              </w:rPr>
            </w:pPr>
            <w:r>
              <w:rPr>
                <w:rFonts w:hint="default"/>
              </w:rPr>
              <w:t>是</w:t>
            </w:r>
          </w:p>
        </w:tc>
        <w:tc>
          <w:tcPr>
            <w:tcW w:w="920" w:type="pct"/>
            <w:tcBorders>
              <w:top w:val="single" w:color="auto" w:sz="6" w:space="0"/>
            </w:tcBorders>
            <w:noWrap w:val="0"/>
            <w:vAlign w:val="center"/>
          </w:tcPr>
          <w:p w14:paraId="2EECC529">
            <w:pPr>
              <w:pStyle w:val="26"/>
              <w:bidi w:val="0"/>
              <w:rPr>
                <w:rFonts w:hint="default"/>
              </w:rPr>
            </w:pPr>
            <w:r>
              <w:rPr>
                <w:rFonts w:hint="default"/>
              </w:rPr>
              <w:t>开票纳税人识别号/统一社会信用代码</w:t>
            </w:r>
          </w:p>
        </w:tc>
      </w:tr>
    </w:tbl>
    <w:p w14:paraId="50D37AC6">
      <w:pPr>
        <w:pStyle w:val="6"/>
        <w:bidi w:val="0"/>
        <w:rPr>
          <w:rFonts w:hint="default"/>
          <w:lang w:eastAsia="zh-CN"/>
        </w:rPr>
      </w:pPr>
      <w:bookmarkStart w:id="270" w:name="_Toc28073"/>
      <w:r>
        <w:rPr>
          <w:rFonts w:hint="default"/>
        </w:rPr>
        <w:t>6.4</w:t>
      </w:r>
      <w:r>
        <w:rPr>
          <w:rFonts w:hint="default"/>
          <w:lang w:eastAsia="zh-CN"/>
        </w:rPr>
        <w:t>请求报文示例</w:t>
      </w:r>
      <w:bookmarkEnd w:id="27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35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FD939C7">
            <w:pPr>
              <w:bidi w:val="0"/>
              <w:rPr>
                <w:rFonts w:hint="default"/>
              </w:rPr>
            </w:pPr>
            <w:bookmarkStart w:id="271" w:name="OLE_LINK30"/>
            <w:r>
              <w:rPr>
                <w:rFonts w:hint="default"/>
              </w:rPr>
              <w:t>{</w:t>
            </w:r>
          </w:p>
          <w:p w14:paraId="398F72E0">
            <w:pPr>
              <w:bidi w:val="0"/>
              <w:rPr>
                <w:rFonts w:hint="default"/>
              </w:rPr>
            </w:pPr>
            <w:r>
              <w:rPr>
                <w:rFonts w:hint="default"/>
              </w:rPr>
              <w:tab/>
            </w:r>
            <w:r>
              <w:rPr>
                <w:rFonts w:hint="default"/>
              </w:rPr>
              <w:t>"nsrsbh": "纳税人识别号/统一社会信用代码"</w:t>
            </w:r>
          </w:p>
          <w:p w14:paraId="231AA230">
            <w:pPr>
              <w:bidi w:val="0"/>
              <w:rPr>
                <w:rFonts w:hint="default"/>
              </w:rPr>
            </w:pPr>
            <w:r>
              <w:rPr>
                <w:rFonts w:hint="default"/>
              </w:rPr>
              <w:t>}</w:t>
            </w:r>
          </w:p>
        </w:tc>
      </w:tr>
      <w:bookmarkEnd w:id="271"/>
    </w:tbl>
    <w:p w14:paraId="3A5C97D7">
      <w:pPr>
        <w:pStyle w:val="6"/>
        <w:bidi w:val="0"/>
        <w:rPr>
          <w:rFonts w:hint="default"/>
          <w:lang w:eastAsia="zh-CN"/>
        </w:rPr>
      </w:pPr>
      <w:bookmarkStart w:id="272" w:name="_Toc32116"/>
      <w:r>
        <w:rPr>
          <w:rFonts w:hint="default"/>
        </w:rPr>
        <w:t>6.5</w:t>
      </w:r>
      <w:r>
        <w:rPr>
          <w:rFonts w:hint="default"/>
          <w:lang w:eastAsia="zh-CN"/>
        </w:rPr>
        <w:t>返回参数</w:t>
      </w:r>
      <w:bookmarkEnd w:id="272"/>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334F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D324C5B">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17F5520C">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5F44B141">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11780565">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1C655CBF">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25ECFDBA">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70779CB0">
            <w:pPr>
              <w:pStyle w:val="25"/>
              <w:bidi w:val="0"/>
              <w:rPr>
                <w:rFonts w:hint="default"/>
              </w:rPr>
            </w:pPr>
            <w:r>
              <w:rPr>
                <w:rFonts w:hint="default"/>
              </w:rPr>
              <w:t>说明</w:t>
            </w:r>
          </w:p>
        </w:tc>
      </w:tr>
      <w:tr w14:paraId="68BE47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06B8C">
            <w:pPr>
              <w:pStyle w:val="26"/>
              <w:bidi w:val="0"/>
              <w:rPr>
                <w:rFonts w:hint="default"/>
              </w:rPr>
            </w:pPr>
            <w:r>
              <w:rPr>
                <w:rFonts w:hint="default"/>
                <w:lang w:val="en-US" w:eastAsia="zh-CN"/>
              </w:rPr>
              <w:t>1</w:t>
            </w:r>
          </w:p>
        </w:tc>
        <w:tc>
          <w:tcPr>
            <w:tcW w:w="1004" w:type="pct"/>
            <w:noWrap w:val="0"/>
            <w:vAlign w:val="center"/>
          </w:tcPr>
          <w:p w14:paraId="1E4E3F4C">
            <w:pPr>
              <w:pStyle w:val="26"/>
              <w:bidi w:val="0"/>
              <w:rPr>
                <w:rFonts w:hint="default"/>
              </w:rPr>
            </w:pPr>
            <w:r>
              <w:rPr>
                <w:rFonts w:hint="default"/>
              </w:rPr>
              <w:t>returncode</w:t>
            </w:r>
          </w:p>
        </w:tc>
        <w:tc>
          <w:tcPr>
            <w:tcW w:w="1087" w:type="pct"/>
            <w:noWrap w:val="0"/>
            <w:vAlign w:val="center"/>
          </w:tcPr>
          <w:p w14:paraId="3DF6DB41">
            <w:pPr>
              <w:pStyle w:val="26"/>
              <w:bidi w:val="0"/>
              <w:rPr>
                <w:rFonts w:hint="default"/>
              </w:rPr>
            </w:pPr>
            <w:r>
              <w:rPr>
                <w:rFonts w:hint="default"/>
              </w:rPr>
              <w:t>返回码</w:t>
            </w:r>
          </w:p>
        </w:tc>
        <w:tc>
          <w:tcPr>
            <w:tcW w:w="753" w:type="pct"/>
            <w:noWrap w:val="0"/>
            <w:vAlign w:val="center"/>
          </w:tcPr>
          <w:p w14:paraId="3ED0DC12">
            <w:pPr>
              <w:pStyle w:val="26"/>
              <w:bidi w:val="0"/>
              <w:rPr>
                <w:rFonts w:hint="default"/>
              </w:rPr>
            </w:pPr>
            <w:r>
              <w:rPr>
                <w:rFonts w:hint="default"/>
              </w:rPr>
              <w:t>varchar</w:t>
            </w:r>
          </w:p>
        </w:tc>
        <w:tc>
          <w:tcPr>
            <w:tcW w:w="418" w:type="pct"/>
            <w:noWrap w:val="0"/>
            <w:vAlign w:val="center"/>
          </w:tcPr>
          <w:p w14:paraId="79184738">
            <w:pPr>
              <w:pStyle w:val="26"/>
              <w:bidi w:val="0"/>
              <w:rPr>
                <w:rFonts w:hint="default"/>
              </w:rPr>
            </w:pPr>
            <w:r>
              <w:rPr>
                <w:rFonts w:hint="default"/>
              </w:rPr>
              <w:t>2</w:t>
            </w:r>
          </w:p>
        </w:tc>
        <w:tc>
          <w:tcPr>
            <w:tcW w:w="417" w:type="pct"/>
            <w:noWrap w:val="0"/>
            <w:vAlign w:val="center"/>
          </w:tcPr>
          <w:p w14:paraId="194B8832">
            <w:pPr>
              <w:pStyle w:val="26"/>
              <w:bidi w:val="0"/>
              <w:rPr>
                <w:rFonts w:hint="default"/>
              </w:rPr>
            </w:pPr>
            <w:r>
              <w:rPr>
                <w:rFonts w:hint="default"/>
              </w:rPr>
              <w:t>是</w:t>
            </w:r>
          </w:p>
        </w:tc>
        <w:tc>
          <w:tcPr>
            <w:tcW w:w="920" w:type="pct"/>
            <w:noWrap w:val="0"/>
            <w:vAlign w:val="center"/>
          </w:tcPr>
          <w:p w14:paraId="6EA6A936">
            <w:pPr>
              <w:pStyle w:val="26"/>
              <w:bidi w:val="0"/>
              <w:rPr>
                <w:rFonts w:hint="default"/>
              </w:rPr>
            </w:pPr>
            <w:r>
              <w:rPr>
                <w:rFonts w:hint="default"/>
              </w:rPr>
              <w:t>00：成功</w:t>
            </w:r>
          </w:p>
          <w:p w14:paraId="0AAA40FF">
            <w:pPr>
              <w:pStyle w:val="26"/>
              <w:bidi w:val="0"/>
              <w:rPr>
                <w:rFonts w:hint="default"/>
              </w:rPr>
            </w:pPr>
            <w:r>
              <w:rPr>
                <w:rFonts w:hint="default"/>
              </w:rPr>
              <w:t>其它：失败</w:t>
            </w:r>
          </w:p>
        </w:tc>
      </w:tr>
      <w:tr w14:paraId="24CCC0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4045E7">
            <w:pPr>
              <w:pStyle w:val="26"/>
              <w:bidi w:val="0"/>
              <w:rPr>
                <w:rFonts w:hint="default"/>
              </w:rPr>
            </w:pPr>
            <w:r>
              <w:rPr>
                <w:rFonts w:hint="default"/>
                <w:lang w:val="en-US" w:eastAsia="zh-CN"/>
              </w:rPr>
              <w:t>2</w:t>
            </w:r>
          </w:p>
        </w:tc>
        <w:tc>
          <w:tcPr>
            <w:tcW w:w="1004" w:type="pct"/>
            <w:noWrap w:val="0"/>
            <w:vAlign w:val="center"/>
          </w:tcPr>
          <w:p w14:paraId="5CEDEB0D">
            <w:pPr>
              <w:pStyle w:val="26"/>
              <w:bidi w:val="0"/>
              <w:rPr>
                <w:rFonts w:hint="default"/>
              </w:rPr>
            </w:pPr>
            <w:r>
              <w:rPr>
                <w:rFonts w:hint="default"/>
              </w:rPr>
              <w:t>returnmsg</w:t>
            </w:r>
          </w:p>
        </w:tc>
        <w:tc>
          <w:tcPr>
            <w:tcW w:w="1087" w:type="pct"/>
            <w:noWrap w:val="0"/>
            <w:vAlign w:val="center"/>
          </w:tcPr>
          <w:p w14:paraId="3E2A61E6">
            <w:pPr>
              <w:pStyle w:val="26"/>
              <w:bidi w:val="0"/>
              <w:rPr>
                <w:rFonts w:hint="default"/>
              </w:rPr>
            </w:pPr>
            <w:r>
              <w:rPr>
                <w:rFonts w:hint="default"/>
              </w:rPr>
              <w:t>返回信息</w:t>
            </w:r>
          </w:p>
        </w:tc>
        <w:tc>
          <w:tcPr>
            <w:tcW w:w="753" w:type="pct"/>
            <w:noWrap w:val="0"/>
            <w:vAlign w:val="center"/>
          </w:tcPr>
          <w:p w14:paraId="46C7B7BC">
            <w:pPr>
              <w:pStyle w:val="26"/>
              <w:bidi w:val="0"/>
              <w:rPr>
                <w:rFonts w:hint="default"/>
              </w:rPr>
            </w:pPr>
            <w:r>
              <w:rPr>
                <w:rFonts w:hint="default"/>
              </w:rPr>
              <w:t>varchar</w:t>
            </w:r>
          </w:p>
        </w:tc>
        <w:tc>
          <w:tcPr>
            <w:tcW w:w="418" w:type="pct"/>
            <w:noWrap w:val="0"/>
            <w:vAlign w:val="center"/>
          </w:tcPr>
          <w:p w14:paraId="395ECB8F">
            <w:pPr>
              <w:pStyle w:val="26"/>
              <w:bidi w:val="0"/>
              <w:rPr>
                <w:rFonts w:hint="default"/>
              </w:rPr>
            </w:pPr>
            <w:r>
              <w:rPr>
                <w:rFonts w:hint="default"/>
              </w:rPr>
              <w:t>2000</w:t>
            </w:r>
          </w:p>
        </w:tc>
        <w:tc>
          <w:tcPr>
            <w:tcW w:w="417" w:type="pct"/>
            <w:noWrap w:val="0"/>
            <w:vAlign w:val="center"/>
          </w:tcPr>
          <w:p w14:paraId="76AAA891">
            <w:pPr>
              <w:pStyle w:val="26"/>
              <w:bidi w:val="0"/>
              <w:rPr>
                <w:rFonts w:hint="default"/>
              </w:rPr>
            </w:pPr>
            <w:r>
              <w:rPr>
                <w:rFonts w:hint="default"/>
              </w:rPr>
              <w:t>否</w:t>
            </w:r>
          </w:p>
        </w:tc>
        <w:tc>
          <w:tcPr>
            <w:tcW w:w="920" w:type="pct"/>
            <w:noWrap w:val="0"/>
            <w:vAlign w:val="center"/>
          </w:tcPr>
          <w:p w14:paraId="579F883A">
            <w:pPr>
              <w:pStyle w:val="26"/>
              <w:bidi w:val="0"/>
              <w:rPr>
                <w:rFonts w:hint="default"/>
              </w:rPr>
            </w:pPr>
            <w:r>
              <w:rPr>
                <w:rFonts w:hint="default"/>
              </w:rPr>
              <w:t>错误信息说明</w:t>
            </w:r>
          </w:p>
        </w:tc>
      </w:tr>
      <w:tr w14:paraId="1F932E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7E03E2">
            <w:pPr>
              <w:pStyle w:val="26"/>
              <w:bidi w:val="0"/>
              <w:rPr>
                <w:rFonts w:hint="default"/>
              </w:rPr>
            </w:pPr>
            <w:r>
              <w:rPr>
                <w:rFonts w:hint="default"/>
                <w:lang w:val="en-US" w:eastAsia="zh-CN"/>
              </w:rPr>
              <w:t>3</w:t>
            </w:r>
          </w:p>
        </w:tc>
        <w:tc>
          <w:tcPr>
            <w:tcW w:w="1004" w:type="pct"/>
            <w:noWrap w:val="0"/>
            <w:vAlign w:val="center"/>
          </w:tcPr>
          <w:p w14:paraId="1247C83E">
            <w:pPr>
              <w:pStyle w:val="26"/>
              <w:bidi w:val="0"/>
              <w:rPr>
                <w:rFonts w:hint="default"/>
              </w:rPr>
            </w:pPr>
            <w:r>
              <w:rPr>
                <w:rFonts w:hint="default"/>
              </w:rPr>
              <w:t>nsrsbh</w:t>
            </w:r>
          </w:p>
        </w:tc>
        <w:tc>
          <w:tcPr>
            <w:tcW w:w="1087" w:type="pct"/>
            <w:noWrap w:val="0"/>
            <w:vAlign w:val="center"/>
          </w:tcPr>
          <w:p w14:paraId="4EB75D9B">
            <w:pPr>
              <w:pStyle w:val="26"/>
              <w:bidi w:val="0"/>
              <w:rPr>
                <w:rFonts w:hint="default"/>
              </w:rPr>
            </w:pPr>
            <w:r>
              <w:rPr>
                <w:rFonts w:hint="default"/>
              </w:rPr>
              <w:t>纳税人识别号/统一社会信用代码</w:t>
            </w:r>
          </w:p>
        </w:tc>
        <w:tc>
          <w:tcPr>
            <w:tcW w:w="753" w:type="pct"/>
            <w:noWrap w:val="0"/>
            <w:vAlign w:val="center"/>
          </w:tcPr>
          <w:p w14:paraId="125E9BE5">
            <w:pPr>
              <w:pStyle w:val="26"/>
              <w:bidi w:val="0"/>
              <w:rPr>
                <w:rFonts w:hint="default"/>
              </w:rPr>
            </w:pPr>
            <w:r>
              <w:rPr>
                <w:rFonts w:hint="default"/>
              </w:rPr>
              <w:t>varchar</w:t>
            </w:r>
          </w:p>
        </w:tc>
        <w:tc>
          <w:tcPr>
            <w:tcW w:w="418" w:type="pct"/>
            <w:noWrap w:val="0"/>
            <w:vAlign w:val="center"/>
          </w:tcPr>
          <w:p w14:paraId="7AFB7052">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780FCABC">
            <w:pPr>
              <w:pStyle w:val="26"/>
              <w:bidi w:val="0"/>
              <w:rPr>
                <w:rFonts w:hint="default"/>
              </w:rPr>
            </w:pPr>
            <w:r>
              <w:rPr>
                <w:rFonts w:hint="default"/>
              </w:rPr>
              <w:t>是</w:t>
            </w:r>
          </w:p>
        </w:tc>
        <w:tc>
          <w:tcPr>
            <w:tcW w:w="920" w:type="pct"/>
            <w:noWrap w:val="0"/>
            <w:vAlign w:val="center"/>
          </w:tcPr>
          <w:p w14:paraId="0E619FCB">
            <w:pPr>
              <w:pStyle w:val="26"/>
              <w:bidi w:val="0"/>
              <w:rPr>
                <w:rFonts w:hint="default"/>
              </w:rPr>
            </w:pPr>
          </w:p>
        </w:tc>
      </w:tr>
      <w:tr w14:paraId="064EE6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88003A">
            <w:pPr>
              <w:pStyle w:val="26"/>
              <w:bidi w:val="0"/>
              <w:rPr>
                <w:rFonts w:hint="default"/>
              </w:rPr>
            </w:pPr>
            <w:r>
              <w:rPr>
                <w:rFonts w:hint="default"/>
                <w:lang w:val="en-US" w:eastAsia="zh-CN"/>
              </w:rPr>
              <w:t>4</w:t>
            </w:r>
          </w:p>
        </w:tc>
        <w:tc>
          <w:tcPr>
            <w:tcW w:w="1004" w:type="pct"/>
            <w:noWrap w:val="0"/>
            <w:vAlign w:val="center"/>
          </w:tcPr>
          <w:p w14:paraId="7E5FF88A">
            <w:pPr>
              <w:pStyle w:val="26"/>
              <w:bidi w:val="0"/>
              <w:rPr>
                <w:rFonts w:hint="default"/>
              </w:rPr>
            </w:pPr>
            <w:r>
              <w:rPr>
                <w:rFonts w:hint="default"/>
              </w:rPr>
              <w:t>djxh</w:t>
            </w:r>
          </w:p>
        </w:tc>
        <w:tc>
          <w:tcPr>
            <w:tcW w:w="1087" w:type="pct"/>
            <w:noWrap w:val="0"/>
            <w:vAlign w:val="center"/>
          </w:tcPr>
          <w:p w14:paraId="0EF0F3C1">
            <w:pPr>
              <w:pStyle w:val="26"/>
              <w:bidi w:val="0"/>
              <w:rPr>
                <w:rFonts w:hint="default"/>
              </w:rPr>
            </w:pPr>
            <w:r>
              <w:rPr>
                <w:rFonts w:hint="default"/>
              </w:rPr>
              <w:t>登记序号</w:t>
            </w:r>
          </w:p>
        </w:tc>
        <w:tc>
          <w:tcPr>
            <w:tcW w:w="753" w:type="pct"/>
            <w:noWrap w:val="0"/>
            <w:vAlign w:val="center"/>
          </w:tcPr>
          <w:p w14:paraId="72842E82">
            <w:pPr>
              <w:pStyle w:val="26"/>
              <w:bidi w:val="0"/>
              <w:rPr>
                <w:rFonts w:hint="default"/>
              </w:rPr>
            </w:pPr>
            <w:r>
              <w:rPr>
                <w:rFonts w:hint="default"/>
              </w:rPr>
              <w:t>varchar</w:t>
            </w:r>
          </w:p>
        </w:tc>
        <w:tc>
          <w:tcPr>
            <w:tcW w:w="418" w:type="pct"/>
            <w:noWrap w:val="0"/>
            <w:vAlign w:val="center"/>
          </w:tcPr>
          <w:p w14:paraId="3C0B2917">
            <w:pPr>
              <w:pStyle w:val="26"/>
              <w:bidi w:val="0"/>
              <w:rPr>
                <w:rFonts w:hint="default"/>
              </w:rPr>
            </w:pPr>
            <w:r>
              <w:rPr>
                <w:rFonts w:hint="default"/>
              </w:rPr>
              <w:t>20</w:t>
            </w:r>
          </w:p>
        </w:tc>
        <w:tc>
          <w:tcPr>
            <w:tcW w:w="417" w:type="pct"/>
            <w:noWrap w:val="0"/>
            <w:vAlign w:val="center"/>
          </w:tcPr>
          <w:p w14:paraId="20547CF3">
            <w:pPr>
              <w:pStyle w:val="26"/>
              <w:bidi w:val="0"/>
              <w:rPr>
                <w:rFonts w:hint="default"/>
              </w:rPr>
            </w:pPr>
            <w:r>
              <w:rPr>
                <w:rFonts w:hint="default"/>
              </w:rPr>
              <w:t>否</w:t>
            </w:r>
          </w:p>
        </w:tc>
        <w:tc>
          <w:tcPr>
            <w:tcW w:w="920" w:type="pct"/>
            <w:noWrap w:val="0"/>
            <w:vAlign w:val="center"/>
          </w:tcPr>
          <w:p w14:paraId="03DCFD26">
            <w:pPr>
              <w:pStyle w:val="26"/>
              <w:bidi w:val="0"/>
              <w:rPr>
                <w:rFonts w:hint="default"/>
              </w:rPr>
            </w:pPr>
          </w:p>
        </w:tc>
      </w:tr>
      <w:tr w14:paraId="715F5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6B6762">
            <w:pPr>
              <w:pStyle w:val="26"/>
              <w:bidi w:val="0"/>
              <w:rPr>
                <w:rFonts w:hint="default"/>
              </w:rPr>
            </w:pPr>
            <w:r>
              <w:rPr>
                <w:rFonts w:hint="default"/>
                <w:lang w:val="en-US" w:eastAsia="zh-CN"/>
              </w:rPr>
              <w:t>5</w:t>
            </w:r>
          </w:p>
        </w:tc>
        <w:tc>
          <w:tcPr>
            <w:tcW w:w="1004" w:type="pct"/>
            <w:noWrap w:val="0"/>
            <w:vAlign w:val="center"/>
          </w:tcPr>
          <w:p w14:paraId="7916B650">
            <w:pPr>
              <w:pStyle w:val="26"/>
              <w:bidi w:val="0"/>
              <w:rPr>
                <w:rFonts w:hint="default"/>
              </w:rPr>
            </w:pPr>
            <w:r>
              <w:rPr>
                <w:rFonts w:hint="default"/>
              </w:rPr>
              <w:t>ssdabh</w:t>
            </w:r>
          </w:p>
        </w:tc>
        <w:tc>
          <w:tcPr>
            <w:tcW w:w="1087" w:type="pct"/>
            <w:noWrap w:val="0"/>
            <w:vAlign w:val="center"/>
          </w:tcPr>
          <w:p w14:paraId="06C0C273">
            <w:pPr>
              <w:pStyle w:val="26"/>
              <w:bidi w:val="0"/>
              <w:rPr>
                <w:rFonts w:hint="default"/>
              </w:rPr>
            </w:pPr>
            <w:r>
              <w:rPr>
                <w:rFonts w:hint="default"/>
              </w:rPr>
              <w:t>税收档案编号</w:t>
            </w:r>
          </w:p>
        </w:tc>
        <w:tc>
          <w:tcPr>
            <w:tcW w:w="753" w:type="pct"/>
            <w:noWrap w:val="0"/>
            <w:vAlign w:val="center"/>
          </w:tcPr>
          <w:p w14:paraId="264F053F">
            <w:pPr>
              <w:pStyle w:val="26"/>
              <w:bidi w:val="0"/>
              <w:rPr>
                <w:rFonts w:hint="default"/>
              </w:rPr>
            </w:pPr>
            <w:r>
              <w:rPr>
                <w:rFonts w:hint="default"/>
              </w:rPr>
              <w:t>varchar</w:t>
            </w:r>
          </w:p>
        </w:tc>
        <w:tc>
          <w:tcPr>
            <w:tcW w:w="418" w:type="pct"/>
            <w:noWrap w:val="0"/>
            <w:vAlign w:val="center"/>
          </w:tcPr>
          <w:p w14:paraId="7D02C248">
            <w:pPr>
              <w:pStyle w:val="26"/>
              <w:bidi w:val="0"/>
              <w:rPr>
                <w:rFonts w:hint="default"/>
              </w:rPr>
            </w:pPr>
            <w:r>
              <w:rPr>
                <w:rFonts w:hint="default"/>
              </w:rPr>
              <w:t>20</w:t>
            </w:r>
          </w:p>
        </w:tc>
        <w:tc>
          <w:tcPr>
            <w:tcW w:w="417" w:type="pct"/>
            <w:noWrap w:val="0"/>
            <w:vAlign w:val="center"/>
          </w:tcPr>
          <w:p w14:paraId="393781B8">
            <w:pPr>
              <w:pStyle w:val="26"/>
              <w:bidi w:val="0"/>
              <w:rPr>
                <w:rFonts w:hint="default"/>
              </w:rPr>
            </w:pPr>
            <w:r>
              <w:rPr>
                <w:rFonts w:hint="default"/>
              </w:rPr>
              <w:t>否</w:t>
            </w:r>
          </w:p>
        </w:tc>
        <w:tc>
          <w:tcPr>
            <w:tcW w:w="920" w:type="pct"/>
            <w:noWrap w:val="0"/>
            <w:vAlign w:val="center"/>
          </w:tcPr>
          <w:p w14:paraId="5AB224CF">
            <w:pPr>
              <w:pStyle w:val="26"/>
              <w:bidi w:val="0"/>
              <w:rPr>
                <w:rFonts w:hint="default"/>
              </w:rPr>
            </w:pPr>
          </w:p>
        </w:tc>
      </w:tr>
      <w:tr w14:paraId="54BD15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3B46C7">
            <w:pPr>
              <w:pStyle w:val="26"/>
              <w:bidi w:val="0"/>
              <w:rPr>
                <w:rFonts w:hint="default"/>
              </w:rPr>
            </w:pPr>
            <w:r>
              <w:rPr>
                <w:rFonts w:hint="default"/>
                <w:lang w:val="en-US" w:eastAsia="zh-CN"/>
              </w:rPr>
              <w:t>6</w:t>
            </w:r>
          </w:p>
        </w:tc>
        <w:tc>
          <w:tcPr>
            <w:tcW w:w="1004" w:type="pct"/>
            <w:noWrap w:val="0"/>
            <w:vAlign w:val="center"/>
          </w:tcPr>
          <w:p w14:paraId="24C5806B">
            <w:pPr>
              <w:pStyle w:val="26"/>
              <w:bidi w:val="0"/>
              <w:rPr>
                <w:rFonts w:hint="default"/>
              </w:rPr>
            </w:pPr>
            <w:r>
              <w:rPr>
                <w:rFonts w:hint="default"/>
              </w:rPr>
              <w:t>nsrmc</w:t>
            </w:r>
          </w:p>
        </w:tc>
        <w:tc>
          <w:tcPr>
            <w:tcW w:w="1087" w:type="pct"/>
            <w:noWrap w:val="0"/>
            <w:vAlign w:val="center"/>
          </w:tcPr>
          <w:p w14:paraId="1977DEBE">
            <w:pPr>
              <w:pStyle w:val="26"/>
              <w:bidi w:val="0"/>
              <w:rPr>
                <w:rFonts w:hint="default"/>
              </w:rPr>
            </w:pPr>
            <w:r>
              <w:rPr>
                <w:rFonts w:hint="default"/>
              </w:rPr>
              <w:t>纳税人名称</w:t>
            </w:r>
          </w:p>
        </w:tc>
        <w:tc>
          <w:tcPr>
            <w:tcW w:w="753" w:type="pct"/>
            <w:noWrap w:val="0"/>
            <w:vAlign w:val="center"/>
          </w:tcPr>
          <w:p w14:paraId="527F8695">
            <w:pPr>
              <w:pStyle w:val="26"/>
              <w:bidi w:val="0"/>
              <w:rPr>
                <w:rFonts w:hint="default"/>
              </w:rPr>
            </w:pPr>
            <w:r>
              <w:rPr>
                <w:rFonts w:hint="default"/>
              </w:rPr>
              <w:t>varchar</w:t>
            </w:r>
          </w:p>
        </w:tc>
        <w:tc>
          <w:tcPr>
            <w:tcW w:w="418" w:type="pct"/>
            <w:noWrap w:val="0"/>
            <w:vAlign w:val="center"/>
          </w:tcPr>
          <w:p w14:paraId="5D3150DD">
            <w:pPr>
              <w:pStyle w:val="26"/>
              <w:bidi w:val="0"/>
              <w:rPr>
                <w:rFonts w:hint="default"/>
              </w:rPr>
            </w:pPr>
            <w:r>
              <w:rPr>
                <w:rFonts w:hint="default"/>
              </w:rPr>
              <w:t>300</w:t>
            </w:r>
          </w:p>
        </w:tc>
        <w:tc>
          <w:tcPr>
            <w:tcW w:w="417" w:type="pct"/>
            <w:noWrap w:val="0"/>
            <w:vAlign w:val="center"/>
          </w:tcPr>
          <w:p w14:paraId="379FBE17">
            <w:pPr>
              <w:pStyle w:val="26"/>
              <w:bidi w:val="0"/>
              <w:rPr>
                <w:rFonts w:hint="default"/>
              </w:rPr>
            </w:pPr>
            <w:r>
              <w:rPr>
                <w:rFonts w:hint="default"/>
              </w:rPr>
              <w:t>是</w:t>
            </w:r>
          </w:p>
        </w:tc>
        <w:tc>
          <w:tcPr>
            <w:tcW w:w="920" w:type="pct"/>
            <w:noWrap w:val="0"/>
            <w:vAlign w:val="center"/>
          </w:tcPr>
          <w:p w14:paraId="7C22BE21">
            <w:pPr>
              <w:pStyle w:val="26"/>
              <w:bidi w:val="0"/>
              <w:rPr>
                <w:rFonts w:hint="default"/>
              </w:rPr>
            </w:pPr>
          </w:p>
        </w:tc>
      </w:tr>
      <w:tr w14:paraId="2D07E6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8BB31A">
            <w:pPr>
              <w:pStyle w:val="26"/>
              <w:bidi w:val="0"/>
              <w:rPr>
                <w:rFonts w:hint="default"/>
              </w:rPr>
            </w:pPr>
            <w:r>
              <w:rPr>
                <w:rFonts w:hint="default"/>
                <w:lang w:val="en-US" w:eastAsia="zh-CN"/>
              </w:rPr>
              <w:t>7</w:t>
            </w:r>
          </w:p>
        </w:tc>
        <w:tc>
          <w:tcPr>
            <w:tcW w:w="1004" w:type="pct"/>
            <w:noWrap w:val="0"/>
            <w:vAlign w:val="center"/>
          </w:tcPr>
          <w:p w14:paraId="23561C34">
            <w:pPr>
              <w:pStyle w:val="26"/>
              <w:bidi w:val="0"/>
              <w:rPr>
                <w:rFonts w:hint="default"/>
              </w:rPr>
            </w:pPr>
            <w:r>
              <w:rPr>
                <w:rFonts w:hint="default"/>
              </w:rPr>
              <w:t>nsrlx</w:t>
            </w:r>
          </w:p>
        </w:tc>
        <w:tc>
          <w:tcPr>
            <w:tcW w:w="1087" w:type="pct"/>
            <w:noWrap w:val="0"/>
            <w:vAlign w:val="center"/>
          </w:tcPr>
          <w:p w14:paraId="53730B3B">
            <w:pPr>
              <w:pStyle w:val="26"/>
              <w:bidi w:val="0"/>
              <w:rPr>
                <w:rFonts w:hint="default"/>
              </w:rPr>
            </w:pPr>
            <w:r>
              <w:rPr>
                <w:rFonts w:hint="default"/>
              </w:rPr>
              <w:t>纳税人类型标签</w:t>
            </w:r>
          </w:p>
        </w:tc>
        <w:tc>
          <w:tcPr>
            <w:tcW w:w="753" w:type="pct"/>
            <w:noWrap w:val="0"/>
            <w:vAlign w:val="center"/>
          </w:tcPr>
          <w:p w14:paraId="3FEC90EF">
            <w:pPr>
              <w:pStyle w:val="26"/>
              <w:bidi w:val="0"/>
              <w:rPr>
                <w:rFonts w:hint="default"/>
              </w:rPr>
            </w:pPr>
            <w:r>
              <w:rPr>
                <w:rFonts w:hint="default"/>
              </w:rPr>
              <w:t>varchar</w:t>
            </w:r>
          </w:p>
        </w:tc>
        <w:tc>
          <w:tcPr>
            <w:tcW w:w="418" w:type="pct"/>
            <w:noWrap w:val="0"/>
            <w:vAlign w:val="center"/>
          </w:tcPr>
          <w:p w14:paraId="3D053087">
            <w:pPr>
              <w:pStyle w:val="26"/>
              <w:bidi w:val="0"/>
              <w:rPr>
                <w:rFonts w:hint="default"/>
              </w:rPr>
            </w:pPr>
            <w:r>
              <w:rPr>
                <w:rFonts w:hint="default"/>
              </w:rPr>
              <w:t>300</w:t>
            </w:r>
          </w:p>
        </w:tc>
        <w:tc>
          <w:tcPr>
            <w:tcW w:w="417" w:type="pct"/>
            <w:noWrap w:val="0"/>
            <w:vAlign w:val="center"/>
          </w:tcPr>
          <w:p w14:paraId="4C88C80D">
            <w:pPr>
              <w:pStyle w:val="26"/>
              <w:bidi w:val="0"/>
              <w:rPr>
                <w:rFonts w:hint="default"/>
              </w:rPr>
            </w:pPr>
            <w:r>
              <w:rPr>
                <w:rFonts w:hint="default"/>
              </w:rPr>
              <w:t>是</w:t>
            </w:r>
          </w:p>
        </w:tc>
        <w:tc>
          <w:tcPr>
            <w:tcW w:w="920" w:type="pct"/>
            <w:noWrap w:val="0"/>
            <w:vAlign w:val="center"/>
          </w:tcPr>
          <w:p w14:paraId="55864C7B">
            <w:pPr>
              <w:pStyle w:val="26"/>
              <w:bidi w:val="0"/>
              <w:rPr>
                <w:rFonts w:hint="default"/>
              </w:rPr>
            </w:pPr>
            <w:r>
              <w:rPr>
                <w:rFonts w:hint="default"/>
              </w:rPr>
              <w:t>1：一般纳税人</w:t>
            </w:r>
          </w:p>
          <w:p w14:paraId="53066AB8">
            <w:pPr>
              <w:pStyle w:val="26"/>
              <w:bidi w:val="0"/>
              <w:rPr>
                <w:rFonts w:hint="default"/>
              </w:rPr>
            </w:pPr>
            <w:r>
              <w:rPr>
                <w:rFonts w:hint="default"/>
              </w:rPr>
              <w:t>2：小规模纳税人</w:t>
            </w:r>
          </w:p>
          <w:p w14:paraId="7EEA8096">
            <w:pPr>
              <w:pStyle w:val="26"/>
              <w:bidi w:val="0"/>
              <w:rPr>
                <w:rFonts w:hint="default"/>
              </w:rPr>
            </w:pPr>
            <w:r>
              <w:rPr>
                <w:rFonts w:hint="default"/>
              </w:rPr>
              <w:t>3：转登记小规模纳税人</w:t>
            </w:r>
          </w:p>
          <w:p w14:paraId="2A89E7A0">
            <w:pPr>
              <w:pStyle w:val="26"/>
              <w:bidi w:val="0"/>
              <w:rPr>
                <w:rFonts w:hint="default"/>
              </w:rPr>
            </w:pPr>
            <w:r>
              <w:rPr>
                <w:rFonts w:hint="default"/>
              </w:rPr>
              <w:t>4：辅导期一般纳税人</w:t>
            </w:r>
          </w:p>
          <w:p w14:paraId="4DEBFEFD">
            <w:pPr>
              <w:pStyle w:val="26"/>
              <w:bidi w:val="0"/>
              <w:rPr>
                <w:rFonts w:hint="default"/>
              </w:rPr>
            </w:pPr>
            <w:r>
              <w:rPr>
                <w:rFonts w:hint="default"/>
              </w:rPr>
              <w:t>5：自然人</w:t>
            </w:r>
          </w:p>
        </w:tc>
      </w:tr>
      <w:tr w14:paraId="0003FE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188AC8">
            <w:pPr>
              <w:pStyle w:val="26"/>
              <w:bidi w:val="0"/>
              <w:rPr>
                <w:rFonts w:hint="default"/>
              </w:rPr>
            </w:pPr>
            <w:r>
              <w:rPr>
                <w:rFonts w:hint="default"/>
                <w:lang w:val="en-US" w:eastAsia="zh-CN"/>
              </w:rPr>
              <w:t>8</w:t>
            </w:r>
          </w:p>
        </w:tc>
        <w:tc>
          <w:tcPr>
            <w:tcW w:w="1004" w:type="pct"/>
            <w:noWrap w:val="0"/>
            <w:vAlign w:val="center"/>
          </w:tcPr>
          <w:p w14:paraId="001D8E5F">
            <w:pPr>
              <w:pStyle w:val="26"/>
              <w:bidi w:val="0"/>
              <w:rPr>
                <w:rFonts w:hint="default"/>
              </w:rPr>
            </w:pPr>
            <w:r>
              <w:rPr>
                <w:rFonts w:hint="default"/>
              </w:rPr>
              <w:t>scjydz</w:t>
            </w:r>
          </w:p>
        </w:tc>
        <w:tc>
          <w:tcPr>
            <w:tcW w:w="1087" w:type="pct"/>
            <w:noWrap w:val="0"/>
            <w:vAlign w:val="center"/>
          </w:tcPr>
          <w:p w14:paraId="70BEB141">
            <w:pPr>
              <w:pStyle w:val="26"/>
              <w:bidi w:val="0"/>
              <w:rPr>
                <w:rFonts w:hint="default"/>
              </w:rPr>
            </w:pPr>
            <w:r>
              <w:rPr>
                <w:rFonts w:hint="default"/>
              </w:rPr>
              <w:t>生产经营地址</w:t>
            </w:r>
          </w:p>
        </w:tc>
        <w:tc>
          <w:tcPr>
            <w:tcW w:w="753" w:type="pct"/>
            <w:noWrap w:val="0"/>
            <w:vAlign w:val="center"/>
          </w:tcPr>
          <w:p w14:paraId="6E33BD64">
            <w:pPr>
              <w:pStyle w:val="26"/>
              <w:bidi w:val="0"/>
              <w:rPr>
                <w:rFonts w:hint="default"/>
              </w:rPr>
            </w:pPr>
            <w:r>
              <w:rPr>
                <w:rFonts w:hint="default"/>
              </w:rPr>
              <w:t>varchar</w:t>
            </w:r>
          </w:p>
        </w:tc>
        <w:tc>
          <w:tcPr>
            <w:tcW w:w="418" w:type="pct"/>
            <w:noWrap w:val="0"/>
            <w:vAlign w:val="center"/>
          </w:tcPr>
          <w:p w14:paraId="66033E2F">
            <w:pPr>
              <w:pStyle w:val="26"/>
              <w:bidi w:val="0"/>
              <w:rPr>
                <w:rFonts w:hint="default"/>
              </w:rPr>
            </w:pPr>
            <w:r>
              <w:rPr>
                <w:rFonts w:hint="default"/>
              </w:rPr>
              <w:t>300</w:t>
            </w:r>
          </w:p>
        </w:tc>
        <w:tc>
          <w:tcPr>
            <w:tcW w:w="417" w:type="pct"/>
            <w:noWrap w:val="0"/>
            <w:vAlign w:val="center"/>
          </w:tcPr>
          <w:p w14:paraId="32839C2F">
            <w:pPr>
              <w:pStyle w:val="26"/>
              <w:bidi w:val="0"/>
              <w:rPr>
                <w:rFonts w:hint="default"/>
              </w:rPr>
            </w:pPr>
            <w:r>
              <w:rPr>
                <w:rFonts w:hint="default"/>
              </w:rPr>
              <w:t>是</w:t>
            </w:r>
          </w:p>
        </w:tc>
        <w:tc>
          <w:tcPr>
            <w:tcW w:w="920" w:type="pct"/>
            <w:noWrap w:val="0"/>
            <w:vAlign w:val="center"/>
          </w:tcPr>
          <w:p w14:paraId="7C874000">
            <w:pPr>
              <w:pStyle w:val="26"/>
              <w:bidi w:val="0"/>
              <w:rPr>
                <w:rFonts w:hint="default"/>
              </w:rPr>
            </w:pPr>
          </w:p>
        </w:tc>
      </w:tr>
      <w:tr w14:paraId="56CDC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D92F4E">
            <w:pPr>
              <w:pStyle w:val="26"/>
              <w:bidi w:val="0"/>
              <w:rPr>
                <w:rFonts w:hint="default"/>
              </w:rPr>
            </w:pPr>
            <w:r>
              <w:rPr>
                <w:rFonts w:hint="default"/>
                <w:lang w:val="en-US" w:eastAsia="zh-CN"/>
              </w:rPr>
              <w:t>9</w:t>
            </w:r>
          </w:p>
        </w:tc>
        <w:tc>
          <w:tcPr>
            <w:tcW w:w="1004" w:type="pct"/>
            <w:noWrap w:val="0"/>
            <w:vAlign w:val="center"/>
          </w:tcPr>
          <w:p w14:paraId="2E29460E">
            <w:pPr>
              <w:pStyle w:val="26"/>
              <w:bidi w:val="0"/>
              <w:rPr>
                <w:rFonts w:hint="default"/>
              </w:rPr>
            </w:pPr>
            <w:r>
              <w:rPr>
                <w:rFonts w:hint="default"/>
              </w:rPr>
              <w:t>zcdyzbm</w:t>
            </w:r>
          </w:p>
        </w:tc>
        <w:tc>
          <w:tcPr>
            <w:tcW w:w="1087" w:type="pct"/>
            <w:noWrap w:val="0"/>
            <w:vAlign w:val="center"/>
          </w:tcPr>
          <w:p w14:paraId="41ED1C1E">
            <w:pPr>
              <w:pStyle w:val="26"/>
              <w:bidi w:val="0"/>
              <w:rPr>
                <w:rFonts w:hint="default"/>
              </w:rPr>
            </w:pPr>
            <w:r>
              <w:rPr>
                <w:rFonts w:hint="default"/>
              </w:rPr>
              <w:t>注册地邮政编码</w:t>
            </w:r>
          </w:p>
        </w:tc>
        <w:tc>
          <w:tcPr>
            <w:tcW w:w="753" w:type="pct"/>
            <w:noWrap w:val="0"/>
            <w:vAlign w:val="center"/>
          </w:tcPr>
          <w:p w14:paraId="34DDA20A">
            <w:pPr>
              <w:pStyle w:val="26"/>
              <w:bidi w:val="0"/>
              <w:rPr>
                <w:rFonts w:hint="default"/>
              </w:rPr>
            </w:pPr>
            <w:r>
              <w:rPr>
                <w:rFonts w:hint="default"/>
              </w:rPr>
              <w:t>varchar</w:t>
            </w:r>
          </w:p>
        </w:tc>
        <w:tc>
          <w:tcPr>
            <w:tcW w:w="418" w:type="pct"/>
            <w:noWrap w:val="0"/>
            <w:vAlign w:val="center"/>
          </w:tcPr>
          <w:p w14:paraId="0A0D90F5">
            <w:pPr>
              <w:pStyle w:val="26"/>
              <w:bidi w:val="0"/>
              <w:rPr>
                <w:rFonts w:hint="default"/>
              </w:rPr>
            </w:pPr>
            <w:r>
              <w:rPr>
                <w:rFonts w:hint="default"/>
              </w:rPr>
              <w:t>6</w:t>
            </w:r>
          </w:p>
        </w:tc>
        <w:tc>
          <w:tcPr>
            <w:tcW w:w="417" w:type="pct"/>
            <w:noWrap w:val="0"/>
            <w:vAlign w:val="center"/>
          </w:tcPr>
          <w:p w14:paraId="4716E7C4">
            <w:pPr>
              <w:pStyle w:val="26"/>
              <w:bidi w:val="0"/>
              <w:rPr>
                <w:rFonts w:hint="default"/>
              </w:rPr>
            </w:pPr>
            <w:r>
              <w:rPr>
                <w:rFonts w:hint="default"/>
              </w:rPr>
              <w:t>是</w:t>
            </w:r>
          </w:p>
        </w:tc>
        <w:tc>
          <w:tcPr>
            <w:tcW w:w="920" w:type="pct"/>
            <w:noWrap w:val="0"/>
            <w:vAlign w:val="center"/>
          </w:tcPr>
          <w:p w14:paraId="15CA67E3">
            <w:pPr>
              <w:pStyle w:val="26"/>
              <w:bidi w:val="0"/>
              <w:rPr>
                <w:rFonts w:hint="default"/>
              </w:rPr>
            </w:pPr>
          </w:p>
        </w:tc>
      </w:tr>
      <w:tr w14:paraId="56BD7C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6BD9F5">
            <w:pPr>
              <w:pStyle w:val="26"/>
              <w:bidi w:val="0"/>
              <w:rPr>
                <w:rFonts w:hint="default"/>
              </w:rPr>
            </w:pPr>
            <w:r>
              <w:rPr>
                <w:rFonts w:hint="default"/>
                <w:lang w:val="en-US" w:eastAsia="zh-CN"/>
              </w:rPr>
              <w:t>10</w:t>
            </w:r>
          </w:p>
        </w:tc>
        <w:tc>
          <w:tcPr>
            <w:tcW w:w="1004" w:type="pct"/>
            <w:noWrap w:val="0"/>
            <w:vAlign w:val="center"/>
          </w:tcPr>
          <w:p w14:paraId="10AD2DE5">
            <w:pPr>
              <w:pStyle w:val="26"/>
              <w:bidi w:val="0"/>
              <w:rPr>
                <w:rFonts w:hint="default"/>
              </w:rPr>
            </w:pPr>
            <w:r>
              <w:rPr>
                <w:rFonts w:hint="default"/>
              </w:rPr>
              <w:t>zcdlxdh</w:t>
            </w:r>
          </w:p>
        </w:tc>
        <w:tc>
          <w:tcPr>
            <w:tcW w:w="1087" w:type="pct"/>
            <w:noWrap w:val="0"/>
            <w:vAlign w:val="center"/>
          </w:tcPr>
          <w:p w14:paraId="038860FC">
            <w:pPr>
              <w:pStyle w:val="26"/>
              <w:bidi w:val="0"/>
              <w:rPr>
                <w:rFonts w:hint="default"/>
              </w:rPr>
            </w:pPr>
            <w:r>
              <w:rPr>
                <w:rFonts w:hint="default"/>
              </w:rPr>
              <w:t>注册地联系电话</w:t>
            </w:r>
          </w:p>
        </w:tc>
        <w:tc>
          <w:tcPr>
            <w:tcW w:w="753" w:type="pct"/>
            <w:noWrap w:val="0"/>
            <w:vAlign w:val="center"/>
          </w:tcPr>
          <w:p w14:paraId="47751B7D">
            <w:pPr>
              <w:pStyle w:val="26"/>
              <w:bidi w:val="0"/>
              <w:rPr>
                <w:rFonts w:hint="default"/>
              </w:rPr>
            </w:pPr>
            <w:r>
              <w:rPr>
                <w:rFonts w:hint="default"/>
              </w:rPr>
              <w:t>varchar</w:t>
            </w:r>
          </w:p>
        </w:tc>
        <w:tc>
          <w:tcPr>
            <w:tcW w:w="418" w:type="pct"/>
            <w:noWrap w:val="0"/>
            <w:vAlign w:val="center"/>
          </w:tcPr>
          <w:p w14:paraId="1134EF22">
            <w:pPr>
              <w:pStyle w:val="26"/>
              <w:bidi w:val="0"/>
              <w:rPr>
                <w:rFonts w:hint="default"/>
              </w:rPr>
            </w:pPr>
            <w:r>
              <w:rPr>
                <w:rFonts w:hint="default"/>
              </w:rPr>
              <w:t>60</w:t>
            </w:r>
          </w:p>
        </w:tc>
        <w:tc>
          <w:tcPr>
            <w:tcW w:w="417" w:type="pct"/>
            <w:noWrap w:val="0"/>
            <w:vAlign w:val="center"/>
          </w:tcPr>
          <w:p w14:paraId="4A9B0C7D">
            <w:pPr>
              <w:pStyle w:val="26"/>
              <w:bidi w:val="0"/>
              <w:rPr>
                <w:rFonts w:hint="default"/>
              </w:rPr>
            </w:pPr>
            <w:r>
              <w:rPr>
                <w:rFonts w:hint="default"/>
              </w:rPr>
              <w:t>否</w:t>
            </w:r>
          </w:p>
        </w:tc>
        <w:tc>
          <w:tcPr>
            <w:tcW w:w="920" w:type="pct"/>
            <w:noWrap w:val="0"/>
            <w:vAlign w:val="center"/>
          </w:tcPr>
          <w:p w14:paraId="37856E7D">
            <w:pPr>
              <w:pStyle w:val="26"/>
              <w:bidi w:val="0"/>
              <w:rPr>
                <w:rFonts w:hint="default"/>
              </w:rPr>
            </w:pPr>
          </w:p>
        </w:tc>
      </w:tr>
      <w:tr w14:paraId="4F4589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081875">
            <w:pPr>
              <w:pStyle w:val="26"/>
              <w:bidi w:val="0"/>
              <w:rPr>
                <w:rFonts w:hint="default"/>
              </w:rPr>
            </w:pPr>
            <w:r>
              <w:rPr>
                <w:rFonts w:hint="default"/>
                <w:lang w:val="en-US" w:eastAsia="zh-CN"/>
              </w:rPr>
              <w:t>11</w:t>
            </w:r>
          </w:p>
        </w:tc>
        <w:tc>
          <w:tcPr>
            <w:tcW w:w="1004" w:type="pct"/>
            <w:noWrap w:val="0"/>
            <w:vAlign w:val="center"/>
          </w:tcPr>
          <w:p w14:paraId="41F3E943">
            <w:pPr>
              <w:pStyle w:val="26"/>
              <w:bidi w:val="0"/>
              <w:rPr>
                <w:rFonts w:hint="default"/>
              </w:rPr>
            </w:pPr>
            <w:r>
              <w:rPr>
                <w:rFonts w:hint="default"/>
              </w:rPr>
              <w:t>fddbrxm</w:t>
            </w:r>
          </w:p>
        </w:tc>
        <w:tc>
          <w:tcPr>
            <w:tcW w:w="1087" w:type="pct"/>
            <w:noWrap w:val="0"/>
            <w:vAlign w:val="center"/>
          </w:tcPr>
          <w:p w14:paraId="21283B24">
            <w:pPr>
              <w:pStyle w:val="26"/>
              <w:bidi w:val="0"/>
              <w:rPr>
                <w:rFonts w:hint="default"/>
              </w:rPr>
            </w:pPr>
            <w:r>
              <w:rPr>
                <w:rFonts w:hint="default"/>
              </w:rPr>
              <w:t>法人名称(法定代表人姓名</w:t>
            </w:r>
          </w:p>
        </w:tc>
        <w:tc>
          <w:tcPr>
            <w:tcW w:w="753" w:type="pct"/>
            <w:noWrap w:val="0"/>
            <w:vAlign w:val="center"/>
          </w:tcPr>
          <w:p w14:paraId="0790CF3D">
            <w:pPr>
              <w:pStyle w:val="26"/>
              <w:bidi w:val="0"/>
              <w:rPr>
                <w:rFonts w:hint="default"/>
              </w:rPr>
            </w:pPr>
            <w:r>
              <w:rPr>
                <w:rFonts w:hint="default"/>
              </w:rPr>
              <w:t>varchar</w:t>
            </w:r>
          </w:p>
        </w:tc>
        <w:tc>
          <w:tcPr>
            <w:tcW w:w="418" w:type="pct"/>
            <w:noWrap w:val="0"/>
            <w:vAlign w:val="center"/>
          </w:tcPr>
          <w:p w14:paraId="5FF9EF5C">
            <w:pPr>
              <w:pStyle w:val="26"/>
              <w:bidi w:val="0"/>
              <w:rPr>
                <w:rFonts w:hint="default"/>
              </w:rPr>
            </w:pPr>
            <w:r>
              <w:rPr>
                <w:rFonts w:hint="default"/>
              </w:rPr>
              <w:t>150</w:t>
            </w:r>
          </w:p>
        </w:tc>
        <w:tc>
          <w:tcPr>
            <w:tcW w:w="417" w:type="pct"/>
            <w:noWrap w:val="0"/>
            <w:vAlign w:val="center"/>
          </w:tcPr>
          <w:p w14:paraId="3CED1E35">
            <w:pPr>
              <w:pStyle w:val="26"/>
              <w:bidi w:val="0"/>
              <w:rPr>
                <w:rFonts w:hint="default"/>
              </w:rPr>
            </w:pPr>
            <w:r>
              <w:rPr>
                <w:rFonts w:hint="default"/>
              </w:rPr>
              <w:t>是</w:t>
            </w:r>
          </w:p>
        </w:tc>
        <w:tc>
          <w:tcPr>
            <w:tcW w:w="920" w:type="pct"/>
            <w:noWrap w:val="0"/>
            <w:vAlign w:val="center"/>
          </w:tcPr>
          <w:p w14:paraId="65B9B5B3">
            <w:pPr>
              <w:pStyle w:val="26"/>
              <w:bidi w:val="0"/>
              <w:rPr>
                <w:rFonts w:hint="default"/>
              </w:rPr>
            </w:pPr>
          </w:p>
        </w:tc>
      </w:tr>
      <w:tr w14:paraId="3B202E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7623D3">
            <w:pPr>
              <w:pStyle w:val="26"/>
              <w:bidi w:val="0"/>
              <w:rPr>
                <w:rFonts w:hint="default"/>
              </w:rPr>
            </w:pPr>
            <w:r>
              <w:rPr>
                <w:rFonts w:hint="default"/>
                <w:lang w:val="en-US" w:eastAsia="zh-CN"/>
              </w:rPr>
              <w:t>12</w:t>
            </w:r>
          </w:p>
        </w:tc>
        <w:tc>
          <w:tcPr>
            <w:tcW w:w="1004" w:type="pct"/>
            <w:noWrap w:val="0"/>
            <w:vAlign w:val="center"/>
          </w:tcPr>
          <w:p w14:paraId="5E6F6170">
            <w:pPr>
              <w:pStyle w:val="26"/>
              <w:bidi w:val="0"/>
              <w:rPr>
                <w:rFonts w:hint="default"/>
              </w:rPr>
            </w:pPr>
            <w:r>
              <w:rPr>
                <w:rFonts w:hint="default"/>
              </w:rPr>
              <w:t>djzclxdm</w:t>
            </w:r>
          </w:p>
        </w:tc>
        <w:tc>
          <w:tcPr>
            <w:tcW w:w="1087" w:type="pct"/>
            <w:noWrap w:val="0"/>
            <w:vAlign w:val="center"/>
          </w:tcPr>
          <w:p w14:paraId="1E1593D6">
            <w:pPr>
              <w:pStyle w:val="26"/>
              <w:bidi w:val="0"/>
              <w:rPr>
                <w:rFonts w:hint="default"/>
              </w:rPr>
            </w:pPr>
            <w:r>
              <w:rPr>
                <w:rFonts w:hint="default"/>
              </w:rPr>
              <w:t>登记注册类型（国标）</w:t>
            </w:r>
          </w:p>
        </w:tc>
        <w:tc>
          <w:tcPr>
            <w:tcW w:w="753" w:type="pct"/>
            <w:noWrap w:val="0"/>
            <w:vAlign w:val="center"/>
          </w:tcPr>
          <w:p w14:paraId="34885043">
            <w:pPr>
              <w:pStyle w:val="26"/>
              <w:bidi w:val="0"/>
              <w:rPr>
                <w:rFonts w:hint="default"/>
              </w:rPr>
            </w:pPr>
            <w:r>
              <w:rPr>
                <w:rFonts w:hint="default"/>
              </w:rPr>
              <w:t>varchar</w:t>
            </w:r>
          </w:p>
        </w:tc>
        <w:tc>
          <w:tcPr>
            <w:tcW w:w="418" w:type="pct"/>
            <w:noWrap w:val="0"/>
            <w:vAlign w:val="center"/>
          </w:tcPr>
          <w:p w14:paraId="64BDA19F">
            <w:pPr>
              <w:pStyle w:val="26"/>
              <w:bidi w:val="0"/>
              <w:rPr>
                <w:rFonts w:hint="default"/>
              </w:rPr>
            </w:pPr>
            <w:r>
              <w:rPr>
                <w:rFonts w:hint="default"/>
              </w:rPr>
              <w:t>3</w:t>
            </w:r>
          </w:p>
        </w:tc>
        <w:tc>
          <w:tcPr>
            <w:tcW w:w="417" w:type="pct"/>
            <w:noWrap w:val="0"/>
            <w:vAlign w:val="center"/>
          </w:tcPr>
          <w:p w14:paraId="54AF5588">
            <w:pPr>
              <w:pStyle w:val="26"/>
              <w:bidi w:val="0"/>
              <w:rPr>
                <w:rFonts w:hint="default"/>
              </w:rPr>
            </w:pPr>
            <w:r>
              <w:rPr>
                <w:rFonts w:hint="default"/>
              </w:rPr>
              <w:t>否</w:t>
            </w:r>
          </w:p>
        </w:tc>
        <w:tc>
          <w:tcPr>
            <w:tcW w:w="920" w:type="pct"/>
            <w:noWrap w:val="0"/>
            <w:vAlign w:val="center"/>
          </w:tcPr>
          <w:p w14:paraId="3095D81B">
            <w:pPr>
              <w:pStyle w:val="26"/>
              <w:bidi w:val="0"/>
              <w:rPr>
                <w:rFonts w:hint="default"/>
              </w:rPr>
            </w:pPr>
          </w:p>
        </w:tc>
      </w:tr>
      <w:tr w14:paraId="6CBB2B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D1BFEAC">
            <w:pPr>
              <w:pStyle w:val="26"/>
              <w:bidi w:val="0"/>
              <w:rPr>
                <w:rFonts w:hint="default"/>
              </w:rPr>
            </w:pPr>
            <w:r>
              <w:rPr>
                <w:rFonts w:hint="default"/>
                <w:lang w:val="en-US" w:eastAsia="zh-CN"/>
              </w:rPr>
              <w:t>13</w:t>
            </w:r>
          </w:p>
        </w:tc>
        <w:tc>
          <w:tcPr>
            <w:tcW w:w="1004" w:type="pct"/>
            <w:noWrap w:val="0"/>
            <w:vAlign w:val="center"/>
          </w:tcPr>
          <w:p w14:paraId="2AA0809B">
            <w:pPr>
              <w:pStyle w:val="26"/>
              <w:bidi w:val="0"/>
              <w:rPr>
                <w:rFonts w:hint="default"/>
              </w:rPr>
            </w:pPr>
            <w:r>
              <w:rPr>
                <w:rFonts w:hint="default"/>
              </w:rPr>
              <w:t>hydm</w:t>
            </w:r>
          </w:p>
        </w:tc>
        <w:tc>
          <w:tcPr>
            <w:tcW w:w="1087" w:type="pct"/>
            <w:noWrap w:val="0"/>
            <w:vAlign w:val="center"/>
          </w:tcPr>
          <w:p w14:paraId="35DE7C21">
            <w:pPr>
              <w:pStyle w:val="26"/>
              <w:bidi w:val="0"/>
              <w:rPr>
                <w:rFonts w:hint="default"/>
              </w:rPr>
            </w:pPr>
            <w:r>
              <w:rPr>
                <w:rFonts w:hint="default"/>
              </w:rPr>
              <w:t>行业代码</w:t>
            </w:r>
          </w:p>
        </w:tc>
        <w:tc>
          <w:tcPr>
            <w:tcW w:w="753" w:type="pct"/>
            <w:noWrap w:val="0"/>
            <w:vAlign w:val="center"/>
          </w:tcPr>
          <w:p w14:paraId="10170258">
            <w:pPr>
              <w:pStyle w:val="26"/>
              <w:bidi w:val="0"/>
              <w:rPr>
                <w:rFonts w:hint="default"/>
              </w:rPr>
            </w:pPr>
            <w:r>
              <w:rPr>
                <w:rFonts w:hint="default"/>
              </w:rPr>
              <w:t>varchar</w:t>
            </w:r>
          </w:p>
        </w:tc>
        <w:tc>
          <w:tcPr>
            <w:tcW w:w="418" w:type="pct"/>
            <w:noWrap w:val="0"/>
            <w:vAlign w:val="center"/>
          </w:tcPr>
          <w:p w14:paraId="0634B10B">
            <w:pPr>
              <w:pStyle w:val="26"/>
              <w:bidi w:val="0"/>
              <w:rPr>
                <w:rFonts w:hint="default"/>
              </w:rPr>
            </w:pPr>
            <w:r>
              <w:rPr>
                <w:rFonts w:hint="default"/>
              </w:rPr>
              <w:t>4</w:t>
            </w:r>
          </w:p>
        </w:tc>
        <w:tc>
          <w:tcPr>
            <w:tcW w:w="417" w:type="pct"/>
            <w:noWrap w:val="0"/>
            <w:vAlign w:val="center"/>
          </w:tcPr>
          <w:p w14:paraId="5DA01A28">
            <w:pPr>
              <w:pStyle w:val="26"/>
              <w:bidi w:val="0"/>
              <w:rPr>
                <w:rFonts w:hint="default"/>
              </w:rPr>
            </w:pPr>
            <w:r>
              <w:rPr>
                <w:rFonts w:hint="default"/>
              </w:rPr>
              <w:t>是</w:t>
            </w:r>
          </w:p>
        </w:tc>
        <w:tc>
          <w:tcPr>
            <w:tcW w:w="920" w:type="pct"/>
            <w:noWrap w:val="0"/>
            <w:vAlign w:val="center"/>
          </w:tcPr>
          <w:p w14:paraId="3B9E79E5">
            <w:pPr>
              <w:pStyle w:val="26"/>
              <w:bidi w:val="0"/>
              <w:rPr>
                <w:rFonts w:hint="default"/>
              </w:rPr>
            </w:pPr>
            <w:r>
              <w:rPr>
                <w:rFonts w:hint="default"/>
              </w:rPr>
              <w:t>主行业代码特定征收部门可空</w:t>
            </w:r>
          </w:p>
        </w:tc>
      </w:tr>
      <w:tr w14:paraId="65853A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2623045">
            <w:pPr>
              <w:pStyle w:val="26"/>
              <w:bidi w:val="0"/>
              <w:rPr>
                <w:rFonts w:hint="default"/>
              </w:rPr>
            </w:pPr>
            <w:r>
              <w:rPr>
                <w:rFonts w:hint="default"/>
                <w:lang w:val="en-US" w:eastAsia="zh-CN"/>
              </w:rPr>
              <w:t>14</w:t>
            </w:r>
          </w:p>
        </w:tc>
        <w:tc>
          <w:tcPr>
            <w:tcW w:w="1004" w:type="pct"/>
            <w:noWrap w:val="0"/>
            <w:vAlign w:val="center"/>
          </w:tcPr>
          <w:p w14:paraId="52B028FF">
            <w:pPr>
              <w:pStyle w:val="26"/>
              <w:bidi w:val="0"/>
              <w:rPr>
                <w:rFonts w:hint="default"/>
              </w:rPr>
            </w:pPr>
            <w:r>
              <w:rPr>
                <w:rFonts w:hint="default"/>
              </w:rPr>
              <w:t>qxjswjgdm</w:t>
            </w:r>
          </w:p>
        </w:tc>
        <w:tc>
          <w:tcPr>
            <w:tcW w:w="1087" w:type="pct"/>
            <w:noWrap w:val="0"/>
            <w:vAlign w:val="center"/>
          </w:tcPr>
          <w:p w14:paraId="42BF7AF6">
            <w:pPr>
              <w:pStyle w:val="26"/>
              <w:bidi w:val="0"/>
              <w:rPr>
                <w:rFonts w:hint="default"/>
              </w:rPr>
            </w:pPr>
            <w:r>
              <w:rPr>
                <w:rFonts w:hint="default"/>
              </w:rPr>
              <w:t>区县级税务机关代码</w:t>
            </w:r>
          </w:p>
        </w:tc>
        <w:tc>
          <w:tcPr>
            <w:tcW w:w="753" w:type="pct"/>
            <w:noWrap w:val="0"/>
            <w:vAlign w:val="center"/>
          </w:tcPr>
          <w:p w14:paraId="11868C69">
            <w:pPr>
              <w:pStyle w:val="26"/>
              <w:bidi w:val="0"/>
              <w:rPr>
                <w:rFonts w:hint="default"/>
              </w:rPr>
            </w:pPr>
            <w:r>
              <w:rPr>
                <w:rFonts w:hint="default"/>
              </w:rPr>
              <w:t>varchar</w:t>
            </w:r>
          </w:p>
        </w:tc>
        <w:tc>
          <w:tcPr>
            <w:tcW w:w="418" w:type="pct"/>
            <w:noWrap w:val="0"/>
            <w:vAlign w:val="center"/>
          </w:tcPr>
          <w:p w14:paraId="0DBFB8A1">
            <w:pPr>
              <w:pStyle w:val="26"/>
              <w:bidi w:val="0"/>
              <w:rPr>
                <w:rFonts w:hint="default"/>
              </w:rPr>
            </w:pPr>
            <w:r>
              <w:rPr>
                <w:rFonts w:hint="default"/>
              </w:rPr>
              <w:t>11</w:t>
            </w:r>
          </w:p>
        </w:tc>
        <w:tc>
          <w:tcPr>
            <w:tcW w:w="417" w:type="pct"/>
            <w:noWrap w:val="0"/>
            <w:vAlign w:val="center"/>
          </w:tcPr>
          <w:p w14:paraId="0F223CE2">
            <w:pPr>
              <w:pStyle w:val="26"/>
              <w:bidi w:val="0"/>
              <w:rPr>
                <w:rFonts w:hint="default"/>
              </w:rPr>
            </w:pPr>
            <w:r>
              <w:rPr>
                <w:rFonts w:hint="default"/>
              </w:rPr>
              <w:t>是</w:t>
            </w:r>
          </w:p>
        </w:tc>
        <w:tc>
          <w:tcPr>
            <w:tcW w:w="920" w:type="pct"/>
            <w:noWrap w:val="0"/>
            <w:vAlign w:val="center"/>
          </w:tcPr>
          <w:p w14:paraId="06B98CC6">
            <w:pPr>
              <w:pStyle w:val="26"/>
              <w:bidi w:val="0"/>
              <w:rPr>
                <w:rFonts w:hint="default"/>
              </w:rPr>
            </w:pPr>
          </w:p>
        </w:tc>
      </w:tr>
      <w:tr w14:paraId="637AE4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C1EBC22">
            <w:pPr>
              <w:pStyle w:val="26"/>
              <w:bidi w:val="0"/>
              <w:rPr>
                <w:rFonts w:hint="default"/>
              </w:rPr>
            </w:pPr>
            <w:r>
              <w:rPr>
                <w:rFonts w:hint="default"/>
                <w:lang w:val="en-US" w:eastAsia="zh-CN"/>
              </w:rPr>
              <w:t>15</w:t>
            </w:r>
          </w:p>
        </w:tc>
        <w:tc>
          <w:tcPr>
            <w:tcW w:w="1004" w:type="pct"/>
            <w:noWrap w:val="0"/>
            <w:vAlign w:val="center"/>
          </w:tcPr>
          <w:p w14:paraId="5E68E0A5">
            <w:pPr>
              <w:pStyle w:val="26"/>
              <w:bidi w:val="0"/>
              <w:rPr>
                <w:rFonts w:hint="default"/>
              </w:rPr>
            </w:pPr>
            <w:r>
              <w:rPr>
                <w:rFonts w:hint="default"/>
              </w:rPr>
              <w:t>zgswskfjdm</w:t>
            </w:r>
          </w:p>
        </w:tc>
        <w:tc>
          <w:tcPr>
            <w:tcW w:w="1087" w:type="pct"/>
            <w:noWrap w:val="0"/>
            <w:vAlign w:val="center"/>
          </w:tcPr>
          <w:p w14:paraId="567DC508">
            <w:pPr>
              <w:pStyle w:val="26"/>
              <w:bidi w:val="0"/>
              <w:rPr>
                <w:rFonts w:hint="default"/>
              </w:rPr>
            </w:pPr>
            <w:r>
              <w:rPr>
                <w:rFonts w:hint="default"/>
              </w:rPr>
              <w:t>税务机关代码</w:t>
            </w:r>
          </w:p>
        </w:tc>
        <w:tc>
          <w:tcPr>
            <w:tcW w:w="753" w:type="pct"/>
            <w:noWrap w:val="0"/>
            <w:vAlign w:val="center"/>
          </w:tcPr>
          <w:p w14:paraId="1328F087">
            <w:pPr>
              <w:pStyle w:val="26"/>
              <w:bidi w:val="0"/>
              <w:rPr>
                <w:rFonts w:hint="default"/>
              </w:rPr>
            </w:pPr>
            <w:r>
              <w:rPr>
                <w:rFonts w:hint="default"/>
              </w:rPr>
              <w:t>varchar</w:t>
            </w:r>
          </w:p>
        </w:tc>
        <w:tc>
          <w:tcPr>
            <w:tcW w:w="418" w:type="pct"/>
            <w:noWrap w:val="0"/>
            <w:vAlign w:val="center"/>
          </w:tcPr>
          <w:p w14:paraId="23A7B0AF">
            <w:pPr>
              <w:pStyle w:val="26"/>
              <w:bidi w:val="0"/>
              <w:rPr>
                <w:rFonts w:hint="default"/>
              </w:rPr>
            </w:pPr>
            <w:r>
              <w:rPr>
                <w:rFonts w:hint="default"/>
              </w:rPr>
              <w:t>11</w:t>
            </w:r>
          </w:p>
        </w:tc>
        <w:tc>
          <w:tcPr>
            <w:tcW w:w="417" w:type="pct"/>
            <w:noWrap w:val="0"/>
            <w:vAlign w:val="center"/>
          </w:tcPr>
          <w:p w14:paraId="5FC0978D">
            <w:pPr>
              <w:pStyle w:val="26"/>
              <w:bidi w:val="0"/>
              <w:rPr>
                <w:rFonts w:hint="default"/>
              </w:rPr>
            </w:pPr>
            <w:r>
              <w:rPr>
                <w:rFonts w:hint="default"/>
              </w:rPr>
              <w:t>是</w:t>
            </w:r>
          </w:p>
        </w:tc>
        <w:tc>
          <w:tcPr>
            <w:tcW w:w="920" w:type="pct"/>
            <w:noWrap w:val="0"/>
            <w:vAlign w:val="center"/>
          </w:tcPr>
          <w:p w14:paraId="29B67057">
            <w:pPr>
              <w:pStyle w:val="26"/>
              <w:bidi w:val="0"/>
              <w:rPr>
                <w:rFonts w:hint="default"/>
              </w:rPr>
            </w:pPr>
            <w:r>
              <w:rPr>
                <w:rFonts w:hint="default"/>
              </w:rPr>
              <w:t>主管税务所科分局</w:t>
            </w:r>
          </w:p>
        </w:tc>
      </w:tr>
      <w:tr w14:paraId="137ECD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D256EA2">
            <w:pPr>
              <w:pStyle w:val="26"/>
              <w:bidi w:val="0"/>
              <w:rPr>
                <w:rFonts w:hint="default"/>
              </w:rPr>
            </w:pPr>
            <w:r>
              <w:rPr>
                <w:rFonts w:hint="default"/>
                <w:lang w:val="en-US" w:eastAsia="zh-CN"/>
              </w:rPr>
              <w:t>16</w:t>
            </w:r>
          </w:p>
        </w:tc>
        <w:tc>
          <w:tcPr>
            <w:tcW w:w="1004" w:type="pct"/>
            <w:noWrap w:val="0"/>
            <w:vAlign w:val="center"/>
          </w:tcPr>
          <w:p w14:paraId="4FF1828A">
            <w:pPr>
              <w:pStyle w:val="26"/>
              <w:bidi w:val="0"/>
              <w:rPr>
                <w:rFonts w:hint="default"/>
              </w:rPr>
            </w:pPr>
            <w:r>
              <w:rPr>
                <w:rFonts w:hint="default"/>
              </w:rPr>
              <w:t>zgswskfjmc</w:t>
            </w:r>
          </w:p>
        </w:tc>
        <w:tc>
          <w:tcPr>
            <w:tcW w:w="1087" w:type="pct"/>
            <w:noWrap w:val="0"/>
            <w:vAlign w:val="center"/>
          </w:tcPr>
          <w:p w14:paraId="57E58DBF">
            <w:pPr>
              <w:pStyle w:val="26"/>
              <w:bidi w:val="0"/>
              <w:rPr>
                <w:rFonts w:hint="default"/>
              </w:rPr>
            </w:pPr>
            <w:r>
              <w:rPr>
                <w:rFonts w:hint="default"/>
              </w:rPr>
              <w:t>税务机关名称</w:t>
            </w:r>
          </w:p>
        </w:tc>
        <w:tc>
          <w:tcPr>
            <w:tcW w:w="753" w:type="pct"/>
            <w:noWrap w:val="0"/>
            <w:vAlign w:val="center"/>
          </w:tcPr>
          <w:p w14:paraId="0C82053C">
            <w:pPr>
              <w:pStyle w:val="26"/>
              <w:bidi w:val="0"/>
              <w:rPr>
                <w:rFonts w:hint="default"/>
              </w:rPr>
            </w:pPr>
            <w:r>
              <w:rPr>
                <w:rFonts w:hint="default"/>
              </w:rPr>
              <w:t>varchar</w:t>
            </w:r>
          </w:p>
        </w:tc>
        <w:tc>
          <w:tcPr>
            <w:tcW w:w="418" w:type="pct"/>
            <w:noWrap w:val="0"/>
            <w:vAlign w:val="center"/>
          </w:tcPr>
          <w:p w14:paraId="390C2EBC">
            <w:pPr>
              <w:pStyle w:val="26"/>
              <w:bidi w:val="0"/>
              <w:rPr>
                <w:rFonts w:hint="default"/>
              </w:rPr>
            </w:pPr>
            <w:r>
              <w:rPr>
                <w:rFonts w:hint="default"/>
              </w:rPr>
              <w:t>300</w:t>
            </w:r>
          </w:p>
        </w:tc>
        <w:tc>
          <w:tcPr>
            <w:tcW w:w="417" w:type="pct"/>
            <w:noWrap w:val="0"/>
            <w:vAlign w:val="center"/>
          </w:tcPr>
          <w:p w14:paraId="578980CB">
            <w:pPr>
              <w:pStyle w:val="26"/>
              <w:bidi w:val="0"/>
              <w:rPr>
                <w:rFonts w:hint="default"/>
              </w:rPr>
            </w:pPr>
            <w:r>
              <w:rPr>
                <w:rFonts w:hint="default"/>
              </w:rPr>
              <w:t>是</w:t>
            </w:r>
          </w:p>
        </w:tc>
        <w:tc>
          <w:tcPr>
            <w:tcW w:w="920" w:type="pct"/>
            <w:noWrap w:val="0"/>
            <w:vAlign w:val="center"/>
          </w:tcPr>
          <w:p w14:paraId="76B059B3">
            <w:pPr>
              <w:pStyle w:val="26"/>
              <w:bidi w:val="0"/>
              <w:rPr>
                <w:rFonts w:hint="default"/>
              </w:rPr>
            </w:pPr>
            <w:r>
              <w:rPr>
                <w:rFonts w:hint="default"/>
              </w:rPr>
              <w:t>主管税务所科分局</w:t>
            </w:r>
          </w:p>
        </w:tc>
      </w:tr>
      <w:tr w14:paraId="6AE229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4FB773D">
            <w:pPr>
              <w:pStyle w:val="26"/>
              <w:bidi w:val="0"/>
              <w:rPr>
                <w:rFonts w:hint="default"/>
              </w:rPr>
            </w:pPr>
            <w:r>
              <w:rPr>
                <w:rFonts w:hint="default"/>
                <w:lang w:val="en-US" w:eastAsia="zh-CN"/>
              </w:rPr>
              <w:t>17</w:t>
            </w:r>
          </w:p>
        </w:tc>
        <w:tc>
          <w:tcPr>
            <w:tcW w:w="1004" w:type="pct"/>
            <w:noWrap w:val="0"/>
            <w:vAlign w:val="center"/>
          </w:tcPr>
          <w:p w14:paraId="183DA70E">
            <w:pPr>
              <w:pStyle w:val="26"/>
              <w:bidi w:val="0"/>
              <w:rPr>
                <w:rFonts w:hint="default"/>
              </w:rPr>
            </w:pPr>
            <w:r>
              <w:rPr>
                <w:rFonts w:hint="default"/>
              </w:rPr>
              <w:t>cwfzrxm</w:t>
            </w:r>
          </w:p>
        </w:tc>
        <w:tc>
          <w:tcPr>
            <w:tcW w:w="1087" w:type="pct"/>
            <w:noWrap w:val="0"/>
            <w:vAlign w:val="center"/>
          </w:tcPr>
          <w:p w14:paraId="01F63C51">
            <w:pPr>
              <w:pStyle w:val="26"/>
              <w:bidi w:val="0"/>
              <w:rPr>
                <w:rFonts w:hint="default"/>
              </w:rPr>
            </w:pPr>
            <w:r>
              <w:rPr>
                <w:rFonts w:hint="default"/>
              </w:rPr>
              <w:t>财务负责人姓名</w:t>
            </w:r>
          </w:p>
        </w:tc>
        <w:tc>
          <w:tcPr>
            <w:tcW w:w="753" w:type="pct"/>
            <w:noWrap w:val="0"/>
            <w:vAlign w:val="center"/>
          </w:tcPr>
          <w:p w14:paraId="51DB484E">
            <w:pPr>
              <w:pStyle w:val="26"/>
              <w:bidi w:val="0"/>
              <w:rPr>
                <w:rFonts w:hint="default"/>
              </w:rPr>
            </w:pPr>
            <w:r>
              <w:rPr>
                <w:rFonts w:hint="default"/>
              </w:rPr>
              <w:t>varchar</w:t>
            </w:r>
          </w:p>
        </w:tc>
        <w:tc>
          <w:tcPr>
            <w:tcW w:w="418" w:type="pct"/>
            <w:noWrap w:val="0"/>
            <w:vAlign w:val="center"/>
          </w:tcPr>
          <w:p w14:paraId="0B3B0FAA">
            <w:pPr>
              <w:pStyle w:val="26"/>
              <w:bidi w:val="0"/>
              <w:rPr>
                <w:rFonts w:hint="default"/>
              </w:rPr>
            </w:pPr>
            <w:r>
              <w:rPr>
                <w:rFonts w:hint="default"/>
              </w:rPr>
              <w:t>150</w:t>
            </w:r>
          </w:p>
        </w:tc>
        <w:tc>
          <w:tcPr>
            <w:tcW w:w="417" w:type="pct"/>
            <w:noWrap w:val="0"/>
            <w:vAlign w:val="center"/>
          </w:tcPr>
          <w:p w14:paraId="365354BF">
            <w:pPr>
              <w:pStyle w:val="26"/>
              <w:bidi w:val="0"/>
              <w:rPr>
                <w:rFonts w:hint="default"/>
              </w:rPr>
            </w:pPr>
            <w:r>
              <w:rPr>
                <w:rFonts w:hint="default"/>
              </w:rPr>
              <w:t>是</w:t>
            </w:r>
          </w:p>
        </w:tc>
        <w:tc>
          <w:tcPr>
            <w:tcW w:w="920" w:type="pct"/>
            <w:noWrap w:val="0"/>
            <w:vAlign w:val="center"/>
          </w:tcPr>
          <w:p w14:paraId="5B47E80F">
            <w:pPr>
              <w:pStyle w:val="26"/>
              <w:bidi w:val="0"/>
              <w:rPr>
                <w:rFonts w:hint="default"/>
              </w:rPr>
            </w:pPr>
          </w:p>
        </w:tc>
      </w:tr>
      <w:tr w14:paraId="38781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B2A6CD8">
            <w:pPr>
              <w:pStyle w:val="26"/>
              <w:bidi w:val="0"/>
              <w:rPr>
                <w:rFonts w:hint="default"/>
              </w:rPr>
            </w:pPr>
            <w:r>
              <w:rPr>
                <w:rFonts w:hint="default"/>
                <w:lang w:val="en-US" w:eastAsia="zh-CN"/>
              </w:rPr>
              <w:t>18</w:t>
            </w:r>
          </w:p>
        </w:tc>
        <w:tc>
          <w:tcPr>
            <w:tcW w:w="1004" w:type="pct"/>
            <w:noWrap w:val="0"/>
            <w:vAlign w:val="center"/>
          </w:tcPr>
          <w:p w14:paraId="57290503">
            <w:pPr>
              <w:pStyle w:val="26"/>
              <w:bidi w:val="0"/>
              <w:rPr>
                <w:rFonts w:hint="default"/>
              </w:rPr>
            </w:pPr>
            <w:r>
              <w:rPr>
                <w:rFonts w:hint="default"/>
              </w:rPr>
              <w:t>khhmc</w:t>
            </w:r>
          </w:p>
        </w:tc>
        <w:tc>
          <w:tcPr>
            <w:tcW w:w="1087" w:type="pct"/>
            <w:noWrap w:val="0"/>
            <w:vAlign w:val="center"/>
          </w:tcPr>
          <w:p w14:paraId="454A1132">
            <w:pPr>
              <w:pStyle w:val="26"/>
              <w:bidi w:val="0"/>
              <w:rPr>
                <w:rFonts w:hint="default"/>
              </w:rPr>
            </w:pPr>
            <w:r>
              <w:rPr>
                <w:rFonts w:hint="default"/>
              </w:rPr>
              <w:t>账户名称</w:t>
            </w:r>
          </w:p>
        </w:tc>
        <w:tc>
          <w:tcPr>
            <w:tcW w:w="753" w:type="pct"/>
            <w:noWrap w:val="0"/>
            <w:vAlign w:val="center"/>
          </w:tcPr>
          <w:p w14:paraId="53D1A4C9">
            <w:pPr>
              <w:pStyle w:val="26"/>
              <w:bidi w:val="0"/>
              <w:rPr>
                <w:rFonts w:hint="default"/>
              </w:rPr>
            </w:pPr>
            <w:r>
              <w:rPr>
                <w:rFonts w:hint="default"/>
              </w:rPr>
              <w:t>varchar</w:t>
            </w:r>
          </w:p>
        </w:tc>
        <w:tc>
          <w:tcPr>
            <w:tcW w:w="418" w:type="pct"/>
            <w:noWrap w:val="0"/>
            <w:vAlign w:val="center"/>
          </w:tcPr>
          <w:p w14:paraId="3D2C7571">
            <w:pPr>
              <w:pStyle w:val="26"/>
              <w:bidi w:val="0"/>
              <w:rPr>
                <w:rFonts w:hint="default"/>
              </w:rPr>
            </w:pPr>
            <w:r>
              <w:rPr>
                <w:rFonts w:hint="default"/>
              </w:rPr>
              <w:t>300</w:t>
            </w:r>
          </w:p>
        </w:tc>
        <w:tc>
          <w:tcPr>
            <w:tcW w:w="417" w:type="pct"/>
            <w:noWrap w:val="0"/>
            <w:vAlign w:val="center"/>
          </w:tcPr>
          <w:p w14:paraId="3CEBA8BF">
            <w:pPr>
              <w:pStyle w:val="26"/>
              <w:bidi w:val="0"/>
              <w:rPr>
                <w:rFonts w:hint="default"/>
              </w:rPr>
            </w:pPr>
            <w:r>
              <w:rPr>
                <w:rFonts w:hint="default"/>
              </w:rPr>
              <w:t>是</w:t>
            </w:r>
          </w:p>
        </w:tc>
        <w:tc>
          <w:tcPr>
            <w:tcW w:w="920" w:type="pct"/>
            <w:noWrap w:val="0"/>
            <w:vAlign w:val="center"/>
          </w:tcPr>
          <w:p w14:paraId="5825CC0F">
            <w:pPr>
              <w:pStyle w:val="26"/>
              <w:bidi w:val="0"/>
              <w:rPr>
                <w:rFonts w:hint="default"/>
              </w:rPr>
            </w:pPr>
          </w:p>
        </w:tc>
      </w:tr>
      <w:tr w14:paraId="3F709D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5EB86E">
            <w:pPr>
              <w:pStyle w:val="26"/>
              <w:bidi w:val="0"/>
              <w:rPr>
                <w:rFonts w:hint="default"/>
              </w:rPr>
            </w:pPr>
            <w:r>
              <w:rPr>
                <w:rFonts w:hint="default"/>
                <w:lang w:val="en-US" w:eastAsia="zh-CN"/>
              </w:rPr>
              <w:t>19</w:t>
            </w:r>
          </w:p>
        </w:tc>
        <w:tc>
          <w:tcPr>
            <w:tcW w:w="1004" w:type="pct"/>
            <w:noWrap w:val="0"/>
            <w:vAlign w:val="center"/>
          </w:tcPr>
          <w:p w14:paraId="40563E85">
            <w:pPr>
              <w:pStyle w:val="26"/>
              <w:bidi w:val="0"/>
              <w:rPr>
                <w:rFonts w:hint="default"/>
              </w:rPr>
            </w:pPr>
            <w:r>
              <w:rPr>
                <w:rFonts w:hint="default"/>
              </w:rPr>
              <w:t>yhzh</w:t>
            </w:r>
          </w:p>
        </w:tc>
        <w:tc>
          <w:tcPr>
            <w:tcW w:w="1087" w:type="pct"/>
            <w:noWrap w:val="0"/>
            <w:vAlign w:val="center"/>
          </w:tcPr>
          <w:p w14:paraId="59AED3E4">
            <w:pPr>
              <w:pStyle w:val="26"/>
              <w:bidi w:val="0"/>
              <w:rPr>
                <w:rFonts w:hint="default"/>
              </w:rPr>
            </w:pPr>
            <w:r>
              <w:rPr>
                <w:rFonts w:hint="default"/>
              </w:rPr>
              <w:t>账号</w:t>
            </w:r>
          </w:p>
        </w:tc>
        <w:tc>
          <w:tcPr>
            <w:tcW w:w="753" w:type="pct"/>
            <w:noWrap w:val="0"/>
            <w:vAlign w:val="center"/>
          </w:tcPr>
          <w:p w14:paraId="04AE799D">
            <w:pPr>
              <w:pStyle w:val="26"/>
              <w:bidi w:val="0"/>
              <w:rPr>
                <w:rFonts w:hint="default"/>
              </w:rPr>
            </w:pPr>
            <w:r>
              <w:rPr>
                <w:rFonts w:hint="default"/>
              </w:rPr>
              <w:t>varchar</w:t>
            </w:r>
          </w:p>
        </w:tc>
        <w:tc>
          <w:tcPr>
            <w:tcW w:w="418" w:type="pct"/>
            <w:noWrap w:val="0"/>
            <w:vAlign w:val="center"/>
          </w:tcPr>
          <w:p w14:paraId="6F23ADF9">
            <w:pPr>
              <w:pStyle w:val="26"/>
              <w:bidi w:val="0"/>
              <w:rPr>
                <w:rFonts w:hint="default"/>
              </w:rPr>
            </w:pPr>
            <w:r>
              <w:rPr>
                <w:rFonts w:hint="default"/>
              </w:rPr>
              <w:t>50</w:t>
            </w:r>
          </w:p>
        </w:tc>
        <w:tc>
          <w:tcPr>
            <w:tcW w:w="417" w:type="pct"/>
            <w:noWrap w:val="0"/>
            <w:vAlign w:val="center"/>
          </w:tcPr>
          <w:p w14:paraId="677F17F8">
            <w:pPr>
              <w:pStyle w:val="26"/>
              <w:bidi w:val="0"/>
              <w:rPr>
                <w:rFonts w:hint="default"/>
              </w:rPr>
            </w:pPr>
            <w:r>
              <w:rPr>
                <w:rFonts w:hint="default"/>
              </w:rPr>
              <w:t>否</w:t>
            </w:r>
          </w:p>
        </w:tc>
        <w:tc>
          <w:tcPr>
            <w:tcW w:w="920" w:type="pct"/>
            <w:noWrap w:val="0"/>
            <w:vAlign w:val="center"/>
          </w:tcPr>
          <w:p w14:paraId="09BD0329">
            <w:pPr>
              <w:pStyle w:val="26"/>
              <w:bidi w:val="0"/>
              <w:rPr>
                <w:rFonts w:hint="default"/>
              </w:rPr>
            </w:pPr>
            <w:r>
              <w:rPr>
                <w:rFonts w:hint="default"/>
              </w:rPr>
              <w:t>首选账户账号</w:t>
            </w:r>
          </w:p>
        </w:tc>
      </w:tr>
      <w:tr w14:paraId="45B11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3A8FDF">
            <w:pPr>
              <w:pStyle w:val="26"/>
              <w:bidi w:val="0"/>
              <w:rPr>
                <w:rFonts w:hint="default"/>
              </w:rPr>
            </w:pPr>
            <w:r>
              <w:rPr>
                <w:rFonts w:hint="default"/>
                <w:lang w:val="en-US" w:eastAsia="zh-CN"/>
              </w:rPr>
              <w:t>20</w:t>
            </w:r>
          </w:p>
        </w:tc>
        <w:tc>
          <w:tcPr>
            <w:tcW w:w="1004" w:type="pct"/>
            <w:noWrap w:val="0"/>
            <w:vAlign w:val="center"/>
          </w:tcPr>
          <w:p w14:paraId="24FAC648">
            <w:pPr>
              <w:pStyle w:val="26"/>
              <w:bidi w:val="0"/>
              <w:rPr>
                <w:rFonts w:hint="default"/>
              </w:rPr>
            </w:pPr>
            <w:r>
              <w:rPr>
                <w:rFonts w:hint="default"/>
              </w:rPr>
              <w:t>bsrxm</w:t>
            </w:r>
          </w:p>
        </w:tc>
        <w:tc>
          <w:tcPr>
            <w:tcW w:w="1087" w:type="pct"/>
            <w:noWrap w:val="0"/>
            <w:vAlign w:val="center"/>
          </w:tcPr>
          <w:p w14:paraId="2D64A701">
            <w:pPr>
              <w:pStyle w:val="26"/>
              <w:bidi w:val="0"/>
              <w:rPr>
                <w:rFonts w:hint="default"/>
              </w:rPr>
            </w:pPr>
            <w:r>
              <w:rPr>
                <w:rFonts w:hint="default"/>
              </w:rPr>
              <w:t>企业办税人员姓名</w:t>
            </w:r>
          </w:p>
        </w:tc>
        <w:tc>
          <w:tcPr>
            <w:tcW w:w="753" w:type="pct"/>
            <w:noWrap w:val="0"/>
            <w:vAlign w:val="center"/>
          </w:tcPr>
          <w:p w14:paraId="40AC5D26">
            <w:pPr>
              <w:pStyle w:val="26"/>
              <w:bidi w:val="0"/>
              <w:rPr>
                <w:rFonts w:hint="default"/>
              </w:rPr>
            </w:pPr>
            <w:r>
              <w:rPr>
                <w:rFonts w:hint="default"/>
              </w:rPr>
              <w:t>varchar</w:t>
            </w:r>
          </w:p>
        </w:tc>
        <w:tc>
          <w:tcPr>
            <w:tcW w:w="418" w:type="pct"/>
            <w:noWrap w:val="0"/>
            <w:vAlign w:val="center"/>
          </w:tcPr>
          <w:p w14:paraId="41289982">
            <w:pPr>
              <w:pStyle w:val="26"/>
              <w:bidi w:val="0"/>
              <w:rPr>
                <w:rFonts w:hint="default"/>
              </w:rPr>
            </w:pPr>
            <w:r>
              <w:rPr>
                <w:rFonts w:hint="default"/>
              </w:rPr>
              <w:t>150</w:t>
            </w:r>
          </w:p>
        </w:tc>
        <w:tc>
          <w:tcPr>
            <w:tcW w:w="417" w:type="pct"/>
            <w:noWrap w:val="0"/>
            <w:vAlign w:val="center"/>
          </w:tcPr>
          <w:p w14:paraId="0B3B1787">
            <w:pPr>
              <w:pStyle w:val="26"/>
              <w:bidi w:val="0"/>
              <w:rPr>
                <w:rFonts w:hint="default"/>
              </w:rPr>
            </w:pPr>
            <w:r>
              <w:rPr>
                <w:rFonts w:hint="default"/>
              </w:rPr>
              <w:t>否</w:t>
            </w:r>
          </w:p>
        </w:tc>
        <w:tc>
          <w:tcPr>
            <w:tcW w:w="920" w:type="pct"/>
            <w:noWrap w:val="0"/>
            <w:vAlign w:val="center"/>
          </w:tcPr>
          <w:p w14:paraId="5F153CA2">
            <w:pPr>
              <w:pStyle w:val="26"/>
              <w:bidi w:val="0"/>
              <w:rPr>
                <w:rFonts w:hint="default"/>
              </w:rPr>
            </w:pPr>
          </w:p>
        </w:tc>
      </w:tr>
      <w:tr w14:paraId="0A1F4D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D5A74E">
            <w:pPr>
              <w:pStyle w:val="26"/>
              <w:bidi w:val="0"/>
              <w:rPr>
                <w:rFonts w:hint="default"/>
              </w:rPr>
            </w:pPr>
            <w:r>
              <w:rPr>
                <w:rFonts w:hint="default"/>
                <w:lang w:val="en-US" w:eastAsia="zh-CN"/>
              </w:rPr>
              <w:t>21</w:t>
            </w:r>
          </w:p>
        </w:tc>
        <w:tc>
          <w:tcPr>
            <w:tcW w:w="1004" w:type="pct"/>
            <w:noWrap w:val="0"/>
            <w:vAlign w:val="center"/>
          </w:tcPr>
          <w:p w14:paraId="7B8CCE73">
            <w:pPr>
              <w:pStyle w:val="26"/>
              <w:bidi w:val="0"/>
              <w:rPr>
                <w:rFonts w:hint="default"/>
              </w:rPr>
            </w:pPr>
            <w:r>
              <w:rPr>
                <w:rFonts w:hint="default"/>
              </w:rPr>
              <w:t>xdpsdqybz</w:t>
            </w:r>
          </w:p>
        </w:tc>
        <w:tc>
          <w:tcPr>
            <w:tcW w:w="1087" w:type="pct"/>
            <w:noWrap w:val="0"/>
            <w:vAlign w:val="center"/>
          </w:tcPr>
          <w:p w14:paraId="6C559552">
            <w:pPr>
              <w:pStyle w:val="26"/>
              <w:bidi w:val="0"/>
              <w:rPr>
                <w:rFonts w:hint="default"/>
              </w:rPr>
            </w:pPr>
            <w:r>
              <w:rPr>
                <w:rFonts w:hint="default"/>
                <w:lang w:eastAsia="zh-CN"/>
              </w:rPr>
              <w:t>数字化电子</w:t>
            </w:r>
            <w:r>
              <w:rPr>
                <w:rFonts w:hint="default"/>
              </w:rPr>
              <w:t>票试点企业标识</w:t>
            </w:r>
          </w:p>
        </w:tc>
        <w:tc>
          <w:tcPr>
            <w:tcW w:w="753" w:type="pct"/>
            <w:noWrap w:val="0"/>
            <w:vAlign w:val="center"/>
          </w:tcPr>
          <w:p w14:paraId="5F256171">
            <w:pPr>
              <w:pStyle w:val="26"/>
              <w:bidi w:val="0"/>
              <w:rPr>
                <w:rFonts w:hint="default"/>
              </w:rPr>
            </w:pPr>
            <w:r>
              <w:rPr>
                <w:rFonts w:hint="default"/>
              </w:rPr>
              <w:t>varchar</w:t>
            </w:r>
          </w:p>
        </w:tc>
        <w:tc>
          <w:tcPr>
            <w:tcW w:w="418" w:type="pct"/>
            <w:noWrap w:val="0"/>
            <w:vAlign w:val="center"/>
          </w:tcPr>
          <w:p w14:paraId="5FEB1B86">
            <w:pPr>
              <w:pStyle w:val="26"/>
              <w:bidi w:val="0"/>
              <w:rPr>
                <w:rFonts w:hint="default"/>
              </w:rPr>
            </w:pPr>
            <w:r>
              <w:rPr>
                <w:rFonts w:hint="default"/>
              </w:rPr>
              <w:t>20</w:t>
            </w:r>
          </w:p>
        </w:tc>
        <w:tc>
          <w:tcPr>
            <w:tcW w:w="417" w:type="pct"/>
            <w:noWrap w:val="0"/>
            <w:vAlign w:val="center"/>
          </w:tcPr>
          <w:p w14:paraId="75FF90AD">
            <w:pPr>
              <w:pStyle w:val="26"/>
              <w:bidi w:val="0"/>
              <w:rPr>
                <w:rFonts w:hint="default"/>
              </w:rPr>
            </w:pPr>
            <w:r>
              <w:rPr>
                <w:rFonts w:hint="default"/>
              </w:rPr>
              <w:t>是</w:t>
            </w:r>
          </w:p>
        </w:tc>
        <w:tc>
          <w:tcPr>
            <w:tcW w:w="920" w:type="pct"/>
            <w:noWrap w:val="0"/>
            <w:vAlign w:val="center"/>
          </w:tcPr>
          <w:p w14:paraId="0BEB4603">
            <w:pPr>
              <w:pStyle w:val="26"/>
              <w:bidi w:val="0"/>
              <w:rPr>
                <w:rFonts w:hint="default"/>
              </w:rPr>
            </w:pPr>
            <w:r>
              <w:rPr>
                <w:rFonts w:hint="default"/>
              </w:rPr>
              <w:t>Y：</w:t>
            </w:r>
            <w:r>
              <w:rPr>
                <w:rFonts w:hint="default"/>
                <w:lang w:eastAsia="zh-CN"/>
              </w:rPr>
              <w:t>数字化电子</w:t>
            </w:r>
            <w:r>
              <w:rPr>
                <w:rFonts w:hint="default"/>
              </w:rPr>
              <w:t>票试点企业</w:t>
            </w:r>
          </w:p>
          <w:p w14:paraId="3D12A267">
            <w:pPr>
              <w:pStyle w:val="26"/>
              <w:bidi w:val="0"/>
              <w:rPr>
                <w:rFonts w:hint="default"/>
              </w:rPr>
            </w:pPr>
            <w:r>
              <w:rPr>
                <w:rFonts w:hint="default"/>
              </w:rPr>
              <w:t>N：不是</w:t>
            </w:r>
            <w:r>
              <w:rPr>
                <w:rFonts w:hint="default"/>
                <w:lang w:eastAsia="zh-CN"/>
              </w:rPr>
              <w:t>数字化电子</w:t>
            </w:r>
            <w:r>
              <w:rPr>
                <w:rFonts w:hint="default"/>
              </w:rPr>
              <w:t>票试点企业</w:t>
            </w:r>
          </w:p>
        </w:tc>
      </w:tr>
      <w:tr w14:paraId="7E3EB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32C2B4">
            <w:pPr>
              <w:pStyle w:val="26"/>
              <w:bidi w:val="0"/>
              <w:rPr>
                <w:rFonts w:hint="default"/>
              </w:rPr>
            </w:pPr>
            <w:r>
              <w:rPr>
                <w:rFonts w:hint="default"/>
                <w:lang w:val="en-US" w:eastAsia="zh-CN"/>
              </w:rPr>
              <w:t>22</w:t>
            </w:r>
          </w:p>
        </w:tc>
        <w:tc>
          <w:tcPr>
            <w:tcW w:w="1004" w:type="pct"/>
            <w:noWrap w:val="0"/>
            <w:vAlign w:val="center"/>
          </w:tcPr>
          <w:p w14:paraId="3864623D">
            <w:pPr>
              <w:pStyle w:val="26"/>
              <w:bidi w:val="0"/>
              <w:rPr>
                <w:rFonts w:hint="default"/>
              </w:rPr>
            </w:pPr>
            <w:r>
              <w:rPr>
                <w:rFonts w:hint="default"/>
              </w:rPr>
              <w:t>ckqyfldm</w:t>
            </w:r>
          </w:p>
        </w:tc>
        <w:tc>
          <w:tcPr>
            <w:tcW w:w="1087" w:type="pct"/>
            <w:noWrap w:val="0"/>
            <w:vAlign w:val="center"/>
          </w:tcPr>
          <w:p w14:paraId="45737F0D">
            <w:pPr>
              <w:pStyle w:val="26"/>
              <w:bidi w:val="0"/>
              <w:rPr>
                <w:rFonts w:hint="default"/>
              </w:rPr>
            </w:pPr>
            <w:r>
              <w:rPr>
                <w:rFonts w:hint="default"/>
              </w:rPr>
              <w:t>出口企业分类</w:t>
            </w:r>
          </w:p>
        </w:tc>
        <w:tc>
          <w:tcPr>
            <w:tcW w:w="753" w:type="pct"/>
            <w:noWrap w:val="0"/>
            <w:vAlign w:val="center"/>
          </w:tcPr>
          <w:p w14:paraId="5B7C3E75">
            <w:pPr>
              <w:pStyle w:val="26"/>
              <w:bidi w:val="0"/>
              <w:rPr>
                <w:rFonts w:hint="default"/>
              </w:rPr>
            </w:pPr>
            <w:r>
              <w:rPr>
                <w:rFonts w:hint="default"/>
              </w:rPr>
              <w:t>varchar</w:t>
            </w:r>
          </w:p>
        </w:tc>
        <w:tc>
          <w:tcPr>
            <w:tcW w:w="418" w:type="pct"/>
            <w:noWrap w:val="0"/>
            <w:vAlign w:val="center"/>
          </w:tcPr>
          <w:p w14:paraId="0FDF898F">
            <w:pPr>
              <w:pStyle w:val="26"/>
              <w:bidi w:val="0"/>
              <w:rPr>
                <w:rFonts w:hint="default"/>
              </w:rPr>
            </w:pPr>
            <w:r>
              <w:rPr>
                <w:rFonts w:hint="default"/>
              </w:rPr>
              <w:t>20</w:t>
            </w:r>
          </w:p>
        </w:tc>
        <w:tc>
          <w:tcPr>
            <w:tcW w:w="417" w:type="pct"/>
            <w:noWrap w:val="0"/>
            <w:vAlign w:val="center"/>
          </w:tcPr>
          <w:p w14:paraId="038F0BDC">
            <w:pPr>
              <w:pStyle w:val="26"/>
              <w:bidi w:val="0"/>
              <w:rPr>
                <w:rFonts w:hint="default"/>
              </w:rPr>
            </w:pPr>
            <w:r>
              <w:rPr>
                <w:rFonts w:hint="default"/>
              </w:rPr>
              <w:t>是</w:t>
            </w:r>
          </w:p>
        </w:tc>
        <w:tc>
          <w:tcPr>
            <w:tcW w:w="920" w:type="pct"/>
            <w:noWrap w:val="0"/>
            <w:vAlign w:val="center"/>
          </w:tcPr>
          <w:p w14:paraId="637959F6">
            <w:pPr>
              <w:pStyle w:val="26"/>
              <w:bidi w:val="0"/>
              <w:rPr>
                <w:rFonts w:hint="default"/>
              </w:rPr>
            </w:pPr>
            <w:r>
              <w:rPr>
                <w:rFonts w:hint="default"/>
              </w:rPr>
              <w:t>空：非出口企业</w:t>
            </w:r>
          </w:p>
          <w:p w14:paraId="31496A69">
            <w:pPr>
              <w:pStyle w:val="26"/>
              <w:bidi w:val="0"/>
              <w:rPr>
                <w:rFonts w:hint="default"/>
              </w:rPr>
            </w:pPr>
            <w:r>
              <w:rPr>
                <w:rFonts w:hint="default"/>
              </w:rPr>
              <w:t>01：一类出口企业</w:t>
            </w:r>
          </w:p>
          <w:p w14:paraId="07BF7F7E">
            <w:pPr>
              <w:pStyle w:val="26"/>
              <w:bidi w:val="0"/>
              <w:rPr>
                <w:rFonts w:hint="default"/>
              </w:rPr>
            </w:pPr>
            <w:r>
              <w:rPr>
                <w:rFonts w:hint="default"/>
              </w:rPr>
              <w:t>02：二类出口企业</w:t>
            </w:r>
          </w:p>
          <w:p w14:paraId="7C7EDD86">
            <w:pPr>
              <w:pStyle w:val="26"/>
              <w:bidi w:val="0"/>
              <w:rPr>
                <w:rFonts w:hint="default"/>
              </w:rPr>
            </w:pPr>
            <w:r>
              <w:rPr>
                <w:rFonts w:hint="default"/>
              </w:rPr>
              <w:t>03：三类出口企业</w:t>
            </w:r>
          </w:p>
          <w:p w14:paraId="7A0B829A">
            <w:pPr>
              <w:pStyle w:val="26"/>
              <w:bidi w:val="0"/>
              <w:rPr>
                <w:rFonts w:hint="default"/>
              </w:rPr>
            </w:pPr>
            <w:r>
              <w:rPr>
                <w:rFonts w:hint="default"/>
              </w:rPr>
              <w:t>04：四类出口企业</w:t>
            </w:r>
          </w:p>
        </w:tc>
      </w:tr>
      <w:tr w14:paraId="73CFC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03485C">
            <w:pPr>
              <w:pStyle w:val="26"/>
              <w:bidi w:val="0"/>
              <w:rPr>
                <w:rFonts w:hint="default"/>
              </w:rPr>
            </w:pPr>
            <w:r>
              <w:rPr>
                <w:rFonts w:hint="default"/>
                <w:lang w:val="en-US" w:eastAsia="zh-CN"/>
              </w:rPr>
              <w:t>23</w:t>
            </w:r>
          </w:p>
        </w:tc>
        <w:tc>
          <w:tcPr>
            <w:tcW w:w="1004" w:type="pct"/>
            <w:noWrap w:val="0"/>
            <w:vAlign w:val="center"/>
          </w:tcPr>
          <w:p w14:paraId="48918672">
            <w:pPr>
              <w:pStyle w:val="26"/>
              <w:bidi w:val="0"/>
              <w:rPr>
                <w:rFonts w:hint="default"/>
              </w:rPr>
            </w:pPr>
            <w:r>
              <w:rPr>
                <w:rFonts w:hint="default"/>
              </w:rPr>
              <w:t>zfjglxdm</w:t>
            </w:r>
          </w:p>
        </w:tc>
        <w:tc>
          <w:tcPr>
            <w:tcW w:w="1087" w:type="pct"/>
            <w:noWrap w:val="0"/>
            <w:vAlign w:val="center"/>
          </w:tcPr>
          <w:p w14:paraId="4A6D4089">
            <w:pPr>
              <w:pStyle w:val="26"/>
              <w:bidi w:val="0"/>
              <w:rPr>
                <w:rFonts w:hint="default"/>
              </w:rPr>
            </w:pPr>
            <w:r>
              <w:rPr>
                <w:rFonts w:hint="default"/>
              </w:rPr>
              <w:t>总分机构类型</w:t>
            </w:r>
          </w:p>
        </w:tc>
        <w:tc>
          <w:tcPr>
            <w:tcW w:w="753" w:type="pct"/>
            <w:noWrap w:val="0"/>
            <w:vAlign w:val="center"/>
          </w:tcPr>
          <w:p w14:paraId="3F0330BA">
            <w:pPr>
              <w:pStyle w:val="26"/>
              <w:bidi w:val="0"/>
              <w:rPr>
                <w:rFonts w:hint="default"/>
              </w:rPr>
            </w:pPr>
            <w:r>
              <w:rPr>
                <w:rFonts w:hint="default"/>
              </w:rPr>
              <w:t>varchar</w:t>
            </w:r>
          </w:p>
        </w:tc>
        <w:tc>
          <w:tcPr>
            <w:tcW w:w="418" w:type="pct"/>
            <w:noWrap w:val="0"/>
            <w:vAlign w:val="center"/>
          </w:tcPr>
          <w:p w14:paraId="19AE8370">
            <w:pPr>
              <w:pStyle w:val="26"/>
              <w:bidi w:val="0"/>
              <w:rPr>
                <w:rFonts w:hint="default"/>
              </w:rPr>
            </w:pPr>
            <w:r>
              <w:rPr>
                <w:rFonts w:hint="default"/>
              </w:rPr>
              <w:t>20</w:t>
            </w:r>
          </w:p>
        </w:tc>
        <w:tc>
          <w:tcPr>
            <w:tcW w:w="417" w:type="pct"/>
            <w:noWrap w:val="0"/>
            <w:vAlign w:val="center"/>
          </w:tcPr>
          <w:p w14:paraId="0CE28683">
            <w:pPr>
              <w:pStyle w:val="26"/>
              <w:bidi w:val="0"/>
              <w:rPr>
                <w:rFonts w:hint="default"/>
              </w:rPr>
            </w:pPr>
            <w:r>
              <w:rPr>
                <w:rFonts w:hint="default"/>
              </w:rPr>
              <w:t>是</w:t>
            </w:r>
          </w:p>
        </w:tc>
        <w:tc>
          <w:tcPr>
            <w:tcW w:w="920" w:type="pct"/>
            <w:noWrap w:val="0"/>
            <w:vAlign w:val="center"/>
          </w:tcPr>
          <w:p w14:paraId="0AE01817">
            <w:pPr>
              <w:pStyle w:val="26"/>
              <w:bidi w:val="0"/>
              <w:rPr>
                <w:rFonts w:hint="default"/>
              </w:rPr>
            </w:pPr>
            <w:r>
              <w:rPr>
                <w:rFonts w:hint="default"/>
              </w:rPr>
              <w:t xml:space="preserve">0：非总分机构 </w:t>
            </w:r>
          </w:p>
          <w:p w14:paraId="6EF5FE3D">
            <w:pPr>
              <w:pStyle w:val="26"/>
              <w:bidi w:val="0"/>
              <w:rPr>
                <w:rFonts w:hint="default"/>
              </w:rPr>
            </w:pPr>
            <w:r>
              <w:rPr>
                <w:rFonts w:hint="default"/>
              </w:rPr>
              <w:t>1：总机构</w:t>
            </w:r>
          </w:p>
          <w:p w14:paraId="45B8CEDC">
            <w:pPr>
              <w:pStyle w:val="26"/>
              <w:bidi w:val="0"/>
              <w:rPr>
                <w:rFonts w:hint="default"/>
              </w:rPr>
            </w:pPr>
            <w:r>
              <w:rPr>
                <w:rFonts w:hint="default"/>
              </w:rPr>
              <w:t>2：分支机构 3：分总机构</w:t>
            </w:r>
          </w:p>
        </w:tc>
      </w:tr>
      <w:tr w14:paraId="487629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69E70E">
            <w:pPr>
              <w:pStyle w:val="26"/>
              <w:bidi w:val="0"/>
              <w:rPr>
                <w:rFonts w:hint="default"/>
              </w:rPr>
            </w:pPr>
            <w:r>
              <w:rPr>
                <w:rFonts w:hint="default"/>
                <w:lang w:val="en-US" w:eastAsia="zh-CN"/>
              </w:rPr>
              <w:t>24</w:t>
            </w:r>
          </w:p>
        </w:tc>
        <w:tc>
          <w:tcPr>
            <w:tcW w:w="1004" w:type="pct"/>
            <w:noWrap w:val="0"/>
            <w:vAlign w:val="center"/>
          </w:tcPr>
          <w:p w14:paraId="335BAA17">
            <w:pPr>
              <w:pStyle w:val="26"/>
              <w:bidi w:val="0"/>
              <w:rPr>
                <w:rFonts w:hint="default"/>
              </w:rPr>
            </w:pPr>
            <w:r>
              <w:rPr>
                <w:rFonts w:hint="default"/>
              </w:rPr>
              <w:t>yhyywddm</w:t>
            </w:r>
          </w:p>
        </w:tc>
        <w:tc>
          <w:tcPr>
            <w:tcW w:w="1087" w:type="pct"/>
            <w:noWrap w:val="0"/>
            <w:vAlign w:val="center"/>
          </w:tcPr>
          <w:p w14:paraId="0B5AC2FA">
            <w:pPr>
              <w:pStyle w:val="26"/>
              <w:bidi w:val="0"/>
              <w:rPr>
                <w:rFonts w:hint="default"/>
              </w:rPr>
            </w:pPr>
            <w:r>
              <w:rPr>
                <w:rFonts w:hint="default"/>
              </w:rPr>
              <w:t>银行营业网点</w:t>
            </w:r>
          </w:p>
        </w:tc>
        <w:tc>
          <w:tcPr>
            <w:tcW w:w="753" w:type="pct"/>
            <w:noWrap w:val="0"/>
            <w:vAlign w:val="center"/>
          </w:tcPr>
          <w:p w14:paraId="172753E7">
            <w:pPr>
              <w:pStyle w:val="26"/>
              <w:bidi w:val="0"/>
              <w:rPr>
                <w:rFonts w:hint="default"/>
              </w:rPr>
            </w:pPr>
            <w:r>
              <w:rPr>
                <w:rFonts w:hint="default"/>
              </w:rPr>
              <w:t>varchar</w:t>
            </w:r>
          </w:p>
        </w:tc>
        <w:tc>
          <w:tcPr>
            <w:tcW w:w="418" w:type="pct"/>
            <w:noWrap w:val="0"/>
            <w:vAlign w:val="center"/>
          </w:tcPr>
          <w:p w14:paraId="27445059">
            <w:pPr>
              <w:pStyle w:val="26"/>
              <w:bidi w:val="0"/>
              <w:rPr>
                <w:rFonts w:hint="default"/>
              </w:rPr>
            </w:pPr>
            <w:r>
              <w:rPr>
                <w:rFonts w:hint="default"/>
              </w:rPr>
              <w:t>13</w:t>
            </w:r>
          </w:p>
        </w:tc>
        <w:tc>
          <w:tcPr>
            <w:tcW w:w="417" w:type="pct"/>
            <w:noWrap w:val="0"/>
            <w:vAlign w:val="center"/>
          </w:tcPr>
          <w:p w14:paraId="082250E8">
            <w:pPr>
              <w:pStyle w:val="26"/>
              <w:bidi w:val="0"/>
              <w:rPr>
                <w:rFonts w:hint="default"/>
              </w:rPr>
            </w:pPr>
            <w:r>
              <w:rPr>
                <w:rFonts w:hint="default"/>
              </w:rPr>
              <w:t>否</w:t>
            </w:r>
          </w:p>
        </w:tc>
        <w:tc>
          <w:tcPr>
            <w:tcW w:w="920" w:type="pct"/>
            <w:noWrap w:val="0"/>
            <w:vAlign w:val="center"/>
          </w:tcPr>
          <w:p w14:paraId="32B14F36">
            <w:pPr>
              <w:pStyle w:val="26"/>
              <w:bidi w:val="0"/>
              <w:rPr>
                <w:rFonts w:hint="default"/>
              </w:rPr>
            </w:pPr>
          </w:p>
        </w:tc>
      </w:tr>
      <w:tr w14:paraId="6F7FC0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5A07D3">
            <w:pPr>
              <w:pStyle w:val="26"/>
              <w:bidi w:val="0"/>
              <w:rPr>
                <w:rFonts w:hint="default"/>
              </w:rPr>
            </w:pPr>
            <w:r>
              <w:rPr>
                <w:rFonts w:hint="default"/>
                <w:lang w:val="en-US" w:eastAsia="zh-CN"/>
              </w:rPr>
              <w:t>25</w:t>
            </w:r>
          </w:p>
        </w:tc>
        <w:tc>
          <w:tcPr>
            <w:tcW w:w="1004" w:type="pct"/>
            <w:noWrap w:val="0"/>
            <w:vAlign w:val="center"/>
          </w:tcPr>
          <w:p w14:paraId="6661B6A1">
            <w:pPr>
              <w:pStyle w:val="26"/>
              <w:bidi w:val="0"/>
              <w:rPr>
                <w:rFonts w:hint="default"/>
              </w:rPr>
            </w:pPr>
            <w:r>
              <w:rPr>
                <w:rFonts w:hint="default"/>
              </w:rPr>
              <w:t>nsrztdm</w:t>
            </w:r>
          </w:p>
        </w:tc>
        <w:tc>
          <w:tcPr>
            <w:tcW w:w="1087" w:type="pct"/>
            <w:noWrap w:val="0"/>
            <w:vAlign w:val="center"/>
          </w:tcPr>
          <w:p w14:paraId="2D2EC794">
            <w:pPr>
              <w:pStyle w:val="26"/>
              <w:bidi w:val="0"/>
              <w:rPr>
                <w:rFonts w:hint="default"/>
              </w:rPr>
            </w:pPr>
            <w:r>
              <w:rPr>
                <w:rFonts w:hint="default"/>
              </w:rPr>
              <w:t>开票方纳税人状态</w:t>
            </w:r>
          </w:p>
        </w:tc>
        <w:tc>
          <w:tcPr>
            <w:tcW w:w="753" w:type="pct"/>
            <w:noWrap w:val="0"/>
            <w:vAlign w:val="center"/>
          </w:tcPr>
          <w:p w14:paraId="3479F6C7">
            <w:pPr>
              <w:pStyle w:val="26"/>
              <w:bidi w:val="0"/>
              <w:rPr>
                <w:rFonts w:hint="default"/>
              </w:rPr>
            </w:pPr>
            <w:r>
              <w:rPr>
                <w:rFonts w:hint="default"/>
              </w:rPr>
              <w:t>varchar</w:t>
            </w:r>
          </w:p>
        </w:tc>
        <w:tc>
          <w:tcPr>
            <w:tcW w:w="418" w:type="pct"/>
            <w:noWrap w:val="0"/>
            <w:vAlign w:val="center"/>
          </w:tcPr>
          <w:p w14:paraId="31FC7F5C">
            <w:pPr>
              <w:pStyle w:val="26"/>
              <w:bidi w:val="0"/>
              <w:rPr>
                <w:rFonts w:hint="default"/>
              </w:rPr>
            </w:pPr>
            <w:r>
              <w:rPr>
                <w:rFonts w:hint="default"/>
              </w:rPr>
              <w:t>2</w:t>
            </w:r>
          </w:p>
        </w:tc>
        <w:tc>
          <w:tcPr>
            <w:tcW w:w="417" w:type="pct"/>
            <w:noWrap w:val="0"/>
            <w:vAlign w:val="center"/>
          </w:tcPr>
          <w:p w14:paraId="49AFA401">
            <w:pPr>
              <w:pStyle w:val="26"/>
              <w:bidi w:val="0"/>
              <w:rPr>
                <w:rFonts w:hint="default"/>
              </w:rPr>
            </w:pPr>
            <w:r>
              <w:rPr>
                <w:rFonts w:hint="default"/>
              </w:rPr>
              <w:t>是</w:t>
            </w:r>
          </w:p>
        </w:tc>
        <w:tc>
          <w:tcPr>
            <w:tcW w:w="920" w:type="pct"/>
            <w:noWrap w:val="0"/>
            <w:vAlign w:val="center"/>
          </w:tcPr>
          <w:p w14:paraId="5AB7D879">
            <w:pPr>
              <w:pStyle w:val="26"/>
              <w:bidi w:val="0"/>
              <w:rPr>
                <w:rFonts w:hint="default"/>
              </w:rPr>
            </w:pPr>
            <w:r>
              <w:rPr>
                <w:rFonts w:hint="default"/>
              </w:rPr>
              <w:t>01：受理</w:t>
            </w:r>
          </w:p>
          <w:p w14:paraId="6CCFC333">
            <w:pPr>
              <w:pStyle w:val="26"/>
              <w:bidi w:val="0"/>
              <w:rPr>
                <w:rFonts w:hint="default"/>
              </w:rPr>
            </w:pPr>
            <w:r>
              <w:rPr>
                <w:rFonts w:hint="default"/>
              </w:rPr>
              <w:t>02：筹建期</w:t>
            </w:r>
          </w:p>
          <w:p w14:paraId="3A9BEFC2">
            <w:pPr>
              <w:pStyle w:val="26"/>
              <w:bidi w:val="0"/>
              <w:rPr>
                <w:rFonts w:hint="default"/>
              </w:rPr>
            </w:pPr>
            <w:r>
              <w:rPr>
                <w:rFonts w:hint="default"/>
              </w:rPr>
              <w:t>03：正常</w:t>
            </w:r>
          </w:p>
          <w:p w14:paraId="74B76046">
            <w:pPr>
              <w:pStyle w:val="26"/>
              <w:bidi w:val="0"/>
              <w:rPr>
                <w:rFonts w:hint="default"/>
              </w:rPr>
            </w:pPr>
            <w:r>
              <w:rPr>
                <w:rFonts w:hint="default"/>
              </w:rPr>
              <w:t>04：停业</w:t>
            </w:r>
          </w:p>
          <w:p w14:paraId="7DA46610">
            <w:pPr>
              <w:pStyle w:val="26"/>
              <w:bidi w:val="0"/>
              <w:rPr>
                <w:rFonts w:hint="default"/>
              </w:rPr>
            </w:pPr>
            <w:r>
              <w:rPr>
                <w:rFonts w:hint="default"/>
              </w:rPr>
              <w:t>05：非正常</w:t>
            </w:r>
          </w:p>
          <w:p w14:paraId="429E4F25">
            <w:pPr>
              <w:pStyle w:val="26"/>
              <w:bidi w:val="0"/>
              <w:rPr>
                <w:rFonts w:hint="default"/>
              </w:rPr>
            </w:pPr>
            <w:r>
              <w:rPr>
                <w:rFonts w:hint="default"/>
              </w:rPr>
              <w:t>06：清算</w:t>
            </w:r>
          </w:p>
          <w:p w14:paraId="17C31E1E">
            <w:pPr>
              <w:pStyle w:val="26"/>
              <w:bidi w:val="0"/>
              <w:rPr>
                <w:rFonts w:hint="default"/>
              </w:rPr>
            </w:pPr>
            <w:r>
              <w:rPr>
                <w:rFonts w:hint="default"/>
              </w:rPr>
              <w:t>07：注销</w:t>
            </w:r>
          </w:p>
          <w:p w14:paraId="0835A3D5">
            <w:pPr>
              <w:pStyle w:val="26"/>
              <w:bidi w:val="0"/>
              <w:rPr>
                <w:rFonts w:hint="default"/>
              </w:rPr>
            </w:pPr>
            <w:r>
              <w:rPr>
                <w:rFonts w:hint="default"/>
              </w:rPr>
              <w:t>08：非正常户注销</w:t>
            </w:r>
          </w:p>
          <w:p w14:paraId="66049267">
            <w:pPr>
              <w:pStyle w:val="26"/>
              <w:bidi w:val="0"/>
              <w:rPr>
                <w:rFonts w:hint="default"/>
              </w:rPr>
            </w:pPr>
            <w:r>
              <w:rPr>
                <w:rFonts w:hint="default"/>
              </w:rPr>
              <w:t>09：报验</w:t>
            </w:r>
          </w:p>
          <w:p w14:paraId="784AB481">
            <w:pPr>
              <w:pStyle w:val="26"/>
              <w:bidi w:val="0"/>
              <w:rPr>
                <w:rFonts w:hint="default"/>
              </w:rPr>
            </w:pPr>
            <w:r>
              <w:rPr>
                <w:rFonts w:hint="default"/>
              </w:rPr>
              <w:t>10：核销报验</w:t>
            </w:r>
          </w:p>
          <w:p w14:paraId="70C546AC">
            <w:pPr>
              <w:pStyle w:val="26"/>
              <w:bidi w:val="0"/>
              <w:rPr>
                <w:rFonts w:hint="default"/>
              </w:rPr>
            </w:pPr>
            <w:r>
              <w:rPr>
                <w:rFonts w:hint="default"/>
              </w:rPr>
              <w:t>11：中断缴费</w:t>
            </w:r>
          </w:p>
          <w:p w14:paraId="4FECE8A5">
            <w:pPr>
              <w:pStyle w:val="26"/>
              <w:bidi w:val="0"/>
              <w:rPr>
                <w:rFonts w:hint="default"/>
              </w:rPr>
            </w:pPr>
            <w:r>
              <w:rPr>
                <w:rFonts w:hint="default"/>
              </w:rPr>
              <w:t>12：恢复缴费</w:t>
            </w:r>
          </w:p>
          <w:p w14:paraId="2A792947">
            <w:pPr>
              <w:pStyle w:val="26"/>
              <w:bidi w:val="0"/>
              <w:rPr>
                <w:rFonts w:hint="default"/>
              </w:rPr>
            </w:pPr>
            <w:r>
              <w:rPr>
                <w:rFonts w:hint="default"/>
              </w:rPr>
              <w:t>13：简易注销无异议</w:t>
            </w:r>
          </w:p>
          <w:p w14:paraId="7126F19A">
            <w:pPr>
              <w:pStyle w:val="26"/>
              <w:bidi w:val="0"/>
              <w:rPr>
                <w:rFonts w:hint="default"/>
              </w:rPr>
            </w:pPr>
            <w:r>
              <w:rPr>
                <w:rFonts w:hint="default"/>
              </w:rPr>
              <w:t>99：其他</w:t>
            </w:r>
          </w:p>
        </w:tc>
      </w:tr>
      <w:tr w14:paraId="72643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1D9997">
            <w:pPr>
              <w:pStyle w:val="26"/>
              <w:bidi w:val="0"/>
              <w:rPr>
                <w:rFonts w:hint="default"/>
              </w:rPr>
            </w:pPr>
            <w:r>
              <w:rPr>
                <w:rFonts w:hint="default"/>
                <w:lang w:val="en-US" w:eastAsia="zh-CN"/>
              </w:rPr>
              <w:t>26</w:t>
            </w:r>
          </w:p>
        </w:tc>
        <w:tc>
          <w:tcPr>
            <w:tcW w:w="1004" w:type="pct"/>
            <w:noWrap w:val="0"/>
            <w:vAlign w:val="center"/>
          </w:tcPr>
          <w:p w14:paraId="040FC058">
            <w:pPr>
              <w:pStyle w:val="26"/>
              <w:bidi w:val="0"/>
              <w:rPr>
                <w:rFonts w:hint="default"/>
              </w:rPr>
            </w:pPr>
            <w:r>
              <w:rPr>
                <w:rFonts w:hint="default"/>
              </w:rPr>
              <w:t>yxqq</w:t>
            </w:r>
          </w:p>
        </w:tc>
        <w:tc>
          <w:tcPr>
            <w:tcW w:w="1087" w:type="pct"/>
            <w:noWrap w:val="0"/>
            <w:vAlign w:val="center"/>
          </w:tcPr>
          <w:p w14:paraId="24168295">
            <w:pPr>
              <w:pStyle w:val="26"/>
              <w:bidi w:val="0"/>
              <w:rPr>
                <w:rFonts w:hint="default"/>
              </w:rPr>
            </w:pPr>
            <w:r>
              <w:rPr>
                <w:rFonts w:hint="default"/>
              </w:rPr>
              <w:t>纳税人类型标签有效期起</w:t>
            </w:r>
          </w:p>
        </w:tc>
        <w:tc>
          <w:tcPr>
            <w:tcW w:w="753" w:type="pct"/>
            <w:noWrap w:val="0"/>
            <w:vAlign w:val="center"/>
          </w:tcPr>
          <w:p w14:paraId="5DB1A2CC">
            <w:pPr>
              <w:pStyle w:val="26"/>
              <w:bidi w:val="0"/>
              <w:rPr>
                <w:rFonts w:hint="default"/>
              </w:rPr>
            </w:pPr>
            <w:r>
              <w:rPr>
                <w:rFonts w:hint="default"/>
              </w:rPr>
              <w:t>date</w:t>
            </w:r>
          </w:p>
        </w:tc>
        <w:tc>
          <w:tcPr>
            <w:tcW w:w="418" w:type="pct"/>
            <w:noWrap w:val="0"/>
            <w:vAlign w:val="center"/>
          </w:tcPr>
          <w:p w14:paraId="6EF3409E">
            <w:pPr>
              <w:pStyle w:val="26"/>
              <w:bidi w:val="0"/>
              <w:rPr>
                <w:rFonts w:hint="default"/>
              </w:rPr>
            </w:pPr>
          </w:p>
        </w:tc>
        <w:tc>
          <w:tcPr>
            <w:tcW w:w="417" w:type="pct"/>
            <w:noWrap w:val="0"/>
            <w:vAlign w:val="center"/>
          </w:tcPr>
          <w:p w14:paraId="0B20CAE2">
            <w:pPr>
              <w:pStyle w:val="26"/>
              <w:bidi w:val="0"/>
              <w:rPr>
                <w:rFonts w:hint="default"/>
              </w:rPr>
            </w:pPr>
            <w:r>
              <w:rPr>
                <w:rFonts w:hint="default"/>
              </w:rPr>
              <w:t>否</w:t>
            </w:r>
          </w:p>
        </w:tc>
        <w:tc>
          <w:tcPr>
            <w:tcW w:w="920" w:type="pct"/>
            <w:noWrap w:val="0"/>
            <w:vAlign w:val="center"/>
          </w:tcPr>
          <w:p w14:paraId="7456EC79">
            <w:pPr>
              <w:pStyle w:val="26"/>
              <w:bidi w:val="0"/>
              <w:rPr>
                <w:rFonts w:hint="default"/>
              </w:rPr>
            </w:pPr>
            <w:r>
              <w:rPr>
                <w:rFonts w:hint="default"/>
              </w:rPr>
              <w:t>格式：</w:t>
            </w:r>
          </w:p>
          <w:p w14:paraId="3CEE1040">
            <w:pPr>
              <w:pStyle w:val="26"/>
              <w:bidi w:val="0"/>
              <w:rPr>
                <w:rFonts w:hint="default"/>
              </w:rPr>
            </w:pPr>
            <w:r>
              <w:rPr>
                <w:rFonts w:hint="default"/>
              </w:rPr>
              <w:t>yyyy-MM-dd</w:t>
            </w:r>
          </w:p>
        </w:tc>
      </w:tr>
      <w:tr w14:paraId="737DC8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BC10D7">
            <w:pPr>
              <w:pStyle w:val="26"/>
              <w:bidi w:val="0"/>
              <w:rPr>
                <w:rFonts w:hint="default"/>
              </w:rPr>
            </w:pPr>
            <w:r>
              <w:rPr>
                <w:rFonts w:hint="default"/>
                <w:lang w:val="en-US" w:eastAsia="zh-CN"/>
              </w:rPr>
              <w:t>27</w:t>
            </w:r>
          </w:p>
        </w:tc>
        <w:tc>
          <w:tcPr>
            <w:tcW w:w="1004" w:type="pct"/>
            <w:noWrap w:val="0"/>
            <w:vAlign w:val="center"/>
          </w:tcPr>
          <w:p w14:paraId="4717B6DA">
            <w:pPr>
              <w:pStyle w:val="26"/>
              <w:bidi w:val="0"/>
              <w:rPr>
                <w:rFonts w:hint="default"/>
              </w:rPr>
            </w:pPr>
            <w:r>
              <w:rPr>
                <w:rFonts w:hint="default"/>
              </w:rPr>
              <w:t>yxqz</w:t>
            </w:r>
          </w:p>
        </w:tc>
        <w:tc>
          <w:tcPr>
            <w:tcW w:w="1087" w:type="pct"/>
            <w:noWrap w:val="0"/>
            <w:vAlign w:val="center"/>
          </w:tcPr>
          <w:p w14:paraId="785B9130">
            <w:pPr>
              <w:pStyle w:val="26"/>
              <w:bidi w:val="0"/>
              <w:rPr>
                <w:rFonts w:hint="default"/>
              </w:rPr>
            </w:pPr>
            <w:r>
              <w:rPr>
                <w:rFonts w:hint="default"/>
              </w:rPr>
              <w:t>纳税人类型标签有效期止</w:t>
            </w:r>
          </w:p>
        </w:tc>
        <w:tc>
          <w:tcPr>
            <w:tcW w:w="753" w:type="pct"/>
            <w:noWrap w:val="0"/>
            <w:vAlign w:val="center"/>
          </w:tcPr>
          <w:p w14:paraId="4BFACC9E">
            <w:pPr>
              <w:pStyle w:val="26"/>
              <w:bidi w:val="0"/>
              <w:rPr>
                <w:rFonts w:hint="default"/>
              </w:rPr>
            </w:pPr>
            <w:r>
              <w:rPr>
                <w:rFonts w:hint="default"/>
              </w:rPr>
              <w:t>date</w:t>
            </w:r>
          </w:p>
        </w:tc>
        <w:tc>
          <w:tcPr>
            <w:tcW w:w="418" w:type="pct"/>
            <w:noWrap w:val="0"/>
            <w:vAlign w:val="center"/>
          </w:tcPr>
          <w:p w14:paraId="1895EF36">
            <w:pPr>
              <w:pStyle w:val="26"/>
              <w:bidi w:val="0"/>
              <w:rPr>
                <w:rFonts w:hint="default"/>
              </w:rPr>
            </w:pPr>
          </w:p>
        </w:tc>
        <w:tc>
          <w:tcPr>
            <w:tcW w:w="417" w:type="pct"/>
            <w:noWrap w:val="0"/>
            <w:vAlign w:val="center"/>
          </w:tcPr>
          <w:p w14:paraId="11C7A627">
            <w:pPr>
              <w:pStyle w:val="26"/>
              <w:bidi w:val="0"/>
              <w:rPr>
                <w:rFonts w:hint="default"/>
              </w:rPr>
            </w:pPr>
            <w:r>
              <w:rPr>
                <w:rFonts w:hint="default"/>
              </w:rPr>
              <w:t>否</w:t>
            </w:r>
          </w:p>
        </w:tc>
        <w:tc>
          <w:tcPr>
            <w:tcW w:w="920" w:type="pct"/>
            <w:noWrap w:val="0"/>
            <w:vAlign w:val="center"/>
          </w:tcPr>
          <w:p w14:paraId="72BF850F">
            <w:pPr>
              <w:pStyle w:val="26"/>
              <w:bidi w:val="0"/>
              <w:rPr>
                <w:rFonts w:hint="default"/>
              </w:rPr>
            </w:pPr>
            <w:r>
              <w:rPr>
                <w:rFonts w:hint="default"/>
              </w:rPr>
              <w:t>格式：</w:t>
            </w:r>
          </w:p>
          <w:p w14:paraId="4279FC2D">
            <w:pPr>
              <w:pStyle w:val="26"/>
              <w:bidi w:val="0"/>
              <w:rPr>
                <w:rFonts w:hint="default"/>
              </w:rPr>
            </w:pPr>
            <w:r>
              <w:rPr>
                <w:rFonts w:hint="default"/>
              </w:rPr>
              <w:t>yyyy-MM-dd</w:t>
            </w:r>
          </w:p>
        </w:tc>
      </w:tr>
      <w:tr w14:paraId="5D545B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F66B0C">
            <w:pPr>
              <w:pStyle w:val="26"/>
              <w:bidi w:val="0"/>
              <w:rPr>
                <w:rFonts w:hint="default"/>
              </w:rPr>
            </w:pPr>
            <w:r>
              <w:rPr>
                <w:rFonts w:hint="default"/>
                <w:lang w:val="en-US" w:eastAsia="zh-CN"/>
              </w:rPr>
              <w:t>28</w:t>
            </w:r>
          </w:p>
        </w:tc>
        <w:tc>
          <w:tcPr>
            <w:tcW w:w="1004" w:type="pct"/>
            <w:noWrap w:val="0"/>
            <w:vAlign w:val="center"/>
          </w:tcPr>
          <w:p w14:paraId="0EC68BC2">
            <w:pPr>
              <w:pStyle w:val="26"/>
              <w:bidi w:val="0"/>
              <w:rPr>
                <w:rFonts w:hint="default"/>
              </w:rPr>
            </w:pPr>
            <w:r>
              <w:rPr>
                <w:rFonts w:hint="default"/>
              </w:rPr>
              <w:t>qyhyxzdm</w:t>
            </w:r>
          </w:p>
        </w:tc>
        <w:tc>
          <w:tcPr>
            <w:tcW w:w="1087" w:type="pct"/>
            <w:noWrap w:val="0"/>
            <w:vAlign w:val="center"/>
          </w:tcPr>
          <w:p w14:paraId="2A1DE027">
            <w:pPr>
              <w:pStyle w:val="26"/>
              <w:bidi w:val="0"/>
              <w:rPr>
                <w:rFonts w:hint="default"/>
              </w:rPr>
            </w:pPr>
            <w:r>
              <w:rPr>
                <w:rFonts w:hint="default"/>
              </w:rPr>
              <w:t>企业行业性质</w:t>
            </w:r>
          </w:p>
        </w:tc>
        <w:tc>
          <w:tcPr>
            <w:tcW w:w="753" w:type="pct"/>
            <w:noWrap w:val="0"/>
            <w:vAlign w:val="center"/>
          </w:tcPr>
          <w:p w14:paraId="427FCECB">
            <w:pPr>
              <w:pStyle w:val="26"/>
              <w:bidi w:val="0"/>
              <w:rPr>
                <w:rFonts w:hint="default"/>
              </w:rPr>
            </w:pPr>
            <w:r>
              <w:rPr>
                <w:rFonts w:hint="default"/>
              </w:rPr>
              <w:t>varchar</w:t>
            </w:r>
          </w:p>
        </w:tc>
        <w:tc>
          <w:tcPr>
            <w:tcW w:w="418" w:type="pct"/>
            <w:noWrap w:val="0"/>
            <w:vAlign w:val="center"/>
          </w:tcPr>
          <w:p w14:paraId="35F4A4CB">
            <w:pPr>
              <w:pStyle w:val="26"/>
              <w:bidi w:val="0"/>
              <w:rPr>
                <w:rFonts w:hint="default"/>
              </w:rPr>
            </w:pPr>
            <w:r>
              <w:rPr>
                <w:rFonts w:hint="default"/>
              </w:rPr>
              <w:t>300</w:t>
            </w:r>
          </w:p>
        </w:tc>
        <w:tc>
          <w:tcPr>
            <w:tcW w:w="417" w:type="pct"/>
            <w:noWrap w:val="0"/>
            <w:vAlign w:val="center"/>
          </w:tcPr>
          <w:p w14:paraId="21F5348C">
            <w:pPr>
              <w:pStyle w:val="26"/>
              <w:bidi w:val="0"/>
              <w:rPr>
                <w:rFonts w:hint="default"/>
              </w:rPr>
            </w:pPr>
            <w:r>
              <w:rPr>
                <w:rFonts w:hint="default"/>
              </w:rPr>
              <w:t>否</w:t>
            </w:r>
          </w:p>
        </w:tc>
        <w:tc>
          <w:tcPr>
            <w:tcW w:w="920" w:type="pct"/>
            <w:noWrap w:val="0"/>
            <w:vAlign w:val="center"/>
          </w:tcPr>
          <w:p w14:paraId="3221EA15">
            <w:pPr>
              <w:pStyle w:val="26"/>
              <w:bidi w:val="0"/>
              <w:rPr>
                <w:rFonts w:hint="default"/>
              </w:rPr>
            </w:pPr>
            <w:r>
              <w:rPr>
                <w:rFonts w:hint="default"/>
              </w:rPr>
              <w:t xml:space="preserve">01：成品油生产企业 </w:t>
            </w:r>
          </w:p>
          <w:p w14:paraId="3D1B65F1">
            <w:pPr>
              <w:pStyle w:val="26"/>
              <w:bidi w:val="0"/>
              <w:rPr>
                <w:rFonts w:hint="default"/>
              </w:rPr>
            </w:pPr>
            <w:r>
              <w:rPr>
                <w:rFonts w:hint="default"/>
              </w:rPr>
              <w:t xml:space="preserve">02：成品油经销企业 </w:t>
            </w:r>
          </w:p>
          <w:p w14:paraId="71B3EA2E">
            <w:pPr>
              <w:pStyle w:val="26"/>
              <w:bidi w:val="0"/>
              <w:rPr>
                <w:rFonts w:hint="default"/>
              </w:rPr>
            </w:pPr>
            <w:r>
              <w:rPr>
                <w:rFonts w:hint="default"/>
              </w:rPr>
              <w:t xml:space="preserve">03：国内机动车生产企业 </w:t>
            </w:r>
          </w:p>
          <w:p w14:paraId="630D89DB">
            <w:pPr>
              <w:pStyle w:val="26"/>
              <w:bidi w:val="0"/>
              <w:rPr>
                <w:rFonts w:hint="default"/>
              </w:rPr>
            </w:pPr>
            <w:r>
              <w:rPr>
                <w:rFonts w:hint="default"/>
              </w:rPr>
              <w:t xml:space="preserve">04：进口机动车生产企业驻我国办事机构或总授权代理机构 </w:t>
            </w:r>
          </w:p>
          <w:p w14:paraId="2679972C">
            <w:pPr>
              <w:pStyle w:val="26"/>
              <w:bidi w:val="0"/>
              <w:rPr>
                <w:rFonts w:hint="default"/>
              </w:rPr>
            </w:pPr>
            <w:r>
              <w:rPr>
                <w:rFonts w:hint="default"/>
              </w:rPr>
              <w:t xml:space="preserve">05：机动车授权经销企业 </w:t>
            </w:r>
          </w:p>
          <w:p w14:paraId="67EA0AA5">
            <w:pPr>
              <w:pStyle w:val="26"/>
              <w:bidi w:val="0"/>
              <w:rPr>
                <w:rFonts w:hint="default"/>
              </w:rPr>
            </w:pPr>
            <w:r>
              <w:rPr>
                <w:rFonts w:hint="default"/>
              </w:rPr>
              <w:t xml:space="preserve">06：其他机动车贸易商 </w:t>
            </w:r>
          </w:p>
          <w:p w14:paraId="5F3E9140">
            <w:pPr>
              <w:pStyle w:val="26"/>
              <w:bidi w:val="0"/>
              <w:rPr>
                <w:rFonts w:hint="default"/>
              </w:rPr>
            </w:pPr>
            <w:r>
              <w:rPr>
                <w:rFonts w:hint="default"/>
              </w:rPr>
              <w:t xml:space="preserve">07：二手车市场 </w:t>
            </w:r>
          </w:p>
          <w:p w14:paraId="2AA9E3D6">
            <w:pPr>
              <w:pStyle w:val="26"/>
              <w:bidi w:val="0"/>
              <w:rPr>
                <w:rFonts w:hint="default"/>
              </w:rPr>
            </w:pPr>
            <w:r>
              <w:rPr>
                <w:rFonts w:hint="default"/>
              </w:rPr>
              <w:t>08：二手车经销企业</w:t>
            </w:r>
          </w:p>
          <w:p w14:paraId="32704196">
            <w:pPr>
              <w:pStyle w:val="26"/>
              <w:bidi w:val="0"/>
              <w:rPr>
                <w:rFonts w:hint="default"/>
              </w:rPr>
            </w:pPr>
            <w:r>
              <w:rPr>
                <w:rFonts w:hint="default"/>
              </w:rPr>
              <w:t xml:space="preserve">09：二手车拍卖企业 </w:t>
            </w:r>
          </w:p>
          <w:p w14:paraId="11789B79">
            <w:pPr>
              <w:pStyle w:val="26"/>
              <w:bidi w:val="0"/>
              <w:rPr>
                <w:rFonts w:hint="default"/>
              </w:rPr>
            </w:pPr>
            <w:r>
              <w:rPr>
                <w:rFonts w:hint="default"/>
              </w:rPr>
              <w:t xml:space="preserve">10：稀土矿产企业 </w:t>
            </w:r>
          </w:p>
          <w:p w14:paraId="0745787A">
            <w:pPr>
              <w:pStyle w:val="26"/>
              <w:bidi w:val="0"/>
              <w:rPr>
                <w:rFonts w:hint="default"/>
              </w:rPr>
            </w:pPr>
            <w:r>
              <w:rPr>
                <w:rFonts w:hint="default"/>
              </w:rPr>
              <w:t xml:space="preserve">11：稀土冶炼分离企业 </w:t>
            </w:r>
          </w:p>
          <w:p w14:paraId="398A8CC6">
            <w:pPr>
              <w:pStyle w:val="26"/>
              <w:bidi w:val="0"/>
              <w:rPr>
                <w:rFonts w:hint="default"/>
              </w:rPr>
            </w:pPr>
            <w:r>
              <w:rPr>
                <w:rFonts w:hint="default"/>
              </w:rPr>
              <w:t>12：稀土其他企业</w:t>
            </w:r>
          </w:p>
          <w:p w14:paraId="6FE5B72D">
            <w:pPr>
              <w:pStyle w:val="26"/>
              <w:bidi w:val="0"/>
              <w:rPr>
                <w:rFonts w:hint="default"/>
              </w:rPr>
            </w:pPr>
            <w:r>
              <w:rPr>
                <w:rFonts w:hint="default"/>
              </w:rPr>
              <w:t>13：稀土矿产企业、稀土冶炼分离企业、稀土其他企业</w:t>
            </w:r>
          </w:p>
          <w:p w14:paraId="691A14C1">
            <w:pPr>
              <w:pStyle w:val="26"/>
              <w:bidi w:val="0"/>
              <w:rPr>
                <w:rFonts w:hint="default"/>
              </w:rPr>
            </w:pPr>
            <w:r>
              <w:rPr>
                <w:rFonts w:hint="default"/>
              </w:rPr>
              <w:t xml:space="preserve">14：稀土矿产企业、稀土冶炼分离企业 15：稀土矿产企业、稀土其他企业 </w:t>
            </w:r>
          </w:p>
          <w:p w14:paraId="114184A1">
            <w:pPr>
              <w:pStyle w:val="26"/>
              <w:bidi w:val="0"/>
              <w:rPr>
                <w:rFonts w:hint="default"/>
              </w:rPr>
            </w:pPr>
            <w:r>
              <w:rPr>
                <w:rFonts w:hint="default"/>
              </w:rPr>
              <w:t xml:space="preserve">16：稀土冶炼分离企业、稀土其他企业 </w:t>
            </w:r>
          </w:p>
          <w:p w14:paraId="0D9B5132">
            <w:pPr>
              <w:pStyle w:val="26"/>
              <w:bidi w:val="0"/>
              <w:rPr>
                <w:rFonts w:hint="default"/>
              </w:rPr>
            </w:pPr>
            <w:r>
              <w:rPr>
                <w:rFonts w:hint="default"/>
              </w:rPr>
              <w:t>17：卷烟生产企业</w:t>
            </w:r>
          </w:p>
          <w:p w14:paraId="193D096E">
            <w:pPr>
              <w:pStyle w:val="26"/>
              <w:bidi w:val="0"/>
              <w:rPr>
                <w:rFonts w:hint="default"/>
              </w:rPr>
            </w:pPr>
            <w:r>
              <w:rPr>
                <w:rFonts w:hint="default"/>
              </w:rPr>
              <w:t>18：卷烟批发企业</w:t>
            </w:r>
          </w:p>
          <w:p w14:paraId="3A599B83">
            <w:pPr>
              <w:pStyle w:val="26"/>
              <w:bidi w:val="0"/>
              <w:rPr>
                <w:rFonts w:hint="default"/>
              </w:rPr>
            </w:pPr>
            <w:r>
              <w:rPr>
                <w:rFonts w:hint="default"/>
              </w:rPr>
              <w:t xml:space="preserve">19：卷烟出口企业 </w:t>
            </w:r>
          </w:p>
          <w:p w14:paraId="372BFDE9">
            <w:pPr>
              <w:pStyle w:val="26"/>
              <w:bidi w:val="0"/>
              <w:rPr>
                <w:rFonts w:hint="default"/>
              </w:rPr>
            </w:pPr>
            <w:r>
              <w:rPr>
                <w:rFonts w:hint="default"/>
              </w:rPr>
              <w:t xml:space="preserve">20：生产型出口企业 </w:t>
            </w:r>
          </w:p>
          <w:p w14:paraId="12570FB8">
            <w:pPr>
              <w:pStyle w:val="26"/>
              <w:bidi w:val="0"/>
              <w:rPr>
                <w:rFonts w:hint="default"/>
              </w:rPr>
            </w:pPr>
            <w:r>
              <w:rPr>
                <w:rFonts w:hint="default"/>
              </w:rPr>
              <w:t>21：外贸型出口企业</w:t>
            </w:r>
          </w:p>
          <w:p w14:paraId="28A2AFCF">
            <w:pPr>
              <w:pStyle w:val="26"/>
              <w:bidi w:val="0"/>
              <w:rPr>
                <w:rFonts w:hint="default"/>
              </w:rPr>
            </w:pPr>
            <w:r>
              <w:rPr>
                <w:rFonts w:hint="default"/>
              </w:rPr>
              <w:t>22：外贸综合服务企业</w:t>
            </w:r>
          </w:p>
          <w:p w14:paraId="646E6E05">
            <w:pPr>
              <w:pStyle w:val="26"/>
              <w:bidi w:val="0"/>
              <w:rPr>
                <w:rFonts w:hint="default"/>
              </w:rPr>
            </w:pPr>
            <w:r>
              <w:rPr>
                <w:rFonts w:hint="default"/>
              </w:rPr>
              <w:t>23：自贸区试点企业</w:t>
            </w:r>
          </w:p>
          <w:p w14:paraId="59CBFEB1">
            <w:pPr>
              <w:pStyle w:val="26"/>
              <w:bidi w:val="0"/>
              <w:rPr>
                <w:rFonts w:hint="default"/>
              </w:rPr>
            </w:pPr>
            <w:r>
              <w:rPr>
                <w:rFonts w:hint="default"/>
              </w:rPr>
              <w:t xml:space="preserve">24：特殊监管区内企业 </w:t>
            </w:r>
          </w:p>
          <w:p w14:paraId="6CAB15D2">
            <w:pPr>
              <w:pStyle w:val="26"/>
              <w:bidi w:val="0"/>
              <w:rPr>
                <w:rFonts w:hint="default"/>
              </w:rPr>
            </w:pPr>
            <w:r>
              <w:rPr>
                <w:rFonts w:hint="default"/>
              </w:rPr>
              <w:t>25：增值税一般纳税人资格试点</w:t>
            </w:r>
          </w:p>
          <w:p w14:paraId="745B60ED">
            <w:pPr>
              <w:pStyle w:val="26"/>
              <w:bidi w:val="0"/>
              <w:rPr>
                <w:rFonts w:hint="default"/>
              </w:rPr>
            </w:pPr>
            <w:r>
              <w:rPr>
                <w:rFonts w:hint="default"/>
              </w:rPr>
              <w:t>26：市场采购试点</w:t>
            </w:r>
          </w:p>
          <w:p w14:paraId="703A6944">
            <w:pPr>
              <w:pStyle w:val="26"/>
              <w:bidi w:val="0"/>
              <w:rPr>
                <w:rFonts w:hint="default"/>
              </w:rPr>
            </w:pPr>
            <w:r>
              <w:rPr>
                <w:rFonts w:hint="default"/>
              </w:rPr>
              <w:t>27：退税商店</w:t>
            </w:r>
          </w:p>
          <w:p w14:paraId="6412E411">
            <w:pPr>
              <w:pStyle w:val="26"/>
              <w:bidi w:val="0"/>
              <w:rPr>
                <w:rFonts w:hint="default"/>
              </w:rPr>
            </w:pPr>
            <w:r>
              <w:rPr>
                <w:rFonts w:hint="default"/>
              </w:rPr>
              <w:t>28：电子商务出口企业</w:t>
            </w:r>
          </w:p>
          <w:p w14:paraId="4C14C2FF">
            <w:pPr>
              <w:pStyle w:val="26"/>
              <w:bidi w:val="0"/>
              <w:rPr>
                <w:rFonts w:hint="default"/>
              </w:rPr>
            </w:pPr>
            <w:r>
              <w:rPr>
                <w:rFonts w:hint="default"/>
              </w:rPr>
              <w:t xml:space="preserve">29：享受出口退税政策的融资租赁企业 </w:t>
            </w:r>
          </w:p>
          <w:p w14:paraId="3D1C4F0A">
            <w:pPr>
              <w:pStyle w:val="26"/>
              <w:bidi w:val="0"/>
              <w:rPr>
                <w:rFonts w:hint="default"/>
              </w:rPr>
            </w:pPr>
            <w:r>
              <w:rPr>
                <w:rFonts w:hint="default"/>
              </w:rPr>
              <w:t>30：增值税零税率应税服务提供者</w:t>
            </w:r>
          </w:p>
          <w:p w14:paraId="3DAD6B66">
            <w:pPr>
              <w:pStyle w:val="26"/>
              <w:bidi w:val="0"/>
              <w:rPr>
                <w:rFonts w:hint="default"/>
              </w:rPr>
            </w:pPr>
            <w:r>
              <w:rPr>
                <w:rFonts w:hint="default"/>
              </w:rPr>
              <w:t xml:space="preserve">31：房地产开发企业 </w:t>
            </w:r>
          </w:p>
          <w:p w14:paraId="34E642A0">
            <w:pPr>
              <w:pStyle w:val="26"/>
              <w:bidi w:val="0"/>
              <w:rPr>
                <w:rFonts w:hint="default"/>
              </w:rPr>
            </w:pPr>
            <w:r>
              <w:rPr>
                <w:rFonts w:hint="default"/>
              </w:rPr>
              <w:t>32：农产品深加工企业</w:t>
            </w:r>
          </w:p>
          <w:p w14:paraId="3FD6CEC5">
            <w:pPr>
              <w:pStyle w:val="26"/>
              <w:bidi w:val="0"/>
              <w:rPr>
                <w:rFonts w:hint="default"/>
              </w:rPr>
            </w:pPr>
            <w:r>
              <w:rPr>
                <w:rFonts w:hint="default"/>
              </w:rPr>
              <w:t xml:space="preserve">33：外购石脑油、燃料油用于消费税退税企业 </w:t>
            </w:r>
          </w:p>
          <w:p w14:paraId="08FFDA2E">
            <w:pPr>
              <w:pStyle w:val="26"/>
              <w:bidi w:val="0"/>
              <w:rPr>
                <w:rFonts w:hint="default"/>
              </w:rPr>
            </w:pPr>
            <w:r>
              <w:rPr>
                <w:rFonts w:hint="default"/>
              </w:rPr>
              <w:t>34：从事机动车进口的其他贸易商</w:t>
            </w:r>
          </w:p>
          <w:p w14:paraId="65AF3A30">
            <w:pPr>
              <w:pStyle w:val="26"/>
              <w:bidi w:val="0"/>
              <w:rPr>
                <w:rFonts w:hint="default"/>
              </w:rPr>
            </w:pPr>
            <w:r>
              <w:rPr>
                <w:rFonts w:hint="default"/>
              </w:rPr>
              <w:t xml:space="preserve">35：自产农产品者 </w:t>
            </w:r>
          </w:p>
          <w:p w14:paraId="30005FEE">
            <w:pPr>
              <w:pStyle w:val="26"/>
              <w:bidi w:val="0"/>
              <w:rPr>
                <w:rFonts w:hint="default"/>
              </w:rPr>
            </w:pPr>
            <w:r>
              <w:rPr>
                <w:rFonts w:hint="default"/>
              </w:rPr>
              <w:t xml:space="preserve">36：农产品收购企业 </w:t>
            </w:r>
          </w:p>
          <w:p w14:paraId="74848A09">
            <w:pPr>
              <w:pStyle w:val="26"/>
              <w:bidi w:val="0"/>
              <w:rPr>
                <w:rFonts w:hint="default"/>
              </w:rPr>
            </w:pPr>
            <w:r>
              <w:rPr>
                <w:rFonts w:hint="default"/>
              </w:rPr>
              <w:t xml:space="preserve">37：光伏收购企业 </w:t>
            </w:r>
          </w:p>
          <w:p w14:paraId="54373B69">
            <w:pPr>
              <w:pStyle w:val="26"/>
              <w:bidi w:val="0"/>
              <w:rPr>
                <w:rFonts w:hint="default"/>
              </w:rPr>
            </w:pPr>
            <w:r>
              <w:rPr>
                <w:rFonts w:hint="default"/>
              </w:rPr>
              <w:t xml:space="preserve">38：住房租赁企业 </w:t>
            </w:r>
          </w:p>
          <w:p w14:paraId="750B0B12">
            <w:pPr>
              <w:pStyle w:val="26"/>
              <w:bidi w:val="0"/>
              <w:rPr>
                <w:rFonts w:hint="default"/>
              </w:rPr>
            </w:pPr>
            <w:r>
              <w:rPr>
                <w:rFonts w:hint="default"/>
              </w:rPr>
              <w:t>39：冬奥会退税企业</w:t>
            </w:r>
          </w:p>
        </w:tc>
      </w:tr>
      <w:tr w14:paraId="06C819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0780232">
            <w:pPr>
              <w:pStyle w:val="26"/>
              <w:bidi w:val="0"/>
              <w:rPr>
                <w:rFonts w:hint="default"/>
              </w:rPr>
            </w:pPr>
            <w:r>
              <w:rPr>
                <w:rFonts w:hint="default"/>
                <w:lang w:val="en-US" w:eastAsia="zh-CN"/>
              </w:rPr>
              <w:t>29</w:t>
            </w:r>
          </w:p>
        </w:tc>
        <w:tc>
          <w:tcPr>
            <w:tcW w:w="1004" w:type="pct"/>
            <w:noWrap w:val="0"/>
            <w:vAlign w:val="center"/>
          </w:tcPr>
          <w:p w14:paraId="4CC61EA7">
            <w:pPr>
              <w:pStyle w:val="26"/>
              <w:bidi w:val="0"/>
              <w:rPr>
                <w:rFonts w:hint="default"/>
              </w:rPr>
            </w:pPr>
            <w:r>
              <w:rPr>
                <w:rFonts w:hint="default"/>
              </w:rPr>
              <w:t>xfsnsrlxdm</w:t>
            </w:r>
          </w:p>
        </w:tc>
        <w:tc>
          <w:tcPr>
            <w:tcW w:w="1087" w:type="pct"/>
            <w:noWrap w:val="0"/>
            <w:vAlign w:val="center"/>
          </w:tcPr>
          <w:p w14:paraId="28F4F7F6">
            <w:pPr>
              <w:pStyle w:val="26"/>
              <w:bidi w:val="0"/>
              <w:rPr>
                <w:rFonts w:hint="default"/>
              </w:rPr>
            </w:pPr>
            <w:r>
              <w:rPr>
                <w:rFonts w:hint="default"/>
              </w:rPr>
              <w:t>消费税纳税人类型</w:t>
            </w:r>
          </w:p>
        </w:tc>
        <w:tc>
          <w:tcPr>
            <w:tcW w:w="753" w:type="pct"/>
            <w:noWrap w:val="0"/>
            <w:vAlign w:val="center"/>
          </w:tcPr>
          <w:p w14:paraId="656D40CF">
            <w:pPr>
              <w:pStyle w:val="26"/>
              <w:bidi w:val="0"/>
              <w:rPr>
                <w:rFonts w:hint="default"/>
              </w:rPr>
            </w:pPr>
            <w:r>
              <w:rPr>
                <w:rFonts w:hint="default"/>
              </w:rPr>
              <w:t>varchar</w:t>
            </w:r>
          </w:p>
        </w:tc>
        <w:tc>
          <w:tcPr>
            <w:tcW w:w="418" w:type="pct"/>
            <w:noWrap w:val="0"/>
            <w:vAlign w:val="center"/>
          </w:tcPr>
          <w:p w14:paraId="7C9012EA">
            <w:pPr>
              <w:pStyle w:val="26"/>
              <w:bidi w:val="0"/>
              <w:rPr>
                <w:rFonts w:hint="default"/>
              </w:rPr>
            </w:pPr>
            <w:r>
              <w:rPr>
                <w:rFonts w:hint="default"/>
              </w:rPr>
              <w:t>20</w:t>
            </w:r>
          </w:p>
        </w:tc>
        <w:tc>
          <w:tcPr>
            <w:tcW w:w="417" w:type="pct"/>
            <w:noWrap w:val="0"/>
            <w:vAlign w:val="center"/>
          </w:tcPr>
          <w:p w14:paraId="2DFFC710">
            <w:pPr>
              <w:pStyle w:val="26"/>
              <w:bidi w:val="0"/>
              <w:rPr>
                <w:rFonts w:hint="default"/>
              </w:rPr>
            </w:pPr>
            <w:r>
              <w:rPr>
                <w:rFonts w:hint="default"/>
              </w:rPr>
              <w:t>否</w:t>
            </w:r>
          </w:p>
        </w:tc>
        <w:tc>
          <w:tcPr>
            <w:tcW w:w="920" w:type="pct"/>
            <w:noWrap w:val="0"/>
            <w:vAlign w:val="center"/>
          </w:tcPr>
          <w:p w14:paraId="0478546A">
            <w:pPr>
              <w:pStyle w:val="26"/>
              <w:bidi w:val="0"/>
              <w:rPr>
                <w:rFonts w:hint="default"/>
              </w:rPr>
            </w:pPr>
            <w:r>
              <w:rPr>
                <w:rFonts w:hint="default"/>
              </w:rPr>
              <w:t xml:space="preserve">01：卷烟生产消费税纳税人 </w:t>
            </w:r>
          </w:p>
          <w:p w14:paraId="6E5685D0">
            <w:pPr>
              <w:pStyle w:val="26"/>
              <w:bidi w:val="0"/>
              <w:rPr>
                <w:rFonts w:hint="default"/>
              </w:rPr>
            </w:pPr>
            <w:r>
              <w:rPr>
                <w:rFonts w:hint="default"/>
              </w:rPr>
              <w:t xml:space="preserve">02：卷烟批发消费税纳税人 </w:t>
            </w:r>
          </w:p>
          <w:p w14:paraId="31D6F726">
            <w:pPr>
              <w:pStyle w:val="26"/>
              <w:bidi w:val="0"/>
              <w:rPr>
                <w:rFonts w:hint="default"/>
              </w:rPr>
            </w:pPr>
            <w:r>
              <w:rPr>
                <w:rFonts w:hint="default"/>
              </w:rPr>
              <w:t xml:space="preserve">03：白酒生产消费税纳税人 </w:t>
            </w:r>
          </w:p>
          <w:p w14:paraId="05B5AEFA">
            <w:pPr>
              <w:pStyle w:val="26"/>
              <w:bidi w:val="0"/>
              <w:rPr>
                <w:rFonts w:hint="default"/>
              </w:rPr>
            </w:pPr>
            <w:r>
              <w:rPr>
                <w:rFonts w:hint="default"/>
              </w:rPr>
              <w:t xml:space="preserve">04：黄酒生产消费税纳税人 </w:t>
            </w:r>
          </w:p>
          <w:p w14:paraId="792CAA62">
            <w:pPr>
              <w:pStyle w:val="26"/>
              <w:bidi w:val="0"/>
              <w:rPr>
                <w:rFonts w:hint="default"/>
              </w:rPr>
            </w:pPr>
            <w:r>
              <w:rPr>
                <w:rFonts w:hint="default"/>
              </w:rPr>
              <w:t xml:space="preserve">05：啤酒生产消费税纳税人 </w:t>
            </w:r>
          </w:p>
          <w:p w14:paraId="4607EA18">
            <w:pPr>
              <w:pStyle w:val="26"/>
              <w:bidi w:val="0"/>
              <w:rPr>
                <w:rFonts w:hint="default"/>
              </w:rPr>
            </w:pPr>
            <w:r>
              <w:rPr>
                <w:rFonts w:hint="default"/>
              </w:rPr>
              <w:t xml:space="preserve">06：其他酒生产消费税纳税人 </w:t>
            </w:r>
          </w:p>
          <w:p w14:paraId="47AC0F1A">
            <w:pPr>
              <w:pStyle w:val="26"/>
              <w:bidi w:val="0"/>
              <w:rPr>
                <w:rFonts w:hint="default"/>
              </w:rPr>
            </w:pPr>
            <w:r>
              <w:rPr>
                <w:rFonts w:hint="default"/>
              </w:rPr>
              <w:t xml:space="preserve">07：小汽车生产消费税纳税人 </w:t>
            </w:r>
          </w:p>
          <w:p w14:paraId="37B66DD4">
            <w:pPr>
              <w:pStyle w:val="26"/>
              <w:bidi w:val="0"/>
              <w:rPr>
                <w:rFonts w:hint="default"/>
              </w:rPr>
            </w:pPr>
            <w:r>
              <w:rPr>
                <w:rFonts w:hint="default"/>
              </w:rPr>
              <w:t xml:space="preserve">08：超豪华小汽车消费税纳税人 </w:t>
            </w:r>
          </w:p>
          <w:p w14:paraId="15318F59">
            <w:pPr>
              <w:pStyle w:val="26"/>
              <w:bidi w:val="0"/>
              <w:rPr>
                <w:rFonts w:hint="default"/>
              </w:rPr>
            </w:pPr>
            <w:r>
              <w:rPr>
                <w:rFonts w:hint="default"/>
              </w:rPr>
              <w:t xml:space="preserve">09：汽油生产消费税纳税人 </w:t>
            </w:r>
          </w:p>
          <w:p w14:paraId="2793A502">
            <w:pPr>
              <w:pStyle w:val="26"/>
              <w:bidi w:val="0"/>
              <w:rPr>
                <w:rFonts w:hint="default"/>
              </w:rPr>
            </w:pPr>
            <w:r>
              <w:rPr>
                <w:rFonts w:hint="default"/>
              </w:rPr>
              <w:t xml:space="preserve">10：石脑油生产消费税纳税人 </w:t>
            </w:r>
          </w:p>
          <w:p w14:paraId="73A5EFD4">
            <w:pPr>
              <w:pStyle w:val="26"/>
              <w:bidi w:val="0"/>
              <w:rPr>
                <w:rFonts w:hint="default"/>
              </w:rPr>
            </w:pPr>
            <w:r>
              <w:rPr>
                <w:rFonts w:hint="default"/>
              </w:rPr>
              <w:t xml:space="preserve">11：溶剂油生产消费税纳税人 </w:t>
            </w:r>
          </w:p>
          <w:p w14:paraId="50770463">
            <w:pPr>
              <w:pStyle w:val="26"/>
              <w:bidi w:val="0"/>
              <w:rPr>
                <w:rFonts w:hint="default"/>
              </w:rPr>
            </w:pPr>
            <w:r>
              <w:rPr>
                <w:rFonts w:hint="default"/>
              </w:rPr>
              <w:t xml:space="preserve">12：润滑油生产消费税纳税人 </w:t>
            </w:r>
          </w:p>
          <w:p w14:paraId="062836D5">
            <w:pPr>
              <w:pStyle w:val="26"/>
              <w:bidi w:val="0"/>
              <w:rPr>
                <w:rFonts w:hint="default"/>
              </w:rPr>
            </w:pPr>
            <w:r>
              <w:rPr>
                <w:rFonts w:hint="default"/>
              </w:rPr>
              <w:t xml:space="preserve">13：柴油生产消费税纳税人 </w:t>
            </w:r>
          </w:p>
          <w:p w14:paraId="270F31BC">
            <w:pPr>
              <w:pStyle w:val="26"/>
              <w:bidi w:val="0"/>
              <w:rPr>
                <w:rFonts w:hint="default"/>
              </w:rPr>
            </w:pPr>
            <w:r>
              <w:rPr>
                <w:rFonts w:hint="default"/>
              </w:rPr>
              <w:t xml:space="preserve">14：航空煤油生产消费税纳税人 </w:t>
            </w:r>
          </w:p>
          <w:p w14:paraId="0794A049">
            <w:pPr>
              <w:pStyle w:val="26"/>
              <w:bidi w:val="0"/>
              <w:rPr>
                <w:rFonts w:hint="default"/>
              </w:rPr>
            </w:pPr>
            <w:r>
              <w:rPr>
                <w:rFonts w:hint="default"/>
              </w:rPr>
              <w:t>15：燃料油生产消费税纳税人</w:t>
            </w:r>
          </w:p>
          <w:p w14:paraId="70258AB3">
            <w:pPr>
              <w:pStyle w:val="26"/>
              <w:bidi w:val="0"/>
              <w:rPr>
                <w:rFonts w:hint="default"/>
              </w:rPr>
            </w:pPr>
            <w:r>
              <w:rPr>
                <w:rFonts w:hint="default"/>
              </w:rPr>
              <w:t xml:space="preserve">16：电池生产消费税纳税人 </w:t>
            </w:r>
          </w:p>
          <w:p w14:paraId="0AC1B381">
            <w:pPr>
              <w:pStyle w:val="26"/>
              <w:bidi w:val="0"/>
              <w:rPr>
                <w:rFonts w:hint="default"/>
              </w:rPr>
            </w:pPr>
            <w:r>
              <w:rPr>
                <w:rFonts w:hint="default"/>
              </w:rPr>
              <w:t xml:space="preserve">17：涂料生产消费税纳税人 </w:t>
            </w:r>
          </w:p>
          <w:p w14:paraId="240BB18C">
            <w:pPr>
              <w:pStyle w:val="26"/>
              <w:bidi w:val="0"/>
              <w:rPr>
                <w:rFonts w:hint="default"/>
              </w:rPr>
            </w:pPr>
            <w:r>
              <w:rPr>
                <w:rFonts w:hint="default"/>
              </w:rPr>
              <w:t>18：高档化妆品生产消费税纳税人</w:t>
            </w:r>
          </w:p>
          <w:p w14:paraId="0AD6772B">
            <w:pPr>
              <w:pStyle w:val="26"/>
              <w:bidi w:val="0"/>
              <w:rPr>
                <w:rFonts w:hint="default"/>
              </w:rPr>
            </w:pPr>
            <w:r>
              <w:rPr>
                <w:rFonts w:hint="default"/>
              </w:rPr>
              <w:t>19：金银首饰铂金首饰和钻石及钻石饰品零售消费税纳税人</w:t>
            </w:r>
          </w:p>
          <w:p w14:paraId="1E53BAF7">
            <w:pPr>
              <w:pStyle w:val="26"/>
              <w:bidi w:val="0"/>
              <w:rPr>
                <w:rFonts w:hint="default"/>
              </w:rPr>
            </w:pPr>
            <w:r>
              <w:rPr>
                <w:rFonts w:hint="default"/>
              </w:rPr>
              <w:t>20：其他贵重首饰和珠宝玉石生产消费税纳税人</w:t>
            </w:r>
          </w:p>
          <w:p w14:paraId="165A6416">
            <w:pPr>
              <w:pStyle w:val="26"/>
              <w:bidi w:val="0"/>
              <w:rPr>
                <w:rFonts w:hint="default"/>
              </w:rPr>
            </w:pPr>
            <w:r>
              <w:rPr>
                <w:rFonts w:hint="default"/>
              </w:rPr>
              <w:t xml:space="preserve">21：鞭炮焰火生产消费税纳税人 </w:t>
            </w:r>
          </w:p>
          <w:p w14:paraId="520BB7AD">
            <w:pPr>
              <w:pStyle w:val="26"/>
              <w:bidi w:val="0"/>
              <w:rPr>
                <w:rFonts w:hint="default"/>
              </w:rPr>
            </w:pPr>
            <w:r>
              <w:rPr>
                <w:rFonts w:hint="default"/>
              </w:rPr>
              <w:t xml:space="preserve">22：摩托车生产消费税纳税人 </w:t>
            </w:r>
          </w:p>
          <w:p w14:paraId="67A75562">
            <w:pPr>
              <w:pStyle w:val="26"/>
              <w:bidi w:val="0"/>
              <w:rPr>
                <w:rFonts w:hint="default"/>
              </w:rPr>
            </w:pPr>
            <w:r>
              <w:rPr>
                <w:rFonts w:hint="default"/>
              </w:rPr>
              <w:t xml:space="preserve">23：高尔夫球及球具生产消费税纳税人 </w:t>
            </w:r>
          </w:p>
          <w:p w14:paraId="506462DB">
            <w:pPr>
              <w:pStyle w:val="26"/>
              <w:bidi w:val="0"/>
              <w:rPr>
                <w:rFonts w:hint="default"/>
              </w:rPr>
            </w:pPr>
            <w:r>
              <w:rPr>
                <w:rFonts w:hint="default"/>
              </w:rPr>
              <w:t xml:space="preserve">24：高档手表生产消费税纳税人 </w:t>
            </w:r>
          </w:p>
          <w:p w14:paraId="601B7962">
            <w:pPr>
              <w:pStyle w:val="26"/>
              <w:bidi w:val="0"/>
              <w:rPr>
                <w:rFonts w:hint="default"/>
              </w:rPr>
            </w:pPr>
            <w:r>
              <w:rPr>
                <w:rFonts w:hint="default"/>
              </w:rPr>
              <w:t xml:space="preserve">25：游艇生产消费税纳税人 </w:t>
            </w:r>
          </w:p>
          <w:p w14:paraId="654C528D">
            <w:pPr>
              <w:pStyle w:val="26"/>
              <w:bidi w:val="0"/>
              <w:rPr>
                <w:rFonts w:hint="default"/>
              </w:rPr>
            </w:pPr>
            <w:r>
              <w:rPr>
                <w:rFonts w:hint="default"/>
              </w:rPr>
              <w:t xml:space="preserve">26：木制一次性筷子生产消费税纳税人 </w:t>
            </w:r>
          </w:p>
          <w:p w14:paraId="6D98BA35">
            <w:pPr>
              <w:pStyle w:val="26"/>
              <w:bidi w:val="0"/>
              <w:rPr>
                <w:rFonts w:hint="default"/>
              </w:rPr>
            </w:pPr>
            <w:r>
              <w:rPr>
                <w:rFonts w:hint="default"/>
              </w:rPr>
              <w:t xml:space="preserve">27：实木地板生产消费税纳税人 </w:t>
            </w:r>
          </w:p>
          <w:p w14:paraId="55B652BF">
            <w:pPr>
              <w:pStyle w:val="26"/>
              <w:bidi w:val="0"/>
              <w:rPr>
                <w:rFonts w:hint="default"/>
              </w:rPr>
            </w:pPr>
            <w:r>
              <w:rPr>
                <w:rFonts w:hint="default"/>
              </w:rPr>
              <w:t xml:space="preserve">28：雪茄烟生产消费税纳税人 </w:t>
            </w:r>
          </w:p>
          <w:p w14:paraId="766916C6">
            <w:pPr>
              <w:pStyle w:val="26"/>
              <w:bidi w:val="0"/>
              <w:rPr>
                <w:rFonts w:hint="default"/>
              </w:rPr>
            </w:pPr>
            <w:r>
              <w:rPr>
                <w:rFonts w:hint="default"/>
              </w:rPr>
              <w:t>29：烟丝生产消费税纳税人</w:t>
            </w:r>
          </w:p>
        </w:tc>
      </w:tr>
    </w:tbl>
    <w:p w14:paraId="0761D3ED">
      <w:pPr>
        <w:pStyle w:val="6"/>
        <w:bidi w:val="0"/>
        <w:rPr>
          <w:rFonts w:hint="default"/>
          <w:lang w:eastAsia="zh-CN"/>
        </w:rPr>
      </w:pPr>
      <w:bookmarkStart w:id="273" w:name="_Toc20207"/>
      <w:r>
        <w:rPr>
          <w:rFonts w:hint="default"/>
        </w:rPr>
        <w:t>6.6</w:t>
      </w:r>
      <w:r>
        <w:rPr>
          <w:rFonts w:hint="default"/>
          <w:lang w:eastAsia="zh-CN"/>
        </w:rPr>
        <w:t>返回报文示例</w:t>
      </w:r>
      <w:bookmarkEnd w:id="273"/>
      <w:r>
        <w:rPr>
          <w:rFonts w:hint="default"/>
          <w:lang w:eastAsia="zh-CN"/>
        </w:rPr>
        <w:t xml:space="preserve"> </w:t>
      </w:r>
    </w:p>
    <w:p w14:paraId="75A66631">
      <w:pPr>
        <w:pStyle w:val="5"/>
        <w:bidi w:val="0"/>
        <w:rPr>
          <w:rFonts w:hint="default"/>
        </w:rPr>
      </w:pPr>
      <w:bookmarkStart w:id="274" w:name="OLE_LINK32"/>
      <w:bookmarkStart w:id="275" w:name="_Toc20233"/>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D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4222DEFE">
            <w:pPr>
              <w:bidi w:val="0"/>
              <w:rPr>
                <w:rFonts w:hint="default"/>
              </w:rPr>
            </w:pPr>
            <w:r>
              <w:rPr>
                <w:rFonts w:hint="default"/>
              </w:rPr>
              <w:t>{</w:t>
            </w:r>
          </w:p>
          <w:p w14:paraId="7DBBB71B">
            <w:pPr>
              <w:bidi w:val="0"/>
              <w:rPr>
                <w:rFonts w:hint="default"/>
              </w:rPr>
            </w:pPr>
            <w:r>
              <w:rPr>
                <w:rFonts w:hint="default"/>
              </w:rPr>
              <w:tab/>
            </w:r>
            <w:r>
              <w:rPr>
                <w:rFonts w:hint="default"/>
              </w:rPr>
              <w:t>"Response":{</w:t>
            </w:r>
          </w:p>
          <w:p w14:paraId="42FC5B3D">
            <w:pPr>
              <w:bidi w:val="0"/>
              <w:rPr>
                <w:rFonts w:hint="default"/>
              </w:rPr>
            </w:pPr>
            <w:r>
              <w:rPr>
                <w:rFonts w:hint="default"/>
              </w:rPr>
              <w:tab/>
            </w:r>
            <w:r>
              <w:rPr>
                <w:rFonts w:hint="default"/>
              </w:rPr>
              <w:tab/>
            </w:r>
            <w:r>
              <w:rPr>
                <w:rFonts w:hint="default"/>
              </w:rPr>
              <w:t>"RequestId": "16位随机数字和字母组合",</w:t>
            </w:r>
          </w:p>
          <w:p w14:paraId="524469BD">
            <w:pPr>
              <w:bidi w:val="0"/>
              <w:rPr>
                <w:rFonts w:hint="default"/>
              </w:rPr>
            </w:pPr>
            <w:r>
              <w:rPr>
                <w:rFonts w:hint="default"/>
              </w:rPr>
              <w:tab/>
            </w:r>
            <w:r>
              <w:rPr>
                <w:rFonts w:hint="default"/>
              </w:rPr>
              <w:tab/>
            </w:r>
            <w:r>
              <w:rPr>
                <w:rFonts w:hint="default"/>
              </w:rPr>
              <w:t>“Data”:{</w:t>
            </w:r>
          </w:p>
          <w:p w14:paraId="29A30427">
            <w:pPr>
              <w:bidi w:val="0"/>
              <w:rPr>
                <w:rFonts w:hint="default"/>
              </w:rPr>
            </w:pPr>
            <w:r>
              <w:rPr>
                <w:rFonts w:hint="default"/>
              </w:rPr>
              <w:t xml:space="preserve">          "returncode": "00",</w:t>
            </w:r>
          </w:p>
          <w:p w14:paraId="1BEBBE53">
            <w:pPr>
              <w:bidi w:val="0"/>
              <w:rPr>
                <w:rFonts w:hint="default"/>
              </w:rPr>
            </w:pPr>
            <w:r>
              <w:rPr>
                <w:rFonts w:hint="default"/>
              </w:rPr>
              <w:t xml:space="preserve">          "returnmsg": "成功",</w:t>
            </w:r>
          </w:p>
          <w:p w14:paraId="09C0B1CA">
            <w:pPr>
              <w:bidi w:val="0"/>
              <w:rPr>
                <w:rFonts w:hint="default"/>
              </w:rPr>
            </w:pPr>
            <w:r>
              <w:rPr>
                <w:rFonts w:hint="default"/>
              </w:rPr>
              <w:tab/>
            </w:r>
            <w:r>
              <w:rPr>
                <w:rFonts w:hint="default"/>
              </w:rPr>
              <w:tab/>
            </w:r>
            <w:r>
              <w:rPr>
                <w:rFonts w:hint="default"/>
              </w:rPr>
              <w:tab/>
            </w:r>
            <w:r>
              <w:rPr>
                <w:rFonts w:hint="default"/>
              </w:rPr>
              <w:t>“jcxx”: {</w:t>
            </w:r>
          </w:p>
          <w:p w14:paraId="14CCF184">
            <w:pPr>
              <w:bidi w:val="0"/>
              <w:rPr>
                <w:rFonts w:hint="default"/>
              </w:rPr>
            </w:pPr>
            <w:r>
              <w:rPr>
                <w:rFonts w:hint="default"/>
              </w:rPr>
              <w:tab/>
            </w:r>
            <w:r>
              <w:rPr>
                <w:rFonts w:hint="default"/>
              </w:rPr>
              <w:tab/>
            </w:r>
            <w:r>
              <w:rPr>
                <w:rFonts w:hint="default"/>
              </w:rPr>
              <w:tab/>
            </w:r>
            <w:r>
              <w:rPr>
                <w:rFonts w:hint="default"/>
              </w:rPr>
              <w:tab/>
            </w:r>
            <w:r>
              <w:rPr>
                <w:rFonts w:hint="default"/>
              </w:rPr>
              <w:t>"nsrsbh": "纳税人识别号/统一社会信用代码",</w:t>
            </w:r>
          </w:p>
          <w:p w14:paraId="215FDE43">
            <w:pPr>
              <w:bidi w:val="0"/>
              <w:rPr>
                <w:rFonts w:hint="default"/>
              </w:rPr>
            </w:pPr>
            <w:r>
              <w:rPr>
                <w:rFonts w:hint="default"/>
              </w:rPr>
              <w:tab/>
            </w:r>
            <w:r>
              <w:rPr>
                <w:rFonts w:hint="default"/>
              </w:rPr>
              <w:tab/>
            </w:r>
            <w:r>
              <w:rPr>
                <w:rFonts w:hint="default"/>
              </w:rPr>
              <w:tab/>
            </w:r>
            <w:r>
              <w:rPr>
                <w:rFonts w:hint="default"/>
              </w:rPr>
              <w:tab/>
            </w:r>
            <w:r>
              <w:rPr>
                <w:rFonts w:hint="default"/>
              </w:rPr>
              <w:t>"djxh": "登记序号",</w:t>
            </w:r>
          </w:p>
          <w:p w14:paraId="32552997">
            <w:pPr>
              <w:bidi w:val="0"/>
              <w:rPr>
                <w:rFonts w:hint="default"/>
              </w:rPr>
            </w:pPr>
            <w:r>
              <w:rPr>
                <w:rFonts w:hint="default"/>
              </w:rPr>
              <w:tab/>
            </w:r>
            <w:r>
              <w:rPr>
                <w:rFonts w:hint="default"/>
              </w:rPr>
              <w:tab/>
            </w:r>
            <w:r>
              <w:rPr>
                <w:rFonts w:hint="default"/>
              </w:rPr>
              <w:tab/>
            </w:r>
            <w:r>
              <w:rPr>
                <w:rFonts w:hint="default"/>
              </w:rPr>
              <w:tab/>
            </w:r>
            <w:r>
              <w:rPr>
                <w:rFonts w:hint="default"/>
              </w:rPr>
              <w:t>"ssdabh": "税收档案编号",</w:t>
            </w:r>
          </w:p>
          <w:p w14:paraId="3824F47D">
            <w:pPr>
              <w:bidi w:val="0"/>
              <w:rPr>
                <w:rFonts w:hint="default"/>
              </w:rPr>
            </w:pPr>
            <w:r>
              <w:rPr>
                <w:rFonts w:hint="default"/>
              </w:rPr>
              <w:tab/>
            </w:r>
            <w:r>
              <w:rPr>
                <w:rFonts w:hint="default"/>
              </w:rPr>
              <w:tab/>
            </w:r>
            <w:r>
              <w:rPr>
                <w:rFonts w:hint="default"/>
              </w:rPr>
              <w:tab/>
            </w:r>
            <w:r>
              <w:rPr>
                <w:rFonts w:hint="default"/>
              </w:rPr>
              <w:tab/>
            </w:r>
            <w:r>
              <w:rPr>
                <w:rFonts w:hint="default"/>
              </w:rPr>
              <w:t>"nsrmc": "纳税人名称",</w:t>
            </w:r>
          </w:p>
          <w:p w14:paraId="5AB11126">
            <w:pPr>
              <w:bidi w:val="0"/>
              <w:rPr>
                <w:rFonts w:hint="default"/>
              </w:rPr>
            </w:pPr>
            <w:r>
              <w:rPr>
                <w:rFonts w:hint="default"/>
              </w:rPr>
              <w:tab/>
            </w:r>
            <w:r>
              <w:rPr>
                <w:rFonts w:hint="default"/>
              </w:rPr>
              <w:tab/>
            </w:r>
            <w:r>
              <w:rPr>
                <w:rFonts w:hint="default"/>
              </w:rPr>
              <w:tab/>
            </w:r>
            <w:r>
              <w:rPr>
                <w:rFonts w:hint="default"/>
              </w:rPr>
              <w:tab/>
            </w:r>
            <w:r>
              <w:rPr>
                <w:rFonts w:hint="default"/>
              </w:rPr>
              <w:t>"nsrlx": "纳税人类型",</w:t>
            </w:r>
          </w:p>
          <w:p w14:paraId="7F004BC5">
            <w:pPr>
              <w:bidi w:val="0"/>
              <w:rPr>
                <w:rFonts w:hint="default"/>
              </w:rPr>
            </w:pPr>
            <w:r>
              <w:rPr>
                <w:rFonts w:hint="default"/>
              </w:rPr>
              <w:tab/>
            </w:r>
            <w:r>
              <w:rPr>
                <w:rFonts w:hint="default"/>
              </w:rPr>
              <w:tab/>
            </w:r>
            <w:r>
              <w:rPr>
                <w:rFonts w:hint="default"/>
              </w:rPr>
              <w:tab/>
            </w:r>
            <w:r>
              <w:rPr>
                <w:rFonts w:hint="default"/>
              </w:rPr>
              <w:tab/>
            </w:r>
            <w:r>
              <w:rPr>
                <w:rFonts w:hint="default"/>
              </w:rPr>
              <w:t>"scjydz": "生产经营地址",</w:t>
            </w:r>
          </w:p>
          <w:p w14:paraId="1D46DDAF">
            <w:pPr>
              <w:bidi w:val="0"/>
              <w:rPr>
                <w:rFonts w:hint="default"/>
              </w:rPr>
            </w:pPr>
            <w:r>
              <w:rPr>
                <w:rFonts w:hint="default"/>
              </w:rPr>
              <w:tab/>
            </w:r>
            <w:r>
              <w:rPr>
                <w:rFonts w:hint="default"/>
              </w:rPr>
              <w:tab/>
            </w:r>
            <w:r>
              <w:rPr>
                <w:rFonts w:hint="default"/>
              </w:rPr>
              <w:tab/>
            </w:r>
            <w:r>
              <w:rPr>
                <w:rFonts w:hint="default"/>
              </w:rPr>
              <w:tab/>
            </w:r>
            <w:r>
              <w:rPr>
                <w:rFonts w:hint="default"/>
              </w:rPr>
              <w:t>"zcdyzbm": "注册地邮政编码",</w:t>
            </w:r>
          </w:p>
          <w:p w14:paraId="611BF683">
            <w:pPr>
              <w:bidi w:val="0"/>
              <w:rPr>
                <w:rFonts w:hint="default"/>
              </w:rPr>
            </w:pPr>
            <w:r>
              <w:rPr>
                <w:rFonts w:hint="default"/>
              </w:rPr>
              <w:tab/>
            </w:r>
            <w:r>
              <w:rPr>
                <w:rFonts w:hint="default"/>
              </w:rPr>
              <w:tab/>
            </w:r>
            <w:r>
              <w:rPr>
                <w:rFonts w:hint="default"/>
              </w:rPr>
              <w:tab/>
            </w:r>
            <w:r>
              <w:rPr>
                <w:rFonts w:hint="default"/>
              </w:rPr>
              <w:tab/>
            </w:r>
            <w:r>
              <w:rPr>
                <w:rFonts w:hint="default"/>
              </w:rPr>
              <w:t>"zcdlxdh": "注册地联系电话",</w:t>
            </w:r>
          </w:p>
          <w:p w14:paraId="34511BD4">
            <w:pPr>
              <w:bidi w:val="0"/>
              <w:rPr>
                <w:rFonts w:hint="default"/>
              </w:rPr>
            </w:pPr>
            <w:r>
              <w:rPr>
                <w:rFonts w:hint="default"/>
              </w:rPr>
              <w:tab/>
            </w:r>
            <w:r>
              <w:rPr>
                <w:rFonts w:hint="default"/>
              </w:rPr>
              <w:tab/>
            </w:r>
            <w:r>
              <w:rPr>
                <w:rFonts w:hint="default"/>
              </w:rPr>
              <w:tab/>
            </w:r>
            <w:r>
              <w:rPr>
                <w:rFonts w:hint="default"/>
              </w:rPr>
              <w:tab/>
            </w:r>
            <w:r>
              <w:rPr>
                <w:rFonts w:hint="default"/>
              </w:rPr>
              <w:t>"fddbrxm": "法人名称(法定代表人姓名",</w:t>
            </w:r>
          </w:p>
          <w:p w14:paraId="66928B39">
            <w:pPr>
              <w:bidi w:val="0"/>
              <w:rPr>
                <w:rFonts w:hint="default"/>
              </w:rPr>
            </w:pPr>
            <w:r>
              <w:rPr>
                <w:rFonts w:hint="default"/>
              </w:rPr>
              <w:tab/>
            </w:r>
            <w:r>
              <w:rPr>
                <w:rFonts w:hint="default"/>
              </w:rPr>
              <w:tab/>
            </w:r>
            <w:r>
              <w:rPr>
                <w:rFonts w:hint="default"/>
              </w:rPr>
              <w:tab/>
            </w:r>
            <w:r>
              <w:rPr>
                <w:rFonts w:hint="default"/>
              </w:rPr>
              <w:tab/>
            </w:r>
            <w:r>
              <w:rPr>
                <w:rFonts w:hint="default"/>
              </w:rPr>
              <w:t>"djzclxdm": "登记注册类型（国标）",</w:t>
            </w:r>
          </w:p>
          <w:p w14:paraId="3A91E377">
            <w:pPr>
              <w:bidi w:val="0"/>
              <w:rPr>
                <w:rFonts w:hint="default"/>
              </w:rPr>
            </w:pPr>
            <w:r>
              <w:rPr>
                <w:rFonts w:hint="default"/>
              </w:rPr>
              <w:tab/>
            </w:r>
            <w:r>
              <w:rPr>
                <w:rFonts w:hint="default"/>
              </w:rPr>
              <w:tab/>
            </w:r>
            <w:r>
              <w:rPr>
                <w:rFonts w:hint="default"/>
              </w:rPr>
              <w:tab/>
            </w:r>
            <w:r>
              <w:rPr>
                <w:rFonts w:hint="default"/>
              </w:rPr>
              <w:tab/>
            </w:r>
            <w:r>
              <w:rPr>
                <w:rFonts w:hint="default"/>
              </w:rPr>
              <w:t>"hydm": "行业代码",</w:t>
            </w:r>
          </w:p>
          <w:p w14:paraId="457231CE">
            <w:pPr>
              <w:bidi w:val="0"/>
              <w:rPr>
                <w:rFonts w:hint="default"/>
              </w:rPr>
            </w:pPr>
            <w:r>
              <w:rPr>
                <w:rFonts w:hint="default"/>
              </w:rPr>
              <w:tab/>
            </w:r>
            <w:r>
              <w:rPr>
                <w:rFonts w:hint="default"/>
              </w:rPr>
              <w:tab/>
            </w:r>
            <w:r>
              <w:rPr>
                <w:rFonts w:hint="default"/>
              </w:rPr>
              <w:tab/>
            </w:r>
            <w:r>
              <w:rPr>
                <w:rFonts w:hint="default"/>
              </w:rPr>
              <w:tab/>
            </w:r>
            <w:r>
              <w:rPr>
                <w:rFonts w:hint="default"/>
              </w:rPr>
              <w:t>"qxjswjgdm": "区县级税务机关代码",</w:t>
            </w:r>
          </w:p>
          <w:p w14:paraId="12A781BF">
            <w:pPr>
              <w:bidi w:val="0"/>
              <w:rPr>
                <w:rFonts w:hint="default"/>
              </w:rPr>
            </w:pPr>
            <w:r>
              <w:rPr>
                <w:rFonts w:hint="default"/>
              </w:rPr>
              <w:tab/>
            </w:r>
            <w:r>
              <w:rPr>
                <w:rFonts w:hint="default"/>
              </w:rPr>
              <w:tab/>
            </w:r>
            <w:r>
              <w:rPr>
                <w:rFonts w:hint="default"/>
              </w:rPr>
              <w:tab/>
            </w:r>
            <w:r>
              <w:rPr>
                <w:rFonts w:hint="default"/>
              </w:rPr>
              <w:tab/>
            </w:r>
            <w:r>
              <w:rPr>
                <w:rFonts w:hint="default"/>
              </w:rPr>
              <w:t>"zgswskfjdm": "税务机关代码",</w:t>
            </w:r>
          </w:p>
          <w:p w14:paraId="401ADC7F">
            <w:pPr>
              <w:bidi w:val="0"/>
              <w:rPr>
                <w:rFonts w:hint="default"/>
              </w:rPr>
            </w:pPr>
            <w:r>
              <w:rPr>
                <w:rFonts w:hint="default"/>
              </w:rPr>
              <w:tab/>
            </w:r>
            <w:r>
              <w:rPr>
                <w:rFonts w:hint="default"/>
              </w:rPr>
              <w:tab/>
            </w:r>
            <w:r>
              <w:rPr>
                <w:rFonts w:hint="default"/>
              </w:rPr>
              <w:tab/>
            </w:r>
            <w:r>
              <w:rPr>
                <w:rFonts w:hint="default"/>
              </w:rPr>
              <w:tab/>
            </w:r>
            <w:r>
              <w:rPr>
                <w:rFonts w:hint="default"/>
              </w:rPr>
              <w:t>"zgswskfjmc": "税务机关名称",</w:t>
            </w:r>
          </w:p>
          <w:p w14:paraId="20BA6C89">
            <w:pPr>
              <w:bidi w:val="0"/>
              <w:rPr>
                <w:rFonts w:hint="default"/>
              </w:rPr>
            </w:pPr>
            <w:r>
              <w:rPr>
                <w:rFonts w:hint="default"/>
              </w:rPr>
              <w:tab/>
            </w:r>
            <w:r>
              <w:rPr>
                <w:rFonts w:hint="default"/>
              </w:rPr>
              <w:tab/>
            </w:r>
            <w:r>
              <w:rPr>
                <w:rFonts w:hint="default"/>
              </w:rPr>
              <w:tab/>
            </w:r>
            <w:r>
              <w:rPr>
                <w:rFonts w:hint="default"/>
              </w:rPr>
              <w:tab/>
            </w:r>
            <w:r>
              <w:rPr>
                <w:rFonts w:hint="default"/>
              </w:rPr>
              <w:t>"cwfzrxm": "财务负责人姓名",</w:t>
            </w:r>
          </w:p>
          <w:p w14:paraId="5B01D697">
            <w:pPr>
              <w:bidi w:val="0"/>
              <w:rPr>
                <w:rFonts w:hint="default"/>
              </w:rPr>
            </w:pPr>
            <w:r>
              <w:rPr>
                <w:rFonts w:hint="default"/>
              </w:rPr>
              <w:tab/>
            </w:r>
            <w:r>
              <w:rPr>
                <w:rFonts w:hint="default"/>
              </w:rPr>
              <w:tab/>
            </w:r>
            <w:r>
              <w:rPr>
                <w:rFonts w:hint="default"/>
              </w:rPr>
              <w:tab/>
            </w:r>
            <w:r>
              <w:rPr>
                <w:rFonts w:hint="default"/>
              </w:rPr>
              <w:tab/>
            </w:r>
            <w:r>
              <w:rPr>
                <w:rFonts w:hint="default"/>
              </w:rPr>
              <w:t>"khhmc": "账户名称",</w:t>
            </w:r>
          </w:p>
          <w:p w14:paraId="6237AA79">
            <w:pPr>
              <w:bidi w:val="0"/>
              <w:rPr>
                <w:rFonts w:hint="default"/>
              </w:rPr>
            </w:pPr>
            <w:r>
              <w:rPr>
                <w:rFonts w:hint="default"/>
              </w:rPr>
              <w:tab/>
            </w:r>
            <w:r>
              <w:rPr>
                <w:rFonts w:hint="default"/>
              </w:rPr>
              <w:tab/>
            </w:r>
            <w:r>
              <w:rPr>
                <w:rFonts w:hint="default"/>
              </w:rPr>
              <w:tab/>
            </w:r>
            <w:r>
              <w:rPr>
                <w:rFonts w:hint="default"/>
              </w:rPr>
              <w:tab/>
            </w:r>
            <w:r>
              <w:rPr>
                <w:rFonts w:hint="default"/>
              </w:rPr>
              <w:t>"yhzh": "账号",</w:t>
            </w:r>
          </w:p>
          <w:p w14:paraId="75B91C22">
            <w:pPr>
              <w:bidi w:val="0"/>
              <w:rPr>
                <w:rFonts w:hint="default"/>
              </w:rPr>
            </w:pPr>
            <w:r>
              <w:rPr>
                <w:rFonts w:hint="default"/>
              </w:rPr>
              <w:tab/>
            </w:r>
            <w:r>
              <w:rPr>
                <w:rFonts w:hint="default"/>
              </w:rPr>
              <w:tab/>
            </w:r>
            <w:r>
              <w:rPr>
                <w:rFonts w:hint="default"/>
              </w:rPr>
              <w:tab/>
            </w:r>
            <w:r>
              <w:rPr>
                <w:rFonts w:hint="default"/>
              </w:rPr>
              <w:tab/>
            </w:r>
            <w:r>
              <w:rPr>
                <w:rFonts w:hint="default"/>
              </w:rPr>
              <w:t>"bsrxm": "企业办税人员姓名",</w:t>
            </w:r>
          </w:p>
          <w:p w14:paraId="7A2C91DE">
            <w:pPr>
              <w:bidi w:val="0"/>
              <w:rPr>
                <w:rFonts w:hint="default"/>
              </w:rPr>
            </w:pPr>
            <w:r>
              <w:rPr>
                <w:rFonts w:hint="default"/>
              </w:rPr>
              <w:tab/>
            </w:r>
            <w:r>
              <w:rPr>
                <w:rFonts w:hint="default"/>
              </w:rPr>
              <w:tab/>
            </w:r>
            <w:r>
              <w:rPr>
                <w:rFonts w:hint="default"/>
              </w:rPr>
              <w:tab/>
            </w:r>
            <w:r>
              <w:rPr>
                <w:rFonts w:hint="default"/>
              </w:rPr>
              <w:tab/>
            </w:r>
            <w:r>
              <w:rPr>
                <w:rFonts w:hint="default"/>
              </w:rPr>
              <w:t>"xdpsdqybz": "数字化电子票试点企业标识",</w:t>
            </w:r>
          </w:p>
          <w:p w14:paraId="0240D416">
            <w:pPr>
              <w:bidi w:val="0"/>
              <w:rPr>
                <w:rFonts w:hint="default"/>
              </w:rPr>
            </w:pPr>
            <w:r>
              <w:rPr>
                <w:rFonts w:hint="default"/>
              </w:rPr>
              <w:tab/>
            </w:r>
            <w:r>
              <w:rPr>
                <w:rFonts w:hint="default"/>
              </w:rPr>
              <w:tab/>
            </w:r>
            <w:r>
              <w:rPr>
                <w:rFonts w:hint="default"/>
              </w:rPr>
              <w:tab/>
            </w:r>
            <w:r>
              <w:rPr>
                <w:rFonts w:hint="default"/>
              </w:rPr>
              <w:tab/>
            </w:r>
            <w:r>
              <w:rPr>
                <w:rFonts w:hint="default"/>
              </w:rPr>
              <w:t>"ckqyfldm": "出口企业分类",</w:t>
            </w:r>
          </w:p>
          <w:p w14:paraId="44F9F0C9">
            <w:pPr>
              <w:bidi w:val="0"/>
              <w:rPr>
                <w:rFonts w:hint="default"/>
              </w:rPr>
            </w:pPr>
            <w:r>
              <w:rPr>
                <w:rFonts w:hint="default"/>
              </w:rPr>
              <w:tab/>
            </w:r>
            <w:r>
              <w:rPr>
                <w:rFonts w:hint="default"/>
              </w:rPr>
              <w:tab/>
            </w:r>
            <w:r>
              <w:rPr>
                <w:rFonts w:hint="default"/>
              </w:rPr>
              <w:tab/>
            </w:r>
            <w:r>
              <w:rPr>
                <w:rFonts w:hint="default"/>
              </w:rPr>
              <w:tab/>
            </w:r>
            <w:r>
              <w:rPr>
                <w:rFonts w:hint="default"/>
              </w:rPr>
              <w:t>"zfjglxdm": "总分机构类型",</w:t>
            </w:r>
          </w:p>
          <w:p w14:paraId="4227DE87">
            <w:pPr>
              <w:bidi w:val="0"/>
              <w:rPr>
                <w:rFonts w:hint="default"/>
              </w:rPr>
            </w:pPr>
            <w:r>
              <w:rPr>
                <w:rFonts w:hint="default"/>
              </w:rPr>
              <w:tab/>
            </w:r>
            <w:r>
              <w:rPr>
                <w:rFonts w:hint="default"/>
              </w:rPr>
              <w:tab/>
            </w:r>
            <w:r>
              <w:rPr>
                <w:rFonts w:hint="default"/>
              </w:rPr>
              <w:tab/>
            </w:r>
            <w:r>
              <w:rPr>
                <w:rFonts w:hint="default"/>
              </w:rPr>
              <w:tab/>
            </w:r>
            <w:r>
              <w:rPr>
                <w:rFonts w:hint="default"/>
              </w:rPr>
              <w:t>"yhyywddm": "银行营业网点",</w:t>
            </w:r>
          </w:p>
          <w:p w14:paraId="7A10E28C">
            <w:pPr>
              <w:bidi w:val="0"/>
              <w:rPr>
                <w:rFonts w:hint="default"/>
              </w:rPr>
            </w:pPr>
            <w:r>
              <w:rPr>
                <w:rFonts w:hint="default"/>
              </w:rPr>
              <w:tab/>
            </w:r>
            <w:r>
              <w:rPr>
                <w:rFonts w:hint="default"/>
              </w:rPr>
              <w:tab/>
            </w:r>
            <w:r>
              <w:rPr>
                <w:rFonts w:hint="default"/>
              </w:rPr>
              <w:tab/>
            </w:r>
            <w:r>
              <w:rPr>
                <w:rFonts w:hint="default"/>
              </w:rPr>
              <w:tab/>
            </w:r>
            <w:r>
              <w:rPr>
                <w:rFonts w:hint="default"/>
              </w:rPr>
              <w:t>"nsrztdm": "开票方纳税人状态",</w:t>
            </w:r>
          </w:p>
          <w:p w14:paraId="392A5BFD">
            <w:pPr>
              <w:bidi w:val="0"/>
              <w:rPr>
                <w:rFonts w:hint="default"/>
              </w:rPr>
            </w:pPr>
            <w:r>
              <w:rPr>
                <w:rFonts w:hint="default"/>
              </w:rPr>
              <w:tab/>
            </w:r>
            <w:r>
              <w:rPr>
                <w:rFonts w:hint="default"/>
              </w:rPr>
              <w:tab/>
            </w:r>
            <w:r>
              <w:rPr>
                <w:rFonts w:hint="default"/>
              </w:rPr>
              <w:tab/>
            </w:r>
            <w:r>
              <w:rPr>
                <w:rFonts w:hint="default"/>
              </w:rPr>
              <w:tab/>
            </w:r>
            <w:r>
              <w:rPr>
                <w:rFonts w:hint="default"/>
              </w:rPr>
              <w:t>"yxqq": "有效期起",</w:t>
            </w:r>
          </w:p>
          <w:p w14:paraId="2FE4C3FD">
            <w:pPr>
              <w:bidi w:val="0"/>
              <w:rPr>
                <w:rFonts w:hint="default"/>
              </w:rPr>
            </w:pPr>
            <w:r>
              <w:rPr>
                <w:rFonts w:hint="default"/>
              </w:rPr>
              <w:tab/>
            </w:r>
            <w:r>
              <w:rPr>
                <w:rFonts w:hint="default"/>
              </w:rPr>
              <w:tab/>
            </w:r>
            <w:r>
              <w:rPr>
                <w:rFonts w:hint="default"/>
              </w:rPr>
              <w:tab/>
            </w:r>
            <w:r>
              <w:rPr>
                <w:rFonts w:hint="default"/>
              </w:rPr>
              <w:tab/>
            </w:r>
            <w:r>
              <w:rPr>
                <w:rFonts w:hint="default"/>
              </w:rPr>
              <w:t>"yxqz": "有效期止"</w:t>
            </w:r>
          </w:p>
          <w:p w14:paraId="0E939A2D">
            <w:pPr>
              <w:bidi w:val="0"/>
              <w:rPr>
                <w:rFonts w:hint="default"/>
              </w:rPr>
            </w:pPr>
            <w:r>
              <w:rPr>
                <w:rFonts w:hint="default"/>
              </w:rPr>
              <w:tab/>
            </w:r>
            <w:r>
              <w:rPr>
                <w:rFonts w:hint="default"/>
              </w:rPr>
              <w:tab/>
            </w:r>
            <w:r>
              <w:rPr>
                <w:rFonts w:hint="default"/>
              </w:rPr>
              <w:tab/>
            </w:r>
            <w:r>
              <w:rPr>
                <w:rFonts w:hint="default"/>
              </w:rPr>
              <w:t>},</w:t>
            </w:r>
          </w:p>
          <w:p w14:paraId="73130ECC">
            <w:pPr>
              <w:bidi w:val="0"/>
              <w:rPr>
                <w:rFonts w:hint="default"/>
              </w:rPr>
            </w:pPr>
            <w:r>
              <w:rPr>
                <w:rFonts w:hint="default"/>
              </w:rPr>
              <w:tab/>
            </w:r>
            <w:r>
              <w:rPr>
                <w:rFonts w:hint="default"/>
              </w:rPr>
              <w:tab/>
            </w:r>
            <w:r>
              <w:rPr>
                <w:rFonts w:hint="default"/>
              </w:rPr>
              <w:tab/>
            </w:r>
            <w:r>
              <w:rPr>
                <w:rFonts w:hint="default"/>
              </w:rPr>
              <w:t>“qyhyxzGrid”: [</w:t>
            </w:r>
          </w:p>
          <w:p w14:paraId="1EA2A8CC">
            <w:pPr>
              <w:bidi w:val="0"/>
              <w:rPr>
                <w:rFonts w:hint="default"/>
              </w:rPr>
            </w:pPr>
            <w:r>
              <w:rPr>
                <w:rFonts w:hint="default"/>
              </w:rPr>
              <w:tab/>
            </w:r>
            <w:r>
              <w:rPr>
                <w:rFonts w:hint="default"/>
              </w:rPr>
              <w:tab/>
            </w:r>
            <w:r>
              <w:rPr>
                <w:rFonts w:hint="default"/>
              </w:rPr>
              <w:tab/>
            </w:r>
            <w:r>
              <w:rPr>
                <w:rFonts w:hint="default"/>
              </w:rPr>
              <w:tab/>
            </w:r>
            <w:r>
              <w:rPr>
                <w:rFonts w:hint="default"/>
              </w:rPr>
              <w:t>{</w:t>
            </w:r>
          </w:p>
          <w:p w14:paraId="47355592">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"qyhyxzdm": "企业行业性质",</w:t>
            </w:r>
          </w:p>
          <w:p w14:paraId="2FAAFAEF">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"yxqq": "有效期起",</w:t>
            </w:r>
          </w:p>
          <w:p w14:paraId="0216BBCA">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"yxqz": "有效期止"</w:t>
            </w:r>
          </w:p>
          <w:p w14:paraId="0D241969">
            <w:pPr>
              <w:bidi w:val="0"/>
              <w:rPr>
                <w:rFonts w:hint="default"/>
              </w:rPr>
            </w:pPr>
            <w:r>
              <w:rPr>
                <w:rFonts w:hint="default"/>
              </w:rPr>
              <w:tab/>
            </w:r>
            <w:r>
              <w:rPr>
                <w:rFonts w:hint="default"/>
              </w:rPr>
              <w:tab/>
            </w:r>
            <w:r>
              <w:rPr>
                <w:rFonts w:hint="default"/>
              </w:rPr>
              <w:tab/>
            </w:r>
            <w:r>
              <w:rPr>
                <w:rFonts w:hint="default"/>
              </w:rPr>
              <w:tab/>
            </w:r>
            <w:r>
              <w:rPr>
                <w:rFonts w:hint="default"/>
              </w:rPr>
              <w:t>}</w:t>
            </w:r>
          </w:p>
          <w:p w14:paraId="698145B9">
            <w:pPr>
              <w:bidi w:val="0"/>
              <w:rPr>
                <w:rFonts w:hint="default"/>
              </w:rPr>
            </w:pPr>
            <w:r>
              <w:rPr>
                <w:rFonts w:hint="default"/>
              </w:rPr>
              <w:tab/>
            </w:r>
            <w:r>
              <w:rPr>
                <w:rFonts w:hint="default"/>
              </w:rPr>
              <w:tab/>
            </w:r>
            <w:r>
              <w:rPr>
                <w:rFonts w:hint="default"/>
              </w:rPr>
              <w:tab/>
            </w:r>
            <w:r>
              <w:rPr>
                <w:rFonts w:hint="default"/>
              </w:rPr>
              <w:t>],</w:t>
            </w:r>
          </w:p>
          <w:p w14:paraId="68A2A579">
            <w:pPr>
              <w:bidi w:val="0"/>
              <w:rPr>
                <w:rFonts w:hint="default"/>
              </w:rPr>
            </w:pPr>
            <w:r>
              <w:rPr>
                <w:rFonts w:hint="default"/>
              </w:rPr>
              <w:tab/>
            </w:r>
            <w:r>
              <w:rPr>
                <w:rFonts w:hint="default"/>
              </w:rPr>
              <w:tab/>
            </w:r>
            <w:r>
              <w:rPr>
                <w:rFonts w:hint="default"/>
              </w:rPr>
              <w:tab/>
            </w:r>
            <w:r>
              <w:rPr>
                <w:rFonts w:hint="default"/>
              </w:rPr>
              <w:t>“xfsnsrlxGrid”: [</w:t>
            </w:r>
          </w:p>
          <w:p w14:paraId="2857B5E4">
            <w:pPr>
              <w:bidi w:val="0"/>
              <w:rPr>
                <w:rFonts w:hint="default"/>
              </w:rPr>
            </w:pPr>
            <w:r>
              <w:rPr>
                <w:rFonts w:hint="default"/>
              </w:rPr>
              <w:tab/>
            </w:r>
            <w:r>
              <w:rPr>
                <w:rFonts w:hint="default"/>
              </w:rPr>
              <w:tab/>
            </w:r>
            <w:r>
              <w:rPr>
                <w:rFonts w:hint="default"/>
              </w:rPr>
              <w:tab/>
            </w:r>
            <w:r>
              <w:rPr>
                <w:rFonts w:hint="default"/>
              </w:rPr>
              <w:tab/>
            </w:r>
            <w:r>
              <w:rPr>
                <w:rFonts w:hint="default"/>
              </w:rPr>
              <w:t>{</w:t>
            </w:r>
          </w:p>
          <w:p w14:paraId="1C1E6C23">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"xfsnsrlxdm": "消费税纳税人类型",</w:t>
            </w:r>
          </w:p>
          <w:p w14:paraId="4E8411E9">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"yxqq": "有效期起",</w:t>
            </w:r>
          </w:p>
          <w:p w14:paraId="4DE2C093">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"yxqz": "有效期止"</w:t>
            </w:r>
          </w:p>
          <w:p w14:paraId="7B56A4FD">
            <w:pPr>
              <w:bidi w:val="0"/>
              <w:rPr>
                <w:rFonts w:hint="default"/>
              </w:rPr>
            </w:pPr>
            <w:r>
              <w:rPr>
                <w:rFonts w:hint="default"/>
              </w:rPr>
              <w:tab/>
            </w:r>
            <w:r>
              <w:rPr>
                <w:rFonts w:hint="default"/>
              </w:rPr>
              <w:tab/>
            </w:r>
            <w:r>
              <w:rPr>
                <w:rFonts w:hint="default"/>
              </w:rPr>
              <w:tab/>
            </w:r>
            <w:r>
              <w:rPr>
                <w:rFonts w:hint="default"/>
              </w:rPr>
              <w:tab/>
            </w:r>
            <w:r>
              <w:rPr>
                <w:rFonts w:hint="default"/>
              </w:rPr>
              <w:t>}</w:t>
            </w:r>
          </w:p>
          <w:p w14:paraId="3F85C2C2">
            <w:pPr>
              <w:bidi w:val="0"/>
              <w:rPr>
                <w:rFonts w:hint="default"/>
              </w:rPr>
            </w:pPr>
            <w:r>
              <w:rPr>
                <w:rFonts w:hint="default"/>
              </w:rPr>
              <w:tab/>
            </w:r>
            <w:r>
              <w:rPr>
                <w:rFonts w:hint="default"/>
              </w:rPr>
              <w:tab/>
            </w:r>
            <w:r>
              <w:rPr>
                <w:rFonts w:hint="default"/>
              </w:rPr>
              <w:tab/>
            </w:r>
            <w:r>
              <w:rPr>
                <w:rFonts w:hint="default"/>
              </w:rPr>
              <w:t>]</w:t>
            </w:r>
          </w:p>
          <w:p w14:paraId="0C9EF2A2">
            <w:pPr>
              <w:bidi w:val="0"/>
              <w:rPr>
                <w:rFonts w:hint="default"/>
              </w:rPr>
            </w:pPr>
            <w:r>
              <w:rPr>
                <w:rFonts w:hint="default"/>
              </w:rPr>
              <w:tab/>
            </w:r>
            <w:r>
              <w:rPr>
                <w:rFonts w:hint="default"/>
              </w:rPr>
              <w:tab/>
            </w:r>
            <w:r>
              <w:rPr>
                <w:rFonts w:hint="default"/>
              </w:rPr>
              <w:t>}</w:t>
            </w:r>
          </w:p>
          <w:p w14:paraId="3EA91098">
            <w:pPr>
              <w:bidi w:val="0"/>
              <w:rPr>
                <w:rFonts w:hint="default"/>
              </w:rPr>
            </w:pPr>
            <w:r>
              <w:rPr>
                <w:rFonts w:hint="default"/>
              </w:rPr>
              <w:t>}</w:t>
            </w:r>
          </w:p>
          <w:p w14:paraId="7B33C67F">
            <w:pPr>
              <w:bidi w:val="0"/>
              <w:rPr>
                <w:rFonts w:hint="default"/>
              </w:rPr>
            </w:pPr>
            <w:r>
              <w:rPr>
                <w:rFonts w:hint="default"/>
              </w:rPr>
              <w:t>}</w:t>
            </w:r>
          </w:p>
        </w:tc>
      </w:tr>
    </w:tbl>
    <w:p w14:paraId="48B4DAE7">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24B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1912802">
            <w:pPr>
              <w:bidi w:val="0"/>
              <w:rPr>
                <w:rFonts w:hint="default"/>
              </w:rPr>
            </w:pPr>
            <w:r>
              <w:rPr>
                <w:rFonts w:hint="default"/>
              </w:rPr>
              <w:t>{</w:t>
            </w:r>
          </w:p>
          <w:p w14:paraId="39A6F1D3">
            <w:pPr>
              <w:bidi w:val="0"/>
              <w:rPr>
                <w:rFonts w:hint="default"/>
              </w:rPr>
            </w:pPr>
            <w:r>
              <w:rPr>
                <w:rFonts w:hint="default"/>
              </w:rPr>
              <w:tab/>
            </w:r>
            <w:r>
              <w:rPr>
                <w:rFonts w:hint="default"/>
              </w:rPr>
              <w:t>"Response":{</w:t>
            </w:r>
          </w:p>
          <w:p w14:paraId="64A4BAA7">
            <w:pPr>
              <w:bidi w:val="0"/>
              <w:rPr>
                <w:rFonts w:hint="default"/>
              </w:rPr>
            </w:pPr>
            <w:r>
              <w:rPr>
                <w:rFonts w:hint="default"/>
              </w:rPr>
              <w:tab/>
            </w:r>
            <w:r>
              <w:rPr>
                <w:rFonts w:hint="default"/>
              </w:rPr>
              <w:tab/>
            </w:r>
            <w:r>
              <w:rPr>
                <w:rFonts w:hint="default"/>
              </w:rPr>
              <w:t>"RequestId": "16位随机数字和字母组合",</w:t>
            </w:r>
          </w:p>
          <w:p w14:paraId="69E6DCD5">
            <w:pPr>
              <w:bidi w:val="0"/>
              <w:rPr>
                <w:rFonts w:hint="default"/>
              </w:rPr>
            </w:pPr>
            <w:r>
              <w:rPr>
                <w:rFonts w:hint="default"/>
              </w:rPr>
              <w:tab/>
            </w:r>
            <w:r>
              <w:rPr>
                <w:rFonts w:hint="default"/>
              </w:rPr>
              <w:tab/>
            </w:r>
            <w:r>
              <w:rPr>
                <w:rFonts w:hint="default"/>
              </w:rPr>
              <w:t>"Error":{</w:t>
            </w:r>
          </w:p>
          <w:p w14:paraId="225C5D40">
            <w:pPr>
              <w:bidi w:val="0"/>
              <w:rPr>
                <w:rFonts w:hint="default"/>
              </w:rPr>
            </w:pPr>
            <w:r>
              <w:rPr>
                <w:rFonts w:hint="default"/>
              </w:rPr>
              <w:tab/>
            </w:r>
            <w:r>
              <w:rPr>
                <w:rFonts w:hint="default"/>
              </w:rPr>
              <w:tab/>
            </w:r>
            <w:r>
              <w:rPr>
                <w:rFonts w:hint="default"/>
              </w:rPr>
              <w:tab/>
            </w:r>
            <w:r>
              <w:rPr>
                <w:rFonts w:hint="default"/>
              </w:rPr>
              <w:t>"Code": "01”,</w:t>
            </w:r>
          </w:p>
          <w:p w14:paraId="62E64DFC">
            <w:pPr>
              <w:bidi w:val="0"/>
              <w:rPr>
                <w:rFonts w:hint="default"/>
              </w:rPr>
            </w:pPr>
            <w:r>
              <w:rPr>
                <w:rFonts w:hint="default"/>
              </w:rPr>
              <w:tab/>
            </w:r>
            <w:r>
              <w:rPr>
                <w:rFonts w:hint="default"/>
              </w:rPr>
              <w:tab/>
            </w:r>
            <w:r>
              <w:rPr>
                <w:rFonts w:hint="default"/>
              </w:rPr>
              <w:tab/>
            </w:r>
            <w:r>
              <w:rPr>
                <w:rFonts w:hint="default"/>
              </w:rPr>
              <w:t>"Message": "错误说明"</w:t>
            </w:r>
          </w:p>
          <w:p w14:paraId="35D8B82A">
            <w:pPr>
              <w:bidi w:val="0"/>
              <w:rPr>
                <w:rFonts w:hint="default"/>
              </w:rPr>
            </w:pPr>
            <w:r>
              <w:rPr>
                <w:rFonts w:hint="default"/>
              </w:rPr>
              <w:t>}</w:t>
            </w:r>
          </w:p>
          <w:p w14:paraId="36BDE6AC">
            <w:pPr>
              <w:bidi w:val="0"/>
              <w:rPr>
                <w:rFonts w:hint="default"/>
              </w:rPr>
            </w:pPr>
            <w:r>
              <w:rPr>
                <w:rFonts w:hint="default"/>
              </w:rPr>
              <w:tab/>
            </w:r>
            <w:r>
              <w:rPr>
                <w:rFonts w:hint="default"/>
              </w:rPr>
              <w:t>}</w:t>
            </w:r>
          </w:p>
          <w:p w14:paraId="752FA4D9">
            <w:pPr>
              <w:bidi w:val="0"/>
              <w:rPr>
                <w:rFonts w:hint="default"/>
              </w:rPr>
            </w:pPr>
            <w:r>
              <w:rPr>
                <w:rFonts w:hint="default"/>
              </w:rPr>
              <w:t>}</w:t>
            </w:r>
          </w:p>
        </w:tc>
      </w:tr>
      <w:bookmarkEnd w:id="274"/>
    </w:tbl>
    <w:p w14:paraId="52CA264C">
      <w:pPr>
        <w:pStyle w:val="4"/>
        <w:widowControl/>
        <w:spacing w:beforeAutospacing="0" w:afterAutospacing="0" w:line="408" w:lineRule="auto"/>
        <w:rPr>
          <w:rFonts w:hint="default" w:ascii="Times New Roman" w:hAnsi="Times New Roman" w:eastAsia="宋体" w:cs="Times New Roman"/>
          <w:sz w:val="28"/>
          <w:szCs w:val="28"/>
        </w:rPr>
      </w:pPr>
      <w:bookmarkStart w:id="276" w:name="_Toc17650"/>
      <w:bookmarkStart w:id="277" w:name="_Toc5076"/>
      <w:r>
        <w:rPr>
          <w:rFonts w:hint="default" w:ascii="Times New Roman" w:hAnsi="Times New Roman" w:eastAsia="宋体" w:cs="Times New Roman"/>
          <w:sz w:val="28"/>
          <w:szCs w:val="28"/>
        </w:rPr>
        <w:t>7.查询可用税率信息</w:t>
      </w:r>
      <w:bookmarkEnd w:id="275"/>
      <w:bookmarkEnd w:id="276"/>
      <w:bookmarkEnd w:id="277"/>
    </w:p>
    <w:p w14:paraId="68E8AA18">
      <w:pPr>
        <w:pStyle w:val="6"/>
        <w:bidi w:val="0"/>
        <w:rPr>
          <w:rFonts w:hint="default"/>
        </w:rPr>
      </w:pPr>
      <w:bookmarkStart w:id="278" w:name="_Toc9558"/>
      <w:r>
        <w:rPr>
          <w:rFonts w:hint="default"/>
        </w:rPr>
        <w:t>7.1接口说明</w:t>
      </w:r>
      <w:bookmarkEnd w:id="278"/>
    </w:p>
    <w:p w14:paraId="3EE073DC">
      <w:pPr>
        <w:pStyle w:val="5"/>
        <w:bidi w:val="0"/>
        <w:rPr>
          <w:rFonts w:hint="default"/>
        </w:rPr>
      </w:pPr>
      <w:r>
        <w:rPr>
          <w:rFonts w:hint="default"/>
        </w:rPr>
        <w:t>向企业提供查询可用税率信息的功能，企业可将查询的基本信息保存在本地。在开票时选择保存在本地的可用税率。</w:t>
      </w:r>
    </w:p>
    <w:p w14:paraId="45B2470B">
      <w:pPr>
        <w:pStyle w:val="6"/>
        <w:bidi w:val="0"/>
        <w:rPr>
          <w:rFonts w:hint="default"/>
        </w:rPr>
      </w:pPr>
      <w:bookmarkStart w:id="279" w:name="_Toc27568"/>
      <w:r>
        <w:rPr>
          <w:rFonts w:hint="default"/>
        </w:rPr>
        <w:t>7.2请求方式</w:t>
      </w:r>
      <w:bookmarkEnd w:id="279"/>
    </w:p>
    <w:p w14:paraId="4ADB115A">
      <w:pPr>
        <w:pStyle w:val="5"/>
        <w:bidi w:val="0"/>
        <w:rPr>
          <w:rFonts w:hint="default"/>
        </w:rPr>
      </w:pPr>
      <w:r>
        <w:rPr>
          <w:rFonts w:hint="default"/>
        </w:rPr>
        <w:t>请求方式为POST</w:t>
      </w:r>
    </w:p>
    <w:p w14:paraId="332A0028">
      <w:pPr>
        <w:pStyle w:val="5"/>
        <w:bidi w:val="0"/>
        <w:rPr>
          <w:rFonts w:hint="default"/>
        </w:rPr>
      </w:pPr>
      <w:r>
        <w:rPr>
          <w:rFonts w:hint="default"/>
        </w:rPr>
        <w:t>●</w:t>
      </w:r>
      <w:r>
        <w:rPr>
          <w:rFonts w:hint="default"/>
          <w:lang w:val="en-US"/>
        </w:rPr>
        <w:t xml:space="preserve"> </w:t>
      </w:r>
      <w:r>
        <w:rPr>
          <w:rFonts w:hint="default"/>
        </w:rPr>
        <w:t>path指该参数为路径参数</w:t>
      </w:r>
    </w:p>
    <w:p w14:paraId="27596ABD">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1ABC32FF">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798EEBC3">
      <w:pPr>
        <w:pStyle w:val="6"/>
        <w:bidi w:val="0"/>
        <w:rPr>
          <w:rFonts w:hint="default"/>
          <w:lang w:eastAsia="zh-CN"/>
        </w:rPr>
      </w:pPr>
      <w:bookmarkStart w:id="280" w:name="_Toc5556"/>
      <w:r>
        <w:rPr>
          <w:rFonts w:hint="default"/>
        </w:rPr>
        <w:t>7.3</w:t>
      </w:r>
      <w:r>
        <w:rPr>
          <w:rFonts w:hint="default"/>
          <w:lang w:eastAsia="zh-CN"/>
        </w:rPr>
        <w:t>请求参数</w:t>
      </w:r>
      <w:bookmarkEnd w:id="280"/>
    </w:p>
    <w:p w14:paraId="7C008DDA">
      <w:pPr>
        <w:pStyle w:val="5"/>
        <w:bidi w:val="0"/>
        <w:rPr>
          <w:rFonts w:hint="default"/>
        </w:rPr>
      </w:pPr>
      <w:r>
        <w:rPr>
          <w:rFonts w:hint="default"/>
        </w:rPr>
        <w:t>无</w:t>
      </w:r>
    </w:p>
    <w:p w14:paraId="659AE5E0">
      <w:pPr>
        <w:pStyle w:val="6"/>
        <w:bidi w:val="0"/>
        <w:rPr>
          <w:rFonts w:hint="default"/>
          <w:lang w:eastAsia="zh-CN"/>
        </w:rPr>
      </w:pPr>
      <w:bookmarkStart w:id="281" w:name="_Toc5989"/>
      <w:r>
        <w:rPr>
          <w:rFonts w:hint="default"/>
        </w:rPr>
        <w:t>7.4</w:t>
      </w:r>
      <w:r>
        <w:rPr>
          <w:rFonts w:hint="default"/>
          <w:lang w:eastAsia="zh-CN"/>
        </w:rPr>
        <w:t>请求报文示例</w:t>
      </w:r>
      <w:bookmarkEnd w:id="28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8C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251A86">
            <w:pPr>
              <w:bidi w:val="0"/>
              <w:rPr>
                <w:rFonts w:hint="default"/>
              </w:rPr>
            </w:pPr>
            <w:bookmarkStart w:id="282" w:name="OLE_LINK33"/>
            <w:r>
              <w:rPr>
                <w:rFonts w:hint="default"/>
              </w:rPr>
              <w:t>{}</w:t>
            </w:r>
          </w:p>
        </w:tc>
      </w:tr>
      <w:bookmarkEnd w:id="282"/>
    </w:tbl>
    <w:p w14:paraId="4FFA0620">
      <w:pPr>
        <w:pStyle w:val="6"/>
        <w:bidi w:val="0"/>
        <w:rPr>
          <w:rFonts w:hint="default"/>
          <w:lang w:eastAsia="zh-CN"/>
        </w:rPr>
      </w:pPr>
      <w:bookmarkStart w:id="283" w:name="_Toc28233"/>
      <w:r>
        <w:rPr>
          <w:rFonts w:hint="default"/>
        </w:rPr>
        <w:t>7.5</w:t>
      </w:r>
      <w:r>
        <w:rPr>
          <w:rFonts w:hint="default"/>
          <w:lang w:eastAsia="zh-CN"/>
        </w:rPr>
        <w:t>返回参数</w:t>
      </w:r>
      <w:bookmarkEnd w:id="283"/>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AB2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E7FC173">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0BBE69E2">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11DBAFAF">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06240A4F">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36A2BEBD">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34BDC58D">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3FFAEDF1">
            <w:pPr>
              <w:pStyle w:val="25"/>
              <w:bidi w:val="0"/>
              <w:rPr>
                <w:rFonts w:hint="default"/>
              </w:rPr>
            </w:pPr>
            <w:r>
              <w:rPr>
                <w:rFonts w:hint="default"/>
              </w:rPr>
              <w:t>说明</w:t>
            </w:r>
          </w:p>
        </w:tc>
      </w:tr>
      <w:tr w14:paraId="2BD4AB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FBBC8D">
            <w:pPr>
              <w:pStyle w:val="26"/>
              <w:bidi w:val="0"/>
              <w:rPr>
                <w:rFonts w:hint="default"/>
              </w:rPr>
            </w:pPr>
            <w:r>
              <w:rPr>
                <w:rFonts w:hint="default"/>
                <w:lang w:val="en-US" w:eastAsia="zh-CN"/>
              </w:rPr>
              <w:t>1</w:t>
            </w:r>
          </w:p>
        </w:tc>
        <w:tc>
          <w:tcPr>
            <w:tcW w:w="1004" w:type="pct"/>
            <w:noWrap w:val="0"/>
            <w:vAlign w:val="center"/>
          </w:tcPr>
          <w:p w14:paraId="1053B00F">
            <w:pPr>
              <w:pStyle w:val="26"/>
              <w:bidi w:val="0"/>
              <w:rPr>
                <w:rFonts w:hint="default"/>
              </w:rPr>
            </w:pPr>
            <w:r>
              <w:rPr>
                <w:rFonts w:hint="default"/>
              </w:rPr>
              <w:t>returncode</w:t>
            </w:r>
          </w:p>
        </w:tc>
        <w:tc>
          <w:tcPr>
            <w:tcW w:w="1087" w:type="pct"/>
            <w:noWrap w:val="0"/>
            <w:vAlign w:val="center"/>
          </w:tcPr>
          <w:p w14:paraId="126E391F">
            <w:pPr>
              <w:pStyle w:val="26"/>
              <w:bidi w:val="0"/>
              <w:rPr>
                <w:rFonts w:hint="default"/>
              </w:rPr>
            </w:pPr>
            <w:r>
              <w:rPr>
                <w:rFonts w:hint="default"/>
              </w:rPr>
              <w:t>返回码</w:t>
            </w:r>
          </w:p>
        </w:tc>
        <w:tc>
          <w:tcPr>
            <w:tcW w:w="753" w:type="pct"/>
            <w:noWrap w:val="0"/>
            <w:vAlign w:val="center"/>
          </w:tcPr>
          <w:p w14:paraId="24C77975">
            <w:pPr>
              <w:pStyle w:val="26"/>
              <w:bidi w:val="0"/>
              <w:rPr>
                <w:rFonts w:hint="default"/>
              </w:rPr>
            </w:pPr>
            <w:r>
              <w:rPr>
                <w:rFonts w:hint="default"/>
              </w:rPr>
              <w:t>varchar</w:t>
            </w:r>
          </w:p>
        </w:tc>
        <w:tc>
          <w:tcPr>
            <w:tcW w:w="418" w:type="pct"/>
            <w:noWrap w:val="0"/>
            <w:vAlign w:val="center"/>
          </w:tcPr>
          <w:p w14:paraId="5C547395">
            <w:pPr>
              <w:pStyle w:val="26"/>
              <w:bidi w:val="0"/>
              <w:rPr>
                <w:rFonts w:hint="default"/>
              </w:rPr>
            </w:pPr>
            <w:r>
              <w:rPr>
                <w:rFonts w:hint="default"/>
              </w:rPr>
              <w:t>2</w:t>
            </w:r>
          </w:p>
        </w:tc>
        <w:tc>
          <w:tcPr>
            <w:tcW w:w="417" w:type="pct"/>
            <w:noWrap w:val="0"/>
            <w:vAlign w:val="center"/>
          </w:tcPr>
          <w:p w14:paraId="5A90F026">
            <w:pPr>
              <w:pStyle w:val="26"/>
              <w:bidi w:val="0"/>
              <w:rPr>
                <w:rFonts w:hint="default"/>
              </w:rPr>
            </w:pPr>
            <w:r>
              <w:rPr>
                <w:rFonts w:hint="default"/>
              </w:rPr>
              <w:t>是</w:t>
            </w:r>
          </w:p>
        </w:tc>
        <w:tc>
          <w:tcPr>
            <w:tcW w:w="920" w:type="pct"/>
            <w:noWrap w:val="0"/>
            <w:vAlign w:val="center"/>
          </w:tcPr>
          <w:p w14:paraId="5A02765F">
            <w:pPr>
              <w:pStyle w:val="26"/>
              <w:bidi w:val="0"/>
              <w:rPr>
                <w:rFonts w:hint="default"/>
              </w:rPr>
            </w:pPr>
            <w:r>
              <w:rPr>
                <w:rFonts w:hint="default"/>
              </w:rPr>
              <w:t>00：成功</w:t>
            </w:r>
          </w:p>
          <w:p w14:paraId="6ADBD8CC">
            <w:pPr>
              <w:pStyle w:val="26"/>
              <w:bidi w:val="0"/>
              <w:rPr>
                <w:rFonts w:hint="default"/>
              </w:rPr>
            </w:pPr>
            <w:r>
              <w:rPr>
                <w:rFonts w:hint="default"/>
              </w:rPr>
              <w:t>其它：失败</w:t>
            </w:r>
          </w:p>
        </w:tc>
      </w:tr>
      <w:tr w14:paraId="32759D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72110A">
            <w:pPr>
              <w:pStyle w:val="26"/>
              <w:bidi w:val="0"/>
              <w:rPr>
                <w:rFonts w:hint="default"/>
              </w:rPr>
            </w:pPr>
            <w:r>
              <w:rPr>
                <w:rFonts w:hint="default"/>
                <w:lang w:val="en-US" w:eastAsia="zh-CN"/>
              </w:rPr>
              <w:t>2</w:t>
            </w:r>
          </w:p>
        </w:tc>
        <w:tc>
          <w:tcPr>
            <w:tcW w:w="1004" w:type="pct"/>
            <w:noWrap w:val="0"/>
            <w:vAlign w:val="center"/>
          </w:tcPr>
          <w:p w14:paraId="6EA03DA7">
            <w:pPr>
              <w:pStyle w:val="26"/>
              <w:bidi w:val="0"/>
              <w:rPr>
                <w:rFonts w:hint="default"/>
              </w:rPr>
            </w:pPr>
            <w:r>
              <w:rPr>
                <w:rFonts w:hint="default"/>
              </w:rPr>
              <w:t>returnmsg</w:t>
            </w:r>
          </w:p>
        </w:tc>
        <w:tc>
          <w:tcPr>
            <w:tcW w:w="1087" w:type="pct"/>
            <w:noWrap w:val="0"/>
            <w:vAlign w:val="center"/>
          </w:tcPr>
          <w:p w14:paraId="353299E1">
            <w:pPr>
              <w:pStyle w:val="26"/>
              <w:bidi w:val="0"/>
              <w:rPr>
                <w:rFonts w:hint="default"/>
              </w:rPr>
            </w:pPr>
            <w:r>
              <w:rPr>
                <w:rFonts w:hint="default"/>
              </w:rPr>
              <w:t>返回信息</w:t>
            </w:r>
          </w:p>
        </w:tc>
        <w:tc>
          <w:tcPr>
            <w:tcW w:w="753" w:type="pct"/>
            <w:noWrap w:val="0"/>
            <w:vAlign w:val="center"/>
          </w:tcPr>
          <w:p w14:paraId="7AF4AFF5">
            <w:pPr>
              <w:pStyle w:val="26"/>
              <w:bidi w:val="0"/>
              <w:rPr>
                <w:rFonts w:hint="default"/>
              </w:rPr>
            </w:pPr>
            <w:r>
              <w:rPr>
                <w:rFonts w:hint="default"/>
              </w:rPr>
              <w:t>varchar</w:t>
            </w:r>
          </w:p>
        </w:tc>
        <w:tc>
          <w:tcPr>
            <w:tcW w:w="418" w:type="pct"/>
            <w:noWrap w:val="0"/>
            <w:vAlign w:val="center"/>
          </w:tcPr>
          <w:p w14:paraId="7FF5F008">
            <w:pPr>
              <w:pStyle w:val="26"/>
              <w:bidi w:val="0"/>
              <w:rPr>
                <w:rFonts w:hint="default"/>
              </w:rPr>
            </w:pPr>
            <w:r>
              <w:rPr>
                <w:rFonts w:hint="default"/>
              </w:rPr>
              <w:t>2000</w:t>
            </w:r>
          </w:p>
        </w:tc>
        <w:tc>
          <w:tcPr>
            <w:tcW w:w="417" w:type="pct"/>
            <w:noWrap w:val="0"/>
            <w:vAlign w:val="center"/>
          </w:tcPr>
          <w:p w14:paraId="11776FD9">
            <w:pPr>
              <w:pStyle w:val="26"/>
              <w:bidi w:val="0"/>
              <w:rPr>
                <w:rFonts w:hint="default"/>
              </w:rPr>
            </w:pPr>
            <w:r>
              <w:rPr>
                <w:rFonts w:hint="default"/>
              </w:rPr>
              <w:t>否</w:t>
            </w:r>
          </w:p>
        </w:tc>
        <w:tc>
          <w:tcPr>
            <w:tcW w:w="920" w:type="pct"/>
            <w:noWrap w:val="0"/>
            <w:vAlign w:val="center"/>
          </w:tcPr>
          <w:p w14:paraId="7F9DFDCE">
            <w:pPr>
              <w:pStyle w:val="26"/>
              <w:bidi w:val="0"/>
              <w:rPr>
                <w:rFonts w:hint="default"/>
              </w:rPr>
            </w:pPr>
            <w:r>
              <w:rPr>
                <w:rFonts w:hint="default"/>
              </w:rPr>
              <w:t>错误信息说明</w:t>
            </w:r>
          </w:p>
        </w:tc>
      </w:tr>
      <w:tr w14:paraId="7423F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49708F6">
            <w:pPr>
              <w:pStyle w:val="26"/>
              <w:bidi w:val="0"/>
              <w:rPr>
                <w:rFonts w:hint="default"/>
              </w:rPr>
            </w:pPr>
            <w:r>
              <w:rPr>
                <w:rFonts w:hint="default"/>
                <w:lang w:val="en-US" w:eastAsia="zh-CN"/>
              </w:rPr>
              <w:t>3</w:t>
            </w:r>
          </w:p>
        </w:tc>
        <w:tc>
          <w:tcPr>
            <w:tcW w:w="1004" w:type="pct"/>
            <w:noWrap w:val="0"/>
            <w:vAlign w:val="center"/>
          </w:tcPr>
          <w:p w14:paraId="3E898C29">
            <w:pPr>
              <w:pStyle w:val="26"/>
              <w:bidi w:val="0"/>
              <w:rPr>
                <w:rFonts w:hint="default"/>
              </w:rPr>
            </w:pPr>
            <w:r>
              <w:rPr>
                <w:rFonts w:hint="default"/>
              </w:rPr>
              <w:t>count</w:t>
            </w:r>
          </w:p>
        </w:tc>
        <w:tc>
          <w:tcPr>
            <w:tcW w:w="1087" w:type="pct"/>
            <w:noWrap w:val="0"/>
            <w:vAlign w:val="center"/>
          </w:tcPr>
          <w:p w14:paraId="4BC32910">
            <w:pPr>
              <w:pStyle w:val="26"/>
              <w:bidi w:val="0"/>
              <w:rPr>
                <w:rFonts w:hint="default"/>
              </w:rPr>
            </w:pPr>
            <w:r>
              <w:rPr>
                <w:rFonts w:hint="default"/>
              </w:rPr>
              <w:t>总数量</w:t>
            </w:r>
          </w:p>
        </w:tc>
        <w:tc>
          <w:tcPr>
            <w:tcW w:w="753" w:type="pct"/>
            <w:noWrap w:val="0"/>
            <w:vAlign w:val="center"/>
          </w:tcPr>
          <w:p w14:paraId="6724CDCB">
            <w:pPr>
              <w:pStyle w:val="26"/>
              <w:bidi w:val="0"/>
              <w:rPr>
                <w:rFonts w:hint="default"/>
              </w:rPr>
            </w:pPr>
            <w:r>
              <w:rPr>
                <w:rFonts w:hint="default"/>
              </w:rPr>
              <w:t>number</w:t>
            </w:r>
          </w:p>
        </w:tc>
        <w:tc>
          <w:tcPr>
            <w:tcW w:w="418" w:type="pct"/>
            <w:noWrap w:val="0"/>
            <w:vAlign w:val="center"/>
          </w:tcPr>
          <w:p w14:paraId="58F659AD">
            <w:pPr>
              <w:pStyle w:val="26"/>
              <w:bidi w:val="0"/>
              <w:rPr>
                <w:rFonts w:hint="default"/>
              </w:rPr>
            </w:pPr>
            <w:r>
              <w:rPr>
                <w:rFonts w:hint="default"/>
              </w:rPr>
              <w:t>10</w:t>
            </w:r>
          </w:p>
        </w:tc>
        <w:tc>
          <w:tcPr>
            <w:tcW w:w="417" w:type="pct"/>
            <w:noWrap w:val="0"/>
            <w:vAlign w:val="center"/>
          </w:tcPr>
          <w:p w14:paraId="3EA926C7">
            <w:pPr>
              <w:pStyle w:val="26"/>
              <w:bidi w:val="0"/>
              <w:rPr>
                <w:rFonts w:hint="default"/>
              </w:rPr>
            </w:pPr>
            <w:r>
              <w:rPr>
                <w:rFonts w:hint="default"/>
              </w:rPr>
              <w:t>是</w:t>
            </w:r>
          </w:p>
        </w:tc>
        <w:tc>
          <w:tcPr>
            <w:tcW w:w="920" w:type="pct"/>
            <w:noWrap w:val="0"/>
            <w:vAlign w:val="center"/>
          </w:tcPr>
          <w:p w14:paraId="187C7E95">
            <w:pPr>
              <w:pStyle w:val="26"/>
              <w:bidi w:val="0"/>
              <w:rPr>
                <w:rFonts w:hint="default"/>
              </w:rPr>
            </w:pPr>
          </w:p>
        </w:tc>
      </w:tr>
      <w:tr w14:paraId="7D96B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844B45">
            <w:pPr>
              <w:pStyle w:val="26"/>
              <w:bidi w:val="0"/>
              <w:rPr>
                <w:rFonts w:hint="default"/>
              </w:rPr>
            </w:pPr>
            <w:r>
              <w:rPr>
                <w:rFonts w:hint="default"/>
                <w:lang w:val="en-US" w:eastAsia="zh-CN"/>
              </w:rPr>
              <w:t>4</w:t>
            </w:r>
          </w:p>
        </w:tc>
        <w:tc>
          <w:tcPr>
            <w:tcW w:w="1004" w:type="pct"/>
            <w:noWrap w:val="0"/>
            <w:vAlign w:val="center"/>
          </w:tcPr>
          <w:p w14:paraId="12473A71">
            <w:pPr>
              <w:pStyle w:val="26"/>
              <w:bidi w:val="0"/>
              <w:rPr>
                <w:rFonts w:hint="default"/>
              </w:rPr>
            </w:pPr>
            <w:r>
              <w:rPr>
                <w:rFonts w:hint="default"/>
              </w:rPr>
              <w:t>csxz</w:t>
            </w:r>
          </w:p>
        </w:tc>
        <w:tc>
          <w:tcPr>
            <w:tcW w:w="1087" w:type="pct"/>
            <w:noWrap w:val="0"/>
            <w:vAlign w:val="center"/>
          </w:tcPr>
          <w:p w14:paraId="6D93B103">
            <w:pPr>
              <w:pStyle w:val="26"/>
              <w:bidi w:val="0"/>
              <w:rPr>
                <w:rFonts w:hint="default"/>
              </w:rPr>
            </w:pPr>
            <w:r>
              <w:rPr>
                <w:rFonts w:hint="default"/>
              </w:rPr>
              <w:t>参数性质</w:t>
            </w:r>
          </w:p>
        </w:tc>
        <w:tc>
          <w:tcPr>
            <w:tcW w:w="753" w:type="pct"/>
            <w:noWrap w:val="0"/>
            <w:vAlign w:val="center"/>
          </w:tcPr>
          <w:p w14:paraId="7DF42167">
            <w:pPr>
              <w:pStyle w:val="26"/>
              <w:bidi w:val="0"/>
              <w:rPr>
                <w:rFonts w:hint="default"/>
              </w:rPr>
            </w:pPr>
            <w:r>
              <w:rPr>
                <w:rFonts w:hint="default"/>
              </w:rPr>
              <w:t>varchar</w:t>
            </w:r>
          </w:p>
        </w:tc>
        <w:tc>
          <w:tcPr>
            <w:tcW w:w="418" w:type="pct"/>
            <w:noWrap w:val="0"/>
            <w:vAlign w:val="center"/>
          </w:tcPr>
          <w:p w14:paraId="0E3B8C4B">
            <w:pPr>
              <w:pStyle w:val="26"/>
              <w:bidi w:val="0"/>
              <w:rPr>
                <w:rFonts w:hint="default"/>
              </w:rPr>
            </w:pPr>
            <w:r>
              <w:rPr>
                <w:rFonts w:hint="default"/>
              </w:rPr>
              <w:t>2</w:t>
            </w:r>
          </w:p>
        </w:tc>
        <w:tc>
          <w:tcPr>
            <w:tcW w:w="417" w:type="pct"/>
            <w:noWrap w:val="0"/>
            <w:vAlign w:val="center"/>
          </w:tcPr>
          <w:p w14:paraId="53A8388D">
            <w:pPr>
              <w:pStyle w:val="26"/>
              <w:bidi w:val="0"/>
              <w:rPr>
                <w:rFonts w:hint="default"/>
              </w:rPr>
            </w:pPr>
            <w:r>
              <w:rPr>
                <w:rFonts w:hint="default"/>
              </w:rPr>
              <w:t>是</w:t>
            </w:r>
          </w:p>
        </w:tc>
        <w:tc>
          <w:tcPr>
            <w:tcW w:w="920" w:type="pct"/>
            <w:noWrap w:val="0"/>
            <w:vAlign w:val="center"/>
          </w:tcPr>
          <w:p w14:paraId="64E42EBE">
            <w:pPr>
              <w:pStyle w:val="26"/>
              <w:bidi w:val="0"/>
              <w:rPr>
                <w:rFonts w:hint="default"/>
              </w:rPr>
            </w:pPr>
            <w:r>
              <w:rPr>
                <w:rFonts w:hint="default"/>
              </w:rPr>
              <w:t>1：税率</w:t>
            </w:r>
          </w:p>
          <w:p w14:paraId="40D45CB4">
            <w:pPr>
              <w:pStyle w:val="26"/>
              <w:bidi w:val="0"/>
              <w:rPr>
                <w:rFonts w:hint="default"/>
              </w:rPr>
            </w:pPr>
            <w:r>
              <w:rPr>
                <w:rFonts w:hint="default"/>
              </w:rPr>
              <w:t>2：征收率</w:t>
            </w:r>
          </w:p>
        </w:tc>
      </w:tr>
      <w:tr w14:paraId="3B8549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956533">
            <w:pPr>
              <w:pStyle w:val="26"/>
              <w:bidi w:val="0"/>
              <w:rPr>
                <w:rFonts w:hint="default"/>
              </w:rPr>
            </w:pPr>
            <w:r>
              <w:rPr>
                <w:rFonts w:hint="default"/>
                <w:lang w:val="en-US" w:eastAsia="zh-CN"/>
              </w:rPr>
              <w:t>5</w:t>
            </w:r>
          </w:p>
        </w:tc>
        <w:tc>
          <w:tcPr>
            <w:tcW w:w="1004" w:type="pct"/>
            <w:noWrap w:val="0"/>
            <w:vAlign w:val="center"/>
          </w:tcPr>
          <w:p w14:paraId="430A88F3">
            <w:pPr>
              <w:pStyle w:val="26"/>
              <w:bidi w:val="0"/>
              <w:rPr>
                <w:rFonts w:hint="default"/>
              </w:rPr>
            </w:pPr>
            <w:r>
              <w:rPr>
                <w:rFonts w:hint="default"/>
              </w:rPr>
              <w:t>slzsl</w:t>
            </w:r>
          </w:p>
        </w:tc>
        <w:tc>
          <w:tcPr>
            <w:tcW w:w="1087" w:type="pct"/>
            <w:noWrap w:val="0"/>
            <w:vAlign w:val="center"/>
          </w:tcPr>
          <w:p w14:paraId="0084D01E">
            <w:pPr>
              <w:pStyle w:val="26"/>
              <w:bidi w:val="0"/>
              <w:rPr>
                <w:rFonts w:hint="default"/>
              </w:rPr>
            </w:pPr>
            <w:r>
              <w:rPr>
                <w:rFonts w:hint="default"/>
              </w:rPr>
              <w:t>税率征收率</w:t>
            </w:r>
          </w:p>
        </w:tc>
        <w:tc>
          <w:tcPr>
            <w:tcW w:w="753" w:type="pct"/>
            <w:noWrap w:val="0"/>
            <w:vAlign w:val="center"/>
          </w:tcPr>
          <w:p w14:paraId="3B7A4393">
            <w:pPr>
              <w:pStyle w:val="26"/>
              <w:bidi w:val="0"/>
              <w:rPr>
                <w:rFonts w:hint="default"/>
              </w:rPr>
            </w:pPr>
            <w:r>
              <w:rPr>
                <w:rFonts w:hint="default"/>
              </w:rPr>
              <w:t>number</w:t>
            </w:r>
          </w:p>
        </w:tc>
        <w:tc>
          <w:tcPr>
            <w:tcW w:w="418" w:type="pct"/>
            <w:noWrap w:val="0"/>
            <w:vAlign w:val="center"/>
          </w:tcPr>
          <w:p w14:paraId="77EA7C63">
            <w:pPr>
              <w:pStyle w:val="26"/>
              <w:bidi w:val="0"/>
              <w:rPr>
                <w:rFonts w:hint="default"/>
              </w:rPr>
            </w:pPr>
            <w:r>
              <w:rPr>
                <w:rFonts w:hint="default"/>
              </w:rPr>
              <w:t>16,6</w:t>
            </w:r>
          </w:p>
        </w:tc>
        <w:tc>
          <w:tcPr>
            <w:tcW w:w="417" w:type="pct"/>
            <w:noWrap w:val="0"/>
            <w:vAlign w:val="center"/>
          </w:tcPr>
          <w:p w14:paraId="17A46726">
            <w:pPr>
              <w:pStyle w:val="26"/>
              <w:bidi w:val="0"/>
              <w:rPr>
                <w:rFonts w:hint="default"/>
              </w:rPr>
            </w:pPr>
            <w:r>
              <w:rPr>
                <w:rFonts w:hint="default"/>
              </w:rPr>
              <w:t>是</w:t>
            </w:r>
          </w:p>
        </w:tc>
        <w:tc>
          <w:tcPr>
            <w:tcW w:w="920" w:type="pct"/>
            <w:noWrap w:val="0"/>
            <w:vAlign w:val="center"/>
          </w:tcPr>
          <w:p w14:paraId="66F45C0C">
            <w:pPr>
              <w:pStyle w:val="26"/>
              <w:bidi w:val="0"/>
              <w:rPr>
                <w:rFonts w:hint="default"/>
              </w:rPr>
            </w:pPr>
          </w:p>
        </w:tc>
      </w:tr>
      <w:tr w14:paraId="734783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93E9620">
            <w:pPr>
              <w:pStyle w:val="26"/>
              <w:bidi w:val="0"/>
              <w:rPr>
                <w:rFonts w:hint="default"/>
              </w:rPr>
            </w:pPr>
            <w:r>
              <w:rPr>
                <w:rFonts w:hint="default"/>
                <w:lang w:val="en-US" w:eastAsia="zh-CN"/>
              </w:rPr>
              <w:t>6</w:t>
            </w:r>
          </w:p>
        </w:tc>
        <w:tc>
          <w:tcPr>
            <w:tcW w:w="1004" w:type="pct"/>
            <w:noWrap w:val="0"/>
            <w:vAlign w:val="center"/>
          </w:tcPr>
          <w:p w14:paraId="7E68D718">
            <w:pPr>
              <w:pStyle w:val="26"/>
              <w:bidi w:val="0"/>
              <w:rPr>
                <w:rFonts w:hint="default"/>
              </w:rPr>
            </w:pPr>
            <w:r>
              <w:rPr>
                <w:rFonts w:hint="default"/>
              </w:rPr>
              <w:t>yslbz</w:t>
            </w:r>
          </w:p>
        </w:tc>
        <w:tc>
          <w:tcPr>
            <w:tcW w:w="1087" w:type="pct"/>
            <w:noWrap w:val="0"/>
            <w:vAlign w:val="center"/>
          </w:tcPr>
          <w:p w14:paraId="3F872E54">
            <w:pPr>
              <w:pStyle w:val="26"/>
              <w:bidi w:val="0"/>
              <w:rPr>
                <w:rFonts w:hint="default"/>
              </w:rPr>
            </w:pPr>
            <w:r>
              <w:rPr>
                <w:rFonts w:hint="default"/>
              </w:rPr>
              <w:t>原税率标志</w:t>
            </w:r>
          </w:p>
        </w:tc>
        <w:tc>
          <w:tcPr>
            <w:tcW w:w="753" w:type="pct"/>
            <w:noWrap w:val="0"/>
            <w:vAlign w:val="center"/>
          </w:tcPr>
          <w:p w14:paraId="73793200">
            <w:pPr>
              <w:pStyle w:val="26"/>
              <w:bidi w:val="0"/>
              <w:rPr>
                <w:rFonts w:hint="default"/>
              </w:rPr>
            </w:pPr>
            <w:r>
              <w:rPr>
                <w:rFonts w:hint="default"/>
              </w:rPr>
              <w:t>varchar</w:t>
            </w:r>
          </w:p>
        </w:tc>
        <w:tc>
          <w:tcPr>
            <w:tcW w:w="418" w:type="pct"/>
            <w:noWrap w:val="0"/>
            <w:vAlign w:val="center"/>
          </w:tcPr>
          <w:p w14:paraId="042973AC">
            <w:pPr>
              <w:pStyle w:val="26"/>
              <w:bidi w:val="0"/>
              <w:rPr>
                <w:rFonts w:hint="default"/>
              </w:rPr>
            </w:pPr>
            <w:r>
              <w:rPr>
                <w:rFonts w:hint="default"/>
              </w:rPr>
              <w:t>1</w:t>
            </w:r>
          </w:p>
        </w:tc>
        <w:tc>
          <w:tcPr>
            <w:tcW w:w="417" w:type="pct"/>
            <w:noWrap w:val="0"/>
            <w:vAlign w:val="center"/>
          </w:tcPr>
          <w:p w14:paraId="5A7C957E">
            <w:pPr>
              <w:pStyle w:val="26"/>
              <w:bidi w:val="0"/>
              <w:rPr>
                <w:rFonts w:hint="default"/>
              </w:rPr>
            </w:pPr>
            <w:r>
              <w:rPr>
                <w:rFonts w:hint="default"/>
              </w:rPr>
              <w:t>是</w:t>
            </w:r>
          </w:p>
        </w:tc>
        <w:tc>
          <w:tcPr>
            <w:tcW w:w="920" w:type="pct"/>
            <w:noWrap w:val="0"/>
            <w:vAlign w:val="center"/>
          </w:tcPr>
          <w:p w14:paraId="56D8AF18">
            <w:pPr>
              <w:pStyle w:val="26"/>
              <w:bidi w:val="0"/>
              <w:rPr>
                <w:rFonts w:hint="default"/>
              </w:rPr>
            </w:pPr>
            <w:r>
              <w:rPr>
                <w:rFonts w:hint="default"/>
              </w:rPr>
              <w:t>Y：</w:t>
            </w:r>
            <w:r>
              <w:rPr>
                <w:rFonts w:hint="default"/>
                <w:lang w:val="en-US" w:eastAsia="zh-CN"/>
              </w:rPr>
              <w:t>是</w:t>
            </w:r>
            <w:r>
              <w:rPr>
                <w:rFonts w:hint="default"/>
              </w:rPr>
              <w:t>原税率</w:t>
            </w:r>
          </w:p>
          <w:p w14:paraId="17900A93">
            <w:pPr>
              <w:pStyle w:val="26"/>
              <w:bidi w:val="0"/>
              <w:rPr>
                <w:rFonts w:hint="default"/>
              </w:rPr>
            </w:pPr>
            <w:r>
              <w:rPr>
                <w:rFonts w:hint="default"/>
              </w:rPr>
              <w:t>N：</w:t>
            </w:r>
            <w:r>
              <w:rPr>
                <w:rFonts w:hint="default"/>
                <w:lang w:val="en-US" w:eastAsia="zh-CN"/>
              </w:rPr>
              <w:t>否</w:t>
            </w:r>
            <w:r>
              <w:rPr>
                <w:rFonts w:hint="default"/>
              </w:rPr>
              <w:t>原税率</w:t>
            </w:r>
          </w:p>
        </w:tc>
      </w:tr>
      <w:tr w14:paraId="74623B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0A649B5">
            <w:pPr>
              <w:pStyle w:val="26"/>
              <w:bidi w:val="0"/>
              <w:rPr>
                <w:rFonts w:hint="default"/>
              </w:rPr>
            </w:pPr>
            <w:r>
              <w:rPr>
                <w:rFonts w:hint="default"/>
                <w:lang w:val="en-US" w:eastAsia="zh-CN"/>
              </w:rPr>
              <w:t>7</w:t>
            </w:r>
          </w:p>
        </w:tc>
        <w:tc>
          <w:tcPr>
            <w:tcW w:w="1004" w:type="pct"/>
            <w:noWrap w:val="0"/>
            <w:vAlign w:val="center"/>
          </w:tcPr>
          <w:p w14:paraId="50A90BED">
            <w:pPr>
              <w:pStyle w:val="26"/>
              <w:bidi w:val="0"/>
              <w:rPr>
                <w:rFonts w:hint="default"/>
              </w:rPr>
            </w:pPr>
            <w:r>
              <w:rPr>
                <w:rFonts w:hint="default"/>
              </w:rPr>
              <w:t>dyysl</w:t>
            </w:r>
          </w:p>
        </w:tc>
        <w:tc>
          <w:tcPr>
            <w:tcW w:w="1087" w:type="pct"/>
            <w:noWrap w:val="0"/>
            <w:vAlign w:val="center"/>
          </w:tcPr>
          <w:p w14:paraId="345D5D55">
            <w:pPr>
              <w:pStyle w:val="26"/>
              <w:bidi w:val="0"/>
              <w:rPr>
                <w:rFonts w:hint="default"/>
              </w:rPr>
            </w:pPr>
            <w:r>
              <w:rPr>
                <w:rFonts w:hint="default"/>
              </w:rPr>
              <w:t>对应原税率</w:t>
            </w:r>
          </w:p>
        </w:tc>
        <w:tc>
          <w:tcPr>
            <w:tcW w:w="753" w:type="pct"/>
            <w:noWrap w:val="0"/>
            <w:vAlign w:val="center"/>
          </w:tcPr>
          <w:p w14:paraId="136D6A12">
            <w:pPr>
              <w:pStyle w:val="26"/>
              <w:bidi w:val="0"/>
              <w:rPr>
                <w:rFonts w:hint="default"/>
              </w:rPr>
            </w:pPr>
            <w:r>
              <w:rPr>
                <w:rFonts w:hint="default"/>
              </w:rPr>
              <w:t>varchar</w:t>
            </w:r>
          </w:p>
        </w:tc>
        <w:tc>
          <w:tcPr>
            <w:tcW w:w="418" w:type="pct"/>
            <w:noWrap w:val="0"/>
            <w:vAlign w:val="center"/>
          </w:tcPr>
          <w:p w14:paraId="2B52B937">
            <w:pPr>
              <w:pStyle w:val="26"/>
              <w:bidi w:val="0"/>
              <w:rPr>
                <w:rFonts w:hint="default"/>
              </w:rPr>
            </w:pPr>
            <w:r>
              <w:rPr>
                <w:rFonts w:hint="default"/>
              </w:rPr>
              <w:t>150</w:t>
            </w:r>
          </w:p>
        </w:tc>
        <w:tc>
          <w:tcPr>
            <w:tcW w:w="417" w:type="pct"/>
            <w:noWrap w:val="0"/>
            <w:vAlign w:val="center"/>
          </w:tcPr>
          <w:p w14:paraId="295404C0">
            <w:pPr>
              <w:pStyle w:val="26"/>
              <w:bidi w:val="0"/>
              <w:rPr>
                <w:rFonts w:hint="default"/>
              </w:rPr>
            </w:pPr>
            <w:r>
              <w:rPr>
                <w:rFonts w:hint="default"/>
              </w:rPr>
              <w:t>否</w:t>
            </w:r>
          </w:p>
        </w:tc>
        <w:tc>
          <w:tcPr>
            <w:tcW w:w="920" w:type="pct"/>
            <w:noWrap w:val="0"/>
            <w:vAlign w:val="center"/>
          </w:tcPr>
          <w:p w14:paraId="09E6BA9A">
            <w:pPr>
              <w:pStyle w:val="26"/>
              <w:bidi w:val="0"/>
              <w:rPr>
                <w:rFonts w:hint="default"/>
              </w:rPr>
            </w:pPr>
            <w:r>
              <w:rPr>
                <w:rFonts w:hint="default"/>
              </w:rPr>
              <w:t>百分比形式、逗号连接</w:t>
            </w:r>
          </w:p>
        </w:tc>
      </w:tr>
      <w:tr w14:paraId="72AE36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2DED59">
            <w:pPr>
              <w:pStyle w:val="26"/>
              <w:bidi w:val="0"/>
              <w:rPr>
                <w:rFonts w:hint="default"/>
              </w:rPr>
            </w:pPr>
            <w:r>
              <w:rPr>
                <w:rFonts w:hint="default"/>
                <w:lang w:val="en-US" w:eastAsia="zh-CN"/>
              </w:rPr>
              <w:t>8</w:t>
            </w:r>
          </w:p>
        </w:tc>
        <w:tc>
          <w:tcPr>
            <w:tcW w:w="1004" w:type="pct"/>
            <w:noWrap w:val="0"/>
            <w:vAlign w:val="center"/>
          </w:tcPr>
          <w:p w14:paraId="6305874F">
            <w:pPr>
              <w:pStyle w:val="26"/>
              <w:bidi w:val="0"/>
              <w:rPr>
                <w:rFonts w:hint="default"/>
              </w:rPr>
            </w:pPr>
            <w:r>
              <w:rPr>
                <w:rFonts w:hint="default"/>
              </w:rPr>
              <w:t>cszt</w:t>
            </w:r>
          </w:p>
        </w:tc>
        <w:tc>
          <w:tcPr>
            <w:tcW w:w="1087" w:type="pct"/>
            <w:noWrap w:val="0"/>
            <w:vAlign w:val="center"/>
          </w:tcPr>
          <w:p w14:paraId="2544C0EA">
            <w:pPr>
              <w:pStyle w:val="26"/>
              <w:bidi w:val="0"/>
              <w:rPr>
                <w:rFonts w:hint="default"/>
              </w:rPr>
            </w:pPr>
            <w:r>
              <w:rPr>
                <w:rFonts w:hint="default"/>
              </w:rPr>
              <w:t>参数状态</w:t>
            </w:r>
          </w:p>
        </w:tc>
        <w:tc>
          <w:tcPr>
            <w:tcW w:w="753" w:type="pct"/>
            <w:noWrap w:val="0"/>
            <w:vAlign w:val="center"/>
          </w:tcPr>
          <w:p w14:paraId="1EBE5E44">
            <w:pPr>
              <w:pStyle w:val="26"/>
              <w:bidi w:val="0"/>
              <w:rPr>
                <w:rFonts w:hint="default"/>
              </w:rPr>
            </w:pPr>
            <w:r>
              <w:rPr>
                <w:rFonts w:hint="default"/>
              </w:rPr>
              <w:t>varchar</w:t>
            </w:r>
          </w:p>
        </w:tc>
        <w:tc>
          <w:tcPr>
            <w:tcW w:w="418" w:type="pct"/>
            <w:noWrap w:val="0"/>
            <w:vAlign w:val="center"/>
          </w:tcPr>
          <w:p w14:paraId="7BC0A33A">
            <w:pPr>
              <w:pStyle w:val="26"/>
              <w:bidi w:val="0"/>
              <w:rPr>
                <w:rFonts w:hint="default"/>
              </w:rPr>
            </w:pPr>
            <w:r>
              <w:rPr>
                <w:rFonts w:hint="default"/>
              </w:rPr>
              <w:t>1</w:t>
            </w:r>
          </w:p>
        </w:tc>
        <w:tc>
          <w:tcPr>
            <w:tcW w:w="417" w:type="pct"/>
            <w:noWrap w:val="0"/>
            <w:vAlign w:val="center"/>
          </w:tcPr>
          <w:p w14:paraId="45523B5A">
            <w:pPr>
              <w:pStyle w:val="26"/>
              <w:bidi w:val="0"/>
              <w:rPr>
                <w:rFonts w:hint="default"/>
              </w:rPr>
            </w:pPr>
            <w:r>
              <w:rPr>
                <w:rFonts w:hint="default"/>
              </w:rPr>
              <w:t>是</w:t>
            </w:r>
          </w:p>
        </w:tc>
        <w:tc>
          <w:tcPr>
            <w:tcW w:w="920" w:type="pct"/>
            <w:noWrap w:val="0"/>
            <w:vAlign w:val="center"/>
          </w:tcPr>
          <w:p w14:paraId="4AABAB48">
            <w:pPr>
              <w:pStyle w:val="26"/>
              <w:bidi w:val="0"/>
              <w:rPr>
                <w:rFonts w:hint="default"/>
              </w:rPr>
            </w:pPr>
            <w:r>
              <w:rPr>
                <w:rFonts w:hint="default"/>
              </w:rPr>
              <w:t>0：启用</w:t>
            </w:r>
          </w:p>
          <w:p w14:paraId="73462140">
            <w:pPr>
              <w:pStyle w:val="26"/>
              <w:bidi w:val="0"/>
              <w:rPr>
                <w:rFonts w:hint="default"/>
              </w:rPr>
            </w:pPr>
            <w:r>
              <w:rPr>
                <w:rFonts w:hint="default"/>
              </w:rPr>
              <w:t>1：停用</w:t>
            </w:r>
          </w:p>
        </w:tc>
      </w:tr>
      <w:tr w14:paraId="2C9055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5AA2BA">
            <w:pPr>
              <w:pStyle w:val="26"/>
              <w:bidi w:val="0"/>
              <w:rPr>
                <w:rFonts w:hint="default"/>
              </w:rPr>
            </w:pPr>
            <w:r>
              <w:rPr>
                <w:rFonts w:hint="default"/>
                <w:lang w:val="en-US" w:eastAsia="zh-CN"/>
              </w:rPr>
              <w:t>9</w:t>
            </w:r>
          </w:p>
        </w:tc>
        <w:tc>
          <w:tcPr>
            <w:tcW w:w="1004" w:type="pct"/>
            <w:noWrap w:val="0"/>
            <w:vAlign w:val="center"/>
          </w:tcPr>
          <w:p w14:paraId="4AF9939A">
            <w:pPr>
              <w:pStyle w:val="26"/>
              <w:bidi w:val="0"/>
              <w:rPr>
                <w:rFonts w:hint="default"/>
              </w:rPr>
            </w:pPr>
            <w:r>
              <w:rPr>
                <w:rFonts w:hint="default"/>
              </w:rPr>
              <w:t>yxqq</w:t>
            </w:r>
          </w:p>
        </w:tc>
        <w:tc>
          <w:tcPr>
            <w:tcW w:w="1087" w:type="pct"/>
            <w:noWrap w:val="0"/>
            <w:vAlign w:val="center"/>
          </w:tcPr>
          <w:p w14:paraId="648AFC5D">
            <w:pPr>
              <w:pStyle w:val="26"/>
              <w:bidi w:val="0"/>
              <w:rPr>
                <w:rFonts w:hint="default"/>
              </w:rPr>
            </w:pPr>
            <w:r>
              <w:rPr>
                <w:rFonts w:hint="default"/>
              </w:rPr>
              <w:t>有效期起</w:t>
            </w:r>
          </w:p>
        </w:tc>
        <w:tc>
          <w:tcPr>
            <w:tcW w:w="753" w:type="pct"/>
            <w:noWrap w:val="0"/>
            <w:vAlign w:val="center"/>
          </w:tcPr>
          <w:p w14:paraId="1A0F58DD">
            <w:pPr>
              <w:pStyle w:val="26"/>
              <w:bidi w:val="0"/>
              <w:rPr>
                <w:rFonts w:hint="default"/>
              </w:rPr>
            </w:pPr>
            <w:r>
              <w:rPr>
                <w:rFonts w:hint="default"/>
              </w:rPr>
              <w:t>date</w:t>
            </w:r>
          </w:p>
        </w:tc>
        <w:tc>
          <w:tcPr>
            <w:tcW w:w="418" w:type="pct"/>
            <w:noWrap w:val="0"/>
            <w:vAlign w:val="center"/>
          </w:tcPr>
          <w:p w14:paraId="04543FB6">
            <w:pPr>
              <w:pStyle w:val="26"/>
              <w:bidi w:val="0"/>
              <w:rPr>
                <w:rFonts w:hint="default"/>
              </w:rPr>
            </w:pPr>
          </w:p>
        </w:tc>
        <w:tc>
          <w:tcPr>
            <w:tcW w:w="417" w:type="pct"/>
            <w:noWrap w:val="0"/>
            <w:vAlign w:val="center"/>
          </w:tcPr>
          <w:p w14:paraId="5EF5B1A2">
            <w:pPr>
              <w:pStyle w:val="26"/>
              <w:bidi w:val="0"/>
              <w:rPr>
                <w:rFonts w:hint="default"/>
              </w:rPr>
            </w:pPr>
            <w:r>
              <w:rPr>
                <w:rFonts w:hint="default"/>
              </w:rPr>
              <w:t>是</w:t>
            </w:r>
          </w:p>
        </w:tc>
        <w:tc>
          <w:tcPr>
            <w:tcW w:w="920" w:type="pct"/>
            <w:noWrap w:val="0"/>
            <w:vAlign w:val="center"/>
          </w:tcPr>
          <w:p w14:paraId="43C71F70">
            <w:pPr>
              <w:pStyle w:val="26"/>
              <w:bidi w:val="0"/>
              <w:rPr>
                <w:rFonts w:hint="default"/>
              </w:rPr>
            </w:pPr>
            <w:r>
              <w:rPr>
                <w:rFonts w:hint="default"/>
              </w:rPr>
              <w:t>时间格式：</w:t>
            </w:r>
          </w:p>
          <w:p w14:paraId="68C8B587">
            <w:pPr>
              <w:pStyle w:val="26"/>
              <w:bidi w:val="0"/>
              <w:rPr>
                <w:rFonts w:hint="default"/>
              </w:rPr>
            </w:pPr>
            <w:r>
              <w:rPr>
                <w:rFonts w:hint="default"/>
              </w:rPr>
              <w:t>yyyy-MM-dd</w:t>
            </w:r>
          </w:p>
        </w:tc>
      </w:tr>
      <w:tr w14:paraId="390C0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7DFC6C">
            <w:pPr>
              <w:pStyle w:val="26"/>
              <w:bidi w:val="0"/>
              <w:rPr>
                <w:rFonts w:hint="default"/>
              </w:rPr>
            </w:pPr>
            <w:r>
              <w:rPr>
                <w:rFonts w:hint="default"/>
                <w:lang w:val="en-US" w:eastAsia="zh-CN"/>
              </w:rPr>
              <w:t>10</w:t>
            </w:r>
          </w:p>
        </w:tc>
        <w:tc>
          <w:tcPr>
            <w:tcW w:w="1004" w:type="pct"/>
            <w:noWrap w:val="0"/>
            <w:vAlign w:val="center"/>
          </w:tcPr>
          <w:p w14:paraId="67FCEBE2">
            <w:pPr>
              <w:pStyle w:val="26"/>
              <w:bidi w:val="0"/>
              <w:rPr>
                <w:rFonts w:hint="default"/>
              </w:rPr>
            </w:pPr>
            <w:r>
              <w:rPr>
                <w:rFonts w:hint="default"/>
              </w:rPr>
              <w:t>yxqz</w:t>
            </w:r>
          </w:p>
        </w:tc>
        <w:tc>
          <w:tcPr>
            <w:tcW w:w="1087" w:type="pct"/>
            <w:noWrap w:val="0"/>
            <w:vAlign w:val="center"/>
          </w:tcPr>
          <w:p w14:paraId="14CC52A7">
            <w:pPr>
              <w:pStyle w:val="26"/>
              <w:bidi w:val="0"/>
              <w:rPr>
                <w:rFonts w:hint="default"/>
              </w:rPr>
            </w:pPr>
            <w:r>
              <w:rPr>
                <w:rFonts w:hint="default"/>
              </w:rPr>
              <w:t>有效期止</w:t>
            </w:r>
          </w:p>
        </w:tc>
        <w:tc>
          <w:tcPr>
            <w:tcW w:w="753" w:type="pct"/>
            <w:noWrap w:val="0"/>
            <w:vAlign w:val="center"/>
          </w:tcPr>
          <w:p w14:paraId="3E036C19">
            <w:pPr>
              <w:pStyle w:val="26"/>
              <w:bidi w:val="0"/>
              <w:rPr>
                <w:rFonts w:hint="default"/>
              </w:rPr>
            </w:pPr>
            <w:r>
              <w:rPr>
                <w:rFonts w:hint="default"/>
              </w:rPr>
              <w:t>date</w:t>
            </w:r>
          </w:p>
        </w:tc>
        <w:tc>
          <w:tcPr>
            <w:tcW w:w="418" w:type="pct"/>
            <w:noWrap w:val="0"/>
            <w:vAlign w:val="center"/>
          </w:tcPr>
          <w:p w14:paraId="2354B024">
            <w:pPr>
              <w:pStyle w:val="26"/>
              <w:bidi w:val="0"/>
              <w:rPr>
                <w:rFonts w:hint="default"/>
              </w:rPr>
            </w:pPr>
          </w:p>
        </w:tc>
        <w:tc>
          <w:tcPr>
            <w:tcW w:w="417" w:type="pct"/>
            <w:noWrap w:val="0"/>
            <w:vAlign w:val="center"/>
          </w:tcPr>
          <w:p w14:paraId="0DC4B2E9">
            <w:pPr>
              <w:pStyle w:val="26"/>
              <w:bidi w:val="0"/>
              <w:rPr>
                <w:rFonts w:hint="default"/>
              </w:rPr>
            </w:pPr>
            <w:r>
              <w:rPr>
                <w:rFonts w:hint="default"/>
              </w:rPr>
              <w:t>否</w:t>
            </w:r>
          </w:p>
        </w:tc>
        <w:tc>
          <w:tcPr>
            <w:tcW w:w="920" w:type="pct"/>
            <w:noWrap w:val="0"/>
            <w:vAlign w:val="center"/>
          </w:tcPr>
          <w:p w14:paraId="0E3EE5F4">
            <w:pPr>
              <w:pStyle w:val="26"/>
              <w:bidi w:val="0"/>
              <w:rPr>
                <w:rFonts w:hint="default"/>
              </w:rPr>
            </w:pPr>
            <w:r>
              <w:rPr>
                <w:rFonts w:hint="default"/>
              </w:rPr>
              <w:t>时间格式：</w:t>
            </w:r>
          </w:p>
          <w:p w14:paraId="53D230D5">
            <w:pPr>
              <w:pStyle w:val="26"/>
              <w:bidi w:val="0"/>
              <w:rPr>
                <w:rFonts w:hint="default"/>
              </w:rPr>
            </w:pPr>
            <w:r>
              <w:rPr>
                <w:rFonts w:hint="default"/>
              </w:rPr>
              <w:t>yyyy-MM-dd</w:t>
            </w:r>
          </w:p>
        </w:tc>
      </w:tr>
      <w:tr w14:paraId="0DD159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56C14D">
            <w:pPr>
              <w:pStyle w:val="26"/>
              <w:bidi w:val="0"/>
              <w:rPr>
                <w:rFonts w:hint="default"/>
              </w:rPr>
            </w:pPr>
            <w:r>
              <w:rPr>
                <w:rFonts w:hint="default"/>
                <w:lang w:val="en-US" w:eastAsia="zh-CN"/>
              </w:rPr>
              <w:t>11</w:t>
            </w:r>
          </w:p>
        </w:tc>
        <w:tc>
          <w:tcPr>
            <w:tcW w:w="1004" w:type="pct"/>
            <w:noWrap w:val="0"/>
            <w:vAlign w:val="center"/>
          </w:tcPr>
          <w:p w14:paraId="35E78377">
            <w:pPr>
              <w:pStyle w:val="26"/>
              <w:bidi w:val="0"/>
              <w:rPr>
                <w:rFonts w:hint="default"/>
              </w:rPr>
            </w:pPr>
            <w:r>
              <w:rPr>
                <w:rFonts w:hint="default"/>
              </w:rPr>
              <w:t>tyrq</w:t>
            </w:r>
          </w:p>
        </w:tc>
        <w:tc>
          <w:tcPr>
            <w:tcW w:w="1087" w:type="pct"/>
            <w:noWrap w:val="0"/>
            <w:vAlign w:val="center"/>
          </w:tcPr>
          <w:p w14:paraId="2C45A67D">
            <w:pPr>
              <w:pStyle w:val="26"/>
              <w:bidi w:val="0"/>
              <w:rPr>
                <w:rFonts w:hint="default"/>
              </w:rPr>
            </w:pPr>
            <w:r>
              <w:rPr>
                <w:rFonts w:hint="default"/>
              </w:rPr>
              <w:t>停用日期</w:t>
            </w:r>
          </w:p>
        </w:tc>
        <w:tc>
          <w:tcPr>
            <w:tcW w:w="753" w:type="pct"/>
            <w:noWrap w:val="0"/>
            <w:vAlign w:val="center"/>
          </w:tcPr>
          <w:p w14:paraId="612E4349">
            <w:pPr>
              <w:pStyle w:val="26"/>
              <w:bidi w:val="0"/>
              <w:rPr>
                <w:rFonts w:hint="default"/>
              </w:rPr>
            </w:pPr>
            <w:r>
              <w:rPr>
                <w:rFonts w:hint="default"/>
              </w:rPr>
              <w:t>date</w:t>
            </w:r>
          </w:p>
        </w:tc>
        <w:tc>
          <w:tcPr>
            <w:tcW w:w="418" w:type="pct"/>
            <w:noWrap w:val="0"/>
            <w:vAlign w:val="center"/>
          </w:tcPr>
          <w:p w14:paraId="5ABE324D">
            <w:pPr>
              <w:pStyle w:val="26"/>
              <w:bidi w:val="0"/>
              <w:rPr>
                <w:rFonts w:hint="default"/>
              </w:rPr>
            </w:pPr>
          </w:p>
        </w:tc>
        <w:tc>
          <w:tcPr>
            <w:tcW w:w="417" w:type="pct"/>
            <w:noWrap w:val="0"/>
            <w:vAlign w:val="center"/>
          </w:tcPr>
          <w:p w14:paraId="458BC31C">
            <w:pPr>
              <w:pStyle w:val="26"/>
              <w:bidi w:val="0"/>
              <w:rPr>
                <w:rFonts w:hint="default"/>
              </w:rPr>
            </w:pPr>
            <w:r>
              <w:rPr>
                <w:rFonts w:hint="default"/>
              </w:rPr>
              <w:t>否</w:t>
            </w:r>
          </w:p>
        </w:tc>
        <w:tc>
          <w:tcPr>
            <w:tcW w:w="920" w:type="pct"/>
            <w:noWrap w:val="0"/>
            <w:vAlign w:val="center"/>
          </w:tcPr>
          <w:p w14:paraId="1F0011AD">
            <w:pPr>
              <w:pStyle w:val="26"/>
              <w:bidi w:val="0"/>
              <w:rPr>
                <w:rFonts w:hint="default"/>
              </w:rPr>
            </w:pPr>
            <w:r>
              <w:rPr>
                <w:rFonts w:hint="default"/>
              </w:rPr>
              <w:t>时间格式：</w:t>
            </w:r>
          </w:p>
          <w:p w14:paraId="2A75F7C3">
            <w:pPr>
              <w:pStyle w:val="26"/>
              <w:bidi w:val="0"/>
              <w:rPr>
                <w:rFonts w:hint="default"/>
              </w:rPr>
            </w:pPr>
            <w:r>
              <w:rPr>
                <w:rFonts w:hint="default"/>
              </w:rPr>
              <w:t>yyyy-MM-dd</w:t>
            </w:r>
          </w:p>
        </w:tc>
      </w:tr>
    </w:tbl>
    <w:p w14:paraId="461AFE00">
      <w:pPr>
        <w:pStyle w:val="6"/>
        <w:bidi w:val="0"/>
        <w:rPr>
          <w:rFonts w:hint="default"/>
        </w:rPr>
      </w:pPr>
      <w:bookmarkStart w:id="284" w:name="_Toc1058"/>
      <w:r>
        <w:rPr>
          <w:rFonts w:hint="default"/>
        </w:rPr>
        <w:t>7.6</w:t>
      </w:r>
      <w:r>
        <w:rPr>
          <w:rFonts w:hint="default"/>
          <w:lang w:val="en-US" w:eastAsia="zh-CN"/>
        </w:rPr>
        <w:t>返回</w:t>
      </w:r>
      <w:r>
        <w:rPr>
          <w:rFonts w:hint="default"/>
        </w:rPr>
        <w:t>报文示例</w:t>
      </w:r>
      <w:bookmarkEnd w:id="284"/>
    </w:p>
    <w:p w14:paraId="4A0F74AD">
      <w:pPr>
        <w:pStyle w:val="5"/>
        <w:bidi w:val="0"/>
        <w:rPr>
          <w:rFonts w:hint="default"/>
        </w:rPr>
      </w:pPr>
      <w:bookmarkStart w:id="285" w:name="_Toc8902"/>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15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AED96F">
            <w:pPr>
              <w:bidi w:val="0"/>
              <w:rPr>
                <w:rFonts w:hint="default"/>
              </w:rPr>
            </w:pPr>
            <w:r>
              <w:rPr>
                <w:rFonts w:hint="default"/>
              </w:rPr>
              <w:t>{</w:t>
            </w:r>
          </w:p>
          <w:p w14:paraId="4AA77D6D">
            <w:pPr>
              <w:bidi w:val="0"/>
              <w:rPr>
                <w:rFonts w:hint="default"/>
              </w:rPr>
            </w:pPr>
            <w:r>
              <w:rPr>
                <w:rFonts w:hint="default"/>
              </w:rPr>
              <w:tab/>
            </w:r>
            <w:r>
              <w:rPr>
                <w:rFonts w:hint="default"/>
              </w:rPr>
              <w:t>"Response": {</w:t>
            </w:r>
          </w:p>
          <w:p w14:paraId="2F41474C">
            <w:pPr>
              <w:bidi w:val="0"/>
              <w:rPr>
                <w:rFonts w:hint="default"/>
              </w:rPr>
            </w:pPr>
            <w:r>
              <w:rPr>
                <w:rFonts w:hint="default"/>
              </w:rPr>
              <w:tab/>
            </w:r>
            <w:r>
              <w:rPr>
                <w:rFonts w:hint="default"/>
              </w:rPr>
              <w:tab/>
            </w:r>
            <w:r>
              <w:rPr>
                <w:rFonts w:hint="default"/>
              </w:rPr>
              <w:t>"RequestId": "16位随机数字和字母组合",</w:t>
            </w:r>
          </w:p>
          <w:p w14:paraId="43700522">
            <w:pPr>
              <w:bidi w:val="0"/>
              <w:rPr>
                <w:rFonts w:hint="default"/>
              </w:rPr>
            </w:pPr>
            <w:r>
              <w:rPr>
                <w:rFonts w:hint="default"/>
              </w:rPr>
              <w:tab/>
            </w:r>
            <w:r>
              <w:rPr>
                <w:rFonts w:hint="default"/>
              </w:rPr>
              <w:tab/>
            </w:r>
            <w:r>
              <w:rPr>
                <w:rFonts w:hint="default"/>
              </w:rPr>
              <w:t>"Data": {</w:t>
            </w:r>
          </w:p>
          <w:p w14:paraId="094443EF">
            <w:pPr>
              <w:bidi w:val="0"/>
              <w:rPr>
                <w:rFonts w:hint="default"/>
              </w:rPr>
            </w:pPr>
            <w:r>
              <w:rPr>
                <w:rFonts w:hint="default"/>
              </w:rPr>
              <w:tab/>
            </w:r>
            <w:r>
              <w:rPr>
                <w:rFonts w:hint="default"/>
              </w:rPr>
              <w:tab/>
            </w:r>
            <w:r>
              <w:rPr>
                <w:rFonts w:hint="default"/>
              </w:rPr>
              <w:tab/>
            </w:r>
            <w:r>
              <w:rPr>
                <w:rFonts w:hint="default"/>
              </w:rPr>
              <w:t>"returncode": "00",</w:t>
            </w:r>
          </w:p>
          <w:p w14:paraId="2B2EFFA9">
            <w:pPr>
              <w:bidi w:val="0"/>
              <w:rPr>
                <w:rFonts w:hint="default"/>
              </w:rPr>
            </w:pPr>
            <w:r>
              <w:rPr>
                <w:rFonts w:hint="default"/>
              </w:rPr>
              <w:tab/>
            </w:r>
            <w:r>
              <w:rPr>
                <w:rFonts w:hint="default"/>
              </w:rPr>
              <w:tab/>
            </w:r>
            <w:r>
              <w:rPr>
                <w:rFonts w:hint="default"/>
              </w:rPr>
              <w:tab/>
            </w:r>
            <w:r>
              <w:rPr>
                <w:rFonts w:hint="default"/>
              </w:rPr>
              <w:t>"returnmsg": "成功",</w:t>
            </w:r>
          </w:p>
          <w:p w14:paraId="186E531F">
            <w:pPr>
              <w:bidi w:val="0"/>
              <w:rPr>
                <w:rFonts w:hint="default"/>
              </w:rPr>
            </w:pPr>
            <w:r>
              <w:rPr>
                <w:rFonts w:hint="default"/>
              </w:rPr>
              <w:tab/>
            </w:r>
            <w:r>
              <w:rPr>
                <w:rFonts w:hint="default"/>
              </w:rPr>
              <w:tab/>
            </w:r>
            <w:r>
              <w:rPr>
                <w:rFonts w:hint="default"/>
              </w:rPr>
              <w:tab/>
            </w:r>
            <w:r>
              <w:rPr>
                <w:rFonts w:hint="default"/>
              </w:rPr>
              <w:t>"count": "总数量",</w:t>
            </w:r>
          </w:p>
          <w:p w14:paraId="5DD3D24D">
            <w:pPr>
              <w:bidi w:val="0"/>
              <w:rPr>
                <w:rFonts w:hint="default"/>
              </w:rPr>
            </w:pPr>
            <w:r>
              <w:rPr>
                <w:rFonts w:hint="default"/>
              </w:rPr>
              <w:tab/>
            </w:r>
            <w:r>
              <w:rPr>
                <w:rFonts w:hint="default"/>
              </w:rPr>
              <w:tab/>
            </w:r>
            <w:r>
              <w:rPr>
                <w:rFonts w:hint="default"/>
              </w:rPr>
              <w:tab/>
            </w:r>
            <w:r>
              <w:rPr>
                <w:rFonts w:hint="default"/>
              </w:rPr>
              <w:t>"slzslList": [</w:t>
            </w:r>
          </w:p>
          <w:p w14:paraId="04286BC0">
            <w:pPr>
              <w:bidi w:val="0"/>
              <w:rPr>
                <w:rFonts w:hint="default"/>
              </w:rPr>
            </w:pPr>
            <w:r>
              <w:rPr>
                <w:rFonts w:hint="default"/>
              </w:rPr>
              <w:tab/>
            </w:r>
            <w:r>
              <w:rPr>
                <w:rFonts w:hint="default"/>
              </w:rPr>
              <w:tab/>
            </w:r>
            <w:r>
              <w:rPr>
                <w:rFonts w:hint="default"/>
              </w:rPr>
              <w:tab/>
            </w:r>
            <w:r>
              <w:rPr>
                <w:rFonts w:hint="default"/>
              </w:rPr>
              <w:tab/>
            </w:r>
            <w:r>
              <w:rPr>
                <w:rFonts w:hint="default"/>
              </w:rPr>
              <w:t>{</w:t>
            </w:r>
          </w:p>
          <w:p w14:paraId="2CCD0419">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"csxz": "参数性质",</w:t>
            </w:r>
          </w:p>
          <w:p w14:paraId="5B45355E">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"slzsl": "税率征收率",</w:t>
            </w:r>
          </w:p>
          <w:p w14:paraId="09F06D65">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"yslbz": "原税率标志",</w:t>
            </w:r>
          </w:p>
          <w:p w14:paraId="5C7F032F">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"dyysl": "对应原税率",</w:t>
            </w:r>
          </w:p>
          <w:p w14:paraId="4D1385D3">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"cszt": "参数状态",</w:t>
            </w:r>
          </w:p>
          <w:p w14:paraId="1016ADF1">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"yxqq": "有效期起",</w:t>
            </w:r>
          </w:p>
          <w:p w14:paraId="6520BE6C">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"yxqz": "有效期止",</w:t>
            </w:r>
          </w:p>
          <w:p w14:paraId="0EF21680">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"tyrq": "停用日期"</w:t>
            </w:r>
          </w:p>
          <w:p w14:paraId="3C7C9639">
            <w:pPr>
              <w:bidi w:val="0"/>
              <w:rPr>
                <w:rFonts w:hint="default"/>
              </w:rPr>
            </w:pPr>
            <w:r>
              <w:rPr>
                <w:rFonts w:hint="default"/>
              </w:rPr>
              <w:tab/>
            </w:r>
            <w:r>
              <w:rPr>
                <w:rFonts w:hint="default"/>
              </w:rPr>
              <w:tab/>
            </w:r>
            <w:r>
              <w:rPr>
                <w:rFonts w:hint="default"/>
              </w:rPr>
              <w:tab/>
            </w:r>
            <w:r>
              <w:rPr>
                <w:rFonts w:hint="default"/>
              </w:rPr>
              <w:tab/>
            </w:r>
            <w:r>
              <w:rPr>
                <w:rFonts w:hint="default"/>
              </w:rPr>
              <w:t>}</w:t>
            </w:r>
          </w:p>
          <w:p w14:paraId="10D12220">
            <w:pPr>
              <w:bidi w:val="0"/>
              <w:rPr>
                <w:rFonts w:hint="default"/>
              </w:rPr>
            </w:pPr>
            <w:r>
              <w:rPr>
                <w:rFonts w:hint="default"/>
              </w:rPr>
              <w:tab/>
            </w:r>
            <w:r>
              <w:rPr>
                <w:rFonts w:hint="default"/>
              </w:rPr>
              <w:tab/>
            </w:r>
            <w:r>
              <w:rPr>
                <w:rFonts w:hint="default"/>
              </w:rPr>
              <w:tab/>
            </w:r>
            <w:r>
              <w:rPr>
                <w:rFonts w:hint="default"/>
              </w:rPr>
              <w:t>]</w:t>
            </w:r>
          </w:p>
          <w:p w14:paraId="17C21973">
            <w:pPr>
              <w:bidi w:val="0"/>
              <w:rPr>
                <w:rFonts w:hint="default"/>
              </w:rPr>
            </w:pPr>
            <w:r>
              <w:rPr>
                <w:rFonts w:hint="default"/>
              </w:rPr>
              <w:tab/>
            </w:r>
            <w:r>
              <w:rPr>
                <w:rFonts w:hint="default"/>
              </w:rPr>
              <w:tab/>
            </w:r>
            <w:r>
              <w:rPr>
                <w:rFonts w:hint="default"/>
              </w:rPr>
              <w:t>}</w:t>
            </w:r>
          </w:p>
          <w:p w14:paraId="6CCF5BEA">
            <w:pPr>
              <w:bidi w:val="0"/>
              <w:rPr>
                <w:rFonts w:hint="default"/>
              </w:rPr>
            </w:pPr>
            <w:r>
              <w:rPr>
                <w:rFonts w:hint="default"/>
              </w:rPr>
              <w:tab/>
            </w:r>
            <w:r>
              <w:rPr>
                <w:rFonts w:hint="default"/>
              </w:rPr>
              <w:t>}</w:t>
            </w:r>
          </w:p>
          <w:p w14:paraId="3B1C0E95">
            <w:pPr>
              <w:bidi w:val="0"/>
              <w:rPr>
                <w:rFonts w:hint="default"/>
              </w:rPr>
            </w:pPr>
            <w:r>
              <w:rPr>
                <w:rFonts w:hint="default"/>
              </w:rPr>
              <w:t>}</w:t>
            </w:r>
          </w:p>
        </w:tc>
      </w:tr>
    </w:tbl>
    <w:p w14:paraId="5EBB8CF9">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543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321DF9">
            <w:pPr>
              <w:bidi w:val="0"/>
              <w:rPr>
                <w:rFonts w:hint="default"/>
              </w:rPr>
            </w:pPr>
            <w:r>
              <w:rPr>
                <w:rFonts w:hint="default"/>
              </w:rPr>
              <w:t>{</w:t>
            </w:r>
          </w:p>
          <w:p w14:paraId="1C72BA0B">
            <w:pPr>
              <w:bidi w:val="0"/>
              <w:rPr>
                <w:rFonts w:hint="default"/>
              </w:rPr>
            </w:pPr>
            <w:r>
              <w:rPr>
                <w:rFonts w:hint="default"/>
              </w:rPr>
              <w:tab/>
            </w:r>
            <w:r>
              <w:rPr>
                <w:rFonts w:hint="default"/>
              </w:rPr>
              <w:t>"Response":{</w:t>
            </w:r>
          </w:p>
          <w:p w14:paraId="01428EC9">
            <w:pPr>
              <w:bidi w:val="0"/>
              <w:rPr>
                <w:rFonts w:hint="default"/>
              </w:rPr>
            </w:pPr>
            <w:r>
              <w:rPr>
                <w:rFonts w:hint="default"/>
              </w:rPr>
              <w:tab/>
            </w:r>
            <w:r>
              <w:rPr>
                <w:rFonts w:hint="default"/>
              </w:rPr>
              <w:tab/>
            </w:r>
            <w:r>
              <w:rPr>
                <w:rFonts w:hint="default"/>
              </w:rPr>
              <w:t>"RequestId": "16位随机数字和字母组合",</w:t>
            </w:r>
          </w:p>
          <w:p w14:paraId="16CC9844">
            <w:pPr>
              <w:bidi w:val="0"/>
              <w:rPr>
                <w:rFonts w:hint="default"/>
              </w:rPr>
            </w:pPr>
            <w:r>
              <w:rPr>
                <w:rFonts w:hint="default"/>
              </w:rPr>
              <w:tab/>
            </w:r>
            <w:r>
              <w:rPr>
                <w:rFonts w:hint="default"/>
              </w:rPr>
              <w:tab/>
            </w:r>
            <w:r>
              <w:rPr>
                <w:rFonts w:hint="default"/>
              </w:rPr>
              <w:t>"Error":{</w:t>
            </w:r>
          </w:p>
          <w:p w14:paraId="19588FBC">
            <w:pPr>
              <w:bidi w:val="0"/>
              <w:rPr>
                <w:rFonts w:hint="default"/>
              </w:rPr>
            </w:pPr>
            <w:r>
              <w:rPr>
                <w:rFonts w:hint="default"/>
              </w:rPr>
              <w:tab/>
            </w:r>
            <w:r>
              <w:rPr>
                <w:rFonts w:hint="default"/>
              </w:rPr>
              <w:tab/>
            </w:r>
            <w:r>
              <w:rPr>
                <w:rFonts w:hint="default"/>
              </w:rPr>
              <w:tab/>
            </w:r>
            <w:r>
              <w:rPr>
                <w:rFonts w:hint="default"/>
              </w:rPr>
              <w:t>"Code": "01”,</w:t>
            </w:r>
          </w:p>
          <w:p w14:paraId="79B19F98">
            <w:pPr>
              <w:bidi w:val="0"/>
              <w:rPr>
                <w:rFonts w:hint="default"/>
              </w:rPr>
            </w:pPr>
            <w:r>
              <w:rPr>
                <w:rFonts w:hint="default"/>
              </w:rPr>
              <w:tab/>
            </w:r>
            <w:r>
              <w:rPr>
                <w:rFonts w:hint="default"/>
              </w:rPr>
              <w:tab/>
            </w:r>
            <w:r>
              <w:rPr>
                <w:rFonts w:hint="default"/>
              </w:rPr>
              <w:tab/>
            </w:r>
            <w:r>
              <w:rPr>
                <w:rFonts w:hint="default"/>
              </w:rPr>
              <w:t>"Message": "错误说明"</w:t>
            </w:r>
          </w:p>
          <w:p w14:paraId="596D6AF3">
            <w:pPr>
              <w:bidi w:val="0"/>
              <w:rPr>
                <w:rFonts w:hint="default"/>
              </w:rPr>
            </w:pPr>
            <w:r>
              <w:rPr>
                <w:rFonts w:hint="default"/>
              </w:rPr>
              <w:t>}</w:t>
            </w:r>
          </w:p>
          <w:p w14:paraId="4D89963D">
            <w:pPr>
              <w:bidi w:val="0"/>
              <w:rPr>
                <w:rFonts w:hint="default"/>
              </w:rPr>
            </w:pPr>
            <w:r>
              <w:rPr>
                <w:rFonts w:hint="default"/>
              </w:rPr>
              <w:tab/>
            </w:r>
            <w:r>
              <w:rPr>
                <w:rFonts w:hint="default"/>
              </w:rPr>
              <w:t>}</w:t>
            </w:r>
          </w:p>
          <w:p w14:paraId="22699D9C">
            <w:pPr>
              <w:bidi w:val="0"/>
              <w:rPr>
                <w:rFonts w:hint="default"/>
              </w:rPr>
            </w:pPr>
            <w:r>
              <w:rPr>
                <w:rFonts w:hint="default"/>
              </w:rPr>
              <w:t>}</w:t>
            </w:r>
          </w:p>
        </w:tc>
      </w:tr>
    </w:tbl>
    <w:p w14:paraId="096A9B37">
      <w:pPr>
        <w:pStyle w:val="4"/>
        <w:widowControl/>
        <w:spacing w:beforeAutospacing="0" w:afterAutospacing="0" w:line="408" w:lineRule="auto"/>
        <w:rPr>
          <w:rFonts w:hint="default" w:ascii="Times New Roman" w:hAnsi="Times New Roman" w:eastAsia="宋体" w:cs="Times New Roman"/>
          <w:sz w:val="28"/>
          <w:szCs w:val="28"/>
        </w:rPr>
      </w:pPr>
      <w:bookmarkStart w:id="286" w:name="_Toc10167"/>
      <w:bookmarkStart w:id="287" w:name="_Toc17858"/>
      <w:r>
        <w:rPr>
          <w:rFonts w:hint="default" w:ascii="Times New Roman" w:hAnsi="Times New Roman" w:eastAsia="宋体" w:cs="Times New Roman"/>
          <w:sz w:val="28"/>
          <w:szCs w:val="28"/>
        </w:rPr>
        <w:t>8.查询税收分类编码信息</w:t>
      </w:r>
      <w:bookmarkEnd w:id="285"/>
      <w:bookmarkEnd w:id="286"/>
      <w:bookmarkEnd w:id="287"/>
    </w:p>
    <w:p w14:paraId="09B5BF81">
      <w:pPr>
        <w:pStyle w:val="6"/>
        <w:bidi w:val="0"/>
        <w:rPr>
          <w:rFonts w:hint="default"/>
        </w:rPr>
      </w:pPr>
      <w:bookmarkStart w:id="288" w:name="_Toc12169"/>
      <w:r>
        <w:rPr>
          <w:rFonts w:hint="default"/>
        </w:rPr>
        <w:t>8.1接口说明</w:t>
      </w:r>
      <w:bookmarkEnd w:id="288"/>
    </w:p>
    <w:p w14:paraId="0F14ECBD">
      <w:pPr>
        <w:pStyle w:val="5"/>
        <w:bidi w:val="0"/>
        <w:rPr>
          <w:rFonts w:hint="default"/>
        </w:rPr>
      </w:pPr>
      <w:r>
        <w:rPr>
          <w:rFonts w:hint="default"/>
        </w:rPr>
        <w:t>向企业提供查询商品税收分类编码信息的功能，企业可将查询的编码信息保存在本地。在开票时选择保存在本地的税收分类编码。</w:t>
      </w:r>
    </w:p>
    <w:p w14:paraId="7559C2CD">
      <w:pPr>
        <w:pStyle w:val="6"/>
        <w:bidi w:val="0"/>
        <w:rPr>
          <w:rFonts w:hint="default"/>
        </w:rPr>
      </w:pPr>
      <w:bookmarkStart w:id="289" w:name="_Toc6801"/>
      <w:r>
        <w:rPr>
          <w:rFonts w:hint="default"/>
        </w:rPr>
        <w:t>8.2请求方式</w:t>
      </w:r>
      <w:bookmarkEnd w:id="289"/>
    </w:p>
    <w:p w14:paraId="26561D96">
      <w:pPr>
        <w:pStyle w:val="5"/>
        <w:bidi w:val="0"/>
        <w:rPr>
          <w:rFonts w:hint="default"/>
        </w:rPr>
      </w:pPr>
      <w:r>
        <w:rPr>
          <w:rFonts w:hint="default"/>
        </w:rPr>
        <w:t>请求方式为POST</w:t>
      </w:r>
    </w:p>
    <w:p w14:paraId="6636F709">
      <w:pPr>
        <w:pStyle w:val="5"/>
        <w:bidi w:val="0"/>
        <w:rPr>
          <w:rFonts w:hint="default"/>
        </w:rPr>
      </w:pPr>
      <w:r>
        <w:rPr>
          <w:rFonts w:hint="default"/>
        </w:rPr>
        <w:t>●</w:t>
      </w:r>
      <w:r>
        <w:rPr>
          <w:rFonts w:hint="default"/>
          <w:lang w:val="en-US"/>
        </w:rPr>
        <w:t xml:space="preserve"> </w:t>
      </w:r>
      <w:r>
        <w:rPr>
          <w:rFonts w:hint="default"/>
        </w:rPr>
        <w:t>path指该参数为路径参数</w:t>
      </w:r>
    </w:p>
    <w:p w14:paraId="2C19C185">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297B0913">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28DDBB74">
      <w:pPr>
        <w:pStyle w:val="6"/>
        <w:bidi w:val="0"/>
        <w:rPr>
          <w:rFonts w:hint="default"/>
          <w:lang w:eastAsia="zh-CN"/>
        </w:rPr>
      </w:pPr>
      <w:bookmarkStart w:id="290" w:name="_Toc880"/>
      <w:r>
        <w:rPr>
          <w:rFonts w:hint="default"/>
        </w:rPr>
        <w:t>8.3</w:t>
      </w:r>
      <w:r>
        <w:rPr>
          <w:rFonts w:hint="default"/>
          <w:lang w:eastAsia="zh-CN"/>
        </w:rPr>
        <w:t>请求参数</w:t>
      </w:r>
      <w:bookmarkEnd w:id="290"/>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45"/>
        <w:gridCol w:w="1780"/>
        <w:gridCol w:w="1210"/>
        <w:gridCol w:w="639"/>
        <w:gridCol w:w="733"/>
        <w:gridCol w:w="1918"/>
      </w:tblGrid>
      <w:tr w14:paraId="4CD4F6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407" w:type="pct"/>
            <w:tcBorders>
              <w:top w:val="single" w:color="auto" w:sz="12" w:space="0"/>
              <w:bottom w:val="single" w:color="auto" w:sz="6" w:space="0"/>
            </w:tcBorders>
            <w:shd w:val="clear" w:color="auto" w:fill="D8D8D8"/>
            <w:noWrap w:val="0"/>
            <w:vAlign w:val="center"/>
          </w:tcPr>
          <w:p w14:paraId="3C7C742A">
            <w:pPr>
              <w:pStyle w:val="25"/>
              <w:bidi w:val="0"/>
              <w:rPr>
                <w:rFonts w:hint="default"/>
              </w:rPr>
            </w:pPr>
            <w:r>
              <w:rPr>
                <w:rFonts w:hint="default"/>
              </w:rPr>
              <w:t>序号</w:t>
            </w:r>
          </w:p>
        </w:tc>
        <w:tc>
          <w:tcPr>
            <w:tcW w:w="906" w:type="pct"/>
            <w:tcBorders>
              <w:top w:val="single" w:color="auto" w:sz="12" w:space="0"/>
              <w:bottom w:val="single" w:color="auto" w:sz="6" w:space="0"/>
            </w:tcBorders>
            <w:shd w:val="clear" w:color="auto" w:fill="D8D8D8"/>
            <w:noWrap w:val="0"/>
            <w:vAlign w:val="center"/>
          </w:tcPr>
          <w:p w14:paraId="078E9893">
            <w:pPr>
              <w:pStyle w:val="25"/>
              <w:bidi w:val="0"/>
              <w:rPr>
                <w:rFonts w:hint="default"/>
              </w:rPr>
            </w:pPr>
            <w:r>
              <w:rPr>
                <w:rFonts w:hint="default"/>
              </w:rPr>
              <w:t>数据项标识</w:t>
            </w:r>
          </w:p>
        </w:tc>
        <w:tc>
          <w:tcPr>
            <w:tcW w:w="1044" w:type="pct"/>
            <w:tcBorders>
              <w:top w:val="single" w:color="auto" w:sz="12" w:space="0"/>
              <w:bottom w:val="single" w:color="auto" w:sz="6" w:space="0"/>
            </w:tcBorders>
            <w:shd w:val="clear" w:color="auto" w:fill="D8D8D8"/>
            <w:noWrap w:val="0"/>
            <w:vAlign w:val="center"/>
          </w:tcPr>
          <w:p w14:paraId="0A509F5B">
            <w:pPr>
              <w:pStyle w:val="25"/>
              <w:bidi w:val="0"/>
              <w:rPr>
                <w:rFonts w:hint="default"/>
              </w:rPr>
            </w:pPr>
            <w:r>
              <w:rPr>
                <w:rFonts w:hint="default"/>
              </w:rPr>
              <w:t>数据项名称</w:t>
            </w:r>
          </w:p>
        </w:tc>
        <w:tc>
          <w:tcPr>
            <w:tcW w:w="710" w:type="pct"/>
            <w:tcBorders>
              <w:top w:val="single" w:color="auto" w:sz="12" w:space="0"/>
              <w:bottom w:val="single" w:color="auto" w:sz="6" w:space="0"/>
            </w:tcBorders>
            <w:shd w:val="clear" w:color="auto" w:fill="D8D8D8"/>
            <w:noWrap w:val="0"/>
            <w:vAlign w:val="center"/>
          </w:tcPr>
          <w:p w14:paraId="1FA92E19">
            <w:pPr>
              <w:pStyle w:val="25"/>
              <w:bidi w:val="0"/>
              <w:rPr>
                <w:rFonts w:hint="default"/>
              </w:rPr>
            </w:pPr>
            <w:r>
              <w:rPr>
                <w:rFonts w:hint="default"/>
              </w:rPr>
              <w:t>字段类型</w:t>
            </w:r>
          </w:p>
        </w:tc>
        <w:tc>
          <w:tcPr>
            <w:tcW w:w="375" w:type="pct"/>
            <w:tcBorders>
              <w:top w:val="single" w:color="auto" w:sz="12" w:space="0"/>
              <w:bottom w:val="single" w:color="auto" w:sz="6" w:space="0"/>
            </w:tcBorders>
            <w:shd w:val="clear" w:color="auto" w:fill="D8D8D8"/>
            <w:noWrap w:val="0"/>
            <w:vAlign w:val="center"/>
          </w:tcPr>
          <w:p w14:paraId="152DABE8">
            <w:pPr>
              <w:pStyle w:val="25"/>
              <w:bidi w:val="0"/>
              <w:rPr>
                <w:rFonts w:hint="default"/>
              </w:rPr>
            </w:pPr>
            <w:r>
              <w:rPr>
                <w:rFonts w:hint="default"/>
              </w:rPr>
              <w:t>长度</w:t>
            </w:r>
          </w:p>
        </w:tc>
        <w:tc>
          <w:tcPr>
            <w:tcW w:w="430" w:type="pct"/>
            <w:tcBorders>
              <w:top w:val="single" w:color="auto" w:sz="12" w:space="0"/>
              <w:bottom w:val="single" w:color="auto" w:sz="6" w:space="0"/>
            </w:tcBorders>
            <w:shd w:val="clear" w:color="auto" w:fill="D8D8D8"/>
            <w:noWrap w:val="0"/>
            <w:vAlign w:val="center"/>
          </w:tcPr>
          <w:p w14:paraId="0B4B41A0">
            <w:pPr>
              <w:pStyle w:val="25"/>
              <w:bidi w:val="0"/>
              <w:rPr>
                <w:rFonts w:hint="default"/>
              </w:rPr>
            </w:pPr>
            <w:r>
              <w:rPr>
                <w:rFonts w:hint="default"/>
              </w:rPr>
              <w:t>必须</w:t>
            </w:r>
          </w:p>
        </w:tc>
        <w:tc>
          <w:tcPr>
            <w:tcW w:w="1125" w:type="pct"/>
            <w:tcBorders>
              <w:top w:val="single" w:color="auto" w:sz="12" w:space="0"/>
              <w:bottom w:val="single" w:color="auto" w:sz="6" w:space="0"/>
            </w:tcBorders>
            <w:shd w:val="clear" w:color="auto" w:fill="D8D8D8"/>
            <w:noWrap w:val="0"/>
            <w:vAlign w:val="center"/>
          </w:tcPr>
          <w:p w14:paraId="60A436A7">
            <w:pPr>
              <w:pStyle w:val="25"/>
              <w:bidi w:val="0"/>
              <w:rPr>
                <w:rFonts w:hint="default"/>
              </w:rPr>
            </w:pPr>
            <w:r>
              <w:rPr>
                <w:rFonts w:hint="default"/>
              </w:rPr>
              <w:t>说明</w:t>
            </w:r>
          </w:p>
        </w:tc>
      </w:tr>
      <w:tr w14:paraId="3C520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07" w:type="pct"/>
            <w:tcBorders>
              <w:top w:val="single" w:color="auto" w:sz="6" w:space="0"/>
            </w:tcBorders>
            <w:noWrap w:val="0"/>
            <w:vAlign w:val="center"/>
          </w:tcPr>
          <w:p w14:paraId="1086E6A8">
            <w:pPr>
              <w:pStyle w:val="26"/>
              <w:bidi w:val="0"/>
              <w:rPr>
                <w:rFonts w:hint="default"/>
              </w:rPr>
            </w:pPr>
            <w:r>
              <w:rPr>
                <w:rFonts w:hint="default"/>
                <w:lang w:val="en-US" w:eastAsia="zh-CN"/>
              </w:rPr>
              <w:t>1</w:t>
            </w:r>
          </w:p>
        </w:tc>
        <w:tc>
          <w:tcPr>
            <w:tcW w:w="906" w:type="pct"/>
            <w:tcBorders>
              <w:top w:val="single" w:color="auto" w:sz="6" w:space="0"/>
            </w:tcBorders>
            <w:noWrap w:val="0"/>
            <w:vAlign w:val="center"/>
          </w:tcPr>
          <w:p w14:paraId="426D20A5">
            <w:pPr>
              <w:pStyle w:val="26"/>
              <w:bidi w:val="0"/>
              <w:rPr>
                <w:rFonts w:hint="default"/>
              </w:rPr>
            </w:pPr>
            <w:r>
              <w:rPr>
                <w:rFonts w:hint="default"/>
              </w:rPr>
              <w:t>nsrsbh</w:t>
            </w:r>
          </w:p>
        </w:tc>
        <w:tc>
          <w:tcPr>
            <w:tcW w:w="1044" w:type="pct"/>
            <w:tcBorders>
              <w:top w:val="single" w:color="auto" w:sz="6" w:space="0"/>
            </w:tcBorders>
            <w:noWrap w:val="0"/>
            <w:vAlign w:val="center"/>
          </w:tcPr>
          <w:p w14:paraId="0DAFC947">
            <w:pPr>
              <w:pStyle w:val="26"/>
              <w:bidi w:val="0"/>
              <w:rPr>
                <w:rFonts w:hint="default"/>
              </w:rPr>
            </w:pPr>
            <w:r>
              <w:rPr>
                <w:rFonts w:hint="default"/>
              </w:rPr>
              <w:t>纳税人识别号/统一社会信用代码</w:t>
            </w:r>
          </w:p>
        </w:tc>
        <w:tc>
          <w:tcPr>
            <w:tcW w:w="710" w:type="pct"/>
            <w:tcBorders>
              <w:top w:val="single" w:color="auto" w:sz="6" w:space="0"/>
            </w:tcBorders>
            <w:noWrap w:val="0"/>
            <w:vAlign w:val="center"/>
          </w:tcPr>
          <w:p w14:paraId="2E78711A">
            <w:pPr>
              <w:pStyle w:val="26"/>
              <w:bidi w:val="0"/>
              <w:rPr>
                <w:rFonts w:hint="default"/>
              </w:rPr>
            </w:pPr>
            <w:r>
              <w:rPr>
                <w:rFonts w:hint="default"/>
              </w:rPr>
              <w:t>varchar</w:t>
            </w:r>
          </w:p>
        </w:tc>
        <w:tc>
          <w:tcPr>
            <w:tcW w:w="375" w:type="pct"/>
            <w:tcBorders>
              <w:top w:val="single" w:color="auto" w:sz="6" w:space="0"/>
            </w:tcBorders>
            <w:noWrap w:val="0"/>
            <w:vAlign w:val="center"/>
          </w:tcPr>
          <w:p w14:paraId="11B7CE4C">
            <w:pPr>
              <w:pStyle w:val="26"/>
              <w:bidi w:val="0"/>
              <w:rPr>
                <w:rFonts w:hint="default"/>
                <w:lang w:eastAsia="zh-CN"/>
              </w:rPr>
            </w:pPr>
            <w:r>
              <w:rPr>
                <w:rFonts w:hint="default"/>
              </w:rPr>
              <w:t>2</w:t>
            </w:r>
            <w:r>
              <w:rPr>
                <w:rFonts w:hint="default"/>
                <w:lang w:val="en-US" w:eastAsia="zh-CN"/>
              </w:rPr>
              <w:t>0</w:t>
            </w:r>
          </w:p>
        </w:tc>
        <w:tc>
          <w:tcPr>
            <w:tcW w:w="430" w:type="pct"/>
            <w:tcBorders>
              <w:top w:val="single" w:color="auto" w:sz="6" w:space="0"/>
            </w:tcBorders>
            <w:noWrap w:val="0"/>
            <w:vAlign w:val="center"/>
          </w:tcPr>
          <w:p w14:paraId="064098E8">
            <w:pPr>
              <w:pStyle w:val="26"/>
              <w:bidi w:val="0"/>
              <w:rPr>
                <w:rFonts w:hint="default"/>
              </w:rPr>
            </w:pPr>
            <w:r>
              <w:rPr>
                <w:rFonts w:hint="default"/>
              </w:rPr>
              <w:t>是</w:t>
            </w:r>
          </w:p>
        </w:tc>
        <w:tc>
          <w:tcPr>
            <w:tcW w:w="1125" w:type="pct"/>
            <w:tcBorders>
              <w:top w:val="single" w:color="auto" w:sz="6" w:space="0"/>
            </w:tcBorders>
            <w:noWrap w:val="0"/>
            <w:vAlign w:val="center"/>
          </w:tcPr>
          <w:p w14:paraId="37A36DA7">
            <w:pPr>
              <w:pStyle w:val="26"/>
              <w:bidi w:val="0"/>
              <w:rPr>
                <w:rFonts w:hint="default"/>
              </w:rPr>
            </w:pPr>
            <w:r>
              <w:rPr>
                <w:rFonts w:hint="default"/>
              </w:rPr>
              <w:t>开票纳税人识别号/统一社会信用代码</w:t>
            </w:r>
          </w:p>
        </w:tc>
      </w:tr>
      <w:tr w14:paraId="75B751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07" w:type="pct"/>
            <w:noWrap w:val="0"/>
            <w:vAlign w:val="center"/>
          </w:tcPr>
          <w:p w14:paraId="4A2E4819">
            <w:pPr>
              <w:pStyle w:val="26"/>
              <w:bidi w:val="0"/>
              <w:rPr>
                <w:rFonts w:hint="default"/>
              </w:rPr>
            </w:pPr>
            <w:r>
              <w:rPr>
                <w:rFonts w:hint="default"/>
                <w:lang w:val="en-US" w:eastAsia="zh-CN"/>
              </w:rPr>
              <w:t>2</w:t>
            </w:r>
          </w:p>
        </w:tc>
        <w:tc>
          <w:tcPr>
            <w:tcW w:w="906" w:type="pct"/>
            <w:noWrap w:val="0"/>
            <w:vAlign w:val="center"/>
          </w:tcPr>
          <w:p w14:paraId="3344D31D">
            <w:pPr>
              <w:pStyle w:val="26"/>
              <w:bidi w:val="0"/>
              <w:rPr>
                <w:rFonts w:hint="default"/>
              </w:rPr>
            </w:pPr>
            <w:r>
              <w:rPr>
                <w:rFonts w:hint="default"/>
              </w:rPr>
              <w:t>sjc</w:t>
            </w:r>
          </w:p>
        </w:tc>
        <w:tc>
          <w:tcPr>
            <w:tcW w:w="1044" w:type="pct"/>
            <w:noWrap w:val="0"/>
            <w:vAlign w:val="center"/>
          </w:tcPr>
          <w:p w14:paraId="5C0E9DF2">
            <w:pPr>
              <w:pStyle w:val="26"/>
              <w:bidi w:val="0"/>
              <w:rPr>
                <w:rFonts w:hint="default"/>
              </w:rPr>
            </w:pPr>
            <w:r>
              <w:rPr>
                <w:rFonts w:hint="default"/>
              </w:rPr>
              <w:t>时间戳</w:t>
            </w:r>
          </w:p>
        </w:tc>
        <w:tc>
          <w:tcPr>
            <w:tcW w:w="710" w:type="pct"/>
            <w:noWrap w:val="0"/>
            <w:vAlign w:val="center"/>
          </w:tcPr>
          <w:p w14:paraId="3DBE6F77">
            <w:pPr>
              <w:pStyle w:val="26"/>
              <w:bidi w:val="0"/>
              <w:rPr>
                <w:rFonts w:hint="default"/>
              </w:rPr>
            </w:pPr>
            <w:r>
              <w:rPr>
                <w:rFonts w:hint="default"/>
              </w:rPr>
              <w:t>date</w:t>
            </w:r>
          </w:p>
        </w:tc>
        <w:tc>
          <w:tcPr>
            <w:tcW w:w="375" w:type="pct"/>
            <w:noWrap w:val="0"/>
            <w:vAlign w:val="center"/>
          </w:tcPr>
          <w:p w14:paraId="1FCFA946">
            <w:pPr>
              <w:pStyle w:val="26"/>
              <w:bidi w:val="0"/>
              <w:rPr>
                <w:rFonts w:hint="default"/>
              </w:rPr>
            </w:pPr>
          </w:p>
        </w:tc>
        <w:tc>
          <w:tcPr>
            <w:tcW w:w="430" w:type="pct"/>
            <w:noWrap w:val="0"/>
            <w:vAlign w:val="center"/>
          </w:tcPr>
          <w:p w14:paraId="5CAF7C5C">
            <w:pPr>
              <w:pStyle w:val="26"/>
              <w:bidi w:val="0"/>
              <w:rPr>
                <w:rFonts w:hint="default"/>
              </w:rPr>
            </w:pPr>
            <w:r>
              <w:rPr>
                <w:rFonts w:hint="default"/>
              </w:rPr>
              <w:t>否</w:t>
            </w:r>
          </w:p>
        </w:tc>
        <w:tc>
          <w:tcPr>
            <w:tcW w:w="1125" w:type="pct"/>
            <w:noWrap w:val="0"/>
            <w:vAlign w:val="center"/>
          </w:tcPr>
          <w:p w14:paraId="22295842">
            <w:pPr>
              <w:pStyle w:val="26"/>
              <w:bidi w:val="0"/>
              <w:rPr>
                <w:rFonts w:hint="default"/>
              </w:rPr>
            </w:pPr>
            <w:r>
              <w:rPr>
                <w:rFonts w:hint="default"/>
              </w:rPr>
              <w:t>格式：yyyyMMddHHmmss</w:t>
            </w:r>
          </w:p>
          <w:p w14:paraId="2AD84769">
            <w:pPr>
              <w:pStyle w:val="26"/>
              <w:bidi w:val="0"/>
              <w:rPr>
                <w:rFonts w:hint="default"/>
              </w:rPr>
            </w:pPr>
            <w:r>
              <w:rPr>
                <w:rFonts w:hint="default"/>
              </w:rPr>
              <w:t>首次下载时为空；</w:t>
            </w:r>
          </w:p>
          <w:p w14:paraId="775B483D">
            <w:pPr>
              <w:pStyle w:val="26"/>
              <w:bidi w:val="0"/>
              <w:rPr>
                <w:rFonts w:hint="default"/>
              </w:rPr>
            </w:pPr>
            <w:r>
              <w:rPr>
                <w:rFonts w:hint="default"/>
              </w:rPr>
              <w:t>非首次下载时，传入上次下载返回的时间戳.格式：yyyyMMddHHmmss</w:t>
            </w:r>
          </w:p>
        </w:tc>
      </w:tr>
      <w:tr w14:paraId="7CD58F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07" w:type="pct"/>
            <w:noWrap w:val="0"/>
            <w:vAlign w:val="center"/>
          </w:tcPr>
          <w:p w14:paraId="51B94830">
            <w:pPr>
              <w:pStyle w:val="26"/>
              <w:bidi w:val="0"/>
              <w:rPr>
                <w:rFonts w:hint="default"/>
              </w:rPr>
            </w:pPr>
            <w:r>
              <w:rPr>
                <w:rFonts w:hint="default"/>
                <w:lang w:val="en-US" w:eastAsia="zh-CN"/>
              </w:rPr>
              <w:t>3</w:t>
            </w:r>
          </w:p>
        </w:tc>
        <w:tc>
          <w:tcPr>
            <w:tcW w:w="906" w:type="pct"/>
            <w:noWrap w:val="0"/>
            <w:vAlign w:val="center"/>
          </w:tcPr>
          <w:p w14:paraId="066308AC">
            <w:pPr>
              <w:pStyle w:val="26"/>
              <w:bidi w:val="0"/>
              <w:rPr>
                <w:rFonts w:hint="default"/>
              </w:rPr>
            </w:pPr>
            <w:r>
              <w:rPr>
                <w:rFonts w:hint="default"/>
              </w:rPr>
              <w:t>sjswjgdm</w:t>
            </w:r>
          </w:p>
        </w:tc>
        <w:tc>
          <w:tcPr>
            <w:tcW w:w="1044" w:type="pct"/>
            <w:noWrap w:val="0"/>
            <w:vAlign w:val="center"/>
          </w:tcPr>
          <w:p w14:paraId="5B30C5D9">
            <w:pPr>
              <w:pStyle w:val="26"/>
              <w:bidi w:val="0"/>
              <w:rPr>
                <w:rFonts w:hint="default"/>
              </w:rPr>
            </w:pPr>
            <w:r>
              <w:rPr>
                <w:rFonts w:hint="default"/>
              </w:rPr>
              <w:t>省级税务机关代码</w:t>
            </w:r>
          </w:p>
        </w:tc>
        <w:tc>
          <w:tcPr>
            <w:tcW w:w="710" w:type="pct"/>
            <w:noWrap w:val="0"/>
            <w:vAlign w:val="center"/>
          </w:tcPr>
          <w:p w14:paraId="3103318C">
            <w:pPr>
              <w:pStyle w:val="26"/>
              <w:bidi w:val="0"/>
              <w:rPr>
                <w:rFonts w:hint="default"/>
              </w:rPr>
            </w:pPr>
            <w:r>
              <w:rPr>
                <w:rFonts w:hint="default"/>
              </w:rPr>
              <w:t>varchar</w:t>
            </w:r>
          </w:p>
        </w:tc>
        <w:tc>
          <w:tcPr>
            <w:tcW w:w="375" w:type="pct"/>
            <w:noWrap w:val="0"/>
            <w:vAlign w:val="center"/>
          </w:tcPr>
          <w:p w14:paraId="05C86C81">
            <w:pPr>
              <w:pStyle w:val="26"/>
              <w:bidi w:val="0"/>
              <w:rPr>
                <w:rFonts w:hint="default"/>
              </w:rPr>
            </w:pPr>
            <w:r>
              <w:rPr>
                <w:rFonts w:hint="default"/>
              </w:rPr>
              <w:t>11</w:t>
            </w:r>
          </w:p>
        </w:tc>
        <w:tc>
          <w:tcPr>
            <w:tcW w:w="430" w:type="pct"/>
            <w:noWrap w:val="0"/>
            <w:vAlign w:val="center"/>
          </w:tcPr>
          <w:p w14:paraId="4F32F11A">
            <w:pPr>
              <w:pStyle w:val="26"/>
              <w:bidi w:val="0"/>
              <w:rPr>
                <w:rFonts w:hint="default"/>
                <w:lang w:val="en-US" w:eastAsia="zh-CN"/>
              </w:rPr>
            </w:pPr>
            <w:r>
              <w:rPr>
                <w:rFonts w:hint="default"/>
                <w:lang w:val="en-US" w:eastAsia="zh-CN"/>
              </w:rPr>
              <w:t>否</w:t>
            </w:r>
          </w:p>
        </w:tc>
        <w:tc>
          <w:tcPr>
            <w:tcW w:w="1125" w:type="pct"/>
            <w:noWrap w:val="0"/>
            <w:vAlign w:val="center"/>
          </w:tcPr>
          <w:p w14:paraId="67D43566">
            <w:pPr>
              <w:pStyle w:val="26"/>
              <w:bidi w:val="0"/>
              <w:rPr>
                <w:rFonts w:hint="default"/>
              </w:rPr>
            </w:pPr>
          </w:p>
        </w:tc>
      </w:tr>
    </w:tbl>
    <w:p w14:paraId="7293C97D">
      <w:pPr>
        <w:pStyle w:val="6"/>
        <w:bidi w:val="0"/>
        <w:rPr>
          <w:rFonts w:hint="default"/>
          <w:lang w:eastAsia="zh-CN"/>
        </w:rPr>
      </w:pPr>
      <w:bookmarkStart w:id="291" w:name="_Toc30364"/>
      <w:r>
        <w:rPr>
          <w:rFonts w:hint="default"/>
        </w:rPr>
        <w:t>8.4</w:t>
      </w:r>
      <w:r>
        <w:rPr>
          <w:rFonts w:hint="default"/>
          <w:lang w:eastAsia="zh-CN"/>
        </w:rPr>
        <w:t>请求报文示例</w:t>
      </w:r>
      <w:bookmarkEnd w:id="29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DA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9C1B6D">
            <w:pPr>
              <w:bidi w:val="0"/>
              <w:rPr>
                <w:rFonts w:hint="default"/>
              </w:rPr>
            </w:pPr>
            <w:r>
              <w:rPr>
                <w:rFonts w:hint="default"/>
              </w:rPr>
              <w:t>{</w:t>
            </w:r>
          </w:p>
          <w:p w14:paraId="1E98C3B5">
            <w:pPr>
              <w:bidi w:val="0"/>
              <w:rPr>
                <w:rFonts w:hint="default"/>
              </w:rPr>
            </w:pPr>
            <w:r>
              <w:rPr>
                <w:rFonts w:hint="default"/>
              </w:rPr>
              <w:t>"nsrsbh": "纳税人识别号/统一社会信用代码",</w:t>
            </w:r>
          </w:p>
          <w:p w14:paraId="47274136">
            <w:pPr>
              <w:bidi w:val="0"/>
              <w:rPr>
                <w:rFonts w:hint="default"/>
              </w:rPr>
            </w:pPr>
            <w:r>
              <w:rPr>
                <w:rFonts w:hint="default"/>
              </w:rPr>
              <w:t>"sjc": "时间戳",</w:t>
            </w:r>
          </w:p>
          <w:p w14:paraId="4985363D">
            <w:pPr>
              <w:bidi w:val="0"/>
              <w:rPr>
                <w:rFonts w:hint="default"/>
              </w:rPr>
            </w:pPr>
            <w:r>
              <w:rPr>
                <w:rFonts w:hint="default"/>
              </w:rPr>
              <w:t>"sjswjgdm": "省级税务机关代码"</w:t>
            </w:r>
          </w:p>
          <w:p w14:paraId="04AE5A85">
            <w:pPr>
              <w:bidi w:val="0"/>
              <w:rPr>
                <w:rFonts w:hint="default"/>
              </w:rPr>
            </w:pPr>
            <w:r>
              <w:rPr>
                <w:rFonts w:hint="default"/>
              </w:rPr>
              <w:t>}</w:t>
            </w:r>
          </w:p>
        </w:tc>
      </w:tr>
    </w:tbl>
    <w:p w14:paraId="6410AE68">
      <w:pPr>
        <w:pStyle w:val="6"/>
        <w:bidi w:val="0"/>
        <w:rPr>
          <w:rFonts w:hint="default"/>
          <w:lang w:eastAsia="zh-CN"/>
        </w:rPr>
      </w:pPr>
      <w:bookmarkStart w:id="292" w:name="_Toc20650"/>
      <w:r>
        <w:rPr>
          <w:rFonts w:hint="default"/>
        </w:rPr>
        <w:t>8.5</w:t>
      </w:r>
      <w:r>
        <w:rPr>
          <w:rFonts w:hint="default"/>
          <w:lang w:eastAsia="zh-CN"/>
        </w:rPr>
        <w:t>返回参数</w:t>
      </w:r>
      <w:bookmarkEnd w:id="292"/>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013DFF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EB3CA8B">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53418959">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26A34B96">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6CA81605">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2E9D7851">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168B2C51">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4BBD9D97">
            <w:pPr>
              <w:pStyle w:val="25"/>
              <w:bidi w:val="0"/>
              <w:rPr>
                <w:rFonts w:hint="default"/>
              </w:rPr>
            </w:pPr>
            <w:r>
              <w:rPr>
                <w:rFonts w:hint="default"/>
              </w:rPr>
              <w:t>说明</w:t>
            </w:r>
          </w:p>
        </w:tc>
      </w:tr>
      <w:tr w14:paraId="28B57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D25364">
            <w:pPr>
              <w:pStyle w:val="26"/>
              <w:bidi w:val="0"/>
              <w:rPr>
                <w:rFonts w:hint="default"/>
              </w:rPr>
            </w:pPr>
            <w:r>
              <w:rPr>
                <w:rFonts w:hint="default"/>
                <w:lang w:val="en-US" w:eastAsia="zh-CN"/>
              </w:rPr>
              <w:t>1</w:t>
            </w:r>
          </w:p>
        </w:tc>
        <w:tc>
          <w:tcPr>
            <w:tcW w:w="1004" w:type="pct"/>
            <w:noWrap w:val="0"/>
            <w:vAlign w:val="center"/>
          </w:tcPr>
          <w:p w14:paraId="2771A44F">
            <w:pPr>
              <w:pStyle w:val="26"/>
              <w:bidi w:val="0"/>
              <w:rPr>
                <w:rFonts w:hint="default"/>
              </w:rPr>
            </w:pPr>
            <w:r>
              <w:rPr>
                <w:rFonts w:hint="default"/>
              </w:rPr>
              <w:t>returncode</w:t>
            </w:r>
          </w:p>
        </w:tc>
        <w:tc>
          <w:tcPr>
            <w:tcW w:w="1087" w:type="pct"/>
            <w:noWrap w:val="0"/>
            <w:vAlign w:val="center"/>
          </w:tcPr>
          <w:p w14:paraId="1DF1B348">
            <w:pPr>
              <w:pStyle w:val="26"/>
              <w:bidi w:val="0"/>
              <w:rPr>
                <w:rFonts w:hint="default"/>
              </w:rPr>
            </w:pPr>
            <w:r>
              <w:rPr>
                <w:rFonts w:hint="default"/>
              </w:rPr>
              <w:t>返回码</w:t>
            </w:r>
          </w:p>
        </w:tc>
        <w:tc>
          <w:tcPr>
            <w:tcW w:w="753" w:type="pct"/>
            <w:noWrap w:val="0"/>
            <w:vAlign w:val="center"/>
          </w:tcPr>
          <w:p w14:paraId="08D69D1D">
            <w:pPr>
              <w:pStyle w:val="26"/>
              <w:bidi w:val="0"/>
              <w:rPr>
                <w:rFonts w:hint="default"/>
              </w:rPr>
            </w:pPr>
            <w:r>
              <w:rPr>
                <w:rFonts w:hint="default"/>
              </w:rPr>
              <w:t>varchar</w:t>
            </w:r>
          </w:p>
        </w:tc>
        <w:tc>
          <w:tcPr>
            <w:tcW w:w="418" w:type="pct"/>
            <w:noWrap w:val="0"/>
            <w:vAlign w:val="center"/>
          </w:tcPr>
          <w:p w14:paraId="781DF92B">
            <w:pPr>
              <w:pStyle w:val="26"/>
              <w:bidi w:val="0"/>
              <w:rPr>
                <w:rFonts w:hint="default"/>
              </w:rPr>
            </w:pPr>
            <w:r>
              <w:rPr>
                <w:rFonts w:hint="default"/>
              </w:rPr>
              <w:t>2</w:t>
            </w:r>
          </w:p>
        </w:tc>
        <w:tc>
          <w:tcPr>
            <w:tcW w:w="417" w:type="pct"/>
            <w:noWrap w:val="0"/>
            <w:vAlign w:val="center"/>
          </w:tcPr>
          <w:p w14:paraId="4D861225">
            <w:pPr>
              <w:pStyle w:val="26"/>
              <w:bidi w:val="0"/>
              <w:rPr>
                <w:rFonts w:hint="default"/>
              </w:rPr>
            </w:pPr>
            <w:r>
              <w:rPr>
                <w:rFonts w:hint="default"/>
              </w:rPr>
              <w:t>是</w:t>
            </w:r>
          </w:p>
        </w:tc>
        <w:tc>
          <w:tcPr>
            <w:tcW w:w="920" w:type="pct"/>
            <w:noWrap w:val="0"/>
            <w:vAlign w:val="center"/>
          </w:tcPr>
          <w:p w14:paraId="3876A490">
            <w:pPr>
              <w:pStyle w:val="26"/>
              <w:bidi w:val="0"/>
              <w:rPr>
                <w:rFonts w:hint="default"/>
              </w:rPr>
            </w:pPr>
            <w:r>
              <w:rPr>
                <w:rFonts w:hint="default"/>
              </w:rPr>
              <w:t>00：成功</w:t>
            </w:r>
          </w:p>
          <w:p w14:paraId="7293DFC6">
            <w:pPr>
              <w:pStyle w:val="26"/>
              <w:bidi w:val="0"/>
              <w:rPr>
                <w:rFonts w:hint="default"/>
              </w:rPr>
            </w:pPr>
            <w:r>
              <w:rPr>
                <w:rFonts w:hint="default"/>
              </w:rPr>
              <w:t>其它：失败</w:t>
            </w:r>
          </w:p>
        </w:tc>
      </w:tr>
      <w:tr w14:paraId="2993BE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6E942C">
            <w:pPr>
              <w:pStyle w:val="26"/>
              <w:bidi w:val="0"/>
              <w:rPr>
                <w:rFonts w:hint="default"/>
              </w:rPr>
            </w:pPr>
            <w:r>
              <w:rPr>
                <w:rFonts w:hint="default"/>
                <w:lang w:val="en-US" w:eastAsia="zh-CN"/>
              </w:rPr>
              <w:t>2</w:t>
            </w:r>
          </w:p>
        </w:tc>
        <w:tc>
          <w:tcPr>
            <w:tcW w:w="1004" w:type="pct"/>
            <w:noWrap w:val="0"/>
            <w:vAlign w:val="center"/>
          </w:tcPr>
          <w:p w14:paraId="1715CBF2">
            <w:pPr>
              <w:pStyle w:val="26"/>
              <w:bidi w:val="0"/>
              <w:rPr>
                <w:rFonts w:hint="default"/>
              </w:rPr>
            </w:pPr>
            <w:r>
              <w:rPr>
                <w:rFonts w:hint="default"/>
              </w:rPr>
              <w:t>returnmsg</w:t>
            </w:r>
          </w:p>
        </w:tc>
        <w:tc>
          <w:tcPr>
            <w:tcW w:w="1087" w:type="pct"/>
            <w:noWrap w:val="0"/>
            <w:vAlign w:val="center"/>
          </w:tcPr>
          <w:p w14:paraId="0D2AC296">
            <w:pPr>
              <w:pStyle w:val="26"/>
              <w:bidi w:val="0"/>
              <w:rPr>
                <w:rFonts w:hint="default"/>
              </w:rPr>
            </w:pPr>
            <w:r>
              <w:rPr>
                <w:rFonts w:hint="default"/>
              </w:rPr>
              <w:t>返回信息</w:t>
            </w:r>
          </w:p>
        </w:tc>
        <w:tc>
          <w:tcPr>
            <w:tcW w:w="753" w:type="pct"/>
            <w:noWrap w:val="0"/>
            <w:vAlign w:val="center"/>
          </w:tcPr>
          <w:p w14:paraId="53A51694">
            <w:pPr>
              <w:pStyle w:val="26"/>
              <w:bidi w:val="0"/>
              <w:rPr>
                <w:rFonts w:hint="default"/>
              </w:rPr>
            </w:pPr>
            <w:r>
              <w:rPr>
                <w:rFonts w:hint="default"/>
              </w:rPr>
              <w:t>varchar</w:t>
            </w:r>
          </w:p>
        </w:tc>
        <w:tc>
          <w:tcPr>
            <w:tcW w:w="418" w:type="pct"/>
            <w:noWrap w:val="0"/>
            <w:vAlign w:val="center"/>
          </w:tcPr>
          <w:p w14:paraId="1D56F235">
            <w:pPr>
              <w:pStyle w:val="26"/>
              <w:bidi w:val="0"/>
              <w:rPr>
                <w:rFonts w:hint="default"/>
              </w:rPr>
            </w:pPr>
            <w:r>
              <w:rPr>
                <w:rFonts w:hint="default"/>
              </w:rPr>
              <w:t>2000</w:t>
            </w:r>
          </w:p>
        </w:tc>
        <w:tc>
          <w:tcPr>
            <w:tcW w:w="417" w:type="pct"/>
            <w:noWrap w:val="0"/>
            <w:vAlign w:val="center"/>
          </w:tcPr>
          <w:p w14:paraId="21791106">
            <w:pPr>
              <w:pStyle w:val="26"/>
              <w:bidi w:val="0"/>
              <w:rPr>
                <w:rFonts w:hint="default"/>
              </w:rPr>
            </w:pPr>
            <w:r>
              <w:rPr>
                <w:rFonts w:hint="default"/>
              </w:rPr>
              <w:t>否</w:t>
            </w:r>
          </w:p>
        </w:tc>
        <w:tc>
          <w:tcPr>
            <w:tcW w:w="920" w:type="pct"/>
            <w:noWrap w:val="0"/>
            <w:vAlign w:val="center"/>
          </w:tcPr>
          <w:p w14:paraId="501E8F89">
            <w:pPr>
              <w:pStyle w:val="26"/>
              <w:bidi w:val="0"/>
              <w:rPr>
                <w:rFonts w:hint="default"/>
              </w:rPr>
            </w:pPr>
            <w:r>
              <w:rPr>
                <w:rFonts w:hint="default"/>
              </w:rPr>
              <w:t>错误信息说明</w:t>
            </w:r>
          </w:p>
        </w:tc>
      </w:tr>
      <w:tr w14:paraId="6ADB34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0F37783">
            <w:pPr>
              <w:pStyle w:val="26"/>
              <w:bidi w:val="0"/>
              <w:rPr>
                <w:rFonts w:hint="default"/>
              </w:rPr>
            </w:pPr>
            <w:r>
              <w:rPr>
                <w:rFonts w:hint="default"/>
                <w:lang w:val="en-US" w:eastAsia="zh-CN"/>
              </w:rPr>
              <w:t>3</w:t>
            </w:r>
          </w:p>
        </w:tc>
        <w:tc>
          <w:tcPr>
            <w:tcW w:w="1004" w:type="pct"/>
            <w:noWrap w:val="0"/>
            <w:vAlign w:val="center"/>
          </w:tcPr>
          <w:p w14:paraId="496BFC95">
            <w:pPr>
              <w:pStyle w:val="26"/>
              <w:bidi w:val="0"/>
              <w:rPr>
                <w:rFonts w:hint="default"/>
              </w:rPr>
            </w:pPr>
            <w:r>
              <w:rPr>
                <w:rFonts w:hint="default"/>
              </w:rPr>
              <w:t>sjc</w:t>
            </w:r>
          </w:p>
        </w:tc>
        <w:tc>
          <w:tcPr>
            <w:tcW w:w="1087" w:type="pct"/>
            <w:noWrap w:val="0"/>
            <w:vAlign w:val="center"/>
          </w:tcPr>
          <w:p w14:paraId="4CC0D282">
            <w:pPr>
              <w:pStyle w:val="26"/>
              <w:bidi w:val="0"/>
              <w:rPr>
                <w:rFonts w:hint="default"/>
              </w:rPr>
            </w:pPr>
            <w:r>
              <w:rPr>
                <w:rFonts w:hint="default"/>
              </w:rPr>
              <w:t>时间戳</w:t>
            </w:r>
          </w:p>
        </w:tc>
        <w:tc>
          <w:tcPr>
            <w:tcW w:w="753" w:type="pct"/>
            <w:noWrap w:val="0"/>
            <w:vAlign w:val="center"/>
          </w:tcPr>
          <w:p w14:paraId="22305780">
            <w:pPr>
              <w:pStyle w:val="26"/>
              <w:bidi w:val="0"/>
              <w:rPr>
                <w:rFonts w:hint="default"/>
              </w:rPr>
            </w:pPr>
            <w:r>
              <w:rPr>
                <w:rFonts w:hint="default"/>
              </w:rPr>
              <w:t>date</w:t>
            </w:r>
          </w:p>
        </w:tc>
        <w:tc>
          <w:tcPr>
            <w:tcW w:w="418" w:type="pct"/>
            <w:noWrap w:val="0"/>
            <w:vAlign w:val="center"/>
          </w:tcPr>
          <w:p w14:paraId="7B8F33C1">
            <w:pPr>
              <w:pStyle w:val="26"/>
              <w:bidi w:val="0"/>
              <w:rPr>
                <w:rFonts w:hint="default"/>
              </w:rPr>
            </w:pPr>
          </w:p>
        </w:tc>
        <w:tc>
          <w:tcPr>
            <w:tcW w:w="417" w:type="pct"/>
            <w:noWrap w:val="0"/>
            <w:vAlign w:val="center"/>
          </w:tcPr>
          <w:p w14:paraId="64C9E961">
            <w:pPr>
              <w:pStyle w:val="26"/>
              <w:bidi w:val="0"/>
              <w:rPr>
                <w:rFonts w:hint="default"/>
              </w:rPr>
            </w:pPr>
            <w:r>
              <w:rPr>
                <w:rFonts w:hint="default"/>
              </w:rPr>
              <w:t>是</w:t>
            </w:r>
          </w:p>
        </w:tc>
        <w:tc>
          <w:tcPr>
            <w:tcW w:w="920" w:type="pct"/>
            <w:noWrap w:val="0"/>
            <w:vAlign w:val="center"/>
          </w:tcPr>
          <w:p w14:paraId="57008AC7">
            <w:pPr>
              <w:pStyle w:val="26"/>
              <w:bidi w:val="0"/>
              <w:rPr>
                <w:rFonts w:hint="default"/>
              </w:rPr>
            </w:pPr>
            <w:r>
              <w:rPr>
                <w:rFonts w:hint="default"/>
              </w:rPr>
              <w:t>格式：</w:t>
            </w:r>
          </w:p>
          <w:p w14:paraId="58BEF3EA">
            <w:pPr>
              <w:pStyle w:val="26"/>
              <w:bidi w:val="0"/>
              <w:rPr>
                <w:rFonts w:hint="default"/>
              </w:rPr>
            </w:pPr>
            <w:r>
              <w:rPr>
                <w:rFonts w:hint="default"/>
              </w:rPr>
              <w:t>yyyyMMddHHmmss</w:t>
            </w:r>
          </w:p>
          <w:p w14:paraId="7A5ACFB1">
            <w:pPr>
              <w:pStyle w:val="26"/>
              <w:bidi w:val="0"/>
              <w:rPr>
                <w:rFonts w:hint="default"/>
              </w:rPr>
            </w:pPr>
            <w:r>
              <w:rPr>
                <w:rFonts w:hint="default"/>
              </w:rPr>
              <w:t>用于增量下载</w:t>
            </w:r>
          </w:p>
        </w:tc>
      </w:tr>
      <w:tr w14:paraId="610D78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F8391BA">
            <w:pPr>
              <w:pStyle w:val="26"/>
              <w:bidi w:val="0"/>
              <w:rPr>
                <w:rFonts w:hint="default"/>
              </w:rPr>
            </w:pPr>
            <w:r>
              <w:rPr>
                <w:rFonts w:hint="default"/>
                <w:lang w:val="en-US" w:eastAsia="zh-CN"/>
              </w:rPr>
              <w:t>4</w:t>
            </w:r>
          </w:p>
        </w:tc>
        <w:tc>
          <w:tcPr>
            <w:tcW w:w="1004" w:type="pct"/>
            <w:noWrap w:val="0"/>
            <w:vAlign w:val="center"/>
          </w:tcPr>
          <w:p w14:paraId="5C86AB6C">
            <w:pPr>
              <w:pStyle w:val="26"/>
              <w:bidi w:val="0"/>
              <w:rPr>
                <w:rFonts w:hint="default"/>
              </w:rPr>
            </w:pPr>
            <w:r>
              <w:rPr>
                <w:rFonts w:hint="default"/>
              </w:rPr>
              <w:t>count</w:t>
            </w:r>
          </w:p>
        </w:tc>
        <w:tc>
          <w:tcPr>
            <w:tcW w:w="1087" w:type="pct"/>
            <w:noWrap w:val="0"/>
            <w:vAlign w:val="center"/>
          </w:tcPr>
          <w:p w14:paraId="1E0319A7">
            <w:pPr>
              <w:pStyle w:val="26"/>
              <w:bidi w:val="0"/>
              <w:rPr>
                <w:rFonts w:hint="default"/>
              </w:rPr>
            </w:pPr>
            <w:r>
              <w:rPr>
                <w:rFonts w:hint="default"/>
              </w:rPr>
              <w:t>总数量</w:t>
            </w:r>
          </w:p>
        </w:tc>
        <w:tc>
          <w:tcPr>
            <w:tcW w:w="753" w:type="pct"/>
            <w:noWrap w:val="0"/>
            <w:vAlign w:val="center"/>
          </w:tcPr>
          <w:p w14:paraId="637E0F82">
            <w:pPr>
              <w:pStyle w:val="26"/>
              <w:bidi w:val="0"/>
              <w:rPr>
                <w:rFonts w:hint="default"/>
              </w:rPr>
            </w:pPr>
            <w:r>
              <w:rPr>
                <w:rFonts w:hint="default"/>
              </w:rPr>
              <w:t>number</w:t>
            </w:r>
          </w:p>
        </w:tc>
        <w:tc>
          <w:tcPr>
            <w:tcW w:w="418" w:type="pct"/>
            <w:noWrap w:val="0"/>
            <w:vAlign w:val="center"/>
          </w:tcPr>
          <w:p w14:paraId="53427621">
            <w:pPr>
              <w:pStyle w:val="26"/>
              <w:bidi w:val="0"/>
              <w:rPr>
                <w:rFonts w:hint="default"/>
              </w:rPr>
            </w:pPr>
            <w:r>
              <w:rPr>
                <w:rFonts w:hint="default"/>
              </w:rPr>
              <w:t>10</w:t>
            </w:r>
          </w:p>
        </w:tc>
        <w:tc>
          <w:tcPr>
            <w:tcW w:w="417" w:type="pct"/>
            <w:noWrap w:val="0"/>
            <w:vAlign w:val="center"/>
          </w:tcPr>
          <w:p w14:paraId="2144ABFF">
            <w:pPr>
              <w:pStyle w:val="26"/>
              <w:bidi w:val="0"/>
              <w:rPr>
                <w:rFonts w:hint="default"/>
              </w:rPr>
            </w:pPr>
            <w:r>
              <w:rPr>
                <w:rFonts w:hint="default"/>
              </w:rPr>
              <w:t>是</w:t>
            </w:r>
          </w:p>
        </w:tc>
        <w:tc>
          <w:tcPr>
            <w:tcW w:w="920" w:type="pct"/>
            <w:noWrap w:val="0"/>
            <w:vAlign w:val="center"/>
          </w:tcPr>
          <w:p w14:paraId="386B909B">
            <w:pPr>
              <w:pStyle w:val="26"/>
              <w:bidi w:val="0"/>
              <w:rPr>
                <w:rFonts w:hint="default"/>
              </w:rPr>
            </w:pPr>
          </w:p>
        </w:tc>
      </w:tr>
      <w:tr w14:paraId="2BF366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8A9AE3">
            <w:pPr>
              <w:pStyle w:val="26"/>
              <w:bidi w:val="0"/>
              <w:rPr>
                <w:rFonts w:hint="default"/>
              </w:rPr>
            </w:pPr>
            <w:r>
              <w:rPr>
                <w:rFonts w:hint="default"/>
                <w:lang w:val="en-US" w:eastAsia="zh-CN"/>
              </w:rPr>
              <w:t>5</w:t>
            </w:r>
          </w:p>
        </w:tc>
        <w:tc>
          <w:tcPr>
            <w:tcW w:w="1004" w:type="pct"/>
            <w:noWrap w:val="0"/>
            <w:vAlign w:val="center"/>
          </w:tcPr>
          <w:p w14:paraId="6ABB211A">
            <w:pPr>
              <w:pStyle w:val="26"/>
              <w:bidi w:val="0"/>
              <w:rPr>
                <w:rFonts w:hint="default"/>
              </w:rPr>
            </w:pPr>
            <w:r>
              <w:rPr>
                <w:rFonts w:hint="default"/>
              </w:rPr>
              <w:t>fjbm</w:t>
            </w:r>
          </w:p>
        </w:tc>
        <w:tc>
          <w:tcPr>
            <w:tcW w:w="1087" w:type="pct"/>
            <w:noWrap w:val="0"/>
            <w:vAlign w:val="center"/>
          </w:tcPr>
          <w:p w14:paraId="24822663">
            <w:pPr>
              <w:pStyle w:val="26"/>
              <w:bidi w:val="0"/>
              <w:rPr>
                <w:rFonts w:hint="default"/>
              </w:rPr>
            </w:pPr>
            <w:r>
              <w:rPr>
                <w:rFonts w:hint="default"/>
              </w:rPr>
              <w:t>父级编码</w:t>
            </w:r>
          </w:p>
        </w:tc>
        <w:tc>
          <w:tcPr>
            <w:tcW w:w="753" w:type="pct"/>
            <w:noWrap w:val="0"/>
            <w:vAlign w:val="center"/>
          </w:tcPr>
          <w:p w14:paraId="67726392">
            <w:pPr>
              <w:pStyle w:val="26"/>
              <w:bidi w:val="0"/>
              <w:rPr>
                <w:rFonts w:hint="default"/>
              </w:rPr>
            </w:pPr>
            <w:r>
              <w:rPr>
                <w:rFonts w:hint="default"/>
              </w:rPr>
              <w:t>varchar</w:t>
            </w:r>
          </w:p>
        </w:tc>
        <w:tc>
          <w:tcPr>
            <w:tcW w:w="418" w:type="pct"/>
            <w:noWrap w:val="0"/>
            <w:vAlign w:val="center"/>
          </w:tcPr>
          <w:p w14:paraId="5C889690">
            <w:pPr>
              <w:pStyle w:val="26"/>
              <w:bidi w:val="0"/>
              <w:rPr>
                <w:rFonts w:hint="default"/>
              </w:rPr>
            </w:pPr>
            <w:r>
              <w:rPr>
                <w:rFonts w:hint="default"/>
              </w:rPr>
              <w:t>19</w:t>
            </w:r>
          </w:p>
        </w:tc>
        <w:tc>
          <w:tcPr>
            <w:tcW w:w="417" w:type="pct"/>
            <w:noWrap w:val="0"/>
            <w:vAlign w:val="center"/>
          </w:tcPr>
          <w:p w14:paraId="31C5EEB9">
            <w:pPr>
              <w:pStyle w:val="26"/>
              <w:bidi w:val="0"/>
              <w:rPr>
                <w:rFonts w:hint="default"/>
              </w:rPr>
            </w:pPr>
            <w:r>
              <w:rPr>
                <w:rFonts w:hint="default"/>
              </w:rPr>
              <w:t>是</w:t>
            </w:r>
          </w:p>
        </w:tc>
        <w:tc>
          <w:tcPr>
            <w:tcW w:w="920" w:type="pct"/>
            <w:noWrap w:val="0"/>
            <w:vAlign w:val="center"/>
          </w:tcPr>
          <w:p w14:paraId="3D5D9B87">
            <w:pPr>
              <w:pStyle w:val="26"/>
              <w:bidi w:val="0"/>
              <w:rPr>
                <w:rFonts w:hint="default"/>
              </w:rPr>
            </w:pPr>
          </w:p>
        </w:tc>
      </w:tr>
      <w:tr w14:paraId="2A95DB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955C4F5">
            <w:pPr>
              <w:pStyle w:val="26"/>
              <w:bidi w:val="0"/>
              <w:rPr>
                <w:rFonts w:hint="default"/>
              </w:rPr>
            </w:pPr>
            <w:r>
              <w:rPr>
                <w:rFonts w:hint="default"/>
                <w:lang w:val="en-US" w:eastAsia="zh-CN"/>
              </w:rPr>
              <w:t>6</w:t>
            </w:r>
          </w:p>
        </w:tc>
        <w:tc>
          <w:tcPr>
            <w:tcW w:w="1004" w:type="pct"/>
            <w:noWrap w:val="0"/>
            <w:vAlign w:val="center"/>
          </w:tcPr>
          <w:p w14:paraId="6525579C">
            <w:pPr>
              <w:pStyle w:val="26"/>
              <w:bidi w:val="0"/>
              <w:rPr>
                <w:rFonts w:hint="default"/>
              </w:rPr>
            </w:pPr>
            <w:r>
              <w:rPr>
                <w:rFonts w:hint="default"/>
              </w:rPr>
              <w:t>sphfwssflhbbm</w:t>
            </w:r>
          </w:p>
        </w:tc>
        <w:tc>
          <w:tcPr>
            <w:tcW w:w="1087" w:type="pct"/>
            <w:noWrap w:val="0"/>
            <w:vAlign w:val="center"/>
          </w:tcPr>
          <w:p w14:paraId="162FA862">
            <w:pPr>
              <w:pStyle w:val="26"/>
              <w:bidi w:val="0"/>
              <w:rPr>
                <w:rFonts w:hint="default"/>
              </w:rPr>
            </w:pPr>
            <w:r>
              <w:rPr>
                <w:rFonts w:hint="default"/>
              </w:rPr>
              <w:t>商品和服务税收分类合并编码</w:t>
            </w:r>
          </w:p>
        </w:tc>
        <w:tc>
          <w:tcPr>
            <w:tcW w:w="753" w:type="pct"/>
            <w:noWrap w:val="0"/>
            <w:vAlign w:val="center"/>
          </w:tcPr>
          <w:p w14:paraId="1526978F">
            <w:pPr>
              <w:pStyle w:val="26"/>
              <w:bidi w:val="0"/>
              <w:rPr>
                <w:rFonts w:hint="default"/>
              </w:rPr>
            </w:pPr>
            <w:r>
              <w:rPr>
                <w:rFonts w:hint="default"/>
              </w:rPr>
              <w:t>varchar</w:t>
            </w:r>
          </w:p>
        </w:tc>
        <w:tc>
          <w:tcPr>
            <w:tcW w:w="418" w:type="pct"/>
            <w:noWrap w:val="0"/>
            <w:vAlign w:val="center"/>
          </w:tcPr>
          <w:p w14:paraId="288B4B71">
            <w:pPr>
              <w:pStyle w:val="26"/>
              <w:bidi w:val="0"/>
              <w:rPr>
                <w:rFonts w:hint="default"/>
              </w:rPr>
            </w:pPr>
            <w:r>
              <w:rPr>
                <w:rFonts w:hint="default"/>
              </w:rPr>
              <w:t>19</w:t>
            </w:r>
          </w:p>
        </w:tc>
        <w:tc>
          <w:tcPr>
            <w:tcW w:w="417" w:type="pct"/>
            <w:noWrap w:val="0"/>
            <w:vAlign w:val="center"/>
          </w:tcPr>
          <w:p w14:paraId="02AB98E6">
            <w:pPr>
              <w:pStyle w:val="26"/>
              <w:bidi w:val="0"/>
              <w:rPr>
                <w:rFonts w:hint="default"/>
              </w:rPr>
            </w:pPr>
            <w:r>
              <w:rPr>
                <w:rFonts w:hint="default"/>
              </w:rPr>
              <w:t>是</w:t>
            </w:r>
          </w:p>
        </w:tc>
        <w:tc>
          <w:tcPr>
            <w:tcW w:w="920" w:type="pct"/>
            <w:noWrap w:val="0"/>
            <w:vAlign w:val="center"/>
          </w:tcPr>
          <w:p w14:paraId="244BEF15">
            <w:pPr>
              <w:pStyle w:val="26"/>
              <w:bidi w:val="0"/>
              <w:rPr>
                <w:rFonts w:hint="default"/>
              </w:rPr>
            </w:pPr>
          </w:p>
        </w:tc>
      </w:tr>
      <w:tr w14:paraId="49F46C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7DCBC8E">
            <w:pPr>
              <w:pStyle w:val="26"/>
              <w:bidi w:val="0"/>
              <w:rPr>
                <w:rFonts w:hint="default"/>
              </w:rPr>
            </w:pPr>
            <w:r>
              <w:rPr>
                <w:rFonts w:hint="default"/>
                <w:lang w:val="en-US" w:eastAsia="zh-CN"/>
              </w:rPr>
              <w:t>7</w:t>
            </w:r>
          </w:p>
        </w:tc>
        <w:tc>
          <w:tcPr>
            <w:tcW w:w="1004" w:type="pct"/>
            <w:noWrap w:val="0"/>
            <w:vAlign w:val="center"/>
          </w:tcPr>
          <w:p w14:paraId="334F897F">
            <w:pPr>
              <w:pStyle w:val="26"/>
              <w:bidi w:val="0"/>
              <w:rPr>
                <w:rFonts w:hint="default"/>
              </w:rPr>
            </w:pPr>
            <w:r>
              <w:rPr>
                <w:rFonts w:hint="default"/>
              </w:rPr>
              <w:t>tdyslxdm</w:t>
            </w:r>
          </w:p>
        </w:tc>
        <w:tc>
          <w:tcPr>
            <w:tcW w:w="1087" w:type="pct"/>
            <w:noWrap w:val="0"/>
            <w:vAlign w:val="center"/>
          </w:tcPr>
          <w:p w14:paraId="63F71D06">
            <w:pPr>
              <w:pStyle w:val="26"/>
              <w:bidi w:val="0"/>
              <w:rPr>
                <w:rFonts w:hint="default"/>
              </w:rPr>
            </w:pPr>
            <w:r>
              <w:rPr>
                <w:rFonts w:hint="default"/>
              </w:rPr>
              <w:t>特定要素标签归类</w:t>
            </w:r>
          </w:p>
        </w:tc>
        <w:tc>
          <w:tcPr>
            <w:tcW w:w="753" w:type="pct"/>
            <w:noWrap w:val="0"/>
            <w:vAlign w:val="center"/>
          </w:tcPr>
          <w:p w14:paraId="3A88EAF6">
            <w:pPr>
              <w:pStyle w:val="26"/>
              <w:bidi w:val="0"/>
              <w:rPr>
                <w:rFonts w:hint="default"/>
              </w:rPr>
            </w:pPr>
            <w:r>
              <w:rPr>
                <w:rFonts w:hint="default"/>
              </w:rPr>
              <w:t>varchar</w:t>
            </w:r>
          </w:p>
        </w:tc>
        <w:tc>
          <w:tcPr>
            <w:tcW w:w="418" w:type="pct"/>
            <w:noWrap w:val="0"/>
            <w:vAlign w:val="center"/>
          </w:tcPr>
          <w:p w14:paraId="680DE51F">
            <w:pPr>
              <w:pStyle w:val="26"/>
              <w:bidi w:val="0"/>
              <w:rPr>
                <w:rFonts w:hint="default"/>
              </w:rPr>
            </w:pPr>
            <w:r>
              <w:rPr>
                <w:rFonts w:hint="default"/>
              </w:rPr>
              <w:t>2</w:t>
            </w:r>
          </w:p>
        </w:tc>
        <w:tc>
          <w:tcPr>
            <w:tcW w:w="417" w:type="pct"/>
            <w:noWrap w:val="0"/>
            <w:vAlign w:val="center"/>
          </w:tcPr>
          <w:p w14:paraId="6B8B0B1E">
            <w:pPr>
              <w:pStyle w:val="26"/>
              <w:bidi w:val="0"/>
              <w:rPr>
                <w:rFonts w:hint="default"/>
              </w:rPr>
            </w:pPr>
            <w:r>
              <w:rPr>
                <w:rFonts w:hint="default"/>
              </w:rPr>
              <w:t>否</w:t>
            </w:r>
          </w:p>
        </w:tc>
        <w:tc>
          <w:tcPr>
            <w:tcW w:w="920" w:type="pct"/>
            <w:noWrap w:val="0"/>
            <w:vAlign w:val="center"/>
          </w:tcPr>
          <w:p w14:paraId="5CB0DCE1">
            <w:pPr>
              <w:pStyle w:val="26"/>
              <w:bidi w:val="0"/>
              <w:rPr>
                <w:rFonts w:hint="default"/>
              </w:rPr>
            </w:pPr>
            <w:r>
              <w:rPr>
                <w:rFonts w:hint="default"/>
              </w:rPr>
              <w:t>01：成品油</w:t>
            </w:r>
          </w:p>
          <w:p w14:paraId="0A445170">
            <w:pPr>
              <w:pStyle w:val="26"/>
              <w:bidi w:val="0"/>
              <w:rPr>
                <w:rFonts w:hint="default"/>
              </w:rPr>
            </w:pPr>
            <w:r>
              <w:rPr>
                <w:rFonts w:hint="default"/>
              </w:rPr>
              <w:t>02：稀土</w:t>
            </w:r>
          </w:p>
          <w:p w14:paraId="6286A480">
            <w:pPr>
              <w:pStyle w:val="26"/>
              <w:bidi w:val="0"/>
              <w:rPr>
                <w:rFonts w:hint="default"/>
              </w:rPr>
            </w:pPr>
            <w:r>
              <w:rPr>
                <w:rFonts w:hint="default"/>
              </w:rPr>
              <w:t>03：建筑服务</w:t>
            </w:r>
          </w:p>
          <w:p w14:paraId="7C224DAA">
            <w:pPr>
              <w:pStyle w:val="26"/>
              <w:bidi w:val="0"/>
              <w:rPr>
                <w:rFonts w:hint="default"/>
              </w:rPr>
            </w:pPr>
            <w:r>
              <w:rPr>
                <w:rFonts w:hint="default"/>
              </w:rPr>
              <w:t>04：货物运输</w:t>
            </w:r>
          </w:p>
          <w:p w14:paraId="1E54F9A5">
            <w:pPr>
              <w:pStyle w:val="26"/>
              <w:bidi w:val="0"/>
              <w:rPr>
                <w:rFonts w:hint="default"/>
              </w:rPr>
            </w:pPr>
            <w:r>
              <w:rPr>
                <w:rFonts w:hint="default"/>
              </w:rPr>
              <w:t>05：不动产销售</w:t>
            </w:r>
          </w:p>
          <w:p w14:paraId="79CAEB29">
            <w:pPr>
              <w:pStyle w:val="26"/>
              <w:bidi w:val="0"/>
              <w:rPr>
                <w:rFonts w:hint="default"/>
              </w:rPr>
            </w:pPr>
            <w:r>
              <w:rPr>
                <w:rFonts w:hint="default"/>
              </w:rPr>
              <w:t>06：不动产租赁</w:t>
            </w:r>
          </w:p>
          <w:p w14:paraId="1DCF0C5A">
            <w:pPr>
              <w:pStyle w:val="26"/>
              <w:bidi w:val="0"/>
              <w:rPr>
                <w:rFonts w:hint="default"/>
              </w:rPr>
            </w:pPr>
            <w:r>
              <w:rPr>
                <w:rFonts w:hint="default"/>
              </w:rPr>
              <w:t>07：代收车船使用税</w:t>
            </w:r>
          </w:p>
          <w:p w14:paraId="0F585C0C">
            <w:pPr>
              <w:pStyle w:val="26"/>
              <w:bidi w:val="0"/>
              <w:rPr>
                <w:rFonts w:hint="default"/>
              </w:rPr>
            </w:pPr>
            <w:r>
              <w:rPr>
                <w:rFonts w:hint="default"/>
              </w:rPr>
              <w:t>08：通行费</w:t>
            </w:r>
          </w:p>
          <w:p w14:paraId="4389C75E">
            <w:pPr>
              <w:pStyle w:val="26"/>
              <w:bidi w:val="0"/>
              <w:rPr>
                <w:rFonts w:hint="default"/>
              </w:rPr>
            </w:pPr>
            <w:r>
              <w:rPr>
                <w:rFonts w:hint="default"/>
              </w:rPr>
              <w:t>09：旅客运输</w:t>
            </w:r>
          </w:p>
          <w:p w14:paraId="6F5248D5">
            <w:pPr>
              <w:pStyle w:val="26"/>
              <w:bidi w:val="0"/>
              <w:rPr>
                <w:rFonts w:hint="default"/>
              </w:rPr>
            </w:pPr>
            <w:r>
              <w:rPr>
                <w:rFonts w:hint="default"/>
              </w:rPr>
              <w:t>10：医疗服务</w:t>
            </w:r>
          </w:p>
          <w:p w14:paraId="56C5083D">
            <w:pPr>
              <w:pStyle w:val="26"/>
              <w:bidi w:val="0"/>
              <w:rPr>
                <w:rFonts w:hint="default"/>
              </w:rPr>
            </w:pPr>
            <w:r>
              <w:rPr>
                <w:rFonts w:hint="default"/>
              </w:rPr>
              <w:t>11：农产品</w:t>
            </w:r>
          </w:p>
          <w:p w14:paraId="2D62D288">
            <w:pPr>
              <w:pStyle w:val="26"/>
              <w:bidi w:val="0"/>
              <w:rPr>
                <w:rFonts w:hint="default"/>
              </w:rPr>
            </w:pPr>
            <w:r>
              <w:rPr>
                <w:rFonts w:hint="default"/>
              </w:rPr>
              <w:t>12：拖拉机和联合收割机</w:t>
            </w:r>
          </w:p>
          <w:p w14:paraId="4032B329">
            <w:pPr>
              <w:pStyle w:val="26"/>
              <w:bidi w:val="0"/>
              <w:rPr>
                <w:rFonts w:hint="default"/>
              </w:rPr>
            </w:pPr>
            <w:r>
              <w:rPr>
                <w:rFonts w:hint="default"/>
              </w:rPr>
              <w:t>13：机动车</w:t>
            </w:r>
          </w:p>
          <w:p w14:paraId="47332303">
            <w:pPr>
              <w:pStyle w:val="26"/>
              <w:bidi w:val="0"/>
              <w:rPr>
                <w:rFonts w:hint="default"/>
              </w:rPr>
            </w:pPr>
            <w:r>
              <w:rPr>
                <w:rFonts w:hint="default"/>
              </w:rPr>
              <w:t>14：光伏收购</w:t>
            </w:r>
          </w:p>
          <w:p w14:paraId="17166FC4">
            <w:pPr>
              <w:pStyle w:val="26"/>
              <w:bidi w:val="0"/>
              <w:rPr>
                <w:rFonts w:hint="default"/>
              </w:rPr>
            </w:pPr>
            <w:r>
              <w:rPr>
                <w:rFonts w:hint="default"/>
              </w:rPr>
              <w:t>15：卷烟</w:t>
            </w:r>
          </w:p>
        </w:tc>
      </w:tr>
      <w:tr w14:paraId="538B45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DC806A">
            <w:pPr>
              <w:pStyle w:val="26"/>
              <w:bidi w:val="0"/>
              <w:rPr>
                <w:rFonts w:hint="default"/>
              </w:rPr>
            </w:pPr>
            <w:r>
              <w:rPr>
                <w:rFonts w:hint="default"/>
                <w:lang w:val="en-US" w:eastAsia="zh-CN"/>
              </w:rPr>
              <w:t>8</w:t>
            </w:r>
          </w:p>
        </w:tc>
        <w:tc>
          <w:tcPr>
            <w:tcW w:w="1004" w:type="pct"/>
            <w:noWrap w:val="0"/>
            <w:vAlign w:val="center"/>
          </w:tcPr>
          <w:p w14:paraId="37A94C94">
            <w:pPr>
              <w:pStyle w:val="26"/>
              <w:bidi w:val="0"/>
              <w:rPr>
                <w:rFonts w:hint="default"/>
              </w:rPr>
            </w:pPr>
            <w:r>
              <w:rPr>
                <w:rFonts w:hint="default"/>
              </w:rPr>
              <w:t>cezs</w:t>
            </w:r>
          </w:p>
        </w:tc>
        <w:tc>
          <w:tcPr>
            <w:tcW w:w="1087" w:type="pct"/>
            <w:noWrap w:val="0"/>
            <w:vAlign w:val="center"/>
          </w:tcPr>
          <w:p w14:paraId="5DF5AF42">
            <w:pPr>
              <w:pStyle w:val="26"/>
              <w:bidi w:val="0"/>
              <w:rPr>
                <w:rFonts w:hint="default"/>
              </w:rPr>
            </w:pPr>
            <w:r>
              <w:rPr>
                <w:rFonts w:hint="default"/>
              </w:rPr>
              <w:t>差额征税</w:t>
            </w:r>
          </w:p>
        </w:tc>
        <w:tc>
          <w:tcPr>
            <w:tcW w:w="753" w:type="pct"/>
            <w:noWrap w:val="0"/>
            <w:vAlign w:val="center"/>
          </w:tcPr>
          <w:p w14:paraId="3DE96151">
            <w:pPr>
              <w:pStyle w:val="26"/>
              <w:bidi w:val="0"/>
              <w:rPr>
                <w:rFonts w:hint="default"/>
              </w:rPr>
            </w:pPr>
            <w:r>
              <w:rPr>
                <w:rFonts w:hint="default"/>
              </w:rPr>
              <w:t>varchar</w:t>
            </w:r>
          </w:p>
        </w:tc>
        <w:tc>
          <w:tcPr>
            <w:tcW w:w="418" w:type="pct"/>
            <w:noWrap w:val="0"/>
            <w:vAlign w:val="center"/>
          </w:tcPr>
          <w:p w14:paraId="57779BC4">
            <w:pPr>
              <w:pStyle w:val="26"/>
              <w:bidi w:val="0"/>
              <w:rPr>
                <w:rFonts w:hint="default"/>
              </w:rPr>
            </w:pPr>
            <w:r>
              <w:rPr>
                <w:rFonts w:hint="default"/>
              </w:rPr>
              <w:t>1</w:t>
            </w:r>
          </w:p>
        </w:tc>
        <w:tc>
          <w:tcPr>
            <w:tcW w:w="417" w:type="pct"/>
            <w:noWrap w:val="0"/>
            <w:vAlign w:val="center"/>
          </w:tcPr>
          <w:p w14:paraId="4F8A9CD3">
            <w:pPr>
              <w:pStyle w:val="26"/>
              <w:bidi w:val="0"/>
              <w:rPr>
                <w:rFonts w:hint="default"/>
              </w:rPr>
            </w:pPr>
            <w:r>
              <w:rPr>
                <w:rFonts w:hint="default"/>
              </w:rPr>
              <w:t>否</w:t>
            </w:r>
          </w:p>
        </w:tc>
        <w:tc>
          <w:tcPr>
            <w:tcW w:w="920" w:type="pct"/>
            <w:noWrap w:val="0"/>
            <w:vAlign w:val="center"/>
          </w:tcPr>
          <w:p w14:paraId="2234298D">
            <w:pPr>
              <w:pStyle w:val="26"/>
              <w:bidi w:val="0"/>
              <w:rPr>
                <w:rFonts w:hint="default"/>
              </w:rPr>
            </w:pPr>
            <w:r>
              <w:rPr>
                <w:rFonts w:hint="default"/>
              </w:rPr>
              <w:t>Y：是</w:t>
            </w:r>
          </w:p>
          <w:p w14:paraId="1906E545">
            <w:pPr>
              <w:pStyle w:val="26"/>
              <w:bidi w:val="0"/>
              <w:rPr>
                <w:rFonts w:hint="default"/>
              </w:rPr>
            </w:pPr>
            <w:r>
              <w:rPr>
                <w:rFonts w:hint="default"/>
              </w:rPr>
              <w:t>N：否</w:t>
            </w:r>
          </w:p>
        </w:tc>
      </w:tr>
      <w:tr w14:paraId="19231C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F2D293">
            <w:pPr>
              <w:pStyle w:val="26"/>
              <w:bidi w:val="0"/>
              <w:rPr>
                <w:rFonts w:hint="default"/>
              </w:rPr>
            </w:pPr>
            <w:r>
              <w:rPr>
                <w:rFonts w:hint="default"/>
                <w:lang w:val="en-US" w:eastAsia="zh-CN"/>
              </w:rPr>
              <w:t>9</w:t>
            </w:r>
          </w:p>
        </w:tc>
        <w:tc>
          <w:tcPr>
            <w:tcW w:w="1004" w:type="pct"/>
            <w:noWrap w:val="0"/>
            <w:vAlign w:val="center"/>
          </w:tcPr>
          <w:p w14:paraId="1DB0F1EB">
            <w:pPr>
              <w:pStyle w:val="26"/>
              <w:bidi w:val="0"/>
              <w:rPr>
                <w:rFonts w:hint="default"/>
              </w:rPr>
            </w:pPr>
            <w:r>
              <w:rPr>
                <w:rFonts w:hint="default"/>
              </w:rPr>
              <w:t>bzs</w:t>
            </w:r>
          </w:p>
        </w:tc>
        <w:tc>
          <w:tcPr>
            <w:tcW w:w="1087" w:type="pct"/>
            <w:noWrap w:val="0"/>
            <w:vAlign w:val="center"/>
          </w:tcPr>
          <w:p w14:paraId="431A4F4D">
            <w:pPr>
              <w:pStyle w:val="26"/>
              <w:bidi w:val="0"/>
              <w:rPr>
                <w:rFonts w:hint="default"/>
              </w:rPr>
            </w:pPr>
            <w:r>
              <w:rPr>
                <w:rFonts w:hint="default"/>
              </w:rPr>
              <w:t>不征税</w:t>
            </w:r>
          </w:p>
        </w:tc>
        <w:tc>
          <w:tcPr>
            <w:tcW w:w="753" w:type="pct"/>
            <w:noWrap w:val="0"/>
            <w:vAlign w:val="center"/>
          </w:tcPr>
          <w:p w14:paraId="4D544CC8">
            <w:pPr>
              <w:pStyle w:val="26"/>
              <w:bidi w:val="0"/>
              <w:rPr>
                <w:rFonts w:hint="default"/>
              </w:rPr>
            </w:pPr>
            <w:r>
              <w:rPr>
                <w:rFonts w:hint="default"/>
              </w:rPr>
              <w:t>varchar</w:t>
            </w:r>
          </w:p>
        </w:tc>
        <w:tc>
          <w:tcPr>
            <w:tcW w:w="418" w:type="pct"/>
            <w:noWrap w:val="0"/>
            <w:vAlign w:val="center"/>
          </w:tcPr>
          <w:p w14:paraId="0055F0F2">
            <w:pPr>
              <w:pStyle w:val="26"/>
              <w:bidi w:val="0"/>
              <w:rPr>
                <w:rFonts w:hint="default"/>
              </w:rPr>
            </w:pPr>
            <w:r>
              <w:rPr>
                <w:rFonts w:hint="default"/>
              </w:rPr>
              <w:t>1</w:t>
            </w:r>
          </w:p>
        </w:tc>
        <w:tc>
          <w:tcPr>
            <w:tcW w:w="417" w:type="pct"/>
            <w:noWrap w:val="0"/>
            <w:vAlign w:val="center"/>
          </w:tcPr>
          <w:p w14:paraId="50ABCC9B">
            <w:pPr>
              <w:pStyle w:val="26"/>
              <w:bidi w:val="0"/>
              <w:rPr>
                <w:rFonts w:hint="default"/>
              </w:rPr>
            </w:pPr>
            <w:r>
              <w:rPr>
                <w:rFonts w:hint="default"/>
              </w:rPr>
              <w:t>否</w:t>
            </w:r>
          </w:p>
        </w:tc>
        <w:tc>
          <w:tcPr>
            <w:tcW w:w="920" w:type="pct"/>
            <w:noWrap w:val="0"/>
            <w:vAlign w:val="center"/>
          </w:tcPr>
          <w:p w14:paraId="33D5D75F">
            <w:pPr>
              <w:pStyle w:val="26"/>
              <w:bidi w:val="0"/>
              <w:rPr>
                <w:rFonts w:hint="default"/>
              </w:rPr>
            </w:pPr>
            <w:r>
              <w:rPr>
                <w:rFonts w:hint="default"/>
              </w:rPr>
              <w:t>Y：是</w:t>
            </w:r>
          </w:p>
          <w:p w14:paraId="19A4F5B7">
            <w:pPr>
              <w:pStyle w:val="26"/>
              <w:bidi w:val="0"/>
              <w:rPr>
                <w:rFonts w:hint="default"/>
              </w:rPr>
            </w:pPr>
            <w:r>
              <w:rPr>
                <w:rFonts w:hint="default"/>
              </w:rPr>
              <w:t>N：否</w:t>
            </w:r>
          </w:p>
        </w:tc>
      </w:tr>
      <w:tr w14:paraId="416855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088721">
            <w:pPr>
              <w:pStyle w:val="26"/>
              <w:bidi w:val="0"/>
              <w:rPr>
                <w:rFonts w:hint="default"/>
              </w:rPr>
            </w:pPr>
            <w:r>
              <w:rPr>
                <w:rFonts w:hint="default"/>
                <w:lang w:val="en-US" w:eastAsia="zh-CN"/>
              </w:rPr>
              <w:t>10</w:t>
            </w:r>
          </w:p>
        </w:tc>
        <w:tc>
          <w:tcPr>
            <w:tcW w:w="1004" w:type="pct"/>
            <w:noWrap w:val="0"/>
            <w:vAlign w:val="center"/>
          </w:tcPr>
          <w:p w14:paraId="7F9EF77C">
            <w:pPr>
              <w:pStyle w:val="26"/>
              <w:bidi w:val="0"/>
              <w:rPr>
                <w:rFonts w:hint="default"/>
              </w:rPr>
            </w:pPr>
            <w:r>
              <w:rPr>
                <w:rFonts w:hint="default"/>
              </w:rPr>
              <w:t>jzjtdm</w:t>
            </w:r>
          </w:p>
        </w:tc>
        <w:tc>
          <w:tcPr>
            <w:tcW w:w="1087" w:type="pct"/>
            <w:noWrap w:val="0"/>
            <w:vAlign w:val="center"/>
          </w:tcPr>
          <w:p w14:paraId="23A894AD">
            <w:pPr>
              <w:pStyle w:val="26"/>
              <w:bidi w:val="0"/>
              <w:rPr>
                <w:rFonts w:hint="default"/>
              </w:rPr>
            </w:pPr>
            <w:r>
              <w:rPr>
                <w:rFonts w:hint="default"/>
              </w:rPr>
              <w:t>即征即退代码集合</w:t>
            </w:r>
          </w:p>
        </w:tc>
        <w:tc>
          <w:tcPr>
            <w:tcW w:w="753" w:type="pct"/>
            <w:noWrap w:val="0"/>
            <w:vAlign w:val="center"/>
          </w:tcPr>
          <w:p w14:paraId="0D1A303C">
            <w:pPr>
              <w:pStyle w:val="26"/>
              <w:bidi w:val="0"/>
              <w:rPr>
                <w:rFonts w:hint="default"/>
              </w:rPr>
            </w:pPr>
            <w:r>
              <w:rPr>
                <w:rFonts w:hint="default"/>
              </w:rPr>
              <w:t>varchar</w:t>
            </w:r>
          </w:p>
        </w:tc>
        <w:tc>
          <w:tcPr>
            <w:tcW w:w="418" w:type="pct"/>
            <w:noWrap w:val="0"/>
            <w:vAlign w:val="center"/>
          </w:tcPr>
          <w:p w14:paraId="0C12158C">
            <w:pPr>
              <w:pStyle w:val="26"/>
              <w:bidi w:val="0"/>
              <w:rPr>
                <w:rFonts w:hint="default"/>
              </w:rPr>
            </w:pPr>
            <w:r>
              <w:rPr>
                <w:rFonts w:hint="default"/>
              </w:rPr>
              <w:t>150</w:t>
            </w:r>
          </w:p>
        </w:tc>
        <w:tc>
          <w:tcPr>
            <w:tcW w:w="417" w:type="pct"/>
            <w:noWrap w:val="0"/>
            <w:vAlign w:val="center"/>
          </w:tcPr>
          <w:p w14:paraId="1924AE75">
            <w:pPr>
              <w:pStyle w:val="26"/>
              <w:bidi w:val="0"/>
              <w:rPr>
                <w:rFonts w:hint="default"/>
              </w:rPr>
            </w:pPr>
            <w:r>
              <w:rPr>
                <w:rFonts w:hint="default"/>
              </w:rPr>
              <w:t>否</w:t>
            </w:r>
          </w:p>
        </w:tc>
        <w:tc>
          <w:tcPr>
            <w:tcW w:w="920" w:type="pct"/>
            <w:noWrap w:val="0"/>
            <w:vAlign w:val="center"/>
          </w:tcPr>
          <w:p w14:paraId="0E8340C1">
            <w:pPr>
              <w:pStyle w:val="26"/>
              <w:bidi w:val="0"/>
              <w:rPr>
                <w:rFonts w:hint="default"/>
              </w:rPr>
            </w:pPr>
            <w:r>
              <w:rPr>
                <w:rFonts w:hint="default"/>
              </w:rPr>
              <w:t>01：增值税即征即退-软件产品</w:t>
            </w:r>
          </w:p>
          <w:p w14:paraId="36F6F57A">
            <w:pPr>
              <w:pStyle w:val="26"/>
              <w:bidi w:val="0"/>
              <w:rPr>
                <w:rFonts w:hint="default"/>
              </w:rPr>
            </w:pPr>
            <w:r>
              <w:rPr>
                <w:rFonts w:hint="default"/>
              </w:rPr>
              <w:t>02：增值税即征即退-资源综合利用产品</w:t>
            </w:r>
          </w:p>
          <w:p w14:paraId="69CFE67E">
            <w:pPr>
              <w:pStyle w:val="26"/>
              <w:bidi w:val="0"/>
              <w:rPr>
                <w:rFonts w:hint="default"/>
              </w:rPr>
            </w:pPr>
            <w:r>
              <w:rPr>
                <w:rFonts w:hint="default"/>
              </w:rPr>
              <w:t>03：增值税即征即退-管道运输服务</w:t>
            </w:r>
          </w:p>
          <w:p w14:paraId="20CA2BB7">
            <w:pPr>
              <w:pStyle w:val="26"/>
              <w:bidi w:val="0"/>
              <w:rPr>
                <w:rFonts w:hint="default"/>
              </w:rPr>
            </w:pPr>
            <w:r>
              <w:rPr>
                <w:rFonts w:hint="default"/>
              </w:rPr>
              <w:t>04：增值税即征即退-有形动产融资租赁服务</w:t>
            </w:r>
          </w:p>
          <w:p w14:paraId="39A418A8">
            <w:pPr>
              <w:pStyle w:val="26"/>
              <w:bidi w:val="0"/>
              <w:rPr>
                <w:rFonts w:hint="default"/>
              </w:rPr>
            </w:pPr>
            <w:r>
              <w:rPr>
                <w:rFonts w:hint="default"/>
              </w:rPr>
              <w:t>05：增值税即征即退-有形动产融资性售后回租服务</w:t>
            </w:r>
          </w:p>
          <w:p w14:paraId="61455A73">
            <w:pPr>
              <w:pStyle w:val="26"/>
              <w:bidi w:val="0"/>
              <w:rPr>
                <w:rFonts w:hint="default"/>
              </w:rPr>
            </w:pPr>
            <w:r>
              <w:rPr>
                <w:rFonts w:hint="default"/>
              </w:rPr>
              <w:t>06：增值税即征即退-新型墙体材料</w:t>
            </w:r>
          </w:p>
          <w:p w14:paraId="7F693C5D">
            <w:pPr>
              <w:pStyle w:val="26"/>
              <w:bidi w:val="0"/>
              <w:rPr>
                <w:rFonts w:hint="default"/>
              </w:rPr>
            </w:pPr>
            <w:r>
              <w:rPr>
                <w:rFonts w:hint="default"/>
              </w:rPr>
              <w:t>07：增值税即征即退-风力发电产品</w:t>
            </w:r>
          </w:p>
          <w:p w14:paraId="101DF929">
            <w:pPr>
              <w:pStyle w:val="26"/>
              <w:bidi w:val="0"/>
              <w:rPr>
                <w:rFonts w:hint="default"/>
              </w:rPr>
            </w:pPr>
            <w:r>
              <w:rPr>
                <w:rFonts w:hint="default"/>
              </w:rPr>
              <w:t>08：增值税即征即退-光伏发电产品</w:t>
            </w:r>
          </w:p>
          <w:p w14:paraId="6CCDC7E2">
            <w:pPr>
              <w:pStyle w:val="26"/>
              <w:bidi w:val="0"/>
              <w:rPr>
                <w:rFonts w:hint="default"/>
              </w:rPr>
            </w:pPr>
            <w:r>
              <w:rPr>
                <w:rFonts w:hint="default"/>
              </w:rPr>
              <w:t>09：增值税即征即退-动漫软件产品</w:t>
            </w:r>
          </w:p>
          <w:p w14:paraId="4E364E4E">
            <w:pPr>
              <w:pStyle w:val="26"/>
              <w:bidi w:val="0"/>
              <w:rPr>
                <w:rFonts w:hint="default"/>
              </w:rPr>
            </w:pPr>
            <w:r>
              <w:rPr>
                <w:rFonts w:hint="default"/>
              </w:rPr>
              <w:t>10：增值税即征即退-飞机维修劳务</w:t>
            </w:r>
          </w:p>
          <w:p w14:paraId="149D0687">
            <w:pPr>
              <w:pStyle w:val="26"/>
              <w:bidi w:val="0"/>
              <w:rPr>
                <w:rFonts w:hint="default"/>
              </w:rPr>
            </w:pPr>
            <w:r>
              <w:rPr>
                <w:rFonts w:hint="default"/>
              </w:rPr>
              <w:t>11：增值税即征即退-黄金</w:t>
            </w:r>
          </w:p>
          <w:p w14:paraId="697BADA4">
            <w:pPr>
              <w:pStyle w:val="26"/>
              <w:bidi w:val="0"/>
              <w:rPr>
                <w:rFonts w:hint="default"/>
              </w:rPr>
            </w:pPr>
            <w:r>
              <w:rPr>
                <w:rFonts w:hint="default"/>
              </w:rPr>
              <w:t>12：增值税即征即退-铂金</w:t>
            </w:r>
          </w:p>
        </w:tc>
      </w:tr>
      <w:tr w14:paraId="3F4634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948CF9C">
            <w:pPr>
              <w:pStyle w:val="26"/>
              <w:bidi w:val="0"/>
              <w:rPr>
                <w:rFonts w:hint="default"/>
              </w:rPr>
            </w:pPr>
            <w:r>
              <w:rPr>
                <w:rFonts w:hint="default"/>
                <w:lang w:val="en-US" w:eastAsia="zh-CN"/>
              </w:rPr>
              <w:t>11</w:t>
            </w:r>
          </w:p>
        </w:tc>
        <w:tc>
          <w:tcPr>
            <w:tcW w:w="1004" w:type="pct"/>
            <w:noWrap w:val="0"/>
            <w:vAlign w:val="center"/>
          </w:tcPr>
          <w:p w14:paraId="573CE6F1">
            <w:pPr>
              <w:pStyle w:val="26"/>
              <w:bidi w:val="0"/>
              <w:rPr>
                <w:rFonts w:hint="default"/>
              </w:rPr>
            </w:pPr>
            <w:r>
              <w:rPr>
                <w:rFonts w:hint="default"/>
              </w:rPr>
              <w:t>sphfwmc</w:t>
            </w:r>
          </w:p>
        </w:tc>
        <w:tc>
          <w:tcPr>
            <w:tcW w:w="1087" w:type="pct"/>
            <w:noWrap w:val="0"/>
            <w:vAlign w:val="center"/>
          </w:tcPr>
          <w:p w14:paraId="7C10525B">
            <w:pPr>
              <w:pStyle w:val="26"/>
              <w:bidi w:val="0"/>
              <w:rPr>
                <w:rFonts w:hint="default"/>
              </w:rPr>
            </w:pPr>
            <w:r>
              <w:rPr>
                <w:rFonts w:hint="default"/>
              </w:rPr>
              <w:t>商品和服务名称</w:t>
            </w:r>
          </w:p>
        </w:tc>
        <w:tc>
          <w:tcPr>
            <w:tcW w:w="753" w:type="pct"/>
            <w:noWrap w:val="0"/>
            <w:vAlign w:val="center"/>
          </w:tcPr>
          <w:p w14:paraId="5B36D22E">
            <w:pPr>
              <w:pStyle w:val="26"/>
              <w:bidi w:val="0"/>
              <w:rPr>
                <w:rFonts w:hint="default"/>
              </w:rPr>
            </w:pPr>
            <w:r>
              <w:rPr>
                <w:rFonts w:hint="default"/>
              </w:rPr>
              <w:t>varchar</w:t>
            </w:r>
          </w:p>
        </w:tc>
        <w:tc>
          <w:tcPr>
            <w:tcW w:w="418" w:type="pct"/>
            <w:noWrap w:val="0"/>
            <w:vAlign w:val="center"/>
          </w:tcPr>
          <w:p w14:paraId="0C4B1C10">
            <w:pPr>
              <w:pStyle w:val="26"/>
              <w:bidi w:val="0"/>
              <w:rPr>
                <w:rFonts w:hint="default"/>
              </w:rPr>
            </w:pPr>
            <w:r>
              <w:rPr>
                <w:rFonts w:hint="default"/>
              </w:rPr>
              <w:t>150</w:t>
            </w:r>
          </w:p>
        </w:tc>
        <w:tc>
          <w:tcPr>
            <w:tcW w:w="417" w:type="pct"/>
            <w:noWrap w:val="0"/>
            <w:vAlign w:val="center"/>
          </w:tcPr>
          <w:p w14:paraId="5931DFAA">
            <w:pPr>
              <w:pStyle w:val="26"/>
              <w:bidi w:val="0"/>
              <w:rPr>
                <w:rFonts w:hint="default"/>
              </w:rPr>
            </w:pPr>
            <w:r>
              <w:rPr>
                <w:rFonts w:hint="default"/>
              </w:rPr>
              <w:t>是</w:t>
            </w:r>
          </w:p>
        </w:tc>
        <w:tc>
          <w:tcPr>
            <w:tcW w:w="920" w:type="pct"/>
            <w:noWrap w:val="0"/>
            <w:vAlign w:val="center"/>
          </w:tcPr>
          <w:p w14:paraId="5E254C55">
            <w:pPr>
              <w:pStyle w:val="26"/>
              <w:bidi w:val="0"/>
              <w:rPr>
                <w:rFonts w:hint="default"/>
              </w:rPr>
            </w:pPr>
          </w:p>
        </w:tc>
      </w:tr>
      <w:tr w14:paraId="3C3DE7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41F8214">
            <w:pPr>
              <w:pStyle w:val="26"/>
              <w:bidi w:val="0"/>
              <w:rPr>
                <w:rFonts w:hint="default"/>
              </w:rPr>
            </w:pPr>
            <w:r>
              <w:rPr>
                <w:rFonts w:hint="default"/>
                <w:lang w:val="en-US" w:eastAsia="zh-CN"/>
              </w:rPr>
              <w:t>12</w:t>
            </w:r>
          </w:p>
        </w:tc>
        <w:tc>
          <w:tcPr>
            <w:tcW w:w="1004" w:type="pct"/>
            <w:noWrap w:val="0"/>
            <w:vAlign w:val="center"/>
          </w:tcPr>
          <w:p w14:paraId="47254A64">
            <w:pPr>
              <w:pStyle w:val="26"/>
              <w:bidi w:val="0"/>
              <w:rPr>
                <w:rFonts w:hint="default"/>
              </w:rPr>
            </w:pPr>
            <w:r>
              <w:rPr>
                <w:rFonts w:hint="default"/>
              </w:rPr>
              <w:t>sphfwfljc</w:t>
            </w:r>
          </w:p>
        </w:tc>
        <w:tc>
          <w:tcPr>
            <w:tcW w:w="1087" w:type="pct"/>
            <w:noWrap w:val="0"/>
            <w:vAlign w:val="center"/>
          </w:tcPr>
          <w:p w14:paraId="41FDCDF3">
            <w:pPr>
              <w:pStyle w:val="26"/>
              <w:bidi w:val="0"/>
              <w:rPr>
                <w:rFonts w:hint="default"/>
              </w:rPr>
            </w:pPr>
            <w:r>
              <w:rPr>
                <w:rFonts w:hint="default"/>
              </w:rPr>
              <w:t>商品和服务分类简称</w:t>
            </w:r>
          </w:p>
        </w:tc>
        <w:tc>
          <w:tcPr>
            <w:tcW w:w="753" w:type="pct"/>
            <w:noWrap w:val="0"/>
            <w:vAlign w:val="center"/>
          </w:tcPr>
          <w:p w14:paraId="3CBEC19D">
            <w:pPr>
              <w:pStyle w:val="26"/>
              <w:bidi w:val="0"/>
              <w:rPr>
                <w:rFonts w:hint="default"/>
              </w:rPr>
            </w:pPr>
            <w:r>
              <w:rPr>
                <w:rFonts w:hint="default"/>
              </w:rPr>
              <w:t>varchar</w:t>
            </w:r>
          </w:p>
        </w:tc>
        <w:tc>
          <w:tcPr>
            <w:tcW w:w="418" w:type="pct"/>
            <w:noWrap w:val="0"/>
            <w:vAlign w:val="center"/>
          </w:tcPr>
          <w:p w14:paraId="25A8ED6D">
            <w:pPr>
              <w:pStyle w:val="26"/>
              <w:bidi w:val="0"/>
              <w:rPr>
                <w:rFonts w:hint="default"/>
              </w:rPr>
            </w:pPr>
            <w:r>
              <w:rPr>
                <w:rFonts w:hint="default"/>
              </w:rPr>
              <w:t>120</w:t>
            </w:r>
          </w:p>
        </w:tc>
        <w:tc>
          <w:tcPr>
            <w:tcW w:w="417" w:type="pct"/>
            <w:noWrap w:val="0"/>
            <w:vAlign w:val="center"/>
          </w:tcPr>
          <w:p w14:paraId="6FCF60E4">
            <w:pPr>
              <w:pStyle w:val="26"/>
              <w:bidi w:val="0"/>
              <w:rPr>
                <w:rFonts w:hint="default"/>
              </w:rPr>
            </w:pPr>
            <w:r>
              <w:rPr>
                <w:rFonts w:hint="default"/>
              </w:rPr>
              <w:t>是</w:t>
            </w:r>
          </w:p>
        </w:tc>
        <w:tc>
          <w:tcPr>
            <w:tcW w:w="920" w:type="pct"/>
            <w:noWrap w:val="0"/>
            <w:vAlign w:val="center"/>
          </w:tcPr>
          <w:p w14:paraId="28A7DEFF">
            <w:pPr>
              <w:pStyle w:val="26"/>
              <w:bidi w:val="0"/>
              <w:rPr>
                <w:rFonts w:hint="default"/>
              </w:rPr>
            </w:pPr>
          </w:p>
        </w:tc>
      </w:tr>
      <w:tr w14:paraId="04547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DD267CC">
            <w:pPr>
              <w:pStyle w:val="26"/>
              <w:bidi w:val="0"/>
              <w:rPr>
                <w:rFonts w:hint="default"/>
              </w:rPr>
            </w:pPr>
            <w:r>
              <w:rPr>
                <w:rFonts w:hint="default"/>
                <w:lang w:val="en-US" w:eastAsia="zh-CN"/>
              </w:rPr>
              <w:t>13</w:t>
            </w:r>
          </w:p>
        </w:tc>
        <w:tc>
          <w:tcPr>
            <w:tcW w:w="1004" w:type="pct"/>
            <w:noWrap w:val="0"/>
            <w:vAlign w:val="center"/>
          </w:tcPr>
          <w:p w14:paraId="27E6CF6D">
            <w:pPr>
              <w:pStyle w:val="26"/>
              <w:bidi w:val="0"/>
              <w:rPr>
                <w:rFonts w:hint="default"/>
              </w:rPr>
            </w:pPr>
            <w:r>
              <w:rPr>
                <w:rFonts w:hint="default"/>
              </w:rPr>
              <w:t>sm</w:t>
            </w:r>
          </w:p>
        </w:tc>
        <w:tc>
          <w:tcPr>
            <w:tcW w:w="1087" w:type="pct"/>
            <w:noWrap w:val="0"/>
            <w:vAlign w:val="center"/>
          </w:tcPr>
          <w:p w14:paraId="25746CE5">
            <w:pPr>
              <w:pStyle w:val="26"/>
              <w:bidi w:val="0"/>
              <w:rPr>
                <w:rFonts w:hint="default"/>
              </w:rPr>
            </w:pPr>
            <w:r>
              <w:rPr>
                <w:rFonts w:hint="default"/>
              </w:rPr>
              <w:t>说明</w:t>
            </w:r>
          </w:p>
        </w:tc>
        <w:tc>
          <w:tcPr>
            <w:tcW w:w="753" w:type="pct"/>
            <w:noWrap w:val="0"/>
            <w:vAlign w:val="center"/>
          </w:tcPr>
          <w:p w14:paraId="540E6CD8">
            <w:pPr>
              <w:pStyle w:val="26"/>
              <w:bidi w:val="0"/>
              <w:rPr>
                <w:rFonts w:hint="default"/>
              </w:rPr>
            </w:pPr>
            <w:r>
              <w:rPr>
                <w:rFonts w:hint="default"/>
              </w:rPr>
              <w:t>varchar</w:t>
            </w:r>
          </w:p>
        </w:tc>
        <w:tc>
          <w:tcPr>
            <w:tcW w:w="418" w:type="pct"/>
            <w:noWrap w:val="0"/>
            <w:vAlign w:val="center"/>
          </w:tcPr>
          <w:p w14:paraId="51BDAC35">
            <w:pPr>
              <w:pStyle w:val="26"/>
              <w:bidi w:val="0"/>
              <w:rPr>
                <w:rFonts w:hint="default"/>
              </w:rPr>
            </w:pPr>
          </w:p>
        </w:tc>
        <w:tc>
          <w:tcPr>
            <w:tcW w:w="417" w:type="pct"/>
            <w:noWrap w:val="0"/>
            <w:vAlign w:val="center"/>
          </w:tcPr>
          <w:p w14:paraId="118B4160">
            <w:pPr>
              <w:pStyle w:val="26"/>
              <w:bidi w:val="0"/>
              <w:rPr>
                <w:rFonts w:hint="default"/>
              </w:rPr>
            </w:pPr>
            <w:r>
              <w:rPr>
                <w:rFonts w:hint="default"/>
              </w:rPr>
              <w:t>否</w:t>
            </w:r>
          </w:p>
        </w:tc>
        <w:tc>
          <w:tcPr>
            <w:tcW w:w="920" w:type="pct"/>
            <w:noWrap w:val="0"/>
            <w:vAlign w:val="center"/>
          </w:tcPr>
          <w:p w14:paraId="4747421A">
            <w:pPr>
              <w:pStyle w:val="26"/>
              <w:bidi w:val="0"/>
              <w:rPr>
                <w:rFonts w:hint="default"/>
              </w:rPr>
            </w:pPr>
          </w:p>
        </w:tc>
      </w:tr>
      <w:tr w14:paraId="67BAE7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9997533">
            <w:pPr>
              <w:pStyle w:val="26"/>
              <w:bidi w:val="0"/>
              <w:rPr>
                <w:rFonts w:hint="default"/>
              </w:rPr>
            </w:pPr>
            <w:r>
              <w:rPr>
                <w:rFonts w:hint="default"/>
                <w:lang w:val="en-US" w:eastAsia="zh-CN"/>
              </w:rPr>
              <w:t>14</w:t>
            </w:r>
          </w:p>
        </w:tc>
        <w:tc>
          <w:tcPr>
            <w:tcW w:w="1004" w:type="pct"/>
            <w:noWrap w:val="0"/>
            <w:vAlign w:val="center"/>
          </w:tcPr>
          <w:p w14:paraId="6D21A6DC">
            <w:pPr>
              <w:pStyle w:val="26"/>
              <w:bidi w:val="0"/>
              <w:rPr>
                <w:rFonts w:hint="default"/>
              </w:rPr>
            </w:pPr>
            <w:r>
              <w:rPr>
                <w:rFonts w:hint="default"/>
              </w:rPr>
              <w:t>zzssl</w:t>
            </w:r>
          </w:p>
        </w:tc>
        <w:tc>
          <w:tcPr>
            <w:tcW w:w="1087" w:type="pct"/>
            <w:noWrap w:val="0"/>
            <w:vAlign w:val="center"/>
          </w:tcPr>
          <w:p w14:paraId="38CEA16E">
            <w:pPr>
              <w:pStyle w:val="26"/>
              <w:bidi w:val="0"/>
              <w:rPr>
                <w:rFonts w:hint="default"/>
              </w:rPr>
            </w:pPr>
            <w:r>
              <w:rPr>
                <w:rFonts w:hint="default"/>
              </w:rPr>
              <w:t>增值税税率</w:t>
            </w:r>
          </w:p>
        </w:tc>
        <w:tc>
          <w:tcPr>
            <w:tcW w:w="753" w:type="pct"/>
            <w:noWrap w:val="0"/>
            <w:vAlign w:val="center"/>
          </w:tcPr>
          <w:p w14:paraId="34781A38">
            <w:pPr>
              <w:pStyle w:val="26"/>
              <w:bidi w:val="0"/>
              <w:rPr>
                <w:rFonts w:hint="default"/>
              </w:rPr>
            </w:pPr>
            <w:r>
              <w:rPr>
                <w:rFonts w:hint="default"/>
              </w:rPr>
              <w:t>varchar</w:t>
            </w:r>
          </w:p>
        </w:tc>
        <w:tc>
          <w:tcPr>
            <w:tcW w:w="418" w:type="pct"/>
            <w:noWrap w:val="0"/>
            <w:vAlign w:val="center"/>
          </w:tcPr>
          <w:p w14:paraId="39AFB6BE">
            <w:pPr>
              <w:pStyle w:val="26"/>
              <w:bidi w:val="0"/>
              <w:rPr>
                <w:rFonts w:hint="default"/>
              </w:rPr>
            </w:pPr>
            <w:r>
              <w:rPr>
                <w:rFonts w:hint="default"/>
              </w:rPr>
              <w:t>50</w:t>
            </w:r>
          </w:p>
        </w:tc>
        <w:tc>
          <w:tcPr>
            <w:tcW w:w="417" w:type="pct"/>
            <w:noWrap w:val="0"/>
            <w:vAlign w:val="center"/>
          </w:tcPr>
          <w:p w14:paraId="7EA44EE9">
            <w:pPr>
              <w:pStyle w:val="26"/>
              <w:bidi w:val="0"/>
              <w:rPr>
                <w:rFonts w:hint="default"/>
              </w:rPr>
            </w:pPr>
            <w:r>
              <w:rPr>
                <w:rFonts w:hint="default"/>
              </w:rPr>
              <w:t>否</w:t>
            </w:r>
          </w:p>
        </w:tc>
        <w:tc>
          <w:tcPr>
            <w:tcW w:w="920" w:type="pct"/>
            <w:noWrap w:val="0"/>
            <w:vAlign w:val="center"/>
          </w:tcPr>
          <w:p w14:paraId="1D8E915B">
            <w:pPr>
              <w:pStyle w:val="26"/>
              <w:bidi w:val="0"/>
              <w:rPr>
                <w:rFonts w:hint="default"/>
              </w:rPr>
            </w:pPr>
          </w:p>
          <w:p w14:paraId="197393AB">
            <w:pPr>
              <w:pStyle w:val="26"/>
              <w:bidi w:val="0"/>
              <w:rPr>
                <w:rFonts w:hint="default"/>
              </w:rPr>
            </w:pPr>
            <w:r>
              <w:rPr>
                <w:rFonts w:hint="default"/>
              </w:rPr>
              <w:t>取值返回是中文顿号连接的百分数。例如3%、5%</w:t>
            </w:r>
          </w:p>
        </w:tc>
      </w:tr>
      <w:tr w14:paraId="7EBB5A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5D21D720">
            <w:pPr>
              <w:pStyle w:val="26"/>
              <w:bidi w:val="0"/>
              <w:rPr>
                <w:rFonts w:hint="default"/>
              </w:rPr>
            </w:pPr>
            <w:r>
              <w:rPr>
                <w:rFonts w:hint="default"/>
                <w:lang w:val="en-US" w:eastAsia="zh-CN"/>
              </w:rPr>
              <w:t>15</w:t>
            </w:r>
          </w:p>
        </w:tc>
        <w:tc>
          <w:tcPr>
            <w:tcW w:w="1004" w:type="pct"/>
            <w:noWrap w:val="0"/>
            <w:vAlign w:val="center"/>
          </w:tcPr>
          <w:p w14:paraId="652F681B">
            <w:pPr>
              <w:pStyle w:val="26"/>
              <w:bidi w:val="0"/>
              <w:rPr>
                <w:rFonts w:hint="default"/>
              </w:rPr>
            </w:pPr>
            <w:r>
              <w:rPr>
                <w:rFonts w:hint="default"/>
              </w:rPr>
              <w:t>zsl</w:t>
            </w:r>
          </w:p>
        </w:tc>
        <w:tc>
          <w:tcPr>
            <w:tcW w:w="1087" w:type="pct"/>
            <w:noWrap w:val="0"/>
            <w:vAlign w:val="center"/>
          </w:tcPr>
          <w:p w14:paraId="4A8D17E2">
            <w:pPr>
              <w:pStyle w:val="26"/>
              <w:bidi w:val="0"/>
              <w:rPr>
                <w:rFonts w:hint="default"/>
              </w:rPr>
            </w:pPr>
            <w:r>
              <w:rPr>
                <w:rFonts w:hint="default"/>
              </w:rPr>
              <w:t>征收率</w:t>
            </w:r>
          </w:p>
        </w:tc>
        <w:tc>
          <w:tcPr>
            <w:tcW w:w="753" w:type="pct"/>
            <w:noWrap w:val="0"/>
            <w:vAlign w:val="center"/>
          </w:tcPr>
          <w:p w14:paraId="21FA0490">
            <w:pPr>
              <w:pStyle w:val="26"/>
              <w:bidi w:val="0"/>
              <w:rPr>
                <w:rFonts w:hint="default"/>
              </w:rPr>
            </w:pPr>
            <w:r>
              <w:rPr>
                <w:rFonts w:hint="default"/>
              </w:rPr>
              <w:t>varchar</w:t>
            </w:r>
          </w:p>
        </w:tc>
        <w:tc>
          <w:tcPr>
            <w:tcW w:w="418" w:type="pct"/>
            <w:noWrap w:val="0"/>
            <w:vAlign w:val="center"/>
          </w:tcPr>
          <w:p w14:paraId="10B0B905">
            <w:pPr>
              <w:pStyle w:val="26"/>
              <w:bidi w:val="0"/>
              <w:rPr>
                <w:rFonts w:hint="default"/>
              </w:rPr>
            </w:pPr>
            <w:r>
              <w:rPr>
                <w:rFonts w:hint="default"/>
              </w:rPr>
              <w:t>50</w:t>
            </w:r>
          </w:p>
        </w:tc>
        <w:tc>
          <w:tcPr>
            <w:tcW w:w="417" w:type="pct"/>
            <w:noWrap w:val="0"/>
            <w:vAlign w:val="center"/>
          </w:tcPr>
          <w:p w14:paraId="40EACA0C">
            <w:pPr>
              <w:pStyle w:val="26"/>
              <w:bidi w:val="0"/>
              <w:rPr>
                <w:rFonts w:hint="default"/>
              </w:rPr>
            </w:pPr>
            <w:r>
              <w:rPr>
                <w:rFonts w:hint="default"/>
              </w:rPr>
              <w:t>否</w:t>
            </w:r>
          </w:p>
        </w:tc>
        <w:tc>
          <w:tcPr>
            <w:tcW w:w="920" w:type="pct"/>
            <w:noWrap w:val="0"/>
            <w:vAlign w:val="center"/>
          </w:tcPr>
          <w:p w14:paraId="7CABA98B">
            <w:pPr>
              <w:pStyle w:val="26"/>
              <w:bidi w:val="0"/>
              <w:rPr>
                <w:rFonts w:hint="default"/>
              </w:rPr>
            </w:pPr>
          </w:p>
          <w:p w14:paraId="6DAF0C56">
            <w:pPr>
              <w:pStyle w:val="26"/>
              <w:bidi w:val="0"/>
              <w:rPr>
                <w:rFonts w:hint="default"/>
              </w:rPr>
            </w:pPr>
            <w:r>
              <w:rPr>
                <w:rFonts w:hint="default"/>
              </w:rPr>
              <w:t>取值返回是中文顿号连接的百分数。例如3%、5%</w:t>
            </w:r>
          </w:p>
        </w:tc>
      </w:tr>
      <w:tr w14:paraId="6BBFAD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FE98495">
            <w:pPr>
              <w:pStyle w:val="26"/>
              <w:bidi w:val="0"/>
              <w:rPr>
                <w:rFonts w:hint="default"/>
              </w:rPr>
            </w:pPr>
            <w:r>
              <w:rPr>
                <w:rFonts w:hint="default"/>
                <w:lang w:val="en-US" w:eastAsia="zh-CN"/>
              </w:rPr>
              <w:t>16</w:t>
            </w:r>
          </w:p>
        </w:tc>
        <w:tc>
          <w:tcPr>
            <w:tcW w:w="1004" w:type="pct"/>
            <w:noWrap w:val="0"/>
            <w:vAlign w:val="center"/>
          </w:tcPr>
          <w:p w14:paraId="7D94FEE8">
            <w:pPr>
              <w:pStyle w:val="26"/>
              <w:bidi w:val="0"/>
              <w:rPr>
                <w:rFonts w:hint="default"/>
              </w:rPr>
            </w:pPr>
            <w:r>
              <w:rPr>
                <w:rFonts w:hint="default"/>
              </w:rPr>
              <w:t>zzstsgl</w:t>
            </w:r>
          </w:p>
        </w:tc>
        <w:tc>
          <w:tcPr>
            <w:tcW w:w="1087" w:type="pct"/>
            <w:noWrap w:val="0"/>
            <w:vAlign w:val="center"/>
          </w:tcPr>
          <w:p w14:paraId="0D7290BE">
            <w:pPr>
              <w:pStyle w:val="26"/>
              <w:bidi w:val="0"/>
              <w:rPr>
                <w:rFonts w:hint="default"/>
              </w:rPr>
            </w:pPr>
            <w:r>
              <w:rPr>
                <w:rFonts w:hint="default"/>
              </w:rPr>
              <w:t>增值税特殊管理</w:t>
            </w:r>
          </w:p>
        </w:tc>
        <w:tc>
          <w:tcPr>
            <w:tcW w:w="753" w:type="pct"/>
            <w:noWrap w:val="0"/>
            <w:vAlign w:val="center"/>
          </w:tcPr>
          <w:p w14:paraId="2D080CF5">
            <w:pPr>
              <w:pStyle w:val="26"/>
              <w:bidi w:val="0"/>
              <w:rPr>
                <w:rFonts w:hint="default"/>
              </w:rPr>
            </w:pPr>
            <w:r>
              <w:rPr>
                <w:rFonts w:hint="default"/>
              </w:rPr>
              <w:t>varchar</w:t>
            </w:r>
          </w:p>
        </w:tc>
        <w:tc>
          <w:tcPr>
            <w:tcW w:w="418" w:type="pct"/>
            <w:noWrap w:val="0"/>
            <w:vAlign w:val="center"/>
          </w:tcPr>
          <w:p w14:paraId="1F91839B">
            <w:pPr>
              <w:pStyle w:val="26"/>
              <w:bidi w:val="0"/>
              <w:rPr>
                <w:rFonts w:hint="default"/>
              </w:rPr>
            </w:pPr>
            <w:r>
              <w:rPr>
                <w:rFonts w:hint="default"/>
              </w:rPr>
              <w:t>150</w:t>
            </w:r>
          </w:p>
        </w:tc>
        <w:tc>
          <w:tcPr>
            <w:tcW w:w="417" w:type="pct"/>
            <w:noWrap w:val="0"/>
            <w:vAlign w:val="center"/>
          </w:tcPr>
          <w:p w14:paraId="04CAA02B">
            <w:pPr>
              <w:pStyle w:val="26"/>
              <w:bidi w:val="0"/>
              <w:rPr>
                <w:rFonts w:hint="default"/>
              </w:rPr>
            </w:pPr>
            <w:r>
              <w:rPr>
                <w:rFonts w:hint="default"/>
              </w:rPr>
              <w:t>否</w:t>
            </w:r>
          </w:p>
        </w:tc>
        <w:tc>
          <w:tcPr>
            <w:tcW w:w="920" w:type="pct"/>
            <w:noWrap w:val="0"/>
            <w:vAlign w:val="center"/>
          </w:tcPr>
          <w:p w14:paraId="2FA3758B">
            <w:pPr>
              <w:pStyle w:val="26"/>
              <w:bidi w:val="0"/>
              <w:rPr>
                <w:rFonts w:hint="default"/>
              </w:rPr>
            </w:pPr>
          </w:p>
        </w:tc>
      </w:tr>
      <w:tr w14:paraId="3E56C6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CA9AE62">
            <w:pPr>
              <w:pStyle w:val="26"/>
              <w:bidi w:val="0"/>
              <w:rPr>
                <w:rFonts w:hint="default"/>
              </w:rPr>
            </w:pPr>
            <w:r>
              <w:rPr>
                <w:rFonts w:hint="default"/>
                <w:lang w:val="en-US" w:eastAsia="zh-CN"/>
              </w:rPr>
              <w:t>17</w:t>
            </w:r>
          </w:p>
        </w:tc>
        <w:tc>
          <w:tcPr>
            <w:tcW w:w="1004" w:type="pct"/>
            <w:noWrap w:val="0"/>
            <w:vAlign w:val="center"/>
          </w:tcPr>
          <w:p w14:paraId="5F4A0FBF">
            <w:pPr>
              <w:pStyle w:val="26"/>
              <w:bidi w:val="0"/>
              <w:rPr>
                <w:rFonts w:hint="default"/>
              </w:rPr>
            </w:pPr>
            <w:r>
              <w:rPr>
                <w:rFonts w:hint="default"/>
              </w:rPr>
              <w:t>zzszcyj</w:t>
            </w:r>
          </w:p>
        </w:tc>
        <w:tc>
          <w:tcPr>
            <w:tcW w:w="1087" w:type="pct"/>
            <w:noWrap w:val="0"/>
            <w:vAlign w:val="center"/>
          </w:tcPr>
          <w:p w14:paraId="20291F61">
            <w:pPr>
              <w:pStyle w:val="26"/>
              <w:bidi w:val="0"/>
              <w:rPr>
                <w:rFonts w:hint="default"/>
              </w:rPr>
            </w:pPr>
            <w:r>
              <w:rPr>
                <w:rFonts w:hint="default"/>
              </w:rPr>
              <w:t>增值税政策依据</w:t>
            </w:r>
          </w:p>
        </w:tc>
        <w:tc>
          <w:tcPr>
            <w:tcW w:w="753" w:type="pct"/>
            <w:noWrap w:val="0"/>
            <w:vAlign w:val="center"/>
          </w:tcPr>
          <w:p w14:paraId="51E2C273">
            <w:pPr>
              <w:pStyle w:val="26"/>
              <w:bidi w:val="0"/>
              <w:rPr>
                <w:rFonts w:hint="default"/>
              </w:rPr>
            </w:pPr>
            <w:r>
              <w:rPr>
                <w:rFonts w:hint="default"/>
              </w:rPr>
              <w:t>varchar</w:t>
            </w:r>
          </w:p>
        </w:tc>
        <w:tc>
          <w:tcPr>
            <w:tcW w:w="418" w:type="pct"/>
            <w:noWrap w:val="0"/>
            <w:vAlign w:val="center"/>
          </w:tcPr>
          <w:p w14:paraId="61704D65">
            <w:pPr>
              <w:pStyle w:val="26"/>
              <w:bidi w:val="0"/>
              <w:rPr>
                <w:rFonts w:hint="default"/>
              </w:rPr>
            </w:pPr>
            <w:r>
              <w:rPr>
                <w:rFonts w:hint="default"/>
              </w:rPr>
              <w:t>300</w:t>
            </w:r>
          </w:p>
        </w:tc>
        <w:tc>
          <w:tcPr>
            <w:tcW w:w="417" w:type="pct"/>
            <w:noWrap w:val="0"/>
            <w:vAlign w:val="center"/>
          </w:tcPr>
          <w:p w14:paraId="19C6C5EE">
            <w:pPr>
              <w:pStyle w:val="26"/>
              <w:bidi w:val="0"/>
              <w:rPr>
                <w:rFonts w:hint="default"/>
              </w:rPr>
            </w:pPr>
            <w:r>
              <w:rPr>
                <w:rFonts w:hint="default"/>
              </w:rPr>
              <w:t>否</w:t>
            </w:r>
          </w:p>
        </w:tc>
        <w:tc>
          <w:tcPr>
            <w:tcW w:w="920" w:type="pct"/>
            <w:noWrap w:val="0"/>
            <w:vAlign w:val="center"/>
          </w:tcPr>
          <w:p w14:paraId="17E04F04">
            <w:pPr>
              <w:pStyle w:val="26"/>
              <w:bidi w:val="0"/>
              <w:rPr>
                <w:rFonts w:hint="default"/>
              </w:rPr>
            </w:pPr>
          </w:p>
        </w:tc>
      </w:tr>
      <w:tr w14:paraId="55BB5A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A81F29">
            <w:pPr>
              <w:pStyle w:val="26"/>
              <w:bidi w:val="0"/>
              <w:rPr>
                <w:rFonts w:hint="default"/>
              </w:rPr>
            </w:pPr>
            <w:r>
              <w:rPr>
                <w:rFonts w:hint="default"/>
                <w:lang w:val="en-US" w:eastAsia="zh-CN"/>
              </w:rPr>
              <w:t>18</w:t>
            </w:r>
          </w:p>
        </w:tc>
        <w:tc>
          <w:tcPr>
            <w:tcW w:w="1004" w:type="pct"/>
            <w:noWrap w:val="0"/>
            <w:vAlign w:val="center"/>
          </w:tcPr>
          <w:p w14:paraId="3EB73541">
            <w:pPr>
              <w:pStyle w:val="26"/>
              <w:bidi w:val="0"/>
              <w:rPr>
                <w:rFonts w:hint="default"/>
              </w:rPr>
            </w:pPr>
            <w:r>
              <w:rPr>
                <w:rFonts w:hint="default"/>
              </w:rPr>
              <w:t>zzstsnrdm</w:t>
            </w:r>
          </w:p>
        </w:tc>
        <w:tc>
          <w:tcPr>
            <w:tcW w:w="1087" w:type="pct"/>
            <w:noWrap w:val="0"/>
            <w:vAlign w:val="center"/>
          </w:tcPr>
          <w:p w14:paraId="42D709FD">
            <w:pPr>
              <w:pStyle w:val="26"/>
              <w:bidi w:val="0"/>
              <w:rPr>
                <w:rFonts w:hint="default"/>
              </w:rPr>
            </w:pPr>
            <w:r>
              <w:rPr>
                <w:rFonts w:hint="default"/>
              </w:rPr>
              <w:t>增值税特殊内容代码（</w:t>
            </w:r>
          </w:p>
        </w:tc>
        <w:tc>
          <w:tcPr>
            <w:tcW w:w="753" w:type="pct"/>
            <w:noWrap w:val="0"/>
            <w:vAlign w:val="center"/>
          </w:tcPr>
          <w:p w14:paraId="62A70856">
            <w:pPr>
              <w:pStyle w:val="26"/>
              <w:bidi w:val="0"/>
              <w:rPr>
                <w:rFonts w:hint="default"/>
              </w:rPr>
            </w:pPr>
            <w:r>
              <w:rPr>
                <w:rFonts w:hint="default"/>
              </w:rPr>
              <w:t>varchar</w:t>
            </w:r>
          </w:p>
        </w:tc>
        <w:tc>
          <w:tcPr>
            <w:tcW w:w="418" w:type="pct"/>
            <w:noWrap w:val="0"/>
            <w:vAlign w:val="center"/>
          </w:tcPr>
          <w:p w14:paraId="5771C2EC">
            <w:pPr>
              <w:pStyle w:val="26"/>
              <w:bidi w:val="0"/>
              <w:rPr>
                <w:rFonts w:hint="default"/>
              </w:rPr>
            </w:pPr>
            <w:r>
              <w:rPr>
                <w:rFonts w:hint="default"/>
              </w:rPr>
              <w:t>300</w:t>
            </w:r>
          </w:p>
        </w:tc>
        <w:tc>
          <w:tcPr>
            <w:tcW w:w="417" w:type="pct"/>
            <w:noWrap w:val="0"/>
            <w:vAlign w:val="center"/>
          </w:tcPr>
          <w:p w14:paraId="6C680B4A">
            <w:pPr>
              <w:pStyle w:val="26"/>
              <w:bidi w:val="0"/>
              <w:rPr>
                <w:rFonts w:hint="default"/>
              </w:rPr>
            </w:pPr>
            <w:r>
              <w:rPr>
                <w:rFonts w:hint="default"/>
              </w:rPr>
              <w:t>否</w:t>
            </w:r>
          </w:p>
        </w:tc>
        <w:tc>
          <w:tcPr>
            <w:tcW w:w="920" w:type="pct"/>
            <w:noWrap w:val="0"/>
            <w:vAlign w:val="center"/>
          </w:tcPr>
          <w:p w14:paraId="2117E06B">
            <w:pPr>
              <w:pStyle w:val="26"/>
              <w:bidi w:val="0"/>
              <w:rPr>
                <w:rFonts w:hint="default"/>
              </w:rPr>
            </w:pPr>
          </w:p>
        </w:tc>
      </w:tr>
      <w:tr w14:paraId="47CAF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9E87ACF">
            <w:pPr>
              <w:pStyle w:val="26"/>
              <w:bidi w:val="0"/>
              <w:rPr>
                <w:rFonts w:hint="default"/>
              </w:rPr>
            </w:pPr>
            <w:r>
              <w:rPr>
                <w:rFonts w:hint="default"/>
                <w:lang w:val="en-US" w:eastAsia="zh-CN"/>
              </w:rPr>
              <w:t>19</w:t>
            </w:r>
          </w:p>
        </w:tc>
        <w:tc>
          <w:tcPr>
            <w:tcW w:w="1004" w:type="pct"/>
            <w:noWrap w:val="0"/>
            <w:vAlign w:val="center"/>
          </w:tcPr>
          <w:p w14:paraId="1EC0D0F3">
            <w:pPr>
              <w:pStyle w:val="26"/>
              <w:bidi w:val="0"/>
              <w:rPr>
                <w:rFonts w:hint="default"/>
              </w:rPr>
            </w:pPr>
            <w:r>
              <w:rPr>
                <w:rFonts w:hint="default"/>
              </w:rPr>
              <w:t>xfsgl</w:t>
            </w:r>
          </w:p>
        </w:tc>
        <w:tc>
          <w:tcPr>
            <w:tcW w:w="1087" w:type="pct"/>
            <w:noWrap w:val="0"/>
            <w:vAlign w:val="center"/>
          </w:tcPr>
          <w:p w14:paraId="7AD6679F">
            <w:pPr>
              <w:pStyle w:val="26"/>
              <w:bidi w:val="0"/>
              <w:rPr>
                <w:rFonts w:hint="default"/>
              </w:rPr>
            </w:pPr>
            <w:r>
              <w:rPr>
                <w:rFonts w:hint="default"/>
              </w:rPr>
              <w:t>消费税管理</w:t>
            </w:r>
          </w:p>
        </w:tc>
        <w:tc>
          <w:tcPr>
            <w:tcW w:w="753" w:type="pct"/>
            <w:noWrap w:val="0"/>
            <w:vAlign w:val="center"/>
          </w:tcPr>
          <w:p w14:paraId="5A937E9F">
            <w:pPr>
              <w:pStyle w:val="26"/>
              <w:bidi w:val="0"/>
              <w:rPr>
                <w:rFonts w:hint="default"/>
              </w:rPr>
            </w:pPr>
            <w:r>
              <w:rPr>
                <w:rFonts w:hint="default"/>
              </w:rPr>
              <w:t>varchar</w:t>
            </w:r>
          </w:p>
        </w:tc>
        <w:tc>
          <w:tcPr>
            <w:tcW w:w="418" w:type="pct"/>
            <w:noWrap w:val="0"/>
            <w:vAlign w:val="center"/>
          </w:tcPr>
          <w:p w14:paraId="5D4CFDFF">
            <w:pPr>
              <w:pStyle w:val="26"/>
              <w:bidi w:val="0"/>
              <w:rPr>
                <w:rFonts w:hint="default"/>
              </w:rPr>
            </w:pPr>
            <w:r>
              <w:rPr>
                <w:rFonts w:hint="default"/>
              </w:rPr>
              <w:t>150</w:t>
            </w:r>
          </w:p>
        </w:tc>
        <w:tc>
          <w:tcPr>
            <w:tcW w:w="417" w:type="pct"/>
            <w:noWrap w:val="0"/>
            <w:vAlign w:val="center"/>
          </w:tcPr>
          <w:p w14:paraId="0201C5DD">
            <w:pPr>
              <w:pStyle w:val="26"/>
              <w:bidi w:val="0"/>
              <w:rPr>
                <w:rFonts w:hint="default"/>
              </w:rPr>
            </w:pPr>
            <w:r>
              <w:rPr>
                <w:rFonts w:hint="default"/>
              </w:rPr>
              <w:t>否</w:t>
            </w:r>
          </w:p>
        </w:tc>
        <w:tc>
          <w:tcPr>
            <w:tcW w:w="920" w:type="pct"/>
            <w:noWrap w:val="0"/>
            <w:vAlign w:val="center"/>
          </w:tcPr>
          <w:p w14:paraId="01CD8811">
            <w:pPr>
              <w:pStyle w:val="26"/>
              <w:bidi w:val="0"/>
              <w:rPr>
                <w:rFonts w:hint="default"/>
              </w:rPr>
            </w:pPr>
          </w:p>
        </w:tc>
      </w:tr>
      <w:tr w14:paraId="3CFE00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9D6D81">
            <w:pPr>
              <w:pStyle w:val="26"/>
              <w:bidi w:val="0"/>
              <w:rPr>
                <w:rFonts w:hint="default"/>
              </w:rPr>
            </w:pPr>
            <w:r>
              <w:rPr>
                <w:rFonts w:hint="default"/>
                <w:lang w:val="en-US" w:eastAsia="zh-CN"/>
              </w:rPr>
              <w:t>20</w:t>
            </w:r>
          </w:p>
        </w:tc>
        <w:tc>
          <w:tcPr>
            <w:tcW w:w="1004" w:type="pct"/>
            <w:noWrap w:val="0"/>
            <w:vAlign w:val="center"/>
          </w:tcPr>
          <w:p w14:paraId="24375ABE">
            <w:pPr>
              <w:pStyle w:val="26"/>
              <w:bidi w:val="0"/>
              <w:rPr>
                <w:rFonts w:hint="default"/>
              </w:rPr>
            </w:pPr>
            <w:r>
              <w:rPr>
                <w:rFonts w:hint="default"/>
              </w:rPr>
              <w:t>xfszcyj</w:t>
            </w:r>
          </w:p>
        </w:tc>
        <w:tc>
          <w:tcPr>
            <w:tcW w:w="1087" w:type="pct"/>
            <w:noWrap w:val="0"/>
            <w:vAlign w:val="center"/>
          </w:tcPr>
          <w:p w14:paraId="7DE00E56">
            <w:pPr>
              <w:pStyle w:val="26"/>
              <w:bidi w:val="0"/>
              <w:rPr>
                <w:rFonts w:hint="default"/>
              </w:rPr>
            </w:pPr>
            <w:r>
              <w:rPr>
                <w:rFonts w:hint="default"/>
              </w:rPr>
              <w:t>消费税政策依据</w:t>
            </w:r>
          </w:p>
        </w:tc>
        <w:tc>
          <w:tcPr>
            <w:tcW w:w="753" w:type="pct"/>
            <w:noWrap w:val="0"/>
            <w:vAlign w:val="center"/>
          </w:tcPr>
          <w:p w14:paraId="195E958F">
            <w:pPr>
              <w:pStyle w:val="26"/>
              <w:bidi w:val="0"/>
              <w:rPr>
                <w:rFonts w:hint="default"/>
              </w:rPr>
            </w:pPr>
            <w:r>
              <w:rPr>
                <w:rFonts w:hint="default"/>
              </w:rPr>
              <w:t>varchar</w:t>
            </w:r>
          </w:p>
        </w:tc>
        <w:tc>
          <w:tcPr>
            <w:tcW w:w="418" w:type="pct"/>
            <w:noWrap w:val="0"/>
            <w:vAlign w:val="center"/>
          </w:tcPr>
          <w:p w14:paraId="5D80D2F3">
            <w:pPr>
              <w:pStyle w:val="26"/>
              <w:bidi w:val="0"/>
              <w:rPr>
                <w:rFonts w:hint="default"/>
              </w:rPr>
            </w:pPr>
            <w:r>
              <w:rPr>
                <w:rFonts w:hint="default"/>
              </w:rPr>
              <w:t>300</w:t>
            </w:r>
          </w:p>
        </w:tc>
        <w:tc>
          <w:tcPr>
            <w:tcW w:w="417" w:type="pct"/>
            <w:noWrap w:val="0"/>
            <w:vAlign w:val="center"/>
          </w:tcPr>
          <w:p w14:paraId="638FCB53">
            <w:pPr>
              <w:pStyle w:val="26"/>
              <w:bidi w:val="0"/>
              <w:rPr>
                <w:rFonts w:hint="default"/>
              </w:rPr>
            </w:pPr>
            <w:r>
              <w:rPr>
                <w:rFonts w:hint="default"/>
              </w:rPr>
              <w:t>否</w:t>
            </w:r>
          </w:p>
        </w:tc>
        <w:tc>
          <w:tcPr>
            <w:tcW w:w="920" w:type="pct"/>
            <w:noWrap w:val="0"/>
            <w:vAlign w:val="center"/>
          </w:tcPr>
          <w:p w14:paraId="7967DF27">
            <w:pPr>
              <w:pStyle w:val="26"/>
              <w:bidi w:val="0"/>
              <w:rPr>
                <w:rFonts w:hint="default"/>
              </w:rPr>
            </w:pPr>
          </w:p>
        </w:tc>
      </w:tr>
      <w:tr w14:paraId="73174A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71CE11">
            <w:pPr>
              <w:pStyle w:val="26"/>
              <w:bidi w:val="0"/>
              <w:rPr>
                <w:rFonts w:hint="default"/>
              </w:rPr>
            </w:pPr>
            <w:r>
              <w:rPr>
                <w:rFonts w:hint="default"/>
                <w:lang w:val="en-US" w:eastAsia="zh-CN"/>
              </w:rPr>
              <w:t>21</w:t>
            </w:r>
          </w:p>
        </w:tc>
        <w:tc>
          <w:tcPr>
            <w:tcW w:w="1004" w:type="pct"/>
            <w:noWrap w:val="0"/>
            <w:vAlign w:val="center"/>
          </w:tcPr>
          <w:p w14:paraId="30F9D74D">
            <w:pPr>
              <w:pStyle w:val="26"/>
              <w:bidi w:val="0"/>
              <w:rPr>
                <w:rFonts w:hint="default"/>
              </w:rPr>
            </w:pPr>
            <w:r>
              <w:rPr>
                <w:rFonts w:hint="default"/>
              </w:rPr>
              <w:t>xfstsnrdm</w:t>
            </w:r>
          </w:p>
        </w:tc>
        <w:tc>
          <w:tcPr>
            <w:tcW w:w="1087" w:type="pct"/>
            <w:noWrap w:val="0"/>
            <w:vAlign w:val="center"/>
          </w:tcPr>
          <w:p w14:paraId="6D942579">
            <w:pPr>
              <w:pStyle w:val="26"/>
              <w:bidi w:val="0"/>
              <w:rPr>
                <w:rFonts w:hint="default"/>
              </w:rPr>
            </w:pPr>
            <w:r>
              <w:rPr>
                <w:rFonts w:hint="default"/>
              </w:rPr>
              <w:t>消费税特殊内容代码</w:t>
            </w:r>
          </w:p>
        </w:tc>
        <w:tc>
          <w:tcPr>
            <w:tcW w:w="753" w:type="pct"/>
            <w:noWrap w:val="0"/>
            <w:vAlign w:val="center"/>
          </w:tcPr>
          <w:p w14:paraId="3BEB12AB">
            <w:pPr>
              <w:pStyle w:val="26"/>
              <w:bidi w:val="0"/>
              <w:rPr>
                <w:rFonts w:hint="default"/>
              </w:rPr>
            </w:pPr>
            <w:r>
              <w:rPr>
                <w:rFonts w:hint="default"/>
              </w:rPr>
              <w:t>varchar</w:t>
            </w:r>
          </w:p>
        </w:tc>
        <w:tc>
          <w:tcPr>
            <w:tcW w:w="418" w:type="pct"/>
            <w:noWrap w:val="0"/>
            <w:vAlign w:val="center"/>
          </w:tcPr>
          <w:p w14:paraId="12B9618B">
            <w:pPr>
              <w:pStyle w:val="26"/>
              <w:bidi w:val="0"/>
              <w:rPr>
                <w:rFonts w:hint="default"/>
              </w:rPr>
            </w:pPr>
            <w:r>
              <w:rPr>
                <w:rFonts w:hint="default"/>
              </w:rPr>
              <w:t>300</w:t>
            </w:r>
          </w:p>
        </w:tc>
        <w:tc>
          <w:tcPr>
            <w:tcW w:w="417" w:type="pct"/>
            <w:noWrap w:val="0"/>
            <w:vAlign w:val="center"/>
          </w:tcPr>
          <w:p w14:paraId="119FE236">
            <w:pPr>
              <w:pStyle w:val="26"/>
              <w:bidi w:val="0"/>
              <w:rPr>
                <w:rFonts w:hint="default"/>
              </w:rPr>
            </w:pPr>
            <w:r>
              <w:rPr>
                <w:rFonts w:hint="default"/>
              </w:rPr>
              <w:t>否</w:t>
            </w:r>
          </w:p>
        </w:tc>
        <w:tc>
          <w:tcPr>
            <w:tcW w:w="920" w:type="pct"/>
            <w:noWrap w:val="0"/>
            <w:vAlign w:val="center"/>
          </w:tcPr>
          <w:p w14:paraId="40769796">
            <w:pPr>
              <w:pStyle w:val="26"/>
              <w:bidi w:val="0"/>
              <w:rPr>
                <w:rFonts w:hint="default"/>
              </w:rPr>
            </w:pPr>
          </w:p>
        </w:tc>
      </w:tr>
      <w:tr w14:paraId="7C3C4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9CA5CF">
            <w:pPr>
              <w:pStyle w:val="26"/>
              <w:bidi w:val="0"/>
              <w:rPr>
                <w:rFonts w:hint="default"/>
              </w:rPr>
            </w:pPr>
            <w:r>
              <w:rPr>
                <w:rFonts w:hint="default"/>
                <w:lang w:val="en-US" w:eastAsia="zh-CN"/>
              </w:rPr>
              <w:t>22</w:t>
            </w:r>
          </w:p>
        </w:tc>
        <w:tc>
          <w:tcPr>
            <w:tcW w:w="1004" w:type="pct"/>
            <w:noWrap w:val="0"/>
            <w:vAlign w:val="center"/>
          </w:tcPr>
          <w:p w14:paraId="52F58F1B">
            <w:pPr>
              <w:pStyle w:val="26"/>
              <w:bidi w:val="0"/>
              <w:rPr>
                <w:rFonts w:hint="default"/>
              </w:rPr>
            </w:pPr>
            <w:r>
              <w:rPr>
                <w:rFonts w:hint="default"/>
              </w:rPr>
              <w:t>gjz</w:t>
            </w:r>
          </w:p>
        </w:tc>
        <w:tc>
          <w:tcPr>
            <w:tcW w:w="1087" w:type="pct"/>
            <w:noWrap w:val="0"/>
            <w:vAlign w:val="center"/>
          </w:tcPr>
          <w:p w14:paraId="494C02A7">
            <w:pPr>
              <w:pStyle w:val="26"/>
              <w:bidi w:val="0"/>
              <w:rPr>
                <w:rFonts w:hint="default"/>
              </w:rPr>
            </w:pPr>
            <w:r>
              <w:rPr>
                <w:rFonts w:hint="default"/>
              </w:rPr>
              <w:t>关键字</w:t>
            </w:r>
          </w:p>
        </w:tc>
        <w:tc>
          <w:tcPr>
            <w:tcW w:w="753" w:type="pct"/>
            <w:noWrap w:val="0"/>
            <w:vAlign w:val="center"/>
          </w:tcPr>
          <w:p w14:paraId="1ED3BFAA">
            <w:pPr>
              <w:pStyle w:val="26"/>
              <w:bidi w:val="0"/>
              <w:rPr>
                <w:rFonts w:hint="default"/>
              </w:rPr>
            </w:pPr>
            <w:r>
              <w:rPr>
                <w:rFonts w:hint="default"/>
              </w:rPr>
              <w:t>mediumtext</w:t>
            </w:r>
          </w:p>
        </w:tc>
        <w:tc>
          <w:tcPr>
            <w:tcW w:w="418" w:type="pct"/>
            <w:noWrap w:val="0"/>
            <w:vAlign w:val="center"/>
          </w:tcPr>
          <w:p w14:paraId="45853819">
            <w:pPr>
              <w:pStyle w:val="26"/>
              <w:bidi w:val="0"/>
              <w:rPr>
                <w:rFonts w:hint="default"/>
              </w:rPr>
            </w:pPr>
          </w:p>
        </w:tc>
        <w:tc>
          <w:tcPr>
            <w:tcW w:w="417" w:type="pct"/>
            <w:noWrap w:val="0"/>
            <w:vAlign w:val="center"/>
          </w:tcPr>
          <w:p w14:paraId="7E7382E2">
            <w:pPr>
              <w:pStyle w:val="26"/>
              <w:bidi w:val="0"/>
              <w:rPr>
                <w:rFonts w:hint="default"/>
              </w:rPr>
            </w:pPr>
            <w:r>
              <w:rPr>
                <w:rFonts w:hint="default"/>
              </w:rPr>
              <w:t>否</w:t>
            </w:r>
          </w:p>
        </w:tc>
        <w:tc>
          <w:tcPr>
            <w:tcW w:w="920" w:type="pct"/>
            <w:noWrap w:val="0"/>
            <w:vAlign w:val="center"/>
          </w:tcPr>
          <w:p w14:paraId="27FDF1BE">
            <w:pPr>
              <w:pStyle w:val="26"/>
              <w:bidi w:val="0"/>
              <w:rPr>
                <w:rFonts w:hint="default"/>
              </w:rPr>
            </w:pPr>
          </w:p>
        </w:tc>
      </w:tr>
      <w:tr w14:paraId="70F769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BCDB173">
            <w:pPr>
              <w:pStyle w:val="26"/>
              <w:bidi w:val="0"/>
              <w:rPr>
                <w:rFonts w:hint="default"/>
              </w:rPr>
            </w:pPr>
            <w:r>
              <w:rPr>
                <w:rFonts w:hint="default"/>
                <w:lang w:val="en-US" w:eastAsia="zh-CN"/>
              </w:rPr>
              <w:t>23</w:t>
            </w:r>
          </w:p>
        </w:tc>
        <w:tc>
          <w:tcPr>
            <w:tcW w:w="1004" w:type="pct"/>
            <w:noWrap w:val="0"/>
            <w:vAlign w:val="center"/>
          </w:tcPr>
          <w:p w14:paraId="739EEDD3">
            <w:pPr>
              <w:pStyle w:val="26"/>
              <w:bidi w:val="0"/>
              <w:rPr>
                <w:rFonts w:hint="default"/>
              </w:rPr>
            </w:pPr>
            <w:r>
              <w:rPr>
                <w:rFonts w:hint="default"/>
              </w:rPr>
              <w:t>sfhzx</w:t>
            </w:r>
          </w:p>
        </w:tc>
        <w:tc>
          <w:tcPr>
            <w:tcW w:w="1087" w:type="pct"/>
            <w:noWrap w:val="0"/>
            <w:vAlign w:val="center"/>
          </w:tcPr>
          <w:p w14:paraId="112458E9">
            <w:pPr>
              <w:pStyle w:val="26"/>
              <w:bidi w:val="0"/>
              <w:rPr>
                <w:rFonts w:hint="default"/>
              </w:rPr>
            </w:pPr>
            <w:r>
              <w:rPr>
                <w:rFonts w:hint="default"/>
              </w:rPr>
              <w:t>是否汇总项</w:t>
            </w:r>
          </w:p>
        </w:tc>
        <w:tc>
          <w:tcPr>
            <w:tcW w:w="753" w:type="pct"/>
            <w:noWrap w:val="0"/>
            <w:vAlign w:val="center"/>
          </w:tcPr>
          <w:p w14:paraId="52370203">
            <w:pPr>
              <w:pStyle w:val="26"/>
              <w:bidi w:val="0"/>
              <w:rPr>
                <w:rFonts w:hint="default"/>
              </w:rPr>
            </w:pPr>
            <w:r>
              <w:rPr>
                <w:rFonts w:hint="default"/>
              </w:rPr>
              <w:t>varchar</w:t>
            </w:r>
          </w:p>
        </w:tc>
        <w:tc>
          <w:tcPr>
            <w:tcW w:w="418" w:type="pct"/>
            <w:noWrap w:val="0"/>
            <w:vAlign w:val="center"/>
          </w:tcPr>
          <w:p w14:paraId="40FC341D">
            <w:pPr>
              <w:pStyle w:val="26"/>
              <w:bidi w:val="0"/>
              <w:rPr>
                <w:rFonts w:hint="default"/>
              </w:rPr>
            </w:pPr>
            <w:r>
              <w:rPr>
                <w:rFonts w:hint="default"/>
              </w:rPr>
              <w:t>1</w:t>
            </w:r>
          </w:p>
        </w:tc>
        <w:tc>
          <w:tcPr>
            <w:tcW w:w="417" w:type="pct"/>
            <w:noWrap w:val="0"/>
            <w:vAlign w:val="center"/>
          </w:tcPr>
          <w:p w14:paraId="4DAD7023">
            <w:pPr>
              <w:pStyle w:val="26"/>
              <w:bidi w:val="0"/>
              <w:rPr>
                <w:rFonts w:hint="default"/>
              </w:rPr>
            </w:pPr>
            <w:r>
              <w:rPr>
                <w:rFonts w:hint="default"/>
              </w:rPr>
              <w:t>是</w:t>
            </w:r>
          </w:p>
        </w:tc>
        <w:tc>
          <w:tcPr>
            <w:tcW w:w="920" w:type="pct"/>
            <w:noWrap w:val="0"/>
            <w:vAlign w:val="center"/>
          </w:tcPr>
          <w:p w14:paraId="345FC69C">
            <w:pPr>
              <w:pStyle w:val="26"/>
              <w:bidi w:val="0"/>
              <w:rPr>
                <w:rFonts w:hint="default"/>
              </w:rPr>
            </w:pPr>
            <w:r>
              <w:rPr>
                <w:rFonts w:hint="default"/>
              </w:rPr>
              <w:t>Y：是</w:t>
            </w:r>
          </w:p>
          <w:p w14:paraId="44BF5395">
            <w:pPr>
              <w:pStyle w:val="26"/>
              <w:bidi w:val="0"/>
              <w:rPr>
                <w:rFonts w:hint="default"/>
              </w:rPr>
            </w:pPr>
            <w:r>
              <w:rPr>
                <w:rFonts w:hint="default"/>
              </w:rPr>
              <w:t>N：否</w:t>
            </w:r>
          </w:p>
        </w:tc>
      </w:tr>
      <w:tr w14:paraId="40F2FC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7FD484">
            <w:pPr>
              <w:pStyle w:val="26"/>
              <w:bidi w:val="0"/>
              <w:rPr>
                <w:rFonts w:hint="default"/>
              </w:rPr>
            </w:pPr>
            <w:r>
              <w:rPr>
                <w:rFonts w:hint="default"/>
                <w:lang w:val="en-US" w:eastAsia="zh-CN"/>
              </w:rPr>
              <w:t>24</w:t>
            </w:r>
          </w:p>
        </w:tc>
        <w:tc>
          <w:tcPr>
            <w:tcW w:w="1004" w:type="pct"/>
            <w:noWrap w:val="0"/>
            <w:vAlign w:val="center"/>
          </w:tcPr>
          <w:p w14:paraId="1FAAAB2E">
            <w:pPr>
              <w:pStyle w:val="26"/>
              <w:bidi w:val="0"/>
              <w:rPr>
                <w:rFonts w:hint="default"/>
              </w:rPr>
            </w:pPr>
            <w:r>
              <w:rPr>
                <w:rFonts w:hint="default"/>
              </w:rPr>
              <w:t>dytjjbm</w:t>
            </w:r>
          </w:p>
        </w:tc>
        <w:tc>
          <w:tcPr>
            <w:tcW w:w="1087" w:type="pct"/>
            <w:noWrap w:val="0"/>
            <w:vAlign w:val="center"/>
          </w:tcPr>
          <w:p w14:paraId="71B928A9">
            <w:pPr>
              <w:pStyle w:val="26"/>
              <w:bidi w:val="0"/>
              <w:rPr>
                <w:rFonts w:hint="default"/>
              </w:rPr>
            </w:pPr>
            <w:r>
              <w:rPr>
                <w:rFonts w:hint="default"/>
              </w:rPr>
              <w:t>对应统计局编码（2011年版）或国民行业代码</w:t>
            </w:r>
          </w:p>
        </w:tc>
        <w:tc>
          <w:tcPr>
            <w:tcW w:w="753" w:type="pct"/>
            <w:noWrap w:val="0"/>
            <w:vAlign w:val="center"/>
          </w:tcPr>
          <w:p w14:paraId="7EE4CAFF">
            <w:pPr>
              <w:pStyle w:val="26"/>
              <w:bidi w:val="0"/>
              <w:rPr>
                <w:rFonts w:hint="default"/>
              </w:rPr>
            </w:pPr>
            <w:r>
              <w:rPr>
                <w:rFonts w:hint="default"/>
              </w:rPr>
              <w:t>mediumtext</w:t>
            </w:r>
          </w:p>
        </w:tc>
        <w:tc>
          <w:tcPr>
            <w:tcW w:w="418" w:type="pct"/>
            <w:noWrap w:val="0"/>
            <w:vAlign w:val="center"/>
          </w:tcPr>
          <w:p w14:paraId="3205FCC6">
            <w:pPr>
              <w:pStyle w:val="26"/>
              <w:bidi w:val="0"/>
              <w:rPr>
                <w:rFonts w:hint="default"/>
              </w:rPr>
            </w:pPr>
          </w:p>
        </w:tc>
        <w:tc>
          <w:tcPr>
            <w:tcW w:w="417" w:type="pct"/>
            <w:noWrap w:val="0"/>
            <w:vAlign w:val="center"/>
          </w:tcPr>
          <w:p w14:paraId="22218F53">
            <w:pPr>
              <w:pStyle w:val="26"/>
              <w:bidi w:val="0"/>
              <w:rPr>
                <w:rFonts w:hint="default"/>
              </w:rPr>
            </w:pPr>
            <w:r>
              <w:rPr>
                <w:rFonts w:hint="default"/>
              </w:rPr>
              <w:t>否</w:t>
            </w:r>
          </w:p>
        </w:tc>
        <w:tc>
          <w:tcPr>
            <w:tcW w:w="920" w:type="pct"/>
            <w:noWrap w:val="0"/>
            <w:vAlign w:val="center"/>
          </w:tcPr>
          <w:p w14:paraId="5A04E624">
            <w:pPr>
              <w:pStyle w:val="26"/>
              <w:bidi w:val="0"/>
              <w:rPr>
                <w:rFonts w:hint="default"/>
              </w:rPr>
            </w:pPr>
          </w:p>
        </w:tc>
      </w:tr>
      <w:tr w14:paraId="6C058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9BD48FD">
            <w:pPr>
              <w:pStyle w:val="26"/>
              <w:bidi w:val="0"/>
              <w:rPr>
                <w:rFonts w:hint="default"/>
              </w:rPr>
            </w:pPr>
            <w:r>
              <w:rPr>
                <w:rFonts w:hint="default"/>
                <w:lang w:val="en-US" w:eastAsia="zh-CN"/>
              </w:rPr>
              <w:t>25</w:t>
            </w:r>
          </w:p>
        </w:tc>
        <w:tc>
          <w:tcPr>
            <w:tcW w:w="1004" w:type="pct"/>
            <w:noWrap w:val="0"/>
            <w:vAlign w:val="center"/>
          </w:tcPr>
          <w:p w14:paraId="7E63A347">
            <w:pPr>
              <w:pStyle w:val="26"/>
              <w:bidi w:val="0"/>
              <w:rPr>
                <w:rFonts w:hint="default"/>
              </w:rPr>
            </w:pPr>
            <w:r>
              <w:rPr>
                <w:rFonts w:hint="default"/>
              </w:rPr>
              <w:t>hgjcksppm</w:t>
            </w:r>
          </w:p>
        </w:tc>
        <w:tc>
          <w:tcPr>
            <w:tcW w:w="1087" w:type="pct"/>
            <w:noWrap w:val="0"/>
            <w:vAlign w:val="center"/>
          </w:tcPr>
          <w:p w14:paraId="13703BDE">
            <w:pPr>
              <w:pStyle w:val="26"/>
              <w:bidi w:val="0"/>
              <w:rPr>
                <w:rFonts w:hint="default"/>
              </w:rPr>
            </w:pPr>
            <w:r>
              <w:rPr>
                <w:rFonts w:hint="default"/>
              </w:rPr>
              <w:t>海关进出口商品品目</w:t>
            </w:r>
          </w:p>
        </w:tc>
        <w:tc>
          <w:tcPr>
            <w:tcW w:w="753" w:type="pct"/>
            <w:noWrap w:val="0"/>
            <w:vAlign w:val="center"/>
          </w:tcPr>
          <w:p w14:paraId="7D0A18F2">
            <w:pPr>
              <w:pStyle w:val="26"/>
              <w:bidi w:val="0"/>
              <w:rPr>
                <w:rFonts w:hint="default"/>
              </w:rPr>
            </w:pPr>
            <w:r>
              <w:rPr>
                <w:rFonts w:hint="default"/>
              </w:rPr>
              <w:t>mediumtext</w:t>
            </w:r>
          </w:p>
        </w:tc>
        <w:tc>
          <w:tcPr>
            <w:tcW w:w="418" w:type="pct"/>
            <w:noWrap w:val="0"/>
            <w:vAlign w:val="center"/>
          </w:tcPr>
          <w:p w14:paraId="439A3655">
            <w:pPr>
              <w:pStyle w:val="26"/>
              <w:bidi w:val="0"/>
              <w:rPr>
                <w:rFonts w:hint="default"/>
              </w:rPr>
            </w:pPr>
          </w:p>
        </w:tc>
        <w:tc>
          <w:tcPr>
            <w:tcW w:w="417" w:type="pct"/>
            <w:noWrap w:val="0"/>
            <w:vAlign w:val="center"/>
          </w:tcPr>
          <w:p w14:paraId="0777467D">
            <w:pPr>
              <w:pStyle w:val="26"/>
              <w:bidi w:val="0"/>
              <w:rPr>
                <w:rFonts w:hint="default"/>
              </w:rPr>
            </w:pPr>
            <w:r>
              <w:rPr>
                <w:rFonts w:hint="default"/>
              </w:rPr>
              <w:t>否</w:t>
            </w:r>
          </w:p>
        </w:tc>
        <w:tc>
          <w:tcPr>
            <w:tcW w:w="920" w:type="pct"/>
            <w:noWrap w:val="0"/>
            <w:vAlign w:val="center"/>
          </w:tcPr>
          <w:p w14:paraId="77886CBB">
            <w:pPr>
              <w:pStyle w:val="26"/>
              <w:bidi w:val="0"/>
              <w:rPr>
                <w:rFonts w:hint="default"/>
              </w:rPr>
            </w:pPr>
          </w:p>
        </w:tc>
      </w:tr>
      <w:tr w14:paraId="241E05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DB333F4">
            <w:pPr>
              <w:pStyle w:val="26"/>
              <w:bidi w:val="0"/>
              <w:rPr>
                <w:rFonts w:hint="default"/>
              </w:rPr>
            </w:pPr>
            <w:r>
              <w:rPr>
                <w:rFonts w:hint="default"/>
                <w:lang w:val="en-US" w:eastAsia="zh-CN"/>
              </w:rPr>
              <w:t>26</w:t>
            </w:r>
          </w:p>
        </w:tc>
        <w:tc>
          <w:tcPr>
            <w:tcW w:w="1004" w:type="pct"/>
            <w:noWrap w:val="0"/>
            <w:vAlign w:val="center"/>
          </w:tcPr>
          <w:p w14:paraId="711AA982">
            <w:pPr>
              <w:pStyle w:val="26"/>
              <w:bidi w:val="0"/>
              <w:rPr>
                <w:rFonts w:hint="default"/>
              </w:rPr>
            </w:pPr>
            <w:r>
              <w:rPr>
                <w:rFonts w:hint="default"/>
              </w:rPr>
              <w:t>qyrq</w:t>
            </w:r>
          </w:p>
        </w:tc>
        <w:tc>
          <w:tcPr>
            <w:tcW w:w="1087" w:type="pct"/>
            <w:noWrap w:val="0"/>
            <w:vAlign w:val="center"/>
          </w:tcPr>
          <w:p w14:paraId="32CAF21C">
            <w:pPr>
              <w:pStyle w:val="26"/>
              <w:bidi w:val="0"/>
              <w:rPr>
                <w:rFonts w:hint="default"/>
              </w:rPr>
            </w:pPr>
            <w:r>
              <w:rPr>
                <w:rFonts w:hint="default"/>
              </w:rPr>
              <w:t>启用日期</w:t>
            </w:r>
          </w:p>
        </w:tc>
        <w:tc>
          <w:tcPr>
            <w:tcW w:w="753" w:type="pct"/>
            <w:noWrap w:val="0"/>
            <w:vAlign w:val="center"/>
          </w:tcPr>
          <w:p w14:paraId="61964C94">
            <w:pPr>
              <w:pStyle w:val="26"/>
              <w:bidi w:val="0"/>
              <w:rPr>
                <w:rFonts w:hint="default"/>
              </w:rPr>
            </w:pPr>
            <w:r>
              <w:rPr>
                <w:rFonts w:hint="default"/>
              </w:rPr>
              <w:t>date</w:t>
            </w:r>
          </w:p>
        </w:tc>
        <w:tc>
          <w:tcPr>
            <w:tcW w:w="418" w:type="pct"/>
            <w:noWrap w:val="0"/>
            <w:vAlign w:val="center"/>
          </w:tcPr>
          <w:p w14:paraId="1AF03DF0">
            <w:pPr>
              <w:pStyle w:val="26"/>
              <w:bidi w:val="0"/>
              <w:rPr>
                <w:rFonts w:hint="default"/>
              </w:rPr>
            </w:pPr>
          </w:p>
        </w:tc>
        <w:tc>
          <w:tcPr>
            <w:tcW w:w="417" w:type="pct"/>
            <w:noWrap w:val="0"/>
            <w:vAlign w:val="center"/>
          </w:tcPr>
          <w:p w14:paraId="030020A7">
            <w:pPr>
              <w:pStyle w:val="26"/>
              <w:bidi w:val="0"/>
              <w:rPr>
                <w:rFonts w:hint="default"/>
              </w:rPr>
            </w:pPr>
            <w:r>
              <w:rPr>
                <w:rFonts w:hint="default"/>
              </w:rPr>
              <w:t>是</w:t>
            </w:r>
          </w:p>
        </w:tc>
        <w:tc>
          <w:tcPr>
            <w:tcW w:w="920" w:type="pct"/>
            <w:noWrap w:val="0"/>
            <w:vAlign w:val="center"/>
          </w:tcPr>
          <w:p w14:paraId="0610A2B0">
            <w:pPr>
              <w:pStyle w:val="26"/>
              <w:bidi w:val="0"/>
              <w:rPr>
                <w:rFonts w:hint="default"/>
              </w:rPr>
            </w:pPr>
            <w:r>
              <w:rPr>
                <w:rFonts w:hint="default"/>
              </w:rPr>
              <w:t>格式：</w:t>
            </w:r>
          </w:p>
          <w:p w14:paraId="7E678573">
            <w:pPr>
              <w:pStyle w:val="26"/>
              <w:bidi w:val="0"/>
              <w:rPr>
                <w:rFonts w:hint="default"/>
              </w:rPr>
            </w:pPr>
            <w:r>
              <w:rPr>
                <w:rFonts w:hint="default"/>
              </w:rPr>
              <w:t>yyyy-MM-dd</w:t>
            </w:r>
          </w:p>
        </w:tc>
      </w:tr>
      <w:tr w14:paraId="20EA1A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9846A51">
            <w:pPr>
              <w:pStyle w:val="26"/>
              <w:bidi w:val="0"/>
              <w:rPr>
                <w:rFonts w:hint="default"/>
              </w:rPr>
            </w:pPr>
            <w:r>
              <w:rPr>
                <w:rFonts w:hint="default"/>
                <w:lang w:val="en-US" w:eastAsia="zh-CN"/>
              </w:rPr>
              <w:t>27</w:t>
            </w:r>
          </w:p>
        </w:tc>
        <w:tc>
          <w:tcPr>
            <w:tcW w:w="1004" w:type="pct"/>
            <w:noWrap w:val="0"/>
            <w:vAlign w:val="center"/>
          </w:tcPr>
          <w:p w14:paraId="1B1ECC4E">
            <w:pPr>
              <w:pStyle w:val="26"/>
              <w:bidi w:val="0"/>
              <w:rPr>
                <w:rFonts w:hint="default"/>
              </w:rPr>
            </w:pPr>
            <w:r>
              <w:rPr>
                <w:rFonts w:hint="default"/>
              </w:rPr>
              <w:t>tyrq</w:t>
            </w:r>
          </w:p>
        </w:tc>
        <w:tc>
          <w:tcPr>
            <w:tcW w:w="1087" w:type="pct"/>
            <w:noWrap w:val="0"/>
            <w:vAlign w:val="center"/>
          </w:tcPr>
          <w:p w14:paraId="21519D58">
            <w:pPr>
              <w:pStyle w:val="26"/>
              <w:bidi w:val="0"/>
              <w:rPr>
                <w:rFonts w:hint="default"/>
              </w:rPr>
            </w:pPr>
            <w:r>
              <w:rPr>
                <w:rFonts w:hint="default"/>
              </w:rPr>
              <w:t>停用日期</w:t>
            </w:r>
          </w:p>
        </w:tc>
        <w:tc>
          <w:tcPr>
            <w:tcW w:w="753" w:type="pct"/>
            <w:noWrap w:val="0"/>
            <w:vAlign w:val="center"/>
          </w:tcPr>
          <w:p w14:paraId="5057C5B9">
            <w:pPr>
              <w:pStyle w:val="26"/>
              <w:bidi w:val="0"/>
              <w:rPr>
                <w:rFonts w:hint="default"/>
              </w:rPr>
            </w:pPr>
            <w:r>
              <w:rPr>
                <w:rFonts w:hint="default"/>
              </w:rPr>
              <w:t>date</w:t>
            </w:r>
          </w:p>
        </w:tc>
        <w:tc>
          <w:tcPr>
            <w:tcW w:w="418" w:type="pct"/>
            <w:noWrap w:val="0"/>
            <w:vAlign w:val="center"/>
          </w:tcPr>
          <w:p w14:paraId="01315E94">
            <w:pPr>
              <w:pStyle w:val="26"/>
              <w:bidi w:val="0"/>
              <w:rPr>
                <w:rFonts w:hint="default"/>
              </w:rPr>
            </w:pPr>
          </w:p>
        </w:tc>
        <w:tc>
          <w:tcPr>
            <w:tcW w:w="417" w:type="pct"/>
            <w:noWrap w:val="0"/>
            <w:vAlign w:val="center"/>
          </w:tcPr>
          <w:p w14:paraId="3CC8E2FC">
            <w:pPr>
              <w:pStyle w:val="26"/>
              <w:bidi w:val="0"/>
              <w:rPr>
                <w:rFonts w:hint="default"/>
              </w:rPr>
            </w:pPr>
            <w:r>
              <w:rPr>
                <w:rFonts w:hint="default"/>
              </w:rPr>
              <w:t>否</w:t>
            </w:r>
          </w:p>
        </w:tc>
        <w:tc>
          <w:tcPr>
            <w:tcW w:w="920" w:type="pct"/>
            <w:noWrap w:val="0"/>
            <w:vAlign w:val="center"/>
          </w:tcPr>
          <w:p w14:paraId="4435AA68">
            <w:pPr>
              <w:pStyle w:val="26"/>
              <w:bidi w:val="0"/>
              <w:rPr>
                <w:rFonts w:hint="default"/>
              </w:rPr>
            </w:pPr>
            <w:r>
              <w:rPr>
                <w:rFonts w:hint="default"/>
              </w:rPr>
              <w:t>格式：</w:t>
            </w:r>
          </w:p>
          <w:p w14:paraId="03FEA9AB">
            <w:pPr>
              <w:pStyle w:val="26"/>
              <w:bidi w:val="0"/>
              <w:rPr>
                <w:rFonts w:hint="default"/>
              </w:rPr>
            </w:pPr>
            <w:r>
              <w:rPr>
                <w:rFonts w:hint="default"/>
              </w:rPr>
              <w:t>yyyy-MM-dd</w:t>
            </w:r>
          </w:p>
        </w:tc>
      </w:tr>
      <w:tr w14:paraId="22E60E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8140136">
            <w:pPr>
              <w:pStyle w:val="26"/>
              <w:bidi w:val="0"/>
              <w:rPr>
                <w:rFonts w:hint="default"/>
              </w:rPr>
            </w:pPr>
            <w:r>
              <w:rPr>
                <w:rFonts w:hint="default"/>
                <w:lang w:val="en-US" w:eastAsia="zh-CN"/>
              </w:rPr>
              <w:t>28</w:t>
            </w:r>
          </w:p>
        </w:tc>
        <w:tc>
          <w:tcPr>
            <w:tcW w:w="1004" w:type="pct"/>
            <w:noWrap w:val="0"/>
            <w:vAlign w:val="center"/>
          </w:tcPr>
          <w:p w14:paraId="5D35459C">
            <w:pPr>
              <w:pStyle w:val="26"/>
              <w:bidi w:val="0"/>
              <w:rPr>
                <w:rFonts w:hint="default"/>
              </w:rPr>
            </w:pPr>
            <w:r>
              <w:rPr>
                <w:rFonts w:hint="default"/>
              </w:rPr>
              <w:t>hydm</w:t>
            </w:r>
          </w:p>
        </w:tc>
        <w:tc>
          <w:tcPr>
            <w:tcW w:w="1087" w:type="pct"/>
            <w:noWrap w:val="0"/>
            <w:vAlign w:val="center"/>
          </w:tcPr>
          <w:p w14:paraId="64437793">
            <w:pPr>
              <w:pStyle w:val="26"/>
              <w:bidi w:val="0"/>
              <w:rPr>
                <w:rFonts w:hint="default"/>
              </w:rPr>
            </w:pPr>
            <w:r>
              <w:rPr>
                <w:rFonts w:hint="default"/>
              </w:rPr>
              <w:t>行业代码</w:t>
            </w:r>
          </w:p>
        </w:tc>
        <w:tc>
          <w:tcPr>
            <w:tcW w:w="753" w:type="pct"/>
            <w:noWrap w:val="0"/>
            <w:vAlign w:val="center"/>
          </w:tcPr>
          <w:p w14:paraId="32BD6586">
            <w:pPr>
              <w:pStyle w:val="26"/>
              <w:bidi w:val="0"/>
              <w:rPr>
                <w:rFonts w:hint="default"/>
              </w:rPr>
            </w:pPr>
            <w:r>
              <w:rPr>
                <w:rFonts w:hint="default"/>
              </w:rPr>
              <w:t>varchar</w:t>
            </w:r>
          </w:p>
        </w:tc>
        <w:tc>
          <w:tcPr>
            <w:tcW w:w="418" w:type="pct"/>
            <w:noWrap w:val="0"/>
            <w:vAlign w:val="center"/>
          </w:tcPr>
          <w:p w14:paraId="1A12E653">
            <w:pPr>
              <w:pStyle w:val="26"/>
              <w:bidi w:val="0"/>
              <w:rPr>
                <w:rFonts w:hint="default"/>
              </w:rPr>
            </w:pPr>
            <w:r>
              <w:rPr>
                <w:rFonts w:hint="default"/>
              </w:rPr>
              <w:t>4</w:t>
            </w:r>
          </w:p>
        </w:tc>
        <w:tc>
          <w:tcPr>
            <w:tcW w:w="417" w:type="pct"/>
            <w:noWrap w:val="0"/>
            <w:vAlign w:val="center"/>
          </w:tcPr>
          <w:p w14:paraId="2FE32BEC">
            <w:pPr>
              <w:pStyle w:val="26"/>
              <w:bidi w:val="0"/>
              <w:rPr>
                <w:rFonts w:hint="default"/>
              </w:rPr>
            </w:pPr>
            <w:r>
              <w:rPr>
                <w:rFonts w:hint="default"/>
              </w:rPr>
              <w:t>否</w:t>
            </w:r>
          </w:p>
        </w:tc>
        <w:tc>
          <w:tcPr>
            <w:tcW w:w="920" w:type="pct"/>
            <w:noWrap w:val="0"/>
            <w:vAlign w:val="center"/>
          </w:tcPr>
          <w:p w14:paraId="67B55DC5">
            <w:pPr>
              <w:pStyle w:val="26"/>
              <w:bidi w:val="0"/>
              <w:rPr>
                <w:rFonts w:hint="default"/>
              </w:rPr>
            </w:pPr>
            <w:r>
              <w:rPr>
                <w:rFonts w:hint="default"/>
              </w:rPr>
              <w:t>主行业代码特定征收部门可空</w:t>
            </w:r>
          </w:p>
        </w:tc>
      </w:tr>
      <w:tr w14:paraId="67B48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13EE66">
            <w:pPr>
              <w:pStyle w:val="26"/>
              <w:bidi w:val="0"/>
              <w:rPr>
                <w:rFonts w:hint="default"/>
              </w:rPr>
            </w:pPr>
            <w:r>
              <w:rPr>
                <w:rFonts w:hint="default"/>
                <w:lang w:val="en-US" w:eastAsia="zh-CN"/>
              </w:rPr>
              <w:t>29</w:t>
            </w:r>
          </w:p>
        </w:tc>
        <w:tc>
          <w:tcPr>
            <w:tcW w:w="1004" w:type="pct"/>
            <w:noWrap w:val="0"/>
            <w:vAlign w:val="center"/>
          </w:tcPr>
          <w:p w14:paraId="5982D3C1">
            <w:pPr>
              <w:pStyle w:val="26"/>
              <w:bidi w:val="0"/>
              <w:rPr>
                <w:rFonts w:hint="default"/>
              </w:rPr>
            </w:pPr>
            <w:r>
              <w:rPr>
                <w:rFonts w:hint="default"/>
              </w:rPr>
              <w:t>dydhy</w:t>
            </w:r>
          </w:p>
        </w:tc>
        <w:tc>
          <w:tcPr>
            <w:tcW w:w="1087" w:type="pct"/>
            <w:noWrap w:val="0"/>
            <w:vAlign w:val="center"/>
          </w:tcPr>
          <w:p w14:paraId="59D8E10A">
            <w:pPr>
              <w:pStyle w:val="26"/>
              <w:bidi w:val="0"/>
              <w:rPr>
                <w:rFonts w:hint="default"/>
              </w:rPr>
            </w:pPr>
            <w:r>
              <w:rPr>
                <w:rFonts w:hint="default"/>
              </w:rPr>
              <w:t>对应的行业</w:t>
            </w:r>
          </w:p>
        </w:tc>
        <w:tc>
          <w:tcPr>
            <w:tcW w:w="753" w:type="pct"/>
            <w:noWrap w:val="0"/>
            <w:vAlign w:val="center"/>
          </w:tcPr>
          <w:p w14:paraId="642462F2">
            <w:pPr>
              <w:pStyle w:val="26"/>
              <w:bidi w:val="0"/>
              <w:rPr>
                <w:rFonts w:hint="default"/>
              </w:rPr>
            </w:pPr>
            <w:r>
              <w:rPr>
                <w:rFonts w:hint="default"/>
              </w:rPr>
              <w:t>varchar</w:t>
            </w:r>
          </w:p>
        </w:tc>
        <w:tc>
          <w:tcPr>
            <w:tcW w:w="418" w:type="pct"/>
            <w:noWrap w:val="0"/>
            <w:vAlign w:val="center"/>
          </w:tcPr>
          <w:p w14:paraId="534D29A1">
            <w:pPr>
              <w:pStyle w:val="26"/>
              <w:bidi w:val="0"/>
              <w:rPr>
                <w:rFonts w:hint="default"/>
              </w:rPr>
            </w:pPr>
            <w:r>
              <w:rPr>
                <w:rFonts w:hint="default"/>
              </w:rPr>
              <w:t>68</w:t>
            </w:r>
          </w:p>
        </w:tc>
        <w:tc>
          <w:tcPr>
            <w:tcW w:w="417" w:type="pct"/>
            <w:noWrap w:val="0"/>
            <w:vAlign w:val="center"/>
          </w:tcPr>
          <w:p w14:paraId="0A21E6AE">
            <w:pPr>
              <w:pStyle w:val="26"/>
              <w:bidi w:val="0"/>
              <w:rPr>
                <w:rFonts w:hint="default"/>
              </w:rPr>
            </w:pPr>
            <w:r>
              <w:rPr>
                <w:rFonts w:hint="default"/>
              </w:rPr>
              <w:t>否</w:t>
            </w:r>
          </w:p>
        </w:tc>
        <w:tc>
          <w:tcPr>
            <w:tcW w:w="920" w:type="pct"/>
            <w:noWrap w:val="0"/>
            <w:vAlign w:val="center"/>
          </w:tcPr>
          <w:p w14:paraId="68373FE8">
            <w:pPr>
              <w:pStyle w:val="26"/>
              <w:bidi w:val="0"/>
              <w:rPr>
                <w:rFonts w:hint="default"/>
              </w:rPr>
            </w:pPr>
          </w:p>
        </w:tc>
      </w:tr>
      <w:tr w14:paraId="56210B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7B5E32E">
            <w:pPr>
              <w:pStyle w:val="26"/>
              <w:bidi w:val="0"/>
              <w:rPr>
                <w:rFonts w:hint="default"/>
              </w:rPr>
            </w:pPr>
            <w:r>
              <w:rPr>
                <w:rFonts w:hint="default"/>
                <w:lang w:val="en-US" w:eastAsia="zh-CN"/>
              </w:rPr>
              <w:t>30</w:t>
            </w:r>
          </w:p>
        </w:tc>
        <w:tc>
          <w:tcPr>
            <w:tcW w:w="1004" w:type="pct"/>
            <w:noWrap w:val="0"/>
            <w:vAlign w:val="center"/>
          </w:tcPr>
          <w:p w14:paraId="7465228E">
            <w:pPr>
              <w:pStyle w:val="26"/>
              <w:bidi w:val="0"/>
              <w:rPr>
                <w:rFonts w:hint="default"/>
              </w:rPr>
            </w:pPr>
            <w:r>
              <w:rPr>
                <w:rFonts w:hint="default"/>
              </w:rPr>
              <w:t>hydydzspm1</w:t>
            </w:r>
          </w:p>
        </w:tc>
        <w:tc>
          <w:tcPr>
            <w:tcW w:w="1087" w:type="pct"/>
            <w:noWrap w:val="0"/>
            <w:vAlign w:val="center"/>
          </w:tcPr>
          <w:p w14:paraId="668670C8">
            <w:pPr>
              <w:pStyle w:val="26"/>
              <w:bidi w:val="0"/>
              <w:rPr>
                <w:rFonts w:hint="default"/>
              </w:rPr>
            </w:pPr>
            <w:r>
              <w:rPr>
                <w:rFonts w:hint="default"/>
              </w:rPr>
              <w:t>行业对应的征收品目一</w:t>
            </w:r>
          </w:p>
        </w:tc>
        <w:tc>
          <w:tcPr>
            <w:tcW w:w="753" w:type="pct"/>
            <w:noWrap w:val="0"/>
            <w:vAlign w:val="center"/>
          </w:tcPr>
          <w:p w14:paraId="328D7EBF">
            <w:pPr>
              <w:pStyle w:val="26"/>
              <w:bidi w:val="0"/>
              <w:rPr>
                <w:rFonts w:hint="default"/>
              </w:rPr>
            </w:pPr>
            <w:r>
              <w:rPr>
                <w:rFonts w:hint="default"/>
              </w:rPr>
              <w:t>varchar</w:t>
            </w:r>
          </w:p>
        </w:tc>
        <w:tc>
          <w:tcPr>
            <w:tcW w:w="418" w:type="pct"/>
            <w:noWrap w:val="0"/>
            <w:vAlign w:val="center"/>
          </w:tcPr>
          <w:p w14:paraId="47241AB4">
            <w:pPr>
              <w:pStyle w:val="26"/>
              <w:bidi w:val="0"/>
              <w:rPr>
                <w:rFonts w:hint="default"/>
              </w:rPr>
            </w:pPr>
            <w:r>
              <w:rPr>
                <w:rFonts w:hint="default"/>
              </w:rPr>
              <w:t>9</w:t>
            </w:r>
          </w:p>
        </w:tc>
        <w:tc>
          <w:tcPr>
            <w:tcW w:w="417" w:type="pct"/>
            <w:noWrap w:val="0"/>
            <w:vAlign w:val="center"/>
          </w:tcPr>
          <w:p w14:paraId="5E08A8EA">
            <w:pPr>
              <w:pStyle w:val="26"/>
              <w:bidi w:val="0"/>
              <w:rPr>
                <w:rFonts w:hint="default"/>
              </w:rPr>
            </w:pPr>
            <w:r>
              <w:rPr>
                <w:rFonts w:hint="default"/>
              </w:rPr>
              <w:t>否</w:t>
            </w:r>
          </w:p>
        </w:tc>
        <w:tc>
          <w:tcPr>
            <w:tcW w:w="920" w:type="pct"/>
            <w:noWrap w:val="0"/>
            <w:vAlign w:val="center"/>
          </w:tcPr>
          <w:p w14:paraId="1713AD75">
            <w:pPr>
              <w:pStyle w:val="26"/>
              <w:bidi w:val="0"/>
              <w:rPr>
                <w:rFonts w:hint="default"/>
              </w:rPr>
            </w:pPr>
          </w:p>
        </w:tc>
      </w:tr>
      <w:tr w14:paraId="4A8782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A85C27">
            <w:pPr>
              <w:pStyle w:val="26"/>
              <w:bidi w:val="0"/>
              <w:rPr>
                <w:rFonts w:hint="default"/>
              </w:rPr>
            </w:pPr>
            <w:r>
              <w:rPr>
                <w:rFonts w:hint="default"/>
                <w:lang w:val="en-US" w:eastAsia="zh-CN"/>
              </w:rPr>
              <w:t>31</w:t>
            </w:r>
          </w:p>
        </w:tc>
        <w:tc>
          <w:tcPr>
            <w:tcW w:w="1004" w:type="pct"/>
            <w:noWrap w:val="0"/>
            <w:vAlign w:val="center"/>
          </w:tcPr>
          <w:p w14:paraId="22FA9E6F">
            <w:pPr>
              <w:pStyle w:val="26"/>
              <w:bidi w:val="0"/>
              <w:rPr>
                <w:rFonts w:hint="default"/>
              </w:rPr>
            </w:pPr>
            <w:r>
              <w:rPr>
                <w:rFonts w:hint="default"/>
              </w:rPr>
              <w:t>hydydzsmc1</w:t>
            </w:r>
          </w:p>
        </w:tc>
        <w:tc>
          <w:tcPr>
            <w:tcW w:w="1087" w:type="pct"/>
            <w:noWrap w:val="0"/>
            <w:vAlign w:val="center"/>
          </w:tcPr>
          <w:p w14:paraId="00D9308A">
            <w:pPr>
              <w:pStyle w:val="26"/>
              <w:bidi w:val="0"/>
              <w:rPr>
                <w:rFonts w:hint="default"/>
              </w:rPr>
            </w:pPr>
            <w:r>
              <w:rPr>
                <w:rFonts w:hint="default"/>
              </w:rPr>
              <w:t>行业对应的征收名称一</w:t>
            </w:r>
          </w:p>
        </w:tc>
        <w:tc>
          <w:tcPr>
            <w:tcW w:w="753" w:type="pct"/>
            <w:noWrap w:val="0"/>
            <w:vAlign w:val="center"/>
          </w:tcPr>
          <w:p w14:paraId="3D2222D7">
            <w:pPr>
              <w:pStyle w:val="26"/>
              <w:bidi w:val="0"/>
              <w:rPr>
                <w:rFonts w:hint="default"/>
              </w:rPr>
            </w:pPr>
            <w:r>
              <w:rPr>
                <w:rFonts w:hint="default"/>
              </w:rPr>
              <w:t>varchar</w:t>
            </w:r>
          </w:p>
        </w:tc>
        <w:tc>
          <w:tcPr>
            <w:tcW w:w="418" w:type="pct"/>
            <w:noWrap w:val="0"/>
            <w:vAlign w:val="center"/>
          </w:tcPr>
          <w:p w14:paraId="341EAD1C">
            <w:pPr>
              <w:pStyle w:val="26"/>
              <w:bidi w:val="0"/>
              <w:rPr>
                <w:rFonts w:hint="default"/>
              </w:rPr>
            </w:pPr>
            <w:r>
              <w:rPr>
                <w:rFonts w:hint="default"/>
              </w:rPr>
              <w:t>210</w:t>
            </w:r>
          </w:p>
        </w:tc>
        <w:tc>
          <w:tcPr>
            <w:tcW w:w="417" w:type="pct"/>
            <w:noWrap w:val="0"/>
            <w:vAlign w:val="center"/>
          </w:tcPr>
          <w:p w14:paraId="55F57691">
            <w:pPr>
              <w:pStyle w:val="26"/>
              <w:bidi w:val="0"/>
              <w:rPr>
                <w:rFonts w:hint="default"/>
              </w:rPr>
            </w:pPr>
            <w:r>
              <w:rPr>
                <w:rFonts w:hint="default"/>
              </w:rPr>
              <w:t>否</w:t>
            </w:r>
          </w:p>
        </w:tc>
        <w:tc>
          <w:tcPr>
            <w:tcW w:w="920" w:type="pct"/>
            <w:noWrap w:val="0"/>
            <w:vAlign w:val="center"/>
          </w:tcPr>
          <w:p w14:paraId="4D53DC58">
            <w:pPr>
              <w:pStyle w:val="26"/>
              <w:bidi w:val="0"/>
              <w:rPr>
                <w:rFonts w:hint="default"/>
              </w:rPr>
            </w:pPr>
          </w:p>
        </w:tc>
      </w:tr>
      <w:tr w14:paraId="7F695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7E7517A">
            <w:pPr>
              <w:pStyle w:val="26"/>
              <w:bidi w:val="0"/>
              <w:rPr>
                <w:rFonts w:hint="default"/>
              </w:rPr>
            </w:pPr>
            <w:r>
              <w:rPr>
                <w:rFonts w:hint="default"/>
                <w:lang w:val="en-US" w:eastAsia="zh-CN"/>
              </w:rPr>
              <w:t>32</w:t>
            </w:r>
          </w:p>
        </w:tc>
        <w:tc>
          <w:tcPr>
            <w:tcW w:w="1004" w:type="pct"/>
            <w:noWrap w:val="0"/>
            <w:vAlign w:val="center"/>
          </w:tcPr>
          <w:p w14:paraId="60978B59">
            <w:pPr>
              <w:pStyle w:val="26"/>
              <w:bidi w:val="0"/>
              <w:rPr>
                <w:rFonts w:hint="default"/>
              </w:rPr>
            </w:pPr>
            <w:r>
              <w:rPr>
                <w:rFonts w:hint="default"/>
              </w:rPr>
              <w:t>hydydzspm2</w:t>
            </w:r>
          </w:p>
        </w:tc>
        <w:tc>
          <w:tcPr>
            <w:tcW w:w="1087" w:type="pct"/>
            <w:noWrap w:val="0"/>
            <w:vAlign w:val="center"/>
          </w:tcPr>
          <w:p w14:paraId="4514AEE8">
            <w:pPr>
              <w:pStyle w:val="26"/>
              <w:bidi w:val="0"/>
              <w:rPr>
                <w:rFonts w:hint="default"/>
              </w:rPr>
            </w:pPr>
            <w:r>
              <w:rPr>
                <w:rFonts w:hint="default"/>
              </w:rPr>
              <w:t>行业对应的征收品目二</w:t>
            </w:r>
          </w:p>
        </w:tc>
        <w:tc>
          <w:tcPr>
            <w:tcW w:w="753" w:type="pct"/>
            <w:noWrap w:val="0"/>
            <w:vAlign w:val="center"/>
          </w:tcPr>
          <w:p w14:paraId="33427D95">
            <w:pPr>
              <w:pStyle w:val="26"/>
              <w:bidi w:val="0"/>
              <w:rPr>
                <w:rFonts w:hint="default"/>
              </w:rPr>
            </w:pPr>
            <w:r>
              <w:rPr>
                <w:rFonts w:hint="default"/>
              </w:rPr>
              <w:t>varchar</w:t>
            </w:r>
          </w:p>
        </w:tc>
        <w:tc>
          <w:tcPr>
            <w:tcW w:w="418" w:type="pct"/>
            <w:noWrap w:val="0"/>
            <w:vAlign w:val="center"/>
          </w:tcPr>
          <w:p w14:paraId="7D55303A">
            <w:pPr>
              <w:pStyle w:val="26"/>
              <w:bidi w:val="0"/>
              <w:rPr>
                <w:rFonts w:hint="default"/>
              </w:rPr>
            </w:pPr>
            <w:r>
              <w:rPr>
                <w:rFonts w:hint="default"/>
              </w:rPr>
              <w:t>9</w:t>
            </w:r>
          </w:p>
        </w:tc>
        <w:tc>
          <w:tcPr>
            <w:tcW w:w="417" w:type="pct"/>
            <w:noWrap w:val="0"/>
            <w:vAlign w:val="center"/>
          </w:tcPr>
          <w:p w14:paraId="19AD53DC">
            <w:pPr>
              <w:pStyle w:val="26"/>
              <w:bidi w:val="0"/>
              <w:rPr>
                <w:rFonts w:hint="default"/>
              </w:rPr>
            </w:pPr>
            <w:r>
              <w:rPr>
                <w:rFonts w:hint="default"/>
              </w:rPr>
              <w:t>否</w:t>
            </w:r>
          </w:p>
        </w:tc>
        <w:tc>
          <w:tcPr>
            <w:tcW w:w="920" w:type="pct"/>
            <w:noWrap w:val="0"/>
            <w:vAlign w:val="center"/>
          </w:tcPr>
          <w:p w14:paraId="5F167B70">
            <w:pPr>
              <w:pStyle w:val="26"/>
              <w:bidi w:val="0"/>
              <w:rPr>
                <w:rFonts w:hint="default"/>
              </w:rPr>
            </w:pPr>
          </w:p>
        </w:tc>
      </w:tr>
      <w:tr w14:paraId="394710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001BE32">
            <w:pPr>
              <w:pStyle w:val="26"/>
              <w:bidi w:val="0"/>
              <w:rPr>
                <w:rFonts w:hint="default"/>
              </w:rPr>
            </w:pPr>
            <w:r>
              <w:rPr>
                <w:rFonts w:hint="default"/>
                <w:lang w:val="en-US" w:eastAsia="zh-CN"/>
              </w:rPr>
              <w:t>33</w:t>
            </w:r>
          </w:p>
        </w:tc>
        <w:tc>
          <w:tcPr>
            <w:tcW w:w="1004" w:type="pct"/>
            <w:noWrap w:val="0"/>
            <w:vAlign w:val="center"/>
          </w:tcPr>
          <w:p w14:paraId="446CF6F2">
            <w:pPr>
              <w:pStyle w:val="26"/>
              <w:bidi w:val="0"/>
              <w:rPr>
                <w:rFonts w:hint="default"/>
              </w:rPr>
            </w:pPr>
            <w:r>
              <w:rPr>
                <w:rFonts w:hint="default"/>
              </w:rPr>
              <w:t>hydydzsmc2</w:t>
            </w:r>
          </w:p>
        </w:tc>
        <w:tc>
          <w:tcPr>
            <w:tcW w:w="1087" w:type="pct"/>
            <w:noWrap w:val="0"/>
            <w:vAlign w:val="center"/>
          </w:tcPr>
          <w:p w14:paraId="0FA7B44B">
            <w:pPr>
              <w:pStyle w:val="26"/>
              <w:bidi w:val="0"/>
              <w:rPr>
                <w:rFonts w:hint="default"/>
              </w:rPr>
            </w:pPr>
            <w:r>
              <w:rPr>
                <w:rFonts w:hint="default"/>
              </w:rPr>
              <w:t>行业对应的征收名称二</w:t>
            </w:r>
          </w:p>
        </w:tc>
        <w:tc>
          <w:tcPr>
            <w:tcW w:w="753" w:type="pct"/>
            <w:noWrap w:val="0"/>
            <w:vAlign w:val="center"/>
          </w:tcPr>
          <w:p w14:paraId="555ADFC4">
            <w:pPr>
              <w:pStyle w:val="26"/>
              <w:bidi w:val="0"/>
              <w:rPr>
                <w:rFonts w:hint="default"/>
              </w:rPr>
            </w:pPr>
            <w:r>
              <w:rPr>
                <w:rFonts w:hint="default"/>
              </w:rPr>
              <w:t>varchar</w:t>
            </w:r>
          </w:p>
        </w:tc>
        <w:tc>
          <w:tcPr>
            <w:tcW w:w="418" w:type="pct"/>
            <w:noWrap w:val="0"/>
            <w:vAlign w:val="center"/>
          </w:tcPr>
          <w:p w14:paraId="0E5238A8">
            <w:pPr>
              <w:pStyle w:val="26"/>
              <w:bidi w:val="0"/>
              <w:rPr>
                <w:rFonts w:hint="default"/>
              </w:rPr>
            </w:pPr>
            <w:r>
              <w:rPr>
                <w:rFonts w:hint="default"/>
              </w:rPr>
              <w:t>210</w:t>
            </w:r>
          </w:p>
        </w:tc>
        <w:tc>
          <w:tcPr>
            <w:tcW w:w="417" w:type="pct"/>
            <w:noWrap w:val="0"/>
            <w:vAlign w:val="center"/>
          </w:tcPr>
          <w:p w14:paraId="5A88DA9C">
            <w:pPr>
              <w:pStyle w:val="26"/>
              <w:bidi w:val="0"/>
              <w:rPr>
                <w:rFonts w:hint="default"/>
              </w:rPr>
            </w:pPr>
            <w:r>
              <w:rPr>
                <w:rFonts w:hint="default"/>
              </w:rPr>
              <w:t>否</w:t>
            </w:r>
          </w:p>
        </w:tc>
        <w:tc>
          <w:tcPr>
            <w:tcW w:w="920" w:type="pct"/>
            <w:noWrap w:val="0"/>
            <w:vAlign w:val="center"/>
          </w:tcPr>
          <w:p w14:paraId="4E79F0DD">
            <w:pPr>
              <w:pStyle w:val="26"/>
              <w:bidi w:val="0"/>
              <w:rPr>
                <w:rFonts w:hint="default"/>
              </w:rPr>
            </w:pPr>
          </w:p>
        </w:tc>
      </w:tr>
    </w:tbl>
    <w:p w14:paraId="575AE440">
      <w:pPr>
        <w:pStyle w:val="6"/>
        <w:bidi w:val="0"/>
        <w:rPr>
          <w:rFonts w:hint="default"/>
          <w:lang w:eastAsia="zh-CN"/>
        </w:rPr>
      </w:pPr>
      <w:bookmarkStart w:id="293" w:name="_Toc12544"/>
      <w:r>
        <w:rPr>
          <w:rFonts w:hint="default"/>
        </w:rPr>
        <w:t>8.6</w:t>
      </w:r>
      <w:r>
        <w:rPr>
          <w:rFonts w:hint="default"/>
          <w:lang w:eastAsia="zh-CN"/>
        </w:rPr>
        <w:t>返回报文示例</w:t>
      </w:r>
      <w:bookmarkEnd w:id="293"/>
      <w:r>
        <w:rPr>
          <w:rFonts w:hint="default"/>
          <w:lang w:eastAsia="zh-CN"/>
        </w:rPr>
        <w:t xml:space="preserve"> </w:t>
      </w:r>
    </w:p>
    <w:p w14:paraId="0B2F100D">
      <w:pPr>
        <w:pStyle w:val="5"/>
        <w:bidi w:val="0"/>
        <w:rPr>
          <w:rFonts w:hint="default"/>
        </w:rPr>
      </w:pPr>
      <w:bookmarkStart w:id="294" w:name="OLE_LINK19"/>
      <w:bookmarkStart w:id="295" w:name="_Toc17753"/>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93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1CD0A6">
            <w:pPr>
              <w:bidi w:val="0"/>
              <w:rPr>
                <w:rFonts w:hint="default"/>
              </w:rPr>
            </w:pPr>
            <w:r>
              <w:rPr>
                <w:rFonts w:hint="default"/>
              </w:rPr>
              <w:t>{</w:t>
            </w:r>
          </w:p>
          <w:p w14:paraId="4EC436AB">
            <w:pPr>
              <w:bidi w:val="0"/>
              <w:rPr>
                <w:rFonts w:hint="default"/>
              </w:rPr>
            </w:pPr>
            <w:r>
              <w:rPr>
                <w:rFonts w:hint="default"/>
              </w:rPr>
              <w:tab/>
            </w:r>
            <w:r>
              <w:rPr>
                <w:rFonts w:hint="default"/>
              </w:rPr>
              <w:t>"Response":{</w:t>
            </w:r>
          </w:p>
          <w:p w14:paraId="26B64211">
            <w:pPr>
              <w:bidi w:val="0"/>
              <w:rPr>
                <w:rFonts w:hint="default"/>
              </w:rPr>
            </w:pPr>
            <w:r>
              <w:rPr>
                <w:rFonts w:hint="default"/>
              </w:rPr>
              <w:tab/>
            </w:r>
            <w:r>
              <w:rPr>
                <w:rFonts w:hint="default"/>
              </w:rPr>
              <w:tab/>
            </w:r>
            <w:r>
              <w:rPr>
                <w:rFonts w:hint="default"/>
              </w:rPr>
              <w:t>"RequestId": "16位随机数字和字母组合",</w:t>
            </w:r>
          </w:p>
          <w:p w14:paraId="323A1226">
            <w:pPr>
              <w:bidi w:val="0"/>
              <w:rPr>
                <w:rFonts w:hint="default"/>
              </w:rPr>
            </w:pPr>
            <w:r>
              <w:rPr>
                <w:rFonts w:hint="default"/>
              </w:rPr>
              <w:tab/>
            </w:r>
            <w:r>
              <w:rPr>
                <w:rFonts w:hint="default"/>
              </w:rPr>
              <w:tab/>
            </w:r>
            <w:r>
              <w:rPr>
                <w:rFonts w:hint="default"/>
              </w:rPr>
              <w:t>"Data":{</w:t>
            </w:r>
          </w:p>
          <w:p w14:paraId="5A86BA45">
            <w:pPr>
              <w:bidi w:val="0"/>
              <w:rPr>
                <w:rFonts w:hint="default"/>
              </w:rPr>
            </w:pPr>
            <w:r>
              <w:rPr>
                <w:rFonts w:hint="default"/>
              </w:rPr>
              <w:tab/>
            </w:r>
            <w:r>
              <w:rPr>
                <w:rFonts w:hint="default"/>
              </w:rPr>
              <w:tab/>
            </w:r>
            <w:r>
              <w:rPr>
                <w:rFonts w:hint="default"/>
              </w:rPr>
              <w:t>"returncode": "00",</w:t>
            </w:r>
          </w:p>
          <w:p w14:paraId="16B0AF7D">
            <w:pPr>
              <w:bidi w:val="0"/>
              <w:rPr>
                <w:rFonts w:hint="default"/>
              </w:rPr>
            </w:pPr>
            <w:r>
              <w:rPr>
                <w:rFonts w:hint="default"/>
              </w:rPr>
              <w:tab/>
            </w:r>
            <w:r>
              <w:rPr>
                <w:rFonts w:hint="default"/>
              </w:rPr>
              <w:tab/>
            </w:r>
            <w:r>
              <w:rPr>
                <w:rFonts w:hint="default"/>
              </w:rPr>
              <w:t>"returnmsg": "成功",</w:t>
            </w:r>
          </w:p>
          <w:p w14:paraId="5E26531A">
            <w:pPr>
              <w:bidi w:val="0"/>
              <w:rPr>
                <w:rFonts w:hint="default"/>
              </w:rPr>
            </w:pPr>
            <w:r>
              <w:rPr>
                <w:rFonts w:hint="default"/>
              </w:rPr>
              <w:tab/>
            </w:r>
            <w:r>
              <w:rPr>
                <w:rFonts w:hint="default"/>
              </w:rPr>
              <w:tab/>
            </w:r>
            <w:r>
              <w:rPr>
                <w:rFonts w:hint="default"/>
              </w:rPr>
              <w:tab/>
            </w:r>
            <w:r>
              <w:rPr>
                <w:rFonts w:hint="default"/>
              </w:rPr>
              <w:t>"sjc": "时间戳",</w:t>
            </w:r>
          </w:p>
          <w:p w14:paraId="66093F0A">
            <w:pPr>
              <w:bidi w:val="0"/>
              <w:rPr>
                <w:rFonts w:hint="default"/>
              </w:rPr>
            </w:pPr>
            <w:r>
              <w:rPr>
                <w:rFonts w:hint="default"/>
              </w:rPr>
              <w:tab/>
            </w:r>
            <w:r>
              <w:rPr>
                <w:rFonts w:hint="default"/>
              </w:rPr>
              <w:tab/>
            </w:r>
            <w:r>
              <w:rPr>
                <w:rFonts w:hint="default"/>
              </w:rPr>
              <w:tab/>
            </w:r>
            <w:r>
              <w:rPr>
                <w:rFonts w:hint="default"/>
              </w:rPr>
              <w:t>"count": "总数量",</w:t>
            </w:r>
          </w:p>
          <w:p w14:paraId="047F7711">
            <w:pPr>
              <w:bidi w:val="0"/>
              <w:rPr>
                <w:rFonts w:hint="default"/>
              </w:rPr>
            </w:pPr>
            <w:r>
              <w:rPr>
                <w:rFonts w:hint="default"/>
              </w:rPr>
              <w:tab/>
            </w:r>
            <w:r>
              <w:rPr>
                <w:rFonts w:hint="default"/>
              </w:rPr>
              <w:tab/>
            </w:r>
            <w:r>
              <w:rPr>
                <w:rFonts w:hint="default"/>
              </w:rPr>
              <w:tab/>
            </w:r>
            <w:r>
              <w:rPr>
                <w:rFonts w:hint="default"/>
              </w:rPr>
              <w:t>"ssbmList": [</w:t>
            </w:r>
          </w:p>
          <w:p w14:paraId="4CEBDB96">
            <w:pPr>
              <w:bidi w:val="0"/>
              <w:rPr>
                <w:rFonts w:hint="default"/>
              </w:rPr>
            </w:pPr>
            <w:r>
              <w:rPr>
                <w:rFonts w:hint="default"/>
              </w:rPr>
              <w:tab/>
            </w:r>
            <w:r>
              <w:rPr>
                <w:rFonts w:hint="default"/>
              </w:rPr>
              <w:tab/>
            </w:r>
            <w:r>
              <w:rPr>
                <w:rFonts w:hint="default"/>
              </w:rPr>
              <w:tab/>
            </w:r>
            <w:r>
              <w:rPr>
                <w:rFonts w:hint="default"/>
              </w:rPr>
              <w:tab/>
            </w:r>
            <w:r>
              <w:rPr>
                <w:rFonts w:hint="default"/>
              </w:rPr>
              <w:t>{</w:t>
            </w:r>
          </w:p>
          <w:p w14:paraId="31AAF27C">
            <w:pPr>
              <w:bidi w:val="0"/>
              <w:rPr>
                <w:rFonts w:hint="default"/>
              </w:rPr>
            </w:pPr>
            <w:r>
              <w:rPr>
                <w:rFonts w:hint="default"/>
              </w:rPr>
              <w:tab/>
            </w:r>
            <w:r>
              <w:rPr>
                <w:rFonts w:hint="default"/>
              </w:rPr>
              <w:tab/>
            </w:r>
            <w:r>
              <w:rPr>
                <w:rFonts w:hint="default"/>
              </w:rPr>
              <w:tab/>
            </w:r>
            <w:r>
              <w:rPr>
                <w:rFonts w:hint="default"/>
              </w:rPr>
              <w:tab/>
            </w:r>
            <w:r>
              <w:rPr>
                <w:rFonts w:hint="default"/>
              </w:rPr>
              <w:t xml:space="preserve">   "fjbm": "父级编码",</w:t>
            </w:r>
          </w:p>
          <w:p w14:paraId="3DBA7D3C">
            <w:pPr>
              <w:bidi w:val="0"/>
              <w:rPr>
                <w:rFonts w:hint="default"/>
              </w:rPr>
            </w:pPr>
            <w:r>
              <w:rPr>
                <w:rFonts w:hint="default"/>
              </w:rPr>
              <w:tab/>
            </w:r>
            <w:r>
              <w:rPr>
                <w:rFonts w:hint="default"/>
              </w:rPr>
              <w:tab/>
            </w:r>
            <w:r>
              <w:rPr>
                <w:rFonts w:hint="default"/>
              </w:rPr>
              <w:tab/>
            </w:r>
            <w:r>
              <w:rPr>
                <w:rFonts w:hint="default"/>
              </w:rPr>
              <w:tab/>
            </w:r>
            <w:r>
              <w:rPr>
                <w:rFonts w:hint="default"/>
              </w:rPr>
              <w:t xml:space="preserve">   "sphfwssflhbbm": "商品和服务税收分类合并编码",</w:t>
            </w:r>
          </w:p>
          <w:p w14:paraId="19D8003F">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"tdyslxdm": "特定要素标签归类",</w:t>
            </w:r>
          </w:p>
          <w:p w14:paraId="2180343C">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"cezs": "差额征税",</w:t>
            </w:r>
          </w:p>
          <w:p w14:paraId="048C1B2B">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"bzs": "不征税",</w:t>
            </w:r>
          </w:p>
          <w:p w14:paraId="39253269">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"jzjtdm": "即征即退代码集合",</w:t>
            </w:r>
          </w:p>
          <w:p w14:paraId="790D0FAA">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"sphfwmc": "商品和服务名称",</w:t>
            </w:r>
          </w:p>
          <w:p w14:paraId="57F034D2">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"sphfwfljc": "商品和服务分类简称",</w:t>
            </w:r>
          </w:p>
          <w:p w14:paraId="584E6081">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"sm": "说明",</w:t>
            </w:r>
          </w:p>
          <w:p w14:paraId="42D60BC2">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"zzssl": "增值税税率",</w:t>
            </w:r>
          </w:p>
          <w:p w14:paraId="2B23D777">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"zsl": "征收率",</w:t>
            </w:r>
          </w:p>
          <w:p w14:paraId="780F65E2">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"zzstsgl": "增值税特殊管理",</w:t>
            </w:r>
          </w:p>
          <w:p w14:paraId="209F5E3D">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"zzszcyj": "增值税政策依据",</w:t>
            </w:r>
          </w:p>
          <w:p w14:paraId="427EDCDC">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"zzstsnrdm": "增值税特殊内容代码（增值税减免税政策代码表）",</w:t>
            </w:r>
          </w:p>
          <w:p w14:paraId="34FCB951">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"xfsgl": "消费税管理",</w:t>
            </w:r>
          </w:p>
          <w:p w14:paraId="75F03CE0">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"xfszcyj": "消费税政策依据",</w:t>
            </w:r>
          </w:p>
          <w:p w14:paraId="5DEEF543">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"xfstsnrdm": "消费税特殊内容代码",</w:t>
            </w:r>
          </w:p>
          <w:p w14:paraId="517080F4">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"gjz": "关键字",</w:t>
            </w:r>
          </w:p>
          <w:p w14:paraId="1EFD008F">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"sfhzx": "是否汇总项",</w:t>
            </w:r>
          </w:p>
          <w:p w14:paraId="17A1DA10">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"dytjjbm": "对应统计局编码（2011年版）或国民行业代码",</w:t>
            </w:r>
          </w:p>
          <w:p w14:paraId="7F727883">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"hgjcksppm": "海关进出口商品品目",</w:t>
            </w:r>
          </w:p>
          <w:p w14:paraId="6197839A">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"qyrq": "启用日期",</w:t>
            </w:r>
          </w:p>
          <w:p w14:paraId="2FBB9452">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"tyrq": "停用日期",</w:t>
            </w:r>
            <w:r>
              <w:rPr>
                <w:rFonts w:hint="default"/>
              </w:rPr>
              <w:tab/>
            </w:r>
            <w:r>
              <w:rPr>
                <w:rFonts w:hint="default"/>
              </w:rPr>
              <w:tab/>
            </w:r>
            <w:r>
              <w:rPr>
                <w:rFonts w:hint="default"/>
              </w:rPr>
              <w:tab/>
            </w:r>
          </w:p>
          <w:p w14:paraId="5F2BACE1">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"zspmList": [</w:t>
            </w:r>
          </w:p>
          <w:p w14:paraId="0A22B7C3">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14:paraId="2D0B4FEC">
            <w:pPr>
              <w:bidi w:val="0"/>
              <w:rPr>
                <w:rFonts w:hint="default"/>
              </w:rPr>
            </w:pPr>
            <w:r>
              <w:rPr>
                <w:rFonts w:hint="default"/>
              </w:rPr>
              <w:tab/>
            </w:r>
            <w:r>
              <w:rPr>
                <w:rFonts w:hint="default"/>
              </w:rPr>
              <w:t xml:space="preserve">                     "hydm": "行业代码",</w:t>
            </w:r>
          </w:p>
          <w:p w14:paraId="5BBFC14C">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"dydhy": "对应的行业",</w:t>
            </w:r>
          </w:p>
          <w:p w14:paraId="6745B363">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"hydydzspm1": "行业对应的征收品目一",</w:t>
            </w:r>
          </w:p>
          <w:p w14:paraId="6CF851A9">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"hydydzsmc1": "行业对应的征收名称一",</w:t>
            </w:r>
          </w:p>
          <w:p w14:paraId="75F99902">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"hydydzspm2": "行业对应的征收品目二",</w:t>
            </w:r>
          </w:p>
          <w:p w14:paraId="2955D47D">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"hydydzsmc2": "行业对应的征收名称二"</w:t>
            </w:r>
          </w:p>
          <w:p w14:paraId="359F2F0E">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14:paraId="052BE205">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72EA2E5C">
            <w:pPr>
              <w:bidi w:val="0"/>
              <w:rPr>
                <w:rFonts w:hint="default"/>
              </w:rPr>
            </w:pPr>
            <w:r>
              <w:rPr>
                <w:rFonts w:hint="default"/>
              </w:rPr>
              <w:tab/>
            </w:r>
            <w:r>
              <w:rPr>
                <w:rFonts w:hint="default"/>
              </w:rPr>
              <w:tab/>
            </w:r>
            <w:r>
              <w:rPr>
                <w:rFonts w:hint="default"/>
              </w:rPr>
              <w:tab/>
            </w:r>
            <w:r>
              <w:rPr>
                <w:rFonts w:hint="default"/>
              </w:rPr>
              <w:tab/>
            </w:r>
            <w:r>
              <w:rPr>
                <w:rFonts w:hint="default"/>
              </w:rPr>
              <w:t>}</w:t>
            </w:r>
          </w:p>
          <w:p w14:paraId="5817CCE0">
            <w:pPr>
              <w:bidi w:val="0"/>
              <w:rPr>
                <w:rFonts w:hint="default"/>
              </w:rPr>
            </w:pPr>
            <w:r>
              <w:rPr>
                <w:rFonts w:hint="default"/>
              </w:rPr>
              <w:tab/>
            </w:r>
            <w:r>
              <w:rPr>
                <w:rFonts w:hint="default"/>
              </w:rPr>
              <w:tab/>
            </w:r>
            <w:r>
              <w:rPr>
                <w:rFonts w:hint="default"/>
              </w:rPr>
              <w:tab/>
            </w:r>
            <w:r>
              <w:rPr>
                <w:rFonts w:hint="default"/>
              </w:rPr>
              <w:t>]</w:t>
            </w:r>
          </w:p>
          <w:p w14:paraId="5B8AD77F">
            <w:pPr>
              <w:bidi w:val="0"/>
              <w:rPr>
                <w:rFonts w:hint="default"/>
              </w:rPr>
            </w:pPr>
            <w:r>
              <w:rPr>
                <w:rFonts w:hint="default"/>
              </w:rPr>
              <w:tab/>
            </w:r>
            <w:r>
              <w:rPr>
                <w:rFonts w:hint="default"/>
              </w:rPr>
              <w:tab/>
            </w:r>
            <w:r>
              <w:rPr>
                <w:rFonts w:hint="default"/>
              </w:rPr>
              <w:t>}</w:t>
            </w:r>
          </w:p>
          <w:p w14:paraId="5CDABE36">
            <w:pPr>
              <w:bidi w:val="0"/>
              <w:rPr>
                <w:rFonts w:hint="default"/>
              </w:rPr>
            </w:pPr>
            <w:r>
              <w:rPr>
                <w:rFonts w:hint="default"/>
              </w:rPr>
              <w:tab/>
            </w:r>
            <w:r>
              <w:rPr>
                <w:rFonts w:hint="default"/>
              </w:rPr>
              <w:t>}</w:t>
            </w:r>
          </w:p>
          <w:p w14:paraId="56A170F4">
            <w:pPr>
              <w:bidi w:val="0"/>
              <w:rPr>
                <w:rFonts w:hint="default"/>
              </w:rPr>
            </w:pPr>
            <w:r>
              <w:rPr>
                <w:rFonts w:hint="default"/>
              </w:rPr>
              <w:t>}</w:t>
            </w:r>
          </w:p>
        </w:tc>
      </w:tr>
    </w:tbl>
    <w:p w14:paraId="68AB8FF2">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71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8B39AA9">
            <w:pPr>
              <w:bidi w:val="0"/>
              <w:rPr>
                <w:rFonts w:hint="default"/>
              </w:rPr>
            </w:pPr>
            <w:r>
              <w:rPr>
                <w:rFonts w:hint="default"/>
              </w:rPr>
              <w:t>{</w:t>
            </w:r>
          </w:p>
          <w:p w14:paraId="03B8F705">
            <w:pPr>
              <w:bidi w:val="0"/>
              <w:rPr>
                <w:rFonts w:hint="default"/>
              </w:rPr>
            </w:pPr>
            <w:r>
              <w:rPr>
                <w:rFonts w:hint="default"/>
              </w:rPr>
              <w:tab/>
            </w:r>
            <w:r>
              <w:rPr>
                <w:rFonts w:hint="default"/>
              </w:rPr>
              <w:t>"Response":{</w:t>
            </w:r>
          </w:p>
          <w:p w14:paraId="67525261">
            <w:pPr>
              <w:bidi w:val="0"/>
              <w:rPr>
                <w:rFonts w:hint="default"/>
              </w:rPr>
            </w:pPr>
            <w:r>
              <w:rPr>
                <w:rFonts w:hint="default"/>
              </w:rPr>
              <w:tab/>
            </w:r>
            <w:r>
              <w:rPr>
                <w:rFonts w:hint="default"/>
              </w:rPr>
              <w:tab/>
            </w:r>
            <w:r>
              <w:rPr>
                <w:rFonts w:hint="default"/>
              </w:rPr>
              <w:t>"RequestId": "16位随机数字和字母组合",</w:t>
            </w:r>
          </w:p>
          <w:p w14:paraId="74DF1E63">
            <w:pPr>
              <w:bidi w:val="0"/>
              <w:rPr>
                <w:rFonts w:hint="default"/>
              </w:rPr>
            </w:pPr>
            <w:r>
              <w:rPr>
                <w:rFonts w:hint="default"/>
              </w:rPr>
              <w:tab/>
            </w:r>
            <w:r>
              <w:rPr>
                <w:rFonts w:hint="default"/>
              </w:rPr>
              <w:tab/>
            </w:r>
            <w:r>
              <w:rPr>
                <w:rFonts w:hint="default"/>
              </w:rPr>
              <w:t>"Error":{</w:t>
            </w:r>
          </w:p>
          <w:p w14:paraId="579E82A2">
            <w:pPr>
              <w:bidi w:val="0"/>
              <w:rPr>
                <w:rFonts w:hint="default"/>
              </w:rPr>
            </w:pPr>
            <w:r>
              <w:rPr>
                <w:rFonts w:hint="default"/>
              </w:rPr>
              <w:tab/>
            </w:r>
            <w:r>
              <w:rPr>
                <w:rFonts w:hint="default"/>
              </w:rPr>
              <w:tab/>
            </w:r>
            <w:r>
              <w:rPr>
                <w:rFonts w:hint="default"/>
              </w:rPr>
              <w:tab/>
            </w:r>
            <w:r>
              <w:rPr>
                <w:rFonts w:hint="default"/>
              </w:rPr>
              <w:t>"Code": "01”,</w:t>
            </w:r>
          </w:p>
          <w:p w14:paraId="2A90F435">
            <w:pPr>
              <w:bidi w:val="0"/>
              <w:rPr>
                <w:rFonts w:hint="default"/>
              </w:rPr>
            </w:pPr>
            <w:r>
              <w:rPr>
                <w:rFonts w:hint="default"/>
              </w:rPr>
              <w:tab/>
            </w:r>
            <w:r>
              <w:rPr>
                <w:rFonts w:hint="default"/>
              </w:rPr>
              <w:tab/>
            </w:r>
            <w:r>
              <w:rPr>
                <w:rFonts w:hint="default"/>
              </w:rPr>
              <w:tab/>
            </w:r>
            <w:r>
              <w:rPr>
                <w:rFonts w:hint="default"/>
              </w:rPr>
              <w:t>"Message": "错误说明"</w:t>
            </w:r>
          </w:p>
          <w:p w14:paraId="1368B328">
            <w:pPr>
              <w:bidi w:val="0"/>
              <w:rPr>
                <w:rFonts w:hint="default"/>
              </w:rPr>
            </w:pPr>
            <w:r>
              <w:rPr>
                <w:rFonts w:hint="default"/>
              </w:rPr>
              <w:t>}</w:t>
            </w:r>
          </w:p>
          <w:p w14:paraId="41DE73B3">
            <w:pPr>
              <w:bidi w:val="0"/>
              <w:rPr>
                <w:rFonts w:hint="default"/>
              </w:rPr>
            </w:pPr>
            <w:r>
              <w:rPr>
                <w:rFonts w:hint="default"/>
              </w:rPr>
              <w:tab/>
            </w:r>
            <w:r>
              <w:rPr>
                <w:rFonts w:hint="default"/>
              </w:rPr>
              <w:t>}</w:t>
            </w:r>
          </w:p>
          <w:p w14:paraId="2FE3809D">
            <w:pPr>
              <w:bidi w:val="0"/>
              <w:rPr>
                <w:rFonts w:hint="default"/>
              </w:rPr>
            </w:pPr>
            <w:r>
              <w:rPr>
                <w:rFonts w:hint="default"/>
              </w:rPr>
              <w:t>}</w:t>
            </w:r>
          </w:p>
        </w:tc>
      </w:tr>
      <w:bookmarkEnd w:id="294"/>
    </w:tbl>
    <w:p w14:paraId="684E5277">
      <w:pPr>
        <w:pStyle w:val="4"/>
        <w:widowControl/>
        <w:spacing w:beforeAutospacing="0" w:afterAutospacing="0" w:line="408" w:lineRule="auto"/>
        <w:rPr>
          <w:rFonts w:hint="default" w:ascii="Times New Roman" w:hAnsi="Times New Roman" w:eastAsia="宋体" w:cs="Times New Roman"/>
          <w:sz w:val="28"/>
          <w:szCs w:val="28"/>
        </w:rPr>
      </w:pPr>
      <w:bookmarkStart w:id="296" w:name="_Toc26867"/>
      <w:bookmarkStart w:id="297" w:name="_Toc26542"/>
      <w:r>
        <w:rPr>
          <w:rFonts w:hint="default" w:ascii="Times New Roman" w:hAnsi="Times New Roman" w:eastAsia="宋体" w:cs="Times New Roman"/>
          <w:sz w:val="28"/>
          <w:szCs w:val="28"/>
        </w:rPr>
        <w:t>9.查询成品油可用税收分类编码信息</w:t>
      </w:r>
      <w:bookmarkEnd w:id="295"/>
      <w:bookmarkEnd w:id="296"/>
      <w:bookmarkEnd w:id="297"/>
    </w:p>
    <w:p w14:paraId="134F8311">
      <w:pPr>
        <w:pStyle w:val="6"/>
        <w:bidi w:val="0"/>
        <w:rPr>
          <w:rFonts w:hint="default"/>
        </w:rPr>
      </w:pPr>
      <w:bookmarkStart w:id="298" w:name="_Toc2283"/>
      <w:r>
        <w:rPr>
          <w:rFonts w:hint="default"/>
        </w:rPr>
        <w:t>9.1接口说明</w:t>
      </w:r>
      <w:bookmarkEnd w:id="298"/>
    </w:p>
    <w:p w14:paraId="74D2FBD0">
      <w:pPr>
        <w:pStyle w:val="5"/>
        <w:bidi w:val="0"/>
        <w:rPr>
          <w:rFonts w:hint="default"/>
        </w:rPr>
      </w:pPr>
      <w:r>
        <w:rPr>
          <w:rFonts w:hint="default"/>
        </w:rPr>
        <w:t>向企业提供查询成品油可用商品税收分类编码信息的功能，企业可将查询的基本信息保存在本地，在开票时选择保存在本地的成品油可用税收分类编码。</w:t>
      </w:r>
    </w:p>
    <w:p w14:paraId="57AD960A">
      <w:pPr>
        <w:pStyle w:val="6"/>
        <w:bidi w:val="0"/>
        <w:rPr>
          <w:rFonts w:hint="default"/>
        </w:rPr>
      </w:pPr>
      <w:bookmarkStart w:id="299" w:name="_Toc6526"/>
      <w:r>
        <w:rPr>
          <w:rFonts w:hint="default"/>
        </w:rPr>
        <w:t>9.2请求方式</w:t>
      </w:r>
      <w:bookmarkEnd w:id="299"/>
    </w:p>
    <w:p w14:paraId="53BB4F41">
      <w:pPr>
        <w:pStyle w:val="5"/>
        <w:bidi w:val="0"/>
        <w:rPr>
          <w:rFonts w:hint="default"/>
        </w:rPr>
      </w:pPr>
      <w:r>
        <w:rPr>
          <w:rFonts w:hint="default"/>
        </w:rPr>
        <w:t>请求方式为POST</w:t>
      </w:r>
    </w:p>
    <w:p w14:paraId="3B5B05D6">
      <w:pPr>
        <w:pStyle w:val="5"/>
        <w:bidi w:val="0"/>
        <w:rPr>
          <w:rFonts w:hint="default"/>
        </w:rPr>
      </w:pPr>
      <w:r>
        <w:rPr>
          <w:rFonts w:hint="default"/>
        </w:rPr>
        <w:t>●</w:t>
      </w:r>
      <w:r>
        <w:rPr>
          <w:rFonts w:hint="default"/>
          <w:lang w:val="en-US"/>
        </w:rPr>
        <w:t xml:space="preserve"> </w:t>
      </w:r>
      <w:r>
        <w:rPr>
          <w:rFonts w:hint="default"/>
        </w:rPr>
        <w:t>path指该参数为路径参数</w:t>
      </w:r>
    </w:p>
    <w:p w14:paraId="005756BB">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7B5A7E01">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54E315C7">
      <w:pPr>
        <w:pStyle w:val="6"/>
        <w:bidi w:val="0"/>
        <w:rPr>
          <w:rFonts w:hint="default"/>
          <w:lang w:eastAsia="zh-CN"/>
        </w:rPr>
      </w:pPr>
      <w:bookmarkStart w:id="300" w:name="_Toc32384"/>
      <w:r>
        <w:rPr>
          <w:rFonts w:hint="default"/>
        </w:rPr>
        <w:t>9.3</w:t>
      </w:r>
      <w:r>
        <w:rPr>
          <w:rFonts w:hint="default"/>
          <w:lang w:eastAsia="zh-CN"/>
        </w:rPr>
        <w:t>请求参数</w:t>
      </w:r>
      <w:bookmarkEnd w:id="300"/>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396A5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C5689A2">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6C5FC693">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10B50D46">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0957E6B3">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5D20130B">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0482F9DF">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5E25DE75">
            <w:pPr>
              <w:pStyle w:val="25"/>
              <w:bidi w:val="0"/>
              <w:rPr>
                <w:rFonts w:hint="default"/>
              </w:rPr>
            </w:pPr>
            <w:r>
              <w:rPr>
                <w:rFonts w:hint="default"/>
              </w:rPr>
              <w:t>说明</w:t>
            </w:r>
          </w:p>
        </w:tc>
      </w:tr>
      <w:tr w14:paraId="6969CA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66CE772">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60E8024C">
            <w:pPr>
              <w:pStyle w:val="26"/>
              <w:bidi w:val="0"/>
              <w:rPr>
                <w:rFonts w:hint="default"/>
              </w:rPr>
            </w:pPr>
            <w:r>
              <w:rPr>
                <w:rFonts w:hint="default"/>
              </w:rPr>
              <w:t>nsrsbh</w:t>
            </w:r>
          </w:p>
        </w:tc>
        <w:tc>
          <w:tcPr>
            <w:tcW w:w="1087" w:type="pct"/>
            <w:tcBorders>
              <w:top w:val="single" w:color="auto" w:sz="6" w:space="0"/>
            </w:tcBorders>
            <w:noWrap w:val="0"/>
            <w:vAlign w:val="center"/>
          </w:tcPr>
          <w:p w14:paraId="03167073">
            <w:pPr>
              <w:pStyle w:val="26"/>
              <w:bidi w:val="0"/>
              <w:rPr>
                <w:rFonts w:hint="default"/>
              </w:rPr>
            </w:pPr>
            <w:r>
              <w:rPr>
                <w:rFonts w:hint="default"/>
              </w:rPr>
              <w:t>纳税人识别号/统一社会信用代码</w:t>
            </w:r>
          </w:p>
        </w:tc>
        <w:tc>
          <w:tcPr>
            <w:tcW w:w="753" w:type="pct"/>
            <w:tcBorders>
              <w:top w:val="single" w:color="auto" w:sz="6" w:space="0"/>
            </w:tcBorders>
            <w:noWrap w:val="0"/>
            <w:vAlign w:val="center"/>
          </w:tcPr>
          <w:p w14:paraId="770B41C6">
            <w:pPr>
              <w:pStyle w:val="26"/>
              <w:bidi w:val="0"/>
              <w:rPr>
                <w:rFonts w:hint="default"/>
              </w:rPr>
            </w:pPr>
            <w:r>
              <w:rPr>
                <w:rFonts w:hint="default"/>
              </w:rPr>
              <w:t>varchar</w:t>
            </w:r>
          </w:p>
        </w:tc>
        <w:tc>
          <w:tcPr>
            <w:tcW w:w="418" w:type="pct"/>
            <w:tcBorders>
              <w:top w:val="single" w:color="auto" w:sz="6" w:space="0"/>
            </w:tcBorders>
            <w:noWrap w:val="0"/>
            <w:vAlign w:val="center"/>
          </w:tcPr>
          <w:p w14:paraId="59AE53C0">
            <w:pPr>
              <w:pStyle w:val="26"/>
              <w:bidi w:val="0"/>
              <w:rPr>
                <w:rFonts w:hint="default"/>
                <w:lang w:eastAsia="zh-CN"/>
              </w:rPr>
            </w:pPr>
            <w:r>
              <w:rPr>
                <w:rFonts w:hint="default"/>
              </w:rPr>
              <w:t>2</w:t>
            </w:r>
            <w:r>
              <w:rPr>
                <w:rFonts w:hint="default"/>
                <w:lang w:val="en-US" w:eastAsia="zh-CN"/>
              </w:rPr>
              <w:t>0</w:t>
            </w:r>
          </w:p>
        </w:tc>
        <w:tc>
          <w:tcPr>
            <w:tcW w:w="417" w:type="pct"/>
            <w:tcBorders>
              <w:top w:val="single" w:color="auto" w:sz="6" w:space="0"/>
            </w:tcBorders>
            <w:noWrap w:val="0"/>
            <w:vAlign w:val="center"/>
          </w:tcPr>
          <w:p w14:paraId="7E17C0E9">
            <w:pPr>
              <w:pStyle w:val="26"/>
              <w:bidi w:val="0"/>
              <w:rPr>
                <w:rFonts w:hint="default"/>
              </w:rPr>
            </w:pPr>
            <w:r>
              <w:rPr>
                <w:rFonts w:hint="default"/>
              </w:rPr>
              <w:t>是</w:t>
            </w:r>
          </w:p>
        </w:tc>
        <w:tc>
          <w:tcPr>
            <w:tcW w:w="920" w:type="pct"/>
            <w:tcBorders>
              <w:top w:val="single" w:color="auto" w:sz="6" w:space="0"/>
            </w:tcBorders>
            <w:noWrap w:val="0"/>
            <w:vAlign w:val="center"/>
          </w:tcPr>
          <w:p w14:paraId="512C25AD">
            <w:pPr>
              <w:pStyle w:val="26"/>
              <w:bidi w:val="0"/>
              <w:rPr>
                <w:rFonts w:hint="default"/>
              </w:rPr>
            </w:pPr>
            <w:r>
              <w:rPr>
                <w:rFonts w:hint="default"/>
              </w:rPr>
              <w:t>开票纳税人识别号/统一社会信用代码</w:t>
            </w:r>
          </w:p>
        </w:tc>
      </w:tr>
      <w:tr w14:paraId="7379CF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F77AEB5">
            <w:pPr>
              <w:pStyle w:val="26"/>
              <w:bidi w:val="0"/>
              <w:rPr>
                <w:rFonts w:hint="default"/>
              </w:rPr>
            </w:pPr>
            <w:r>
              <w:rPr>
                <w:rFonts w:hint="default"/>
                <w:lang w:val="en-US" w:eastAsia="zh-CN"/>
              </w:rPr>
              <w:t>2</w:t>
            </w:r>
          </w:p>
        </w:tc>
        <w:tc>
          <w:tcPr>
            <w:tcW w:w="1004" w:type="pct"/>
            <w:noWrap w:val="0"/>
            <w:vAlign w:val="center"/>
          </w:tcPr>
          <w:p w14:paraId="6EEDB318">
            <w:pPr>
              <w:pStyle w:val="26"/>
              <w:bidi w:val="0"/>
              <w:rPr>
                <w:rFonts w:hint="default"/>
              </w:rPr>
            </w:pPr>
            <w:r>
              <w:rPr>
                <w:rFonts w:hint="default"/>
              </w:rPr>
              <w:t>sjswjgdm</w:t>
            </w:r>
          </w:p>
        </w:tc>
        <w:tc>
          <w:tcPr>
            <w:tcW w:w="1087" w:type="pct"/>
            <w:noWrap w:val="0"/>
            <w:vAlign w:val="center"/>
          </w:tcPr>
          <w:p w14:paraId="31AEDBEB">
            <w:pPr>
              <w:pStyle w:val="26"/>
              <w:bidi w:val="0"/>
              <w:rPr>
                <w:rFonts w:hint="default"/>
              </w:rPr>
            </w:pPr>
            <w:r>
              <w:rPr>
                <w:rFonts w:hint="default"/>
              </w:rPr>
              <w:t>省级税务机关代码</w:t>
            </w:r>
          </w:p>
        </w:tc>
        <w:tc>
          <w:tcPr>
            <w:tcW w:w="753" w:type="pct"/>
            <w:noWrap w:val="0"/>
            <w:vAlign w:val="center"/>
          </w:tcPr>
          <w:p w14:paraId="41110213">
            <w:pPr>
              <w:pStyle w:val="26"/>
              <w:bidi w:val="0"/>
              <w:rPr>
                <w:rFonts w:hint="default"/>
              </w:rPr>
            </w:pPr>
            <w:r>
              <w:rPr>
                <w:rFonts w:hint="default"/>
              </w:rPr>
              <w:t>varchar</w:t>
            </w:r>
          </w:p>
        </w:tc>
        <w:tc>
          <w:tcPr>
            <w:tcW w:w="418" w:type="pct"/>
            <w:noWrap w:val="0"/>
            <w:vAlign w:val="center"/>
          </w:tcPr>
          <w:p w14:paraId="456F9301">
            <w:pPr>
              <w:pStyle w:val="26"/>
              <w:bidi w:val="0"/>
              <w:rPr>
                <w:rFonts w:hint="default"/>
              </w:rPr>
            </w:pPr>
            <w:r>
              <w:rPr>
                <w:rFonts w:hint="default"/>
              </w:rPr>
              <w:t>11</w:t>
            </w:r>
          </w:p>
        </w:tc>
        <w:tc>
          <w:tcPr>
            <w:tcW w:w="417" w:type="pct"/>
            <w:noWrap w:val="0"/>
            <w:vAlign w:val="center"/>
          </w:tcPr>
          <w:p w14:paraId="55B5E70D">
            <w:pPr>
              <w:pStyle w:val="26"/>
              <w:bidi w:val="0"/>
              <w:rPr>
                <w:rFonts w:hint="default"/>
                <w:lang w:eastAsia="zh-CN"/>
              </w:rPr>
            </w:pPr>
            <w:r>
              <w:rPr>
                <w:rFonts w:hint="default"/>
                <w:lang w:val="en-US" w:eastAsia="zh-CN"/>
              </w:rPr>
              <w:t>是</w:t>
            </w:r>
          </w:p>
        </w:tc>
        <w:tc>
          <w:tcPr>
            <w:tcW w:w="920" w:type="pct"/>
            <w:noWrap w:val="0"/>
            <w:vAlign w:val="center"/>
          </w:tcPr>
          <w:p w14:paraId="527DBC97">
            <w:pPr>
              <w:pStyle w:val="26"/>
              <w:bidi w:val="0"/>
              <w:rPr>
                <w:rFonts w:hint="default"/>
              </w:rPr>
            </w:pPr>
          </w:p>
        </w:tc>
      </w:tr>
    </w:tbl>
    <w:p w14:paraId="21684201">
      <w:pPr>
        <w:pStyle w:val="6"/>
        <w:bidi w:val="0"/>
        <w:rPr>
          <w:rFonts w:hint="default"/>
          <w:lang w:eastAsia="zh-CN"/>
        </w:rPr>
      </w:pPr>
      <w:bookmarkStart w:id="301" w:name="_Toc4792"/>
      <w:r>
        <w:rPr>
          <w:rFonts w:hint="default"/>
        </w:rPr>
        <w:t>9.4</w:t>
      </w:r>
      <w:r>
        <w:rPr>
          <w:rFonts w:hint="default"/>
          <w:lang w:eastAsia="zh-CN"/>
        </w:rPr>
        <w:t>请求报文示例</w:t>
      </w:r>
      <w:bookmarkEnd w:id="30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4403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9524FDE">
            <w:pPr>
              <w:bidi w:val="0"/>
              <w:rPr>
                <w:rFonts w:hint="default"/>
              </w:rPr>
            </w:pPr>
            <w:r>
              <w:rPr>
                <w:rFonts w:hint="default"/>
              </w:rPr>
              <w:t>{</w:t>
            </w:r>
          </w:p>
          <w:p w14:paraId="24D9CEA1">
            <w:pPr>
              <w:bidi w:val="0"/>
              <w:rPr>
                <w:rFonts w:hint="default"/>
              </w:rPr>
            </w:pPr>
            <w:r>
              <w:rPr>
                <w:rFonts w:hint="default"/>
              </w:rPr>
              <w:tab/>
            </w:r>
            <w:r>
              <w:rPr>
                <w:rFonts w:hint="default"/>
              </w:rPr>
              <w:t>"nsrsbh": "纳税人识别号/统一社会信用代码",</w:t>
            </w:r>
          </w:p>
          <w:p w14:paraId="2C33202D">
            <w:pPr>
              <w:bidi w:val="0"/>
              <w:rPr>
                <w:rFonts w:hint="default"/>
              </w:rPr>
            </w:pPr>
            <w:r>
              <w:rPr>
                <w:rFonts w:hint="default"/>
              </w:rPr>
              <w:tab/>
            </w:r>
            <w:r>
              <w:rPr>
                <w:rFonts w:hint="default"/>
              </w:rPr>
              <w:t>"sjswjgdm": "省级税务机关代码"</w:t>
            </w:r>
          </w:p>
          <w:p w14:paraId="070D5310">
            <w:pPr>
              <w:bidi w:val="0"/>
              <w:rPr>
                <w:rFonts w:hint="default"/>
              </w:rPr>
            </w:pPr>
            <w:r>
              <w:rPr>
                <w:rFonts w:hint="default"/>
              </w:rPr>
              <w:t>}</w:t>
            </w:r>
          </w:p>
        </w:tc>
      </w:tr>
    </w:tbl>
    <w:p w14:paraId="0DC3B26E">
      <w:pPr>
        <w:pStyle w:val="6"/>
        <w:bidi w:val="0"/>
        <w:rPr>
          <w:rFonts w:hint="default"/>
          <w:lang w:eastAsia="zh-CN"/>
        </w:rPr>
      </w:pPr>
      <w:bookmarkStart w:id="302" w:name="_Toc13830"/>
      <w:r>
        <w:rPr>
          <w:rFonts w:hint="default"/>
        </w:rPr>
        <w:t>9.5</w:t>
      </w:r>
      <w:r>
        <w:rPr>
          <w:rFonts w:hint="default"/>
          <w:lang w:eastAsia="zh-CN"/>
        </w:rPr>
        <w:t>返回参数</w:t>
      </w:r>
      <w:bookmarkEnd w:id="302"/>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CFFB7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831FF36">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385C0513">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20D8CC00">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2FD0256B">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327A940C">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0150608C">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7C2C8CB5">
            <w:pPr>
              <w:pStyle w:val="25"/>
              <w:bidi w:val="0"/>
              <w:rPr>
                <w:rFonts w:hint="default"/>
              </w:rPr>
            </w:pPr>
            <w:r>
              <w:rPr>
                <w:rFonts w:hint="default"/>
              </w:rPr>
              <w:t>说明</w:t>
            </w:r>
          </w:p>
        </w:tc>
      </w:tr>
      <w:tr w14:paraId="4F998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2CE1CC27">
            <w:pPr>
              <w:pStyle w:val="26"/>
              <w:bidi w:val="0"/>
              <w:rPr>
                <w:rFonts w:hint="default"/>
              </w:rPr>
            </w:pPr>
            <w:r>
              <w:rPr>
                <w:rFonts w:hint="default"/>
                <w:lang w:val="en-US" w:eastAsia="zh-CN"/>
              </w:rPr>
              <w:t>1</w:t>
            </w:r>
          </w:p>
        </w:tc>
        <w:tc>
          <w:tcPr>
            <w:tcW w:w="1004" w:type="pct"/>
            <w:noWrap w:val="0"/>
            <w:vAlign w:val="center"/>
          </w:tcPr>
          <w:p w14:paraId="6A7892B8">
            <w:pPr>
              <w:pStyle w:val="26"/>
              <w:bidi w:val="0"/>
              <w:rPr>
                <w:rFonts w:hint="default"/>
              </w:rPr>
            </w:pPr>
            <w:r>
              <w:rPr>
                <w:rFonts w:hint="default"/>
              </w:rPr>
              <w:t>returncode</w:t>
            </w:r>
          </w:p>
        </w:tc>
        <w:tc>
          <w:tcPr>
            <w:tcW w:w="1087" w:type="pct"/>
            <w:noWrap w:val="0"/>
            <w:vAlign w:val="center"/>
          </w:tcPr>
          <w:p w14:paraId="72E47EA6">
            <w:pPr>
              <w:pStyle w:val="26"/>
              <w:bidi w:val="0"/>
              <w:rPr>
                <w:rFonts w:hint="default"/>
              </w:rPr>
            </w:pPr>
            <w:r>
              <w:rPr>
                <w:rFonts w:hint="default"/>
              </w:rPr>
              <w:t>返回码</w:t>
            </w:r>
          </w:p>
        </w:tc>
        <w:tc>
          <w:tcPr>
            <w:tcW w:w="753" w:type="pct"/>
            <w:noWrap w:val="0"/>
            <w:vAlign w:val="center"/>
          </w:tcPr>
          <w:p w14:paraId="418D0BC0">
            <w:pPr>
              <w:pStyle w:val="26"/>
              <w:bidi w:val="0"/>
              <w:rPr>
                <w:rFonts w:hint="default"/>
              </w:rPr>
            </w:pPr>
            <w:r>
              <w:rPr>
                <w:rFonts w:hint="default"/>
              </w:rPr>
              <w:t>varchar</w:t>
            </w:r>
          </w:p>
        </w:tc>
        <w:tc>
          <w:tcPr>
            <w:tcW w:w="418" w:type="pct"/>
            <w:noWrap w:val="0"/>
            <w:vAlign w:val="center"/>
          </w:tcPr>
          <w:p w14:paraId="748BF582">
            <w:pPr>
              <w:pStyle w:val="26"/>
              <w:bidi w:val="0"/>
              <w:rPr>
                <w:rFonts w:hint="default"/>
              </w:rPr>
            </w:pPr>
            <w:r>
              <w:rPr>
                <w:rFonts w:hint="default"/>
              </w:rPr>
              <w:t>2</w:t>
            </w:r>
          </w:p>
        </w:tc>
        <w:tc>
          <w:tcPr>
            <w:tcW w:w="417" w:type="pct"/>
            <w:noWrap w:val="0"/>
            <w:vAlign w:val="center"/>
          </w:tcPr>
          <w:p w14:paraId="14A1D6D6">
            <w:pPr>
              <w:pStyle w:val="26"/>
              <w:bidi w:val="0"/>
              <w:rPr>
                <w:rFonts w:hint="default"/>
              </w:rPr>
            </w:pPr>
            <w:r>
              <w:rPr>
                <w:rFonts w:hint="default"/>
              </w:rPr>
              <w:t>是</w:t>
            </w:r>
          </w:p>
        </w:tc>
        <w:tc>
          <w:tcPr>
            <w:tcW w:w="920" w:type="pct"/>
            <w:noWrap w:val="0"/>
            <w:vAlign w:val="center"/>
          </w:tcPr>
          <w:p w14:paraId="0F8CBF50">
            <w:pPr>
              <w:pStyle w:val="26"/>
              <w:bidi w:val="0"/>
              <w:rPr>
                <w:rFonts w:hint="default"/>
              </w:rPr>
            </w:pPr>
            <w:r>
              <w:rPr>
                <w:rFonts w:hint="default"/>
              </w:rPr>
              <w:t>00：成功</w:t>
            </w:r>
          </w:p>
          <w:p w14:paraId="781F018A">
            <w:pPr>
              <w:pStyle w:val="26"/>
              <w:bidi w:val="0"/>
              <w:rPr>
                <w:rFonts w:hint="default"/>
              </w:rPr>
            </w:pPr>
            <w:r>
              <w:rPr>
                <w:rFonts w:hint="default"/>
              </w:rPr>
              <w:t>其它：失败</w:t>
            </w:r>
          </w:p>
        </w:tc>
      </w:tr>
      <w:tr w14:paraId="6875FB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F910B3B">
            <w:pPr>
              <w:pStyle w:val="26"/>
              <w:bidi w:val="0"/>
              <w:rPr>
                <w:rFonts w:hint="default"/>
              </w:rPr>
            </w:pPr>
            <w:r>
              <w:rPr>
                <w:rFonts w:hint="default"/>
                <w:lang w:val="en-US" w:eastAsia="zh-CN"/>
              </w:rPr>
              <w:t>2</w:t>
            </w:r>
          </w:p>
        </w:tc>
        <w:tc>
          <w:tcPr>
            <w:tcW w:w="1004" w:type="pct"/>
            <w:noWrap w:val="0"/>
            <w:vAlign w:val="center"/>
          </w:tcPr>
          <w:p w14:paraId="3BB7D88A">
            <w:pPr>
              <w:pStyle w:val="26"/>
              <w:bidi w:val="0"/>
              <w:rPr>
                <w:rFonts w:hint="default"/>
              </w:rPr>
            </w:pPr>
            <w:r>
              <w:rPr>
                <w:rFonts w:hint="default"/>
              </w:rPr>
              <w:t>returnmsg</w:t>
            </w:r>
          </w:p>
        </w:tc>
        <w:tc>
          <w:tcPr>
            <w:tcW w:w="1087" w:type="pct"/>
            <w:noWrap w:val="0"/>
            <w:vAlign w:val="center"/>
          </w:tcPr>
          <w:p w14:paraId="039A58D8">
            <w:pPr>
              <w:pStyle w:val="26"/>
              <w:bidi w:val="0"/>
              <w:rPr>
                <w:rFonts w:hint="default"/>
              </w:rPr>
            </w:pPr>
            <w:r>
              <w:rPr>
                <w:rFonts w:hint="default"/>
              </w:rPr>
              <w:t>返回信息</w:t>
            </w:r>
          </w:p>
        </w:tc>
        <w:tc>
          <w:tcPr>
            <w:tcW w:w="753" w:type="pct"/>
            <w:noWrap w:val="0"/>
            <w:vAlign w:val="center"/>
          </w:tcPr>
          <w:p w14:paraId="7FABF33E">
            <w:pPr>
              <w:pStyle w:val="26"/>
              <w:bidi w:val="0"/>
              <w:rPr>
                <w:rFonts w:hint="default"/>
              </w:rPr>
            </w:pPr>
            <w:r>
              <w:rPr>
                <w:rFonts w:hint="default"/>
              </w:rPr>
              <w:t>varchar</w:t>
            </w:r>
          </w:p>
        </w:tc>
        <w:tc>
          <w:tcPr>
            <w:tcW w:w="418" w:type="pct"/>
            <w:noWrap w:val="0"/>
            <w:vAlign w:val="center"/>
          </w:tcPr>
          <w:p w14:paraId="47AE5CD9">
            <w:pPr>
              <w:pStyle w:val="26"/>
              <w:bidi w:val="0"/>
              <w:rPr>
                <w:rFonts w:hint="default"/>
              </w:rPr>
            </w:pPr>
            <w:r>
              <w:rPr>
                <w:rFonts w:hint="default"/>
              </w:rPr>
              <w:t>2000</w:t>
            </w:r>
          </w:p>
        </w:tc>
        <w:tc>
          <w:tcPr>
            <w:tcW w:w="417" w:type="pct"/>
            <w:noWrap w:val="0"/>
            <w:vAlign w:val="center"/>
          </w:tcPr>
          <w:p w14:paraId="0DB05954">
            <w:pPr>
              <w:pStyle w:val="26"/>
              <w:bidi w:val="0"/>
              <w:rPr>
                <w:rFonts w:hint="default"/>
              </w:rPr>
            </w:pPr>
            <w:r>
              <w:rPr>
                <w:rFonts w:hint="default"/>
              </w:rPr>
              <w:t>否</w:t>
            </w:r>
          </w:p>
        </w:tc>
        <w:tc>
          <w:tcPr>
            <w:tcW w:w="920" w:type="pct"/>
            <w:noWrap w:val="0"/>
            <w:vAlign w:val="center"/>
          </w:tcPr>
          <w:p w14:paraId="27F364E2">
            <w:pPr>
              <w:pStyle w:val="26"/>
              <w:bidi w:val="0"/>
              <w:rPr>
                <w:rFonts w:hint="default"/>
              </w:rPr>
            </w:pPr>
            <w:r>
              <w:rPr>
                <w:rFonts w:hint="default"/>
              </w:rPr>
              <w:t>错误信息说明</w:t>
            </w:r>
          </w:p>
        </w:tc>
      </w:tr>
      <w:tr w14:paraId="5F244A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6D6820">
            <w:pPr>
              <w:pStyle w:val="26"/>
              <w:bidi w:val="0"/>
              <w:rPr>
                <w:rFonts w:hint="default"/>
              </w:rPr>
            </w:pPr>
            <w:r>
              <w:rPr>
                <w:rFonts w:hint="default"/>
                <w:lang w:val="en-US" w:eastAsia="zh-CN"/>
              </w:rPr>
              <w:t>3</w:t>
            </w:r>
          </w:p>
        </w:tc>
        <w:tc>
          <w:tcPr>
            <w:tcW w:w="1004" w:type="pct"/>
            <w:noWrap w:val="0"/>
            <w:vAlign w:val="center"/>
          </w:tcPr>
          <w:p w14:paraId="402CAA5F">
            <w:pPr>
              <w:pStyle w:val="26"/>
              <w:bidi w:val="0"/>
              <w:rPr>
                <w:rFonts w:hint="default"/>
              </w:rPr>
            </w:pPr>
            <w:r>
              <w:rPr>
                <w:rFonts w:hint="default"/>
              </w:rPr>
              <w:t>count</w:t>
            </w:r>
          </w:p>
        </w:tc>
        <w:tc>
          <w:tcPr>
            <w:tcW w:w="1087" w:type="pct"/>
            <w:noWrap w:val="0"/>
            <w:vAlign w:val="center"/>
          </w:tcPr>
          <w:p w14:paraId="3C818E3A">
            <w:pPr>
              <w:pStyle w:val="26"/>
              <w:bidi w:val="0"/>
              <w:rPr>
                <w:rFonts w:hint="default"/>
              </w:rPr>
            </w:pPr>
            <w:r>
              <w:rPr>
                <w:rFonts w:hint="default"/>
              </w:rPr>
              <w:t>总数量</w:t>
            </w:r>
          </w:p>
        </w:tc>
        <w:tc>
          <w:tcPr>
            <w:tcW w:w="753" w:type="pct"/>
            <w:noWrap w:val="0"/>
            <w:vAlign w:val="center"/>
          </w:tcPr>
          <w:p w14:paraId="61714A21">
            <w:pPr>
              <w:pStyle w:val="26"/>
              <w:bidi w:val="0"/>
              <w:rPr>
                <w:rFonts w:hint="default"/>
              </w:rPr>
            </w:pPr>
            <w:r>
              <w:rPr>
                <w:rFonts w:hint="default"/>
              </w:rPr>
              <w:t>number</w:t>
            </w:r>
          </w:p>
        </w:tc>
        <w:tc>
          <w:tcPr>
            <w:tcW w:w="418" w:type="pct"/>
            <w:noWrap w:val="0"/>
            <w:vAlign w:val="center"/>
          </w:tcPr>
          <w:p w14:paraId="1E422C88">
            <w:pPr>
              <w:pStyle w:val="26"/>
              <w:bidi w:val="0"/>
              <w:rPr>
                <w:rFonts w:hint="default"/>
              </w:rPr>
            </w:pPr>
            <w:r>
              <w:rPr>
                <w:rFonts w:hint="default"/>
              </w:rPr>
              <w:t>10</w:t>
            </w:r>
          </w:p>
        </w:tc>
        <w:tc>
          <w:tcPr>
            <w:tcW w:w="417" w:type="pct"/>
            <w:noWrap w:val="0"/>
            <w:vAlign w:val="center"/>
          </w:tcPr>
          <w:p w14:paraId="31454459">
            <w:pPr>
              <w:pStyle w:val="26"/>
              <w:bidi w:val="0"/>
              <w:rPr>
                <w:rFonts w:hint="default"/>
              </w:rPr>
            </w:pPr>
            <w:r>
              <w:rPr>
                <w:rFonts w:hint="default"/>
              </w:rPr>
              <w:t>是</w:t>
            </w:r>
          </w:p>
        </w:tc>
        <w:tc>
          <w:tcPr>
            <w:tcW w:w="920" w:type="pct"/>
            <w:noWrap w:val="0"/>
            <w:vAlign w:val="center"/>
          </w:tcPr>
          <w:p w14:paraId="6B9B723A">
            <w:pPr>
              <w:pStyle w:val="26"/>
              <w:bidi w:val="0"/>
              <w:rPr>
                <w:rFonts w:hint="default"/>
              </w:rPr>
            </w:pPr>
          </w:p>
        </w:tc>
      </w:tr>
      <w:tr w14:paraId="46864C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37F4683">
            <w:pPr>
              <w:pStyle w:val="26"/>
              <w:bidi w:val="0"/>
              <w:rPr>
                <w:rFonts w:hint="default"/>
              </w:rPr>
            </w:pPr>
            <w:r>
              <w:rPr>
                <w:rFonts w:hint="default"/>
                <w:lang w:val="en-US" w:eastAsia="zh-CN"/>
              </w:rPr>
              <w:t>4</w:t>
            </w:r>
          </w:p>
        </w:tc>
        <w:tc>
          <w:tcPr>
            <w:tcW w:w="1004" w:type="pct"/>
            <w:noWrap w:val="0"/>
            <w:vAlign w:val="center"/>
          </w:tcPr>
          <w:p w14:paraId="22CBE6A4">
            <w:pPr>
              <w:pStyle w:val="26"/>
              <w:bidi w:val="0"/>
              <w:rPr>
                <w:rFonts w:hint="default"/>
              </w:rPr>
            </w:pPr>
            <w:r>
              <w:rPr>
                <w:rFonts w:hint="default"/>
              </w:rPr>
              <w:t>spbm</w:t>
            </w:r>
          </w:p>
        </w:tc>
        <w:tc>
          <w:tcPr>
            <w:tcW w:w="1087" w:type="pct"/>
            <w:noWrap w:val="0"/>
            <w:vAlign w:val="center"/>
          </w:tcPr>
          <w:p w14:paraId="2FEA7C6B">
            <w:pPr>
              <w:pStyle w:val="26"/>
              <w:bidi w:val="0"/>
              <w:rPr>
                <w:rFonts w:hint="default"/>
              </w:rPr>
            </w:pPr>
            <w:r>
              <w:rPr>
                <w:rFonts w:hint="default"/>
              </w:rPr>
              <w:t>商品编码</w:t>
            </w:r>
          </w:p>
        </w:tc>
        <w:tc>
          <w:tcPr>
            <w:tcW w:w="753" w:type="pct"/>
            <w:noWrap w:val="0"/>
            <w:vAlign w:val="center"/>
          </w:tcPr>
          <w:p w14:paraId="56F6BB45">
            <w:pPr>
              <w:pStyle w:val="26"/>
              <w:bidi w:val="0"/>
              <w:rPr>
                <w:rFonts w:hint="default"/>
              </w:rPr>
            </w:pPr>
            <w:r>
              <w:rPr>
                <w:rFonts w:hint="default"/>
              </w:rPr>
              <w:t>varchar</w:t>
            </w:r>
          </w:p>
        </w:tc>
        <w:tc>
          <w:tcPr>
            <w:tcW w:w="418" w:type="pct"/>
            <w:noWrap w:val="0"/>
            <w:vAlign w:val="center"/>
          </w:tcPr>
          <w:p w14:paraId="0CB37F4A">
            <w:pPr>
              <w:pStyle w:val="26"/>
              <w:bidi w:val="0"/>
              <w:rPr>
                <w:rFonts w:hint="default"/>
              </w:rPr>
            </w:pPr>
            <w:r>
              <w:rPr>
                <w:rFonts w:hint="default"/>
              </w:rPr>
              <w:t>19</w:t>
            </w:r>
          </w:p>
        </w:tc>
        <w:tc>
          <w:tcPr>
            <w:tcW w:w="417" w:type="pct"/>
            <w:noWrap w:val="0"/>
            <w:vAlign w:val="center"/>
          </w:tcPr>
          <w:p w14:paraId="1512D32F">
            <w:pPr>
              <w:pStyle w:val="26"/>
              <w:bidi w:val="0"/>
              <w:rPr>
                <w:rFonts w:hint="default"/>
              </w:rPr>
            </w:pPr>
            <w:r>
              <w:rPr>
                <w:rFonts w:hint="default"/>
              </w:rPr>
              <w:t>是</w:t>
            </w:r>
          </w:p>
        </w:tc>
        <w:tc>
          <w:tcPr>
            <w:tcW w:w="920" w:type="pct"/>
            <w:noWrap w:val="0"/>
            <w:vAlign w:val="center"/>
          </w:tcPr>
          <w:p w14:paraId="50D1A644">
            <w:pPr>
              <w:pStyle w:val="26"/>
              <w:bidi w:val="0"/>
              <w:rPr>
                <w:rFonts w:hint="default"/>
              </w:rPr>
            </w:pPr>
          </w:p>
        </w:tc>
      </w:tr>
      <w:tr w14:paraId="3C839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1F67299">
            <w:pPr>
              <w:pStyle w:val="26"/>
              <w:bidi w:val="0"/>
              <w:rPr>
                <w:rFonts w:hint="default"/>
              </w:rPr>
            </w:pPr>
            <w:r>
              <w:rPr>
                <w:rFonts w:hint="default"/>
                <w:lang w:val="en-US" w:eastAsia="zh-CN"/>
              </w:rPr>
              <w:t>5</w:t>
            </w:r>
          </w:p>
        </w:tc>
        <w:tc>
          <w:tcPr>
            <w:tcW w:w="1004" w:type="pct"/>
            <w:noWrap w:val="0"/>
            <w:vAlign w:val="center"/>
          </w:tcPr>
          <w:p w14:paraId="657E3781">
            <w:pPr>
              <w:pStyle w:val="26"/>
              <w:bidi w:val="0"/>
              <w:rPr>
                <w:rFonts w:hint="default"/>
              </w:rPr>
            </w:pPr>
            <w:r>
              <w:rPr>
                <w:rFonts w:hint="default"/>
              </w:rPr>
              <w:t>spmc</w:t>
            </w:r>
          </w:p>
        </w:tc>
        <w:tc>
          <w:tcPr>
            <w:tcW w:w="1087" w:type="pct"/>
            <w:noWrap w:val="0"/>
            <w:vAlign w:val="center"/>
          </w:tcPr>
          <w:p w14:paraId="19F29D70">
            <w:pPr>
              <w:pStyle w:val="26"/>
              <w:bidi w:val="0"/>
              <w:rPr>
                <w:rFonts w:hint="default"/>
              </w:rPr>
            </w:pPr>
            <w:r>
              <w:rPr>
                <w:rFonts w:hint="default"/>
              </w:rPr>
              <w:t>商品名称</w:t>
            </w:r>
          </w:p>
        </w:tc>
        <w:tc>
          <w:tcPr>
            <w:tcW w:w="753" w:type="pct"/>
            <w:noWrap w:val="0"/>
            <w:vAlign w:val="center"/>
          </w:tcPr>
          <w:p w14:paraId="7438783F">
            <w:pPr>
              <w:pStyle w:val="26"/>
              <w:bidi w:val="0"/>
              <w:rPr>
                <w:rFonts w:hint="default"/>
              </w:rPr>
            </w:pPr>
            <w:r>
              <w:rPr>
                <w:rFonts w:hint="default"/>
              </w:rPr>
              <w:t>varchar</w:t>
            </w:r>
          </w:p>
        </w:tc>
        <w:tc>
          <w:tcPr>
            <w:tcW w:w="418" w:type="pct"/>
            <w:noWrap w:val="0"/>
            <w:vAlign w:val="center"/>
          </w:tcPr>
          <w:p w14:paraId="650AF26B">
            <w:pPr>
              <w:pStyle w:val="26"/>
              <w:bidi w:val="0"/>
              <w:rPr>
                <w:rFonts w:hint="default"/>
              </w:rPr>
            </w:pPr>
            <w:r>
              <w:rPr>
                <w:rFonts w:hint="default"/>
              </w:rPr>
              <w:t>300</w:t>
            </w:r>
          </w:p>
        </w:tc>
        <w:tc>
          <w:tcPr>
            <w:tcW w:w="417" w:type="pct"/>
            <w:noWrap w:val="0"/>
            <w:vAlign w:val="center"/>
          </w:tcPr>
          <w:p w14:paraId="61735378">
            <w:pPr>
              <w:pStyle w:val="26"/>
              <w:bidi w:val="0"/>
              <w:rPr>
                <w:rFonts w:hint="default"/>
              </w:rPr>
            </w:pPr>
            <w:r>
              <w:rPr>
                <w:rFonts w:hint="default"/>
              </w:rPr>
              <w:t>是</w:t>
            </w:r>
          </w:p>
        </w:tc>
        <w:tc>
          <w:tcPr>
            <w:tcW w:w="920" w:type="pct"/>
            <w:noWrap w:val="0"/>
            <w:vAlign w:val="center"/>
          </w:tcPr>
          <w:p w14:paraId="350C80E1">
            <w:pPr>
              <w:pStyle w:val="26"/>
              <w:bidi w:val="0"/>
              <w:rPr>
                <w:rFonts w:hint="default"/>
              </w:rPr>
            </w:pPr>
          </w:p>
        </w:tc>
      </w:tr>
      <w:tr w14:paraId="765A80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01D5308">
            <w:pPr>
              <w:pStyle w:val="26"/>
              <w:bidi w:val="0"/>
              <w:rPr>
                <w:rFonts w:hint="default"/>
              </w:rPr>
            </w:pPr>
            <w:r>
              <w:rPr>
                <w:rFonts w:hint="default"/>
                <w:lang w:val="en-US" w:eastAsia="zh-CN"/>
              </w:rPr>
              <w:t>6</w:t>
            </w:r>
          </w:p>
        </w:tc>
        <w:tc>
          <w:tcPr>
            <w:tcW w:w="1004" w:type="pct"/>
            <w:noWrap w:val="0"/>
            <w:vAlign w:val="center"/>
          </w:tcPr>
          <w:p w14:paraId="030F7528">
            <w:pPr>
              <w:pStyle w:val="26"/>
              <w:bidi w:val="0"/>
              <w:rPr>
                <w:rFonts w:hint="default"/>
              </w:rPr>
            </w:pPr>
            <w:r>
              <w:rPr>
                <w:rFonts w:hint="default"/>
              </w:rPr>
              <w:t>spjc</w:t>
            </w:r>
          </w:p>
        </w:tc>
        <w:tc>
          <w:tcPr>
            <w:tcW w:w="1087" w:type="pct"/>
            <w:noWrap w:val="0"/>
            <w:vAlign w:val="center"/>
          </w:tcPr>
          <w:p w14:paraId="313BDD8B">
            <w:pPr>
              <w:pStyle w:val="26"/>
              <w:bidi w:val="0"/>
              <w:rPr>
                <w:rFonts w:hint="default"/>
              </w:rPr>
            </w:pPr>
            <w:r>
              <w:rPr>
                <w:rFonts w:hint="default"/>
              </w:rPr>
              <w:t>商品简称</w:t>
            </w:r>
          </w:p>
        </w:tc>
        <w:tc>
          <w:tcPr>
            <w:tcW w:w="753" w:type="pct"/>
            <w:noWrap w:val="0"/>
            <w:vAlign w:val="center"/>
          </w:tcPr>
          <w:p w14:paraId="26629776">
            <w:pPr>
              <w:pStyle w:val="26"/>
              <w:bidi w:val="0"/>
              <w:rPr>
                <w:rFonts w:hint="default"/>
              </w:rPr>
            </w:pPr>
            <w:r>
              <w:rPr>
                <w:rFonts w:hint="default"/>
              </w:rPr>
              <w:t>varchar</w:t>
            </w:r>
          </w:p>
        </w:tc>
        <w:tc>
          <w:tcPr>
            <w:tcW w:w="418" w:type="pct"/>
            <w:noWrap w:val="0"/>
            <w:vAlign w:val="center"/>
          </w:tcPr>
          <w:p w14:paraId="1464EB01">
            <w:pPr>
              <w:pStyle w:val="26"/>
              <w:bidi w:val="0"/>
              <w:rPr>
                <w:rFonts w:hint="default"/>
              </w:rPr>
            </w:pPr>
            <w:r>
              <w:rPr>
                <w:rFonts w:hint="default"/>
              </w:rPr>
              <w:t>120</w:t>
            </w:r>
          </w:p>
        </w:tc>
        <w:tc>
          <w:tcPr>
            <w:tcW w:w="417" w:type="pct"/>
            <w:noWrap w:val="0"/>
            <w:vAlign w:val="center"/>
          </w:tcPr>
          <w:p w14:paraId="22C8BF03">
            <w:pPr>
              <w:pStyle w:val="26"/>
              <w:bidi w:val="0"/>
              <w:rPr>
                <w:rFonts w:hint="default"/>
              </w:rPr>
            </w:pPr>
            <w:r>
              <w:rPr>
                <w:rFonts w:hint="default"/>
              </w:rPr>
              <w:t>是</w:t>
            </w:r>
          </w:p>
        </w:tc>
        <w:tc>
          <w:tcPr>
            <w:tcW w:w="920" w:type="pct"/>
            <w:noWrap w:val="0"/>
            <w:vAlign w:val="center"/>
          </w:tcPr>
          <w:p w14:paraId="4D967198">
            <w:pPr>
              <w:pStyle w:val="26"/>
              <w:bidi w:val="0"/>
              <w:rPr>
                <w:rFonts w:hint="default"/>
              </w:rPr>
            </w:pPr>
          </w:p>
        </w:tc>
      </w:tr>
      <w:tr w14:paraId="1046E2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14C377">
            <w:pPr>
              <w:pStyle w:val="26"/>
              <w:bidi w:val="0"/>
              <w:rPr>
                <w:rFonts w:hint="default"/>
              </w:rPr>
            </w:pPr>
            <w:r>
              <w:rPr>
                <w:rFonts w:hint="default"/>
                <w:lang w:val="en-US" w:eastAsia="zh-CN"/>
              </w:rPr>
              <w:t>7</w:t>
            </w:r>
          </w:p>
        </w:tc>
        <w:tc>
          <w:tcPr>
            <w:tcW w:w="1004" w:type="pct"/>
            <w:noWrap w:val="0"/>
            <w:vAlign w:val="center"/>
          </w:tcPr>
          <w:p w14:paraId="4AB5E6FE">
            <w:pPr>
              <w:pStyle w:val="26"/>
              <w:bidi w:val="0"/>
              <w:rPr>
                <w:rFonts w:hint="default"/>
              </w:rPr>
            </w:pPr>
            <w:r>
              <w:rPr>
                <w:rFonts w:hint="default"/>
              </w:rPr>
              <w:t>zspmdm</w:t>
            </w:r>
          </w:p>
        </w:tc>
        <w:tc>
          <w:tcPr>
            <w:tcW w:w="1087" w:type="pct"/>
            <w:noWrap w:val="0"/>
            <w:vAlign w:val="center"/>
          </w:tcPr>
          <w:p w14:paraId="42988F5B">
            <w:pPr>
              <w:pStyle w:val="26"/>
              <w:bidi w:val="0"/>
              <w:rPr>
                <w:rFonts w:hint="default"/>
              </w:rPr>
            </w:pPr>
            <w:r>
              <w:rPr>
                <w:rFonts w:hint="default"/>
              </w:rPr>
              <w:t>征收品目代码</w:t>
            </w:r>
          </w:p>
        </w:tc>
        <w:tc>
          <w:tcPr>
            <w:tcW w:w="753" w:type="pct"/>
            <w:noWrap w:val="0"/>
            <w:vAlign w:val="center"/>
          </w:tcPr>
          <w:p w14:paraId="116282BA">
            <w:pPr>
              <w:pStyle w:val="26"/>
              <w:bidi w:val="0"/>
              <w:rPr>
                <w:rFonts w:hint="default"/>
              </w:rPr>
            </w:pPr>
            <w:r>
              <w:rPr>
                <w:rFonts w:hint="default"/>
              </w:rPr>
              <w:t>varchar</w:t>
            </w:r>
          </w:p>
        </w:tc>
        <w:tc>
          <w:tcPr>
            <w:tcW w:w="418" w:type="pct"/>
            <w:noWrap w:val="0"/>
            <w:vAlign w:val="center"/>
          </w:tcPr>
          <w:p w14:paraId="5EE13981">
            <w:pPr>
              <w:pStyle w:val="26"/>
              <w:bidi w:val="0"/>
              <w:rPr>
                <w:rFonts w:hint="default"/>
              </w:rPr>
            </w:pPr>
            <w:r>
              <w:rPr>
                <w:rFonts w:hint="default"/>
              </w:rPr>
              <w:t>9</w:t>
            </w:r>
          </w:p>
        </w:tc>
        <w:tc>
          <w:tcPr>
            <w:tcW w:w="417" w:type="pct"/>
            <w:noWrap w:val="0"/>
            <w:vAlign w:val="center"/>
          </w:tcPr>
          <w:p w14:paraId="22B2F6AD">
            <w:pPr>
              <w:pStyle w:val="26"/>
              <w:bidi w:val="0"/>
              <w:rPr>
                <w:rFonts w:hint="default"/>
              </w:rPr>
            </w:pPr>
            <w:r>
              <w:rPr>
                <w:rFonts w:hint="default"/>
              </w:rPr>
              <w:t>是</w:t>
            </w:r>
          </w:p>
        </w:tc>
        <w:tc>
          <w:tcPr>
            <w:tcW w:w="920" w:type="pct"/>
            <w:noWrap w:val="0"/>
            <w:vAlign w:val="center"/>
          </w:tcPr>
          <w:p w14:paraId="388335BE">
            <w:pPr>
              <w:pStyle w:val="26"/>
              <w:bidi w:val="0"/>
              <w:rPr>
                <w:rFonts w:hint="default"/>
              </w:rPr>
            </w:pPr>
          </w:p>
        </w:tc>
      </w:tr>
      <w:tr w14:paraId="46BA97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91E683F">
            <w:pPr>
              <w:pStyle w:val="26"/>
              <w:bidi w:val="0"/>
              <w:rPr>
                <w:rFonts w:hint="default"/>
              </w:rPr>
            </w:pPr>
            <w:r>
              <w:rPr>
                <w:rFonts w:hint="default"/>
                <w:lang w:val="en-US" w:eastAsia="zh-CN"/>
              </w:rPr>
              <w:t>8</w:t>
            </w:r>
          </w:p>
        </w:tc>
        <w:tc>
          <w:tcPr>
            <w:tcW w:w="1004" w:type="pct"/>
            <w:noWrap w:val="0"/>
            <w:vAlign w:val="center"/>
          </w:tcPr>
          <w:p w14:paraId="726634C8">
            <w:pPr>
              <w:pStyle w:val="26"/>
              <w:bidi w:val="0"/>
              <w:rPr>
                <w:rFonts w:hint="default"/>
              </w:rPr>
            </w:pPr>
            <w:r>
              <w:rPr>
                <w:rFonts w:hint="default"/>
              </w:rPr>
              <w:t>zspmmc</w:t>
            </w:r>
          </w:p>
        </w:tc>
        <w:tc>
          <w:tcPr>
            <w:tcW w:w="1087" w:type="pct"/>
            <w:noWrap w:val="0"/>
            <w:vAlign w:val="center"/>
          </w:tcPr>
          <w:p w14:paraId="13899BFA">
            <w:pPr>
              <w:pStyle w:val="26"/>
              <w:bidi w:val="0"/>
              <w:rPr>
                <w:rFonts w:hint="default"/>
              </w:rPr>
            </w:pPr>
            <w:r>
              <w:rPr>
                <w:rFonts w:hint="default"/>
              </w:rPr>
              <w:t>征收品目名称</w:t>
            </w:r>
          </w:p>
        </w:tc>
        <w:tc>
          <w:tcPr>
            <w:tcW w:w="753" w:type="pct"/>
            <w:noWrap w:val="0"/>
            <w:vAlign w:val="center"/>
          </w:tcPr>
          <w:p w14:paraId="29401A14">
            <w:pPr>
              <w:pStyle w:val="26"/>
              <w:bidi w:val="0"/>
              <w:rPr>
                <w:rFonts w:hint="default"/>
              </w:rPr>
            </w:pPr>
            <w:r>
              <w:rPr>
                <w:rFonts w:hint="default"/>
              </w:rPr>
              <w:t>varchar</w:t>
            </w:r>
          </w:p>
        </w:tc>
        <w:tc>
          <w:tcPr>
            <w:tcW w:w="418" w:type="pct"/>
            <w:noWrap w:val="0"/>
            <w:vAlign w:val="center"/>
          </w:tcPr>
          <w:p w14:paraId="066DA2CD">
            <w:pPr>
              <w:pStyle w:val="26"/>
              <w:bidi w:val="0"/>
              <w:rPr>
                <w:rFonts w:hint="default"/>
              </w:rPr>
            </w:pPr>
            <w:r>
              <w:rPr>
                <w:rFonts w:hint="default"/>
              </w:rPr>
              <w:t>120</w:t>
            </w:r>
          </w:p>
        </w:tc>
        <w:tc>
          <w:tcPr>
            <w:tcW w:w="417" w:type="pct"/>
            <w:noWrap w:val="0"/>
            <w:vAlign w:val="center"/>
          </w:tcPr>
          <w:p w14:paraId="6157D302">
            <w:pPr>
              <w:pStyle w:val="26"/>
              <w:bidi w:val="0"/>
              <w:rPr>
                <w:rFonts w:hint="default"/>
              </w:rPr>
            </w:pPr>
            <w:r>
              <w:rPr>
                <w:rFonts w:hint="default"/>
              </w:rPr>
              <w:t>是</w:t>
            </w:r>
          </w:p>
        </w:tc>
        <w:tc>
          <w:tcPr>
            <w:tcW w:w="920" w:type="pct"/>
            <w:noWrap w:val="0"/>
            <w:vAlign w:val="center"/>
          </w:tcPr>
          <w:p w14:paraId="00F783DE">
            <w:pPr>
              <w:pStyle w:val="26"/>
              <w:bidi w:val="0"/>
              <w:rPr>
                <w:rFonts w:hint="default"/>
              </w:rPr>
            </w:pPr>
          </w:p>
        </w:tc>
      </w:tr>
    </w:tbl>
    <w:p w14:paraId="276347BE">
      <w:pPr>
        <w:pStyle w:val="6"/>
        <w:bidi w:val="0"/>
        <w:rPr>
          <w:rFonts w:hint="default"/>
          <w:lang w:eastAsia="zh-CN"/>
        </w:rPr>
      </w:pPr>
      <w:bookmarkStart w:id="303" w:name="_Toc28462"/>
      <w:r>
        <w:rPr>
          <w:rFonts w:hint="default"/>
        </w:rPr>
        <w:t>9.6</w:t>
      </w:r>
      <w:r>
        <w:rPr>
          <w:rFonts w:hint="default"/>
          <w:lang w:eastAsia="zh-CN"/>
        </w:rPr>
        <w:t>返回报文示例</w:t>
      </w:r>
      <w:bookmarkEnd w:id="303"/>
      <w:r>
        <w:rPr>
          <w:rFonts w:hint="default"/>
          <w:lang w:eastAsia="zh-CN"/>
        </w:rPr>
        <w:t xml:space="preserve"> </w:t>
      </w:r>
    </w:p>
    <w:p w14:paraId="3BCFA889">
      <w:pPr>
        <w:pStyle w:val="5"/>
        <w:bidi w:val="0"/>
        <w:rPr>
          <w:rFonts w:hint="default"/>
        </w:rPr>
      </w:pPr>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B8E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1D5413">
            <w:pPr>
              <w:bidi w:val="0"/>
              <w:rPr>
                <w:rFonts w:hint="default"/>
              </w:rPr>
            </w:pPr>
            <w:r>
              <w:rPr>
                <w:rFonts w:hint="default"/>
              </w:rPr>
              <w:t>{</w:t>
            </w:r>
          </w:p>
          <w:p w14:paraId="79FB2D7D">
            <w:pPr>
              <w:bidi w:val="0"/>
              <w:rPr>
                <w:rFonts w:hint="default"/>
              </w:rPr>
            </w:pPr>
            <w:r>
              <w:rPr>
                <w:rFonts w:hint="default"/>
              </w:rPr>
              <w:tab/>
            </w:r>
            <w:r>
              <w:rPr>
                <w:rFonts w:hint="default"/>
              </w:rPr>
              <w:t>"Response":{</w:t>
            </w:r>
          </w:p>
          <w:p w14:paraId="56213016">
            <w:pPr>
              <w:bidi w:val="0"/>
              <w:rPr>
                <w:rFonts w:hint="default"/>
              </w:rPr>
            </w:pPr>
            <w:r>
              <w:rPr>
                <w:rFonts w:hint="default"/>
              </w:rPr>
              <w:tab/>
            </w:r>
            <w:r>
              <w:rPr>
                <w:rFonts w:hint="default"/>
              </w:rPr>
              <w:tab/>
            </w:r>
            <w:r>
              <w:rPr>
                <w:rFonts w:hint="default"/>
              </w:rPr>
              <w:t>"RequestId": "16位随机数字和字母组合",</w:t>
            </w:r>
          </w:p>
          <w:p w14:paraId="66ED3B56">
            <w:pPr>
              <w:bidi w:val="0"/>
              <w:rPr>
                <w:rFonts w:hint="default"/>
              </w:rPr>
            </w:pPr>
            <w:r>
              <w:rPr>
                <w:rFonts w:hint="default"/>
              </w:rPr>
              <w:tab/>
            </w:r>
            <w:r>
              <w:rPr>
                <w:rFonts w:hint="default"/>
              </w:rPr>
              <w:tab/>
            </w:r>
            <w:r>
              <w:rPr>
                <w:rFonts w:hint="default"/>
              </w:rPr>
              <w:t>"Data":{</w:t>
            </w:r>
          </w:p>
          <w:p w14:paraId="52E96260">
            <w:pPr>
              <w:bidi w:val="0"/>
              <w:rPr>
                <w:rFonts w:hint="default"/>
              </w:rPr>
            </w:pPr>
            <w:r>
              <w:rPr>
                <w:rFonts w:hint="default"/>
              </w:rPr>
              <w:t>"returncode": "00",</w:t>
            </w:r>
          </w:p>
          <w:p w14:paraId="5730DB3B">
            <w:pPr>
              <w:bidi w:val="0"/>
              <w:rPr>
                <w:rFonts w:hint="default"/>
              </w:rPr>
            </w:pPr>
            <w:r>
              <w:rPr>
                <w:rFonts w:hint="default"/>
              </w:rPr>
              <w:t>"returnmsg": "成功",</w:t>
            </w:r>
          </w:p>
          <w:p w14:paraId="1898633B">
            <w:pPr>
              <w:bidi w:val="0"/>
              <w:rPr>
                <w:rFonts w:hint="default"/>
              </w:rPr>
            </w:pPr>
            <w:r>
              <w:rPr>
                <w:rFonts w:hint="default"/>
              </w:rPr>
              <w:tab/>
            </w:r>
            <w:r>
              <w:rPr>
                <w:rFonts w:hint="default"/>
              </w:rPr>
              <w:tab/>
            </w:r>
            <w:r>
              <w:rPr>
                <w:rFonts w:hint="default"/>
              </w:rPr>
              <w:tab/>
            </w:r>
            <w:r>
              <w:rPr>
                <w:rFonts w:hint="default"/>
              </w:rPr>
              <w:t>"count": "总数量",</w:t>
            </w:r>
          </w:p>
          <w:p w14:paraId="6C9BBA08">
            <w:pPr>
              <w:bidi w:val="0"/>
              <w:rPr>
                <w:rFonts w:hint="default"/>
              </w:rPr>
            </w:pPr>
            <w:r>
              <w:rPr>
                <w:rFonts w:hint="default"/>
              </w:rPr>
              <w:tab/>
            </w:r>
            <w:r>
              <w:rPr>
                <w:rFonts w:hint="default"/>
              </w:rPr>
              <w:tab/>
            </w:r>
            <w:r>
              <w:rPr>
                <w:rFonts w:hint="default"/>
              </w:rPr>
              <w:tab/>
            </w:r>
            <w:r>
              <w:rPr>
                <w:rFonts w:hint="default"/>
              </w:rPr>
              <w:t>"resultList": [</w:t>
            </w:r>
          </w:p>
          <w:p w14:paraId="706D0411">
            <w:pPr>
              <w:bidi w:val="0"/>
              <w:rPr>
                <w:rFonts w:hint="default"/>
              </w:rPr>
            </w:pPr>
            <w:r>
              <w:rPr>
                <w:rFonts w:hint="default"/>
              </w:rPr>
              <w:tab/>
            </w:r>
            <w:r>
              <w:rPr>
                <w:rFonts w:hint="default"/>
              </w:rPr>
              <w:tab/>
            </w:r>
            <w:r>
              <w:rPr>
                <w:rFonts w:hint="default"/>
              </w:rPr>
              <w:tab/>
            </w:r>
            <w:r>
              <w:rPr>
                <w:rFonts w:hint="default"/>
              </w:rPr>
              <w:tab/>
            </w:r>
            <w:r>
              <w:rPr>
                <w:rFonts w:hint="default"/>
              </w:rPr>
              <w:t>{</w:t>
            </w:r>
          </w:p>
          <w:p w14:paraId="100B8757">
            <w:pPr>
              <w:bidi w:val="0"/>
              <w:rPr>
                <w:rFonts w:hint="default"/>
              </w:rPr>
            </w:pPr>
            <w:r>
              <w:rPr>
                <w:rFonts w:hint="default"/>
              </w:rPr>
              <w:tab/>
            </w:r>
            <w:r>
              <w:rPr>
                <w:rFonts w:hint="default"/>
              </w:rPr>
              <w:tab/>
            </w:r>
            <w:r>
              <w:rPr>
                <w:rFonts w:hint="default"/>
              </w:rPr>
              <w:tab/>
            </w:r>
            <w:r>
              <w:rPr>
                <w:rFonts w:hint="default"/>
              </w:rPr>
              <w:tab/>
            </w:r>
            <w:r>
              <w:rPr>
                <w:rFonts w:hint="default"/>
              </w:rPr>
              <w:t xml:space="preserve">   "spbm": "商品编码",</w:t>
            </w:r>
          </w:p>
          <w:p w14:paraId="0769EB87">
            <w:pPr>
              <w:bidi w:val="0"/>
              <w:rPr>
                <w:rFonts w:hint="default"/>
              </w:rPr>
            </w:pPr>
            <w:r>
              <w:rPr>
                <w:rFonts w:hint="default"/>
              </w:rPr>
              <w:t>"spmc": "商品名称",</w:t>
            </w:r>
          </w:p>
          <w:p w14:paraId="6AD19C55">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"spjc": "商品简称",</w:t>
            </w:r>
          </w:p>
          <w:p w14:paraId="20B18718">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"zspmdm": "征收品目代码",</w:t>
            </w:r>
          </w:p>
          <w:p w14:paraId="76F99BC1">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"zspmmc": "征收品目名称"</w:t>
            </w:r>
          </w:p>
          <w:p w14:paraId="3BDE1380">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14:paraId="72DB9B03">
            <w:pPr>
              <w:bidi w:val="0"/>
              <w:rPr>
                <w:rFonts w:hint="default"/>
              </w:rPr>
            </w:pPr>
            <w:r>
              <w:rPr>
                <w:rFonts w:hint="default"/>
              </w:rPr>
              <w:tab/>
            </w:r>
            <w:r>
              <w:rPr>
                <w:rFonts w:hint="default"/>
              </w:rPr>
              <w:tab/>
            </w:r>
            <w:r>
              <w:rPr>
                <w:rFonts w:hint="default"/>
              </w:rPr>
              <w:tab/>
            </w:r>
            <w:r>
              <w:rPr>
                <w:rFonts w:hint="default"/>
              </w:rPr>
              <w:tab/>
            </w:r>
            <w:r>
              <w:rPr>
                <w:rFonts w:hint="default"/>
              </w:rPr>
              <w:t xml:space="preserve">   "spbm": "商品编码",</w:t>
            </w:r>
          </w:p>
          <w:p w14:paraId="1646F720">
            <w:pPr>
              <w:bidi w:val="0"/>
              <w:rPr>
                <w:rFonts w:hint="default"/>
              </w:rPr>
            </w:pPr>
            <w:r>
              <w:rPr>
                <w:rFonts w:hint="default"/>
              </w:rPr>
              <w:t>"spmc": "商品名称",</w:t>
            </w:r>
          </w:p>
          <w:p w14:paraId="0CB49EA5">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"spjc": "商品简称",</w:t>
            </w:r>
          </w:p>
          <w:p w14:paraId="3457BE1B">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"zspmdm": "征收品目代码",</w:t>
            </w:r>
          </w:p>
          <w:p w14:paraId="417462D9">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"zspmmc": "征收品目名称"</w:t>
            </w:r>
          </w:p>
          <w:p w14:paraId="73E4BFF5">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14:paraId="17CC2156">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77121459">
            <w:pPr>
              <w:bidi w:val="0"/>
              <w:rPr>
                <w:rFonts w:hint="default"/>
              </w:rPr>
            </w:pPr>
            <w:r>
              <w:rPr>
                <w:rFonts w:hint="default"/>
              </w:rPr>
              <w:tab/>
            </w:r>
            <w:r>
              <w:rPr>
                <w:rFonts w:hint="default"/>
              </w:rPr>
              <w:tab/>
            </w:r>
            <w:r>
              <w:rPr>
                <w:rFonts w:hint="default"/>
              </w:rPr>
              <w:tab/>
            </w:r>
            <w:r>
              <w:rPr>
                <w:rFonts w:hint="default"/>
              </w:rPr>
              <w:tab/>
            </w:r>
            <w:r>
              <w:rPr>
                <w:rFonts w:hint="default"/>
              </w:rPr>
              <w:t>}</w:t>
            </w:r>
          </w:p>
          <w:p w14:paraId="0BC0B7D9">
            <w:pPr>
              <w:bidi w:val="0"/>
              <w:rPr>
                <w:rFonts w:hint="default"/>
              </w:rPr>
            </w:pPr>
            <w:r>
              <w:rPr>
                <w:rFonts w:hint="default"/>
              </w:rPr>
              <w:tab/>
            </w:r>
            <w:r>
              <w:rPr>
                <w:rFonts w:hint="default"/>
              </w:rPr>
              <w:t>}</w:t>
            </w:r>
          </w:p>
          <w:p w14:paraId="0A1EA0A6">
            <w:pPr>
              <w:bidi w:val="0"/>
              <w:rPr>
                <w:rFonts w:hint="default"/>
              </w:rPr>
            </w:pPr>
            <w:r>
              <w:rPr>
                <w:rFonts w:hint="default"/>
              </w:rPr>
              <w:t>}</w:t>
            </w:r>
          </w:p>
        </w:tc>
      </w:tr>
    </w:tbl>
    <w:p w14:paraId="6B90A5FF">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A0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FFA6982">
            <w:pPr>
              <w:bidi w:val="0"/>
              <w:rPr>
                <w:rFonts w:hint="default"/>
              </w:rPr>
            </w:pPr>
            <w:r>
              <w:rPr>
                <w:rFonts w:hint="default"/>
              </w:rPr>
              <w:t>{</w:t>
            </w:r>
          </w:p>
          <w:p w14:paraId="3B730EFA">
            <w:pPr>
              <w:bidi w:val="0"/>
              <w:rPr>
                <w:rFonts w:hint="default"/>
              </w:rPr>
            </w:pPr>
            <w:r>
              <w:rPr>
                <w:rFonts w:hint="default"/>
              </w:rPr>
              <w:tab/>
            </w:r>
            <w:r>
              <w:rPr>
                <w:rFonts w:hint="default"/>
              </w:rPr>
              <w:t>"Response":{</w:t>
            </w:r>
          </w:p>
          <w:p w14:paraId="6B00A936">
            <w:pPr>
              <w:bidi w:val="0"/>
              <w:rPr>
                <w:rFonts w:hint="default"/>
              </w:rPr>
            </w:pPr>
            <w:r>
              <w:rPr>
                <w:rFonts w:hint="default"/>
              </w:rPr>
              <w:tab/>
            </w:r>
            <w:r>
              <w:rPr>
                <w:rFonts w:hint="default"/>
              </w:rPr>
              <w:tab/>
            </w:r>
            <w:r>
              <w:rPr>
                <w:rFonts w:hint="default"/>
              </w:rPr>
              <w:t>"RequestId": "16位随机数字和字母组合",</w:t>
            </w:r>
          </w:p>
          <w:p w14:paraId="0DF4279E">
            <w:pPr>
              <w:bidi w:val="0"/>
              <w:rPr>
                <w:rFonts w:hint="default"/>
              </w:rPr>
            </w:pPr>
            <w:r>
              <w:rPr>
                <w:rFonts w:hint="default"/>
              </w:rPr>
              <w:tab/>
            </w:r>
            <w:r>
              <w:rPr>
                <w:rFonts w:hint="default"/>
              </w:rPr>
              <w:tab/>
            </w:r>
            <w:r>
              <w:rPr>
                <w:rFonts w:hint="default"/>
              </w:rPr>
              <w:t>"Error":{</w:t>
            </w:r>
          </w:p>
          <w:p w14:paraId="716F6161">
            <w:pPr>
              <w:bidi w:val="0"/>
              <w:rPr>
                <w:rFonts w:hint="default"/>
              </w:rPr>
            </w:pPr>
            <w:r>
              <w:rPr>
                <w:rFonts w:hint="default"/>
              </w:rPr>
              <w:tab/>
            </w:r>
            <w:r>
              <w:rPr>
                <w:rFonts w:hint="default"/>
              </w:rPr>
              <w:tab/>
            </w:r>
            <w:r>
              <w:rPr>
                <w:rFonts w:hint="default"/>
              </w:rPr>
              <w:tab/>
            </w:r>
            <w:r>
              <w:rPr>
                <w:rFonts w:hint="default"/>
              </w:rPr>
              <w:t>"Code": "01”,</w:t>
            </w:r>
          </w:p>
          <w:p w14:paraId="69555992">
            <w:pPr>
              <w:bidi w:val="0"/>
              <w:rPr>
                <w:rFonts w:hint="default"/>
              </w:rPr>
            </w:pPr>
            <w:r>
              <w:rPr>
                <w:rFonts w:hint="default"/>
              </w:rPr>
              <w:tab/>
            </w:r>
            <w:r>
              <w:rPr>
                <w:rFonts w:hint="default"/>
              </w:rPr>
              <w:tab/>
            </w:r>
            <w:r>
              <w:rPr>
                <w:rFonts w:hint="default"/>
              </w:rPr>
              <w:tab/>
            </w:r>
            <w:r>
              <w:rPr>
                <w:rFonts w:hint="default"/>
              </w:rPr>
              <w:t>"Message": "错误说明"</w:t>
            </w:r>
          </w:p>
          <w:p w14:paraId="4E877D77">
            <w:pPr>
              <w:bidi w:val="0"/>
              <w:rPr>
                <w:rFonts w:hint="default"/>
              </w:rPr>
            </w:pPr>
            <w:r>
              <w:rPr>
                <w:rFonts w:hint="default"/>
              </w:rPr>
              <w:t>}</w:t>
            </w:r>
          </w:p>
          <w:p w14:paraId="10E44A21">
            <w:pPr>
              <w:bidi w:val="0"/>
              <w:rPr>
                <w:rFonts w:hint="default"/>
              </w:rPr>
            </w:pPr>
            <w:r>
              <w:rPr>
                <w:rFonts w:hint="default"/>
              </w:rPr>
              <w:tab/>
            </w:r>
            <w:r>
              <w:rPr>
                <w:rFonts w:hint="default"/>
              </w:rPr>
              <w:t>}</w:t>
            </w:r>
          </w:p>
          <w:p w14:paraId="60099BB3">
            <w:pPr>
              <w:bidi w:val="0"/>
              <w:rPr>
                <w:rFonts w:hint="default"/>
              </w:rPr>
            </w:pPr>
            <w:r>
              <w:rPr>
                <w:rFonts w:hint="default"/>
              </w:rPr>
              <w:t>}</w:t>
            </w:r>
          </w:p>
        </w:tc>
      </w:tr>
    </w:tbl>
    <w:p w14:paraId="2BA3E16D">
      <w:pPr>
        <w:pStyle w:val="4"/>
        <w:widowControl/>
        <w:spacing w:beforeAutospacing="0" w:afterAutospacing="0" w:line="408" w:lineRule="auto"/>
        <w:rPr>
          <w:rFonts w:hint="default" w:ascii="Times New Roman" w:hAnsi="Times New Roman" w:eastAsia="宋体" w:cs="Times New Roman"/>
          <w:sz w:val="28"/>
          <w:szCs w:val="28"/>
        </w:rPr>
      </w:pPr>
      <w:bookmarkStart w:id="304" w:name="_Toc24644"/>
      <w:bookmarkStart w:id="305" w:name="_Toc2605"/>
      <w:bookmarkStart w:id="306" w:name="_Toc20906"/>
      <w:r>
        <w:rPr>
          <w:rFonts w:hint="default" w:ascii="Times New Roman" w:hAnsi="Times New Roman" w:eastAsia="宋体" w:cs="Times New Roman"/>
          <w:sz w:val="28"/>
          <w:szCs w:val="28"/>
        </w:rPr>
        <w:t>10.查询成品油库存</w:t>
      </w:r>
      <w:bookmarkEnd w:id="304"/>
      <w:bookmarkEnd w:id="305"/>
      <w:bookmarkEnd w:id="306"/>
    </w:p>
    <w:p w14:paraId="07E188BF">
      <w:pPr>
        <w:pStyle w:val="6"/>
        <w:bidi w:val="0"/>
        <w:rPr>
          <w:rFonts w:hint="default"/>
        </w:rPr>
      </w:pPr>
      <w:bookmarkStart w:id="307" w:name="_Toc23242"/>
      <w:r>
        <w:rPr>
          <w:rFonts w:hint="default"/>
        </w:rPr>
        <w:t>10.1接口说明</w:t>
      </w:r>
      <w:bookmarkEnd w:id="307"/>
    </w:p>
    <w:p w14:paraId="3A8D9941">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向纳税人提供成品油库存查询功能，可查询企业当前可下载成品油库存、已下载成品油库存、已下载未使用成品油库存、已退回成品油库存等信息。</w:t>
      </w:r>
    </w:p>
    <w:p w14:paraId="32F64AE9">
      <w:pPr>
        <w:pStyle w:val="6"/>
        <w:bidi w:val="0"/>
        <w:rPr>
          <w:rFonts w:hint="default"/>
        </w:rPr>
      </w:pPr>
      <w:bookmarkStart w:id="308" w:name="_Toc24159"/>
      <w:r>
        <w:rPr>
          <w:rFonts w:hint="default"/>
        </w:rPr>
        <w:t>10.2请求方式</w:t>
      </w:r>
      <w:bookmarkEnd w:id="308"/>
    </w:p>
    <w:p w14:paraId="7627E546">
      <w:pPr>
        <w:pStyle w:val="5"/>
        <w:bidi w:val="0"/>
        <w:rPr>
          <w:rFonts w:hint="default"/>
        </w:rPr>
      </w:pPr>
      <w:r>
        <w:rPr>
          <w:rFonts w:hint="default"/>
        </w:rPr>
        <w:t>请求方式为POST</w:t>
      </w:r>
    </w:p>
    <w:p w14:paraId="160F4DD4">
      <w:pPr>
        <w:pStyle w:val="5"/>
        <w:bidi w:val="0"/>
        <w:rPr>
          <w:rFonts w:hint="default"/>
        </w:rPr>
      </w:pPr>
      <w:r>
        <w:rPr>
          <w:rFonts w:hint="default"/>
        </w:rPr>
        <w:t>●</w:t>
      </w:r>
      <w:r>
        <w:rPr>
          <w:rFonts w:hint="default"/>
          <w:lang w:val="en-US"/>
        </w:rPr>
        <w:t xml:space="preserve"> </w:t>
      </w:r>
      <w:r>
        <w:rPr>
          <w:rFonts w:hint="default"/>
        </w:rPr>
        <w:t>path指该参数为路径参数</w:t>
      </w:r>
    </w:p>
    <w:p w14:paraId="27CBFBA7">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16D43B6F">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78A25D33">
      <w:pPr>
        <w:pStyle w:val="6"/>
        <w:bidi w:val="0"/>
        <w:rPr>
          <w:rFonts w:hint="default"/>
          <w:lang w:eastAsia="zh-CN"/>
        </w:rPr>
      </w:pPr>
      <w:bookmarkStart w:id="309" w:name="_Toc9400"/>
      <w:r>
        <w:rPr>
          <w:rFonts w:hint="default"/>
        </w:rPr>
        <w:t>10.3</w:t>
      </w:r>
      <w:r>
        <w:rPr>
          <w:rFonts w:hint="default"/>
          <w:lang w:eastAsia="zh-CN"/>
        </w:rPr>
        <w:t>请求参数</w:t>
      </w:r>
      <w:bookmarkEnd w:id="309"/>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07AA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3DED9B9">
            <w:pPr>
              <w:pStyle w:val="25"/>
              <w:bidi w:val="0"/>
              <w:rPr>
                <w:rFonts w:hint="default"/>
                <w:lang w:eastAsia="zh-TW"/>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6AB921DA">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0C903A90">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78714819">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4E06786C">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2523F50A">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1C789A4C">
            <w:pPr>
              <w:pStyle w:val="25"/>
              <w:bidi w:val="0"/>
              <w:rPr>
                <w:rFonts w:hint="default"/>
              </w:rPr>
            </w:pPr>
            <w:r>
              <w:rPr>
                <w:rFonts w:hint="default"/>
              </w:rPr>
              <w:t>说明</w:t>
            </w:r>
          </w:p>
        </w:tc>
      </w:tr>
      <w:tr w14:paraId="22E573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23B8E13">
            <w:pPr>
              <w:pStyle w:val="26"/>
              <w:bidi w:val="0"/>
              <w:rPr>
                <w:rFonts w:hint="default"/>
              </w:rPr>
            </w:pPr>
            <w:r>
              <w:rPr>
                <w:rFonts w:hint="default"/>
              </w:rPr>
              <w:t>1</w:t>
            </w:r>
          </w:p>
        </w:tc>
        <w:tc>
          <w:tcPr>
            <w:tcW w:w="1004" w:type="pct"/>
            <w:tcBorders>
              <w:top w:val="single" w:color="auto" w:sz="6" w:space="0"/>
            </w:tcBorders>
            <w:noWrap w:val="0"/>
            <w:vAlign w:val="center"/>
          </w:tcPr>
          <w:p w14:paraId="1A260C8B">
            <w:pPr>
              <w:pStyle w:val="26"/>
              <w:bidi w:val="0"/>
              <w:rPr>
                <w:rFonts w:hint="default"/>
              </w:rPr>
            </w:pPr>
            <w:r>
              <w:rPr>
                <w:rFonts w:hint="default"/>
              </w:rPr>
              <w:t>nsrsbh</w:t>
            </w:r>
          </w:p>
        </w:tc>
        <w:tc>
          <w:tcPr>
            <w:tcW w:w="1087" w:type="pct"/>
            <w:tcBorders>
              <w:top w:val="single" w:color="auto" w:sz="6" w:space="0"/>
            </w:tcBorders>
            <w:noWrap w:val="0"/>
            <w:vAlign w:val="center"/>
          </w:tcPr>
          <w:p w14:paraId="7AAC3BF8">
            <w:pPr>
              <w:pStyle w:val="26"/>
              <w:bidi w:val="0"/>
              <w:rPr>
                <w:rFonts w:hint="default"/>
              </w:rPr>
            </w:pPr>
            <w:r>
              <w:rPr>
                <w:rFonts w:hint="default"/>
              </w:rPr>
              <w:t>纳税人识别号/统一社会信用代码</w:t>
            </w:r>
          </w:p>
        </w:tc>
        <w:tc>
          <w:tcPr>
            <w:tcW w:w="753" w:type="pct"/>
            <w:tcBorders>
              <w:top w:val="single" w:color="auto" w:sz="6" w:space="0"/>
            </w:tcBorders>
            <w:noWrap w:val="0"/>
            <w:vAlign w:val="center"/>
          </w:tcPr>
          <w:p w14:paraId="328E2B37">
            <w:pPr>
              <w:pStyle w:val="26"/>
              <w:bidi w:val="0"/>
              <w:rPr>
                <w:rFonts w:hint="default"/>
              </w:rPr>
            </w:pPr>
            <w:r>
              <w:rPr>
                <w:rFonts w:hint="default"/>
              </w:rPr>
              <w:t>varchar</w:t>
            </w:r>
          </w:p>
        </w:tc>
        <w:tc>
          <w:tcPr>
            <w:tcW w:w="418" w:type="pct"/>
            <w:tcBorders>
              <w:top w:val="single" w:color="auto" w:sz="6" w:space="0"/>
            </w:tcBorders>
            <w:noWrap w:val="0"/>
            <w:vAlign w:val="center"/>
          </w:tcPr>
          <w:p w14:paraId="57D668FA">
            <w:pPr>
              <w:pStyle w:val="26"/>
              <w:bidi w:val="0"/>
              <w:rPr>
                <w:rFonts w:hint="default"/>
                <w:lang w:eastAsia="zh-CN"/>
              </w:rPr>
            </w:pPr>
            <w:r>
              <w:rPr>
                <w:rFonts w:hint="default"/>
              </w:rPr>
              <w:t>2</w:t>
            </w:r>
            <w:r>
              <w:rPr>
                <w:rFonts w:hint="default"/>
                <w:lang w:val="en-US" w:eastAsia="zh-CN"/>
              </w:rPr>
              <w:t>0</w:t>
            </w:r>
          </w:p>
        </w:tc>
        <w:tc>
          <w:tcPr>
            <w:tcW w:w="417" w:type="pct"/>
            <w:tcBorders>
              <w:top w:val="single" w:color="auto" w:sz="6" w:space="0"/>
            </w:tcBorders>
            <w:noWrap w:val="0"/>
            <w:vAlign w:val="center"/>
          </w:tcPr>
          <w:p w14:paraId="3D6320F7">
            <w:pPr>
              <w:pStyle w:val="26"/>
              <w:bidi w:val="0"/>
              <w:rPr>
                <w:rFonts w:hint="default"/>
              </w:rPr>
            </w:pPr>
            <w:r>
              <w:rPr>
                <w:rFonts w:hint="default"/>
              </w:rPr>
              <w:t>是</w:t>
            </w:r>
          </w:p>
        </w:tc>
        <w:tc>
          <w:tcPr>
            <w:tcW w:w="920" w:type="pct"/>
            <w:tcBorders>
              <w:top w:val="single" w:color="auto" w:sz="6" w:space="0"/>
            </w:tcBorders>
            <w:noWrap w:val="0"/>
            <w:vAlign w:val="center"/>
          </w:tcPr>
          <w:p w14:paraId="779FDCF2">
            <w:pPr>
              <w:pStyle w:val="26"/>
              <w:bidi w:val="0"/>
              <w:rPr>
                <w:rFonts w:hint="default"/>
              </w:rPr>
            </w:pPr>
            <w:r>
              <w:rPr>
                <w:rFonts w:hint="default"/>
              </w:rPr>
              <w:t>申领成品油库存的纳税人识别号或统一社会信用代码</w:t>
            </w:r>
          </w:p>
        </w:tc>
      </w:tr>
    </w:tbl>
    <w:p w14:paraId="01969298">
      <w:pPr>
        <w:pStyle w:val="6"/>
        <w:bidi w:val="0"/>
        <w:rPr>
          <w:rFonts w:hint="default"/>
          <w:lang w:eastAsia="zh-CN"/>
        </w:rPr>
      </w:pPr>
      <w:bookmarkStart w:id="310" w:name="_Toc5269"/>
      <w:r>
        <w:rPr>
          <w:rFonts w:hint="default"/>
        </w:rPr>
        <w:t>11.4</w:t>
      </w:r>
      <w:r>
        <w:rPr>
          <w:rFonts w:hint="default"/>
          <w:lang w:eastAsia="zh-CN"/>
        </w:rPr>
        <w:t>请求报文示例</w:t>
      </w:r>
      <w:bookmarkEnd w:id="31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8A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CFD77CC">
            <w:pPr>
              <w:bidi w:val="0"/>
              <w:rPr>
                <w:rFonts w:hint="default"/>
              </w:rPr>
            </w:pPr>
            <w:r>
              <w:rPr>
                <w:rFonts w:hint="default"/>
              </w:rPr>
              <w:t>{</w:t>
            </w:r>
          </w:p>
          <w:p w14:paraId="7AD622D6">
            <w:pPr>
              <w:bidi w:val="0"/>
              <w:rPr>
                <w:rFonts w:hint="default"/>
              </w:rPr>
            </w:pPr>
            <w:r>
              <w:rPr>
                <w:rFonts w:hint="default"/>
              </w:rPr>
              <w:tab/>
            </w:r>
            <w:r>
              <w:rPr>
                <w:rFonts w:hint="default"/>
              </w:rPr>
              <w:t>"nsrsbh": "纳税人识别号/统一社会信用代码"</w:t>
            </w:r>
          </w:p>
          <w:p w14:paraId="5CEA66B1">
            <w:pPr>
              <w:bidi w:val="0"/>
              <w:rPr>
                <w:rFonts w:hint="default"/>
              </w:rPr>
            </w:pPr>
            <w:r>
              <w:rPr>
                <w:rFonts w:hint="default"/>
              </w:rPr>
              <w:t>}</w:t>
            </w:r>
          </w:p>
        </w:tc>
      </w:tr>
    </w:tbl>
    <w:p w14:paraId="41CE08FB">
      <w:pPr>
        <w:pStyle w:val="6"/>
        <w:bidi w:val="0"/>
        <w:rPr>
          <w:rFonts w:hint="default"/>
          <w:lang w:eastAsia="zh-CN"/>
        </w:rPr>
      </w:pPr>
      <w:bookmarkStart w:id="311" w:name="_Toc6579"/>
      <w:r>
        <w:rPr>
          <w:rFonts w:hint="default"/>
        </w:rPr>
        <w:t>10.5</w:t>
      </w:r>
      <w:r>
        <w:rPr>
          <w:rFonts w:hint="default"/>
          <w:lang w:eastAsia="zh-CN"/>
        </w:rPr>
        <w:t>返回参数</w:t>
      </w:r>
      <w:bookmarkEnd w:id="311"/>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760"/>
        <w:gridCol w:w="1207"/>
        <w:gridCol w:w="882"/>
        <w:gridCol w:w="713"/>
        <w:gridCol w:w="1569"/>
      </w:tblGrid>
      <w:tr w14:paraId="74F69E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4BA191E">
            <w:pPr>
              <w:pStyle w:val="25"/>
              <w:bidi w:val="0"/>
              <w:rPr>
                <w:rFonts w:hint="default"/>
                <w:lang w:eastAsia="zh-TW"/>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398CDE99">
            <w:pPr>
              <w:pStyle w:val="25"/>
              <w:bidi w:val="0"/>
              <w:rPr>
                <w:rFonts w:hint="default"/>
              </w:rPr>
            </w:pPr>
            <w:r>
              <w:rPr>
                <w:rFonts w:hint="default"/>
              </w:rPr>
              <w:t>数据项标识</w:t>
            </w:r>
          </w:p>
        </w:tc>
        <w:tc>
          <w:tcPr>
            <w:tcW w:w="1032" w:type="pct"/>
            <w:tcBorders>
              <w:top w:val="single" w:color="auto" w:sz="12" w:space="0"/>
              <w:bottom w:val="single" w:color="auto" w:sz="6" w:space="0"/>
            </w:tcBorders>
            <w:shd w:val="clear" w:color="auto" w:fill="D8D8D8"/>
            <w:noWrap w:val="0"/>
            <w:vAlign w:val="center"/>
          </w:tcPr>
          <w:p w14:paraId="1999A170">
            <w:pPr>
              <w:pStyle w:val="25"/>
              <w:bidi w:val="0"/>
              <w:rPr>
                <w:rFonts w:hint="default"/>
              </w:rPr>
            </w:pPr>
            <w:r>
              <w:rPr>
                <w:rFonts w:hint="default"/>
              </w:rPr>
              <w:t>数据项名称</w:t>
            </w:r>
          </w:p>
        </w:tc>
        <w:tc>
          <w:tcPr>
            <w:tcW w:w="708" w:type="pct"/>
            <w:tcBorders>
              <w:top w:val="single" w:color="auto" w:sz="12" w:space="0"/>
              <w:bottom w:val="single" w:color="auto" w:sz="6" w:space="0"/>
            </w:tcBorders>
            <w:shd w:val="clear" w:color="auto" w:fill="D8D8D8"/>
            <w:noWrap w:val="0"/>
            <w:vAlign w:val="center"/>
          </w:tcPr>
          <w:p w14:paraId="5DA1AA6D">
            <w:pPr>
              <w:pStyle w:val="25"/>
              <w:bidi w:val="0"/>
              <w:rPr>
                <w:rFonts w:hint="default"/>
              </w:rPr>
            </w:pPr>
            <w:r>
              <w:rPr>
                <w:rFonts w:hint="default"/>
              </w:rPr>
              <w:t>字段类型</w:t>
            </w:r>
          </w:p>
        </w:tc>
        <w:tc>
          <w:tcPr>
            <w:tcW w:w="517" w:type="pct"/>
            <w:tcBorders>
              <w:top w:val="single" w:color="auto" w:sz="12" w:space="0"/>
              <w:bottom w:val="single" w:color="auto" w:sz="6" w:space="0"/>
            </w:tcBorders>
            <w:shd w:val="clear" w:color="auto" w:fill="D8D8D8"/>
            <w:noWrap w:val="0"/>
            <w:vAlign w:val="center"/>
          </w:tcPr>
          <w:p w14:paraId="7597EC8C">
            <w:pPr>
              <w:pStyle w:val="25"/>
              <w:bidi w:val="0"/>
              <w:rPr>
                <w:rFonts w:hint="default"/>
              </w:rPr>
            </w:pPr>
            <w:r>
              <w:rPr>
                <w:rFonts w:hint="default"/>
              </w:rPr>
              <w:t>长度</w:t>
            </w:r>
          </w:p>
        </w:tc>
        <w:tc>
          <w:tcPr>
            <w:tcW w:w="418" w:type="pct"/>
            <w:tcBorders>
              <w:top w:val="single" w:color="auto" w:sz="12" w:space="0"/>
              <w:bottom w:val="single" w:color="auto" w:sz="6" w:space="0"/>
            </w:tcBorders>
            <w:shd w:val="clear" w:color="auto" w:fill="D8D8D8"/>
            <w:noWrap w:val="0"/>
            <w:vAlign w:val="center"/>
          </w:tcPr>
          <w:p w14:paraId="3680FE2A">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6B3D2730">
            <w:pPr>
              <w:pStyle w:val="25"/>
              <w:bidi w:val="0"/>
              <w:rPr>
                <w:rFonts w:hint="default"/>
              </w:rPr>
            </w:pPr>
            <w:r>
              <w:rPr>
                <w:rFonts w:hint="default"/>
              </w:rPr>
              <w:t>说明</w:t>
            </w:r>
          </w:p>
        </w:tc>
      </w:tr>
      <w:tr w14:paraId="5A26E5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C2BEF8">
            <w:pPr>
              <w:pStyle w:val="26"/>
              <w:bidi w:val="0"/>
              <w:rPr>
                <w:rFonts w:hint="default"/>
              </w:rPr>
            </w:pPr>
            <w:r>
              <w:rPr>
                <w:rFonts w:hint="default"/>
                <w:lang w:val="en-US" w:eastAsia="zh-CN"/>
              </w:rPr>
              <w:t>1</w:t>
            </w:r>
          </w:p>
        </w:tc>
        <w:tc>
          <w:tcPr>
            <w:tcW w:w="1004" w:type="pct"/>
            <w:noWrap w:val="0"/>
            <w:vAlign w:val="center"/>
          </w:tcPr>
          <w:p w14:paraId="16291C71">
            <w:pPr>
              <w:pStyle w:val="26"/>
              <w:bidi w:val="0"/>
              <w:rPr>
                <w:rFonts w:hint="default"/>
              </w:rPr>
            </w:pPr>
            <w:r>
              <w:rPr>
                <w:rFonts w:hint="default"/>
              </w:rPr>
              <w:t>returncode</w:t>
            </w:r>
          </w:p>
        </w:tc>
        <w:tc>
          <w:tcPr>
            <w:tcW w:w="1032" w:type="pct"/>
            <w:noWrap w:val="0"/>
            <w:vAlign w:val="center"/>
          </w:tcPr>
          <w:p w14:paraId="4989A842">
            <w:pPr>
              <w:pStyle w:val="26"/>
              <w:bidi w:val="0"/>
              <w:rPr>
                <w:rFonts w:hint="default"/>
              </w:rPr>
            </w:pPr>
            <w:r>
              <w:rPr>
                <w:rFonts w:hint="default"/>
              </w:rPr>
              <w:t>返回码</w:t>
            </w:r>
          </w:p>
        </w:tc>
        <w:tc>
          <w:tcPr>
            <w:tcW w:w="708" w:type="pct"/>
            <w:noWrap w:val="0"/>
            <w:vAlign w:val="center"/>
          </w:tcPr>
          <w:p w14:paraId="1C0B95DD">
            <w:pPr>
              <w:pStyle w:val="26"/>
              <w:bidi w:val="0"/>
              <w:rPr>
                <w:rFonts w:hint="default"/>
              </w:rPr>
            </w:pPr>
            <w:r>
              <w:rPr>
                <w:rFonts w:hint="default"/>
              </w:rPr>
              <w:t>varchar</w:t>
            </w:r>
          </w:p>
        </w:tc>
        <w:tc>
          <w:tcPr>
            <w:tcW w:w="517" w:type="pct"/>
            <w:noWrap w:val="0"/>
            <w:vAlign w:val="center"/>
          </w:tcPr>
          <w:p w14:paraId="1AB48022">
            <w:pPr>
              <w:pStyle w:val="26"/>
              <w:bidi w:val="0"/>
              <w:rPr>
                <w:rFonts w:hint="default"/>
              </w:rPr>
            </w:pPr>
            <w:r>
              <w:rPr>
                <w:rFonts w:hint="default"/>
              </w:rPr>
              <w:t>2</w:t>
            </w:r>
          </w:p>
        </w:tc>
        <w:tc>
          <w:tcPr>
            <w:tcW w:w="418" w:type="pct"/>
            <w:noWrap w:val="0"/>
            <w:vAlign w:val="center"/>
          </w:tcPr>
          <w:p w14:paraId="0BFB0099">
            <w:pPr>
              <w:pStyle w:val="26"/>
              <w:bidi w:val="0"/>
              <w:rPr>
                <w:rFonts w:hint="default"/>
              </w:rPr>
            </w:pPr>
            <w:r>
              <w:rPr>
                <w:rFonts w:hint="default"/>
              </w:rPr>
              <w:t>是</w:t>
            </w:r>
          </w:p>
        </w:tc>
        <w:tc>
          <w:tcPr>
            <w:tcW w:w="920" w:type="pct"/>
            <w:noWrap w:val="0"/>
            <w:vAlign w:val="center"/>
          </w:tcPr>
          <w:p w14:paraId="7EAE6629">
            <w:pPr>
              <w:pStyle w:val="26"/>
              <w:bidi w:val="0"/>
              <w:rPr>
                <w:rFonts w:hint="default"/>
              </w:rPr>
            </w:pPr>
            <w:r>
              <w:rPr>
                <w:rFonts w:hint="default"/>
              </w:rPr>
              <w:t>00：成功</w:t>
            </w:r>
          </w:p>
          <w:p w14:paraId="5AED9C54">
            <w:pPr>
              <w:pStyle w:val="26"/>
              <w:bidi w:val="0"/>
              <w:rPr>
                <w:rFonts w:hint="default"/>
              </w:rPr>
            </w:pPr>
            <w:r>
              <w:rPr>
                <w:rFonts w:hint="default"/>
              </w:rPr>
              <w:t>其它：失败</w:t>
            </w:r>
          </w:p>
        </w:tc>
      </w:tr>
      <w:tr w14:paraId="39632D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D2A5DED">
            <w:pPr>
              <w:pStyle w:val="26"/>
              <w:bidi w:val="0"/>
              <w:rPr>
                <w:rFonts w:hint="default"/>
              </w:rPr>
            </w:pPr>
            <w:r>
              <w:rPr>
                <w:rFonts w:hint="default"/>
                <w:lang w:val="en-US" w:eastAsia="zh-CN"/>
              </w:rPr>
              <w:t>2</w:t>
            </w:r>
          </w:p>
        </w:tc>
        <w:tc>
          <w:tcPr>
            <w:tcW w:w="1004" w:type="pct"/>
            <w:noWrap w:val="0"/>
            <w:vAlign w:val="center"/>
          </w:tcPr>
          <w:p w14:paraId="6B4B3C0F">
            <w:pPr>
              <w:pStyle w:val="26"/>
              <w:bidi w:val="0"/>
              <w:rPr>
                <w:rFonts w:hint="default"/>
              </w:rPr>
            </w:pPr>
            <w:r>
              <w:rPr>
                <w:rFonts w:hint="default"/>
              </w:rPr>
              <w:t>returnmsg</w:t>
            </w:r>
          </w:p>
        </w:tc>
        <w:tc>
          <w:tcPr>
            <w:tcW w:w="1032" w:type="pct"/>
            <w:noWrap w:val="0"/>
            <w:vAlign w:val="center"/>
          </w:tcPr>
          <w:p w14:paraId="7E6DF2EE">
            <w:pPr>
              <w:pStyle w:val="26"/>
              <w:bidi w:val="0"/>
              <w:rPr>
                <w:rFonts w:hint="default"/>
              </w:rPr>
            </w:pPr>
            <w:r>
              <w:rPr>
                <w:rFonts w:hint="default"/>
              </w:rPr>
              <w:t>返回信息</w:t>
            </w:r>
          </w:p>
        </w:tc>
        <w:tc>
          <w:tcPr>
            <w:tcW w:w="708" w:type="pct"/>
            <w:noWrap w:val="0"/>
            <w:vAlign w:val="center"/>
          </w:tcPr>
          <w:p w14:paraId="72461AAC">
            <w:pPr>
              <w:pStyle w:val="26"/>
              <w:bidi w:val="0"/>
              <w:rPr>
                <w:rFonts w:hint="default"/>
              </w:rPr>
            </w:pPr>
            <w:r>
              <w:rPr>
                <w:rFonts w:hint="default"/>
              </w:rPr>
              <w:t>varchar</w:t>
            </w:r>
          </w:p>
        </w:tc>
        <w:tc>
          <w:tcPr>
            <w:tcW w:w="517" w:type="pct"/>
            <w:noWrap w:val="0"/>
            <w:vAlign w:val="center"/>
          </w:tcPr>
          <w:p w14:paraId="118451FF">
            <w:pPr>
              <w:pStyle w:val="26"/>
              <w:bidi w:val="0"/>
              <w:rPr>
                <w:rFonts w:hint="default"/>
              </w:rPr>
            </w:pPr>
            <w:r>
              <w:rPr>
                <w:rFonts w:hint="default"/>
              </w:rPr>
              <w:t>2000</w:t>
            </w:r>
          </w:p>
        </w:tc>
        <w:tc>
          <w:tcPr>
            <w:tcW w:w="418" w:type="pct"/>
            <w:noWrap w:val="0"/>
            <w:vAlign w:val="center"/>
          </w:tcPr>
          <w:p w14:paraId="080F2CDF">
            <w:pPr>
              <w:pStyle w:val="26"/>
              <w:bidi w:val="0"/>
              <w:rPr>
                <w:rFonts w:hint="default"/>
              </w:rPr>
            </w:pPr>
            <w:r>
              <w:rPr>
                <w:rFonts w:hint="default"/>
              </w:rPr>
              <w:t>否</w:t>
            </w:r>
          </w:p>
        </w:tc>
        <w:tc>
          <w:tcPr>
            <w:tcW w:w="920" w:type="pct"/>
            <w:noWrap w:val="0"/>
            <w:vAlign w:val="center"/>
          </w:tcPr>
          <w:p w14:paraId="3B8AB348">
            <w:pPr>
              <w:pStyle w:val="26"/>
              <w:bidi w:val="0"/>
              <w:rPr>
                <w:rFonts w:hint="default"/>
              </w:rPr>
            </w:pPr>
            <w:r>
              <w:rPr>
                <w:rFonts w:hint="default"/>
              </w:rPr>
              <w:t>错误信息说明</w:t>
            </w:r>
          </w:p>
        </w:tc>
      </w:tr>
      <w:tr w14:paraId="2754C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883B58">
            <w:pPr>
              <w:pStyle w:val="26"/>
              <w:bidi w:val="0"/>
              <w:rPr>
                <w:rFonts w:hint="default"/>
              </w:rPr>
            </w:pPr>
            <w:r>
              <w:rPr>
                <w:rFonts w:hint="default"/>
                <w:lang w:val="en-US" w:eastAsia="zh-CN"/>
              </w:rPr>
              <w:t>3</w:t>
            </w:r>
          </w:p>
        </w:tc>
        <w:tc>
          <w:tcPr>
            <w:tcW w:w="1004" w:type="pct"/>
            <w:noWrap w:val="0"/>
            <w:vAlign w:val="center"/>
          </w:tcPr>
          <w:p w14:paraId="428F943A">
            <w:pPr>
              <w:pStyle w:val="26"/>
              <w:bidi w:val="0"/>
              <w:rPr>
                <w:rFonts w:hint="default"/>
              </w:rPr>
            </w:pPr>
            <w:r>
              <w:rPr>
                <w:rFonts w:hint="default"/>
              </w:rPr>
              <w:t>spmc</w:t>
            </w:r>
          </w:p>
        </w:tc>
        <w:tc>
          <w:tcPr>
            <w:tcW w:w="1032" w:type="pct"/>
            <w:noWrap w:val="0"/>
            <w:vAlign w:val="center"/>
          </w:tcPr>
          <w:p w14:paraId="69FAD341">
            <w:pPr>
              <w:pStyle w:val="26"/>
              <w:bidi w:val="0"/>
              <w:rPr>
                <w:rFonts w:hint="default"/>
              </w:rPr>
            </w:pPr>
            <w:r>
              <w:rPr>
                <w:rFonts w:hint="default"/>
              </w:rPr>
              <w:t>商品名称</w:t>
            </w:r>
          </w:p>
        </w:tc>
        <w:tc>
          <w:tcPr>
            <w:tcW w:w="708" w:type="pct"/>
            <w:noWrap w:val="0"/>
            <w:vAlign w:val="center"/>
          </w:tcPr>
          <w:p w14:paraId="75E26C7E">
            <w:pPr>
              <w:pStyle w:val="26"/>
              <w:bidi w:val="0"/>
              <w:rPr>
                <w:rFonts w:hint="default"/>
              </w:rPr>
            </w:pPr>
            <w:r>
              <w:rPr>
                <w:rFonts w:hint="default"/>
              </w:rPr>
              <w:t>varchar</w:t>
            </w:r>
          </w:p>
        </w:tc>
        <w:tc>
          <w:tcPr>
            <w:tcW w:w="517" w:type="pct"/>
            <w:noWrap w:val="0"/>
            <w:vAlign w:val="center"/>
          </w:tcPr>
          <w:p w14:paraId="6C003AC7">
            <w:pPr>
              <w:pStyle w:val="26"/>
              <w:bidi w:val="0"/>
              <w:rPr>
                <w:rFonts w:hint="default"/>
              </w:rPr>
            </w:pPr>
            <w:r>
              <w:rPr>
                <w:rFonts w:hint="default"/>
              </w:rPr>
              <w:t>300</w:t>
            </w:r>
          </w:p>
        </w:tc>
        <w:tc>
          <w:tcPr>
            <w:tcW w:w="418" w:type="pct"/>
            <w:noWrap w:val="0"/>
            <w:vAlign w:val="center"/>
          </w:tcPr>
          <w:p w14:paraId="7AB0A919">
            <w:pPr>
              <w:pStyle w:val="26"/>
              <w:bidi w:val="0"/>
              <w:rPr>
                <w:rFonts w:hint="default"/>
              </w:rPr>
            </w:pPr>
            <w:r>
              <w:rPr>
                <w:rFonts w:hint="default"/>
              </w:rPr>
              <w:t>是</w:t>
            </w:r>
          </w:p>
        </w:tc>
        <w:tc>
          <w:tcPr>
            <w:tcW w:w="920" w:type="pct"/>
            <w:noWrap w:val="0"/>
            <w:vAlign w:val="center"/>
          </w:tcPr>
          <w:p w14:paraId="551750D9">
            <w:pPr>
              <w:pStyle w:val="26"/>
              <w:bidi w:val="0"/>
              <w:rPr>
                <w:rFonts w:hint="default"/>
              </w:rPr>
            </w:pPr>
          </w:p>
        </w:tc>
      </w:tr>
      <w:tr w14:paraId="7D3F9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24C459">
            <w:pPr>
              <w:pStyle w:val="26"/>
              <w:bidi w:val="0"/>
              <w:rPr>
                <w:rFonts w:hint="default"/>
              </w:rPr>
            </w:pPr>
            <w:r>
              <w:rPr>
                <w:rFonts w:hint="default"/>
                <w:lang w:val="en-US" w:eastAsia="zh-CN"/>
              </w:rPr>
              <w:t>4</w:t>
            </w:r>
          </w:p>
        </w:tc>
        <w:tc>
          <w:tcPr>
            <w:tcW w:w="1004" w:type="pct"/>
            <w:noWrap w:val="0"/>
            <w:vAlign w:val="center"/>
          </w:tcPr>
          <w:p w14:paraId="79459CB5">
            <w:pPr>
              <w:pStyle w:val="26"/>
              <w:bidi w:val="0"/>
              <w:rPr>
                <w:rFonts w:hint="default"/>
              </w:rPr>
            </w:pPr>
            <w:r>
              <w:rPr>
                <w:rFonts w:hint="default"/>
              </w:rPr>
              <w:t>spbm</w:t>
            </w:r>
          </w:p>
        </w:tc>
        <w:tc>
          <w:tcPr>
            <w:tcW w:w="1032" w:type="pct"/>
            <w:noWrap w:val="0"/>
            <w:vAlign w:val="center"/>
          </w:tcPr>
          <w:p w14:paraId="42D2777A">
            <w:pPr>
              <w:pStyle w:val="26"/>
              <w:bidi w:val="0"/>
              <w:rPr>
                <w:rFonts w:hint="default"/>
              </w:rPr>
            </w:pPr>
            <w:r>
              <w:rPr>
                <w:rFonts w:hint="default"/>
              </w:rPr>
              <w:t>商品编码</w:t>
            </w:r>
          </w:p>
        </w:tc>
        <w:tc>
          <w:tcPr>
            <w:tcW w:w="708" w:type="pct"/>
            <w:noWrap w:val="0"/>
            <w:vAlign w:val="center"/>
          </w:tcPr>
          <w:p w14:paraId="49F099F2">
            <w:pPr>
              <w:pStyle w:val="26"/>
              <w:bidi w:val="0"/>
              <w:rPr>
                <w:rFonts w:hint="default"/>
              </w:rPr>
            </w:pPr>
            <w:r>
              <w:rPr>
                <w:rFonts w:hint="default"/>
              </w:rPr>
              <w:t>varchar</w:t>
            </w:r>
          </w:p>
        </w:tc>
        <w:tc>
          <w:tcPr>
            <w:tcW w:w="517" w:type="pct"/>
            <w:noWrap w:val="0"/>
            <w:vAlign w:val="center"/>
          </w:tcPr>
          <w:p w14:paraId="634CF211">
            <w:pPr>
              <w:pStyle w:val="26"/>
              <w:bidi w:val="0"/>
              <w:rPr>
                <w:rFonts w:hint="default"/>
              </w:rPr>
            </w:pPr>
            <w:r>
              <w:rPr>
                <w:rFonts w:hint="default"/>
              </w:rPr>
              <w:t>19</w:t>
            </w:r>
          </w:p>
        </w:tc>
        <w:tc>
          <w:tcPr>
            <w:tcW w:w="418" w:type="pct"/>
            <w:noWrap w:val="0"/>
            <w:vAlign w:val="center"/>
          </w:tcPr>
          <w:p w14:paraId="56A2B31D">
            <w:pPr>
              <w:pStyle w:val="26"/>
              <w:bidi w:val="0"/>
              <w:rPr>
                <w:rFonts w:hint="default"/>
              </w:rPr>
            </w:pPr>
            <w:r>
              <w:rPr>
                <w:rFonts w:hint="default"/>
              </w:rPr>
              <w:t>是</w:t>
            </w:r>
          </w:p>
        </w:tc>
        <w:tc>
          <w:tcPr>
            <w:tcW w:w="920" w:type="pct"/>
            <w:noWrap w:val="0"/>
            <w:vAlign w:val="center"/>
          </w:tcPr>
          <w:p w14:paraId="7EDD2533">
            <w:pPr>
              <w:pStyle w:val="26"/>
              <w:bidi w:val="0"/>
              <w:rPr>
                <w:rFonts w:hint="default"/>
              </w:rPr>
            </w:pPr>
          </w:p>
        </w:tc>
      </w:tr>
      <w:tr w14:paraId="1DD8DA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345816">
            <w:pPr>
              <w:pStyle w:val="26"/>
              <w:bidi w:val="0"/>
              <w:rPr>
                <w:rFonts w:hint="default"/>
              </w:rPr>
            </w:pPr>
            <w:r>
              <w:rPr>
                <w:rFonts w:hint="default"/>
                <w:lang w:val="en-US" w:eastAsia="zh-CN"/>
              </w:rPr>
              <w:t>5</w:t>
            </w:r>
          </w:p>
        </w:tc>
        <w:tc>
          <w:tcPr>
            <w:tcW w:w="1004" w:type="pct"/>
            <w:noWrap w:val="0"/>
            <w:vAlign w:val="center"/>
          </w:tcPr>
          <w:p w14:paraId="7B163166">
            <w:pPr>
              <w:pStyle w:val="26"/>
              <w:bidi w:val="0"/>
              <w:rPr>
                <w:rFonts w:hint="default"/>
              </w:rPr>
            </w:pPr>
            <w:r>
              <w:rPr>
                <w:rFonts w:hint="default"/>
              </w:rPr>
              <w:t>cpyzkc</w:t>
            </w:r>
          </w:p>
        </w:tc>
        <w:tc>
          <w:tcPr>
            <w:tcW w:w="1032" w:type="pct"/>
            <w:noWrap w:val="0"/>
            <w:vAlign w:val="center"/>
          </w:tcPr>
          <w:p w14:paraId="4A50EA53">
            <w:pPr>
              <w:pStyle w:val="26"/>
              <w:bidi w:val="0"/>
              <w:rPr>
                <w:rFonts w:hint="default"/>
              </w:rPr>
            </w:pPr>
            <w:r>
              <w:rPr>
                <w:rFonts w:hint="default"/>
              </w:rPr>
              <w:t>成品油总库存</w:t>
            </w:r>
          </w:p>
        </w:tc>
        <w:tc>
          <w:tcPr>
            <w:tcW w:w="708" w:type="pct"/>
            <w:noWrap w:val="0"/>
            <w:vAlign w:val="center"/>
          </w:tcPr>
          <w:p w14:paraId="586ACF99">
            <w:pPr>
              <w:pStyle w:val="26"/>
              <w:bidi w:val="0"/>
              <w:rPr>
                <w:rFonts w:hint="default"/>
              </w:rPr>
            </w:pPr>
            <w:r>
              <w:rPr>
                <w:rFonts w:hint="default"/>
              </w:rPr>
              <w:t>number</w:t>
            </w:r>
          </w:p>
        </w:tc>
        <w:tc>
          <w:tcPr>
            <w:tcW w:w="517" w:type="pct"/>
            <w:noWrap w:val="0"/>
            <w:vAlign w:val="center"/>
          </w:tcPr>
          <w:p w14:paraId="34E5B0CB">
            <w:pPr>
              <w:pStyle w:val="26"/>
              <w:bidi w:val="0"/>
              <w:rPr>
                <w:rFonts w:hint="default"/>
                <w:lang w:val="en-US" w:eastAsia="zh-CN"/>
              </w:rPr>
            </w:pPr>
            <w:bookmarkStart w:id="312" w:name="OLE_LINK3"/>
            <w:r>
              <w:rPr>
                <w:rFonts w:hint="default"/>
                <w:lang w:val="en-US"/>
              </w:rPr>
              <w:t>16,8</w:t>
            </w:r>
            <w:bookmarkEnd w:id="312"/>
          </w:p>
        </w:tc>
        <w:tc>
          <w:tcPr>
            <w:tcW w:w="418" w:type="pct"/>
            <w:noWrap w:val="0"/>
            <w:vAlign w:val="center"/>
          </w:tcPr>
          <w:p w14:paraId="314AD8CD">
            <w:pPr>
              <w:pStyle w:val="26"/>
              <w:bidi w:val="0"/>
              <w:rPr>
                <w:rFonts w:hint="default"/>
              </w:rPr>
            </w:pPr>
            <w:r>
              <w:rPr>
                <w:rFonts w:hint="default"/>
              </w:rPr>
              <w:t>是</w:t>
            </w:r>
          </w:p>
        </w:tc>
        <w:tc>
          <w:tcPr>
            <w:tcW w:w="920" w:type="pct"/>
            <w:noWrap w:val="0"/>
            <w:vAlign w:val="center"/>
          </w:tcPr>
          <w:p w14:paraId="44E0F770">
            <w:pPr>
              <w:pStyle w:val="26"/>
              <w:bidi w:val="0"/>
              <w:rPr>
                <w:rFonts w:hint="default"/>
              </w:rPr>
            </w:pPr>
          </w:p>
        </w:tc>
      </w:tr>
      <w:tr w14:paraId="0A71D8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B37C25A">
            <w:pPr>
              <w:pStyle w:val="26"/>
              <w:bidi w:val="0"/>
              <w:rPr>
                <w:rFonts w:hint="default"/>
              </w:rPr>
            </w:pPr>
            <w:r>
              <w:rPr>
                <w:rFonts w:hint="default"/>
                <w:lang w:val="en-US" w:eastAsia="zh-CN"/>
              </w:rPr>
              <w:t>6</w:t>
            </w:r>
          </w:p>
        </w:tc>
        <w:tc>
          <w:tcPr>
            <w:tcW w:w="1004" w:type="pct"/>
            <w:noWrap w:val="0"/>
            <w:vAlign w:val="center"/>
          </w:tcPr>
          <w:p w14:paraId="59B32779">
            <w:pPr>
              <w:pStyle w:val="26"/>
              <w:bidi w:val="0"/>
              <w:rPr>
                <w:rFonts w:hint="default"/>
              </w:rPr>
            </w:pPr>
            <w:r>
              <w:rPr>
                <w:rFonts w:hint="default"/>
              </w:rPr>
              <w:t>ksycpykc</w:t>
            </w:r>
          </w:p>
        </w:tc>
        <w:tc>
          <w:tcPr>
            <w:tcW w:w="1032" w:type="pct"/>
            <w:noWrap w:val="0"/>
            <w:vAlign w:val="center"/>
          </w:tcPr>
          <w:p w14:paraId="05CD83A8">
            <w:pPr>
              <w:pStyle w:val="26"/>
              <w:bidi w:val="0"/>
              <w:rPr>
                <w:rFonts w:hint="default"/>
              </w:rPr>
            </w:pPr>
            <w:r>
              <w:rPr>
                <w:rFonts w:hint="default"/>
              </w:rPr>
              <w:t>可使用成品油库存</w:t>
            </w:r>
          </w:p>
        </w:tc>
        <w:tc>
          <w:tcPr>
            <w:tcW w:w="708" w:type="pct"/>
            <w:noWrap w:val="0"/>
            <w:vAlign w:val="center"/>
          </w:tcPr>
          <w:p w14:paraId="400C7168">
            <w:pPr>
              <w:pStyle w:val="26"/>
              <w:bidi w:val="0"/>
              <w:rPr>
                <w:rFonts w:hint="default"/>
              </w:rPr>
            </w:pPr>
            <w:r>
              <w:rPr>
                <w:rFonts w:hint="default"/>
              </w:rPr>
              <w:t>number</w:t>
            </w:r>
          </w:p>
        </w:tc>
        <w:tc>
          <w:tcPr>
            <w:tcW w:w="517" w:type="pct"/>
            <w:noWrap w:val="0"/>
            <w:vAlign w:val="center"/>
          </w:tcPr>
          <w:p w14:paraId="170D4575">
            <w:pPr>
              <w:pStyle w:val="26"/>
              <w:bidi w:val="0"/>
              <w:rPr>
                <w:rFonts w:hint="default"/>
              </w:rPr>
            </w:pPr>
            <w:r>
              <w:rPr>
                <w:rFonts w:hint="default"/>
                <w:lang w:val="en-US"/>
              </w:rPr>
              <w:t>16,8</w:t>
            </w:r>
          </w:p>
        </w:tc>
        <w:tc>
          <w:tcPr>
            <w:tcW w:w="418" w:type="pct"/>
            <w:noWrap w:val="0"/>
            <w:vAlign w:val="center"/>
          </w:tcPr>
          <w:p w14:paraId="7AFB6B29">
            <w:pPr>
              <w:pStyle w:val="26"/>
              <w:bidi w:val="0"/>
              <w:rPr>
                <w:rFonts w:hint="default"/>
              </w:rPr>
            </w:pPr>
            <w:r>
              <w:rPr>
                <w:rFonts w:hint="default"/>
              </w:rPr>
              <w:t>是</w:t>
            </w:r>
          </w:p>
        </w:tc>
        <w:tc>
          <w:tcPr>
            <w:tcW w:w="920" w:type="pct"/>
            <w:noWrap w:val="0"/>
            <w:vAlign w:val="center"/>
          </w:tcPr>
          <w:p w14:paraId="4E57CD8E">
            <w:pPr>
              <w:pStyle w:val="26"/>
              <w:bidi w:val="0"/>
              <w:rPr>
                <w:rFonts w:hint="default"/>
              </w:rPr>
            </w:pPr>
          </w:p>
        </w:tc>
      </w:tr>
      <w:tr w14:paraId="1E3084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26DB2A">
            <w:pPr>
              <w:pStyle w:val="26"/>
              <w:bidi w:val="0"/>
              <w:rPr>
                <w:rFonts w:hint="default"/>
              </w:rPr>
            </w:pPr>
            <w:r>
              <w:rPr>
                <w:rFonts w:hint="default"/>
                <w:lang w:val="en-US" w:eastAsia="zh-CN"/>
              </w:rPr>
              <w:t>7</w:t>
            </w:r>
          </w:p>
        </w:tc>
        <w:tc>
          <w:tcPr>
            <w:tcW w:w="1004" w:type="pct"/>
            <w:noWrap w:val="0"/>
            <w:vAlign w:val="center"/>
          </w:tcPr>
          <w:p w14:paraId="07B6A602">
            <w:pPr>
              <w:pStyle w:val="26"/>
              <w:bidi w:val="0"/>
              <w:rPr>
                <w:rFonts w:hint="default"/>
              </w:rPr>
            </w:pPr>
            <w:r>
              <w:rPr>
                <w:rFonts w:hint="default"/>
              </w:rPr>
              <w:t>yxzcpykc</w:t>
            </w:r>
          </w:p>
        </w:tc>
        <w:tc>
          <w:tcPr>
            <w:tcW w:w="1032" w:type="pct"/>
            <w:noWrap w:val="0"/>
            <w:vAlign w:val="center"/>
          </w:tcPr>
          <w:p w14:paraId="191583EB">
            <w:pPr>
              <w:pStyle w:val="26"/>
              <w:bidi w:val="0"/>
              <w:rPr>
                <w:rFonts w:hint="default"/>
              </w:rPr>
            </w:pPr>
            <w:r>
              <w:rPr>
                <w:rFonts w:hint="default"/>
              </w:rPr>
              <w:t>已下载成品油库存</w:t>
            </w:r>
          </w:p>
        </w:tc>
        <w:tc>
          <w:tcPr>
            <w:tcW w:w="708" w:type="pct"/>
            <w:noWrap w:val="0"/>
            <w:vAlign w:val="center"/>
          </w:tcPr>
          <w:p w14:paraId="0CF169FB">
            <w:pPr>
              <w:pStyle w:val="26"/>
              <w:bidi w:val="0"/>
              <w:rPr>
                <w:rFonts w:hint="default"/>
              </w:rPr>
            </w:pPr>
            <w:r>
              <w:rPr>
                <w:rFonts w:hint="default"/>
              </w:rPr>
              <w:t>number</w:t>
            </w:r>
          </w:p>
        </w:tc>
        <w:tc>
          <w:tcPr>
            <w:tcW w:w="517" w:type="pct"/>
            <w:noWrap w:val="0"/>
            <w:vAlign w:val="center"/>
          </w:tcPr>
          <w:p w14:paraId="5CB17C7E">
            <w:pPr>
              <w:pStyle w:val="26"/>
              <w:bidi w:val="0"/>
              <w:rPr>
                <w:rFonts w:hint="default"/>
              </w:rPr>
            </w:pPr>
            <w:r>
              <w:rPr>
                <w:rFonts w:hint="default"/>
                <w:lang w:val="en-US"/>
              </w:rPr>
              <w:t>16,8</w:t>
            </w:r>
          </w:p>
        </w:tc>
        <w:tc>
          <w:tcPr>
            <w:tcW w:w="418" w:type="pct"/>
            <w:noWrap w:val="0"/>
            <w:vAlign w:val="center"/>
          </w:tcPr>
          <w:p w14:paraId="119C47AB">
            <w:pPr>
              <w:pStyle w:val="26"/>
              <w:bidi w:val="0"/>
              <w:rPr>
                <w:rFonts w:hint="default"/>
              </w:rPr>
            </w:pPr>
            <w:r>
              <w:rPr>
                <w:rFonts w:hint="default"/>
              </w:rPr>
              <w:t>是</w:t>
            </w:r>
          </w:p>
        </w:tc>
        <w:tc>
          <w:tcPr>
            <w:tcW w:w="920" w:type="pct"/>
            <w:noWrap w:val="0"/>
            <w:vAlign w:val="center"/>
          </w:tcPr>
          <w:p w14:paraId="5ED9E7AE">
            <w:pPr>
              <w:pStyle w:val="26"/>
              <w:bidi w:val="0"/>
              <w:rPr>
                <w:rFonts w:hint="default"/>
              </w:rPr>
            </w:pPr>
          </w:p>
        </w:tc>
      </w:tr>
      <w:tr w14:paraId="3802BE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A5EEF3">
            <w:pPr>
              <w:pStyle w:val="26"/>
              <w:bidi w:val="0"/>
              <w:rPr>
                <w:rFonts w:hint="default"/>
              </w:rPr>
            </w:pPr>
            <w:r>
              <w:rPr>
                <w:rFonts w:hint="default"/>
                <w:lang w:val="en-US" w:eastAsia="zh-CN"/>
              </w:rPr>
              <w:t>8</w:t>
            </w:r>
          </w:p>
        </w:tc>
        <w:tc>
          <w:tcPr>
            <w:tcW w:w="1004" w:type="pct"/>
            <w:noWrap w:val="0"/>
            <w:vAlign w:val="center"/>
          </w:tcPr>
          <w:p w14:paraId="5022DC77">
            <w:pPr>
              <w:pStyle w:val="26"/>
              <w:bidi w:val="0"/>
              <w:rPr>
                <w:rFonts w:hint="default"/>
              </w:rPr>
            </w:pPr>
            <w:r>
              <w:rPr>
                <w:rFonts w:hint="default"/>
              </w:rPr>
              <w:t>yxzwsycpykc</w:t>
            </w:r>
          </w:p>
        </w:tc>
        <w:tc>
          <w:tcPr>
            <w:tcW w:w="1032" w:type="pct"/>
            <w:noWrap w:val="0"/>
            <w:vAlign w:val="center"/>
          </w:tcPr>
          <w:p w14:paraId="1B41536E">
            <w:pPr>
              <w:pStyle w:val="26"/>
              <w:bidi w:val="0"/>
              <w:rPr>
                <w:rFonts w:hint="default"/>
              </w:rPr>
            </w:pPr>
            <w:r>
              <w:rPr>
                <w:rFonts w:hint="default"/>
              </w:rPr>
              <w:t>已下载未使用成品油库存</w:t>
            </w:r>
          </w:p>
        </w:tc>
        <w:tc>
          <w:tcPr>
            <w:tcW w:w="708" w:type="pct"/>
            <w:noWrap w:val="0"/>
            <w:vAlign w:val="center"/>
          </w:tcPr>
          <w:p w14:paraId="0B33DFA9">
            <w:pPr>
              <w:pStyle w:val="26"/>
              <w:bidi w:val="0"/>
              <w:rPr>
                <w:rFonts w:hint="default"/>
              </w:rPr>
            </w:pPr>
            <w:r>
              <w:rPr>
                <w:rFonts w:hint="default"/>
              </w:rPr>
              <w:t>number</w:t>
            </w:r>
          </w:p>
        </w:tc>
        <w:tc>
          <w:tcPr>
            <w:tcW w:w="517" w:type="pct"/>
            <w:noWrap w:val="0"/>
            <w:vAlign w:val="center"/>
          </w:tcPr>
          <w:p w14:paraId="1C863F9D">
            <w:pPr>
              <w:pStyle w:val="26"/>
              <w:bidi w:val="0"/>
              <w:rPr>
                <w:rFonts w:hint="default"/>
              </w:rPr>
            </w:pPr>
            <w:r>
              <w:rPr>
                <w:rFonts w:hint="default"/>
                <w:lang w:val="en-US"/>
              </w:rPr>
              <w:t>16,8</w:t>
            </w:r>
          </w:p>
        </w:tc>
        <w:tc>
          <w:tcPr>
            <w:tcW w:w="418" w:type="pct"/>
            <w:noWrap w:val="0"/>
            <w:vAlign w:val="center"/>
          </w:tcPr>
          <w:p w14:paraId="21E4ADED">
            <w:pPr>
              <w:pStyle w:val="26"/>
              <w:bidi w:val="0"/>
              <w:rPr>
                <w:rFonts w:hint="default"/>
              </w:rPr>
            </w:pPr>
            <w:r>
              <w:rPr>
                <w:rFonts w:hint="default"/>
              </w:rPr>
              <w:t>是</w:t>
            </w:r>
          </w:p>
        </w:tc>
        <w:tc>
          <w:tcPr>
            <w:tcW w:w="920" w:type="pct"/>
            <w:noWrap w:val="0"/>
            <w:vAlign w:val="center"/>
          </w:tcPr>
          <w:p w14:paraId="3766A035">
            <w:pPr>
              <w:pStyle w:val="26"/>
              <w:bidi w:val="0"/>
              <w:rPr>
                <w:rFonts w:hint="default"/>
              </w:rPr>
            </w:pPr>
          </w:p>
        </w:tc>
      </w:tr>
      <w:tr w14:paraId="27A1D0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687CAF">
            <w:pPr>
              <w:pStyle w:val="26"/>
              <w:bidi w:val="0"/>
              <w:rPr>
                <w:rFonts w:hint="default"/>
                <w:lang w:val="en-US"/>
              </w:rPr>
            </w:pPr>
            <w:bookmarkStart w:id="313" w:name="OLE_LINK9" w:colFirst="1" w:colLast="6"/>
            <w:r>
              <w:rPr>
                <w:rFonts w:hint="default"/>
                <w:lang w:val="en-US" w:eastAsia="zh-CN"/>
              </w:rPr>
              <w:t>9</w:t>
            </w:r>
          </w:p>
        </w:tc>
        <w:tc>
          <w:tcPr>
            <w:tcW w:w="1004" w:type="pct"/>
            <w:noWrap w:val="0"/>
            <w:vAlign w:val="center"/>
          </w:tcPr>
          <w:p w14:paraId="5052AF85">
            <w:pPr>
              <w:pStyle w:val="26"/>
              <w:bidi w:val="0"/>
              <w:rPr>
                <w:rFonts w:hint="default"/>
                <w:lang w:val="en-US"/>
              </w:rPr>
            </w:pPr>
            <w:r>
              <w:rPr>
                <w:rFonts w:hint="default"/>
                <w:lang w:val="en-US"/>
              </w:rPr>
              <w:t>sdbz</w:t>
            </w:r>
          </w:p>
        </w:tc>
        <w:tc>
          <w:tcPr>
            <w:tcW w:w="1032" w:type="pct"/>
            <w:noWrap w:val="0"/>
            <w:vAlign w:val="center"/>
          </w:tcPr>
          <w:p w14:paraId="7B0DEBC9">
            <w:pPr>
              <w:pStyle w:val="26"/>
              <w:bidi w:val="0"/>
              <w:rPr>
                <w:rFonts w:hint="default"/>
                <w:lang w:val="en-US" w:eastAsia="zh-CN"/>
              </w:rPr>
            </w:pPr>
            <w:r>
              <w:rPr>
                <w:rFonts w:hint="default"/>
                <w:lang w:val="en-US" w:eastAsia="zh-CN"/>
              </w:rPr>
              <w:t>锁定标志</w:t>
            </w:r>
          </w:p>
        </w:tc>
        <w:tc>
          <w:tcPr>
            <w:tcW w:w="708" w:type="pct"/>
            <w:noWrap w:val="0"/>
            <w:vAlign w:val="center"/>
          </w:tcPr>
          <w:p w14:paraId="73AB87BC">
            <w:pPr>
              <w:pStyle w:val="26"/>
              <w:bidi w:val="0"/>
              <w:rPr>
                <w:rFonts w:hint="default"/>
              </w:rPr>
            </w:pPr>
            <w:r>
              <w:rPr>
                <w:rFonts w:hint="default"/>
              </w:rPr>
              <w:t>varchar</w:t>
            </w:r>
          </w:p>
        </w:tc>
        <w:tc>
          <w:tcPr>
            <w:tcW w:w="517" w:type="pct"/>
            <w:noWrap w:val="0"/>
            <w:vAlign w:val="center"/>
          </w:tcPr>
          <w:p w14:paraId="606DABE3">
            <w:pPr>
              <w:pStyle w:val="26"/>
              <w:bidi w:val="0"/>
              <w:rPr>
                <w:rFonts w:hint="default"/>
                <w:lang w:val="en-US"/>
              </w:rPr>
            </w:pPr>
            <w:r>
              <w:rPr>
                <w:rFonts w:hint="default"/>
                <w:lang w:val="en-US"/>
              </w:rPr>
              <w:t>1</w:t>
            </w:r>
          </w:p>
        </w:tc>
        <w:tc>
          <w:tcPr>
            <w:tcW w:w="418" w:type="pct"/>
            <w:noWrap w:val="0"/>
            <w:vAlign w:val="center"/>
          </w:tcPr>
          <w:p w14:paraId="40DCBF7E">
            <w:pPr>
              <w:pStyle w:val="26"/>
              <w:bidi w:val="0"/>
              <w:rPr>
                <w:rFonts w:hint="default"/>
                <w:lang w:val="en-US" w:eastAsia="zh-CN"/>
              </w:rPr>
            </w:pPr>
            <w:r>
              <w:rPr>
                <w:rFonts w:hint="default"/>
                <w:lang w:val="en-US" w:eastAsia="zh-CN"/>
              </w:rPr>
              <w:t>是</w:t>
            </w:r>
          </w:p>
        </w:tc>
        <w:tc>
          <w:tcPr>
            <w:tcW w:w="920" w:type="pct"/>
            <w:noWrap w:val="0"/>
            <w:vAlign w:val="center"/>
          </w:tcPr>
          <w:p w14:paraId="26788B92">
            <w:pPr>
              <w:pStyle w:val="26"/>
              <w:bidi w:val="0"/>
              <w:rPr>
                <w:rFonts w:hint="default"/>
                <w:lang w:val="en-US" w:eastAsia="zh-CN"/>
              </w:rPr>
            </w:pPr>
            <w:r>
              <w:rPr>
                <w:rFonts w:hint="default"/>
                <w:lang w:val="en-US"/>
              </w:rPr>
              <w:t>Y</w:t>
            </w:r>
            <w:r>
              <w:rPr>
                <w:rFonts w:hint="default"/>
                <w:lang w:val="en-US" w:eastAsia="zh-CN"/>
              </w:rPr>
              <w:t>：库存已锁定</w:t>
            </w:r>
            <w:r>
              <w:rPr>
                <w:rFonts w:hint="default"/>
                <w:lang w:val="en-US" w:eastAsia="zh-CN"/>
              </w:rPr>
              <w:br w:type="textWrapping"/>
            </w:r>
            <w:r>
              <w:rPr>
                <w:rFonts w:hint="default"/>
                <w:lang w:val="en-US" w:eastAsia="zh-CN"/>
              </w:rPr>
              <w:t>N：库存未锁定</w:t>
            </w:r>
          </w:p>
        </w:tc>
      </w:tr>
      <w:bookmarkEnd w:id="313"/>
    </w:tbl>
    <w:p w14:paraId="01929568">
      <w:pPr>
        <w:pStyle w:val="6"/>
        <w:bidi w:val="0"/>
        <w:rPr>
          <w:rFonts w:hint="default"/>
          <w:lang w:eastAsia="zh-CN"/>
        </w:rPr>
      </w:pPr>
      <w:bookmarkStart w:id="314" w:name="_Toc29671"/>
      <w:r>
        <w:rPr>
          <w:rFonts w:hint="default"/>
        </w:rPr>
        <w:t>10.6</w:t>
      </w:r>
      <w:r>
        <w:rPr>
          <w:rFonts w:hint="default"/>
          <w:lang w:eastAsia="zh-CN"/>
        </w:rPr>
        <w:t>返回报文示例</w:t>
      </w:r>
      <w:bookmarkEnd w:id="314"/>
      <w:r>
        <w:rPr>
          <w:rFonts w:hint="default"/>
          <w:lang w:eastAsia="zh-CN"/>
        </w:rPr>
        <w:t xml:space="preserve"> </w:t>
      </w:r>
    </w:p>
    <w:p w14:paraId="5B4915C8">
      <w:pPr>
        <w:pStyle w:val="5"/>
        <w:bidi w:val="0"/>
        <w:rPr>
          <w:rFonts w:hint="default"/>
        </w:rPr>
      </w:pPr>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45C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4ECE8C7">
            <w:pPr>
              <w:bidi w:val="0"/>
              <w:rPr>
                <w:rFonts w:hint="default"/>
              </w:rPr>
            </w:pPr>
            <w:r>
              <w:rPr>
                <w:rFonts w:hint="default"/>
              </w:rPr>
              <w:t>{</w:t>
            </w:r>
          </w:p>
          <w:p w14:paraId="591CF120">
            <w:pPr>
              <w:bidi w:val="0"/>
              <w:rPr>
                <w:rFonts w:hint="default"/>
              </w:rPr>
            </w:pPr>
            <w:r>
              <w:rPr>
                <w:rFonts w:hint="default"/>
              </w:rPr>
              <w:tab/>
            </w:r>
            <w:r>
              <w:rPr>
                <w:rFonts w:hint="default"/>
              </w:rPr>
              <w:t>"Response":{</w:t>
            </w:r>
          </w:p>
          <w:p w14:paraId="3B43F7FA">
            <w:pPr>
              <w:bidi w:val="0"/>
              <w:rPr>
                <w:rFonts w:hint="default"/>
              </w:rPr>
            </w:pPr>
            <w:r>
              <w:rPr>
                <w:rFonts w:hint="default"/>
              </w:rPr>
              <w:tab/>
            </w:r>
            <w:r>
              <w:rPr>
                <w:rFonts w:hint="default"/>
              </w:rPr>
              <w:tab/>
            </w:r>
            <w:r>
              <w:rPr>
                <w:rFonts w:hint="default"/>
              </w:rPr>
              <w:t>"RequestId": "16位随机数字和字母组合",</w:t>
            </w:r>
          </w:p>
          <w:p w14:paraId="310C2809">
            <w:pPr>
              <w:bidi w:val="0"/>
              <w:rPr>
                <w:rFonts w:hint="default"/>
              </w:rPr>
            </w:pPr>
            <w:r>
              <w:rPr>
                <w:rFonts w:hint="default"/>
              </w:rPr>
              <w:tab/>
            </w:r>
            <w:r>
              <w:rPr>
                <w:rFonts w:hint="default"/>
              </w:rPr>
              <w:tab/>
            </w:r>
            <w:r>
              <w:rPr>
                <w:rFonts w:hint="default"/>
              </w:rPr>
              <w:t>"Data":{</w:t>
            </w:r>
          </w:p>
          <w:p w14:paraId="52963F12">
            <w:pPr>
              <w:bidi w:val="0"/>
              <w:rPr>
                <w:rFonts w:hint="default"/>
              </w:rPr>
            </w:pPr>
            <w:r>
              <w:rPr>
                <w:rFonts w:hint="default"/>
              </w:rPr>
              <w:tab/>
            </w:r>
            <w:r>
              <w:rPr>
                <w:rFonts w:hint="default"/>
              </w:rPr>
              <w:tab/>
            </w:r>
            <w:r>
              <w:rPr>
                <w:rFonts w:hint="default"/>
              </w:rPr>
              <w:tab/>
            </w:r>
            <w:r>
              <w:rPr>
                <w:rFonts w:hint="default"/>
              </w:rPr>
              <w:t>"returncode": "00",</w:t>
            </w:r>
          </w:p>
          <w:p w14:paraId="2FA29581">
            <w:pPr>
              <w:bidi w:val="0"/>
              <w:rPr>
                <w:rFonts w:hint="default"/>
              </w:rPr>
            </w:pPr>
            <w:r>
              <w:rPr>
                <w:rFonts w:hint="default"/>
              </w:rPr>
              <w:tab/>
            </w:r>
            <w:r>
              <w:rPr>
                <w:rFonts w:hint="default"/>
              </w:rPr>
              <w:tab/>
            </w:r>
            <w:r>
              <w:rPr>
                <w:rFonts w:hint="default"/>
              </w:rPr>
              <w:tab/>
            </w:r>
            <w:r>
              <w:rPr>
                <w:rFonts w:hint="default"/>
              </w:rPr>
              <w:t>"returnmsg": "成功",</w:t>
            </w:r>
          </w:p>
          <w:p w14:paraId="15792098">
            <w:pPr>
              <w:bidi w:val="0"/>
              <w:rPr>
                <w:rFonts w:hint="default"/>
              </w:rPr>
            </w:pPr>
            <w:r>
              <w:rPr>
                <w:rFonts w:hint="default"/>
              </w:rPr>
              <w:tab/>
            </w:r>
            <w:r>
              <w:rPr>
                <w:rFonts w:hint="default"/>
              </w:rPr>
              <w:tab/>
            </w:r>
            <w:r>
              <w:rPr>
                <w:rFonts w:hint="default"/>
              </w:rPr>
              <w:tab/>
            </w:r>
            <w:r>
              <w:rPr>
                <w:rFonts w:hint="default"/>
              </w:rPr>
              <w:t>"resultList": [</w:t>
            </w:r>
          </w:p>
          <w:p w14:paraId="3F5BE58F">
            <w:pPr>
              <w:bidi w:val="0"/>
              <w:rPr>
                <w:rFonts w:hint="default"/>
              </w:rPr>
            </w:pPr>
            <w:r>
              <w:rPr>
                <w:rFonts w:hint="default"/>
              </w:rPr>
              <w:tab/>
            </w:r>
            <w:r>
              <w:rPr>
                <w:rFonts w:hint="default"/>
              </w:rPr>
              <w:t xml:space="preserve">         {</w:t>
            </w:r>
          </w:p>
          <w:p w14:paraId="7CBC8D0B">
            <w:pPr>
              <w:bidi w:val="0"/>
              <w:rPr>
                <w:rFonts w:hint="default"/>
              </w:rPr>
            </w:pPr>
            <w:r>
              <w:rPr>
                <w:rFonts w:hint="default"/>
              </w:rPr>
              <w:tab/>
            </w:r>
            <w:r>
              <w:rPr>
                <w:rFonts w:hint="default"/>
              </w:rPr>
              <w:tab/>
            </w:r>
            <w:r>
              <w:rPr>
                <w:rFonts w:hint="default"/>
              </w:rPr>
              <w:tab/>
            </w:r>
            <w:r>
              <w:rPr>
                <w:rFonts w:hint="default"/>
              </w:rPr>
              <w:t>"spmc": "商品名称",</w:t>
            </w:r>
          </w:p>
          <w:p w14:paraId="08DEC566">
            <w:pPr>
              <w:bidi w:val="0"/>
              <w:rPr>
                <w:rFonts w:hint="default"/>
              </w:rPr>
            </w:pPr>
            <w:r>
              <w:rPr>
                <w:rFonts w:hint="default"/>
              </w:rPr>
              <w:tab/>
            </w:r>
            <w:r>
              <w:rPr>
                <w:rFonts w:hint="default"/>
              </w:rPr>
              <w:tab/>
            </w:r>
            <w:r>
              <w:rPr>
                <w:rFonts w:hint="default"/>
              </w:rPr>
              <w:tab/>
            </w:r>
            <w:r>
              <w:rPr>
                <w:rFonts w:hint="default"/>
              </w:rPr>
              <w:t>"spbm": "商品编码",</w:t>
            </w:r>
          </w:p>
          <w:p w14:paraId="731009A9">
            <w:pPr>
              <w:bidi w:val="0"/>
              <w:rPr>
                <w:rFonts w:hint="default"/>
              </w:rPr>
            </w:pPr>
            <w:r>
              <w:rPr>
                <w:rFonts w:hint="default"/>
              </w:rPr>
              <w:tab/>
            </w:r>
            <w:r>
              <w:rPr>
                <w:rFonts w:hint="default"/>
              </w:rPr>
              <w:tab/>
            </w:r>
            <w:r>
              <w:rPr>
                <w:rFonts w:hint="default"/>
              </w:rPr>
              <w:tab/>
            </w:r>
            <w:r>
              <w:rPr>
                <w:rFonts w:hint="default"/>
              </w:rPr>
              <w:t>"cpyzkc": "成品油总库存",</w:t>
            </w:r>
          </w:p>
          <w:p w14:paraId="640EF763">
            <w:pPr>
              <w:bidi w:val="0"/>
              <w:rPr>
                <w:rFonts w:hint="default"/>
              </w:rPr>
            </w:pPr>
            <w:r>
              <w:rPr>
                <w:rFonts w:hint="default"/>
              </w:rPr>
              <w:tab/>
            </w:r>
            <w:r>
              <w:rPr>
                <w:rFonts w:hint="default"/>
              </w:rPr>
              <w:tab/>
            </w:r>
            <w:r>
              <w:rPr>
                <w:rFonts w:hint="default"/>
              </w:rPr>
              <w:tab/>
            </w:r>
            <w:r>
              <w:rPr>
                <w:rFonts w:hint="default"/>
              </w:rPr>
              <w:t>"ksycpykc": "可使用成品油库存",</w:t>
            </w:r>
          </w:p>
          <w:p w14:paraId="4991B97F">
            <w:pPr>
              <w:bidi w:val="0"/>
              <w:rPr>
                <w:rFonts w:hint="default"/>
              </w:rPr>
            </w:pPr>
            <w:r>
              <w:rPr>
                <w:rFonts w:hint="default"/>
              </w:rPr>
              <w:tab/>
            </w:r>
            <w:r>
              <w:rPr>
                <w:rFonts w:hint="default"/>
              </w:rPr>
              <w:tab/>
            </w:r>
            <w:r>
              <w:rPr>
                <w:rFonts w:hint="default"/>
              </w:rPr>
              <w:tab/>
            </w:r>
            <w:r>
              <w:rPr>
                <w:rFonts w:hint="default"/>
              </w:rPr>
              <w:t>"yxzcpykc": "已下载成品油库存",</w:t>
            </w:r>
          </w:p>
          <w:p w14:paraId="6EDAE930">
            <w:pPr>
              <w:bidi w:val="0"/>
              <w:rPr>
                <w:rFonts w:hint="default"/>
              </w:rPr>
            </w:pPr>
            <w:r>
              <w:rPr>
                <w:rFonts w:hint="default"/>
              </w:rPr>
              <w:tab/>
            </w:r>
            <w:r>
              <w:rPr>
                <w:rFonts w:hint="default"/>
              </w:rPr>
              <w:tab/>
            </w:r>
            <w:r>
              <w:rPr>
                <w:rFonts w:hint="default"/>
              </w:rPr>
              <w:tab/>
            </w:r>
            <w:r>
              <w:rPr>
                <w:rFonts w:hint="default"/>
              </w:rPr>
              <w:t>"yxzwsycpykc": "已下载未使用成品油库存"</w:t>
            </w:r>
            <w:bookmarkStart w:id="315" w:name="OLE_LINK8"/>
            <w:r>
              <w:rPr>
                <w:rFonts w:hint="default"/>
              </w:rPr>
              <w:t>,</w:t>
            </w:r>
          </w:p>
          <w:p w14:paraId="4CC704AF">
            <w:pPr>
              <w:bidi w:val="0"/>
              <w:rPr>
                <w:rFonts w:hint="default"/>
              </w:rPr>
            </w:pPr>
            <w:r>
              <w:rPr>
                <w:rFonts w:hint="default"/>
              </w:rPr>
              <w:tab/>
            </w:r>
            <w:r>
              <w:rPr>
                <w:rFonts w:hint="default"/>
              </w:rPr>
              <w:tab/>
            </w:r>
            <w:r>
              <w:rPr>
                <w:rFonts w:hint="default"/>
              </w:rPr>
              <w:tab/>
            </w:r>
            <w:r>
              <w:rPr>
                <w:rFonts w:hint="default"/>
              </w:rPr>
              <w:t>"</w:t>
            </w:r>
            <w:r>
              <w:rPr>
                <w:rFonts w:hint="default"/>
                <w:lang w:val="en-US"/>
              </w:rPr>
              <w:t>sdbz</w:t>
            </w:r>
            <w:r>
              <w:rPr>
                <w:rFonts w:hint="default"/>
              </w:rPr>
              <w:t>": "</w:t>
            </w:r>
            <w:r>
              <w:rPr>
                <w:rFonts w:hint="default"/>
                <w:lang w:val="en-US" w:eastAsia="zh-CN"/>
              </w:rPr>
              <w:t>锁定标志</w:t>
            </w:r>
            <w:r>
              <w:rPr>
                <w:rFonts w:hint="default"/>
              </w:rPr>
              <w:t>"</w:t>
            </w:r>
          </w:p>
          <w:bookmarkEnd w:id="315"/>
          <w:p w14:paraId="61699560">
            <w:pPr>
              <w:bidi w:val="0"/>
              <w:rPr>
                <w:rFonts w:hint="default"/>
              </w:rPr>
            </w:pPr>
            <w:r>
              <w:rPr>
                <w:rFonts w:hint="default"/>
              </w:rPr>
              <w:tab/>
            </w:r>
            <w:r>
              <w:rPr>
                <w:rFonts w:hint="default"/>
              </w:rPr>
              <w:tab/>
            </w:r>
            <w:r>
              <w:rPr>
                <w:rFonts w:hint="default"/>
              </w:rPr>
              <w:tab/>
            </w:r>
            <w:r>
              <w:rPr>
                <w:rFonts w:hint="default"/>
              </w:rPr>
              <w:tab/>
            </w:r>
            <w:r>
              <w:rPr>
                <w:rFonts w:hint="default"/>
              </w:rPr>
              <w:t>},</w:t>
            </w:r>
          </w:p>
          <w:p w14:paraId="1F03531E">
            <w:pPr>
              <w:bidi w:val="0"/>
              <w:rPr>
                <w:rFonts w:hint="default"/>
              </w:rPr>
            </w:pPr>
            <w:r>
              <w:rPr>
                <w:rFonts w:hint="default"/>
              </w:rPr>
              <w:tab/>
            </w:r>
            <w:r>
              <w:rPr>
                <w:rFonts w:hint="default"/>
              </w:rPr>
              <w:tab/>
            </w:r>
            <w:r>
              <w:rPr>
                <w:rFonts w:hint="default"/>
              </w:rPr>
              <w:tab/>
            </w:r>
            <w:r>
              <w:rPr>
                <w:rFonts w:hint="default"/>
              </w:rPr>
              <w:t xml:space="preserve"> {</w:t>
            </w:r>
          </w:p>
          <w:p w14:paraId="5FEAED9B">
            <w:pPr>
              <w:bidi w:val="0"/>
              <w:rPr>
                <w:rFonts w:hint="default"/>
              </w:rPr>
            </w:pPr>
            <w:r>
              <w:rPr>
                <w:rFonts w:hint="default"/>
              </w:rPr>
              <w:tab/>
            </w:r>
            <w:r>
              <w:rPr>
                <w:rFonts w:hint="default"/>
              </w:rPr>
              <w:tab/>
            </w:r>
            <w:r>
              <w:rPr>
                <w:rFonts w:hint="default"/>
              </w:rPr>
              <w:tab/>
            </w:r>
            <w:r>
              <w:rPr>
                <w:rFonts w:hint="default"/>
              </w:rPr>
              <w:t>"spmc": "商品名称",</w:t>
            </w:r>
          </w:p>
          <w:p w14:paraId="6B86BC47">
            <w:pPr>
              <w:bidi w:val="0"/>
              <w:rPr>
                <w:rFonts w:hint="default"/>
              </w:rPr>
            </w:pPr>
            <w:r>
              <w:rPr>
                <w:rFonts w:hint="default"/>
              </w:rPr>
              <w:tab/>
            </w:r>
            <w:r>
              <w:rPr>
                <w:rFonts w:hint="default"/>
              </w:rPr>
              <w:tab/>
            </w:r>
            <w:r>
              <w:rPr>
                <w:rFonts w:hint="default"/>
              </w:rPr>
              <w:tab/>
            </w:r>
            <w:r>
              <w:rPr>
                <w:rFonts w:hint="default"/>
              </w:rPr>
              <w:t>"spbm": "商品编码",</w:t>
            </w:r>
          </w:p>
          <w:p w14:paraId="36FABA85">
            <w:pPr>
              <w:bidi w:val="0"/>
              <w:rPr>
                <w:rFonts w:hint="default"/>
              </w:rPr>
            </w:pPr>
            <w:r>
              <w:rPr>
                <w:rFonts w:hint="default"/>
              </w:rPr>
              <w:tab/>
            </w:r>
            <w:r>
              <w:rPr>
                <w:rFonts w:hint="default"/>
              </w:rPr>
              <w:tab/>
            </w:r>
            <w:r>
              <w:rPr>
                <w:rFonts w:hint="default"/>
              </w:rPr>
              <w:tab/>
            </w:r>
            <w:r>
              <w:rPr>
                <w:rFonts w:hint="default"/>
              </w:rPr>
              <w:t>"cpyzkc": "成品油总库存",</w:t>
            </w:r>
          </w:p>
          <w:p w14:paraId="239BDD7C">
            <w:pPr>
              <w:bidi w:val="0"/>
              <w:rPr>
                <w:rFonts w:hint="default"/>
              </w:rPr>
            </w:pPr>
            <w:r>
              <w:rPr>
                <w:rFonts w:hint="default"/>
              </w:rPr>
              <w:tab/>
            </w:r>
            <w:r>
              <w:rPr>
                <w:rFonts w:hint="default"/>
              </w:rPr>
              <w:tab/>
            </w:r>
            <w:r>
              <w:rPr>
                <w:rFonts w:hint="default"/>
              </w:rPr>
              <w:tab/>
            </w:r>
            <w:r>
              <w:rPr>
                <w:rFonts w:hint="default"/>
              </w:rPr>
              <w:t>"ksycpykc": "可使用成品油库存",</w:t>
            </w:r>
          </w:p>
          <w:p w14:paraId="4655FAE3">
            <w:pPr>
              <w:bidi w:val="0"/>
              <w:rPr>
                <w:rFonts w:hint="default"/>
              </w:rPr>
            </w:pPr>
            <w:r>
              <w:rPr>
                <w:rFonts w:hint="default"/>
              </w:rPr>
              <w:tab/>
            </w:r>
            <w:r>
              <w:rPr>
                <w:rFonts w:hint="default"/>
              </w:rPr>
              <w:tab/>
            </w:r>
            <w:r>
              <w:rPr>
                <w:rFonts w:hint="default"/>
              </w:rPr>
              <w:tab/>
            </w:r>
            <w:r>
              <w:rPr>
                <w:rFonts w:hint="default"/>
              </w:rPr>
              <w:t>"yxzcpykc": "已下载成品油库存",</w:t>
            </w:r>
          </w:p>
          <w:p w14:paraId="0E0F1C55">
            <w:pPr>
              <w:bidi w:val="0"/>
              <w:rPr>
                <w:rFonts w:hint="default"/>
              </w:rPr>
            </w:pPr>
            <w:r>
              <w:rPr>
                <w:rFonts w:hint="default"/>
              </w:rPr>
              <w:tab/>
            </w:r>
            <w:r>
              <w:rPr>
                <w:rFonts w:hint="default"/>
              </w:rPr>
              <w:tab/>
            </w:r>
            <w:r>
              <w:rPr>
                <w:rFonts w:hint="default"/>
              </w:rPr>
              <w:tab/>
            </w:r>
            <w:r>
              <w:rPr>
                <w:rFonts w:hint="default"/>
              </w:rPr>
              <w:t>"yxzwsycpykc": "已下载未使用成品油库存",</w:t>
            </w:r>
          </w:p>
          <w:p w14:paraId="0E62EA64">
            <w:pPr>
              <w:bidi w:val="0"/>
              <w:rPr>
                <w:rFonts w:hint="default"/>
              </w:rPr>
            </w:pPr>
            <w:r>
              <w:rPr>
                <w:rFonts w:hint="default"/>
              </w:rPr>
              <w:tab/>
            </w:r>
            <w:r>
              <w:rPr>
                <w:rFonts w:hint="default"/>
              </w:rPr>
              <w:tab/>
            </w:r>
            <w:r>
              <w:rPr>
                <w:rFonts w:hint="default"/>
              </w:rPr>
              <w:tab/>
            </w:r>
            <w:r>
              <w:rPr>
                <w:rFonts w:hint="default"/>
              </w:rPr>
              <w:t>"</w:t>
            </w:r>
            <w:r>
              <w:rPr>
                <w:rFonts w:hint="default"/>
                <w:lang w:val="en-US"/>
              </w:rPr>
              <w:t>sdbz</w:t>
            </w:r>
            <w:r>
              <w:rPr>
                <w:rFonts w:hint="default"/>
              </w:rPr>
              <w:t>": "</w:t>
            </w:r>
            <w:r>
              <w:rPr>
                <w:rFonts w:hint="default"/>
                <w:lang w:val="en-US" w:eastAsia="zh-CN"/>
              </w:rPr>
              <w:t>锁定标志</w:t>
            </w:r>
            <w:r>
              <w:rPr>
                <w:rFonts w:hint="default"/>
              </w:rPr>
              <w:t>"</w:t>
            </w:r>
          </w:p>
          <w:p w14:paraId="33C9D179">
            <w:pPr>
              <w:bidi w:val="0"/>
              <w:rPr>
                <w:rFonts w:hint="default"/>
              </w:rPr>
            </w:pPr>
            <w:r>
              <w:rPr>
                <w:rFonts w:hint="default"/>
              </w:rPr>
              <w:tab/>
            </w:r>
            <w:r>
              <w:rPr>
                <w:rFonts w:hint="default"/>
              </w:rPr>
              <w:tab/>
            </w:r>
            <w:r>
              <w:rPr>
                <w:rFonts w:hint="default"/>
              </w:rPr>
              <w:tab/>
            </w:r>
            <w:r>
              <w:rPr>
                <w:rFonts w:hint="default"/>
              </w:rPr>
              <w:tab/>
            </w:r>
            <w:r>
              <w:rPr>
                <w:rFonts w:hint="default"/>
              </w:rPr>
              <w:t>}</w:t>
            </w:r>
          </w:p>
          <w:p w14:paraId="0F67EBAC">
            <w:pPr>
              <w:bidi w:val="0"/>
              <w:rPr>
                <w:rFonts w:hint="default"/>
              </w:rPr>
            </w:pPr>
            <w:r>
              <w:rPr>
                <w:rFonts w:hint="default"/>
              </w:rPr>
              <w:tab/>
            </w:r>
            <w:r>
              <w:rPr>
                <w:rFonts w:hint="default"/>
              </w:rPr>
              <w:tab/>
            </w:r>
            <w:r>
              <w:rPr>
                <w:rFonts w:hint="default"/>
              </w:rPr>
              <w:tab/>
            </w:r>
            <w:r>
              <w:rPr>
                <w:rFonts w:hint="default"/>
              </w:rPr>
              <w:t>]</w:t>
            </w:r>
          </w:p>
          <w:p w14:paraId="30E90746">
            <w:pPr>
              <w:bidi w:val="0"/>
              <w:rPr>
                <w:rFonts w:hint="default"/>
              </w:rPr>
            </w:pPr>
            <w:r>
              <w:rPr>
                <w:rFonts w:hint="default"/>
              </w:rPr>
              <w:tab/>
            </w:r>
            <w:r>
              <w:rPr>
                <w:rFonts w:hint="default"/>
              </w:rPr>
              <w:tab/>
            </w:r>
            <w:r>
              <w:rPr>
                <w:rFonts w:hint="default"/>
              </w:rPr>
              <w:t>}</w:t>
            </w:r>
          </w:p>
          <w:p w14:paraId="18B0EC95">
            <w:pPr>
              <w:bidi w:val="0"/>
              <w:rPr>
                <w:rFonts w:hint="default"/>
              </w:rPr>
            </w:pPr>
            <w:r>
              <w:rPr>
                <w:rFonts w:hint="default"/>
              </w:rPr>
              <w:tab/>
            </w:r>
            <w:r>
              <w:rPr>
                <w:rFonts w:hint="default"/>
              </w:rPr>
              <w:t>}</w:t>
            </w:r>
          </w:p>
          <w:p w14:paraId="0BE2786A">
            <w:pPr>
              <w:bidi w:val="0"/>
              <w:rPr>
                <w:rFonts w:hint="default"/>
              </w:rPr>
            </w:pPr>
            <w:r>
              <w:rPr>
                <w:rFonts w:hint="default"/>
              </w:rPr>
              <w:t>}</w:t>
            </w:r>
          </w:p>
        </w:tc>
      </w:tr>
    </w:tbl>
    <w:p w14:paraId="378EA668">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EB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5570C61">
            <w:pPr>
              <w:bidi w:val="0"/>
              <w:rPr>
                <w:rFonts w:hint="default"/>
              </w:rPr>
            </w:pPr>
            <w:bookmarkStart w:id="316" w:name="_Toc22437"/>
            <w:r>
              <w:rPr>
                <w:rFonts w:hint="default"/>
              </w:rPr>
              <w:t>{</w:t>
            </w:r>
          </w:p>
          <w:p w14:paraId="1061B204">
            <w:pPr>
              <w:bidi w:val="0"/>
              <w:rPr>
                <w:rFonts w:hint="default"/>
              </w:rPr>
            </w:pPr>
            <w:r>
              <w:rPr>
                <w:rFonts w:hint="default"/>
              </w:rPr>
              <w:tab/>
            </w:r>
            <w:r>
              <w:rPr>
                <w:rFonts w:hint="default"/>
              </w:rPr>
              <w:t>"Response":{</w:t>
            </w:r>
          </w:p>
          <w:p w14:paraId="63DB9E0E">
            <w:pPr>
              <w:bidi w:val="0"/>
              <w:rPr>
                <w:rFonts w:hint="default"/>
              </w:rPr>
            </w:pPr>
            <w:r>
              <w:rPr>
                <w:rFonts w:hint="default"/>
              </w:rPr>
              <w:tab/>
            </w:r>
            <w:r>
              <w:rPr>
                <w:rFonts w:hint="default"/>
              </w:rPr>
              <w:tab/>
            </w:r>
            <w:r>
              <w:rPr>
                <w:rFonts w:hint="default"/>
              </w:rPr>
              <w:t>"RequestId": "16位随机数字和字母组合",</w:t>
            </w:r>
          </w:p>
          <w:p w14:paraId="6C077570">
            <w:pPr>
              <w:bidi w:val="0"/>
              <w:rPr>
                <w:rFonts w:hint="default"/>
              </w:rPr>
            </w:pPr>
            <w:r>
              <w:rPr>
                <w:rFonts w:hint="default"/>
              </w:rPr>
              <w:tab/>
            </w:r>
            <w:r>
              <w:rPr>
                <w:rFonts w:hint="default"/>
              </w:rPr>
              <w:tab/>
            </w:r>
            <w:r>
              <w:rPr>
                <w:rFonts w:hint="default"/>
              </w:rPr>
              <w:t>"Error":{</w:t>
            </w:r>
          </w:p>
          <w:p w14:paraId="38B25B52">
            <w:pPr>
              <w:bidi w:val="0"/>
              <w:rPr>
                <w:rFonts w:hint="default"/>
              </w:rPr>
            </w:pPr>
            <w:r>
              <w:rPr>
                <w:rFonts w:hint="default"/>
              </w:rPr>
              <w:tab/>
            </w:r>
            <w:r>
              <w:rPr>
                <w:rFonts w:hint="default"/>
              </w:rPr>
              <w:tab/>
            </w:r>
            <w:r>
              <w:rPr>
                <w:rFonts w:hint="default"/>
              </w:rPr>
              <w:tab/>
            </w:r>
            <w:r>
              <w:rPr>
                <w:rFonts w:hint="default"/>
              </w:rPr>
              <w:t>"Code": "01”,</w:t>
            </w:r>
          </w:p>
          <w:p w14:paraId="2D044996">
            <w:pPr>
              <w:bidi w:val="0"/>
              <w:rPr>
                <w:rFonts w:hint="default"/>
              </w:rPr>
            </w:pPr>
            <w:r>
              <w:rPr>
                <w:rFonts w:hint="default"/>
              </w:rPr>
              <w:tab/>
            </w:r>
            <w:r>
              <w:rPr>
                <w:rFonts w:hint="default"/>
              </w:rPr>
              <w:tab/>
            </w:r>
            <w:r>
              <w:rPr>
                <w:rFonts w:hint="default"/>
              </w:rPr>
              <w:tab/>
            </w:r>
            <w:r>
              <w:rPr>
                <w:rFonts w:hint="default"/>
              </w:rPr>
              <w:t>"Message": "错误说明"</w:t>
            </w:r>
          </w:p>
          <w:p w14:paraId="3161EF7A">
            <w:pPr>
              <w:bidi w:val="0"/>
              <w:rPr>
                <w:rFonts w:hint="default"/>
              </w:rPr>
            </w:pPr>
            <w:r>
              <w:rPr>
                <w:rFonts w:hint="default"/>
              </w:rPr>
              <w:t>}</w:t>
            </w:r>
          </w:p>
          <w:p w14:paraId="08DF39C7">
            <w:pPr>
              <w:bidi w:val="0"/>
              <w:rPr>
                <w:rFonts w:hint="default"/>
              </w:rPr>
            </w:pPr>
            <w:r>
              <w:rPr>
                <w:rFonts w:hint="default"/>
              </w:rPr>
              <w:tab/>
            </w:r>
            <w:r>
              <w:rPr>
                <w:rFonts w:hint="default"/>
              </w:rPr>
              <w:t>}</w:t>
            </w:r>
          </w:p>
          <w:p w14:paraId="0A6B234F">
            <w:pPr>
              <w:bidi w:val="0"/>
              <w:rPr>
                <w:rFonts w:hint="default"/>
              </w:rPr>
            </w:pPr>
            <w:r>
              <w:rPr>
                <w:rFonts w:hint="default"/>
              </w:rPr>
              <w:t>}</w:t>
            </w:r>
          </w:p>
        </w:tc>
      </w:tr>
    </w:tbl>
    <w:p w14:paraId="0B5E9729">
      <w:pPr>
        <w:pStyle w:val="4"/>
        <w:widowControl/>
        <w:spacing w:beforeAutospacing="0" w:afterAutospacing="0" w:line="408" w:lineRule="auto"/>
        <w:rPr>
          <w:rFonts w:hint="default" w:ascii="Times New Roman" w:hAnsi="Times New Roman" w:eastAsia="宋体" w:cs="Times New Roman"/>
          <w:sz w:val="28"/>
          <w:szCs w:val="28"/>
          <w:lang w:eastAsia="zh-CN"/>
        </w:rPr>
      </w:pPr>
      <w:bookmarkStart w:id="317" w:name="_Toc14624"/>
      <w:bookmarkStart w:id="318" w:name="_Toc12690"/>
      <w:r>
        <w:rPr>
          <w:rFonts w:hint="default" w:ascii="Times New Roman" w:hAnsi="Times New Roman" w:eastAsia="宋体" w:cs="Times New Roman"/>
          <w:sz w:val="28"/>
          <w:szCs w:val="28"/>
        </w:rPr>
        <w:t>11.</w:t>
      </w:r>
      <w:bookmarkEnd w:id="316"/>
      <w:r>
        <w:rPr>
          <w:rFonts w:hint="default" w:ascii="Times New Roman" w:hAnsi="Times New Roman" w:eastAsia="宋体" w:cs="Times New Roman"/>
          <w:sz w:val="28"/>
          <w:szCs w:val="28"/>
          <w:lang w:eastAsia="zh-CN"/>
        </w:rPr>
        <w:t>下载或退回成品油库存</w:t>
      </w:r>
      <w:bookmarkEnd w:id="317"/>
      <w:bookmarkEnd w:id="318"/>
    </w:p>
    <w:p w14:paraId="729D828C">
      <w:pPr>
        <w:pStyle w:val="6"/>
        <w:bidi w:val="0"/>
        <w:rPr>
          <w:rFonts w:hint="default"/>
        </w:rPr>
      </w:pPr>
      <w:bookmarkStart w:id="319" w:name="_Toc14572"/>
      <w:r>
        <w:rPr>
          <w:rFonts w:hint="default"/>
        </w:rPr>
        <w:t>11.1接口说明</w:t>
      </w:r>
      <w:bookmarkEnd w:id="319"/>
    </w:p>
    <w:p w14:paraId="0C5FEC9C">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向纳税人提供</w:t>
      </w:r>
      <w:r>
        <w:rPr>
          <w:rFonts w:hint="default" w:ascii="Times New Roman" w:hAnsi="Times New Roman" w:eastAsia="宋体" w:cs="Times New Roman"/>
          <w:sz w:val="24"/>
          <w:lang w:eastAsia="zh-CN"/>
        </w:rPr>
        <w:t>下载或退回成品油库存</w:t>
      </w:r>
      <w:r>
        <w:rPr>
          <w:rFonts w:hint="default" w:ascii="Times New Roman" w:hAnsi="Times New Roman" w:eastAsia="宋体" w:cs="Times New Roman"/>
          <w:sz w:val="24"/>
        </w:rPr>
        <w:t>功能，企业可通过接口从税务局端下载或退回成品油库存，</w:t>
      </w:r>
      <w:r>
        <w:rPr>
          <w:rFonts w:hint="default" w:ascii="Times New Roman" w:hAnsi="Times New Roman" w:eastAsia="宋体" w:cs="Times New Roman"/>
          <w:sz w:val="24"/>
          <w:lang w:val="en-US" w:eastAsia="zh-Hans"/>
        </w:rPr>
        <w:t>成品油库存下载</w:t>
      </w:r>
      <w:r>
        <w:rPr>
          <w:rFonts w:hint="default" w:ascii="Times New Roman" w:hAnsi="Times New Roman" w:eastAsia="宋体" w:cs="Times New Roman"/>
          <w:sz w:val="24"/>
          <w:lang w:eastAsia="zh-Hans"/>
        </w:rPr>
        <w:t>/</w:t>
      </w:r>
      <w:r>
        <w:rPr>
          <w:rFonts w:hint="default" w:ascii="Times New Roman" w:hAnsi="Times New Roman" w:eastAsia="宋体" w:cs="Times New Roman"/>
          <w:sz w:val="24"/>
          <w:lang w:val="en-US" w:eastAsia="zh-Hans"/>
        </w:rPr>
        <w:t>退回操作单次仅支持一个成品油商品编码的库存下载</w:t>
      </w:r>
      <w:r>
        <w:rPr>
          <w:rFonts w:hint="default" w:ascii="Times New Roman" w:hAnsi="Times New Roman" w:eastAsia="宋体" w:cs="Times New Roman"/>
          <w:sz w:val="24"/>
          <w:lang w:eastAsia="zh-Hans"/>
        </w:rPr>
        <w:t>/</w:t>
      </w:r>
      <w:r>
        <w:rPr>
          <w:rFonts w:hint="default" w:ascii="Times New Roman" w:hAnsi="Times New Roman" w:eastAsia="宋体" w:cs="Times New Roman"/>
          <w:sz w:val="24"/>
          <w:lang w:val="en-US" w:eastAsia="zh-Hans"/>
        </w:rPr>
        <w:t>退回处理</w:t>
      </w:r>
      <w:r>
        <w:rPr>
          <w:rFonts w:hint="default" w:ascii="Times New Roman" w:hAnsi="Times New Roman" w:eastAsia="宋体" w:cs="Times New Roman"/>
          <w:sz w:val="24"/>
          <w:lang w:eastAsia="zh-Hans"/>
        </w:rPr>
        <w:t>。</w:t>
      </w:r>
    </w:p>
    <w:p w14:paraId="06F65D86">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企业每次</w:t>
      </w:r>
      <w:r>
        <w:rPr>
          <w:rFonts w:hint="default" w:ascii="Times New Roman" w:hAnsi="Times New Roman" w:eastAsia="宋体" w:cs="Times New Roman"/>
          <w:sz w:val="24"/>
          <w:lang w:val="en-US" w:eastAsia="zh-CN"/>
        </w:rPr>
        <w:t>下载或退回成品油库存</w:t>
      </w:r>
      <w:r>
        <w:rPr>
          <w:rFonts w:hint="default" w:ascii="Times New Roman" w:hAnsi="Times New Roman" w:eastAsia="宋体" w:cs="Times New Roman"/>
          <w:sz w:val="24"/>
        </w:rPr>
        <w:t>时，需要上传业务流水号，由“使用单位id”+“直连单位id”+“32位随机生成码”组成，若企业由于网络超时等原因没有收到获取结果，可以通过该业务流水号重新请求，重新请求时</w:t>
      </w:r>
      <w:r>
        <w:rPr>
          <w:rFonts w:hint="default" w:ascii="Times New Roman" w:hAnsi="Times New Roman" w:eastAsia="宋体" w:cs="Times New Roman"/>
          <w:sz w:val="24"/>
          <w:lang w:val="en-US" w:eastAsia="zh-CN"/>
        </w:rPr>
        <w:t>申请类型、商品编码、数量</w:t>
      </w:r>
      <w:r>
        <w:rPr>
          <w:rFonts w:hint="default" w:ascii="Times New Roman" w:hAnsi="Times New Roman" w:eastAsia="宋体" w:cs="Times New Roman"/>
          <w:sz w:val="24"/>
        </w:rPr>
        <w:t>需要保持不变。</w:t>
      </w:r>
    </w:p>
    <w:p w14:paraId="0C75ACF2">
      <w:pPr>
        <w:pStyle w:val="6"/>
        <w:bidi w:val="0"/>
        <w:rPr>
          <w:rFonts w:hint="default"/>
        </w:rPr>
      </w:pPr>
      <w:bookmarkStart w:id="320" w:name="_Toc12864"/>
      <w:r>
        <w:rPr>
          <w:rFonts w:hint="default"/>
        </w:rPr>
        <w:t>11.2请求方式</w:t>
      </w:r>
      <w:bookmarkEnd w:id="320"/>
    </w:p>
    <w:p w14:paraId="14F42397">
      <w:pPr>
        <w:pStyle w:val="5"/>
        <w:bidi w:val="0"/>
        <w:rPr>
          <w:rFonts w:hint="default"/>
        </w:rPr>
      </w:pPr>
      <w:r>
        <w:rPr>
          <w:rFonts w:hint="default"/>
        </w:rPr>
        <w:t>请求方式为POST</w:t>
      </w:r>
    </w:p>
    <w:p w14:paraId="24FD4F27">
      <w:pPr>
        <w:pStyle w:val="5"/>
        <w:bidi w:val="0"/>
        <w:rPr>
          <w:rFonts w:hint="default"/>
        </w:rPr>
      </w:pPr>
      <w:r>
        <w:rPr>
          <w:rFonts w:hint="default"/>
        </w:rPr>
        <w:t>●</w:t>
      </w:r>
      <w:r>
        <w:rPr>
          <w:rFonts w:hint="default"/>
          <w:lang w:val="en-US"/>
        </w:rPr>
        <w:t xml:space="preserve"> </w:t>
      </w:r>
      <w:r>
        <w:rPr>
          <w:rFonts w:hint="default"/>
        </w:rPr>
        <w:t>path指该参数为路径参数</w:t>
      </w:r>
    </w:p>
    <w:p w14:paraId="6A23747E">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1C7DF6F8">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4D5C029F">
      <w:pPr>
        <w:pStyle w:val="6"/>
        <w:bidi w:val="0"/>
        <w:rPr>
          <w:rFonts w:hint="default"/>
          <w:lang w:eastAsia="zh-CN"/>
        </w:rPr>
      </w:pPr>
      <w:bookmarkStart w:id="321" w:name="_Toc26314"/>
      <w:r>
        <w:rPr>
          <w:rFonts w:hint="default"/>
        </w:rPr>
        <w:t>11.3</w:t>
      </w:r>
      <w:r>
        <w:rPr>
          <w:rFonts w:hint="default"/>
          <w:lang w:eastAsia="zh-CN"/>
        </w:rPr>
        <w:t>请求参数</w:t>
      </w:r>
      <w:bookmarkEnd w:id="321"/>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08FA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DE83749">
            <w:pPr>
              <w:pStyle w:val="25"/>
              <w:bidi w:val="0"/>
              <w:rPr>
                <w:rFonts w:hint="default"/>
                <w:lang w:eastAsia="zh-TW"/>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006422B3">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2402BB0F">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331BD3D6">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2812BE82">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69D8085B">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01075ABC">
            <w:pPr>
              <w:pStyle w:val="25"/>
              <w:bidi w:val="0"/>
              <w:rPr>
                <w:rFonts w:hint="default"/>
              </w:rPr>
            </w:pPr>
            <w:r>
              <w:rPr>
                <w:rFonts w:hint="default"/>
              </w:rPr>
              <w:t>说明</w:t>
            </w:r>
          </w:p>
        </w:tc>
      </w:tr>
      <w:tr w14:paraId="2704B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AE9BDA9">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3223EF08">
            <w:pPr>
              <w:pStyle w:val="26"/>
              <w:bidi w:val="0"/>
              <w:rPr>
                <w:rFonts w:hint="default"/>
              </w:rPr>
            </w:pPr>
            <w:r>
              <w:rPr>
                <w:rFonts w:hint="default"/>
              </w:rPr>
              <w:t>nsrsbh</w:t>
            </w:r>
          </w:p>
        </w:tc>
        <w:tc>
          <w:tcPr>
            <w:tcW w:w="1087" w:type="pct"/>
            <w:tcBorders>
              <w:top w:val="single" w:color="auto" w:sz="6" w:space="0"/>
            </w:tcBorders>
            <w:noWrap w:val="0"/>
            <w:vAlign w:val="center"/>
          </w:tcPr>
          <w:p w14:paraId="046C922B">
            <w:pPr>
              <w:pStyle w:val="26"/>
              <w:bidi w:val="0"/>
              <w:rPr>
                <w:rFonts w:hint="default"/>
              </w:rPr>
            </w:pPr>
            <w:r>
              <w:rPr>
                <w:rFonts w:hint="default"/>
              </w:rPr>
              <w:t>纳税人识别号/统一社会信用代码</w:t>
            </w:r>
          </w:p>
        </w:tc>
        <w:tc>
          <w:tcPr>
            <w:tcW w:w="753" w:type="pct"/>
            <w:tcBorders>
              <w:top w:val="single" w:color="auto" w:sz="6" w:space="0"/>
            </w:tcBorders>
            <w:noWrap w:val="0"/>
            <w:vAlign w:val="center"/>
          </w:tcPr>
          <w:p w14:paraId="0F38026F">
            <w:pPr>
              <w:pStyle w:val="26"/>
              <w:bidi w:val="0"/>
              <w:rPr>
                <w:rFonts w:hint="default"/>
              </w:rPr>
            </w:pPr>
            <w:r>
              <w:rPr>
                <w:rFonts w:hint="default"/>
              </w:rPr>
              <w:t>varchar</w:t>
            </w:r>
          </w:p>
        </w:tc>
        <w:tc>
          <w:tcPr>
            <w:tcW w:w="418" w:type="pct"/>
            <w:tcBorders>
              <w:top w:val="single" w:color="auto" w:sz="6" w:space="0"/>
            </w:tcBorders>
            <w:noWrap w:val="0"/>
            <w:vAlign w:val="center"/>
          </w:tcPr>
          <w:p w14:paraId="10977F7C">
            <w:pPr>
              <w:pStyle w:val="26"/>
              <w:bidi w:val="0"/>
              <w:rPr>
                <w:rFonts w:hint="default"/>
                <w:lang w:eastAsia="zh-CN"/>
              </w:rPr>
            </w:pPr>
            <w:r>
              <w:rPr>
                <w:rFonts w:hint="default"/>
              </w:rPr>
              <w:t>2</w:t>
            </w:r>
            <w:r>
              <w:rPr>
                <w:rFonts w:hint="default"/>
                <w:lang w:val="en-US" w:eastAsia="zh-CN"/>
              </w:rPr>
              <w:t>0</w:t>
            </w:r>
          </w:p>
        </w:tc>
        <w:tc>
          <w:tcPr>
            <w:tcW w:w="417" w:type="pct"/>
            <w:tcBorders>
              <w:top w:val="single" w:color="auto" w:sz="6" w:space="0"/>
            </w:tcBorders>
            <w:noWrap w:val="0"/>
            <w:vAlign w:val="center"/>
          </w:tcPr>
          <w:p w14:paraId="3F9A9986">
            <w:pPr>
              <w:pStyle w:val="26"/>
              <w:bidi w:val="0"/>
              <w:rPr>
                <w:rFonts w:hint="default"/>
              </w:rPr>
            </w:pPr>
            <w:r>
              <w:rPr>
                <w:rFonts w:hint="default"/>
              </w:rPr>
              <w:t>是</w:t>
            </w:r>
          </w:p>
        </w:tc>
        <w:tc>
          <w:tcPr>
            <w:tcW w:w="920" w:type="pct"/>
            <w:tcBorders>
              <w:top w:val="single" w:color="auto" w:sz="6" w:space="0"/>
            </w:tcBorders>
            <w:noWrap w:val="0"/>
            <w:vAlign w:val="center"/>
          </w:tcPr>
          <w:p w14:paraId="3DC65D5E">
            <w:pPr>
              <w:pStyle w:val="26"/>
              <w:bidi w:val="0"/>
              <w:rPr>
                <w:rFonts w:hint="default"/>
              </w:rPr>
            </w:pPr>
            <w:r>
              <w:rPr>
                <w:rFonts w:hint="default"/>
              </w:rPr>
              <w:t>申领发票的纳税人识别号或统一社会信用代码</w:t>
            </w:r>
          </w:p>
        </w:tc>
      </w:tr>
      <w:tr w14:paraId="65115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99E0D6">
            <w:pPr>
              <w:pStyle w:val="26"/>
              <w:bidi w:val="0"/>
              <w:rPr>
                <w:rFonts w:hint="default"/>
              </w:rPr>
            </w:pPr>
            <w:r>
              <w:rPr>
                <w:rFonts w:hint="default"/>
                <w:lang w:val="en-US" w:eastAsia="zh-CN"/>
              </w:rPr>
              <w:t>2</w:t>
            </w:r>
          </w:p>
        </w:tc>
        <w:tc>
          <w:tcPr>
            <w:tcW w:w="1004" w:type="pct"/>
            <w:noWrap w:val="0"/>
            <w:vAlign w:val="center"/>
          </w:tcPr>
          <w:p w14:paraId="0D817E68">
            <w:pPr>
              <w:pStyle w:val="26"/>
              <w:bidi w:val="0"/>
              <w:rPr>
                <w:rFonts w:hint="default"/>
              </w:rPr>
            </w:pPr>
            <w:r>
              <w:rPr>
                <w:rFonts w:hint="default"/>
              </w:rPr>
              <w:t>ptbh</w:t>
            </w:r>
          </w:p>
        </w:tc>
        <w:tc>
          <w:tcPr>
            <w:tcW w:w="1087" w:type="pct"/>
            <w:noWrap w:val="0"/>
            <w:vAlign w:val="center"/>
          </w:tcPr>
          <w:p w14:paraId="13EA5B2B">
            <w:pPr>
              <w:pStyle w:val="26"/>
              <w:bidi w:val="0"/>
              <w:rPr>
                <w:rFonts w:hint="default"/>
              </w:rPr>
            </w:pPr>
            <w:r>
              <w:rPr>
                <w:rFonts w:hint="default"/>
              </w:rPr>
              <w:t>平台编号</w:t>
            </w:r>
          </w:p>
        </w:tc>
        <w:tc>
          <w:tcPr>
            <w:tcW w:w="753" w:type="pct"/>
            <w:noWrap w:val="0"/>
            <w:vAlign w:val="center"/>
          </w:tcPr>
          <w:p w14:paraId="7C40CD68">
            <w:pPr>
              <w:pStyle w:val="26"/>
              <w:bidi w:val="0"/>
              <w:rPr>
                <w:rFonts w:hint="default"/>
              </w:rPr>
            </w:pPr>
            <w:r>
              <w:rPr>
                <w:rFonts w:hint="default"/>
              </w:rPr>
              <w:t>varchar</w:t>
            </w:r>
          </w:p>
        </w:tc>
        <w:tc>
          <w:tcPr>
            <w:tcW w:w="418" w:type="pct"/>
            <w:noWrap w:val="0"/>
            <w:vAlign w:val="center"/>
          </w:tcPr>
          <w:p w14:paraId="6BEB3A11">
            <w:pPr>
              <w:pStyle w:val="26"/>
              <w:bidi w:val="0"/>
              <w:rPr>
                <w:rFonts w:hint="default"/>
              </w:rPr>
            </w:pPr>
            <w:r>
              <w:rPr>
                <w:rFonts w:hint="default"/>
              </w:rPr>
              <w:t>20</w:t>
            </w:r>
          </w:p>
        </w:tc>
        <w:tc>
          <w:tcPr>
            <w:tcW w:w="417" w:type="pct"/>
            <w:noWrap w:val="0"/>
            <w:vAlign w:val="center"/>
          </w:tcPr>
          <w:p w14:paraId="045E8CD8">
            <w:pPr>
              <w:pStyle w:val="26"/>
              <w:bidi w:val="0"/>
              <w:rPr>
                <w:rFonts w:hint="default"/>
              </w:rPr>
            </w:pPr>
            <w:r>
              <w:rPr>
                <w:rFonts w:hint="default"/>
              </w:rPr>
              <w:t>是</w:t>
            </w:r>
          </w:p>
        </w:tc>
        <w:tc>
          <w:tcPr>
            <w:tcW w:w="920" w:type="pct"/>
            <w:noWrap w:val="0"/>
            <w:vAlign w:val="center"/>
          </w:tcPr>
          <w:p w14:paraId="64C0F717">
            <w:pPr>
              <w:pStyle w:val="26"/>
              <w:bidi w:val="0"/>
              <w:rPr>
                <w:rFonts w:hint="default"/>
              </w:rPr>
            </w:pPr>
          </w:p>
        </w:tc>
      </w:tr>
      <w:tr w14:paraId="65FE0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69487E">
            <w:pPr>
              <w:pStyle w:val="26"/>
              <w:bidi w:val="0"/>
              <w:rPr>
                <w:rFonts w:hint="default"/>
              </w:rPr>
            </w:pPr>
            <w:r>
              <w:rPr>
                <w:rFonts w:hint="default"/>
                <w:lang w:val="en-US" w:eastAsia="zh-CN"/>
              </w:rPr>
              <w:t>3</w:t>
            </w:r>
          </w:p>
        </w:tc>
        <w:tc>
          <w:tcPr>
            <w:tcW w:w="1004" w:type="pct"/>
            <w:noWrap w:val="0"/>
            <w:vAlign w:val="center"/>
          </w:tcPr>
          <w:p w14:paraId="175155DC">
            <w:pPr>
              <w:pStyle w:val="26"/>
              <w:bidi w:val="0"/>
              <w:rPr>
                <w:rFonts w:hint="default"/>
              </w:rPr>
            </w:pPr>
            <w:r>
              <w:rPr>
                <w:rFonts w:hint="default"/>
              </w:rPr>
              <w:t>sqlx</w:t>
            </w:r>
          </w:p>
        </w:tc>
        <w:tc>
          <w:tcPr>
            <w:tcW w:w="1087" w:type="pct"/>
            <w:noWrap w:val="0"/>
            <w:vAlign w:val="center"/>
          </w:tcPr>
          <w:p w14:paraId="24FA265B">
            <w:pPr>
              <w:pStyle w:val="26"/>
              <w:bidi w:val="0"/>
              <w:rPr>
                <w:rFonts w:hint="default"/>
              </w:rPr>
            </w:pPr>
            <w:r>
              <w:rPr>
                <w:rFonts w:hint="default"/>
              </w:rPr>
              <w:t>申请类型</w:t>
            </w:r>
          </w:p>
        </w:tc>
        <w:tc>
          <w:tcPr>
            <w:tcW w:w="753" w:type="pct"/>
            <w:noWrap w:val="0"/>
            <w:vAlign w:val="center"/>
          </w:tcPr>
          <w:p w14:paraId="7F16BA0B">
            <w:pPr>
              <w:pStyle w:val="26"/>
              <w:bidi w:val="0"/>
              <w:rPr>
                <w:rFonts w:hint="default"/>
              </w:rPr>
            </w:pPr>
            <w:r>
              <w:rPr>
                <w:rFonts w:hint="default"/>
              </w:rPr>
              <w:t>varchar</w:t>
            </w:r>
          </w:p>
        </w:tc>
        <w:tc>
          <w:tcPr>
            <w:tcW w:w="418" w:type="pct"/>
            <w:noWrap w:val="0"/>
            <w:vAlign w:val="center"/>
          </w:tcPr>
          <w:p w14:paraId="35C90176">
            <w:pPr>
              <w:pStyle w:val="26"/>
              <w:bidi w:val="0"/>
              <w:rPr>
                <w:rFonts w:hint="default"/>
              </w:rPr>
            </w:pPr>
            <w:r>
              <w:rPr>
                <w:rFonts w:hint="default"/>
              </w:rPr>
              <w:t>2</w:t>
            </w:r>
          </w:p>
        </w:tc>
        <w:tc>
          <w:tcPr>
            <w:tcW w:w="417" w:type="pct"/>
            <w:noWrap w:val="0"/>
            <w:vAlign w:val="center"/>
          </w:tcPr>
          <w:p w14:paraId="104279B6">
            <w:pPr>
              <w:pStyle w:val="26"/>
              <w:bidi w:val="0"/>
              <w:rPr>
                <w:rFonts w:hint="default"/>
              </w:rPr>
            </w:pPr>
            <w:r>
              <w:rPr>
                <w:rFonts w:hint="default"/>
              </w:rPr>
              <w:t>是</w:t>
            </w:r>
          </w:p>
        </w:tc>
        <w:tc>
          <w:tcPr>
            <w:tcW w:w="920" w:type="pct"/>
            <w:noWrap w:val="0"/>
            <w:vAlign w:val="center"/>
          </w:tcPr>
          <w:p w14:paraId="2E479744">
            <w:pPr>
              <w:pStyle w:val="26"/>
              <w:bidi w:val="0"/>
              <w:rPr>
                <w:rFonts w:hint="default"/>
              </w:rPr>
            </w:pPr>
            <w:r>
              <w:rPr>
                <w:rFonts w:hint="default"/>
              </w:rPr>
              <w:t>0：下载</w:t>
            </w:r>
          </w:p>
          <w:p w14:paraId="69775033">
            <w:pPr>
              <w:pStyle w:val="26"/>
              <w:bidi w:val="0"/>
              <w:rPr>
                <w:rFonts w:hint="default"/>
              </w:rPr>
            </w:pPr>
            <w:r>
              <w:rPr>
                <w:rFonts w:hint="default"/>
              </w:rPr>
              <w:t>1：退回</w:t>
            </w:r>
          </w:p>
        </w:tc>
      </w:tr>
      <w:tr w14:paraId="056BF8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4401481">
            <w:pPr>
              <w:pStyle w:val="26"/>
              <w:bidi w:val="0"/>
              <w:rPr>
                <w:rFonts w:hint="default"/>
              </w:rPr>
            </w:pPr>
            <w:r>
              <w:rPr>
                <w:rFonts w:hint="default"/>
                <w:lang w:val="en-US" w:eastAsia="zh-CN"/>
              </w:rPr>
              <w:t>4</w:t>
            </w:r>
          </w:p>
        </w:tc>
        <w:tc>
          <w:tcPr>
            <w:tcW w:w="1004" w:type="pct"/>
            <w:noWrap w:val="0"/>
            <w:vAlign w:val="center"/>
          </w:tcPr>
          <w:p w14:paraId="4EA2217E">
            <w:pPr>
              <w:pStyle w:val="26"/>
              <w:bidi w:val="0"/>
              <w:rPr>
                <w:rFonts w:hint="default"/>
              </w:rPr>
            </w:pPr>
            <w:r>
              <w:rPr>
                <w:rFonts w:hint="default"/>
                <w:lang w:val="en-US" w:eastAsia="zh-CN"/>
              </w:rPr>
              <w:t>yw</w:t>
            </w:r>
            <w:r>
              <w:rPr>
                <w:rFonts w:hint="default"/>
              </w:rPr>
              <w:t>lsh</w:t>
            </w:r>
          </w:p>
        </w:tc>
        <w:tc>
          <w:tcPr>
            <w:tcW w:w="1087" w:type="pct"/>
            <w:noWrap w:val="0"/>
            <w:vAlign w:val="center"/>
          </w:tcPr>
          <w:p w14:paraId="142AA241">
            <w:pPr>
              <w:pStyle w:val="26"/>
              <w:bidi w:val="0"/>
              <w:rPr>
                <w:rFonts w:hint="default"/>
              </w:rPr>
            </w:pPr>
            <w:r>
              <w:rPr>
                <w:rFonts w:hint="default"/>
                <w:lang w:val="en-US" w:eastAsia="zh-CN"/>
              </w:rPr>
              <w:t>业务</w:t>
            </w:r>
            <w:r>
              <w:rPr>
                <w:rFonts w:hint="default"/>
              </w:rPr>
              <w:t>流水号</w:t>
            </w:r>
          </w:p>
        </w:tc>
        <w:tc>
          <w:tcPr>
            <w:tcW w:w="753" w:type="pct"/>
            <w:noWrap w:val="0"/>
            <w:vAlign w:val="center"/>
          </w:tcPr>
          <w:p w14:paraId="30228941">
            <w:pPr>
              <w:pStyle w:val="26"/>
              <w:bidi w:val="0"/>
              <w:rPr>
                <w:rFonts w:hint="default"/>
              </w:rPr>
            </w:pPr>
            <w:r>
              <w:rPr>
                <w:rFonts w:hint="default"/>
              </w:rPr>
              <w:t>varchar</w:t>
            </w:r>
          </w:p>
        </w:tc>
        <w:tc>
          <w:tcPr>
            <w:tcW w:w="418" w:type="pct"/>
            <w:noWrap w:val="0"/>
            <w:vAlign w:val="center"/>
          </w:tcPr>
          <w:p w14:paraId="45283470">
            <w:pPr>
              <w:pStyle w:val="26"/>
              <w:bidi w:val="0"/>
              <w:rPr>
                <w:rFonts w:hint="default"/>
              </w:rPr>
            </w:pPr>
            <w:r>
              <w:rPr>
                <w:rFonts w:hint="default"/>
              </w:rPr>
              <w:t>100</w:t>
            </w:r>
          </w:p>
        </w:tc>
        <w:tc>
          <w:tcPr>
            <w:tcW w:w="417" w:type="pct"/>
            <w:noWrap w:val="0"/>
            <w:vAlign w:val="center"/>
          </w:tcPr>
          <w:p w14:paraId="08AEBE75">
            <w:pPr>
              <w:pStyle w:val="26"/>
              <w:bidi w:val="0"/>
              <w:rPr>
                <w:rFonts w:hint="default"/>
              </w:rPr>
            </w:pPr>
            <w:r>
              <w:rPr>
                <w:rFonts w:hint="default"/>
              </w:rPr>
              <w:t>是</w:t>
            </w:r>
          </w:p>
        </w:tc>
        <w:tc>
          <w:tcPr>
            <w:tcW w:w="920" w:type="pct"/>
            <w:noWrap w:val="0"/>
            <w:vAlign w:val="center"/>
          </w:tcPr>
          <w:p w14:paraId="45D3857A">
            <w:pPr>
              <w:pStyle w:val="26"/>
              <w:bidi w:val="0"/>
              <w:rPr>
                <w:rFonts w:hint="default"/>
              </w:rPr>
            </w:pPr>
          </w:p>
        </w:tc>
      </w:tr>
      <w:tr w14:paraId="40120F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24730595">
            <w:pPr>
              <w:pStyle w:val="26"/>
              <w:bidi w:val="0"/>
              <w:rPr>
                <w:rFonts w:hint="default"/>
              </w:rPr>
            </w:pPr>
            <w:r>
              <w:rPr>
                <w:rFonts w:hint="default"/>
                <w:lang w:val="en-US" w:eastAsia="zh-CN"/>
              </w:rPr>
              <w:t>5</w:t>
            </w:r>
          </w:p>
        </w:tc>
        <w:tc>
          <w:tcPr>
            <w:tcW w:w="1004" w:type="pct"/>
            <w:noWrap w:val="0"/>
            <w:vAlign w:val="center"/>
          </w:tcPr>
          <w:p w14:paraId="2C54C788">
            <w:pPr>
              <w:pStyle w:val="26"/>
              <w:bidi w:val="0"/>
              <w:rPr>
                <w:rFonts w:hint="default"/>
              </w:rPr>
            </w:pPr>
            <w:r>
              <w:rPr>
                <w:rFonts w:hint="default"/>
              </w:rPr>
              <w:t>spbm</w:t>
            </w:r>
          </w:p>
        </w:tc>
        <w:tc>
          <w:tcPr>
            <w:tcW w:w="1087" w:type="pct"/>
            <w:noWrap w:val="0"/>
            <w:vAlign w:val="center"/>
          </w:tcPr>
          <w:p w14:paraId="40DDCDC9">
            <w:pPr>
              <w:pStyle w:val="26"/>
              <w:bidi w:val="0"/>
              <w:rPr>
                <w:rFonts w:hint="default"/>
              </w:rPr>
            </w:pPr>
            <w:r>
              <w:rPr>
                <w:rFonts w:hint="default"/>
              </w:rPr>
              <w:t>商品编码</w:t>
            </w:r>
          </w:p>
        </w:tc>
        <w:tc>
          <w:tcPr>
            <w:tcW w:w="753" w:type="pct"/>
            <w:noWrap w:val="0"/>
            <w:vAlign w:val="center"/>
          </w:tcPr>
          <w:p w14:paraId="05023863">
            <w:pPr>
              <w:pStyle w:val="26"/>
              <w:bidi w:val="0"/>
              <w:rPr>
                <w:rFonts w:hint="default"/>
              </w:rPr>
            </w:pPr>
            <w:r>
              <w:rPr>
                <w:rFonts w:hint="default"/>
              </w:rPr>
              <w:t>varchar</w:t>
            </w:r>
          </w:p>
        </w:tc>
        <w:tc>
          <w:tcPr>
            <w:tcW w:w="418" w:type="pct"/>
            <w:noWrap w:val="0"/>
            <w:vAlign w:val="center"/>
          </w:tcPr>
          <w:p w14:paraId="59584E73">
            <w:pPr>
              <w:pStyle w:val="26"/>
              <w:bidi w:val="0"/>
              <w:rPr>
                <w:rFonts w:hint="default"/>
              </w:rPr>
            </w:pPr>
            <w:r>
              <w:rPr>
                <w:rFonts w:hint="default"/>
              </w:rPr>
              <w:t>19</w:t>
            </w:r>
          </w:p>
        </w:tc>
        <w:tc>
          <w:tcPr>
            <w:tcW w:w="417" w:type="pct"/>
            <w:noWrap w:val="0"/>
            <w:vAlign w:val="center"/>
          </w:tcPr>
          <w:p w14:paraId="31484187">
            <w:pPr>
              <w:pStyle w:val="26"/>
              <w:bidi w:val="0"/>
              <w:rPr>
                <w:rFonts w:hint="default"/>
              </w:rPr>
            </w:pPr>
            <w:r>
              <w:rPr>
                <w:rFonts w:hint="default"/>
              </w:rPr>
              <w:t>是</w:t>
            </w:r>
          </w:p>
        </w:tc>
        <w:tc>
          <w:tcPr>
            <w:tcW w:w="920" w:type="pct"/>
            <w:noWrap w:val="0"/>
            <w:vAlign w:val="center"/>
          </w:tcPr>
          <w:p w14:paraId="4EF7722E">
            <w:pPr>
              <w:pStyle w:val="26"/>
              <w:bidi w:val="0"/>
              <w:rPr>
                <w:rFonts w:hint="default"/>
              </w:rPr>
            </w:pPr>
          </w:p>
        </w:tc>
      </w:tr>
      <w:tr w14:paraId="31048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D7B422">
            <w:pPr>
              <w:pStyle w:val="26"/>
              <w:bidi w:val="0"/>
              <w:rPr>
                <w:rFonts w:hint="default"/>
              </w:rPr>
            </w:pPr>
            <w:r>
              <w:rPr>
                <w:rFonts w:hint="default"/>
                <w:lang w:val="en-US" w:eastAsia="zh-CN"/>
              </w:rPr>
              <w:t>6</w:t>
            </w:r>
          </w:p>
        </w:tc>
        <w:tc>
          <w:tcPr>
            <w:tcW w:w="1004" w:type="pct"/>
            <w:noWrap w:val="0"/>
            <w:vAlign w:val="center"/>
          </w:tcPr>
          <w:p w14:paraId="3A0A1815">
            <w:pPr>
              <w:pStyle w:val="26"/>
              <w:bidi w:val="0"/>
              <w:rPr>
                <w:rFonts w:hint="default"/>
              </w:rPr>
            </w:pPr>
            <w:r>
              <w:rPr>
                <w:rFonts w:hint="default"/>
              </w:rPr>
              <w:t>sl</w:t>
            </w:r>
          </w:p>
        </w:tc>
        <w:tc>
          <w:tcPr>
            <w:tcW w:w="1087" w:type="pct"/>
            <w:noWrap w:val="0"/>
            <w:vAlign w:val="center"/>
          </w:tcPr>
          <w:p w14:paraId="2416CC6D">
            <w:pPr>
              <w:pStyle w:val="26"/>
              <w:bidi w:val="0"/>
              <w:rPr>
                <w:rFonts w:hint="default"/>
              </w:rPr>
            </w:pPr>
            <w:r>
              <w:rPr>
                <w:rFonts w:hint="default"/>
              </w:rPr>
              <w:t>数量</w:t>
            </w:r>
          </w:p>
        </w:tc>
        <w:tc>
          <w:tcPr>
            <w:tcW w:w="753" w:type="pct"/>
            <w:noWrap w:val="0"/>
            <w:vAlign w:val="center"/>
          </w:tcPr>
          <w:p w14:paraId="2A24862A">
            <w:pPr>
              <w:pStyle w:val="26"/>
              <w:bidi w:val="0"/>
              <w:rPr>
                <w:rFonts w:hint="default"/>
              </w:rPr>
            </w:pPr>
            <w:r>
              <w:rPr>
                <w:rFonts w:hint="default"/>
              </w:rPr>
              <w:t>number</w:t>
            </w:r>
          </w:p>
        </w:tc>
        <w:tc>
          <w:tcPr>
            <w:tcW w:w="418" w:type="pct"/>
            <w:noWrap w:val="0"/>
            <w:vAlign w:val="center"/>
          </w:tcPr>
          <w:p w14:paraId="5579838C">
            <w:pPr>
              <w:pStyle w:val="26"/>
              <w:bidi w:val="0"/>
              <w:rPr>
                <w:rFonts w:hint="default"/>
                <w:lang w:eastAsia="zh-CN"/>
              </w:rPr>
            </w:pPr>
            <w:r>
              <w:rPr>
                <w:rFonts w:hint="default"/>
                <w:lang w:val="en-US"/>
              </w:rPr>
              <w:t>16,8</w:t>
            </w:r>
          </w:p>
        </w:tc>
        <w:tc>
          <w:tcPr>
            <w:tcW w:w="417" w:type="pct"/>
            <w:noWrap w:val="0"/>
            <w:vAlign w:val="center"/>
          </w:tcPr>
          <w:p w14:paraId="59EA0A2C">
            <w:pPr>
              <w:pStyle w:val="26"/>
              <w:bidi w:val="0"/>
              <w:rPr>
                <w:rFonts w:hint="default"/>
                <w:lang w:eastAsia="zh-CN"/>
              </w:rPr>
            </w:pPr>
            <w:r>
              <w:rPr>
                <w:rFonts w:hint="default"/>
                <w:lang w:eastAsia="zh-CN"/>
              </w:rPr>
              <w:t>是</w:t>
            </w:r>
          </w:p>
        </w:tc>
        <w:tc>
          <w:tcPr>
            <w:tcW w:w="920" w:type="pct"/>
            <w:noWrap w:val="0"/>
            <w:vAlign w:val="center"/>
          </w:tcPr>
          <w:p w14:paraId="0216D459">
            <w:pPr>
              <w:pStyle w:val="26"/>
              <w:bidi w:val="0"/>
              <w:rPr>
                <w:rFonts w:hint="default"/>
              </w:rPr>
            </w:pPr>
          </w:p>
        </w:tc>
      </w:tr>
    </w:tbl>
    <w:p w14:paraId="1C2C4B9B">
      <w:pPr>
        <w:pStyle w:val="6"/>
        <w:bidi w:val="0"/>
        <w:rPr>
          <w:rFonts w:hint="default"/>
          <w:lang w:eastAsia="zh-CN"/>
        </w:rPr>
      </w:pPr>
      <w:bookmarkStart w:id="322" w:name="_Toc15248"/>
      <w:r>
        <w:rPr>
          <w:rFonts w:hint="default"/>
        </w:rPr>
        <w:t>11.4</w:t>
      </w:r>
      <w:r>
        <w:rPr>
          <w:rFonts w:hint="default"/>
          <w:lang w:eastAsia="zh-CN"/>
        </w:rPr>
        <w:t>请求报文示例</w:t>
      </w:r>
      <w:bookmarkEnd w:id="322"/>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9B9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D773660">
            <w:pPr>
              <w:bidi w:val="0"/>
              <w:rPr>
                <w:rFonts w:hint="default"/>
              </w:rPr>
            </w:pPr>
            <w:r>
              <w:rPr>
                <w:rFonts w:hint="default"/>
              </w:rPr>
              <w:t>{</w:t>
            </w:r>
          </w:p>
          <w:p w14:paraId="1E66B644">
            <w:pPr>
              <w:bidi w:val="0"/>
              <w:rPr>
                <w:rFonts w:hint="default"/>
              </w:rPr>
            </w:pPr>
            <w:r>
              <w:rPr>
                <w:rFonts w:hint="default"/>
              </w:rPr>
              <w:tab/>
            </w:r>
            <w:r>
              <w:rPr>
                <w:rFonts w:hint="default"/>
              </w:rPr>
              <w:t>"nsrsbh": "纳税人识别号/统一社会信用代码",</w:t>
            </w:r>
          </w:p>
          <w:p w14:paraId="79809547">
            <w:pPr>
              <w:bidi w:val="0"/>
              <w:rPr>
                <w:rFonts w:hint="default"/>
              </w:rPr>
            </w:pPr>
            <w:r>
              <w:rPr>
                <w:rFonts w:hint="default"/>
              </w:rPr>
              <w:tab/>
            </w:r>
            <w:r>
              <w:rPr>
                <w:rFonts w:hint="default"/>
              </w:rPr>
              <w:t>"sqlx": "申请类型",</w:t>
            </w:r>
          </w:p>
          <w:p w14:paraId="73A57879">
            <w:pPr>
              <w:bidi w:val="0"/>
              <w:rPr>
                <w:rFonts w:hint="default"/>
                <w:lang w:val="en-US"/>
              </w:rPr>
            </w:pPr>
            <w:r>
              <w:rPr>
                <w:rFonts w:hint="default"/>
                <w:lang w:val="en-US"/>
              </w:rPr>
              <w:tab/>
            </w:r>
            <w:r>
              <w:rPr>
                <w:rFonts w:hint="default"/>
              </w:rPr>
              <w:t>"</w:t>
            </w:r>
            <w:r>
              <w:rPr>
                <w:rFonts w:hint="default"/>
                <w:lang w:val="en-US"/>
              </w:rPr>
              <w:t>ptbh</w:t>
            </w:r>
            <w:r>
              <w:rPr>
                <w:rFonts w:hint="default"/>
              </w:rPr>
              <w:t>": "</w:t>
            </w:r>
            <w:r>
              <w:rPr>
                <w:rFonts w:hint="default"/>
                <w:lang w:val="en-US" w:eastAsia="zh-CN"/>
              </w:rPr>
              <w:t>平台编号</w:t>
            </w:r>
            <w:r>
              <w:rPr>
                <w:rFonts w:hint="default"/>
              </w:rPr>
              <w:t>",</w:t>
            </w:r>
          </w:p>
          <w:p w14:paraId="0285EAB6">
            <w:pPr>
              <w:bidi w:val="0"/>
              <w:rPr>
                <w:rFonts w:hint="default"/>
              </w:rPr>
            </w:pPr>
            <w:r>
              <w:rPr>
                <w:rFonts w:hint="default"/>
              </w:rPr>
              <w:tab/>
            </w:r>
            <w:r>
              <w:rPr>
                <w:rFonts w:hint="default"/>
              </w:rPr>
              <w:t>"</w:t>
            </w:r>
            <w:r>
              <w:rPr>
                <w:rFonts w:hint="default"/>
                <w:lang w:val="en-US" w:eastAsia="zh-CN"/>
              </w:rPr>
              <w:t>yw</w:t>
            </w:r>
            <w:r>
              <w:rPr>
                <w:rFonts w:hint="default"/>
              </w:rPr>
              <w:t>lsh": "</w:t>
            </w:r>
            <w:r>
              <w:rPr>
                <w:rFonts w:hint="default"/>
                <w:lang w:val="en-US" w:eastAsia="zh-CN"/>
              </w:rPr>
              <w:t>业务</w:t>
            </w:r>
            <w:r>
              <w:rPr>
                <w:rFonts w:hint="default"/>
              </w:rPr>
              <w:t>流水号"，</w:t>
            </w:r>
          </w:p>
          <w:p w14:paraId="18A566F2">
            <w:pPr>
              <w:bidi w:val="0"/>
              <w:rPr>
                <w:rFonts w:hint="default"/>
              </w:rPr>
            </w:pPr>
            <w:r>
              <w:rPr>
                <w:rFonts w:hint="default"/>
              </w:rPr>
              <w:tab/>
            </w:r>
            <w:r>
              <w:rPr>
                <w:rFonts w:hint="default"/>
              </w:rPr>
              <w:t>"spbm": "商品编码",</w:t>
            </w:r>
          </w:p>
          <w:p w14:paraId="24AF8233">
            <w:pPr>
              <w:bidi w:val="0"/>
              <w:rPr>
                <w:rFonts w:hint="default"/>
              </w:rPr>
            </w:pPr>
            <w:r>
              <w:rPr>
                <w:rFonts w:hint="default"/>
              </w:rPr>
              <w:tab/>
            </w:r>
            <w:r>
              <w:rPr>
                <w:rFonts w:hint="default"/>
              </w:rPr>
              <w:t>"sl": "数量"</w:t>
            </w:r>
          </w:p>
          <w:p w14:paraId="68A3A682">
            <w:pPr>
              <w:bidi w:val="0"/>
              <w:rPr>
                <w:rFonts w:hint="default"/>
              </w:rPr>
            </w:pPr>
            <w:r>
              <w:rPr>
                <w:rFonts w:hint="default"/>
              </w:rPr>
              <w:t>}</w:t>
            </w:r>
          </w:p>
        </w:tc>
      </w:tr>
    </w:tbl>
    <w:p w14:paraId="4BAD56B4">
      <w:pPr>
        <w:pStyle w:val="6"/>
        <w:bidi w:val="0"/>
        <w:rPr>
          <w:rFonts w:hint="default"/>
          <w:lang w:eastAsia="zh-CN"/>
        </w:rPr>
      </w:pPr>
      <w:bookmarkStart w:id="323" w:name="_Toc10820"/>
      <w:r>
        <w:rPr>
          <w:rFonts w:hint="default"/>
        </w:rPr>
        <w:t>11.5</w:t>
      </w:r>
      <w:r>
        <w:rPr>
          <w:rFonts w:hint="default"/>
          <w:lang w:eastAsia="zh-CN"/>
        </w:rPr>
        <w:t>返回参数</w:t>
      </w:r>
      <w:bookmarkEnd w:id="323"/>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2451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D62A6DD">
            <w:pPr>
              <w:pStyle w:val="25"/>
              <w:bidi w:val="0"/>
              <w:rPr>
                <w:rFonts w:hint="default"/>
                <w:lang w:eastAsia="zh-TW"/>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5C2CEC35">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326B3A6C">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00F10624">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3010FBE2">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428F4C2B">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7FBC44E2">
            <w:pPr>
              <w:pStyle w:val="25"/>
              <w:bidi w:val="0"/>
              <w:rPr>
                <w:rFonts w:hint="default"/>
              </w:rPr>
            </w:pPr>
            <w:r>
              <w:rPr>
                <w:rFonts w:hint="default"/>
              </w:rPr>
              <w:t>说明</w:t>
            </w:r>
          </w:p>
        </w:tc>
      </w:tr>
      <w:tr w14:paraId="6D5F34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819D2D">
            <w:pPr>
              <w:pStyle w:val="26"/>
              <w:bidi w:val="0"/>
              <w:rPr>
                <w:rFonts w:hint="default"/>
              </w:rPr>
            </w:pPr>
            <w:bookmarkStart w:id="324" w:name="OLE_LINK12" w:colFirst="3" w:colLast="3"/>
            <w:r>
              <w:rPr>
                <w:rFonts w:hint="default"/>
                <w:lang w:val="en-US" w:eastAsia="zh-CN"/>
              </w:rPr>
              <w:t>1</w:t>
            </w:r>
          </w:p>
        </w:tc>
        <w:tc>
          <w:tcPr>
            <w:tcW w:w="1004" w:type="pct"/>
            <w:noWrap w:val="0"/>
            <w:vAlign w:val="center"/>
          </w:tcPr>
          <w:p w14:paraId="1B77973D">
            <w:pPr>
              <w:pStyle w:val="26"/>
              <w:bidi w:val="0"/>
              <w:rPr>
                <w:rFonts w:hint="default"/>
              </w:rPr>
            </w:pPr>
            <w:r>
              <w:rPr>
                <w:rFonts w:hint="default"/>
              </w:rPr>
              <w:t>returncode</w:t>
            </w:r>
          </w:p>
        </w:tc>
        <w:tc>
          <w:tcPr>
            <w:tcW w:w="1087" w:type="pct"/>
            <w:noWrap w:val="0"/>
            <w:vAlign w:val="center"/>
          </w:tcPr>
          <w:p w14:paraId="614738BD">
            <w:pPr>
              <w:pStyle w:val="26"/>
              <w:bidi w:val="0"/>
              <w:rPr>
                <w:rFonts w:hint="default"/>
              </w:rPr>
            </w:pPr>
            <w:r>
              <w:rPr>
                <w:rFonts w:hint="default"/>
              </w:rPr>
              <w:t>返回码</w:t>
            </w:r>
          </w:p>
        </w:tc>
        <w:tc>
          <w:tcPr>
            <w:tcW w:w="753" w:type="pct"/>
            <w:noWrap w:val="0"/>
            <w:vAlign w:val="center"/>
          </w:tcPr>
          <w:p w14:paraId="20F6800F">
            <w:pPr>
              <w:pStyle w:val="26"/>
              <w:bidi w:val="0"/>
              <w:rPr>
                <w:rFonts w:hint="default"/>
              </w:rPr>
            </w:pPr>
            <w:r>
              <w:rPr>
                <w:rFonts w:hint="default"/>
              </w:rPr>
              <w:t>varchar</w:t>
            </w:r>
          </w:p>
        </w:tc>
        <w:tc>
          <w:tcPr>
            <w:tcW w:w="418" w:type="pct"/>
            <w:noWrap w:val="0"/>
            <w:vAlign w:val="center"/>
          </w:tcPr>
          <w:p w14:paraId="0135AC11">
            <w:pPr>
              <w:pStyle w:val="26"/>
              <w:bidi w:val="0"/>
              <w:rPr>
                <w:rFonts w:hint="default"/>
              </w:rPr>
            </w:pPr>
            <w:r>
              <w:rPr>
                <w:rFonts w:hint="default"/>
              </w:rPr>
              <w:t>2</w:t>
            </w:r>
          </w:p>
        </w:tc>
        <w:tc>
          <w:tcPr>
            <w:tcW w:w="417" w:type="pct"/>
            <w:noWrap w:val="0"/>
            <w:vAlign w:val="center"/>
          </w:tcPr>
          <w:p w14:paraId="383E8A52">
            <w:pPr>
              <w:pStyle w:val="26"/>
              <w:bidi w:val="0"/>
              <w:rPr>
                <w:rFonts w:hint="default"/>
              </w:rPr>
            </w:pPr>
            <w:r>
              <w:rPr>
                <w:rFonts w:hint="default"/>
              </w:rPr>
              <w:t>是</w:t>
            </w:r>
          </w:p>
        </w:tc>
        <w:tc>
          <w:tcPr>
            <w:tcW w:w="920" w:type="pct"/>
            <w:noWrap w:val="0"/>
            <w:vAlign w:val="center"/>
          </w:tcPr>
          <w:p w14:paraId="4F385F5A">
            <w:pPr>
              <w:pStyle w:val="26"/>
              <w:bidi w:val="0"/>
              <w:rPr>
                <w:rFonts w:hint="default"/>
              </w:rPr>
            </w:pPr>
            <w:r>
              <w:rPr>
                <w:rFonts w:hint="default"/>
              </w:rPr>
              <w:t>00：成功</w:t>
            </w:r>
          </w:p>
          <w:p w14:paraId="58EED2ED">
            <w:pPr>
              <w:pStyle w:val="26"/>
              <w:bidi w:val="0"/>
              <w:rPr>
                <w:rFonts w:hint="default"/>
              </w:rPr>
            </w:pPr>
            <w:r>
              <w:rPr>
                <w:rFonts w:hint="default"/>
              </w:rPr>
              <w:t>其它：失败</w:t>
            </w:r>
          </w:p>
        </w:tc>
      </w:tr>
      <w:tr w14:paraId="1E496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B6B492">
            <w:pPr>
              <w:pStyle w:val="26"/>
              <w:bidi w:val="0"/>
              <w:rPr>
                <w:rFonts w:hint="default"/>
              </w:rPr>
            </w:pPr>
            <w:r>
              <w:rPr>
                <w:rFonts w:hint="default"/>
                <w:lang w:val="en-US" w:eastAsia="zh-CN"/>
              </w:rPr>
              <w:t>2</w:t>
            </w:r>
          </w:p>
        </w:tc>
        <w:tc>
          <w:tcPr>
            <w:tcW w:w="1004" w:type="pct"/>
            <w:noWrap w:val="0"/>
            <w:vAlign w:val="center"/>
          </w:tcPr>
          <w:p w14:paraId="47FBAFB9">
            <w:pPr>
              <w:pStyle w:val="26"/>
              <w:bidi w:val="0"/>
              <w:rPr>
                <w:rFonts w:hint="default"/>
              </w:rPr>
            </w:pPr>
            <w:r>
              <w:rPr>
                <w:rFonts w:hint="default"/>
              </w:rPr>
              <w:t>returnmsg</w:t>
            </w:r>
          </w:p>
        </w:tc>
        <w:tc>
          <w:tcPr>
            <w:tcW w:w="1087" w:type="pct"/>
            <w:noWrap w:val="0"/>
            <w:vAlign w:val="center"/>
          </w:tcPr>
          <w:p w14:paraId="72CA6017">
            <w:pPr>
              <w:pStyle w:val="26"/>
              <w:bidi w:val="0"/>
              <w:rPr>
                <w:rFonts w:hint="default"/>
              </w:rPr>
            </w:pPr>
            <w:r>
              <w:rPr>
                <w:rFonts w:hint="default"/>
              </w:rPr>
              <w:t>返回信息</w:t>
            </w:r>
          </w:p>
        </w:tc>
        <w:tc>
          <w:tcPr>
            <w:tcW w:w="753" w:type="pct"/>
            <w:noWrap w:val="0"/>
            <w:vAlign w:val="center"/>
          </w:tcPr>
          <w:p w14:paraId="3DBA6807">
            <w:pPr>
              <w:pStyle w:val="26"/>
              <w:bidi w:val="0"/>
              <w:rPr>
                <w:rFonts w:hint="default"/>
              </w:rPr>
            </w:pPr>
            <w:r>
              <w:rPr>
                <w:rFonts w:hint="default"/>
              </w:rPr>
              <w:t>varchar</w:t>
            </w:r>
          </w:p>
        </w:tc>
        <w:tc>
          <w:tcPr>
            <w:tcW w:w="418" w:type="pct"/>
            <w:noWrap w:val="0"/>
            <w:vAlign w:val="center"/>
          </w:tcPr>
          <w:p w14:paraId="0D219E03">
            <w:pPr>
              <w:pStyle w:val="26"/>
              <w:bidi w:val="0"/>
              <w:rPr>
                <w:rFonts w:hint="default"/>
              </w:rPr>
            </w:pPr>
            <w:r>
              <w:rPr>
                <w:rFonts w:hint="default"/>
              </w:rPr>
              <w:t>2000</w:t>
            </w:r>
          </w:p>
        </w:tc>
        <w:tc>
          <w:tcPr>
            <w:tcW w:w="417" w:type="pct"/>
            <w:noWrap w:val="0"/>
            <w:vAlign w:val="center"/>
          </w:tcPr>
          <w:p w14:paraId="205F08FB">
            <w:pPr>
              <w:pStyle w:val="26"/>
              <w:bidi w:val="0"/>
              <w:rPr>
                <w:rFonts w:hint="default"/>
              </w:rPr>
            </w:pPr>
            <w:r>
              <w:rPr>
                <w:rFonts w:hint="default"/>
              </w:rPr>
              <w:t>否</w:t>
            </w:r>
          </w:p>
        </w:tc>
        <w:tc>
          <w:tcPr>
            <w:tcW w:w="920" w:type="pct"/>
            <w:noWrap w:val="0"/>
            <w:vAlign w:val="center"/>
          </w:tcPr>
          <w:p w14:paraId="2817E60C">
            <w:pPr>
              <w:pStyle w:val="26"/>
              <w:bidi w:val="0"/>
              <w:rPr>
                <w:rFonts w:hint="default"/>
              </w:rPr>
            </w:pPr>
            <w:r>
              <w:rPr>
                <w:rFonts w:hint="default"/>
              </w:rPr>
              <w:t>错误信息说明</w:t>
            </w:r>
          </w:p>
        </w:tc>
      </w:tr>
      <w:bookmarkEnd w:id="324"/>
    </w:tbl>
    <w:p w14:paraId="39222C3A">
      <w:pPr>
        <w:pStyle w:val="6"/>
        <w:bidi w:val="0"/>
        <w:rPr>
          <w:rFonts w:hint="default"/>
          <w:lang w:eastAsia="zh-CN"/>
        </w:rPr>
      </w:pPr>
      <w:bookmarkStart w:id="325" w:name="_Toc2693"/>
      <w:r>
        <w:rPr>
          <w:rFonts w:hint="default"/>
        </w:rPr>
        <w:t>11.6</w:t>
      </w:r>
      <w:r>
        <w:rPr>
          <w:rFonts w:hint="default"/>
          <w:lang w:eastAsia="zh-CN"/>
        </w:rPr>
        <w:t>返回报文示例</w:t>
      </w:r>
      <w:bookmarkEnd w:id="325"/>
      <w:r>
        <w:rPr>
          <w:rFonts w:hint="default"/>
          <w:lang w:eastAsia="zh-CN"/>
        </w:rPr>
        <w:t xml:space="preserve"> </w:t>
      </w:r>
    </w:p>
    <w:p w14:paraId="2C624273">
      <w:pPr>
        <w:pStyle w:val="5"/>
        <w:bidi w:val="0"/>
        <w:rPr>
          <w:rFonts w:hint="default"/>
        </w:rPr>
      </w:pPr>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90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EA7221C">
            <w:pPr>
              <w:bidi w:val="0"/>
              <w:rPr>
                <w:rFonts w:hint="default"/>
              </w:rPr>
            </w:pPr>
            <w:r>
              <w:rPr>
                <w:rFonts w:hint="default"/>
              </w:rPr>
              <w:t>{</w:t>
            </w:r>
          </w:p>
          <w:p w14:paraId="7B41F7AB">
            <w:pPr>
              <w:bidi w:val="0"/>
              <w:rPr>
                <w:rFonts w:hint="default"/>
              </w:rPr>
            </w:pPr>
            <w:r>
              <w:rPr>
                <w:rFonts w:hint="default"/>
              </w:rPr>
              <w:tab/>
            </w:r>
            <w:r>
              <w:rPr>
                <w:rFonts w:hint="default"/>
              </w:rPr>
              <w:t>"Response":{</w:t>
            </w:r>
          </w:p>
          <w:p w14:paraId="1F5AAB3F">
            <w:pPr>
              <w:bidi w:val="0"/>
              <w:rPr>
                <w:rFonts w:hint="default"/>
              </w:rPr>
            </w:pPr>
            <w:r>
              <w:rPr>
                <w:rFonts w:hint="default"/>
              </w:rPr>
              <w:tab/>
            </w:r>
            <w:r>
              <w:rPr>
                <w:rFonts w:hint="default"/>
              </w:rPr>
              <w:tab/>
            </w:r>
            <w:r>
              <w:rPr>
                <w:rFonts w:hint="default"/>
              </w:rPr>
              <w:t>"RequestId": "16位随机数字和字母组合",</w:t>
            </w:r>
          </w:p>
          <w:p w14:paraId="1F28E66B">
            <w:pPr>
              <w:bidi w:val="0"/>
              <w:rPr>
                <w:rFonts w:hint="default"/>
              </w:rPr>
            </w:pPr>
            <w:r>
              <w:rPr>
                <w:rFonts w:hint="default"/>
              </w:rPr>
              <w:tab/>
            </w:r>
            <w:r>
              <w:rPr>
                <w:rFonts w:hint="default"/>
              </w:rPr>
              <w:tab/>
            </w:r>
            <w:r>
              <w:rPr>
                <w:rFonts w:hint="default"/>
              </w:rPr>
              <w:t>"Data":{</w:t>
            </w:r>
          </w:p>
          <w:p w14:paraId="45AB1F44">
            <w:pPr>
              <w:bidi w:val="0"/>
              <w:rPr>
                <w:rFonts w:hint="default"/>
              </w:rPr>
            </w:pPr>
            <w:r>
              <w:rPr>
                <w:rFonts w:hint="default"/>
              </w:rPr>
              <w:tab/>
            </w:r>
            <w:r>
              <w:rPr>
                <w:rFonts w:hint="default"/>
              </w:rPr>
              <w:tab/>
            </w:r>
            <w:r>
              <w:rPr>
                <w:rFonts w:hint="default"/>
                <w:lang w:val="en-US"/>
              </w:rPr>
              <w:t xml:space="preserve">    </w:t>
            </w:r>
            <w:r>
              <w:rPr>
                <w:rFonts w:hint="default"/>
              </w:rPr>
              <w:t>"returncode": "00",</w:t>
            </w:r>
          </w:p>
          <w:p w14:paraId="7904DD28">
            <w:pPr>
              <w:bidi w:val="0"/>
              <w:rPr>
                <w:rFonts w:hint="default"/>
              </w:rPr>
            </w:pPr>
            <w:r>
              <w:rPr>
                <w:rFonts w:hint="default"/>
              </w:rPr>
              <w:tab/>
            </w:r>
            <w:r>
              <w:rPr>
                <w:rFonts w:hint="default"/>
              </w:rPr>
              <w:tab/>
            </w:r>
            <w:r>
              <w:rPr>
                <w:rFonts w:hint="default"/>
                <w:lang w:val="en-US"/>
              </w:rPr>
              <w:t xml:space="preserve">    </w:t>
            </w:r>
            <w:r>
              <w:rPr>
                <w:rFonts w:hint="default"/>
              </w:rPr>
              <w:t>"returnmsg": "成功"</w:t>
            </w:r>
          </w:p>
          <w:p w14:paraId="0ED7CF67">
            <w:pPr>
              <w:bidi w:val="0"/>
              <w:rPr>
                <w:rFonts w:hint="default"/>
              </w:rPr>
            </w:pPr>
            <w:r>
              <w:rPr>
                <w:rFonts w:hint="default"/>
              </w:rPr>
              <w:tab/>
            </w:r>
            <w:r>
              <w:rPr>
                <w:rFonts w:hint="default"/>
              </w:rPr>
              <w:tab/>
            </w:r>
            <w:r>
              <w:rPr>
                <w:rFonts w:hint="default"/>
              </w:rPr>
              <w:t>}</w:t>
            </w:r>
          </w:p>
          <w:p w14:paraId="2C6515AD">
            <w:pPr>
              <w:bidi w:val="0"/>
              <w:rPr>
                <w:rFonts w:hint="default"/>
              </w:rPr>
            </w:pPr>
            <w:r>
              <w:rPr>
                <w:rFonts w:hint="default"/>
              </w:rPr>
              <w:tab/>
            </w:r>
            <w:r>
              <w:rPr>
                <w:rFonts w:hint="default"/>
              </w:rPr>
              <w:t>}</w:t>
            </w:r>
          </w:p>
          <w:p w14:paraId="4CF24608">
            <w:pPr>
              <w:bidi w:val="0"/>
              <w:rPr>
                <w:rFonts w:hint="default"/>
              </w:rPr>
            </w:pPr>
            <w:r>
              <w:rPr>
                <w:rFonts w:hint="default"/>
              </w:rPr>
              <w:t>}</w:t>
            </w:r>
          </w:p>
        </w:tc>
      </w:tr>
    </w:tbl>
    <w:p w14:paraId="252DF32A">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43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9069CCA">
            <w:pPr>
              <w:bidi w:val="0"/>
              <w:rPr>
                <w:rFonts w:hint="default"/>
              </w:rPr>
            </w:pPr>
            <w:bookmarkStart w:id="326" w:name="_Toc7188"/>
            <w:r>
              <w:rPr>
                <w:rFonts w:hint="default"/>
              </w:rPr>
              <w:t>{</w:t>
            </w:r>
          </w:p>
          <w:p w14:paraId="35199685">
            <w:pPr>
              <w:bidi w:val="0"/>
              <w:rPr>
                <w:rFonts w:hint="default"/>
              </w:rPr>
            </w:pPr>
            <w:r>
              <w:rPr>
                <w:rFonts w:hint="default"/>
              </w:rPr>
              <w:tab/>
            </w:r>
            <w:r>
              <w:rPr>
                <w:rFonts w:hint="default"/>
              </w:rPr>
              <w:t>"Response":{</w:t>
            </w:r>
          </w:p>
          <w:p w14:paraId="755960EB">
            <w:pPr>
              <w:bidi w:val="0"/>
              <w:rPr>
                <w:rFonts w:hint="default"/>
              </w:rPr>
            </w:pPr>
            <w:r>
              <w:rPr>
                <w:rFonts w:hint="default"/>
              </w:rPr>
              <w:tab/>
            </w:r>
            <w:r>
              <w:rPr>
                <w:rFonts w:hint="default"/>
              </w:rPr>
              <w:tab/>
            </w:r>
            <w:r>
              <w:rPr>
                <w:rFonts w:hint="default"/>
              </w:rPr>
              <w:t>"RequestId": "16位随机数字和字母组合",</w:t>
            </w:r>
          </w:p>
          <w:p w14:paraId="60951560">
            <w:pPr>
              <w:bidi w:val="0"/>
              <w:rPr>
                <w:rFonts w:hint="default"/>
              </w:rPr>
            </w:pPr>
            <w:r>
              <w:rPr>
                <w:rFonts w:hint="default"/>
              </w:rPr>
              <w:tab/>
            </w:r>
            <w:r>
              <w:rPr>
                <w:rFonts w:hint="default"/>
              </w:rPr>
              <w:tab/>
            </w:r>
            <w:r>
              <w:rPr>
                <w:rFonts w:hint="default"/>
              </w:rPr>
              <w:t>"Error":{</w:t>
            </w:r>
          </w:p>
          <w:p w14:paraId="1B3AF833">
            <w:pPr>
              <w:bidi w:val="0"/>
              <w:rPr>
                <w:rFonts w:hint="default"/>
              </w:rPr>
            </w:pPr>
            <w:r>
              <w:rPr>
                <w:rFonts w:hint="default"/>
              </w:rPr>
              <w:tab/>
            </w:r>
            <w:r>
              <w:rPr>
                <w:rFonts w:hint="default"/>
              </w:rPr>
              <w:tab/>
            </w:r>
            <w:r>
              <w:rPr>
                <w:rFonts w:hint="default"/>
              </w:rPr>
              <w:tab/>
            </w:r>
            <w:r>
              <w:rPr>
                <w:rFonts w:hint="default"/>
              </w:rPr>
              <w:t>"Code": "01”,</w:t>
            </w:r>
          </w:p>
          <w:p w14:paraId="7A13FCD4">
            <w:pPr>
              <w:bidi w:val="0"/>
              <w:rPr>
                <w:rFonts w:hint="default"/>
              </w:rPr>
            </w:pPr>
            <w:r>
              <w:rPr>
                <w:rFonts w:hint="default"/>
              </w:rPr>
              <w:tab/>
            </w:r>
            <w:r>
              <w:rPr>
                <w:rFonts w:hint="default"/>
              </w:rPr>
              <w:tab/>
            </w:r>
            <w:r>
              <w:rPr>
                <w:rFonts w:hint="default"/>
              </w:rPr>
              <w:tab/>
            </w:r>
            <w:r>
              <w:rPr>
                <w:rFonts w:hint="default"/>
              </w:rPr>
              <w:t>"Message": "错误说明"</w:t>
            </w:r>
          </w:p>
          <w:p w14:paraId="6F169834">
            <w:pPr>
              <w:bidi w:val="0"/>
              <w:rPr>
                <w:rFonts w:hint="default"/>
              </w:rPr>
            </w:pPr>
            <w:r>
              <w:rPr>
                <w:rFonts w:hint="default"/>
              </w:rPr>
              <w:t>}</w:t>
            </w:r>
          </w:p>
          <w:p w14:paraId="28976104">
            <w:pPr>
              <w:bidi w:val="0"/>
              <w:rPr>
                <w:rFonts w:hint="default"/>
              </w:rPr>
            </w:pPr>
            <w:r>
              <w:rPr>
                <w:rFonts w:hint="default"/>
              </w:rPr>
              <w:tab/>
            </w:r>
            <w:r>
              <w:rPr>
                <w:rFonts w:hint="default"/>
              </w:rPr>
              <w:t>}</w:t>
            </w:r>
          </w:p>
          <w:p w14:paraId="1AF1E95C">
            <w:pPr>
              <w:bidi w:val="0"/>
              <w:rPr>
                <w:rFonts w:hint="default"/>
              </w:rPr>
            </w:pPr>
            <w:r>
              <w:rPr>
                <w:rFonts w:hint="default"/>
              </w:rPr>
              <w:t>}</w:t>
            </w:r>
          </w:p>
        </w:tc>
      </w:tr>
    </w:tbl>
    <w:p w14:paraId="66058CF9">
      <w:pPr>
        <w:pStyle w:val="4"/>
        <w:widowControl/>
        <w:spacing w:beforeAutospacing="0" w:afterAutospacing="0" w:line="408" w:lineRule="auto"/>
        <w:rPr>
          <w:rFonts w:hint="default" w:ascii="Times New Roman" w:hAnsi="Times New Roman" w:eastAsia="宋体" w:cs="Times New Roman"/>
          <w:sz w:val="28"/>
          <w:szCs w:val="28"/>
        </w:rPr>
      </w:pPr>
      <w:bookmarkStart w:id="327" w:name="_Toc3493"/>
      <w:bookmarkStart w:id="328" w:name="_Toc19033"/>
      <w:r>
        <w:rPr>
          <w:rFonts w:hint="default" w:ascii="Times New Roman" w:hAnsi="Times New Roman" w:eastAsia="宋体" w:cs="Times New Roman"/>
          <w:sz w:val="28"/>
          <w:szCs w:val="28"/>
        </w:rPr>
        <w:t>12.批量发票下载申请</w:t>
      </w:r>
      <w:bookmarkEnd w:id="326"/>
      <w:bookmarkEnd w:id="327"/>
      <w:bookmarkEnd w:id="328"/>
    </w:p>
    <w:p w14:paraId="385D0FDD">
      <w:pPr>
        <w:pStyle w:val="5"/>
        <w:bidi w:val="0"/>
        <w:rPr>
          <w:rFonts w:hint="default"/>
        </w:rPr>
      </w:pPr>
      <w:r>
        <w:rPr>
          <w:rFonts w:hint="default"/>
        </w:rPr>
        <w:t>向企业提供成品油蓝字发票查询的功能，企业可将查询的结果保存在本地，在开具红字发票时查询本地蓝票信息进行自校验。</w:t>
      </w:r>
    </w:p>
    <w:p w14:paraId="2D013528">
      <w:pPr>
        <w:pStyle w:val="5"/>
        <w:bidi w:val="0"/>
        <w:rPr>
          <w:rFonts w:hint="default"/>
          <w:lang w:val="en-US" w:eastAsia="zh-CN"/>
        </w:rPr>
      </w:pPr>
      <w:r>
        <w:rPr>
          <w:rFonts w:hint="default"/>
          <w:lang w:val="en-US" w:eastAsia="zh-CN"/>
        </w:rPr>
        <w:t>需要订阅用票能力，调用《乐企归集能力说明文档》中第四章接口列表中“批量发票下载申请”接口。</w:t>
      </w:r>
    </w:p>
    <w:p w14:paraId="71D34C0C">
      <w:pPr>
        <w:pStyle w:val="4"/>
        <w:widowControl/>
        <w:spacing w:beforeAutospacing="0" w:afterAutospacing="0" w:line="408" w:lineRule="auto"/>
        <w:rPr>
          <w:rFonts w:hint="default" w:ascii="Times New Roman" w:hAnsi="Times New Roman" w:eastAsia="宋体" w:cs="Times New Roman"/>
          <w:sz w:val="28"/>
          <w:szCs w:val="28"/>
        </w:rPr>
      </w:pPr>
      <w:bookmarkStart w:id="329" w:name="_Toc15867"/>
      <w:bookmarkStart w:id="330" w:name="_Toc30727"/>
      <w:bookmarkStart w:id="331" w:name="_Toc6260"/>
      <w:r>
        <w:rPr>
          <w:rFonts w:hint="default" w:ascii="Times New Roman" w:hAnsi="Times New Roman" w:eastAsia="宋体" w:cs="Times New Roman"/>
          <w:sz w:val="28"/>
          <w:szCs w:val="28"/>
        </w:rPr>
        <w:t>13.发票状态信息查询</w:t>
      </w:r>
      <w:bookmarkEnd w:id="329"/>
      <w:bookmarkEnd w:id="330"/>
      <w:bookmarkEnd w:id="331"/>
    </w:p>
    <w:p w14:paraId="145F6AD5">
      <w:pPr>
        <w:pStyle w:val="5"/>
        <w:bidi w:val="0"/>
        <w:rPr>
          <w:rFonts w:hint="default"/>
        </w:rPr>
      </w:pPr>
      <w:r>
        <w:rPr>
          <w:rFonts w:hint="default"/>
        </w:rPr>
        <w:t>向企业提供成品油蓝字发票勾选查询的功能，企业可将查询的结果保存在本地，在开具红字发票时查询本地蓝票勾选信息进行自校验。</w:t>
      </w:r>
    </w:p>
    <w:p w14:paraId="7DF49BB1">
      <w:pPr>
        <w:pStyle w:val="5"/>
        <w:bidi w:val="0"/>
        <w:rPr>
          <w:rFonts w:hint="default"/>
          <w:lang w:val="en-US" w:eastAsia="zh-CN"/>
        </w:rPr>
      </w:pPr>
      <w:r>
        <w:rPr>
          <w:rFonts w:hint="default"/>
          <w:lang w:val="en-US" w:eastAsia="zh-CN"/>
        </w:rPr>
        <w:t>需要订阅用票能力，调用《乐企归集能力说明文档》中第四章接口列表中“发票用途状态信息查询”接口。</w:t>
      </w:r>
    </w:p>
    <w:p w14:paraId="1B61916B">
      <w:pPr>
        <w:pStyle w:val="4"/>
        <w:widowControl/>
        <w:spacing w:beforeAutospacing="0" w:afterAutospacing="0" w:line="408" w:lineRule="auto"/>
        <w:rPr>
          <w:rFonts w:hint="default" w:ascii="Times New Roman" w:hAnsi="Times New Roman" w:eastAsia="宋体" w:cs="Times New Roman"/>
          <w:sz w:val="28"/>
          <w:szCs w:val="28"/>
        </w:rPr>
      </w:pPr>
      <w:bookmarkStart w:id="332" w:name="_Toc5564"/>
      <w:bookmarkStart w:id="333" w:name="_Toc15020"/>
      <w:bookmarkStart w:id="334" w:name="_Toc443"/>
      <w:r>
        <w:rPr>
          <w:rFonts w:hint="default" w:ascii="Times New Roman" w:hAnsi="Times New Roman" w:eastAsia="宋体" w:cs="Times New Roman"/>
          <w:sz w:val="28"/>
          <w:szCs w:val="28"/>
        </w:rPr>
        <w:t>14.查询成品油红字确认单明细信息</w:t>
      </w:r>
      <w:bookmarkEnd w:id="332"/>
      <w:bookmarkEnd w:id="333"/>
      <w:bookmarkEnd w:id="334"/>
    </w:p>
    <w:p w14:paraId="726E82ED">
      <w:pPr>
        <w:pStyle w:val="6"/>
        <w:bidi w:val="0"/>
        <w:rPr>
          <w:rFonts w:hint="default"/>
        </w:rPr>
      </w:pPr>
      <w:bookmarkStart w:id="335" w:name="_Toc5665"/>
      <w:r>
        <w:rPr>
          <w:rFonts w:hint="default"/>
        </w:rPr>
        <w:t>14.1接口说明</w:t>
      </w:r>
      <w:bookmarkEnd w:id="335"/>
    </w:p>
    <w:p w14:paraId="6ED4D035">
      <w:pPr>
        <w:pStyle w:val="5"/>
        <w:bidi w:val="0"/>
        <w:rPr>
          <w:rFonts w:hint="default"/>
        </w:rPr>
      </w:pPr>
      <w:r>
        <w:rPr>
          <w:rFonts w:hint="default"/>
        </w:rPr>
        <w:t>向企业提供成品油红字确认单明细查询的功能，企业可通过红字确认单UUID、销售方纳税人识别号查询成品油红字确认单明细信息，并将查询的结果保存在本地。使用此信息可以在申请成品油红字确认单时校验蓝票是否可以红冲；在开具成品油红字发票时校验是否有成品油红字确认单明细。</w:t>
      </w:r>
    </w:p>
    <w:p w14:paraId="79B6B861">
      <w:pPr>
        <w:pStyle w:val="6"/>
        <w:bidi w:val="0"/>
        <w:rPr>
          <w:rFonts w:hint="default"/>
        </w:rPr>
      </w:pPr>
      <w:bookmarkStart w:id="336" w:name="_Toc17991"/>
      <w:r>
        <w:rPr>
          <w:rFonts w:hint="default"/>
        </w:rPr>
        <w:t>14.2请求方式</w:t>
      </w:r>
      <w:bookmarkEnd w:id="336"/>
    </w:p>
    <w:p w14:paraId="2C58B757">
      <w:pPr>
        <w:pStyle w:val="5"/>
        <w:bidi w:val="0"/>
        <w:rPr>
          <w:rFonts w:hint="default"/>
        </w:rPr>
      </w:pPr>
      <w:r>
        <w:rPr>
          <w:rFonts w:hint="default"/>
        </w:rPr>
        <w:t>请求方式为POST</w:t>
      </w:r>
    </w:p>
    <w:p w14:paraId="4C54D6D2">
      <w:pPr>
        <w:pStyle w:val="5"/>
        <w:bidi w:val="0"/>
        <w:rPr>
          <w:rFonts w:hint="default"/>
        </w:rPr>
      </w:pPr>
      <w:r>
        <w:rPr>
          <w:rFonts w:hint="default"/>
        </w:rPr>
        <w:t>●</w:t>
      </w:r>
      <w:r>
        <w:rPr>
          <w:rFonts w:hint="default"/>
          <w:lang w:val="en-US"/>
        </w:rPr>
        <w:t xml:space="preserve"> </w:t>
      </w:r>
      <w:r>
        <w:rPr>
          <w:rFonts w:hint="default"/>
        </w:rPr>
        <w:t>path指该参数为路径参数</w:t>
      </w:r>
    </w:p>
    <w:p w14:paraId="577E01D1">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2AAB4161">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24D07F6E">
      <w:pPr>
        <w:pStyle w:val="6"/>
        <w:bidi w:val="0"/>
        <w:rPr>
          <w:rFonts w:hint="default"/>
          <w:lang w:eastAsia="zh-CN"/>
        </w:rPr>
      </w:pPr>
      <w:bookmarkStart w:id="337" w:name="_Toc10291"/>
      <w:r>
        <w:rPr>
          <w:rFonts w:hint="default"/>
        </w:rPr>
        <w:t>14.3</w:t>
      </w:r>
      <w:r>
        <w:rPr>
          <w:rFonts w:hint="default"/>
          <w:lang w:eastAsia="zh-CN"/>
        </w:rPr>
        <w:t>请求参数</w:t>
      </w:r>
      <w:bookmarkEnd w:id="337"/>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4448E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EC305A0">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0837538B">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08AE7F8E">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1444EC54">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1ED13FC6">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7D728098">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50D0BD06">
            <w:pPr>
              <w:pStyle w:val="25"/>
              <w:bidi w:val="0"/>
              <w:rPr>
                <w:rFonts w:hint="default"/>
              </w:rPr>
            </w:pPr>
            <w:r>
              <w:rPr>
                <w:rFonts w:hint="default"/>
              </w:rPr>
              <w:t>说明</w:t>
            </w:r>
          </w:p>
        </w:tc>
      </w:tr>
      <w:tr w14:paraId="2EBB38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23DF7F9">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4C9FBF28">
            <w:pPr>
              <w:pStyle w:val="26"/>
              <w:bidi w:val="0"/>
              <w:rPr>
                <w:rFonts w:hint="default"/>
              </w:rPr>
            </w:pPr>
            <w:r>
              <w:rPr>
                <w:rFonts w:hint="default"/>
              </w:rPr>
              <w:t>uuid</w:t>
            </w:r>
          </w:p>
        </w:tc>
        <w:tc>
          <w:tcPr>
            <w:tcW w:w="1087" w:type="pct"/>
            <w:tcBorders>
              <w:top w:val="single" w:color="auto" w:sz="6" w:space="0"/>
            </w:tcBorders>
            <w:noWrap w:val="0"/>
            <w:vAlign w:val="center"/>
          </w:tcPr>
          <w:p w14:paraId="23EE2426">
            <w:pPr>
              <w:pStyle w:val="26"/>
              <w:bidi w:val="0"/>
              <w:rPr>
                <w:rFonts w:hint="default"/>
              </w:rPr>
            </w:pPr>
            <w:r>
              <w:rPr>
                <w:rFonts w:hint="default"/>
              </w:rPr>
              <w:t>红字确认单UUID</w:t>
            </w:r>
          </w:p>
        </w:tc>
        <w:tc>
          <w:tcPr>
            <w:tcW w:w="753" w:type="pct"/>
            <w:tcBorders>
              <w:top w:val="single" w:color="auto" w:sz="6" w:space="0"/>
            </w:tcBorders>
            <w:noWrap w:val="0"/>
            <w:vAlign w:val="center"/>
          </w:tcPr>
          <w:p w14:paraId="67D9DE09">
            <w:pPr>
              <w:pStyle w:val="26"/>
              <w:bidi w:val="0"/>
              <w:rPr>
                <w:rFonts w:hint="default"/>
              </w:rPr>
            </w:pPr>
            <w:r>
              <w:rPr>
                <w:rFonts w:hint="default"/>
              </w:rPr>
              <w:t>varchar</w:t>
            </w:r>
          </w:p>
        </w:tc>
        <w:tc>
          <w:tcPr>
            <w:tcW w:w="418" w:type="pct"/>
            <w:tcBorders>
              <w:top w:val="single" w:color="auto" w:sz="6" w:space="0"/>
            </w:tcBorders>
            <w:noWrap w:val="0"/>
            <w:vAlign w:val="center"/>
          </w:tcPr>
          <w:p w14:paraId="4EF493B5">
            <w:pPr>
              <w:pStyle w:val="26"/>
              <w:bidi w:val="0"/>
              <w:rPr>
                <w:rFonts w:hint="default"/>
              </w:rPr>
            </w:pPr>
            <w:r>
              <w:rPr>
                <w:rFonts w:hint="default"/>
              </w:rPr>
              <w:t>32</w:t>
            </w:r>
          </w:p>
        </w:tc>
        <w:tc>
          <w:tcPr>
            <w:tcW w:w="417" w:type="pct"/>
            <w:tcBorders>
              <w:top w:val="single" w:color="auto" w:sz="6" w:space="0"/>
            </w:tcBorders>
            <w:noWrap w:val="0"/>
            <w:vAlign w:val="center"/>
          </w:tcPr>
          <w:p w14:paraId="08CE3092">
            <w:pPr>
              <w:pStyle w:val="26"/>
              <w:bidi w:val="0"/>
              <w:rPr>
                <w:rFonts w:hint="default"/>
              </w:rPr>
            </w:pPr>
            <w:r>
              <w:rPr>
                <w:rFonts w:hint="default"/>
              </w:rPr>
              <w:t>是</w:t>
            </w:r>
          </w:p>
        </w:tc>
        <w:tc>
          <w:tcPr>
            <w:tcW w:w="920" w:type="pct"/>
            <w:tcBorders>
              <w:top w:val="single" w:color="auto" w:sz="6" w:space="0"/>
            </w:tcBorders>
            <w:noWrap w:val="0"/>
            <w:vAlign w:val="top"/>
          </w:tcPr>
          <w:p w14:paraId="5E2AF27B">
            <w:pPr>
              <w:pStyle w:val="26"/>
              <w:bidi w:val="0"/>
              <w:rPr>
                <w:rFonts w:hint="default"/>
              </w:rPr>
            </w:pPr>
          </w:p>
        </w:tc>
      </w:tr>
      <w:tr w14:paraId="7B1011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B33B86E">
            <w:pPr>
              <w:pStyle w:val="26"/>
              <w:bidi w:val="0"/>
              <w:rPr>
                <w:rFonts w:hint="default"/>
              </w:rPr>
            </w:pPr>
            <w:r>
              <w:rPr>
                <w:rFonts w:hint="default"/>
                <w:lang w:val="en-US" w:eastAsia="zh-CN"/>
              </w:rPr>
              <w:t>2</w:t>
            </w:r>
          </w:p>
        </w:tc>
        <w:tc>
          <w:tcPr>
            <w:tcW w:w="1004" w:type="pct"/>
            <w:noWrap w:val="0"/>
            <w:vAlign w:val="center"/>
          </w:tcPr>
          <w:p w14:paraId="292FC945">
            <w:pPr>
              <w:pStyle w:val="26"/>
              <w:bidi w:val="0"/>
              <w:rPr>
                <w:rFonts w:hint="default"/>
              </w:rPr>
            </w:pPr>
            <w:r>
              <w:rPr>
                <w:rFonts w:hint="default"/>
              </w:rPr>
              <w:t>xsfnsrsbh</w:t>
            </w:r>
          </w:p>
        </w:tc>
        <w:tc>
          <w:tcPr>
            <w:tcW w:w="1087" w:type="pct"/>
            <w:noWrap w:val="0"/>
            <w:vAlign w:val="center"/>
          </w:tcPr>
          <w:p w14:paraId="331CED9B">
            <w:pPr>
              <w:pStyle w:val="26"/>
              <w:bidi w:val="0"/>
              <w:rPr>
                <w:rFonts w:hint="default"/>
              </w:rPr>
            </w:pPr>
            <w:r>
              <w:rPr>
                <w:rFonts w:hint="default"/>
              </w:rPr>
              <w:t>（销售方）统一社会信用代码/纳税人识别号/身份证件号码</w:t>
            </w:r>
          </w:p>
        </w:tc>
        <w:tc>
          <w:tcPr>
            <w:tcW w:w="753" w:type="pct"/>
            <w:noWrap w:val="0"/>
            <w:vAlign w:val="center"/>
          </w:tcPr>
          <w:p w14:paraId="77531E62">
            <w:pPr>
              <w:pStyle w:val="26"/>
              <w:bidi w:val="0"/>
              <w:rPr>
                <w:rFonts w:hint="default"/>
              </w:rPr>
            </w:pPr>
            <w:r>
              <w:rPr>
                <w:rFonts w:hint="default"/>
              </w:rPr>
              <w:t>varchar</w:t>
            </w:r>
          </w:p>
        </w:tc>
        <w:tc>
          <w:tcPr>
            <w:tcW w:w="418" w:type="pct"/>
            <w:noWrap w:val="0"/>
            <w:vAlign w:val="center"/>
          </w:tcPr>
          <w:p w14:paraId="457A906A">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0668427E">
            <w:pPr>
              <w:pStyle w:val="26"/>
              <w:bidi w:val="0"/>
              <w:rPr>
                <w:rFonts w:hint="default"/>
              </w:rPr>
            </w:pPr>
            <w:r>
              <w:rPr>
                <w:rFonts w:hint="default"/>
              </w:rPr>
              <w:t>是</w:t>
            </w:r>
          </w:p>
        </w:tc>
        <w:tc>
          <w:tcPr>
            <w:tcW w:w="920" w:type="pct"/>
            <w:noWrap w:val="0"/>
            <w:vAlign w:val="top"/>
          </w:tcPr>
          <w:p w14:paraId="137A5B81">
            <w:pPr>
              <w:pStyle w:val="26"/>
              <w:bidi w:val="0"/>
              <w:rPr>
                <w:rFonts w:hint="default"/>
              </w:rPr>
            </w:pPr>
          </w:p>
        </w:tc>
      </w:tr>
    </w:tbl>
    <w:p w14:paraId="25FE86E6">
      <w:pPr>
        <w:pStyle w:val="6"/>
        <w:bidi w:val="0"/>
        <w:rPr>
          <w:rFonts w:hint="default"/>
          <w:lang w:eastAsia="zh-CN"/>
        </w:rPr>
      </w:pPr>
      <w:bookmarkStart w:id="338" w:name="_Toc15749"/>
      <w:r>
        <w:rPr>
          <w:rFonts w:hint="default"/>
        </w:rPr>
        <w:t>14.4</w:t>
      </w:r>
      <w:r>
        <w:rPr>
          <w:rFonts w:hint="default"/>
          <w:lang w:eastAsia="zh-CN"/>
        </w:rPr>
        <w:t>请求报文示例</w:t>
      </w:r>
      <w:bookmarkEnd w:id="338"/>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F6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9D0A769">
            <w:pPr>
              <w:bidi w:val="0"/>
              <w:rPr>
                <w:rFonts w:hint="default"/>
              </w:rPr>
            </w:pPr>
            <w:r>
              <w:rPr>
                <w:rFonts w:hint="default"/>
              </w:rPr>
              <w:t>{</w:t>
            </w:r>
          </w:p>
          <w:p w14:paraId="53BAFEC8">
            <w:pPr>
              <w:bidi w:val="0"/>
              <w:rPr>
                <w:rFonts w:hint="default"/>
              </w:rPr>
            </w:pPr>
            <w:r>
              <w:rPr>
                <w:rFonts w:hint="default"/>
              </w:rPr>
              <w:tab/>
            </w:r>
            <w:r>
              <w:rPr>
                <w:rFonts w:hint="default"/>
              </w:rPr>
              <w:t>"uuid": "红字确认单UUID ",</w:t>
            </w:r>
          </w:p>
          <w:p w14:paraId="5AF285D0">
            <w:pPr>
              <w:bidi w:val="0"/>
              <w:rPr>
                <w:rFonts w:hint="default"/>
              </w:rPr>
            </w:pPr>
            <w:r>
              <w:rPr>
                <w:rFonts w:hint="default"/>
              </w:rPr>
              <w:tab/>
            </w:r>
            <w:r>
              <w:rPr>
                <w:rFonts w:hint="default"/>
              </w:rPr>
              <w:t>"xsfnsrsbh": "（销售方）统一社会信用代码/纳税人识别号/身份证件号码"</w:t>
            </w:r>
          </w:p>
          <w:p w14:paraId="67D6AFB6">
            <w:pPr>
              <w:bidi w:val="0"/>
              <w:rPr>
                <w:rFonts w:hint="default"/>
              </w:rPr>
            </w:pPr>
            <w:r>
              <w:rPr>
                <w:rFonts w:hint="default"/>
              </w:rPr>
              <w:t>}</w:t>
            </w:r>
          </w:p>
        </w:tc>
      </w:tr>
    </w:tbl>
    <w:p w14:paraId="0135E2DE">
      <w:pPr>
        <w:pStyle w:val="6"/>
        <w:bidi w:val="0"/>
        <w:rPr>
          <w:rFonts w:hint="default"/>
          <w:lang w:eastAsia="zh-CN"/>
        </w:rPr>
      </w:pPr>
      <w:bookmarkStart w:id="339" w:name="_Toc21955"/>
      <w:r>
        <w:rPr>
          <w:rFonts w:hint="default"/>
        </w:rPr>
        <w:t>14.5</w:t>
      </w:r>
      <w:r>
        <w:rPr>
          <w:rFonts w:hint="default"/>
          <w:lang w:eastAsia="zh-CN"/>
        </w:rPr>
        <w:t>返回参数</w:t>
      </w:r>
      <w:bookmarkEnd w:id="339"/>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5740F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D55F713">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65A1B319">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0584F43E">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0B8E2859">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654B5A5A">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0FF5A267">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64E31693">
            <w:pPr>
              <w:pStyle w:val="25"/>
              <w:bidi w:val="0"/>
              <w:rPr>
                <w:rFonts w:hint="default"/>
              </w:rPr>
            </w:pPr>
            <w:r>
              <w:rPr>
                <w:rFonts w:hint="default"/>
              </w:rPr>
              <w:t>说明</w:t>
            </w:r>
          </w:p>
        </w:tc>
      </w:tr>
      <w:tr w14:paraId="4425F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31E4B9D">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23880BC6">
            <w:pPr>
              <w:pStyle w:val="26"/>
              <w:bidi w:val="0"/>
              <w:rPr>
                <w:rFonts w:hint="default"/>
              </w:rPr>
            </w:pPr>
            <w:r>
              <w:rPr>
                <w:rFonts w:hint="default"/>
              </w:rPr>
              <w:t>returncode</w:t>
            </w:r>
          </w:p>
        </w:tc>
        <w:tc>
          <w:tcPr>
            <w:tcW w:w="1087" w:type="pct"/>
            <w:tcBorders>
              <w:top w:val="single" w:color="auto" w:sz="6" w:space="0"/>
            </w:tcBorders>
            <w:noWrap w:val="0"/>
            <w:vAlign w:val="center"/>
          </w:tcPr>
          <w:p w14:paraId="4F177E44">
            <w:pPr>
              <w:pStyle w:val="26"/>
              <w:bidi w:val="0"/>
              <w:rPr>
                <w:rFonts w:hint="default"/>
              </w:rPr>
            </w:pPr>
            <w:r>
              <w:rPr>
                <w:rFonts w:hint="default"/>
              </w:rPr>
              <w:t>返回码</w:t>
            </w:r>
          </w:p>
        </w:tc>
        <w:tc>
          <w:tcPr>
            <w:tcW w:w="753" w:type="pct"/>
            <w:tcBorders>
              <w:top w:val="single" w:color="auto" w:sz="6" w:space="0"/>
            </w:tcBorders>
            <w:noWrap w:val="0"/>
            <w:vAlign w:val="center"/>
          </w:tcPr>
          <w:p w14:paraId="2E2064C7">
            <w:pPr>
              <w:pStyle w:val="26"/>
              <w:bidi w:val="0"/>
              <w:rPr>
                <w:rFonts w:hint="default"/>
              </w:rPr>
            </w:pPr>
            <w:r>
              <w:rPr>
                <w:rFonts w:hint="default"/>
              </w:rPr>
              <w:t>varchar</w:t>
            </w:r>
          </w:p>
        </w:tc>
        <w:tc>
          <w:tcPr>
            <w:tcW w:w="418" w:type="pct"/>
            <w:tcBorders>
              <w:top w:val="single" w:color="auto" w:sz="6" w:space="0"/>
            </w:tcBorders>
            <w:noWrap w:val="0"/>
            <w:vAlign w:val="center"/>
          </w:tcPr>
          <w:p w14:paraId="047E7FCF">
            <w:pPr>
              <w:pStyle w:val="26"/>
              <w:bidi w:val="0"/>
              <w:rPr>
                <w:rFonts w:hint="default"/>
              </w:rPr>
            </w:pPr>
            <w:r>
              <w:rPr>
                <w:rFonts w:hint="default"/>
              </w:rPr>
              <w:t>2</w:t>
            </w:r>
          </w:p>
        </w:tc>
        <w:tc>
          <w:tcPr>
            <w:tcW w:w="417" w:type="pct"/>
            <w:tcBorders>
              <w:top w:val="single" w:color="auto" w:sz="6" w:space="0"/>
            </w:tcBorders>
            <w:noWrap w:val="0"/>
            <w:vAlign w:val="center"/>
          </w:tcPr>
          <w:p w14:paraId="36837728">
            <w:pPr>
              <w:pStyle w:val="26"/>
              <w:bidi w:val="0"/>
              <w:rPr>
                <w:rFonts w:hint="default"/>
              </w:rPr>
            </w:pPr>
            <w:r>
              <w:rPr>
                <w:rFonts w:hint="default"/>
              </w:rPr>
              <w:t>是</w:t>
            </w:r>
          </w:p>
        </w:tc>
        <w:tc>
          <w:tcPr>
            <w:tcW w:w="920" w:type="pct"/>
            <w:tcBorders>
              <w:top w:val="single" w:color="auto" w:sz="6" w:space="0"/>
            </w:tcBorders>
            <w:noWrap w:val="0"/>
            <w:vAlign w:val="center"/>
          </w:tcPr>
          <w:p w14:paraId="30E3C389">
            <w:pPr>
              <w:pStyle w:val="26"/>
              <w:bidi w:val="0"/>
              <w:rPr>
                <w:rFonts w:hint="default"/>
              </w:rPr>
            </w:pPr>
            <w:r>
              <w:rPr>
                <w:rFonts w:hint="default"/>
              </w:rPr>
              <w:t>00：成功</w:t>
            </w:r>
          </w:p>
          <w:p w14:paraId="1CABB39E">
            <w:pPr>
              <w:pStyle w:val="26"/>
              <w:bidi w:val="0"/>
              <w:rPr>
                <w:rFonts w:hint="default"/>
              </w:rPr>
            </w:pPr>
            <w:r>
              <w:rPr>
                <w:rFonts w:hint="default"/>
              </w:rPr>
              <w:t>其它：失败</w:t>
            </w:r>
          </w:p>
        </w:tc>
      </w:tr>
      <w:tr w14:paraId="3989A4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3F823CB">
            <w:pPr>
              <w:pStyle w:val="26"/>
              <w:bidi w:val="0"/>
              <w:rPr>
                <w:rFonts w:hint="default"/>
              </w:rPr>
            </w:pPr>
            <w:r>
              <w:rPr>
                <w:rFonts w:hint="default"/>
                <w:lang w:val="en-US" w:eastAsia="zh-CN"/>
              </w:rPr>
              <w:t>2</w:t>
            </w:r>
          </w:p>
        </w:tc>
        <w:tc>
          <w:tcPr>
            <w:tcW w:w="1004" w:type="pct"/>
            <w:tcBorders>
              <w:top w:val="single" w:color="auto" w:sz="6" w:space="0"/>
            </w:tcBorders>
            <w:noWrap w:val="0"/>
            <w:vAlign w:val="center"/>
          </w:tcPr>
          <w:p w14:paraId="1F9CEA58">
            <w:pPr>
              <w:pStyle w:val="26"/>
              <w:bidi w:val="0"/>
              <w:rPr>
                <w:rFonts w:hint="default"/>
              </w:rPr>
            </w:pPr>
            <w:r>
              <w:rPr>
                <w:rFonts w:hint="default"/>
              </w:rPr>
              <w:t>returnmsg</w:t>
            </w:r>
          </w:p>
        </w:tc>
        <w:tc>
          <w:tcPr>
            <w:tcW w:w="1087" w:type="pct"/>
            <w:tcBorders>
              <w:top w:val="single" w:color="auto" w:sz="6" w:space="0"/>
            </w:tcBorders>
            <w:noWrap w:val="0"/>
            <w:vAlign w:val="center"/>
          </w:tcPr>
          <w:p w14:paraId="52C9B44D">
            <w:pPr>
              <w:pStyle w:val="26"/>
              <w:bidi w:val="0"/>
              <w:rPr>
                <w:rFonts w:hint="default"/>
              </w:rPr>
            </w:pPr>
            <w:r>
              <w:rPr>
                <w:rFonts w:hint="default"/>
              </w:rPr>
              <w:t>返回信息</w:t>
            </w:r>
          </w:p>
        </w:tc>
        <w:tc>
          <w:tcPr>
            <w:tcW w:w="753" w:type="pct"/>
            <w:tcBorders>
              <w:top w:val="single" w:color="auto" w:sz="6" w:space="0"/>
            </w:tcBorders>
            <w:noWrap w:val="0"/>
            <w:vAlign w:val="center"/>
          </w:tcPr>
          <w:p w14:paraId="142049B7">
            <w:pPr>
              <w:pStyle w:val="26"/>
              <w:bidi w:val="0"/>
              <w:rPr>
                <w:rFonts w:hint="default"/>
              </w:rPr>
            </w:pPr>
            <w:r>
              <w:rPr>
                <w:rFonts w:hint="default"/>
              </w:rPr>
              <w:t>varchar</w:t>
            </w:r>
          </w:p>
        </w:tc>
        <w:tc>
          <w:tcPr>
            <w:tcW w:w="418" w:type="pct"/>
            <w:tcBorders>
              <w:top w:val="single" w:color="auto" w:sz="6" w:space="0"/>
            </w:tcBorders>
            <w:noWrap w:val="0"/>
            <w:vAlign w:val="center"/>
          </w:tcPr>
          <w:p w14:paraId="405A8FE0">
            <w:pPr>
              <w:pStyle w:val="26"/>
              <w:bidi w:val="0"/>
              <w:rPr>
                <w:rFonts w:hint="default"/>
              </w:rPr>
            </w:pPr>
            <w:r>
              <w:rPr>
                <w:rFonts w:hint="default"/>
              </w:rPr>
              <w:t>2000</w:t>
            </w:r>
          </w:p>
        </w:tc>
        <w:tc>
          <w:tcPr>
            <w:tcW w:w="417" w:type="pct"/>
            <w:tcBorders>
              <w:top w:val="single" w:color="auto" w:sz="6" w:space="0"/>
            </w:tcBorders>
            <w:noWrap w:val="0"/>
            <w:vAlign w:val="center"/>
          </w:tcPr>
          <w:p w14:paraId="21C2F83C">
            <w:pPr>
              <w:pStyle w:val="26"/>
              <w:bidi w:val="0"/>
              <w:rPr>
                <w:rFonts w:hint="default"/>
              </w:rPr>
            </w:pPr>
            <w:r>
              <w:rPr>
                <w:rFonts w:hint="default"/>
              </w:rPr>
              <w:t>否</w:t>
            </w:r>
          </w:p>
        </w:tc>
        <w:tc>
          <w:tcPr>
            <w:tcW w:w="920" w:type="pct"/>
            <w:tcBorders>
              <w:top w:val="single" w:color="auto" w:sz="6" w:space="0"/>
            </w:tcBorders>
            <w:noWrap w:val="0"/>
            <w:vAlign w:val="center"/>
          </w:tcPr>
          <w:p w14:paraId="6F79DA8E">
            <w:pPr>
              <w:pStyle w:val="26"/>
              <w:bidi w:val="0"/>
              <w:rPr>
                <w:rFonts w:hint="default"/>
              </w:rPr>
            </w:pPr>
            <w:r>
              <w:rPr>
                <w:rFonts w:hint="default"/>
              </w:rPr>
              <w:t>错误信息说明</w:t>
            </w:r>
          </w:p>
        </w:tc>
      </w:tr>
      <w:tr w14:paraId="174BF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DED5898">
            <w:pPr>
              <w:pStyle w:val="26"/>
              <w:bidi w:val="0"/>
              <w:rPr>
                <w:rFonts w:hint="default"/>
              </w:rPr>
            </w:pPr>
            <w:r>
              <w:rPr>
                <w:rFonts w:hint="default"/>
                <w:lang w:val="en-US" w:eastAsia="zh-CN"/>
              </w:rPr>
              <w:t>3</w:t>
            </w:r>
          </w:p>
        </w:tc>
        <w:tc>
          <w:tcPr>
            <w:tcW w:w="1004" w:type="pct"/>
            <w:tcBorders>
              <w:top w:val="single" w:color="auto" w:sz="6" w:space="0"/>
            </w:tcBorders>
            <w:noWrap w:val="0"/>
            <w:vAlign w:val="center"/>
          </w:tcPr>
          <w:p w14:paraId="01CF5FBE">
            <w:pPr>
              <w:pStyle w:val="26"/>
              <w:bidi w:val="0"/>
              <w:rPr>
                <w:rFonts w:hint="default"/>
              </w:rPr>
            </w:pPr>
            <w:r>
              <w:rPr>
                <w:rFonts w:hint="default"/>
              </w:rPr>
              <w:t>uuid</w:t>
            </w:r>
          </w:p>
        </w:tc>
        <w:tc>
          <w:tcPr>
            <w:tcW w:w="1087" w:type="pct"/>
            <w:tcBorders>
              <w:top w:val="single" w:color="auto" w:sz="6" w:space="0"/>
            </w:tcBorders>
            <w:noWrap w:val="0"/>
            <w:vAlign w:val="center"/>
          </w:tcPr>
          <w:p w14:paraId="567EE5F4">
            <w:pPr>
              <w:pStyle w:val="26"/>
              <w:bidi w:val="0"/>
              <w:rPr>
                <w:rFonts w:hint="default"/>
              </w:rPr>
            </w:pPr>
            <w:r>
              <w:rPr>
                <w:rFonts w:hint="default"/>
              </w:rPr>
              <w:t>红字确认单UUID</w:t>
            </w:r>
          </w:p>
        </w:tc>
        <w:tc>
          <w:tcPr>
            <w:tcW w:w="753" w:type="pct"/>
            <w:tcBorders>
              <w:top w:val="single" w:color="auto" w:sz="6" w:space="0"/>
            </w:tcBorders>
            <w:noWrap w:val="0"/>
            <w:vAlign w:val="center"/>
          </w:tcPr>
          <w:p w14:paraId="17896CDD">
            <w:pPr>
              <w:pStyle w:val="26"/>
              <w:bidi w:val="0"/>
              <w:rPr>
                <w:rFonts w:hint="default"/>
              </w:rPr>
            </w:pPr>
            <w:r>
              <w:rPr>
                <w:rFonts w:hint="default"/>
              </w:rPr>
              <w:t>varchar</w:t>
            </w:r>
          </w:p>
        </w:tc>
        <w:tc>
          <w:tcPr>
            <w:tcW w:w="418" w:type="pct"/>
            <w:tcBorders>
              <w:top w:val="single" w:color="auto" w:sz="6" w:space="0"/>
            </w:tcBorders>
            <w:noWrap w:val="0"/>
            <w:vAlign w:val="center"/>
          </w:tcPr>
          <w:p w14:paraId="2856B43C">
            <w:pPr>
              <w:pStyle w:val="26"/>
              <w:bidi w:val="0"/>
              <w:rPr>
                <w:rFonts w:hint="default"/>
              </w:rPr>
            </w:pPr>
            <w:r>
              <w:rPr>
                <w:rFonts w:hint="default"/>
              </w:rPr>
              <w:t>32</w:t>
            </w:r>
          </w:p>
        </w:tc>
        <w:tc>
          <w:tcPr>
            <w:tcW w:w="417" w:type="pct"/>
            <w:tcBorders>
              <w:top w:val="single" w:color="auto" w:sz="6" w:space="0"/>
            </w:tcBorders>
            <w:noWrap w:val="0"/>
            <w:vAlign w:val="center"/>
          </w:tcPr>
          <w:p w14:paraId="310B9E4F">
            <w:pPr>
              <w:pStyle w:val="26"/>
              <w:bidi w:val="0"/>
              <w:rPr>
                <w:rFonts w:hint="default"/>
              </w:rPr>
            </w:pPr>
            <w:r>
              <w:rPr>
                <w:rFonts w:hint="default"/>
              </w:rPr>
              <w:t>是</w:t>
            </w:r>
          </w:p>
        </w:tc>
        <w:tc>
          <w:tcPr>
            <w:tcW w:w="920" w:type="pct"/>
            <w:tcBorders>
              <w:top w:val="single" w:color="auto" w:sz="6" w:space="0"/>
            </w:tcBorders>
            <w:noWrap w:val="0"/>
            <w:vAlign w:val="center"/>
          </w:tcPr>
          <w:p w14:paraId="37DF1ECB">
            <w:pPr>
              <w:pStyle w:val="26"/>
              <w:bidi w:val="0"/>
              <w:rPr>
                <w:rFonts w:hint="default"/>
              </w:rPr>
            </w:pPr>
          </w:p>
        </w:tc>
      </w:tr>
      <w:tr w14:paraId="538E1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A359668">
            <w:pPr>
              <w:pStyle w:val="26"/>
              <w:bidi w:val="0"/>
              <w:rPr>
                <w:rFonts w:hint="default"/>
              </w:rPr>
            </w:pPr>
            <w:r>
              <w:rPr>
                <w:rFonts w:hint="default"/>
                <w:lang w:val="en-US" w:eastAsia="zh-CN"/>
              </w:rPr>
              <w:t>4</w:t>
            </w:r>
          </w:p>
        </w:tc>
        <w:tc>
          <w:tcPr>
            <w:tcW w:w="1004" w:type="pct"/>
            <w:tcBorders>
              <w:top w:val="single" w:color="auto" w:sz="6" w:space="0"/>
            </w:tcBorders>
            <w:noWrap w:val="0"/>
            <w:vAlign w:val="center"/>
          </w:tcPr>
          <w:p w14:paraId="76A7F457">
            <w:pPr>
              <w:pStyle w:val="26"/>
              <w:bidi w:val="0"/>
              <w:rPr>
                <w:rFonts w:hint="default"/>
              </w:rPr>
            </w:pPr>
            <w:r>
              <w:rPr>
                <w:rFonts w:hint="default"/>
              </w:rPr>
              <w:t>hzfpxxqrdbh</w:t>
            </w:r>
          </w:p>
        </w:tc>
        <w:tc>
          <w:tcPr>
            <w:tcW w:w="1087" w:type="pct"/>
            <w:tcBorders>
              <w:top w:val="single" w:color="auto" w:sz="6" w:space="0"/>
            </w:tcBorders>
            <w:noWrap w:val="0"/>
            <w:vAlign w:val="center"/>
          </w:tcPr>
          <w:p w14:paraId="2929BA8C">
            <w:pPr>
              <w:pStyle w:val="26"/>
              <w:bidi w:val="0"/>
              <w:rPr>
                <w:rFonts w:hint="default"/>
              </w:rPr>
            </w:pPr>
            <w:r>
              <w:rPr>
                <w:rFonts w:hint="default"/>
              </w:rPr>
              <w:t>红字发票信息确认单编号</w:t>
            </w:r>
          </w:p>
        </w:tc>
        <w:tc>
          <w:tcPr>
            <w:tcW w:w="753" w:type="pct"/>
            <w:tcBorders>
              <w:top w:val="single" w:color="auto" w:sz="6" w:space="0"/>
            </w:tcBorders>
            <w:noWrap w:val="0"/>
            <w:vAlign w:val="center"/>
          </w:tcPr>
          <w:p w14:paraId="797267B5">
            <w:pPr>
              <w:pStyle w:val="26"/>
              <w:bidi w:val="0"/>
              <w:rPr>
                <w:rFonts w:hint="default"/>
              </w:rPr>
            </w:pPr>
            <w:r>
              <w:rPr>
                <w:rFonts w:hint="default"/>
              </w:rPr>
              <w:t>varchar</w:t>
            </w:r>
          </w:p>
        </w:tc>
        <w:tc>
          <w:tcPr>
            <w:tcW w:w="418" w:type="pct"/>
            <w:tcBorders>
              <w:top w:val="single" w:color="auto" w:sz="6" w:space="0"/>
            </w:tcBorders>
            <w:noWrap w:val="0"/>
            <w:vAlign w:val="center"/>
          </w:tcPr>
          <w:p w14:paraId="5164FC6D">
            <w:pPr>
              <w:pStyle w:val="26"/>
              <w:bidi w:val="0"/>
              <w:rPr>
                <w:rFonts w:hint="default"/>
              </w:rPr>
            </w:pPr>
            <w:r>
              <w:rPr>
                <w:rFonts w:hint="default"/>
              </w:rPr>
              <w:t>20</w:t>
            </w:r>
          </w:p>
        </w:tc>
        <w:tc>
          <w:tcPr>
            <w:tcW w:w="417" w:type="pct"/>
            <w:tcBorders>
              <w:top w:val="single" w:color="auto" w:sz="6" w:space="0"/>
            </w:tcBorders>
            <w:noWrap w:val="0"/>
            <w:vAlign w:val="center"/>
          </w:tcPr>
          <w:p w14:paraId="5AAC1AD9">
            <w:pPr>
              <w:pStyle w:val="26"/>
              <w:bidi w:val="0"/>
              <w:rPr>
                <w:rFonts w:hint="default"/>
              </w:rPr>
            </w:pPr>
            <w:r>
              <w:rPr>
                <w:rFonts w:hint="default"/>
              </w:rPr>
              <w:t>是</w:t>
            </w:r>
          </w:p>
        </w:tc>
        <w:tc>
          <w:tcPr>
            <w:tcW w:w="920" w:type="pct"/>
            <w:tcBorders>
              <w:top w:val="single" w:color="auto" w:sz="6" w:space="0"/>
            </w:tcBorders>
            <w:noWrap w:val="0"/>
            <w:vAlign w:val="center"/>
          </w:tcPr>
          <w:p w14:paraId="1CBBBC47">
            <w:pPr>
              <w:pStyle w:val="26"/>
              <w:bidi w:val="0"/>
              <w:rPr>
                <w:rFonts w:hint="default"/>
              </w:rPr>
            </w:pPr>
          </w:p>
        </w:tc>
      </w:tr>
      <w:tr w14:paraId="3E4A77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910BDB2">
            <w:pPr>
              <w:pStyle w:val="26"/>
              <w:bidi w:val="0"/>
              <w:rPr>
                <w:rFonts w:hint="default"/>
              </w:rPr>
            </w:pPr>
            <w:r>
              <w:rPr>
                <w:rFonts w:hint="default"/>
                <w:lang w:val="en-US" w:eastAsia="zh-CN"/>
              </w:rPr>
              <w:t>5</w:t>
            </w:r>
          </w:p>
        </w:tc>
        <w:tc>
          <w:tcPr>
            <w:tcW w:w="1004" w:type="pct"/>
            <w:tcBorders>
              <w:top w:val="single" w:color="auto" w:sz="6" w:space="0"/>
            </w:tcBorders>
            <w:noWrap w:val="0"/>
            <w:vAlign w:val="center"/>
          </w:tcPr>
          <w:p w14:paraId="661688FA">
            <w:pPr>
              <w:pStyle w:val="26"/>
              <w:bidi w:val="0"/>
              <w:rPr>
                <w:rFonts w:hint="default"/>
              </w:rPr>
            </w:pPr>
            <w:r>
              <w:rPr>
                <w:rFonts w:hint="default"/>
              </w:rPr>
              <w:t>lrfsf</w:t>
            </w:r>
          </w:p>
        </w:tc>
        <w:tc>
          <w:tcPr>
            <w:tcW w:w="1087" w:type="pct"/>
            <w:tcBorders>
              <w:top w:val="single" w:color="auto" w:sz="6" w:space="0"/>
            </w:tcBorders>
            <w:noWrap w:val="0"/>
            <w:vAlign w:val="center"/>
          </w:tcPr>
          <w:p w14:paraId="63A6C126">
            <w:pPr>
              <w:pStyle w:val="26"/>
              <w:bidi w:val="0"/>
              <w:rPr>
                <w:rFonts w:hint="default"/>
              </w:rPr>
            </w:pPr>
            <w:r>
              <w:rPr>
                <w:rFonts w:hint="default"/>
              </w:rPr>
              <w:t>录入方身份</w:t>
            </w:r>
          </w:p>
        </w:tc>
        <w:tc>
          <w:tcPr>
            <w:tcW w:w="753" w:type="pct"/>
            <w:tcBorders>
              <w:top w:val="single" w:color="auto" w:sz="6" w:space="0"/>
            </w:tcBorders>
            <w:noWrap w:val="0"/>
            <w:vAlign w:val="center"/>
          </w:tcPr>
          <w:p w14:paraId="3530C7DA">
            <w:pPr>
              <w:pStyle w:val="26"/>
              <w:bidi w:val="0"/>
              <w:rPr>
                <w:rFonts w:hint="default"/>
              </w:rPr>
            </w:pPr>
            <w:r>
              <w:rPr>
                <w:rFonts w:hint="default"/>
              </w:rPr>
              <w:t>varchar</w:t>
            </w:r>
          </w:p>
        </w:tc>
        <w:tc>
          <w:tcPr>
            <w:tcW w:w="418" w:type="pct"/>
            <w:tcBorders>
              <w:top w:val="single" w:color="auto" w:sz="6" w:space="0"/>
            </w:tcBorders>
            <w:noWrap w:val="0"/>
            <w:vAlign w:val="center"/>
          </w:tcPr>
          <w:p w14:paraId="666135C0">
            <w:pPr>
              <w:pStyle w:val="26"/>
              <w:bidi w:val="0"/>
              <w:rPr>
                <w:rFonts w:hint="default"/>
              </w:rPr>
            </w:pPr>
            <w:r>
              <w:rPr>
                <w:rFonts w:hint="default"/>
              </w:rPr>
              <w:t>1</w:t>
            </w:r>
          </w:p>
        </w:tc>
        <w:tc>
          <w:tcPr>
            <w:tcW w:w="417" w:type="pct"/>
            <w:tcBorders>
              <w:top w:val="single" w:color="auto" w:sz="6" w:space="0"/>
            </w:tcBorders>
            <w:noWrap w:val="0"/>
            <w:vAlign w:val="center"/>
          </w:tcPr>
          <w:p w14:paraId="0610F34B">
            <w:pPr>
              <w:pStyle w:val="26"/>
              <w:bidi w:val="0"/>
              <w:rPr>
                <w:rFonts w:hint="default"/>
              </w:rPr>
            </w:pPr>
            <w:r>
              <w:rPr>
                <w:rFonts w:hint="default"/>
              </w:rPr>
              <w:t>是</w:t>
            </w:r>
          </w:p>
        </w:tc>
        <w:tc>
          <w:tcPr>
            <w:tcW w:w="920" w:type="pct"/>
            <w:tcBorders>
              <w:top w:val="single" w:color="auto" w:sz="6" w:space="0"/>
            </w:tcBorders>
            <w:noWrap w:val="0"/>
            <w:vAlign w:val="center"/>
          </w:tcPr>
          <w:p w14:paraId="2CCF3418">
            <w:pPr>
              <w:pStyle w:val="26"/>
              <w:bidi w:val="0"/>
              <w:rPr>
                <w:rFonts w:hint="default"/>
              </w:rPr>
            </w:pPr>
            <w:r>
              <w:rPr>
                <w:rFonts w:hint="default"/>
              </w:rPr>
              <w:t>0：销方</w:t>
            </w:r>
          </w:p>
          <w:p w14:paraId="51C22F99">
            <w:pPr>
              <w:pStyle w:val="26"/>
              <w:bidi w:val="0"/>
              <w:rPr>
                <w:rFonts w:hint="default"/>
              </w:rPr>
            </w:pPr>
            <w:r>
              <w:rPr>
                <w:rFonts w:hint="default"/>
              </w:rPr>
              <w:t>1：购方</w:t>
            </w:r>
          </w:p>
        </w:tc>
      </w:tr>
      <w:tr w14:paraId="14ACD0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20" w:hRule="atLeast"/>
        </w:trPr>
        <w:tc>
          <w:tcPr>
            <w:tcW w:w="397" w:type="pct"/>
            <w:noWrap w:val="0"/>
            <w:vAlign w:val="center"/>
          </w:tcPr>
          <w:p w14:paraId="70B205ED">
            <w:pPr>
              <w:pStyle w:val="26"/>
              <w:bidi w:val="0"/>
              <w:rPr>
                <w:rFonts w:hint="default"/>
              </w:rPr>
            </w:pPr>
            <w:r>
              <w:rPr>
                <w:rFonts w:hint="default"/>
                <w:lang w:val="en-US" w:eastAsia="zh-CN"/>
              </w:rPr>
              <w:t>6</w:t>
            </w:r>
          </w:p>
        </w:tc>
        <w:tc>
          <w:tcPr>
            <w:tcW w:w="1004" w:type="pct"/>
            <w:noWrap w:val="0"/>
            <w:vAlign w:val="center"/>
          </w:tcPr>
          <w:p w14:paraId="2F6D0B02">
            <w:pPr>
              <w:pStyle w:val="26"/>
              <w:bidi w:val="0"/>
              <w:rPr>
                <w:rFonts w:hint="default"/>
              </w:rPr>
            </w:pPr>
            <w:r>
              <w:rPr>
                <w:rFonts w:hint="default"/>
              </w:rPr>
              <w:t>xsfnsrsbh</w:t>
            </w:r>
          </w:p>
        </w:tc>
        <w:tc>
          <w:tcPr>
            <w:tcW w:w="1087" w:type="pct"/>
            <w:noWrap w:val="0"/>
            <w:vAlign w:val="center"/>
          </w:tcPr>
          <w:p w14:paraId="1743193D">
            <w:pPr>
              <w:pStyle w:val="26"/>
              <w:bidi w:val="0"/>
              <w:rPr>
                <w:rFonts w:hint="default"/>
              </w:rPr>
            </w:pPr>
            <w:r>
              <w:rPr>
                <w:rFonts w:hint="default"/>
              </w:rPr>
              <w:t>（销售方）统一社会信用代码/纳税人识别号/身份证件号码</w:t>
            </w:r>
          </w:p>
        </w:tc>
        <w:tc>
          <w:tcPr>
            <w:tcW w:w="753" w:type="pct"/>
            <w:noWrap w:val="0"/>
            <w:vAlign w:val="center"/>
          </w:tcPr>
          <w:p w14:paraId="1480C340">
            <w:pPr>
              <w:pStyle w:val="26"/>
              <w:bidi w:val="0"/>
              <w:rPr>
                <w:rFonts w:hint="default"/>
              </w:rPr>
            </w:pPr>
            <w:r>
              <w:rPr>
                <w:rFonts w:hint="default"/>
              </w:rPr>
              <w:t>varchar</w:t>
            </w:r>
          </w:p>
        </w:tc>
        <w:tc>
          <w:tcPr>
            <w:tcW w:w="418" w:type="pct"/>
            <w:noWrap w:val="0"/>
            <w:vAlign w:val="center"/>
          </w:tcPr>
          <w:p w14:paraId="0BBE8953">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088BE75F">
            <w:pPr>
              <w:pStyle w:val="26"/>
              <w:bidi w:val="0"/>
              <w:rPr>
                <w:rFonts w:hint="default"/>
              </w:rPr>
            </w:pPr>
            <w:r>
              <w:rPr>
                <w:rFonts w:hint="default"/>
              </w:rPr>
              <w:t>是</w:t>
            </w:r>
          </w:p>
        </w:tc>
        <w:tc>
          <w:tcPr>
            <w:tcW w:w="920" w:type="pct"/>
            <w:noWrap w:val="0"/>
            <w:vAlign w:val="center"/>
          </w:tcPr>
          <w:p w14:paraId="7FE37960">
            <w:pPr>
              <w:pStyle w:val="26"/>
              <w:bidi w:val="0"/>
              <w:rPr>
                <w:rFonts w:hint="default"/>
              </w:rPr>
            </w:pPr>
          </w:p>
        </w:tc>
      </w:tr>
      <w:tr w14:paraId="2F5281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BB43949">
            <w:pPr>
              <w:pStyle w:val="26"/>
              <w:bidi w:val="0"/>
              <w:rPr>
                <w:rFonts w:hint="default"/>
              </w:rPr>
            </w:pPr>
            <w:r>
              <w:rPr>
                <w:rFonts w:hint="default"/>
                <w:lang w:val="en-US" w:eastAsia="zh-CN"/>
              </w:rPr>
              <w:t>7</w:t>
            </w:r>
          </w:p>
        </w:tc>
        <w:tc>
          <w:tcPr>
            <w:tcW w:w="1004" w:type="pct"/>
            <w:noWrap w:val="0"/>
            <w:vAlign w:val="center"/>
          </w:tcPr>
          <w:p w14:paraId="20C7A7F4">
            <w:pPr>
              <w:pStyle w:val="26"/>
              <w:bidi w:val="0"/>
              <w:rPr>
                <w:rFonts w:hint="default"/>
              </w:rPr>
            </w:pPr>
            <w:r>
              <w:rPr>
                <w:rFonts w:hint="default"/>
              </w:rPr>
              <w:t>xsfmc</w:t>
            </w:r>
          </w:p>
        </w:tc>
        <w:tc>
          <w:tcPr>
            <w:tcW w:w="1087" w:type="pct"/>
            <w:noWrap w:val="0"/>
            <w:vAlign w:val="center"/>
          </w:tcPr>
          <w:p w14:paraId="71AC268D">
            <w:pPr>
              <w:pStyle w:val="26"/>
              <w:bidi w:val="0"/>
              <w:rPr>
                <w:rFonts w:hint="default"/>
              </w:rPr>
            </w:pPr>
            <w:r>
              <w:rPr>
                <w:rFonts w:hint="default"/>
              </w:rPr>
              <w:t>（销售方）名称</w:t>
            </w:r>
          </w:p>
        </w:tc>
        <w:tc>
          <w:tcPr>
            <w:tcW w:w="753" w:type="pct"/>
            <w:noWrap w:val="0"/>
            <w:vAlign w:val="center"/>
          </w:tcPr>
          <w:p w14:paraId="517FB97A">
            <w:pPr>
              <w:pStyle w:val="26"/>
              <w:bidi w:val="0"/>
              <w:rPr>
                <w:rFonts w:hint="default"/>
              </w:rPr>
            </w:pPr>
            <w:r>
              <w:rPr>
                <w:rFonts w:hint="default"/>
              </w:rPr>
              <w:t>varchar</w:t>
            </w:r>
          </w:p>
        </w:tc>
        <w:tc>
          <w:tcPr>
            <w:tcW w:w="418" w:type="pct"/>
            <w:noWrap w:val="0"/>
            <w:vAlign w:val="center"/>
          </w:tcPr>
          <w:p w14:paraId="18169736">
            <w:pPr>
              <w:pStyle w:val="26"/>
              <w:bidi w:val="0"/>
              <w:rPr>
                <w:rFonts w:hint="default"/>
              </w:rPr>
            </w:pPr>
            <w:r>
              <w:rPr>
                <w:rFonts w:hint="default"/>
              </w:rPr>
              <w:t>300</w:t>
            </w:r>
          </w:p>
        </w:tc>
        <w:tc>
          <w:tcPr>
            <w:tcW w:w="417" w:type="pct"/>
            <w:noWrap w:val="0"/>
            <w:vAlign w:val="center"/>
          </w:tcPr>
          <w:p w14:paraId="5D9E1EB9">
            <w:pPr>
              <w:pStyle w:val="26"/>
              <w:bidi w:val="0"/>
              <w:rPr>
                <w:rFonts w:hint="default"/>
              </w:rPr>
            </w:pPr>
            <w:r>
              <w:rPr>
                <w:rFonts w:hint="default"/>
              </w:rPr>
              <w:t>是</w:t>
            </w:r>
          </w:p>
        </w:tc>
        <w:tc>
          <w:tcPr>
            <w:tcW w:w="920" w:type="pct"/>
            <w:noWrap w:val="0"/>
            <w:vAlign w:val="center"/>
          </w:tcPr>
          <w:p w14:paraId="4C6D2B50">
            <w:pPr>
              <w:pStyle w:val="26"/>
              <w:bidi w:val="0"/>
              <w:rPr>
                <w:rFonts w:hint="default"/>
              </w:rPr>
            </w:pPr>
          </w:p>
        </w:tc>
      </w:tr>
      <w:tr w14:paraId="53AE6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B01A42">
            <w:pPr>
              <w:pStyle w:val="26"/>
              <w:bidi w:val="0"/>
              <w:rPr>
                <w:rFonts w:hint="default"/>
              </w:rPr>
            </w:pPr>
            <w:r>
              <w:rPr>
                <w:rFonts w:hint="default"/>
                <w:lang w:val="en-US" w:eastAsia="zh-CN"/>
              </w:rPr>
              <w:t>8</w:t>
            </w:r>
          </w:p>
        </w:tc>
        <w:tc>
          <w:tcPr>
            <w:tcW w:w="1004" w:type="pct"/>
            <w:noWrap w:val="0"/>
            <w:vAlign w:val="center"/>
          </w:tcPr>
          <w:p w14:paraId="7D11D990">
            <w:pPr>
              <w:pStyle w:val="26"/>
              <w:bidi w:val="0"/>
              <w:rPr>
                <w:rFonts w:hint="default"/>
              </w:rPr>
            </w:pPr>
            <w:r>
              <w:rPr>
                <w:rFonts w:hint="default"/>
              </w:rPr>
              <w:t>gmfnsrsbh</w:t>
            </w:r>
          </w:p>
        </w:tc>
        <w:tc>
          <w:tcPr>
            <w:tcW w:w="1087" w:type="pct"/>
            <w:noWrap w:val="0"/>
            <w:vAlign w:val="center"/>
          </w:tcPr>
          <w:p w14:paraId="4DE0CAEF">
            <w:pPr>
              <w:pStyle w:val="26"/>
              <w:bidi w:val="0"/>
              <w:rPr>
                <w:rFonts w:hint="default"/>
              </w:rPr>
            </w:pPr>
            <w:r>
              <w:rPr>
                <w:rFonts w:hint="default"/>
              </w:rPr>
              <w:t>（购买方）统一社会信用代码/纳税人识别号/身份证件号码</w:t>
            </w:r>
          </w:p>
        </w:tc>
        <w:tc>
          <w:tcPr>
            <w:tcW w:w="753" w:type="pct"/>
            <w:noWrap w:val="0"/>
            <w:vAlign w:val="center"/>
          </w:tcPr>
          <w:p w14:paraId="1CF9B750">
            <w:pPr>
              <w:pStyle w:val="26"/>
              <w:bidi w:val="0"/>
              <w:rPr>
                <w:rFonts w:hint="default"/>
              </w:rPr>
            </w:pPr>
            <w:r>
              <w:rPr>
                <w:rFonts w:hint="default"/>
              </w:rPr>
              <w:t>varchar</w:t>
            </w:r>
          </w:p>
        </w:tc>
        <w:tc>
          <w:tcPr>
            <w:tcW w:w="418" w:type="pct"/>
            <w:noWrap w:val="0"/>
            <w:vAlign w:val="center"/>
          </w:tcPr>
          <w:p w14:paraId="083F1218">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07D2134C">
            <w:pPr>
              <w:pStyle w:val="26"/>
              <w:bidi w:val="0"/>
              <w:rPr>
                <w:rFonts w:hint="default"/>
              </w:rPr>
            </w:pPr>
            <w:r>
              <w:rPr>
                <w:rFonts w:hint="default"/>
              </w:rPr>
              <w:t>否</w:t>
            </w:r>
          </w:p>
        </w:tc>
        <w:tc>
          <w:tcPr>
            <w:tcW w:w="920" w:type="pct"/>
            <w:noWrap w:val="0"/>
            <w:vAlign w:val="center"/>
          </w:tcPr>
          <w:p w14:paraId="0EFC5847">
            <w:pPr>
              <w:pStyle w:val="26"/>
              <w:bidi w:val="0"/>
              <w:rPr>
                <w:rFonts w:hint="default"/>
              </w:rPr>
            </w:pPr>
          </w:p>
        </w:tc>
      </w:tr>
      <w:tr w14:paraId="711593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C5C882F">
            <w:pPr>
              <w:pStyle w:val="26"/>
              <w:bidi w:val="0"/>
              <w:rPr>
                <w:rFonts w:hint="default"/>
              </w:rPr>
            </w:pPr>
            <w:r>
              <w:rPr>
                <w:rFonts w:hint="default"/>
                <w:lang w:val="en-US" w:eastAsia="zh-CN"/>
              </w:rPr>
              <w:t>9</w:t>
            </w:r>
          </w:p>
        </w:tc>
        <w:tc>
          <w:tcPr>
            <w:tcW w:w="1004" w:type="pct"/>
            <w:noWrap w:val="0"/>
            <w:vAlign w:val="center"/>
          </w:tcPr>
          <w:p w14:paraId="04F964A1">
            <w:pPr>
              <w:pStyle w:val="26"/>
              <w:bidi w:val="0"/>
              <w:rPr>
                <w:rFonts w:hint="default"/>
              </w:rPr>
            </w:pPr>
            <w:r>
              <w:rPr>
                <w:rFonts w:hint="default"/>
              </w:rPr>
              <w:t>gmfmc</w:t>
            </w:r>
          </w:p>
        </w:tc>
        <w:tc>
          <w:tcPr>
            <w:tcW w:w="1087" w:type="pct"/>
            <w:noWrap w:val="0"/>
            <w:vAlign w:val="center"/>
          </w:tcPr>
          <w:p w14:paraId="748EAFB8">
            <w:pPr>
              <w:pStyle w:val="26"/>
              <w:bidi w:val="0"/>
              <w:rPr>
                <w:rFonts w:hint="default"/>
              </w:rPr>
            </w:pPr>
            <w:r>
              <w:rPr>
                <w:rFonts w:hint="default"/>
              </w:rPr>
              <w:t>（购买方）名称</w:t>
            </w:r>
          </w:p>
        </w:tc>
        <w:tc>
          <w:tcPr>
            <w:tcW w:w="753" w:type="pct"/>
            <w:noWrap w:val="0"/>
            <w:vAlign w:val="center"/>
          </w:tcPr>
          <w:p w14:paraId="0F0FEB14">
            <w:pPr>
              <w:pStyle w:val="26"/>
              <w:bidi w:val="0"/>
              <w:rPr>
                <w:rFonts w:hint="default"/>
              </w:rPr>
            </w:pPr>
            <w:r>
              <w:rPr>
                <w:rFonts w:hint="default"/>
              </w:rPr>
              <w:t>varchar</w:t>
            </w:r>
          </w:p>
        </w:tc>
        <w:tc>
          <w:tcPr>
            <w:tcW w:w="418" w:type="pct"/>
            <w:noWrap w:val="0"/>
            <w:vAlign w:val="center"/>
          </w:tcPr>
          <w:p w14:paraId="3C1517B3">
            <w:pPr>
              <w:pStyle w:val="26"/>
              <w:bidi w:val="0"/>
              <w:rPr>
                <w:rFonts w:hint="default"/>
              </w:rPr>
            </w:pPr>
            <w:r>
              <w:rPr>
                <w:rFonts w:hint="default"/>
              </w:rPr>
              <w:t>300</w:t>
            </w:r>
          </w:p>
        </w:tc>
        <w:tc>
          <w:tcPr>
            <w:tcW w:w="417" w:type="pct"/>
            <w:noWrap w:val="0"/>
            <w:vAlign w:val="center"/>
          </w:tcPr>
          <w:p w14:paraId="517371B0">
            <w:pPr>
              <w:pStyle w:val="26"/>
              <w:bidi w:val="0"/>
              <w:rPr>
                <w:rFonts w:hint="default"/>
              </w:rPr>
            </w:pPr>
            <w:r>
              <w:rPr>
                <w:rFonts w:hint="default"/>
              </w:rPr>
              <w:t>是</w:t>
            </w:r>
          </w:p>
        </w:tc>
        <w:tc>
          <w:tcPr>
            <w:tcW w:w="920" w:type="pct"/>
            <w:noWrap w:val="0"/>
            <w:vAlign w:val="center"/>
          </w:tcPr>
          <w:p w14:paraId="1724D069">
            <w:pPr>
              <w:pStyle w:val="26"/>
              <w:bidi w:val="0"/>
              <w:rPr>
                <w:rFonts w:hint="default"/>
              </w:rPr>
            </w:pPr>
          </w:p>
        </w:tc>
      </w:tr>
      <w:tr w14:paraId="4E453F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44DF66">
            <w:pPr>
              <w:pStyle w:val="26"/>
              <w:bidi w:val="0"/>
              <w:rPr>
                <w:rFonts w:hint="default"/>
              </w:rPr>
            </w:pPr>
            <w:r>
              <w:rPr>
                <w:rFonts w:hint="default"/>
                <w:lang w:val="en-US" w:eastAsia="zh-CN"/>
              </w:rPr>
              <w:t>10</w:t>
            </w:r>
          </w:p>
        </w:tc>
        <w:tc>
          <w:tcPr>
            <w:tcW w:w="1004" w:type="pct"/>
            <w:noWrap w:val="0"/>
            <w:vAlign w:val="center"/>
          </w:tcPr>
          <w:p w14:paraId="1966A92F">
            <w:pPr>
              <w:pStyle w:val="26"/>
              <w:bidi w:val="0"/>
              <w:rPr>
                <w:rFonts w:hint="default"/>
              </w:rPr>
            </w:pPr>
            <w:r>
              <w:rPr>
                <w:rFonts w:hint="default"/>
              </w:rPr>
              <w:t>lzfpdm</w:t>
            </w:r>
          </w:p>
        </w:tc>
        <w:tc>
          <w:tcPr>
            <w:tcW w:w="1087" w:type="pct"/>
            <w:noWrap w:val="0"/>
            <w:vAlign w:val="center"/>
          </w:tcPr>
          <w:p w14:paraId="1F284C48">
            <w:pPr>
              <w:pStyle w:val="26"/>
              <w:bidi w:val="0"/>
              <w:rPr>
                <w:rFonts w:hint="default"/>
              </w:rPr>
            </w:pPr>
            <w:r>
              <w:rPr>
                <w:rFonts w:hint="default"/>
              </w:rPr>
              <w:t>蓝字发票代码</w:t>
            </w:r>
          </w:p>
        </w:tc>
        <w:tc>
          <w:tcPr>
            <w:tcW w:w="753" w:type="pct"/>
            <w:noWrap w:val="0"/>
            <w:vAlign w:val="center"/>
          </w:tcPr>
          <w:p w14:paraId="35080C8B">
            <w:pPr>
              <w:pStyle w:val="26"/>
              <w:bidi w:val="0"/>
              <w:rPr>
                <w:rFonts w:hint="default"/>
              </w:rPr>
            </w:pPr>
            <w:r>
              <w:rPr>
                <w:rFonts w:hint="default"/>
              </w:rPr>
              <w:t>number</w:t>
            </w:r>
          </w:p>
        </w:tc>
        <w:tc>
          <w:tcPr>
            <w:tcW w:w="418" w:type="pct"/>
            <w:noWrap w:val="0"/>
            <w:vAlign w:val="center"/>
          </w:tcPr>
          <w:p w14:paraId="3C1B91F1">
            <w:pPr>
              <w:pStyle w:val="26"/>
              <w:bidi w:val="0"/>
              <w:rPr>
                <w:rFonts w:hint="default"/>
              </w:rPr>
            </w:pPr>
            <w:r>
              <w:rPr>
                <w:rFonts w:hint="default"/>
              </w:rPr>
              <w:t>12</w:t>
            </w:r>
          </w:p>
        </w:tc>
        <w:tc>
          <w:tcPr>
            <w:tcW w:w="417" w:type="pct"/>
            <w:noWrap w:val="0"/>
            <w:vAlign w:val="center"/>
          </w:tcPr>
          <w:p w14:paraId="4115C6F1">
            <w:pPr>
              <w:pStyle w:val="26"/>
              <w:bidi w:val="0"/>
              <w:rPr>
                <w:rFonts w:hint="default"/>
              </w:rPr>
            </w:pPr>
            <w:r>
              <w:rPr>
                <w:rFonts w:hint="default"/>
              </w:rPr>
              <w:t>否</w:t>
            </w:r>
          </w:p>
        </w:tc>
        <w:tc>
          <w:tcPr>
            <w:tcW w:w="920" w:type="pct"/>
            <w:noWrap w:val="0"/>
            <w:vAlign w:val="center"/>
          </w:tcPr>
          <w:p w14:paraId="2663A88A">
            <w:pPr>
              <w:pStyle w:val="26"/>
              <w:bidi w:val="0"/>
              <w:rPr>
                <w:rFonts w:hint="default"/>
              </w:rPr>
            </w:pPr>
          </w:p>
        </w:tc>
      </w:tr>
      <w:tr w14:paraId="0E3A46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75BDF58">
            <w:pPr>
              <w:pStyle w:val="26"/>
              <w:bidi w:val="0"/>
              <w:rPr>
                <w:rFonts w:hint="default"/>
              </w:rPr>
            </w:pPr>
            <w:r>
              <w:rPr>
                <w:rFonts w:hint="default"/>
                <w:lang w:val="en-US" w:eastAsia="zh-CN"/>
              </w:rPr>
              <w:t>11</w:t>
            </w:r>
          </w:p>
        </w:tc>
        <w:tc>
          <w:tcPr>
            <w:tcW w:w="1004" w:type="pct"/>
            <w:noWrap w:val="0"/>
            <w:vAlign w:val="center"/>
          </w:tcPr>
          <w:p w14:paraId="6AC7331D">
            <w:pPr>
              <w:pStyle w:val="26"/>
              <w:bidi w:val="0"/>
              <w:rPr>
                <w:rFonts w:hint="default"/>
              </w:rPr>
            </w:pPr>
            <w:r>
              <w:rPr>
                <w:rFonts w:hint="default"/>
              </w:rPr>
              <w:t>lzfphm</w:t>
            </w:r>
          </w:p>
        </w:tc>
        <w:tc>
          <w:tcPr>
            <w:tcW w:w="1087" w:type="pct"/>
            <w:noWrap w:val="0"/>
            <w:vAlign w:val="center"/>
          </w:tcPr>
          <w:p w14:paraId="50647D00">
            <w:pPr>
              <w:pStyle w:val="26"/>
              <w:bidi w:val="0"/>
              <w:rPr>
                <w:rFonts w:hint="default"/>
              </w:rPr>
            </w:pPr>
            <w:r>
              <w:rPr>
                <w:rFonts w:hint="default"/>
              </w:rPr>
              <w:t>蓝字发票号码</w:t>
            </w:r>
          </w:p>
        </w:tc>
        <w:tc>
          <w:tcPr>
            <w:tcW w:w="753" w:type="pct"/>
            <w:noWrap w:val="0"/>
            <w:vAlign w:val="center"/>
          </w:tcPr>
          <w:p w14:paraId="7B23E9B9">
            <w:pPr>
              <w:pStyle w:val="26"/>
              <w:bidi w:val="0"/>
              <w:rPr>
                <w:rFonts w:hint="default"/>
              </w:rPr>
            </w:pPr>
            <w:r>
              <w:rPr>
                <w:rFonts w:hint="default"/>
              </w:rPr>
              <w:t>number</w:t>
            </w:r>
          </w:p>
        </w:tc>
        <w:tc>
          <w:tcPr>
            <w:tcW w:w="418" w:type="pct"/>
            <w:noWrap w:val="0"/>
            <w:vAlign w:val="center"/>
          </w:tcPr>
          <w:p w14:paraId="4EAD104B">
            <w:pPr>
              <w:pStyle w:val="26"/>
              <w:bidi w:val="0"/>
              <w:rPr>
                <w:rFonts w:hint="default"/>
              </w:rPr>
            </w:pPr>
            <w:r>
              <w:rPr>
                <w:rFonts w:hint="default"/>
              </w:rPr>
              <w:t>20</w:t>
            </w:r>
          </w:p>
        </w:tc>
        <w:tc>
          <w:tcPr>
            <w:tcW w:w="417" w:type="pct"/>
            <w:noWrap w:val="0"/>
            <w:vAlign w:val="center"/>
          </w:tcPr>
          <w:p w14:paraId="0A877273">
            <w:pPr>
              <w:pStyle w:val="26"/>
              <w:bidi w:val="0"/>
              <w:rPr>
                <w:rFonts w:hint="default"/>
              </w:rPr>
            </w:pPr>
            <w:r>
              <w:rPr>
                <w:rFonts w:hint="default"/>
              </w:rPr>
              <w:t>否</w:t>
            </w:r>
          </w:p>
        </w:tc>
        <w:tc>
          <w:tcPr>
            <w:tcW w:w="920" w:type="pct"/>
            <w:noWrap w:val="0"/>
            <w:vAlign w:val="center"/>
          </w:tcPr>
          <w:p w14:paraId="7CBA7E41">
            <w:pPr>
              <w:pStyle w:val="26"/>
              <w:bidi w:val="0"/>
              <w:rPr>
                <w:rFonts w:hint="default"/>
              </w:rPr>
            </w:pPr>
          </w:p>
        </w:tc>
      </w:tr>
      <w:tr w14:paraId="30DF5B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1D9CB4">
            <w:pPr>
              <w:pStyle w:val="26"/>
              <w:bidi w:val="0"/>
              <w:rPr>
                <w:rFonts w:hint="default"/>
              </w:rPr>
            </w:pPr>
            <w:r>
              <w:rPr>
                <w:rFonts w:hint="default"/>
                <w:lang w:val="en-US" w:eastAsia="zh-CN"/>
              </w:rPr>
              <w:t>12</w:t>
            </w:r>
          </w:p>
        </w:tc>
        <w:tc>
          <w:tcPr>
            <w:tcW w:w="1004" w:type="pct"/>
            <w:noWrap w:val="0"/>
            <w:vAlign w:val="center"/>
          </w:tcPr>
          <w:p w14:paraId="2DA11F67">
            <w:pPr>
              <w:pStyle w:val="26"/>
              <w:bidi w:val="0"/>
              <w:rPr>
                <w:rFonts w:hint="default"/>
              </w:rPr>
            </w:pPr>
            <w:r>
              <w:rPr>
                <w:rFonts w:hint="default"/>
              </w:rPr>
              <w:t>sfzzfpbz</w:t>
            </w:r>
          </w:p>
        </w:tc>
        <w:tc>
          <w:tcPr>
            <w:tcW w:w="1087" w:type="pct"/>
            <w:noWrap w:val="0"/>
            <w:vAlign w:val="center"/>
          </w:tcPr>
          <w:p w14:paraId="1292FDAE">
            <w:pPr>
              <w:pStyle w:val="26"/>
              <w:bidi w:val="0"/>
              <w:rPr>
                <w:rFonts w:hint="default"/>
              </w:rPr>
            </w:pPr>
            <w:r>
              <w:rPr>
                <w:rFonts w:hint="default"/>
              </w:rPr>
              <w:t>是否纸质发票标志</w:t>
            </w:r>
          </w:p>
        </w:tc>
        <w:tc>
          <w:tcPr>
            <w:tcW w:w="753" w:type="pct"/>
            <w:noWrap w:val="0"/>
            <w:vAlign w:val="center"/>
          </w:tcPr>
          <w:p w14:paraId="6BEC2096">
            <w:pPr>
              <w:pStyle w:val="26"/>
              <w:bidi w:val="0"/>
              <w:rPr>
                <w:rFonts w:hint="default"/>
              </w:rPr>
            </w:pPr>
            <w:r>
              <w:rPr>
                <w:rFonts w:hint="default"/>
              </w:rPr>
              <w:t>varchar</w:t>
            </w:r>
          </w:p>
        </w:tc>
        <w:tc>
          <w:tcPr>
            <w:tcW w:w="418" w:type="pct"/>
            <w:noWrap w:val="0"/>
            <w:vAlign w:val="center"/>
          </w:tcPr>
          <w:p w14:paraId="4F80AEBC">
            <w:pPr>
              <w:pStyle w:val="26"/>
              <w:bidi w:val="0"/>
              <w:rPr>
                <w:rFonts w:hint="default"/>
              </w:rPr>
            </w:pPr>
            <w:r>
              <w:rPr>
                <w:rFonts w:hint="default"/>
              </w:rPr>
              <w:t>1</w:t>
            </w:r>
          </w:p>
        </w:tc>
        <w:tc>
          <w:tcPr>
            <w:tcW w:w="417" w:type="pct"/>
            <w:noWrap w:val="0"/>
            <w:vAlign w:val="center"/>
          </w:tcPr>
          <w:p w14:paraId="51C2A0A9">
            <w:pPr>
              <w:pStyle w:val="26"/>
              <w:bidi w:val="0"/>
              <w:rPr>
                <w:rFonts w:hint="default"/>
              </w:rPr>
            </w:pPr>
            <w:r>
              <w:rPr>
                <w:rFonts w:hint="default"/>
              </w:rPr>
              <w:t>是</w:t>
            </w:r>
          </w:p>
        </w:tc>
        <w:tc>
          <w:tcPr>
            <w:tcW w:w="920" w:type="pct"/>
            <w:noWrap w:val="0"/>
            <w:vAlign w:val="center"/>
          </w:tcPr>
          <w:p w14:paraId="66AB273E">
            <w:pPr>
              <w:pStyle w:val="26"/>
              <w:bidi w:val="0"/>
              <w:rPr>
                <w:rFonts w:hint="default"/>
              </w:rPr>
            </w:pPr>
            <w:r>
              <w:rPr>
                <w:rFonts w:hint="default"/>
              </w:rPr>
              <w:t>Y：纸质发票</w:t>
            </w:r>
          </w:p>
          <w:p w14:paraId="31C49537">
            <w:pPr>
              <w:pStyle w:val="26"/>
              <w:bidi w:val="0"/>
              <w:rPr>
                <w:rFonts w:hint="default"/>
              </w:rPr>
            </w:pPr>
            <w:r>
              <w:rPr>
                <w:rFonts w:hint="default"/>
              </w:rPr>
              <w:t>N：电子发票</w:t>
            </w:r>
          </w:p>
        </w:tc>
      </w:tr>
      <w:tr w14:paraId="0F7956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B9D553">
            <w:pPr>
              <w:pStyle w:val="26"/>
              <w:bidi w:val="0"/>
              <w:rPr>
                <w:rFonts w:hint="default"/>
              </w:rPr>
            </w:pPr>
            <w:r>
              <w:rPr>
                <w:rFonts w:hint="default"/>
                <w:lang w:val="en-US" w:eastAsia="zh-CN"/>
              </w:rPr>
              <w:t>13</w:t>
            </w:r>
          </w:p>
        </w:tc>
        <w:tc>
          <w:tcPr>
            <w:tcW w:w="1004" w:type="pct"/>
            <w:noWrap w:val="0"/>
            <w:vAlign w:val="center"/>
          </w:tcPr>
          <w:p w14:paraId="69869A3F">
            <w:pPr>
              <w:pStyle w:val="26"/>
              <w:bidi w:val="0"/>
              <w:rPr>
                <w:rFonts w:hint="default"/>
              </w:rPr>
            </w:pPr>
            <w:r>
              <w:rPr>
                <w:rFonts w:hint="default"/>
              </w:rPr>
              <w:t>lzkprq</w:t>
            </w:r>
          </w:p>
        </w:tc>
        <w:tc>
          <w:tcPr>
            <w:tcW w:w="1087" w:type="pct"/>
            <w:noWrap w:val="0"/>
            <w:vAlign w:val="center"/>
          </w:tcPr>
          <w:p w14:paraId="7FB65A75">
            <w:pPr>
              <w:pStyle w:val="26"/>
              <w:bidi w:val="0"/>
              <w:rPr>
                <w:rFonts w:hint="default"/>
              </w:rPr>
            </w:pPr>
            <w:r>
              <w:rPr>
                <w:rFonts w:hint="default"/>
              </w:rPr>
              <w:t>蓝字发票开票日期</w:t>
            </w:r>
          </w:p>
        </w:tc>
        <w:tc>
          <w:tcPr>
            <w:tcW w:w="753" w:type="pct"/>
            <w:noWrap w:val="0"/>
            <w:vAlign w:val="center"/>
          </w:tcPr>
          <w:p w14:paraId="2B2D110F">
            <w:pPr>
              <w:pStyle w:val="26"/>
              <w:bidi w:val="0"/>
              <w:rPr>
                <w:rFonts w:hint="default"/>
              </w:rPr>
            </w:pPr>
            <w:r>
              <w:rPr>
                <w:rFonts w:hint="default"/>
              </w:rPr>
              <w:t>datetime</w:t>
            </w:r>
          </w:p>
        </w:tc>
        <w:tc>
          <w:tcPr>
            <w:tcW w:w="418" w:type="pct"/>
            <w:noWrap w:val="0"/>
            <w:vAlign w:val="center"/>
          </w:tcPr>
          <w:p w14:paraId="230AC42A">
            <w:pPr>
              <w:pStyle w:val="26"/>
              <w:bidi w:val="0"/>
              <w:rPr>
                <w:rFonts w:hint="default"/>
              </w:rPr>
            </w:pPr>
          </w:p>
        </w:tc>
        <w:tc>
          <w:tcPr>
            <w:tcW w:w="417" w:type="pct"/>
            <w:noWrap w:val="0"/>
            <w:vAlign w:val="center"/>
          </w:tcPr>
          <w:p w14:paraId="596BF441">
            <w:pPr>
              <w:pStyle w:val="26"/>
              <w:bidi w:val="0"/>
              <w:rPr>
                <w:rFonts w:hint="default"/>
              </w:rPr>
            </w:pPr>
            <w:r>
              <w:rPr>
                <w:rFonts w:hint="default"/>
              </w:rPr>
              <w:t>否</w:t>
            </w:r>
          </w:p>
        </w:tc>
        <w:tc>
          <w:tcPr>
            <w:tcW w:w="920" w:type="pct"/>
            <w:noWrap w:val="0"/>
            <w:vAlign w:val="center"/>
          </w:tcPr>
          <w:p w14:paraId="0A3638A4">
            <w:pPr>
              <w:pStyle w:val="26"/>
              <w:bidi w:val="0"/>
              <w:rPr>
                <w:rFonts w:hint="default"/>
              </w:rPr>
            </w:pPr>
            <w:r>
              <w:rPr>
                <w:rFonts w:hint="default"/>
              </w:rPr>
              <w:t>yyyy-MM-dd HH:mm:ss</w:t>
            </w:r>
          </w:p>
        </w:tc>
      </w:tr>
      <w:tr w14:paraId="30E08C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082B02">
            <w:pPr>
              <w:pStyle w:val="26"/>
              <w:bidi w:val="0"/>
              <w:rPr>
                <w:rFonts w:hint="default"/>
              </w:rPr>
            </w:pPr>
            <w:r>
              <w:rPr>
                <w:rFonts w:hint="default"/>
                <w:lang w:val="en-US" w:eastAsia="zh-CN"/>
              </w:rPr>
              <w:t>14</w:t>
            </w:r>
          </w:p>
        </w:tc>
        <w:tc>
          <w:tcPr>
            <w:tcW w:w="1004" w:type="pct"/>
            <w:noWrap w:val="0"/>
            <w:vAlign w:val="center"/>
          </w:tcPr>
          <w:p w14:paraId="0FDD41E6">
            <w:pPr>
              <w:pStyle w:val="26"/>
              <w:bidi w:val="0"/>
              <w:rPr>
                <w:rFonts w:hint="default"/>
              </w:rPr>
            </w:pPr>
            <w:r>
              <w:rPr>
                <w:rFonts w:hint="default"/>
              </w:rPr>
              <w:t>lzhjje</w:t>
            </w:r>
          </w:p>
        </w:tc>
        <w:tc>
          <w:tcPr>
            <w:tcW w:w="1087" w:type="pct"/>
            <w:noWrap w:val="0"/>
            <w:vAlign w:val="center"/>
          </w:tcPr>
          <w:p w14:paraId="1F533FF9">
            <w:pPr>
              <w:pStyle w:val="26"/>
              <w:bidi w:val="0"/>
              <w:rPr>
                <w:rFonts w:hint="default"/>
              </w:rPr>
            </w:pPr>
            <w:r>
              <w:rPr>
                <w:rFonts w:hint="default"/>
              </w:rPr>
              <w:t>蓝字发票合计金额</w:t>
            </w:r>
          </w:p>
        </w:tc>
        <w:tc>
          <w:tcPr>
            <w:tcW w:w="753" w:type="pct"/>
            <w:noWrap w:val="0"/>
            <w:vAlign w:val="center"/>
          </w:tcPr>
          <w:p w14:paraId="5E67B8C0">
            <w:pPr>
              <w:pStyle w:val="26"/>
              <w:bidi w:val="0"/>
              <w:rPr>
                <w:rFonts w:hint="default"/>
              </w:rPr>
            </w:pPr>
            <w:r>
              <w:rPr>
                <w:rFonts w:hint="default"/>
              </w:rPr>
              <w:t>number</w:t>
            </w:r>
          </w:p>
        </w:tc>
        <w:tc>
          <w:tcPr>
            <w:tcW w:w="418" w:type="pct"/>
            <w:noWrap w:val="0"/>
            <w:vAlign w:val="center"/>
          </w:tcPr>
          <w:p w14:paraId="0533BF2A">
            <w:pPr>
              <w:pStyle w:val="26"/>
              <w:bidi w:val="0"/>
              <w:rPr>
                <w:rFonts w:hint="default"/>
              </w:rPr>
            </w:pPr>
            <w:r>
              <w:rPr>
                <w:rFonts w:hint="default"/>
              </w:rPr>
              <w:t>18,2</w:t>
            </w:r>
          </w:p>
        </w:tc>
        <w:tc>
          <w:tcPr>
            <w:tcW w:w="417" w:type="pct"/>
            <w:noWrap w:val="0"/>
            <w:vAlign w:val="center"/>
          </w:tcPr>
          <w:p w14:paraId="3A82B8EF">
            <w:pPr>
              <w:pStyle w:val="26"/>
              <w:bidi w:val="0"/>
              <w:rPr>
                <w:rFonts w:hint="default"/>
              </w:rPr>
            </w:pPr>
            <w:r>
              <w:rPr>
                <w:rFonts w:hint="default"/>
              </w:rPr>
              <w:t>否</w:t>
            </w:r>
          </w:p>
        </w:tc>
        <w:tc>
          <w:tcPr>
            <w:tcW w:w="920" w:type="pct"/>
            <w:noWrap w:val="0"/>
            <w:vAlign w:val="center"/>
          </w:tcPr>
          <w:p w14:paraId="77BF656E">
            <w:pPr>
              <w:pStyle w:val="26"/>
              <w:bidi w:val="0"/>
              <w:rPr>
                <w:rFonts w:hint="default"/>
              </w:rPr>
            </w:pPr>
          </w:p>
        </w:tc>
      </w:tr>
      <w:tr w14:paraId="6BF4A5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DB46908">
            <w:pPr>
              <w:pStyle w:val="26"/>
              <w:bidi w:val="0"/>
              <w:rPr>
                <w:rFonts w:hint="default"/>
              </w:rPr>
            </w:pPr>
            <w:r>
              <w:rPr>
                <w:rFonts w:hint="default"/>
                <w:lang w:val="en-US" w:eastAsia="zh-CN"/>
              </w:rPr>
              <w:t>15</w:t>
            </w:r>
          </w:p>
        </w:tc>
        <w:tc>
          <w:tcPr>
            <w:tcW w:w="1004" w:type="pct"/>
            <w:noWrap w:val="0"/>
            <w:vAlign w:val="center"/>
          </w:tcPr>
          <w:p w14:paraId="06029CE2">
            <w:pPr>
              <w:pStyle w:val="26"/>
              <w:bidi w:val="0"/>
              <w:rPr>
                <w:rFonts w:hint="default"/>
              </w:rPr>
            </w:pPr>
            <w:r>
              <w:rPr>
                <w:rFonts w:hint="default"/>
              </w:rPr>
              <w:t>lzhjse</w:t>
            </w:r>
          </w:p>
        </w:tc>
        <w:tc>
          <w:tcPr>
            <w:tcW w:w="1087" w:type="pct"/>
            <w:noWrap w:val="0"/>
            <w:vAlign w:val="center"/>
          </w:tcPr>
          <w:p w14:paraId="2EA3EA26">
            <w:pPr>
              <w:pStyle w:val="26"/>
              <w:bidi w:val="0"/>
              <w:rPr>
                <w:rFonts w:hint="default"/>
              </w:rPr>
            </w:pPr>
            <w:r>
              <w:rPr>
                <w:rFonts w:hint="default"/>
              </w:rPr>
              <w:t>蓝字发票合计税额</w:t>
            </w:r>
          </w:p>
        </w:tc>
        <w:tc>
          <w:tcPr>
            <w:tcW w:w="753" w:type="pct"/>
            <w:noWrap w:val="0"/>
            <w:vAlign w:val="center"/>
          </w:tcPr>
          <w:p w14:paraId="1EBD7679">
            <w:pPr>
              <w:pStyle w:val="26"/>
              <w:bidi w:val="0"/>
              <w:rPr>
                <w:rFonts w:hint="default"/>
              </w:rPr>
            </w:pPr>
            <w:r>
              <w:rPr>
                <w:rFonts w:hint="default"/>
              </w:rPr>
              <w:t>number</w:t>
            </w:r>
          </w:p>
        </w:tc>
        <w:tc>
          <w:tcPr>
            <w:tcW w:w="418" w:type="pct"/>
            <w:noWrap w:val="0"/>
            <w:vAlign w:val="center"/>
          </w:tcPr>
          <w:p w14:paraId="5139D452">
            <w:pPr>
              <w:pStyle w:val="26"/>
              <w:bidi w:val="0"/>
              <w:rPr>
                <w:rFonts w:hint="default"/>
              </w:rPr>
            </w:pPr>
            <w:r>
              <w:rPr>
                <w:rFonts w:hint="default"/>
              </w:rPr>
              <w:t>18,2</w:t>
            </w:r>
          </w:p>
        </w:tc>
        <w:tc>
          <w:tcPr>
            <w:tcW w:w="417" w:type="pct"/>
            <w:noWrap w:val="0"/>
            <w:vAlign w:val="center"/>
          </w:tcPr>
          <w:p w14:paraId="2126D62F">
            <w:pPr>
              <w:pStyle w:val="26"/>
              <w:bidi w:val="0"/>
              <w:rPr>
                <w:rFonts w:hint="default"/>
              </w:rPr>
            </w:pPr>
            <w:r>
              <w:rPr>
                <w:rFonts w:hint="default"/>
              </w:rPr>
              <w:t>否</w:t>
            </w:r>
          </w:p>
        </w:tc>
        <w:tc>
          <w:tcPr>
            <w:tcW w:w="920" w:type="pct"/>
            <w:noWrap w:val="0"/>
            <w:vAlign w:val="center"/>
          </w:tcPr>
          <w:p w14:paraId="251B9526">
            <w:pPr>
              <w:pStyle w:val="26"/>
              <w:bidi w:val="0"/>
              <w:rPr>
                <w:rFonts w:hint="default"/>
              </w:rPr>
            </w:pPr>
          </w:p>
        </w:tc>
      </w:tr>
      <w:tr w14:paraId="7E157A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ED58B7">
            <w:pPr>
              <w:pStyle w:val="26"/>
              <w:bidi w:val="0"/>
              <w:rPr>
                <w:rFonts w:hint="default"/>
              </w:rPr>
            </w:pPr>
            <w:r>
              <w:rPr>
                <w:rFonts w:hint="default"/>
                <w:lang w:val="en-US" w:eastAsia="zh-CN"/>
              </w:rPr>
              <w:t>16</w:t>
            </w:r>
          </w:p>
        </w:tc>
        <w:tc>
          <w:tcPr>
            <w:tcW w:w="1004" w:type="pct"/>
            <w:noWrap w:val="0"/>
            <w:vAlign w:val="center"/>
          </w:tcPr>
          <w:p w14:paraId="41C2CFDE">
            <w:pPr>
              <w:pStyle w:val="26"/>
              <w:bidi w:val="0"/>
              <w:rPr>
                <w:rFonts w:hint="default"/>
              </w:rPr>
            </w:pPr>
            <w:r>
              <w:rPr>
                <w:rFonts w:hint="default"/>
              </w:rPr>
              <w:t>lzfppzDm</w:t>
            </w:r>
          </w:p>
        </w:tc>
        <w:tc>
          <w:tcPr>
            <w:tcW w:w="1087" w:type="pct"/>
            <w:noWrap w:val="0"/>
            <w:vAlign w:val="center"/>
          </w:tcPr>
          <w:p w14:paraId="1959E122">
            <w:pPr>
              <w:pStyle w:val="26"/>
              <w:bidi w:val="0"/>
              <w:rPr>
                <w:rFonts w:hint="default"/>
              </w:rPr>
            </w:pPr>
            <w:r>
              <w:rPr>
                <w:rFonts w:hint="default"/>
              </w:rPr>
              <w:t>蓝字发票票种代码</w:t>
            </w:r>
          </w:p>
        </w:tc>
        <w:tc>
          <w:tcPr>
            <w:tcW w:w="753" w:type="pct"/>
            <w:noWrap w:val="0"/>
            <w:vAlign w:val="center"/>
          </w:tcPr>
          <w:p w14:paraId="493A56FA">
            <w:pPr>
              <w:pStyle w:val="26"/>
              <w:bidi w:val="0"/>
              <w:rPr>
                <w:rFonts w:hint="default"/>
              </w:rPr>
            </w:pPr>
            <w:r>
              <w:rPr>
                <w:rFonts w:hint="default"/>
              </w:rPr>
              <w:t>varchar</w:t>
            </w:r>
          </w:p>
        </w:tc>
        <w:tc>
          <w:tcPr>
            <w:tcW w:w="418" w:type="pct"/>
            <w:noWrap w:val="0"/>
            <w:vAlign w:val="center"/>
          </w:tcPr>
          <w:p w14:paraId="5FD8D810">
            <w:pPr>
              <w:pStyle w:val="26"/>
              <w:bidi w:val="0"/>
              <w:rPr>
                <w:rFonts w:hint="default"/>
              </w:rPr>
            </w:pPr>
            <w:r>
              <w:rPr>
                <w:rFonts w:hint="default"/>
              </w:rPr>
              <w:t>2</w:t>
            </w:r>
          </w:p>
        </w:tc>
        <w:tc>
          <w:tcPr>
            <w:tcW w:w="417" w:type="pct"/>
            <w:noWrap w:val="0"/>
            <w:vAlign w:val="center"/>
          </w:tcPr>
          <w:p w14:paraId="25B085A1">
            <w:pPr>
              <w:pStyle w:val="26"/>
              <w:bidi w:val="0"/>
              <w:rPr>
                <w:rFonts w:hint="default"/>
              </w:rPr>
            </w:pPr>
            <w:r>
              <w:rPr>
                <w:rFonts w:hint="default"/>
              </w:rPr>
              <w:t>否</w:t>
            </w:r>
          </w:p>
        </w:tc>
        <w:tc>
          <w:tcPr>
            <w:tcW w:w="920" w:type="pct"/>
            <w:noWrap w:val="0"/>
            <w:vAlign w:val="center"/>
          </w:tcPr>
          <w:p w14:paraId="4599490D">
            <w:pPr>
              <w:pStyle w:val="26"/>
              <w:bidi w:val="0"/>
              <w:rPr>
                <w:rFonts w:hint="default"/>
              </w:rPr>
            </w:pPr>
            <w:r>
              <w:rPr>
                <w:rFonts w:hint="default"/>
              </w:rPr>
              <w:t>01: 增值税专用发票</w:t>
            </w:r>
          </w:p>
          <w:p w14:paraId="376AE9CF">
            <w:pPr>
              <w:pStyle w:val="26"/>
              <w:bidi w:val="0"/>
              <w:rPr>
                <w:rFonts w:hint="default"/>
              </w:rPr>
            </w:pPr>
            <w:r>
              <w:rPr>
                <w:rFonts w:hint="default"/>
              </w:rPr>
              <w:t>02: 普通发票</w:t>
            </w:r>
          </w:p>
          <w:p w14:paraId="5F4ADBA8">
            <w:pPr>
              <w:pStyle w:val="26"/>
              <w:bidi w:val="0"/>
              <w:rPr>
                <w:rFonts w:hint="default"/>
              </w:rPr>
            </w:pPr>
            <w:r>
              <w:rPr>
                <w:rFonts w:hint="default"/>
              </w:rPr>
              <w:t>03: 机动车统一销售发票</w:t>
            </w:r>
          </w:p>
          <w:p w14:paraId="6A98C2D3">
            <w:pPr>
              <w:pStyle w:val="26"/>
              <w:bidi w:val="0"/>
              <w:rPr>
                <w:rFonts w:hint="default"/>
              </w:rPr>
            </w:pPr>
            <w:r>
              <w:rPr>
                <w:rFonts w:hint="default"/>
              </w:rPr>
              <w:t>04: 二手车统一销售发票</w:t>
            </w:r>
          </w:p>
        </w:tc>
      </w:tr>
      <w:tr w14:paraId="2A22B5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590A21">
            <w:pPr>
              <w:pStyle w:val="26"/>
              <w:bidi w:val="0"/>
              <w:rPr>
                <w:rFonts w:hint="default"/>
              </w:rPr>
            </w:pPr>
            <w:r>
              <w:rPr>
                <w:rFonts w:hint="default"/>
                <w:lang w:val="en-US" w:eastAsia="zh-CN"/>
              </w:rPr>
              <w:t>17</w:t>
            </w:r>
          </w:p>
        </w:tc>
        <w:tc>
          <w:tcPr>
            <w:tcW w:w="1004" w:type="pct"/>
            <w:noWrap w:val="0"/>
            <w:vAlign w:val="center"/>
          </w:tcPr>
          <w:p w14:paraId="064DE355">
            <w:pPr>
              <w:pStyle w:val="26"/>
              <w:bidi w:val="0"/>
              <w:rPr>
                <w:rFonts w:hint="default"/>
              </w:rPr>
            </w:pPr>
            <w:r>
              <w:rPr>
                <w:rFonts w:hint="default"/>
              </w:rPr>
              <w:t>lzfpTdyslxDm</w:t>
            </w:r>
          </w:p>
        </w:tc>
        <w:tc>
          <w:tcPr>
            <w:tcW w:w="1087" w:type="pct"/>
            <w:noWrap w:val="0"/>
            <w:vAlign w:val="center"/>
          </w:tcPr>
          <w:p w14:paraId="0334DB76">
            <w:pPr>
              <w:pStyle w:val="26"/>
              <w:bidi w:val="0"/>
              <w:rPr>
                <w:rFonts w:hint="default"/>
              </w:rPr>
            </w:pPr>
            <w:r>
              <w:rPr>
                <w:rFonts w:hint="default"/>
              </w:rPr>
              <w:t>蓝字发票特定要素类型代码</w:t>
            </w:r>
          </w:p>
        </w:tc>
        <w:tc>
          <w:tcPr>
            <w:tcW w:w="753" w:type="pct"/>
            <w:noWrap w:val="0"/>
            <w:vAlign w:val="center"/>
          </w:tcPr>
          <w:p w14:paraId="3AC52AC2">
            <w:pPr>
              <w:pStyle w:val="26"/>
              <w:bidi w:val="0"/>
              <w:rPr>
                <w:rFonts w:hint="default"/>
              </w:rPr>
            </w:pPr>
            <w:r>
              <w:rPr>
                <w:rFonts w:hint="default"/>
              </w:rPr>
              <w:t>varchar</w:t>
            </w:r>
          </w:p>
        </w:tc>
        <w:tc>
          <w:tcPr>
            <w:tcW w:w="418" w:type="pct"/>
            <w:noWrap w:val="0"/>
            <w:vAlign w:val="center"/>
          </w:tcPr>
          <w:p w14:paraId="43763EC5">
            <w:pPr>
              <w:pStyle w:val="26"/>
              <w:bidi w:val="0"/>
              <w:rPr>
                <w:rFonts w:hint="default"/>
              </w:rPr>
            </w:pPr>
            <w:r>
              <w:rPr>
                <w:rFonts w:hint="default"/>
              </w:rPr>
              <w:t>2</w:t>
            </w:r>
          </w:p>
        </w:tc>
        <w:tc>
          <w:tcPr>
            <w:tcW w:w="417" w:type="pct"/>
            <w:noWrap w:val="0"/>
            <w:vAlign w:val="center"/>
          </w:tcPr>
          <w:p w14:paraId="66F4A919">
            <w:pPr>
              <w:pStyle w:val="26"/>
              <w:bidi w:val="0"/>
              <w:rPr>
                <w:rFonts w:hint="default"/>
                <w:lang w:eastAsia="zh-CN"/>
              </w:rPr>
            </w:pPr>
            <w:r>
              <w:rPr>
                <w:rFonts w:hint="default"/>
                <w:lang w:val="en-US" w:eastAsia="zh-CN"/>
              </w:rPr>
              <w:t>是</w:t>
            </w:r>
          </w:p>
        </w:tc>
        <w:tc>
          <w:tcPr>
            <w:tcW w:w="920" w:type="pct"/>
            <w:noWrap w:val="0"/>
            <w:vAlign w:val="center"/>
          </w:tcPr>
          <w:p w14:paraId="4DA67CC5">
            <w:pPr>
              <w:pStyle w:val="26"/>
              <w:bidi w:val="0"/>
              <w:rPr>
                <w:rFonts w:hint="default"/>
              </w:rPr>
            </w:pPr>
            <w:r>
              <w:rPr>
                <w:rFonts w:hint="default"/>
              </w:rPr>
              <w:t>01：成品油发票</w:t>
            </w:r>
          </w:p>
          <w:p w14:paraId="65A86FBD">
            <w:pPr>
              <w:pStyle w:val="26"/>
              <w:bidi w:val="0"/>
              <w:rPr>
                <w:rFonts w:hint="default"/>
              </w:rPr>
            </w:pPr>
            <w:r>
              <w:rPr>
                <w:rFonts w:hint="default"/>
              </w:rPr>
              <w:t>02：稀土发票</w:t>
            </w:r>
          </w:p>
          <w:p w14:paraId="4E5E03EE">
            <w:pPr>
              <w:pStyle w:val="26"/>
              <w:bidi w:val="0"/>
              <w:rPr>
                <w:rFonts w:hint="default"/>
              </w:rPr>
            </w:pPr>
            <w:r>
              <w:rPr>
                <w:rFonts w:hint="default"/>
              </w:rPr>
              <w:t>03：建筑服务发票</w:t>
            </w:r>
          </w:p>
          <w:p w14:paraId="4D196D9F">
            <w:pPr>
              <w:pStyle w:val="26"/>
              <w:bidi w:val="0"/>
              <w:rPr>
                <w:rFonts w:hint="default"/>
              </w:rPr>
            </w:pPr>
            <w:r>
              <w:rPr>
                <w:rFonts w:hint="default"/>
              </w:rPr>
              <w:t>04：货物运输服务发票</w:t>
            </w:r>
          </w:p>
          <w:p w14:paraId="2A81DD93">
            <w:pPr>
              <w:pStyle w:val="26"/>
              <w:bidi w:val="0"/>
              <w:rPr>
                <w:rFonts w:hint="default"/>
              </w:rPr>
            </w:pPr>
            <w:r>
              <w:rPr>
                <w:rFonts w:hint="default"/>
              </w:rPr>
              <w:t>05：不动产销售服务发票</w:t>
            </w:r>
          </w:p>
          <w:p w14:paraId="1B90FF0E">
            <w:pPr>
              <w:pStyle w:val="26"/>
              <w:bidi w:val="0"/>
              <w:rPr>
                <w:rFonts w:hint="default"/>
              </w:rPr>
            </w:pPr>
            <w:r>
              <w:rPr>
                <w:rFonts w:hint="default"/>
              </w:rPr>
              <w:t>06：不动产租赁服务发票</w:t>
            </w:r>
          </w:p>
          <w:p w14:paraId="0F4453D5">
            <w:pPr>
              <w:pStyle w:val="26"/>
              <w:bidi w:val="0"/>
              <w:rPr>
                <w:rFonts w:hint="default"/>
              </w:rPr>
            </w:pPr>
            <w:r>
              <w:rPr>
                <w:rFonts w:hint="default"/>
              </w:rPr>
              <w:t>07：代收车船税</w:t>
            </w:r>
          </w:p>
          <w:p w14:paraId="35FF70C4">
            <w:pPr>
              <w:pStyle w:val="26"/>
              <w:bidi w:val="0"/>
              <w:rPr>
                <w:rFonts w:hint="default"/>
              </w:rPr>
            </w:pPr>
            <w:r>
              <w:rPr>
                <w:rFonts w:hint="default"/>
              </w:rPr>
              <w:t>08：通行费</w:t>
            </w:r>
          </w:p>
          <w:p w14:paraId="5295DC2F">
            <w:pPr>
              <w:pStyle w:val="26"/>
              <w:bidi w:val="0"/>
              <w:rPr>
                <w:rFonts w:hint="default"/>
              </w:rPr>
            </w:pPr>
            <w:r>
              <w:rPr>
                <w:rFonts w:hint="default"/>
              </w:rPr>
              <w:t>09：旅客运输服务发票</w:t>
            </w:r>
          </w:p>
          <w:p w14:paraId="3D024562">
            <w:pPr>
              <w:pStyle w:val="26"/>
              <w:bidi w:val="0"/>
              <w:rPr>
                <w:rFonts w:hint="default"/>
              </w:rPr>
            </w:pPr>
            <w:r>
              <w:rPr>
                <w:rFonts w:hint="default"/>
              </w:rPr>
              <w:t>10：医疗服务（住院）发票</w:t>
            </w:r>
          </w:p>
          <w:p w14:paraId="482C13B5">
            <w:pPr>
              <w:pStyle w:val="26"/>
              <w:bidi w:val="0"/>
              <w:rPr>
                <w:rFonts w:hint="default"/>
              </w:rPr>
            </w:pPr>
            <w:r>
              <w:rPr>
                <w:rFonts w:hint="default"/>
              </w:rPr>
              <w:t>11：医疗服务（门诊）发票</w:t>
            </w:r>
          </w:p>
          <w:p w14:paraId="0881F623">
            <w:pPr>
              <w:pStyle w:val="26"/>
              <w:bidi w:val="0"/>
              <w:rPr>
                <w:rFonts w:hint="default"/>
              </w:rPr>
            </w:pPr>
            <w:r>
              <w:rPr>
                <w:rFonts w:hint="default"/>
              </w:rPr>
              <w:t>12：自产农产品销售发票</w:t>
            </w:r>
          </w:p>
          <w:p w14:paraId="4153E80A">
            <w:pPr>
              <w:pStyle w:val="26"/>
              <w:bidi w:val="0"/>
              <w:rPr>
                <w:rFonts w:hint="default"/>
              </w:rPr>
            </w:pPr>
            <w:r>
              <w:rPr>
                <w:rFonts w:hint="default"/>
              </w:rPr>
              <w:t>13</w:t>
            </w:r>
            <w:r>
              <w:rPr>
                <w:rFonts w:hint="default"/>
              </w:rPr>
              <w:tab/>
            </w:r>
            <w:r>
              <w:rPr>
                <w:rFonts w:hint="default"/>
              </w:rPr>
              <w:t>拖拉机和联合收割机发票</w:t>
            </w:r>
          </w:p>
          <w:p w14:paraId="78338FF9">
            <w:pPr>
              <w:pStyle w:val="26"/>
              <w:bidi w:val="0"/>
              <w:rPr>
                <w:rFonts w:hint="default"/>
              </w:rPr>
            </w:pPr>
            <w:r>
              <w:rPr>
                <w:rFonts w:hint="default"/>
              </w:rPr>
              <w:t>14：机动车</w:t>
            </w:r>
          </w:p>
          <w:p w14:paraId="5992F66B">
            <w:pPr>
              <w:pStyle w:val="26"/>
              <w:bidi w:val="0"/>
              <w:rPr>
                <w:rFonts w:hint="default"/>
              </w:rPr>
            </w:pPr>
            <w:r>
              <w:rPr>
                <w:rFonts w:hint="default"/>
              </w:rPr>
              <w:t>15：二手车</w:t>
            </w:r>
          </w:p>
          <w:p w14:paraId="5604BA2F">
            <w:pPr>
              <w:pStyle w:val="26"/>
              <w:bidi w:val="0"/>
              <w:rPr>
                <w:rFonts w:hint="default"/>
              </w:rPr>
            </w:pPr>
            <w:r>
              <w:rPr>
                <w:rFonts w:hint="default"/>
              </w:rPr>
              <w:t>16：农产品收购发票</w:t>
            </w:r>
          </w:p>
          <w:p w14:paraId="49F15D0B">
            <w:pPr>
              <w:pStyle w:val="26"/>
              <w:bidi w:val="0"/>
              <w:rPr>
                <w:rFonts w:hint="default"/>
              </w:rPr>
            </w:pPr>
            <w:r>
              <w:rPr>
                <w:rFonts w:hint="default"/>
              </w:rPr>
              <w:t>17：光伏收购发票</w:t>
            </w:r>
          </w:p>
          <w:p w14:paraId="11EB0877">
            <w:pPr>
              <w:pStyle w:val="26"/>
              <w:bidi w:val="0"/>
              <w:rPr>
                <w:rFonts w:hint="default"/>
              </w:rPr>
            </w:pPr>
            <w:r>
              <w:rPr>
                <w:rFonts w:hint="default"/>
              </w:rPr>
              <w:t>18：卷烟发票</w:t>
            </w:r>
          </w:p>
        </w:tc>
      </w:tr>
      <w:tr w14:paraId="223ED2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A21F610">
            <w:pPr>
              <w:pStyle w:val="26"/>
              <w:bidi w:val="0"/>
              <w:rPr>
                <w:rFonts w:hint="default"/>
              </w:rPr>
            </w:pPr>
            <w:r>
              <w:rPr>
                <w:rFonts w:hint="default"/>
                <w:lang w:val="en-US" w:eastAsia="zh-CN"/>
              </w:rPr>
              <w:t>18</w:t>
            </w:r>
          </w:p>
        </w:tc>
        <w:tc>
          <w:tcPr>
            <w:tcW w:w="1004" w:type="pct"/>
            <w:noWrap w:val="0"/>
            <w:vAlign w:val="center"/>
          </w:tcPr>
          <w:p w14:paraId="0E930B01">
            <w:pPr>
              <w:pStyle w:val="26"/>
              <w:bidi w:val="0"/>
              <w:rPr>
                <w:rFonts w:hint="default"/>
              </w:rPr>
            </w:pPr>
            <w:r>
              <w:rPr>
                <w:rFonts w:hint="default"/>
              </w:rPr>
              <w:t>hzcxje</w:t>
            </w:r>
          </w:p>
        </w:tc>
        <w:tc>
          <w:tcPr>
            <w:tcW w:w="1087" w:type="pct"/>
            <w:noWrap w:val="0"/>
            <w:vAlign w:val="center"/>
          </w:tcPr>
          <w:p w14:paraId="114602D7">
            <w:pPr>
              <w:pStyle w:val="26"/>
              <w:bidi w:val="0"/>
              <w:rPr>
                <w:rFonts w:hint="default"/>
              </w:rPr>
            </w:pPr>
            <w:r>
              <w:rPr>
                <w:rFonts w:hint="default"/>
              </w:rPr>
              <w:t>红字冲销金额</w:t>
            </w:r>
          </w:p>
        </w:tc>
        <w:tc>
          <w:tcPr>
            <w:tcW w:w="753" w:type="pct"/>
            <w:noWrap w:val="0"/>
            <w:vAlign w:val="center"/>
          </w:tcPr>
          <w:p w14:paraId="015688B0">
            <w:pPr>
              <w:pStyle w:val="26"/>
              <w:bidi w:val="0"/>
              <w:rPr>
                <w:rFonts w:hint="default"/>
              </w:rPr>
            </w:pPr>
            <w:r>
              <w:rPr>
                <w:rFonts w:hint="default"/>
              </w:rPr>
              <w:t>number</w:t>
            </w:r>
          </w:p>
        </w:tc>
        <w:tc>
          <w:tcPr>
            <w:tcW w:w="418" w:type="pct"/>
            <w:noWrap w:val="0"/>
            <w:vAlign w:val="center"/>
          </w:tcPr>
          <w:p w14:paraId="3C13C82B">
            <w:pPr>
              <w:pStyle w:val="26"/>
              <w:bidi w:val="0"/>
              <w:rPr>
                <w:rFonts w:hint="default"/>
              </w:rPr>
            </w:pPr>
            <w:r>
              <w:rPr>
                <w:rFonts w:hint="default"/>
              </w:rPr>
              <w:t>18,2</w:t>
            </w:r>
          </w:p>
        </w:tc>
        <w:tc>
          <w:tcPr>
            <w:tcW w:w="417" w:type="pct"/>
            <w:noWrap w:val="0"/>
            <w:vAlign w:val="center"/>
          </w:tcPr>
          <w:p w14:paraId="77EF2C09">
            <w:pPr>
              <w:pStyle w:val="26"/>
              <w:bidi w:val="0"/>
              <w:rPr>
                <w:rFonts w:hint="default"/>
              </w:rPr>
            </w:pPr>
            <w:r>
              <w:rPr>
                <w:rFonts w:hint="default"/>
              </w:rPr>
              <w:t>是</w:t>
            </w:r>
          </w:p>
        </w:tc>
        <w:tc>
          <w:tcPr>
            <w:tcW w:w="920" w:type="pct"/>
            <w:noWrap w:val="0"/>
            <w:vAlign w:val="center"/>
          </w:tcPr>
          <w:p w14:paraId="70874154">
            <w:pPr>
              <w:pStyle w:val="26"/>
              <w:bidi w:val="0"/>
              <w:rPr>
                <w:rFonts w:hint="default"/>
              </w:rPr>
            </w:pPr>
          </w:p>
        </w:tc>
      </w:tr>
      <w:tr w14:paraId="6BC5BC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13BD341">
            <w:pPr>
              <w:pStyle w:val="26"/>
              <w:bidi w:val="0"/>
              <w:rPr>
                <w:rFonts w:hint="default"/>
              </w:rPr>
            </w:pPr>
            <w:r>
              <w:rPr>
                <w:rFonts w:hint="default"/>
                <w:lang w:val="en-US" w:eastAsia="zh-CN"/>
              </w:rPr>
              <w:t>19</w:t>
            </w:r>
          </w:p>
        </w:tc>
        <w:tc>
          <w:tcPr>
            <w:tcW w:w="1004" w:type="pct"/>
            <w:noWrap w:val="0"/>
            <w:vAlign w:val="center"/>
          </w:tcPr>
          <w:p w14:paraId="52490ADD">
            <w:pPr>
              <w:pStyle w:val="26"/>
              <w:bidi w:val="0"/>
              <w:rPr>
                <w:rFonts w:hint="default"/>
              </w:rPr>
            </w:pPr>
            <w:r>
              <w:rPr>
                <w:rFonts w:hint="default"/>
              </w:rPr>
              <w:t>hzcxse</w:t>
            </w:r>
          </w:p>
        </w:tc>
        <w:tc>
          <w:tcPr>
            <w:tcW w:w="1087" w:type="pct"/>
            <w:noWrap w:val="0"/>
            <w:vAlign w:val="center"/>
          </w:tcPr>
          <w:p w14:paraId="0DF61E96">
            <w:pPr>
              <w:pStyle w:val="26"/>
              <w:bidi w:val="0"/>
              <w:rPr>
                <w:rFonts w:hint="default"/>
              </w:rPr>
            </w:pPr>
            <w:r>
              <w:rPr>
                <w:rFonts w:hint="default"/>
              </w:rPr>
              <w:t>红字冲销税额</w:t>
            </w:r>
          </w:p>
        </w:tc>
        <w:tc>
          <w:tcPr>
            <w:tcW w:w="753" w:type="pct"/>
            <w:noWrap w:val="0"/>
            <w:vAlign w:val="center"/>
          </w:tcPr>
          <w:p w14:paraId="7401C9B6">
            <w:pPr>
              <w:pStyle w:val="26"/>
              <w:bidi w:val="0"/>
              <w:rPr>
                <w:rFonts w:hint="default"/>
              </w:rPr>
            </w:pPr>
            <w:r>
              <w:rPr>
                <w:rFonts w:hint="default"/>
              </w:rPr>
              <w:t>number</w:t>
            </w:r>
          </w:p>
        </w:tc>
        <w:tc>
          <w:tcPr>
            <w:tcW w:w="418" w:type="pct"/>
            <w:noWrap w:val="0"/>
            <w:vAlign w:val="center"/>
          </w:tcPr>
          <w:p w14:paraId="3D79FA5E">
            <w:pPr>
              <w:pStyle w:val="26"/>
              <w:bidi w:val="0"/>
              <w:rPr>
                <w:rFonts w:hint="default"/>
              </w:rPr>
            </w:pPr>
            <w:r>
              <w:rPr>
                <w:rFonts w:hint="default"/>
              </w:rPr>
              <w:t>18,2</w:t>
            </w:r>
          </w:p>
        </w:tc>
        <w:tc>
          <w:tcPr>
            <w:tcW w:w="417" w:type="pct"/>
            <w:noWrap w:val="0"/>
            <w:vAlign w:val="center"/>
          </w:tcPr>
          <w:p w14:paraId="4ED0CDDE">
            <w:pPr>
              <w:pStyle w:val="26"/>
              <w:bidi w:val="0"/>
              <w:rPr>
                <w:rFonts w:hint="default"/>
              </w:rPr>
            </w:pPr>
            <w:r>
              <w:rPr>
                <w:rFonts w:hint="default"/>
              </w:rPr>
              <w:t>是</w:t>
            </w:r>
          </w:p>
        </w:tc>
        <w:tc>
          <w:tcPr>
            <w:tcW w:w="920" w:type="pct"/>
            <w:noWrap w:val="0"/>
            <w:vAlign w:val="center"/>
          </w:tcPr>
          <w:p w14:paraId="7646E8C1">
            <w:pPr>
              <w:pStyle w:val="26"/>
              <w:bidi w:val="0"/>
              <w:rPr>
                <w:rFonts w:hint="default"/>
              </w:rPr>
            </w:pPr>
          </w:p>
        </w:tc>
      </w:tr>
      <w:tr w14:paraId="180AA6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356D63">
            <w:pPr>
              <w:pStyle w:val="26"/>
              <w:bidi w:val="0"/>
              <w:rPr>
                <w:rFonts w:hint="default"/>
              </w:rPr>
            </w:pPr>
            <w:r>
              <w:rPr>
                <w:rFonts w:hint="default"/>
                <w:lang w:val="en-US" w:eastAsia="zh-CN"/>
              </w:rPr>
              <w:t>20</w:t>
            </w:r>
          </w:p>
        </w:tc>
        <w:tc>
          <w:tcPr>
            <w:tcW w:w="1004" w:type="pct"/>
            <w:noWrap w:val="0"/>
            <w:vAlign w:val="center"/>
          </w:tcPr>
          <w:p w14:paraId="74046C1C">
            <w:pPr>
              <w:pStyle w:val="26"/>
              <w:bidi w:val="0"/>
              <w:rPr>
                <w:rFonts w:hint="default"/>
              </w:rPr>
            </w:pPr>
            <w:r>
              <w:rPr>
                <w:rFonts w:hint="default"/>
              </w:rPr>
              <w:t>chyyDm</w:t>
            </w:r>
          </w:p>
        </w:tc>
        <w:tc>
          <w:tcPr>
            <w:tcW w:w="1087" w:type="pct"/>
            <w:noWrap w:val="0"/>
            <w:vAlign w:val="center"/>
          </w:tcPr>
          <w:p w14:paraId="3439C72A">
            <w:pPr>
              <w:pStyle w:val="26"/>
              <w:bidi w:val="0"/>
              <w:rPr>
                <w:rFonts w:hint="default"/>
              </w:rPr>
            </w:pPr>
            <w:r>
              <w:rPr>
                <w:rFonts w:hint="default"/>
              </w:rPr>
              <w:t>红字发票冲红原因代码</w:t>
            </w:r>
          </w:p>
        </w:tc>
        <w:tc>
          <w:tcPr>
            <w:tcW w:w="753" w:type="pct"/>
            <w:noWrap w:val="0"/>
            <w:vAlign w:val="center"/>
          </w:tcPr>
          <w:p w14:paraId="100B2E95">
            <w:pPr>
              <w:pStyle w:val="26"/>
              <w:bidi w:val="0"/>
              <w:rPr>
                <w:rFonts w:hint="default"/>
              </w:rPr>
            </w:pPr>
            <w:r>
              <w:rPr>
                <w:rFonts w:hint="default"/>
              </w:rPr>
              <w:t>varchar</w:t>
            </w:r>
          </w:p>
        </w:tc>
        <w:tc>
          <w:tcPr>
            <w:tcW w:w="418" w:type="pct"/>
            <w:noWrap w:val="0"/>
            <w:vAlign w:val="center"/>
          </w:tcPr>
          <w:p w14:paraId="64D71899">
            <w:pPr>
              <w:pStyle w:val="26"/>
              <w:bidi w:val="0"/>
              <w:rPr>
                <w:rFonts w:hint="default"/>
              </w:rPr>
            </w:pPr>
            <w:r>
              <w:rPr>
                <w:rFonts w:hint="default"/>
              </w:rPr>
              <w:t>2</w:t>
            </w:r>
          </w:p>
        </w:tc>
        <w:tc>
          <w:tcPr>
            <w:tcW w:w="417" w:type="pct"/>
            <w:noWrap w:val="0"/>
            <w:vAlign w:val="center"/>
          </w:tcPr>
          <w:p w14:paraId="5260FA11">
            <w:pPr>
              <w:pStyle w:val="26"/>
              <w:bidi w:val="0"/>
              <w:rPr>
                <w:rFonts w:hint="default"/>
              </w:rPr>
            </w:pPr>
            <w:r>
              <w:rPr>
                <w:rFonts w:hint="default"/>
              </w:rPr>
              <w:t>是</w:t>
            </w:r>
          </w:p>
        </w:tc>
        <w:tc>
          <w:tcPr>
            <w:tcW w:w="920" w:type="pct"/>
            <w:noWrap w:val="0"/>
            <w:vAlign w:val="center"/>
          </w:tcPr>
          <w:p w14:paraId="6D8B178B">
            <w:pPr>
              <w:pStyle w:val="26"/>
              <w:bidi w:val="0"/>
              <w:rPr>
                <w:rFonts w:hint="default"/>
              </w:rPr>
            </w:pPr>
            <w:r>
              <w:rPr>
                <w:rFonts w:hint="default"/>
              </w:rPr>
              <w:t>01：开票有误</w:t>
            </w:r>
          </w:p>
          <w:p w14:paraId="3F58DA9B">
            <w:pPr>
              <w:pStyle w:val="26"/>
              <w:bidi w:val="0"/>
              <w:rPr>
                <w:rFonts w:hint="default"/>
              </w:rPr>
            </w:pPr>
            <w:r>
              <w:rPr>
                <w:rFonts w:hint="default"/>
              </w:rPr>
              <w:t>02：销货退回</w:t>
            </w:r>
          </w:p>
          <w:p w14:paraId="52F47EDB">
            <w:pPr>
              <w:pStyle w:val="26"/>
              <w:bidi w:val="0"/>
              <w:rPr>
                <w:rFonts w:hint="default"/>
              </w:rPr>
            </w:pPr>
            <w:r>
              <w:rPr>
                <w:rFonts w:hint="default"/>
              </w:rPr>
              <w:t>03：服务中止</w:t>
            </w:r>
          </w:p>
          <w:p w14:paraId="0B8AC8AB">
            <w:pPr>
              <w:pStyle w:val="26"/>
              <w:bidi w:val="0"/>
              <w:rPr>
                <w:rFonts w:hint="default"/>
              </w:rPr>
            </w:pPr>
            <w:r>
              <w:rPr>
                <w:rFonts w:hint="default"/>
              </w:rPr>
              <w:t>04：销售折让</w:t>
            </w:r>
          </w:p>
        </w:tc>
      </w:tr>
      <w:tr w14:paraId="2E7626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2D24479">
            <w:pPr>
              <w:pStyle w:val="26"/>
              <w:bidi w:val="0"/>
              <w:rPr>
                <w:rFonts w:hint="default"/>
              </w:rPr>
            </w:pPr>
            <w:r>
              <w:rPr>
                <w:rFonts w:hint="default"/>
                <w:lang w:val="en-US" w:eastAsia="zh-CN"/>
              </w:rPr>
              <w:t>21</w:t>
            </w:r>
          </w:p>
        </w:tc>
        <w:tc>
          <w:tcPr>
            <w:tcW w:w="1004" w:type="pct"/>
            <w:noWrap w:val="0"/>
            <w:vAlign w:val="center"/>
          </w:tcPr>
          <w:p w14:paraId="039D33A0">
            <w:pPr>
              <w:pStyle w:val="26"/>
              <w:bidi w:val="0"/>
              <w:rPr>
                <w:rFonts w:hint="default"/>
              </w:rPr>
            </w:pPr>
            <w:r>
              <w:rPr>
                <w:rFonts w:hint="default"/>
              </w:rPr>
              <w:t>hzqrxxztDm</w:t>
            </w:r>
          </w:p>
        </w:tc>
        <w:tc>
          <w:tcPr>
            <w:tcW w:w="1087" w:type="pct"/>
            <w:noWrap w:val="0"/>
            <w:vAlign w:val="center"/>
          </w:tcPr>
          <w:p w14:paraId="68DEE034">
            <w:pPr>
              <w:pStyle w:val="26"/>
              <w:bidi w:val="0"/>
              <w:rPr>
                <w:rFonts w:hint="default"/>
              </w:rPr>
            </w:pPr>
            <w:r>
              <w:rPr>
                <w:rFonts w:hint="default"/>
              </w:rPr>
              <w:t>红字确认单状态</w:t>
            </w:r>
          </w:p>
        </w:tc>
        <w:tc>
          <w:tcPr>
            <w:tcW w:w="753" w:type="pct"/>
            <w:noWrap w:val="0"/>
            <w:vAlign w:val="center"/>
          </w:tcPr>
          <w:p w14:paraId="15FED93E">
            <w:pPr>
              <w:pStyle w:val="26"/>
              <w:bidi w:val="0"/>
              <w:rPr>
                <w:rFonts w:hint="default"/>
              </w:rPr>
            </w:pPr>
            <w:r>
              <w:rPr>
                <w:rFonts w:hint="default"/>
              </w:rPr>
              <w:t>varchar</w:t>
            </w:r>
          </w:p>
        </w:tc>
        <w:tc>
          <w:tcPr>
            <w:tcW w:w="418" w:type="pct"/>
            <w:noWrap w:val="0"/>
            <w:vAlign w:val="center"/>
          </w:tcPr>
          <w:p w14:paraId="77FD8EC3">
            <w:pPr>
              <w:pStyle w:val="26"/>
              <w:bidi w:val="0"/>
              <w:rPr>
                <w:rFonts w:hint="default"/>
              </w:rPr>
            </w:pPr>
            <w:r>
              <w:rPr>
                <w:rFonts w:hint="default"/>
              </w:rPr>
              <w:t>2</w:t>
            </w:r>
          </w:p>
        </w:tc>
        <w:tc>
          <w:tcPr>
            <w:tcW w:w="417" w:type="pct"/>
            <w:noWrap w:val="0"/>
            <w:vAlign w:val="center"/>
          </w:tcPr>
          <w:p w14:paraId="0BE761C0">
            <w:pPr>
              <w:pStyle w:val="26"/>
              <w:bidi w:val="0"/>
              <w:rPr>
                <w:rFonts w:hint="default"/>
              </w:rPr>
            </w:pPr>
            <w:r>
              <w:rPr>
                <w:rFonts w:hint="default"/>
              </w:rPr>
              <w:t>是</w:t>
            </w:r>
          </w:p>
        </w:tc>
        <w:tc>
          <w:tcPr>
            <w:tcW w:w="920" w:type="pct"/>
            <w:noWrap w:val="0"/>
            <w:vAlign w:val="center"/>
          </w:tcPr>
          <w:p w14:paraId="578E6AC0">
            <w:pPr>
              <w:pStyle w:val="26"/>
              <w:bidi w:val="0"/>
              <w:rPr>
                <w:rFonts w:hint="default"/>
              </w:rPr>
            </w:pPr>
            <w:r>
              <w:rPr>
                <w:rFonts w:hint="default"/>
              </w:rPr>
              <w:t>01：无需确认</w:t>
            </w:r>
          </w:p>
          <w:p w14:paraId="0B56114A">
            <w:pPr>
              <w:pStyle w:val="26"/>
              <w:bidi w:val="0"/>
              <w:rPr>
                <w:rFonts w:hint="default"/>
              </w:rPr>
            </w:pPr>
            <w:r>
              <w:rPr>
                <w:rFonts w:hint="default"/>
              </w:rPr>
              <w:t>02：销方录入待购方确认</w:t>
            </w:r>
          </w:p>
          <w:p w14:paraId="5531E412">
            <w:pPr>
              <w:pStyle w:val="26"/>
              <w:bidi w:val="0"/>
              <w:rPr>
                <w:rFonts w:hint="default"/>
              </w:rPr>
            </w:pPr>
            <w:r>
              <w:rPr>
                <w:rFonts w:hint="default"/>
              </w:rPr>
              <w:t>03：购方录入待销方确认</w:t>
            </w:r>
          </w:p>
          <w:p w14:paraId="3EB71D08">
            <w:pPr>
              <w:pStyle w:val="26"/>
              <w:bidi w:val="0"/>
              <w:rPr>
                <w:rFonts w:hint="default"/>
              </w:rPr>
            </w:pPr>
            <w:r>
              <w:rPr>
                <w:rFonts w:hint="default"/>
              </w:rPr>
              <w:t>04：购销双方已确认</w:t>
            </w:r>
          </w:p>
          <w:p w14:paraId="41D07156">
            <w:pPr>
              <w:pStyle w:val="26"/>
              <w:bidi w:val="0"/>
              <w:rPr>
                <w:rFonts w:hint="default"/>
              </w:rPr>
            </w:pPr>
            <w:r>
              <w:rPr>
                <w:rFonts w:hint="default"/>
              </w:rPr>
              <w:t>05：作废（销方录入购方否认）</w:t>
            </w:r>
          </w:p>
          <w:p w14:paraId="2A212750">
            <w:pPr>
              <w:pStyle w:val="26"/>
              <w:bidi w:val="0"/>
              <w:rPr>
                <w:rFonts w:hint="default"/>
              </w:rPr>
            </w:pPr>
            <w:r>
              <w:rPr>
                <w:rFonts w:hint="default"/>
              </w:rPr>
              <w:t>06：作废（购方录入销方否认）</w:t>
            </w:r>
          </w:p>
          <w:p w14:paraId="30598545">
            <w:pPr>
              <w:pStyle w:val="26"/>
              <w:bidi w:val="0"/>
              <w:rPr>
                <w:rFonts w:hint="default"/>
              </w:rPr>
            </w:pPr>
            <w:r>
              <w:rPr>
                <w:rFonts w:hint="default"/>
              </w:rPr>
              <w:t>07：作废（超72小时未确认）</w:t>
            </w:r>
          </w:p>
          <w:p w14:paraId="0C517009">
            <w:pPr>
              <w:pStyle w:val="26"/>
              <w:bidi w:val="0"/>
              <w:rPr>
                <w:rFonts w:hint="default"/>
              </w:rPr>
            </w:pPr>
            <w:r>
              <w:rPr>
                <w:rFonts w:hint="default"/>
              </w:rPr>
              <w:t>08：（发起方撤销）</w:t>
            </w:r>
          </w:p>
          <w:p w14:paraId="01A38DC2">
            <w:pPr>
              <w:pStyle w:val="26"/>
              <w:bidi w:val="0"/>
              <w:rPr>
                <w:rFonts w:hint="default"/>
              </w:rPr>
            </w:pPr>
            <w:r>
              <w:rPr>
                <w:rFonts w:hint="default"/>
              </w:rPr>
              <w:t>09：作废（确认后撤销）</w:t>
            </w:r>
          </w:p>
          <w:p w14:paraId="068686B5">
            <w:pPr>
              <w:pStyle w:val="26"/>
              <w:bidi w:val="0"/>
              <w:rPr>
                <w:rFonts w:hint="default"/>
              </w:rPr>
            </w:pPr>
            <w:r>
              <w:rPr>
                <w:rFonts w:hint="default"/>
              </w:rPr>
              <w:t>10作废（异常凭证）</w:t>
            </w:r>
          </w:p>
        </w:tc>
      </w:tr>
      <w:tr w14:paraId="1E1AE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250B70">
            <w:pPr>
              <w:pStyle w:val="26"/>
              <w:bidi w:val="0"/>
              <w:rPr>
                <w:rFonts w:hint="default"/>
              </w:rPr>
            </w:pPr>
            <w:r>
              <w:rPr>
                <w:rFonts w:hint="default"/>
                <w:lang w:val="en-US" w:eastAsia="zh-CN"/>
              </w:rPr>
              <w:t>22</w:t>
            </w:r>
          </w:p>
        </w:tc>
        <w:tc>
          <w:tcPr>
            <w:tcW w:w="1004" w:type="pct"/>
            <w:noWrap w:val="0"/>
            <w:vAlign w:val="center"/>
          </w:tcPr>
          <w:p w14:paraId="20A87184">
            <w:pPr>
              <w:pStyle w:val="26"/>
              <w:bidi w:val="0"/>
              <w:rPr>
                <w:rFonts w:hint="default"/>
              </w:rPr>
            </w:pPr>
            <w:r>
              <w:rPr>
                <w:rFonts w:hint="default"/>
              </w:rPr>
              <w:t>qrrq</w:t>
            </w:r>
          </w:p>
        </w:tc>
        <w:tc>
          <w:tcPr>
            <w:tcW w:w="1087" w:type="pct"/>
            <w:noWrap w:val="0"/>
            <w:vAlign w:val="center"/>
          </w:tcPr>
          <w:p w14:paraId="6F5C1AA6">
            <w:pPr>
              <w:pStyle w:val="26"/>
              <w:bidi w:val="0"/>
              <w:rPr>
                <w:rFonts w:hint="default"/>
              </w:rPr>
            </w:pPr>
            <w:r>
              <w:rPr>
                <w:rFonts w:hint="default"/>
              </w:rPr>
              <w:t>确认日期</w:t>
            </w:r>
          </w:p>
        </w:tc>
        <w:tc>
          <w:tcPr>
            <w:tcW w:w="753" w:type="pct"/>
            <w:noWrap w:val="0"/>
            <w:vAlign w:val="center"/>
          </w:tcPr>
          <w:p w14:paraId="15DB7EC6">
            <w:pPr>
              <w:pStyle w:val="26"/>
              <w:bidi w:val="0"/>
              <w:rPr>
                <w:rFonts w:hint="default"/>
              </w:rPr>
            </w:pPr>
            <w:r>
              <w:rPr>
                <w:rFonts w:hint="default"/>
              </w:rPr>
              <w:t>datetime</w:t>
            </w:r>
          </w:p>
        </w:tc>
        <w:tc>
          <w:tcPr>
            <w:tcW w:w="418" w:type="pct"/>
            <w:noWrap w:val="0"/>
            <w:vAlign w:val="center"/>
          </w:tcPr>
          <w:p w14:paraId="2F912F25">
            <w:pPr>
              <w:pStyle w:val="26"/>
              <w:bidi w:val="0"/>
              <w:rPr>
                <w:rFonts w:hint="default"/>
              </w:rPr>
            </w:pPr>
          </w:p>
        </w:tc>
        <w:tc>
          <w:tcPr>
            <w:tcW w:w="417" w:type="pct"/>
            <w:noWrap w:val="0"/>
            <w:vAlign w:val="center"/>
          </w:tcPr>
          <w:p w14:paraId="4E7D3364">
            <w:pPr>
              <w:pStyle w:val="26"/>
              <w:bidi w:val="0"/>
              <w:rPr>
                <w:rFonts w:hint="default"/>
              </w:rPr>
            </w:pPr>
            <w:r>
              <w:rPr>
                <w:rFonts w:hint="default"/>
              </w:rPr>
              <w:t>否</w:t>
            </w:r>
          </w:p>
        </w:tc>
        <w:tc>
          <w:tcPr>
            <w:tcW w:w="920" w:type="pct"/>
            <w:noWrap w:val="0"/>
            <w:vAlign w:val="center"/>
          </w:tcPr>
          <w:p w14:paraId="002098B3">
            <w:pPr>
              <w:pStyle w:val="26"/>
              <w:bidi w:val="0"/>
              <w:rPr>
                <w:rFonts w:hint="default"/>
              </w:rPr>
            </w:pPr>
            <w:r>
              <w:rPr>
                <w:rFonts w:hint="default"/>
              </w:rPr>
              <w:t>yyyy-MM-dd HH:mm:ss</w:t>
            </w:r>
          </w:p>
        </w:tc>
      </w:tr>
      <w:tr w14:paraId="58FF4F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CFBE72">
            <w:pPr>
              <w:pStyle w:val="26"/>
              <w:bidi w:val="0"/>
              <w:rPr>
                <w:rFonts w:hint="default"/>
              </w:rPr>
            </w:pPr>
            <w:r>
              <w:rPr>
                <w:rFonts w:hint="default"/>
                <w:lang w:val="en-US" w:eastAsia="zh-CN"/>
              </w:rPr>
              <w:t>23</w:t>
            </w:r>
          </w:p>
        </w:tc>
        <w:tc>
          <w:tcPr>
            <w:tcW w:w="1004" w:type="pct"/>
            <w:noWrap w:val="0"/>
            <w:vAlign w:val="center"/>
          </w:tcPr>
          <w:p w14:paraId="3411DDA9">
            <w:pPr>
              <w:pStyle w:val="26"/>
              <w:bidi w:val="0"/>
              <w:rPr>
                <w:rFonts w:hint="default"/>
              </w:rPr>
            </w:pPr>
            <w:r>
              <w:rPr>
                <w:rFonts w:hint="default"/>
              </w:rPr>
              <w:t>ykjhzfpbz</w:t>
            </w:r>
          </w:p>
        </w:tc>
        <w:tc>
          <w:tcPr>
            <w:tcW w:w="1087" w:type="pct"/>
            <w:noWrap w:val="0"/>
            <w:vAlign w:val="center"/>
          </w:tcPr>
          <w:p w14:paraId="14FE7B7D">
            <w:pPr>
              <w:pStyle w:val="26"/>
              <w:bidi w:val="0"/>
              <w:rPr>
                <w:rFonts w:hint="default"/>
              </w:rPr>
            </w:pPr>
            <w:r>
              <w:rPr>
                <w:rFonts w:hint="default"/>
              </w:rPr>
              <w:t>已开具红字发票标志</w:t>
            </w:r>
          </w:p>
        </w:tc>
        <w:tc>
          <w:tcPr>
            <w:tcW w:w="753" w:type="pct"/>
            <w:noWrap w:val="0"/>
            <w:vAlign w:val="center"/>
          </w:tcPr>
          <w:p w14:paraId="13463543">
            <w:pPr>
              <w:pStyle w:val="26"/>
              <w:bidi w:val="0"/>
              <w:rPr>
                <w:rFonts w:hint="default"/>
              </w:rPr>
            </w:pPr>
            <w:r>
              <w:rPr>
                <w:rFonts w:hint="default"/>
              </w:rPr>
              <w:t>varchar</w:t>
            </w:r>
          </w:p>
        </w:tc>
        <w:tc>
          <w:tcPr>
            <w:tcW w:w="418" w:type="pct"/>
            <w:noWrap w:val="0"/>
            <w:vAlign w:val="center"/>
          </w:tcPr>
          <w:p w14:paraId="09B6020A">
            <w:pPr>
              <w:pStyle w:val="26"/>
              <w:bidi w:val="0"/>
              <w:rPr>
                <w:rFonts w:hint="default"/>
              </w:rPr>
            </w:pPr>
            <w:r>
              <w:rPr>
                <w:rFonts w:hint="default"/>
              </w:rPr>
              <w:t>1</w:t>
            </w:r>
          </w:p>
        </w:tc>
        <w:tc>
          <w:tcPr>
            <w:tcW w:w="417" w:type="pct"/>
            <w:noWrap w:val="0"/>
            <w:vAlign w:val="center"/>
          </w:tcPr>
          <w:p w14:paraId="64C3FAF1">
            <w:pPr>
              <w:pStyle w:val="26"/>
              <w:bidi w:val="0"/>
              <w:rPr>
                <w:rFonts w:hint="default"/>
              </w:rPr>
            </w:pPr>
            <w:r>
              <w:rPr>
                <w:rFonts w:hint="default"/>
              </w:rPr>
              <w:t>否</w:t>
            </w:r>
          </w:p>
        </w:tc>
        <w:tc>
          <w:tcPr>
            <w:tcW w:w="920" w:type="pct"/>
            <w:noWrap w:val="0"/>
            <w:vAlign w:val="center"/>
          </w:tcPr>
          <w:p w14:paraId="0F9F7F12">
            <w:pPr>
              <w:pStyle w:val="26"/>
              <w:bidi w:val="0"/>
              <w:rPr>
                <w:rFonts w:hint="default"/>
              </w:rPr>
            </w:pPr>
            <w:r>
              <w:rPr>
                <w:rFonts w:hint="default"/>
              </w:rPr>
              <w:t>Y：已开具</w:t>
            </w:r>
          </w:p>
          <w:p w14:paraId="0BC6AFF7">
            <w:pPr>
              <w:pStyle w:val="26"/>
              <w:bidi w:val="0"/>
              <w:rPr>
                <w:rFonts w:hint="default"/>
              </w:rPr>
            </w:pPr>
            <w:r>
              <w:rPr>
                <w:rFonts w:hint="default"/>
              </w:rPr>
              <w:t>N：未开具</w:t>
            </w:r>
          </w:p>
        </w:tc>
      </w:tr>
      <w:tr w14:paraId="69CD2D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CFDEA8">
            <w:pPr>
              <w:pStyle w:val="26"/>
              <w:bidi w:val="0"/>
              <w:rPr>
                <w:rFonts w:hint="default"/>
              </w:rPr>
            </w:pPr>
            <w:r>
              <w:rPr>
                <w:rFonts w:hint="default"/>
                <w:lang w:val="en-US" w:eastAsia="zh-CN"/>
              </w:rPr>
              <w:t>24</w:t>
            </w:r>
          </w:p>
        </w:tc>
        <w:tc>
          <w:tcPr>
            <w:tcW w:w="1004" w:type="pct"/>
            <w:noWrap w:val="0"/>
            <w:vAlign w:val="center"/>
          </w:tcPr>
          <w:p w14:paraId="1794D1CF">
            <w:pPr>
              <w:pStyle w:val="26"/>
              <w:bidi w:val="0"/>
              <w:rPr>
                <w:rFonts w:hint="default"/>
              </w:rPr>
            </w:pPr>
            <w:r>
              <w:rPr>
                <w:rFonts w:hint="default"/>
              </w:rPr>
              <w:t>hzfphm</w:t>
            </w:r>
          </w:p>
        </w:tc>
        <w:tc>
          <w:tcPr>
            <w:tcW w:w="1087" w:type="pct"/>
            <w:noWrap w:val="0"/>
            <w:vAlign w:val="center"/>
          </w:tcPr>
          <w:p w14:paraId="1C7272A6">
            <w:pPr>
              <w:pStyle w:val="26"/>
              <w:bidi w:val="0"/>
              <w:rPr>
                <w:rFonts w:hint="default"/>
              </w:rPr>
            </w:pPr>
            <w:r>
              <w:rPr>
                <w:rFonts w:hint="default"/>
              </w:rPr>
              <w:t>红字发票号码</w:t>
            </w:r>
          </w:p>
        </w:tc>
        <w:tc>
          <w:tcPr>
            <w:tcW w:w="753" w:type="pct"/>
            <w:noWrap w:val="0"/>
            <w:vAlign w:val="center"/>
          </w:tcPr>
          <w:p w14:paraId="27E52B60">
            <w:pPr>
              <w:pStyle w:val="26"/>
              <w:bidi w:val="0"/>
              <w:rPr>
                <w:rFonts w:hint="default"/>
              </w:rPr>
            </w:pPr>
            <w:r>
              <w:rPr>
                <w:rFonts w:hint="default"/>
              </w:rPr>
              <w:t>String</w:t>
            </w:r>
          </w:p>
        </w:tc>
        <w:tc>
          <w:tcPr>
            <w:tcW w:w="418" w:type="pct"/>
            <w:noWrap w:val="0"/>
            <w:vAlign w:val="center"/>
          </w:tcPr>
          <w:p w14:paraId="3B52026C">
            <w:pPr>
              <w:pStyle w:val="26"/>
              <w:bidi w:val="0"/>
              <w:rPr>
                <w:rFonts w:hint="default"/>
              </w:rPr>
            </w:pPr>
            <w:r>
              <w:rPr>
                <w:rFonts w:hint="default"/>
              </w:rPr>
              <w:t>20</w:t>
            </w:r>
          </w:p>
        </w:tc>
        <w:tc>
          <w:tcPr>
            <w:tcW w:w="417" w:type="pct"/>
            <w:noWrap w:val="0"/>
            <w:vAlign w:val="center"/>
          </w:tcPr>
          <w:p w14:paraId="12944A17">
            <w:pPr>
              <w:pStyle w:val="26"/>
              <w:bidi w:val="0"/>
              <w:rPr>
                <w:rFonts w:hint="default"/>
              </w:rPr>
            </w:pPr>
            <w:r>
              <w:rPr>
                <w:rFonts w:hint="default"/>
              </w:rPr>
              <w:t>否</w:t>
            </w:r>
          </w:p>
        </w:tc>
        <w:tc>
          <w:tcPr>
            <w:tcW w:w="920" w:type="pct"/>
            <w:noWrap w:val="0"/>
            <w:vAlign w:val="center"/>
          </w:tcPr>
          <w:p w14:paraId="4E08B054">
            <w:pPr>
              <w:pStyle w:val="26"/>
              <w:bidi w:val="0"/>
              <w:rPr>
                <w:rFonts w:hint="default"/>
              </w:rPr>
            </w:pPr>
          </w:p>
        </w:tc>
      </w:tr>
      <w:tr w14:paraId="19575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C6C37B">
            <w:pPr>
              <w:pStyle w:val="26"/>
              <w:bidi w:val="0"/>
              <w:rPr>
                <w:rFonts w:hint="default"/>
              </w:rPr>
            </w:pPr>
            <w:r>
              <w:rPr>
                <w:rFonts w:hint="default"/>
                <w:lang w:val="en-US" w:eastAsia="zh-CN"/>
              </w:rPr>
              <w:t>25</w:t>
            </w:r>
          </w:p>
        </w:tc>
        <w:tc>
          <w:tcPr>
            <w:tcW w:w="1004" w:type="pct"/>
            <w:noWrap w:val="0"/>
            <w:vAlign w:val="center"/>
          </w:tcPr>
          <w:p w14:paraId="65015EDE">
            <w:pPr>
              <w:pStyle w:val="26"/>
              <w:bidi w:val="0"/>
              <w:rPr>
                <w:rFonts w:hint="default"/>
              </w:rPr>
            </w:pPr>
            <w:r>
              <w:rPr>
                <w:rFonts w:hint="default"/>
              </w:rPr>
              <w:t>hzkprq</w:t>
            </w:r>
          </w:p>
        </w:tc>
        <w:tc>
          <w:tcPr>
            <w:tcW w:w="1087" w:type="pct"/>
            <w:noWrap w:val="0"/>
            <w:vAlign w:val="center"/>
          </w:tcPr>
          <w:p w14:paraId="1A6C2478">
            <w:pPr>
              <w:pStyle w:val="26"/>
              <w:bidi w:val="0"/>
              <w:rPr>
                <w:rFonts w:hint="default"/>
              </w:rPr>
            </w:pPr>
            <w:r>
              <w:rPr>
                <w:rFonts w:hint="default"/>
              </w:rPr>
              <w:t>红字开票日期</w:t>
            </w:r>
          </w:p>
        </w:tc>
        <w:tc>
          <w:tcPr>
            <w:tcW w:w="753" w:type="pct"/>
            <w:noWrap w:val="0"/>
            <w:vAlign w:val="center"/>
          </w:tcPr>
          <w:p w14:paraId="46928B1A">
            <w:pPr>
              <w:pStyle w:val="26"/>
              <w:bidi w:val="0"/>
              <w:rPr>
                <w:rFonts w:hint="default"/>
              </w:rPr>
            </w:pPr>
            <w:r>
              <w:rPr>
                <w:rFonts w:hint="default"/>
              </w:rPr>
              <w:t>datetime</w:t>
            </w:r>
          </w:p>
        </w:tc>
        <w:tc>
          <w:tcPr>
            <w:tcW w:w="418" w:type="pct"/>
            <w:noWrap w:val="0"/>
            <w:vAlign w:val="center"/>
          </w:tcPr>
          <w:p w14:paraId="02807649">
            <w:pPr>
              <w:pStyle w:val="26"/>
              <w:bidi w:val="0"/>
              <w:rPr>
                <w:rFonts w:hint="default"/>
              </w:rPr>
            </w:pPr>
          </w:p>
        </w:tc>
        <w:tc>
          <w:tcPr>
            <w:tcW w:w="417" w:type="pct"/>
            <w:noWrap w:val="0"/>
            <w:vAlign w:val="center"/>
          </w:tcPr>
          <w:p w14:paraId="39619435">
            <w:pPr>
              <w:pStyle w:val="26"/>
              <w:bidi w:val="0"/>
              <w:rPr>
                <w:rFonts w:hint="default"/>
              </w:rPr>
            </w:pPr>
            <w:r>
              <w:rPr>
                <w:rFonts w:hint="default"/>
              </w:rPr>
              <w:t>是</w:t>
            </w:r>
          </w:p>
        </w:tc>
        <w:tc>
          <w:tcPr>
            <w:tcW w:w="920" w:type="pct"/>
            <w:noWrap w:val="0"/>
            <w:vAlign w:val="center"/>
          </w:tcPr>
          <w:p w14:paraId="385387CD">
            <w:pPr>
              <w:pStyle w:val="26"/>
              <w:bidi w:val="0"/>
              <w:rPr>
                <w:rFonts w:hint="default"/>
              </w:rPr>
            </w:pPr>
            <w:r>
              <w:rPr>
                <w:rFonts w:hint="default"/>
              </w:rPr>
              <w:t>yyyy-MM-dd HH:mm:ss</w:t>
            </w:r>
          </w:p>
        </w:tc>
      </w:tr>
      <w:tr w14:paraId="0A91D5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E6D028">
            <w:pPr>
              <w:pStyle w:val="26"/>
              <w:bidi w:val="0"/>
              <w:rPr>
                <w:rFonts w:hint="default"/>
              </w:rPr>
            </w:pPr>
            <w:r>
              <w:rPr>
                <w:rFonts w:hint="default"/>
                <w:lang w:val="en-US" w:eastAsia="zh-CN"/>
              </w:rPr>
              <w:t>26</w:t>
            </w:r>
          </w:p>
        </w:tc>
        <w:tc>
          <w:tcPr>
            <w:tcW w:w="1004" w:type="pct"/>
            <w:noWrap w:val="0"/>
            <w:vAlign w:val="center"/>
          </w:tcPr>
          <w:p w14:paraId="12355005">
            <w:pPr>
              <w:pStyle w:val="26"/>
              <w:bidi w:val="0"/>
              <w:rPr>
                <w:rFonts w:hint="default"/>
              </w:rPr>
            </w:pPr>
            <w:r>
              <w:rPr>
                <w:rFonts w:hint="default"/>
              </w:rPr>
              <w:t>yxbz</w:t>
            </w:r>
          </w:p>
        </w:tc>
        <w:tc>
          <w:tcPr>
            <w:tcW w:w="1087" w:type="pct"/>
            <w:noWrap w:val="0"/>
            <w:vAlign w:val="center"/>
          </w:tcPr>
          <w:p w14:paraId="7C27F8B1">
            <w:pPr>
              <w:pStyle w:val="26"/>
              <w:bidi w:val="0"/>
              <w:rPr>
                <w:rFonts w:hint="default"/>
              </w:rPr>
            </w:pPr>
            <w:r>
              <w:rPr>
                <w:rFonts w:hint="default"/>
              </w:rPr>
              <w:t>有效标志</w:t>
            </w:r>
          </w:p>
        </w:tc>
        <w:tc>
          <w:tcPr>
            <w:tcW w:w="753" w:type="pct"/>
            <w:noWrap w:val="0"/>
            <w:vAlign w:val="center"/>
          </w:tcPr>
          <w:p w14:paraId="1A361B2C">
            <w:pPr>
              <w:pStyle w:val="26"/>
              <w:bidi w:val="0"/>
              <w:rPr>
                <w:rFonts w:hint="default"/>
              </w:rPr>
            </w:pPr>
            <w:r>
              <w:rPr>
                <w:rFonts w:hint="default"/>
              </w:rPr>
              <w:t>varchar</w:t>
            </w:r>
          </w:p>
        </w:tc>
        <w:tc>
          <w:tcPr>
            <w:tcW w:w="418" w:type="pct"/>
            <w:noWrap w:val="0"/>
            <w:vAlign w:val="center"/>
          </w:tcPr>
          <w:p w14:paraId="2F9BCA97">
            <w:pPr>
              <w:pStyle w:val="26"/>
              <w:bidi w:val="0"/>
              <w:rPr>
                <w:rFonts w:hint="default"/>
              </w:rPr>
            </w:pPr>
            <w:r>
              <w:rPr>
                <w:rFonts w:hint="default"/>
              </w:rPr>
              <w:t>1</w:t>
            </w:r>
          </w:p>
        </w:tc>
        <w:tc>
          <w:tcPr>
            <w:tcW w:w="417" w:type="pct"/>
            <w:noWrap w:val="0"/>
            <w:vAlign w:val="center"/>
          </w:tcPr>
          <w:p w14:paraId="583FEEDA">
            <w:pPr>
              <w:pStyle w:val="26"/>
              <w:bidi w:val="0"/>
              <w:rPr>
                <w:rFonts w:hint="default"/>
              </w:rPr>
            </w:pPr>
            <w:r>
              <w:rPr>
                <w:rFonts w:hint="default"/>
              </w:rPr>
              <w:t>是</w:t>
            </w:r>
          </w:p>
        </w:tc>
        <w:tc>
          <w:tcPr>
            <w:tcW w:w="920" w:type="pct"/>
            <w:noWrap w:val="0"/>
            <w:vAlign w:val="center"/>
          </w:tcPr>
          <w:p w14:paraId="179B2C20">
            <w:pPr>
              <w:pStyle w:val="26"/>
              <w:bidi w:val="0"/>
              <w:rPr>
                <w:rFonts w:hint="default"/>
              </w:rPr>
            </w:pPr>
            <w:r>
              <w:rPr>
                <w:rFonts w:hint="default"/>
              </w:rPr>
              <w:t>Y：有效</w:t>
            </w:r>
          </w:p>
          <w:p w14:paraId="01D592D9">
            <w:pPr>
              <w:pStyle w:val="26"/>
              <w:bidi w:val="0"/>
              <w:rPr>
                <w:rFonts w:hint="default"/>
              </w:rPr>
            </w:pPr>
            <w:r>
              <w:rPr>
                <w:rFonts w:hint="default"/>
              </w:rPr>
              <w:t>N：无效</w:t>
            </w:r>
          </w:p>
        </w:tc>
      </w:tr>
      <w:tr w14:paraId="5A3BD6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A1CEDF2">
            <w:pPr>
              <w:pStyle w:val="26"/>
              <w:bidi w:val="0"/>
              <w:rPr>
                <w:rFonts w:hint="default"/>
                <w:lang w:val="en-US" w:eastAsia="zh-CN"/>
              </w:rPr>
            </w:pPr>
            <w:r>
              <w:rPr>
                <w:rFonts w:hint="default"/>
                <w:lang w:val="en-US" w:eastAsia="zh-CN"/>
              </w:rPr>
              <w:t>27</w:t>
            </w:r>
          </w:p>
        </w:tc>
        <w:tc>
          <w:tcPr>
            <w:tcW w:w="1004" w:type="pct"/>
            <w:noWrap w:val="0"/>
            <w:vAlign w:val="center"/>
          </w:tcPr>
          <w:p w14:paraId="32040604">
            <w:pPr>
              <w:pStyle w:val="26"/>
              <w:bidi w:val="0"/>
              <w:rPr>
                <w:rFonts w:hint="default"/>
                <w:lang w:val="en-US" w:eastAsia="zh-CN"/>
              </w:rPr>
            </w:pPr>
            <w:r>
              <w:t>cezslxDm</w:t>
            </w:r>
          </w:p>
        </w:tc>
        <w:tc>
          <w:tcPr>
            <w:tcW w:w="1087" w:type="pct"/>
            <w:noWrap w:val="0"/>
            <w:vAlign w:val="center"/>
          </w:tcPr>
          <w:p w14:paraId="5E58976B">
            <w:pPr>
              <w:pStyle w:val="26"/>
              <w:bidi w:val="0"/>
              <w:rPr>
                <w:rFonts w:hint="default"/>
                <w:lang w:val="en-US" w:eastAsia="zh-CN"/>
              </w:rPr>
            </w:pPr>
            <w:r>
              <w:t>差额征税类型代码</w:t>
            </w:r>
          </w:p>
        </w:tc>
        <w:tc>
          <w:tcPr>
            <w:tcW w:w="753" w:type="pct"/>
            <w:noWrap w:val="0"/>
            <w:vAlign w:val="center"/>
          </w:tcPr>
          <w:p w14:paraId="58030CFA">
            <w:pPr>
              <w:pStyle w:val="26"/>
              <w:bidi w:val="0"/>
              <w:rPr>
                <w:rFonts w:hint="default"/>
                <w:lang w:val="en-US" w:eastAsia="zh-CN"/>
              </w:rPr>
            </w:pPr>
            <w:r>
              <w:t>varchar</w:t>
            </w:r>
          </w:p>
        </w:tc>
        <w:tc>
          <w:tcPr>
            <w:tcW w:w="418" w:type="pct"/>
            <w:noWrap w:val="0"/>
            <w:vAlign w:val="center"/>
          </w:tcPr>
          <w:p w14:paraId="57308677">
            <w:pPr>
              <w:pStyle w:val="26"/>
              <w:bidi w:val="0"/>
              <w:rPr>
                <w:rFonts w:hint="default"/>
                <w:lang w:val="en-US" w:eastAsia="zh-CN"/>
              </w:rPr>
            </w:pPr>
            <w:r>
              <w:t>2</w:t>
            </w:r>
          </w:p>
        </w:tc>
        <w:tc>
          <w:tcPr>
            <w:tcW w:w="417" w:type="pct"/>
            <w:noWrap w:val="0"/>
            <w:vAlign w:val="center"/>
          </w:tcPr>
          <w:p w14:paraId="3215046A">
            <w:pPr>
              <w:pStyle w:val="26"/>
              <w:bidi w:val="0"/>
              <w:rPr>
                <w:rFonts w:hint="default"/>
                <w:lang w:val="en-US" w:eastAsia="zh-CN"/>
              </w:rPr>
            </w:pPr>
            <w:r>
              <w:t>否</w:t>
            </w:r>
          </w:p>
        </w:tc>
        <w:tc>
          <w:tcPr>
            <w:tcW w:w="920" w:type="pct"/>
            <w:noWrap w:val="0"/>
            <w:vAlign w:val="center"/>
          </w:tcPr>
          <w:p w14:paraId="7B15474A">
            <w:pPr>
              <w:pStyle w:val="26"/>
              <w:bidi w:val="0"/>
            </w:pPr>
            <w:r>
              <w:t>空：非差额发票</w:t>
            </w:r>
          </w:p>
          <w:p w14:paraId="66E01790">
            <w:pPr>
              <w:pStyle w:val="26"/>
              <w:bidi w:val="0"/>
            </w:pPr>
            <w:r>
              <w:t>01：全额开票</w:t>
            </w:r>
          </w:p>
          <w:p w14:paraId="7A6ED6EE">
            <w:pPr>
              <w:pStyle w:val="26"/>
              <w:bidi w:val="0"/>
              <w:rPr>
                <w:rFonts w:hint="default"/>
                <w:lang w:val="en-US" w:eastAsia="zh-CN"/>
              </w:rPr>
            </w:pPr>
            <w:r>
              <w:t>02：差额开票</w:t>
            </w:r>
          </w:p>
        </w:tc>
      </w:tr>
      <w:tr w14:paraId="3EADA6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BE1FC5">
            <w:pPr>
              <w:pStyle w:val="26"/>
              <w:bidi w:val="0"/>
              <w:rPr>
                <w:rFonts w:hint="default"/>
              </w:rPr>
            </w:pPr>
            <w:r>
              <w:rPr>
                <w:rFonts w:hint="default"/>
                <w:lang w:val="en-US" w:eastAsia="zh-CN"/>
              </w:rPr>
              <w:t>28</w:t>
            </w:r>
          </w:p>
        </w:tc>
        <w:tc>
          <w:tcPr>
            <w:tcW w:w="1004" w:type="pct"/>
            <w:noWrap w:val="0"/>
            <w:vAlign w:val="center"/>
          </w:tcPr>
          <w:p w14:paraId="219FDAA6">
            <w:pPr>
              <w:pStyle w:val="26"/>
              <w:bidi w:val="0"/>
              <w:rPr>
                <w:rFonts w:hint="default"/>
                <w:lang w:val="en-US" w:eastAsia="zh-CN"/>
              </w:rPr>
            </w:pPr>
            <w:r>
              <w:rPr>
                <w:rFonts w:hint="default"/>
                <w:lang w:val="en-US" w:eastAsia="zh-CN"/>
              </w:rPr>
              <w:t>l</w:t>
            </w:r>
            <w:r>
              <w:rPr>
                <w:rFonts w:hint="default"/>
              </w:rPr>
              <w:t>rrq</w:t>
            </w:r>
          </w:p>
        </w:tc>
        <w:tc>
          <w:tcPr>
            <w:tcW w:w="1087" w:type="pct"/>
            <w:noWrap w:val="0"/>
            <w:vAlign w:val="center"/>
          </w:tcPr>
          <w:p w14:paraId="31650B45">
            <w:pPr>
              <w:pStyle w:val="26"/>
              <w:bidi w:val="0"/>
              <w:rPr>
                <w:rFonts w:hint="default"/>
                <w:lang w:val="en-US" w:eastAsia="zh-CN"/>
              </w:rPr>
            </w:pPr>
            <w:r>
              <w:rPr>
                <w:rFonts w:hint="default"/>
              </w:rPr>
              <w:t>录入日期</w:t>
            </w:r>
          </w:p>
        </w:tc>
        <w:tc>
          <w:tcPr>
            <w:tcW w:w="753" w:type="pct"/>
            <w:noWrap w:val="0"/>
            <w:vAlign w:val="center"/>
          </w:tcPr>
          <w:p w14:paraId="15240A49">
            <w:pPr>
              <w:pStyle w:val="26"/>
              <w:bidi w:val="0"/>
              <w:rPr>
                <w:rFonts w:hint="default"/>
                <w:lang w:val="en-US" w:eastAsia="zh-CN"/>
              </w:rPr>
            </w:pPr>
            <w:r>
              <w:rPr>
                <w:rFonts w:hint="default"/>
              </w:rPr>
              <w:t>datetime</w:t>
            </w:r>
          </w:p>
        </w:tc>
        <w:tc>
          <w:tcPr>
            <w:tcW w:w="418" w:type="pct"/>
            <w:noWrap w:val="0"/>
            <w:vAlign w:val="top"/>
          </w:tcPr>
          <w:p w14:paraId="2DA84BA9">
            <w:pPr>
              <w:pStyle w:val="26"/>
              <w:bidi w:val="0"/>
              <w:rPr>
                <w:rFonts w:hint="default"/>
                <w:lang w:val="en-US" w:eastAsia="zh-CN"/>
              </w:rPr>
            </w:pPr>
          </w:p>
        </w:tc>
        <w:tc>
          <w:tcPr>
            <w:tcW w:w="417" w:type="pct"/>
            <w:noWrap w:val="0"/>
            <w:vAlign w:val="center"/>
          </w:tcPr>
          <w:p w14:paraId="3059B685">
            <w:pPr>
              <w:pStyle w:val="26"/>
              <w:bidi w:val="0"/>
              <w:rPr>
                <w:rFonts w:hint="default"/>
                <w:lang w:val="en-US" w:eastAsia="zh-CN"/>
              </w:rPr>
            </w:pPr>
            <w:r>
              <w:rPr>
                <w:rFonts w:hint="default"/>
                <w:lang w:val="en-US" w:eastAsia="zh-CN"/>
              </w:rPr>
              <w:t>是</w:t>
            </w:r>
          </w:p>
        </w:tc>
        <w:tc>
          <w:tcPr>
            <w:tcW w:w="920" w:type="pct"/>
            <w:noWrap w:val="0"/>
            <w:vAlign w:val="center"/>
          </w:tcPr>
          <w:p w14:paraId="2E779B27">
            <w:pPr>
              <w:pStyle w:val="26"/>
              <w:bidi w:val="0"/>
              <w:rPr>
                <w:rFonts w:hint="default"/>
                <w:lang w:val="en-US" w:eastAsia="zh-CN"/>
              </w:rPr>
            </w:pPr>
            <w:r>
              <w:rPr>
                <w:rFonts w:hint="default"/>
              </w:rPr>
              <w:t>yyyy-MM-dd HH:mm:ss</w:t>
            </w:r>
          </w:p>
        </w:tc>
      </w:tr>
      <w:tr w14:paraId="00695B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7CC30B">
            <w:pPr>
              <w:pStyle w:val="26"/>
              <w:bidi w:val="0"/>
              <w:rPr>
                <w:rFonts w:hint="default"/>
              </w:rPr>
            </w:pPr>
            <w:r>
              <w:rPr>
                <w:rFonts w:hint="default"/>
                <w:lang w:val="en-US" w:eastAsia="zh-CN"/>
              </w:rPr>
              <w:t>29</w:t>
            </w:r>
          </w:p>
        </w:tc>
        <w:tc>
          <w:tcPr>
            <w:tcW w:w="1004" w:type="pct"/>
            <w:noWrap w:val="0"/>
            <w:vAlign w:val="center"/>
          </w:tcPr>
          <w:p w14:paraId="40424B9E">
            <w:pPr>
              <w:pStyle w:val="26"/>
              <w:bidi w:val="0"/>
              <w:rPr>
                <w:rFonts w:hint="default"/>
              </w:rPr>
            </w:pPr>
            <w:r>
              <w:rPr>
                <w:rFonts w:hint="default"/>
              </w:rPr>
              <w:t>lzmxxh</w:t>
            </w:r>
          </w:p>
        </w:tc>
        <w:tc>
          <w:tcPr>
            <w:tcW w:w="1087" w:type="pct"/>
            <w:noWrap w:val="0"/>
            <w:vAlign w:val="center"/>
          </w:tcPr>
          <w:p w14:paraId="6D8C374C">
            <w:pPr>
              <w:pStyle w:val="26"/>
              <w:bidi w:val="0"/>
              <w:rPr>
                <w:rFonts w:hint="default"/>
              </w:rPr>
            </w:pPr>
            <w:r>
              <w:rPr>
                <w:rFonts w:hint="default"/>
              </w:rPr>
              <w:t>蓝字发票明细序号</w:t>
            </w:r>
          </w:p>
        </w:tc>
        <w:tc>
          <w:tcPr>
            <w:tcW w:w="753" w:type="pct"/>
            <w:noWrap w:val="0"/>
            <w:vAlign w:val="center"/>
          </w:tcPr>
          <w:p w14:paraId="0F516634">
            <w:pPr>
              <w:pStyle w:val="26"/>
              <w:bidi w:val="0"/>
              <w:rPr>
                <w:rFonts w:hint="default"/>
              </w:rPr>
            </w:pPr>
            <w:r>
              <w:rPr>
                <w:rFonts w:hint="default"/>
              </w:rPr>
              <w:t>number</w:t>
            </w:r>
          </w:p>
        </w:tc>
        <w:tc>
          <w:tcPr>
            <w:tcW w:w="418" w:type="pct"/>
            <w:noWrap w:val="0"/>
            <w:vAlign w:val="center"/>
          </w:tcPr>
          <w:p w14:paraId="7415EBC4">
            <w:pPr>
              <w:pStyle w:val="26"/>
              <w:bidi w:val="0"/>
              <w:rPr>
                <w:rFonts w:hint="default"/>
              </w:rPr>
            </w:pPr>
            <w:r>
              <w:rPr>
                <w:rFonts w:hint="default"/>
              </w:rPr>
              <w:t>8</w:t>
            </w:r>
          </w:p>
        </w:tc>
        <w:tc>
          <w:tcPr>
            <w:tcW w:w="417" w:type="pct"/>
            <w:noWrap w:val="0"/>
            <w:vAlign w:val="center"/>
          </w:tcPr>
          <w:p w14:paraId="4DE17FA6">
            <w:pPr>
              <w:pStyle w:val="26"/>
              <w:bidi w:val="0"/>
              <w:rPr>
                <w:rFonts w:hint="default"/>
              </w:rPr>
            </w:pPr>
            <w:r>
              <w:rPr>
                <w:rFonts w:hint="default"/>
              </w:rPr>
              <w:t>否</w:t>
            </w:r>
          </w:p>
        </w:tc>
        <w:tc>
          <w:tcPr>
            <w:tcW w:w="920" w:type="pct"/>
            <w:noWrap w:val="0"/>
            <w:vAlign w:val="center"/>
          </w:tcPr>
          <w:p w14:paraId="24EB62DD">
            <w:pPr>
              <w:pStyle w:val="26"/>
              <w:bidi w:val="0"/>
              <w:rPr>
                <w:rFonts w:hint="default"/>
              </w:rPr>
            </w:pPr>
          </w:p>
        </w:tc>
      </w:tr>
      <w:tr w14:paraId="2C776B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4E6D50D">
            <w:pPr>
              <w:pStyle w:val="26"/>
              <w:bidi w:val="0"/>
              <w:rPr>
                <w:rFonts w:hint="default"/>
              </w:rPr>
            </w:pPr>
            <w:r>
              <w:rPr>
                <w:rFonts w:hint="default"/>
                <w:lang w:val="en-US" w:eastAsia="zh-CN"/>
              </w:rPr>
              <w:t>30</w:t>
            </w:r>
          </w:p>
        </w:tc>
        <w:tc>
          <w:tcPr>
            <w:tcW w:w="1004" w:type="pct"/>
            <w:noWrap w:val="0"/>
            <w:vAlign w:val="center"/>
          </w:tcPr>
          <w:p w14:paraId="5AA60B4D">
            <w:pPr>
              <w:pStyle w:val="26"/>
              <w:bidi w:val="0"/>
              <w:rPr>
                <w:rFonts w:hint="default"/>
              </w:rPr>
            </w:pPr>
            <w:r>
              <w:rPr>
                <w:rFonts w:hint="default"/>
              </w:rPr>
              <w:t>xh</w:t>
            </w:r>
          </w:p>
        </w:tc>
        <w:tc>
          <w:tcPr>
            <w:tcW w:w="1087" w:type="pct"/>
            <w:noWrap w:val="0"/>
            <w:vAlign w:val="center"/>
          </w:tcPr>
          <w:p w14:paraId="7FEFFB1F">
            <w:pPr>
              <w:pStyle w:val="26"/>
              <w:bidi w:val="0"/>
              <w:rPr>
                <w:rFonts w:hint="default"/>
              </w:rPr>
            </w:pPr>
            <w:r>
              <w:rPr>
                <w:rFonts w:hint="default"/>
              </w:rPr>
              <w:t>序号</w:t>
            </w:r>
          </w:p>
        </w:tc>
        <w:tc>
          <w:tcPr>
            <w:tcW w:w="753" w:type="pct"/>
            <w:noWrap w:val="0"/>
            <w:vAlign w:val="top"/>
          </w:tcPr>
          <w:p w14:paraId="15499ED9">
            <w:pPr>
              <w:pStyle w:val="26"/>
              <w:bidi w:val="0"/>
              <w:rPr>
                <w:rFonts w:hint="default"/>
              </w:rPr>
            </w:pPr>
            <w:r>
              <w:rPr>
                <w:rFonts w:hint="default"/>
              </w:rPr>
              <w:t>number</w:t>
            </w:r>
          </w:p>
        </w:tc>
        <w:tc>
          <w:tcPr>
            <w:tcW w:w="418" w:type="pct"/>
            <w:noWrap w:val="0"/>
            <w:vAlign w:val="center"/>
          </w:tcPr>
          <w:p w14:paraId="5AC5FD04">
            <w:pPr>
              <w:pStyle w:val="26"/>
              <w:bidi w:val="0"/>
              <w:rPr>
                <w:rFonts w:hint="default"/>
              </w:rPr>
            </w:pPr>
            <w:r>
              <w:rPr>
                <w:rFonts w:hint="default"/>
              </w:rPr>
              <w:t>8</w:t>
            </w:r>
          </w:p>
        </w:tc>
        <w:tc>
          <w:tcPr>
            <w:tcW w:w="417" w:type="pct"/>
            <w:noWrap w:val="0"/>
            <w:vAlign w:val="center"/>
          </w:tcPr>
          <w:p w14:paraId="04698DF3">
            <w:pPr>
              <w:pStyle w:val="26"/>
              <w:bidi w:val="0"/>
              <w:rPr>
                <w:rFonts w:hint="default"/>
              </w:rPr>
            </w:pPr>
            <w:r>
              <w:rPr>
                <w:rFonts w:hint="default"/>
              </w:rPr>
              <w:t>是</w:t>
            </w:r>
          </w:p>
        </w:tc>
        <w:tc>
          <w:tcPr>
            <w:tcW w:w="920" w:type="pct"/>
            <w:noWrap w:val="0"/>
            <w:vAlign w:val="center"/>
          </w:tcPr>
          <w:p w14:paraId="3D661DE8">
            <w:pPr>
              <w:pStyle w:val="26"/>
              <w:bidi w:val="0"/>
              <w:rPr>
                <w:rFonts w:hint="default"/>
              </w:rPr>
            </w:pPr>
          </w:p>
        </w:tc>
      </w:tr>
      <w:tr w14:paraId="79C600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E08623D">
            <w:pPr>
              <w:pStyle w:val="26"/>
              <w:bidi w:val="0"/>
              <w:rPr>
                <w:rFonts w:hint="default"/>
              </w:rPr>
            </w:pPr>
            <w:r>
              <w:rPr>
                <w:rFonts w:hint="default"/>
                <w:lang w:val="en-US" w:eastAsia="zh-CN"/>
              </w:rPr>
              <w:t>31</w:t>
            </w:r>
          </w:p>
        </w:tc>
        <w:tc>
          <w:tcPr>
            <w:tcW w:w="1004" w:type="pct"/>
            <w:noWrap w:val="0"/>
            <w:vAlign w:val="center"/>
          </w:tcPr>
          <w:p w14:paraId="382EED80">
            <w:pPr>
              <w:pStyle w:val="26"/>
              <w:bidi w:val="0"/>
              <w:rPr>
                <w:rFonts w:hint="default"/>
              </w:rPr>
            </w:pPr>
            <w:r>
              <w:rPr>
                <w:rFonts w:hint="default"/>
              </w:rPr>
              <w:t>sphfwssflhbbm</w:t>
            </w:r>
          </w:p>
        </w:tc>
        <w:tc>
          <w:tcPr>
            <w:tcW w:w="1087" w:type="pct"/>
            <w:noWrap w:val="0"/>
            <w:vAlign w:val="center"/>
          </w:tcPr>
          <w:p w14:paraId="3E6BA0E4">
            <w:pPr>
              <w:pStyle w:val="26"/>
              <w:bidi w:val="0"/>
              <w:rPr>
                <w:rFonts w:hint="default"/>
              </w:rPr>
            </w:pPr>
            <w:r>
              <w:rPr>
                <w:rFonts w:hint="default"/>
              </w:rPr>
              <w:t>商品和服务税收分类合并编码</w:t>
            </w:r>
          </w:p>
        </w:tc>
        <w:tc>
          <w:tcPr>
            <w:tcW w:w="753" w:type="pct"/>
            <w:noWrap w:val="0"/>
            <w:vAlign w:val="top"/>
          </w:tcPr>
          <w:p w14:paraId="0780AF76">
            <w:pPr>
              <w:pStyle w:val="26"/>
              <w:bidi w:val="0"/>
              <w:rPr>
                <w:rFonts w:hint="default"/>
              </w:rPr>
            </w:pPr>
            <w:r>
              <w:rPr>
                <w:rFonts w:hint="default"/>
              </w:rPr>
              <w:t>varchar</w:t>
            </w:r>
          </w:p>
        </w:tc>
        <w:tc>
          <w:tcPr>
            <w:tcW w:w="418" w:type="pct"/>
            <w:noWrap w:val="0"/>
            <w:vAlign w:val="center"/>
          </w:tcPr>
          <w:p w14:paraId="10D65B59">
            <w:pPr>
              <w:pStyle w:val="26"/>
              <w:bidi w:val="0"/>
              <w:rPr>
                <w:rFonts w:hint="default"/>
              </w:rPr>
            </w:pPr>
            <w:r>
              <w:rPr>
                <w:rFonts w:hint="default"/>
              </w:rPr>
              <w:t>19</w:t>
            </w:r>
          </w:p>
        </w:tc>
        <w:tc>
          <w:tcPr>
            <w:tcW w:w="417" w:type="pct"/>
            <w:noWrap w:val="0"/>
            <w:vAlign w:val="center"/>
          </w:tcPr>
          <w:p w14:paraId="73374BED">
            <w:pPr>
              <w:pStyle w:val="26"/>
              <w:bidi w:val="0"/>
              <w:rPr>
                <w:rFonts w:hint="default"/>
              </w:rPr>
            </w:pPr>
            <w:r>
              <w:rPr>
                <w:rFonts w:hint="default"/>
              </w:rPr>
              <w:t>是</w:t>
            </w:r>
          </w:p>
        </w:tc>
        <w:tc>
          <w:tcPr>
            <w:tcW w:w="920" w:type="pct"/>
            <w:noWrap w:val="0"/>
            <w:vAlign w:val="center"/>
          </w:tcPr>
          <w:p w14:paraId="413F2297">
            <w:pPr>
              <w:pStyle w:val="26"/>
              <w:bidi w:val="0"/>
              <w:rPr>
                <w:rFonts w:hint="default"/>
              </w:rPr>
            </w:pPr>
          </w:p>
        </w:tc>
      </w:tr>
      <w:tr w14:paraId="180406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BFB993">
            <w:pPr>
              <w:pStyle w:val="26"/>
              <w:bidi w:val="0"/>
              <w:rPr>
                <w:rFonts w:hint="default"/>
              </w:rPr>
            </w:pPr>
            <w:r>
              <w:rPr>
                <w:rFonts w:hint="default"/>
                <w:lang w:val="en-US" w:eastAsia="zh-CN"/>
              </w:rPr>
              <w:t>32</w:t>
            </w:r>
          </w:p>
        </w:tc>
        <w:tc>
          <w:tcPr>
            <w:tcW w:w="1004" w:type="pct"/>
            <w:noWrap w:val="0"/>
            <w:vAlign w:val="center"/>
          </w:tcPr>
          <w:p w14:paraId="0DC18E9E">
            <w:pPr>
              <w:pStyle w:val="26"/>
              <w:bidi w:val="0"/>
              <w:rPr>
                <w:rFonts w:hint="default"/>
              </w:rPr>
            </w:pPr>
            <w:r>
              <w:rPr>
                <w:rFonts w:hint="default"/>
              </w:rPr>
              <w:t>hwhyslwfwmc</w:t>
            </w:r>
          </w:p>
        </w:tc>
        <w:tc>
          <w:tcPr>
            <w:tcW w:w="1087" w:type="pct"/>
            <w:noWrap w:val="0"/>
            <w:vAlign w:val="center"/>
          </w:tcPr>
          <w:p w14:paraId="5621DD53">
            <w:pPr>
              <w:pStyle w:val="26"/>
              <w:bidi w:val="0"/>
              <w:rPr>
                <w:rFonts w:hint="default"/>
              </w:rPr>
            </w:pPr>
            <w:r>
              <w:rPr>
                <w:rFonts w:hint="default"/>
              </w:rPr>
              <w:t>货物或应税劳务、服务名称</w:t>
            </w:r>
          </w:p>
        </w:tc>
        <w:tc>
          <w:tcPr>
            <w:tcW w:w="753" w:type="pct"/>
            <w:noWrap w:val="0"/>
            <w:vAlign w:val="top"/>
          </w:tcPr>
          <w:p w14:paraId="79AC1434">
            <w:pPr>
              <w:pStyle w:val="26"/>
              <w:bidi w:val="0"/>
              <w:rPr>
                <w:rFonts w:hint="default"/>
              </w:rPr>
            </w:pPr>
            <w:r>
              <w:rPr>
                <w:rFonts w:hint="default"/>
              </w:rPr>
              <w:t>varchar</w:t>
            </w:r>
          </w:p>
        </w:tc>
        <w:tc>
          <w:tcPr>
            <w:tcW w:w="418" w:type="pct"/>
            <w:noWrap w:val="0"/>
            <w:vAlign w:val="center"/>
          </w:tcPr>
          <w:p w14:paraId="0B35D1A2">
            <w:pPr>
              <w:pStyle w:val="26"/>
              <w:bidi w:val="0"/>
              <w:rPr>
                <w:rFonts w:hint="default"/>
              </w:rPr>
            </w:pPr>
            <w:r>
              <w:rPr>
                <w:rFonts w:hint="default"/>
              </w:rPr>
              <w:t>300</w:t>
            </w:r>
          </w:p>
        </w:tc>
        <w:tc>
          <w:tcPr>
            <w:tcW w:w="417" w:type="pct"/>
            <w:noWrap w:val="0"/>
            <w:vAlign w:val="center"/>
          </w:tcPr>
          <w:p w14:paraId="2944073D">
            <w:pPr>
              <w:pStyle w:val="26"/>
              <w:bidi w:val="0"/>
              <w:rPr>
                <w:rFonts w:hint="default"/>
              </w:rPr>
            </w:pPr>
            <w:r>
              <w:rPr>
                <w:rFonts w:hint="default"/>
              </w:rPr>
              <w:t>是</w:t>
            </w:r>
          </w:p>
        </w:tc>
        <w:tc>
          <w:tcPr>
            <w:tcW w:w="920" w:type="pct"/>
            <w:noWrap w:val="0"/>
            <w:vAlign w:val="center"/>
          </w:tcPr>
          <w:p w14:paraId="6BCAD468">
            <w:pPr>
              <w:pStyle w:val="26"/>
              <w:bidi w:val="0"/>
              <w:rPr>
                <w:rFonts w:hint="default"/>
              </w:rPr>
            </w:pPr>
          </w:p>
        </w:tc>
      </w:tr>
      <w:tr w14:paraId="662253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4C94F3E">
            <w:pPr>
              <w:pStyle w:val="26"/>
              <w:bidi w:val="0"/>
              <w:rPr>
                <w:rFonts w:hint="default"/>
              </w:rPr>
            </w:pPr>
            <w:r>
              <w:rPr>
                <w:rFonts w:hint="default"/>
                <w:lang w:val="en-US" w:eastAsia="zh-CN"/>
              </w:rPr>
              <w:t>33</w:t>
            </w:r>
          </w:p>
        </w:tc>
        <w:tc>
          <w:tcPr>
            <w:tcW w:w="1004" w:type="pct"/>
            <w:noWrap w:val="0"/>
            <w:vAlign w:val="center"/>
          </w:tcPr>
          <w:p w14:paraId="5F164016">
            <w:pPr>
              <w:pStyle w:val="26"/>
              <w:bidi w:val="0"/>
              <w:rPr>
                <w:rFonts w:hint="default"/>
              </w:rPr>
            </w:pPr>
            <w:r>
              <w:rPr>
                <w:rFonts w:hint="default"/>
              </w:rPr>
              <w:t>spfwjc</w:t>
            </w:r>
          </w:p>
        </w:tc>
        <w:tc>
          <w:tcPr>
            <w:tcW w:w="1087" w:type="pct"/>
            <w:noWrap w:val="0"/>
            <w:vAlign w:val="center"/>
          </w:tcPr>
          <w:p w14:paraId="22D01DE7">
            <w:pPr>
              <w:pStyle w:val="26"/>
              <w:bidi w:val="0"/>
              <w:rPr>
                <w:rFonts w:hint="default"/>
              </w:rPr>
            </w:pPr>
            <w:r>
              <w:rPr>
                <w:rFonts w:hint="default"/>
              </w:rPr>
              <w:t>商品服务简称</w:t>
            </w:r>
          </w:p>
        </w:tc>
        <w:tc>
          <w:tcPr>
            <w:tcW w:w="753" w:type="pct"/>
            <w:noWrap w:val="0"/>
            <w:vAlign w:val="top"/>
          </w:tcPr>
          <w:p w14:paraId="540AA0FE">
            <w:pPr>
              <w:pStyle w:val="26"/>
              <w:bidi w:val="0"/>
              <w:rPr>
                <w:rFonts w:hint="default"/>
              </w:rPr>
            </w:pPr>
            <w:r>
              <w:rPr>
                <w:rFonts w:hint="default"/>
              </w:rPr>
              <w:t>varchar</w:t>
            </w:r>
          </w:p>
        </w:tc>
        <w:tc>
          <w:tcPr>
            <w:tcW w:w="418" w:type="pct"/>
            <w:noWrap w:val="0"/>
            <w:vAlign w:val="center"/>
          </w:tcPr>
          <w:p w14:paraId="22CAF9E9">
            <w:pPr>
              <w:pStyle w:val="26"/>
              <w:bidi w:val="0"/>
              <w:rPr>
                <w:rFonts w:hint="default"/>
              </w:rPr>
            </w:pPr>
            <w:r>
              <w:rPr>
                <w:rFonts w:hint="default"/>
              </w:rPr>
              <w:t>120</w:t>
            </w:r>
          </w:p>
        </w:tc>
        <w:tc>
          <w:tcPr>
            <w:tcW w:w="417" w:type="pct"/>
            <w:noWrap w:val="0"/>
            <w:vAlign w:val="center"/>
          </w:tcPr>
          <w:p w14:paraId="1253376B">
            <w:pPr>
              <w:pStyle w:val="26"/>
              <w:bidi w:val="0"/>
              <w:rPr>
                <w:rFonts w:hint="default"/>
              </w:rPr>
            </w:pPr>
            <w:r>
              <w:rPr>
                <w:rFonts w:hint="default"/>
              </w:rPr>
              <w:t>是</w:t>
            </w:r>
          </w:p>
        </w:tc>
        <w:tc>
          <w:tcPr>
            <w:tcW w:w="920" w:type="pct"/>
            <w:noWrap w:val="0"/>
            <w:vAlign w:val="center"/>
          </w:tcPr>
          <w:p w14:paraId="638B8C03">
            <w:pPr>
              <w:pStyle w:val="26"/>
              <w:bidi w:val="0"/>
              <w:rPr>
                <w:rFonts w:hint="default"/>
              </w:rPr>
            </w:pPr>
          </w:p>
        </w:tc>
      </w:tr>
      <w:tr w14:paraId="444D6A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E4F422">
            <w:pPr>
              <w:pStyle w:val="26"/>
              <w:bidi w:val="0"/>
              <w:rPr>
                <w:rFonts w:hint="default"/>
              </w:rPr>
            </w:pPr>
            <w:r>
              <w:rPr>
                <w:rFonts w:hint="default"/>
                <w:lang w:val="en-US" w:eastAsia="zh-CN"/>
              </w:rPr>
              <w:t>34</w:t>
            </w:r>
          </w:p>
        </w:tc>
        <w:tc>
          <w:tcPr>
            <w:tcW w:w="1004" w:type="pct"/>
            <w:noWrap w:val="0"/>
            <w:vAlign w:val="center"/>
          </w:tcPr>
          <w:p w14:paraId="556200FD">
            <w:pPr>
              <w:pStyle w:val="26"/>
              <w:bidi w:val="0"/>
              <w:rPr>
                <w:rFonts w:hint="default"/>
              </w:rPr>
            </w:pPr>
            <w:r>
              <w:rPr>
                <w:rFonts w:hint="default"/>
              </w:rPr>
              <w:t>xmmc</w:t>
            </w:r>
          </w:p>
        </w:tc>
        <w:tc>
          <w:tcPr>
            <w:tcW w:w="1087" w:type="pct"/>
            <w:noWrap w:val="0"/>
            <w:vAlign w:val="center"/>
          </w:tcPr>
          <w:p w14:paraId="7C3A6AE9">
            <w:pPr>
              <w:pStyle w:val="26"/>
              <w:bidi w:val="0"/>
              <w:rPr>
                <w:rFonts w:hint="default"/>
              </w:rPr>
            </w:pPr>
            <w:r>
              <w:rPr>
                <w:rFonts w:hint="default"/>
              </w:rPr>
              <w:t>项目名称</w:t>
            </w:r>
          </w:p>
        </w:tc>
        <w:tc>
          <w:tcPr>
            <w:tcW w:w="753" w:type="pct"/>
            <w:noWrap w:val="0"/>
            <w:vAlign w:val="top"/>
          </w:tcPr>
          <w:p w14:paraId="385A3D0B">
            <w:pPr>
              <w:pStyle w:val="26"/>
              <w:bidi w:val="0"/>
              <w:rPr>
                <w:rFonts w:hint="default"/>
              </w:rPr>
            </w:pPr>
            <w:r>
              <w:rPr>
                <w:rFonts w:hint="default"/>
              </w:rPr>
              <w:t>varchar</w:t>
            </w:r>
          </w:p>
        </w:tc>
        <w:tc>
          <w:tcPr>
            <w:tcW w:w="418" w:type="pct"/>
            <w:noWrap w:val="0"/>
            <w:vAlign w:val="center"/>
          </w:tcPr>
          <w:p w14:paraId="7D192608">
            <w:pPr>
              <w:pStyle w:val="26"/>
              <w:bidi w:val="0"/>
              <w:rPr>
                <w:rFonts w:hint="default"/>
              </w:rPr>
            </w:pPr>
            <w:r>
              <w:rPr>
                <w:rFonts w:hint="default"/>
              </w:rPr>
              <w:t>600</w:t>
            </w:r>
          </w:p>
        </w:tc>
        <w:tc>
          <w:tcPr>
            <w:tcW w:w="417" w:type="pct"/>
            <w:noWrap w:val="0"/>
            <w:vAlign w:val="center"/>
          </w:tcPr>
          <w:p w14:paraId="15DF5F9E">
            <w:pPr>
              <w:pStyle w:val="26"/>
              <w:bidi w:val="0"/>
              <w:rPr>
                <w:rFonts w:hint="default"/>
              </w:rPr>
            </w:pPr>
            <w:r>
              <w:rPr>
                <w:rFonts w:hint="default"/>
              </w:rPr>
              <w:t>是</w:t>
            </w:r>
          </w:p>
        </w:tc>
        <w:tc>
          <w:tcPr>
            <w:tcW w:w="920" w:type="pct"/>
            <w:noWrap w:val="0"/>
            <w:vAlign w:val="center"/>
          </w:tcPr>
          <w:p w14:paraId="19350F97">
            <w:pPr>
              <w:pStyle w:val="26"/>
              <w:bidi w:val="0"/>
              <w:rPr>
                <w:rFonts w:hint="default"/>
              </w:rPr>
            </w:pPr>
          </w:p>
        </w:tc>
      </w:tr>
      <w:tr w14:paraId="4B5BEB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C494A8">
            <w:pPr>
              <w:pStyle w:val="26"/>
              <w:bidi w:val="0"/>
              <w:rPr>
                <w:rFonts w:hint="default"/>
              </w:rPr>
            </w:pPr>
            <w:r>
              <w:rPr>
                <w:rFonts w:hint="default"/>
                <w:lang w:val="en-US" w:eastAsia="zh-CN"/>
              </w:rPr>
              <w:t>35</w:t>
            </w:r>
          </w:p>
        </w:tc>
        <w:tc>
          <w:tcPr>
            <w:tcW w:w="1004" w:type="pct"/>
            <w:noWrap w:val="0"/>
            <w:vAlign w:val="center"/>
          </w:tcPr>
          <w:p w14:paraId="23EFCEF9">
            <w:pPr>
              <w:pStyle w:val="26"/>
              <w:bidi w:val="0"/>
              <w:rPr>
                <w:rFonts w:hint="default"/>
              </w:rPr>
            </w:pPr>
            <w:r>
              <w:rPr>
                <w:rFonts w:hint="default"/>
              </w:rPr>
              <w:t>ggxh</w:t>
            </w:r>
          </w:p>
        </w:tc>
        <w:tc>
          <w:tcPr>
            <w:tcW w:w="1087" w:type="pct"/>
            <w:noWrap w:val="0"/>
            <w:vAlign w:val="center"/>
          </w:tcPr>
          <w:p w14:paraId="262D0E10">
            <w:pPr>
              <w:pStyle w:val="26"/>
              <w:bidi w:val="0"/>
              <w:rPr>
                <w:rFonts w:hint="default"/>
              </w:rPr>
            </w:pPr>
            <w:r>
              <w:rPr>
                <w:rFonts w:hint="default"/>
              </w:rPr>
              <w:t>规格型号</w:t>
            </w:r>
          </w:p>
        </w:tc>
        <w:tc>
          <w:tcPr>
            <w:tcW w:w="753" w:type="pct"/>
            <w:noWrap w:val="0"/>
            <w:vAlign w:val="top"/>
          </w:tcPr>
          <w:p w14:paraId="45291449">
            <w:pPr>
              <w:pStyle w:val="26"/>
              <w:bidi w:val="0"/>
              <w:rPr>
                <w:rFonts w:hint="default"/>
              </w:rPr>
            </w:pPr>
            <w:r>
              <w:rPr>
                <w:rFonts w:hint="default"/>
              </w:rPr>
              <w:t>varchar</w:t>
            </w:r>
          </w:p>
        </w:tc>
        <w:tc>
          <w:tcPr>
            <w:tcW w:w="418" w:type="pct"/>
            <w:noWrap w:val="0"/>
            <w:vAlign w:val="center"/>
          </w:tcPr>
          <w:p w14:paraId="4DDAA638">
            <w:pPr>
              <w:pStyle w:val="26"/>
              <w:bidi w:val="0"/>
              <w:rPr>
                <w:rFonts w:hint="default"/>
              </w:rPr>
            </w:pPr>
            <w:r>
              <w:rPr>
                <w:rFonts w:hint="default"/>
              </w:rPr>
              <w:t>150</w:t>
            </w:r>
          </w:p>
        </w:tc>
        <w:tc>
          <w:tcPr>
            <w:tcW w:w="417" w:type="pct"/>
            <w:noWrap w:val="0"/>
            <w:vAlign w:val="center"/>
          </w:tcPr>
          <w:p w14:paraId="185DB502">
            <w:pPr>
              <w:pStyle w:val="26"/>
              <w:bidi w:val="0"/>
              <w:rPr>
                <w:rFonts w:hint="default"/>
              </w:rPr>
            </w:pPr>
            <w:r>
              <w:rPr>
                <w:rFonts w:hint="default"/>
              </w:rPr>
              <w:t>否</w:t>
            </w:r>
          </w:p>
        </w:tc>
        <w:tc>
          <w:tcPr>
            <w:tcW w:w="920" w:type="pct"/>
            <w:noWrap w:val="0"/>
            <w:vAlign w:val="center"/>
          </w:tcPr>
          <w:p w14:paraId="6FF129DC">
            <w:pPr>
              <w:pStyle w:val="26"/>
              <w:bidi w:val="0"/>
              <w:rPr>
                <w:rFonts w:hint="default"/>
              </w:rPr>
            </w:pPr>
          </w:p>
        </w:tc>
      </w:tr>
      <w:tr w14:paraId="53F24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4EDA2E1">
            <w:pPr>
              <w:pStyle w:val="26"/>
              <w:bidi w:val="0"/>
              <w:rPr>
                <w:rFonts w:hint="default"/>
              </w:rPr>
            </w:pPr>
            <w:r>
              <w:rPr>
                <w:rFonts w:hint="default"/>
                <w:lang w:val="en-US" w:eastAsia="zh-CN"/>
              </w:rPr>
              <w:t>36</w:t>
            </w:r>
          </w:p>
        </w:tc>
        <w:tc>
          <w:tcPr>
            <w:tcW w:w="1004" w:type="pct"/>
            <w:noWrap w:val="0"/>
            <w:vAlign w:val="center"/>
          </w:tcPr>
          <w:p w14:paraId="5710B572">
            <w:pPr>
              <w:pStyle w:val="26"/>
              <w:bidi w:val="0"/>
              <w:rPr>
                <w:rFonts w:hint="default"/>
              </w:rPr>
            </w:pPr>
            <w:r>
              <w:rPr>
                <w:rFonts w:hint="default"/>
              </w:rPr>
              <w:t>dw</w:t>
            </w:r>
          </w:p>
        </w:tc>
        <w:tc>
          <w:tcPr>
            <w:tcW w:w="1087" w:type="pct"/>
            <w:noWrap w:val="0"/>
            <w:vAlign w:val="center"/>
          </w:tcPr>
          <w:p w14:paraId="55E8C67C">
            <w:pPr>
              <w:pStyle w:val="26"/>
              <w:bidi w:val="0"/>
              <w:rPr>
                <w:rFonts w:hint="default"/>
              </w:rPr>
            </w:pPr>
            <w:r>
              <w:rPr>
                <w:rFonts w:hint="default"/>
              </w:rPr>
              <w:t>单位</w:t>
            </w:r>
          </w:p>
        </w:tc>
        <w:tc>
          <w:tcPr>
            <w:tcW w:w="753" w:type="pct"/>
            <w:noWrap w:val="0"/>
            <w:vAlign w:val="top"/>
          </w:tcPr>
          <w:p w14:paraId="6D028C58">
            <w:pPr>
              <w:pStyle w:val="26"/>
              <w:bidi w:val="0"/>
              <w:rPr>
                <w:rFonts w:hint="default"/>
              </w:rPr>
            </w:pPr>
            <w:r>
              <w:rPr>
                <w:rFonts w:hint="default"/>
              </w:rPr>
              <w:t>varchar</w:t>
            </w:r>
          </w:p>
        </w:tc>
        <w:tc>
          <w:tcPr>
            <w:tcW w:w="418" w:type="pct"/>
            <w:noWrap w:val="0"/>
            <w:vAlign w:val="center"/>
          </w:tcPr>
          <w:p w14:paraId="2B5340DF">
            <w:pPr>
              <w:pStyle w:val="26"/>
              <w:bidi w:val="0"/>
              <w:rPr>
                <w:rFonts w:hint="default"/>
              </w:rPr>
            </w:pPr>
            <w:r>
              <w:rPr>
                <w:rFonts w:hint="default"/>
              </w:rPr>
              <w:t>300</w:t>
            </w:r>
          </w:p>
        </w:tc>
        <w:tc>
          <w:tcPr>
            <w:tcW w:w="417" w:type="pct"/>
            <w:noWrap w:val="0"/>
            <w:vAlign w:val="center"/>
          </w:tcPr>
          <w:p w14:paraId="1AFE169F">
            <w:pPr>
              <w:pStyle w:val="26"/>
              <w:bidi w:val="0"/>
              <w:rPr>
                <w:rFonts w:hint="default"/>
                <w:lang w:eastAsia="zh-CN"/>
              </w:rPr>
            </w:pPr>
            <w:r>
              <w:rPr>
                <w:rFonts w:hint="default"/>
                <w:lang w:val="en-US" w:eastAsia="zh-CN"/>
              </w:rPr>
              <w:t>是</w:t>
            </w:r>
          </w:p>
        </w:tc>
        <w:tc>
          <w:tcPr>
            <w:tcW w:w="920" w:type="pct"/>
            <w:noWrap w:val="0"/>
            <w:vAlign w:val="center"/>
          </w:tcPr>
          <w:p w14:paraId="4BE9BA2B">
            <w:pPr>
              <w:pStyle w:val="26"/>
              <w:bidi w:val="0"/>
              <w:rPr>
                <w:rFonts w:hint="default"/>
              </w:rPr>
            </w:pPr>
            <w:r>
              <w:rPr>
                <w:rFonts w:hint="default"/>
              </w:rPr>
              <w:t>只能是“吨”“升”两个选项，不允许修改和自定义</w:t>
            </w:r>
          </w:p>
        </w:tc>
      </w:tr>
      <w:tr w14:paraId="6D845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C09626">
            <w:pPr>
              <w:pStyle w:val="26"/>
              <w:bidi w:val="0"/>
              <w:rPr>
                <w:rFonts w:hint="default"/>
              </w:rPr>
            </w:pPr>
            <w:r>
              <w:rPr>
                <w:rFonts w:hint="default"/>
                <w:lang w:val="en-US" w:eastAsia="zh-CN"/>
              </w:rPr>
              <w:t>37</w:t>
            </w:r>
          </w:p>
        </w:tc>
        <w:tc>
          <w:tcPr>
            <w:tcW w:w="1004" w:type="pct"/>
            <w:noWrap w:val="0"/>
            <w:vAlign w:val="center"/>
          </w:tcPr>
          <w:p w14:paraId="6AC53721">
            <w:pPr>
              <w:pStyle w:val="26"/>
              <w:bidi w:val="0"/>
              <w:rPr>
                <w:rFonts w:hint="default"/>
              </w:rPr>
            </w:pPr>
            <w:r>
              <w:rPr>
                <w:rFonts w:hint="default"/>
              </w:rPr>
              <w:t>fpspdj</w:t>
            </w:r>
          </w:p>
        </w:tc>
        <w:tc>
          <w:tcPr>
            <w:tcW w:w="1087" w:type="pct"/>
            <w:noWrap w:val="0"/>
            <w:vAlign w:val="center"/>
          </w:tcPr>
          <w:p w14:paraId="2A16401C">
            <w:pPr>
              <w:pStyle w:val="26"/>
              <w:bidi w:val="0"/>
              <w:rPr>
                <w:rFonts w:hint="default"/>
              </w:rPr>
            </w:pPr>
            <w:r>
              <w:rPr>
                <w:rFonts w:hint="default"/>
              </w:rPr>
              <w:t>单价</w:t>
            </w:r>
          </w:p>
        </w:tc>
        <w:tc>
          <w:tcPr>
            <w:tcW w:w="753" w:type="pct"/>
            <w:noWrap w:val="0"/>
            <w:vAlign w:val="top"/>
          </w:tcPr>
          <w:p w14:paraId="786B882F">
            <w:pPr>
              <w:pStyle w:val="26"/>
              <w:bidi w:val="0"/>
              <w:rPr>
                <w:rFonts w:hint="default"/>
              </w:rPr>
            </w:pPr>
            <w:r>
              <w:rPr>
                <w:rFonts w:hint="default"/>
              </w:rPr>
              <w:t>varchar</w:t>
            </w:r>
          </w:p>
        </w:tc>
        <w:tc>
          <w:tcPr>
            <w:tcW w:w="418" w:type="pct"/>
            <w:noWrap w:val="0"/>
            <w:vAlign w:val="center"/>
          </w:tcPr>
          <w:p w14:paraId="4EE443E7">
            <w:pPr>
              <w:pStyle w:val="26"/>
              <w:bidi w:val="0"/>
              <w:rPr>
                <w:rFonts w:hint="default"/>
              </w:rPr>
            </w:pPr>
            <w:r>
              <w:rPr>
                <w:rFonts w:hint="default"/>
              </w:rPr>
              <w:t>25</w:t>
            </w:r>
          </w:p>
        </w:tc>
        <w:tc>
          <w:tcPr>
            <w:tcW w:w="417" w:type="pct"/>
            <w:noWrap w:val="0"/>
            <w:vAlign w:val="center"/>
          </w:tcPr>
          <w:p w14:paraId="0D75D13B">
            <w:pPr>
              <w:pStyle w:val="26"/>
              <w:bidi w:val="0"/>
              <w:rPr>
                <w:rFonts w:hint="default"/>
              </w:rPr>
            </w:pPr>
            <w:r>
              <w:rPr>
                <w:rFonts w:hint="default"/>
              </w:rPr>
              <w:t>否</w:t>
            </w:r>
          </w:p>
        </w:tc>
        <w:tc>
          <w:tcPr>
            <w:tcW w:w="920" w:type="pct"/>
            <w:noWrap w:val="0"/>
            <w:vAlign w:val="center"/>
          </w:tcPr>
          <w:p w14:paraId="6F80DC64">
            <w:pPr>
              <w:pStyle w:val="26"/>
              <w:bidi w:val="0"/>
              <w:rPr>
                <w:rFonts w:hint="default"/>
              </w:rPr>
            </w:pPr>
            <w:r>
              <w:rPr>
                <w:rFonts w:hint="default"/>
              </w:rPr>
              <w:t>如“数量”栏次非空，则本栏次必须非空</w:t>
            </w:r>
          </w:p>
        </w:tc>
      </w:tr>
      <w:tr w14:paraId="6B59EE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45A0DE">
            <w:pPr>
              <w:pStyle w:val="26"/>
              <w:bidi w:val="0"/>
              <w:rPr>
                <w:rFonts w:hint="default"/>
              </w:rPr>
            </w:pPr>
            <w:r>
              <w:rPr>
                <w:rFonts w:hint="default"/>
                <w:lang w:val="en-US" w:eastAsia="zh-CN"/>
              </w:rPr>
              <w:t>38</w:t>
            </w:r>
          </w:p>
        </w:tc>
        <w:tc>
          <w:tcPr>
            <w:tcW w:w="1004" w:type="pct"/>
            <w:noWrap w:val="0"/>
            <w:vAlign w:val="center"/>
          </w:tcPr>
          <w:p w14:paraId="31B0D466">
            <w:pPr>
              <w:pStyle w:val="26"/>
              <w:bidi w:val="0"/>
              <w:rPr>
                <w:rFonts w:hint="default"/>
              </w:rPr>
            </w:pPr>
            <w:r>
              <w:rPr>
                <w:rFonts w:hint="default"/>
              </w:rPr>
              <w:t>fpspsl</w:t>
            </w:r>
          </w:p>
        </w:tc>
        <w:tc>
          <w:tcPr>
            <w:tcW w:w="1087" w:type="pct"/>
            <w:noWrap w:val="0"/>
            <w:vAlign w:val="center"/>
          </w:tcPr>
          <w:p w14:paraId="47629C25">
            <w:pPr>
              <w:pStyle w:val="26"/>
              <w:bidi w:val="0"/>
              <w:rPr>
                <w:rFonts w:hint="default"/>
              </w:rPr>
            </w:pPr>
            <w:r>
              <w:rPr>
                <w:rFonts w:hint="default"/>
              </w:rPr>
              <w:t>数量</w:t>
            </w:r>
          </w:p>
        </w:tc>
        <w:tc>
          <w:tcPr>
            <w:tcW w:w="753" w:type="pct"/>
            <w:noWrap w:val="0"/>
            <w:vAlign w:val="top"/>
          </w:tcPr>
          <w:p w14:paraId="4C7E830A">
            <w:pPr>
              <w:pStyle w:val="26"/>
              <w:bidi w:val="0"/>
              <w:rPr>
                <w:rFonts w:hint="default"/>
              </w:rPr>
            </w:pPr>
            <w:r>
              <w:rPr>
                <w:rFonts w:hint="default"/>
              </w:rPr>
              <w:t>varchar</w:t>
            </w:r>
          </w:p>
        </w:tc>
        <w:tc>
          <w:tcPr>
            <w:tcW w:w="418" w:type="pct"/>
            <w:noWrap w:val="0"/>
            <w:vAlign w:val="center"/>
          </w:tcPr>
          <w:p w14:paraId="76CFE22D">
            <w:pPr>
              <w:pStyle w:val="26"/>
              <w:bidi w:val="0"/>
              <w:rPr>
                <w:rFonts w:hint="default"/>
              </w:rPr>
            </w:pPr>
            <w:r>
              <w:rPr>
                <w:rFonts w:hint="default"/>
              </w:rPr>
              <w:t>25</w:t>
            </w:r>
          </w:p>
        </w:tc>
        <w:tc>
          <w:tcPr>
            <w:tcW w:w="417" w:type="pct"/>
            <w:noWrap w:val="0"/>
            <w:vAlign w:val="center"/>
          </w:tcPr>
          <w:p w14:paraId="4B8BAFFA">
            <w:pPr>
              <w:pStyle w:val="26"/>
              <w:bidi w:val="0"/>
              <w:rPr>
                <w:rFonts w:hint="default"/>
              </w:rPr>
            </w:pPr>
            <w:r>
              <w:rPr>
                <w:rFonts w:hint="default"/>
              </w:rPr>
              <w:t>否</w:t>
            </w:r>
          </w:p>
        </w:tc>
        <w:tc>
          <w:tcPr>
            <w:tcW w:w="920" w:type="pct"/>
            <w:noWrap w:val="0"/>
            <w:vAlign w:val="center"/>
          </w:tcPr>
          <w:p w14:paraId="4C0371F2">
            <w:pPr>
              <w:pStyle w:val="26"/>
              <w:bidi w:val="0"/>
              <w:rPr>
                <w:rFonts w:hint="default"/>
              </w:rPr>
            </w:pPr>
            <w:r>
              <w:rPr>
                <w:rFonts w:hint="default"/>
              </w:rPr>
              <w:t>如“单价”栏次非空，则本栏次必须非空</w:t>
            </w:r>
          </w:p>
        </w:tc>
      </w:tr>
      <w:tr w14:paraId="7BAF82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08B2040">
            <w:pPr>
              <w:pStyle w:val="26"/>
              <w:bidi w:val="0"/>
              <w:rPr>
                <w:rFonts w:hint="default"/>
              </w:rPr>
            </w:pPr>
            <w:r>
              <w:rPr>
                <w:rFonts w:hint="default"/>
                <w:lang w:val="en-US" w:eastAsia="zh-CN"/>
              </w:rPr>
              <w:t>39</w:t>
            </w:r>
          </w:p>
        </w:tc>
        <w:tc>
          <w:tcPr>
            <w:tcW w:w="1004" w:type="pct"/>
            <w:noWrap w:val="0"/>
            <w:vAlign w:val="center"/>
          </w:tcPr>
          <w:p w14:paraId="6CB60857">
            <w:pPr>
              <w:pStyle w:val="26"/>
              <w:bidi w:val="0"/>
              <w:rPr>
                <w:rFonts w:hint="default"/>
              </w:rPr>
            </w:pPr>
            <w:r>
              <w:rPr>
                <w:rFonts w:hint="default"/>
              </w:rPr>
              <w:t>je</w:t>
            </w:r>
          </w:p>
        </w:tc>
        <w:tc>
          <w:tcPr>
            <w:tcW w:w="1087" w:type="pct"/>
            <w:noWrap w:val="0"/>
            <w:vAlign w:val="center"/>
          </w:tcPr>
          <w:p w14:paraId="4FBB850A">
            <w:pPr>
              <w:pStyle w:val="26"/>
              <w:bidi w:val="0"/>
              <w:rPr>
                <w:rFonts w:hint="default"/>
              </w:rPr>
            </w:pPr>
            <w:r>
              <w:rPr>
                <w:rFonts w:hint="default"/>
              </w:rPr>
              <w:t>金额</w:t>
            </w:r>
          </w:p>
        </w:tc>
        <w:tc>
          <w:tcPr>
            <w:tcW w:w="753" w:type="pct"/>
            <w:noWrap w:val="0"/>
            <w:vAlign w:val="top"/>
          </w:tcPr>
          <w:p w14:paraId="2E523C49">
            <w:pPr>
              <w:pStyle w:val="26"/>
              <w:bidi w:val="0"/>
              <w:rPr>
                <w:rFonts w:hint="default"/>
              </w:rPr>
            </w:pPr>
            <w:r>
              <w:rPr>
                <w:rFonts w:hint="default"/>
              </w:rPr>
              <w:t>number</w:t>
            </w:r>
          </w:p>
        </w:tc>
        <w:tc>
          <w:tcPr>
            <w:tcW w:w="418" w:type="pct"/>
            <w:noWrap w:val="0"/>
            <w:vAlign w:val="center"/>
          </w:tcPr>
          <w:p w14:paraId="1539D301">
            <w:pPr>
              <w:pStyle w:val="26"/>
              <w:bidi w:val="0"/>
              <w:rPr>
                <w:rFonts w:hint="default"/>
              </w:rPr>
            </w:pPr>
            <w:r>
              <w:rPr>
                <w:rFonts w:hint="default"/>
              </w:rPr>
              <w:t>18,2</w:t>
            </w:r>
          </w:p>
        </w:tc>
        <w:tc>
          <w:tcPr>
            <w:tcW w:w="417" w:type="pct"/>
            <w:noWrap w:val="0"/>
            <w:vAlign w:val="center"/>
          </w:tcPr>
          <w:p w14:paraId="480196AB">
            <w:pPr>
              <w:pStyle w:val="26"/>
              <w:bidi w:val="0"/>
              <w:rPr>
                <w:rFonts w:hint="default"/>
              </w:rPr>
            </w:pPr>
            <w:r>
              <w:rPr>
                <w:rFonts w:hint="default"/>
              </w:rPr>
              <w:t>是</w:t>
            </w:r>
          </w:p>
        </w:tc>
        <w:tc>
          <w:tcPr>
            <w:tcW w:w="920" w:type="pct"/>
            <w:noWrap w:val="0"/>
            <w:vAlign w:val="center"/>
          </w:tcPr>
          <w:p w14:paraId="557BACDC">
            <w:pPr>
              <w:pStyle w:val="26"/>
              <w:bidi w:val="0"/>
              <w:rPr>
                <w:rFonts w:hint="default"/>
              </w:rPr>
            </w:pPr>
          </w:p>
        </w:tc>
      </w:tr>
      <w:tr w14:paraId="3CF48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4D4CB4C">
            <w:pPr>
              <w:pStyle w:val="26"/>
              <w:bidi w:val="0"/>
              <w:rPr>
                <w:rFonts w:hint="default"/>
              </w:rPr>
            </w:pPr>
            <w:r>
              <w:rPr>
                <w:rFonts w:hint="default"/>
                <w:lang w:val="en-US" w:eastAsia="zh-CN"/>
              </w:rPr>
              <w:t>40</w:t>
            </w:r>
          </w:p>
        </w:tc>
        <w:tc>
          <w:tcPr>
            <w:tcW w:w="1004" w:type="pct"/>
            <w:noWrap w:val="0"/>
            <w:vAlign w:val="center"/>
          </w:tcPr>
          <w:p w14:paraId="6C8A77BC">
            <w:pPr>
              <w:pStyle w:val="26"/>
              <w:bidi w:val="0"/>
              <w:rPr>
                <w:rFonts w:hint="default"/>
              </w:rPr>
            </w:pPr>
            <w:r>
              <w:rPr>
                <w:rFonts w:hint="default"/>
              </w:rPr>
              <w:t>sl1</w:t>
            </w:r>
          </w:p>
        </w:tc>
        <w:tc>
          <w:tcPr>
            <w:tcW w:w="1087" w:type="pct"/>
            <w:noWrap w:val="0"/>
            <w:vAlign w:val="center"/>
          </w:tcPr>
          <w:p w14:paraId="35ABBEF1">
            <w:pPr>
              <w:pStyle w:val="26"/>
              <w:bidi w:val="0"/>
              <w:rPr>
                <w:rFonts w:hint="default"/>
              </w:rPr>
            </w:pPr>
            <w:r>
              <w:rPr>
                <w:rFonts w:hint="default"/>
              </w:rPr>
              <w:t>税率</w:t>
            </w:r>
          </w:p>
        </w:tc>
        <w:tc>
          <w:tcPr>
            <w:tcW w:w="753" w:type="pct"/>
            <w:noWrap w:val="0"/>
            <w:vAlign w:val="top"/>
          </w:tcPr>
          <w:p w14:paraId="384AB710">
            <w:pPr>
              <w:pStyle w:val="26"/>
              <w:bidi w:val="0"/>
              <w:rPr>
                <w:rFonts w:hint="default"/>
              </w:rPr>
            </w:pPr>
            <w:r>
              <w:rPr>
                <w:rFonts w:hint="default"/>
              </w:rPr>
              <w:t>number</w:t>
            </w:r>
          </w:p>
        </w:tc>
        <w:tc>
          <w:tcPr>
            <w:tcW w:w="418" w:type="pct"/>
            <w:noWrap w:val="0"/>
            <w:vAlign w:val="center"/>
          </w:tcPr>
          <w:p w14:paraId="7667FCBD">
            <w:pPr>
              <w:pStyle w:val="26"/>
              <w:bidi w:val="0"/>
              <w:rPr>
                <w:rFonts w:hint="default"/>
              </w:rPr>
            </w:pPr>
            <w:r>
              <w:rPr>
                <w:rFonts w:hint="default"/>
              </w:rPr>
              <w:t>16,6</w:t>
            </w:r>
          </w:p>
        </w:tc>
        <w:tc>
          <w:tcPr>
            <w:tcW w:w="417" w:type="pct"/>
            <w:noWrap w:val="0"/>
            <w:vAlign w:val="center"/>
          </w:tcPr>
          <w:p w14:paraId="771B5F85">
            <w:pPr>
              <w:pStyle w:val="26"/>
              <w:bidi w:val="0"/>
              <w:rPr>
                <w:rFonts w:hint="default"/>
              </w:rPr>
            </w:pPr>
            <w:r>
              <w:rPr>
                <w:rFonts w:hint="default"/>
              </w:rPr>
              <w:t>是</w:t>
            </w:r>
          </w:p>
        </w:tc>
        <w:tc>
          <w:tcPr>
            <w:tcW w:w="920" w:type="pct"/>
            <w:noWrap w:val="0"/>
            <w:vAlign w:val="center"/>
          </w:tcPr>
          <w:p w14:paraId="3DC79A91">
            <w:pPr>
              <w:pStyle w:val="26"/>
              <w:bidi w:val="0"/>
              <w:rPr>
                <w:rFonts w:hint="default"/>
              </w:rPr>
            </w:pPr>
          </w:p>
        </w:tc>
      </w:tr>
      <w:tr w14:paraId="1069C2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107ED09">
            <w:pPr>
              <w:pStyle w:val="26"/>
              <w:bidi w:val="0"/>
              <w:rPr>
                <w:rFonts w:hint="default"/>
              </w:rPr>
            </w:pPr>
            <w:r>
              <w:rPr>
                <w:rFonts w:hint="default"/>
                <w:lang w:val="en-US" w:eastAsia="zh-CN"/>
              </w:rPr>
              <w:t>41</w:t>
            </w:r>
          </w:p>
        </w:tc>
        <w:tc>
          <w:tcPr>
            <w:tcW w:w="1004" w:type="pct"/>
            <w:noWrap w:val="0"/>
            <w:vAlign w:val="center"/>
          </w:tcPr>
          <w:p w14:paraId="15483147">
            <w:pPr>
              <w:pStyle w:val="26"/>
              <w:bidi w:val="0"/>
              <w:rPr>
                <w:rFonts w:hint="default"/>
              </w:rPr>
            </w:pPr>
            <w:r>
              <w:rPr>
                <w:rFonts w:hint="default"/>
              </w:rPr>
              <w:t>se</w:t>
            </w:r>
          </w:p>
        </w:tc>
        <w:tc>
          <w:tcPr>
            <w:tcW w:w="1087" w:type="pct"/>
            <w:noWrap w:val="0"/>
            <w:vAlign w:val="center"/>
          </w:tcPr>
          <w:p w14:paraId="0A962321">
            <w:pPr>
              <w:pStyle w:val="26"/>
              <w:bidi w:val="0"/>
              <w:rPr>
                <w:rFonts w:hint="default"/>
              </w:rPr>
            </w:pPr>
            <w:r>
              <w:rPr>
                <w:rFonts w:hint="default"/>
              </w:rPr>
              <w:t>税额</w:t>
            </w:r>
          </w:p>
        </w:tc>
        <w:tc>
          <w:tcPr>
            <w:tcW w:w="753" w:type="pct"/>
            <w:noWrap w:val="0"/>
            <w:vAlign w:val="top"/>
          </w:tcPr>
          <w:p w14:paraId="6FBA04D7">
            <w:pPr>
              <w:pStyle w:val="26"/>
              <w:bidi w:val="0"/>
              <w:rPr>
                <w:rFonts w:hint="default"/>
              </w:rPr>
            </w:pPr>
            <w:r>
              <w:rPr>
                <w:rFonts w:hint="default"/>
              </w:rPr>
              <w:t>number</w:t>
            </w:r>
          </w:p>
        </w:tc>
        <w:tc>
          <w:tcPr>
            <w:tcW w:w="418" w:type="pct"/>
            <w:noWrap w:val="0"/>
            <w:vAlign w:val="center"/>
          </w:tcPr>
          <w:p w14:paraId="5B9B1E7E">
            <w:pPr>
              <w:pStyle w:val="26"/>
              <w:bidi w:val="0"/>
              <w:rPr>
                <w:rFonts w:hint="default"/>
              </w:rPr>
            </w:pPr>
            <w:r>
              <w:rPr>
                <w:rFonts w:hint="default"/>
              </w:rPr>
              <w:t>18,2</w:t>
            </w:r>
          </w:p>
        </w:tc>
        <w:tc>
          <w:tcPr>
            <w:tcW w:w="417" w:type="pct"/>
            <w:noWrap w:val="0"/>
            <w:vAlign w:val="center"/>
          </w:tcPr>
          <w:p w14:paraId="65C06736">
            <w:pPr>
              <w:pStyle w:val="26"/>
              <w:bidi w:val="0"/>
              <w:rPr>
                <w:rFonts w:hint="default"/>
              </w:rPr>
            </w:pPr>
            <w:r>
              <w:rPr>
                <w:rFonts w:hint="default"/>
              </w:rPr>
              <w:t>是</w:t>
            </w:r>
          </w:p>
        </w:tc>
        <w:tc>
          <w:tcPr>
            <w:tcW w:w="920" w:type="pct"/>
            <w:noWrap w:val="0"/>
            <w:vAlign w:val="center"/>
          </w:tcPr>
          <w:p w14:paraId="7B60EC89">
            <w:pPr>
              <w:pStyle w:val="26"/>
              <w:bidi w:val="0"/>
              <w:rPr>
                <w:rFonts w:hint="default"/>
              </w:rPr>
            </w:pPr>
          </w:p>
        </w:tc>
      </w:tr>
      <w:tr w14:paraId="5FECC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613254A">
            <w:pPr>
              <w:pStyle w:val="26"/>
              <w:bidi w:val="0"/>
              <w:rPr>
                <w:rFonts w:hint="default"/>
                <w:lang w:val="en-US" w:eastAsia="zh-CN"/>
              </w:rPr>
            </w:pPr>
            <w:r>
              <w:rPr>
                <w:rFonts w:hint="default"/>
                <w:lang w:val="en-US" w:eastAsia="zh-CN"/>
              </w:rPr>
              <w:t>42</w:t>
            </w:r>
          </w:p>
        </w:tc>
        <w:tc>
          <w:tcPr>
            <w:tcW w:w="1004" w:type="pct"/>
            <w:noWrap w:val="0"/>
            <w:vAlign w:val="center"/>
          </w:tcPr>
          <w:p w14:paraId="441E9A71">
            <w:pPr>
              <w:pStyle w:val="26"/>
              <w:bidi w:val="0"/>
              <w:rPr>
                <w:rFonts w:hint="default"/>
              </w:rPr>
            </w:pPr>
            <w:r>
              <w:t>kce</w:t>
            </w:r>
          </w:p>
        </w:tc>
        <w:tc>
          <w:tcPr>
            <w:tcW w:w="1087" w:type="pct"/>
            <w:noWrap w:val="0"/>
            <w:vAlign w:val="center"/>
          </w:tcPr>
          <w:p w14:paraId="56A14F13">
            <w:pPr>
              <w:pStyle w:val="26"/>
              <w:bidi w:val="0"/>
              <w:rPr>
                <w:rFonts w:hint="default"/>
              </w:rPr>
            </w:pPr>
            <w:r>
              <w:t>扣除额</w:t>
            </w:r>
          </w:p>
        </w:tc>
        <w:tc>
          <w:tcPr>
            <w:tcW w:w="753" w:type="pct"/>
            <w:noWrap w:val="0"/>
            <w:vAlign w:val="center"/>
          </w:tcPr>
          <w:p w14:paraId="49768A88">
            <w:pPr>
              <w:pStyle w:val="26"/>
              <w:bidi w:val="0"/>
              <w:rPr>
                <w:rFonts w:hint="default"/>
              </w:rPr>
            </w:pPr>
            <w:r>
              <w:rPr>
                <w:rFonts w:hint="default"/>
                <w:lang w:val="en-US" w:eastAsia="zh-CN"/>
              </w:rPr>
              <w:t>number</w:t>
            </w:r>
          </w:p>
        </w:tc>
        <w:tc>
          <w:tcPr>
            <w:tcW w:w="418" w:type="pct"/>
            <w:noWrap w:val="0"/>
            <w:vAlign w:val="center"/>
          </w:tcPr>
          <w:p w14:paraId="4183AC40">
            <w:pPr>
              <w:pStyle w:val="26"/>
              <w:bidi w:val="0"/>
              <w:rPr>
                <w:rFonts w:hint="default"/>
              </w:rPr>
            </w:pPr>
            <w:r>
              <w:rPr>
                <w:rFonts w:hint="default"/>
                <w:lang w:val="en-US" w:eastAsia="zh-CN"/>
              </w:rPr>
              <w:t>18,2</w:t>
            </w:r>
          </w:p>
        </w:tc>
        <w:tc>
          <w:tcPr>
            <w:tcW w:w="417" w:type="pct"/>
            <w:noWrap w:val="0"/>
            <w:vAlign w:val="center"/>
          </w:tcPr>
          <w:p w14:paraId="611D2E4B">
            <w:pPr>
              <w:pStyle w:val="26"/>
              <w:bidi w:val="0"/>
              <w:rPr>
                <w:rFonts w:hint="default"/>
              </w:rPr>
            </w:pPr>
            <w:r>
              <w:rPr>
                <w:rFonts w:hint="default"/>
                <w:lang w:val="en-US" w:eastAsia="zh-CN"/>
              </w:rPr>
              <w:t>否</w:t>
            </w:r>
          </w:p>
        </w:tc>
        <w:tc>
          <w:tcPr>
            <w:tcW w:w="920" w:type="pct"/>
            <w:noWrap w:val="0"/>
            <w:vAlign w:val="center"/>
          </w:tcPr>
          <w:p w14:paraId="26546547">
            <w:pPr>
              <w:pStyle w:val="26"/>
              <w:bidi w:val="0"/>
              <w:rPr>
                <w:rFonts w:hint="default"/>
              </w:rPr>
            </w:pPr>
            <w:r>
              <w:rPr>
                <w:rFonts w:hint="eastAsia"/>
                <w:lang w:val="en-US" w:eastAsia="zh-CN"/>
              </w:rPr>
              <w:t>蓝票扣除额的负数</w:t>
            </w:r>
          </w:p>
        </w:tc>
      </w:tr>
      <w:tr w14:paraId="063E3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F8720C">
            <w:pPr>
              <w:pStyle w:val="26"/>
              <w:bidi w:val="0"/>
              <w:rPr>
                <w:rFonts w:hint="default"/>
                <w:lang w:val="en-US" w:eastAsia="zh-CN"/>
              </w:rPr>
            </w:pPr>
            <w:r>
              <w:rPr>
                <w:rFonts w:hint="default"/>
                <w:lang w:val="en-US" w:eastAsia="zh-CN"/>
              </w:rPr>
              <w:t>43</w:t>
            </w:r>
          </w:p>
        </w:tc>
        <w:tc>
          <w:tcPr>
            <w:tcW w:w="1004" w:type="pct"/>
            <w:noWrap w:val="0"/>
            <w:vAlign w:val="center"/>
          </w:tcPr>
          <w:p w14:paraId="12981A52">
            <w:pPr>
              <w:pStyle w:val="26"/>
              <w:bidi w:val="0"/>
              <w:rPr>
                <w:rFonts w:hint="default"/>
              </w:rPr>
            </w:pPr>
            <w:r>
              <w:rPr>
                <w:rFonts w:hint="eastAsia"/>
                <w:lang w:val="en-US" w:eastAsia="zh-CN"/>
              </w:rPr>
              <w:t>yhzcbs</w:t>
            </w:r>
          </w:p>
        </w:tc>
        <w:tc>
          <w:tcPr>
            <w:tcW w:w="1087" w:type="pct"/>
            <w:noWrap w:val="0"/>
            <w:vAlign w:val="center"/>
          </w:tcPr>
          <w:p w14:paraId="76E85C93">
            <w:pPr>
              <w:pStyle w:val="26"/>
              <w:bidi w:val="0"/>
              <w:rPr>
                <w:rFonts w:hint="default"/>
              </w:rPr>
            </w:pPr>
            <w:r>
              <w:rPr>
                <w:rFonts w:hint="eastAsia"/>
                <w:lang w:val="en-US" w:eastAsia="zh-CN"/>
              </w:rPr>
              <w:t>优惠政策标识</w:t>
            </w:r>
          </w:p>
        </w:tc>
        <w:tc>
          <w:tcPr>
            <w:tcW w:w="753" w:type="pct"/>
            <w:noWrap w:val="0"/>
            <w:vAlign w:val="top"/>
          </w:tcPr>
          <w:p w14:paraId="6CDD9B83">
            <w:pPr>
              <w:pStyle w:val="26"/>
              <w:bidi w:val="0"/>
              <w:rPr>
                <w:rFonts w:hint="default"/>
              </w:rPr>
            </w:pPr>
            <w:r>
              <w:rPr>
                <w:rFonts w:hint="eastAsia"/>
                <w:lang w:val="en-US" w:eastAsia="zh-CN"/>
              </w:rPr>
              <w:t>varchar</w:t>
            </w:r>
          </w:p>
        </w:tc>
        <w:tc>
          <w:tcPr>
            <w:tcW w:w="418" w:type="pct"/>
            <w:noWrap w:val="0"/>
            <w:vAlign w:val="center"/>
          </w:tcPr>
          <w:p w14:paraId="5D792C9B">
            <w:pPr>
              <w:pStyle w:val="26"/>
              <w:bidi w:val="0"/>
              <w:rPr>
                <w:rFonts w:hint="default"/>
              </w:rPr>
            </w:pPr>
            <w:r>
              <w:rPr>
                <w:rFonts w:hint="eastAsia"/>
                <w:lang w:val="en-US" w:eastAsia="zh-CN"/>
              </w:rPr>
              <w:t>2</w:t>
            </w:r>
          </w:p>
        </w:tc>
        <w:tc>
          <w:tcPr>
            <w:tcW w:w="417" w:type="pct"/>
            <w:noWrap w:val="0"/>
            <w:vAlign w:val="center"/>
          </w:tcPr>
          <w:p w14:paraId="4D9B501F">
            <w:pPr>
              <w:pStyle w:val="26"/>
              <w:bidi w:val="0"/>
              <w:rPr>
                <w:rFonts w:hint="eastAsia"/>
                <w:lang w:val="en-US" w:eastAsia="zh-CN"/>
              </w:rPr>
            </w:pPr>
            <w:r>
              <w:rPr>
                <w:rFonts w:hint="eastAsia"/>
                <w:lang w:val="en-US" w:eastAsia="zh-CN"/>
              </w:rPr>
              <w:t>否</w:t>
            </w:r>
          </w:p>
          <w:p w14:paraId="46C7F7EA">
            <w:pPr>
              <w:pStyle w:val="26"/>
              <w:bidi w:val="0"/>
              <w:rPr>
                <w:rFonts w:hint="default"/>
              </w:rPr>
            </w:pPr>
          </w:p>
        </w:tc>
        <w:tc>
          <w:tcPr>
            <w:tcW w:w="920" w:type="pct"/>
            <w:noWrap w:val="0"/>
            <w:vAlign w:val="center"/>
          </w:tcPr>
          <w:p w14:paraId="0B9A7E2F">
            <w:pPr>
              <w:pStyle w:val="26"/>
              <w:bidi w:val="0"/>
              <w:rPr>
                <w:rFonts w:hint="default"/>
              </w:rPr>
            </w:pPr>
          </w:p>
        </w:tc>
      </w:tr>
    </w:tbl>
    <w:p w14:paraId="50173AC0">
      <w:pPr>
        <w:pStyle w:val="6"/>
        <w:bidi w:val="0"/>
        <w:rPr>
          <w:rFonts w:hint="default"/>
          <w:lang w:eastAsia="zh-CN"/>
        </w:rPr>
      </w:pPr>
      <w:bookmarkStart w:id="340" w:name="_Toc10265"/>
      <w:r>
        <w:rPr>
          <w:rFonts w:hint="default"/>
        </w:rPr>
        <w:t>14.6</w:t>
      </w:r>
      <w:r>
        <w:rPr>
          <w:rFonts w:hint="default"/>
          <w:lang w:eastAsia="zh-CN"/>
        </w:rPr>
        <w:t>返回报文示例</w:t>
      </w:r>
      <w:bookmarkEnd w:id="340"/>
      <w:r>
        <w:rPr>
          <w:rFonts w:hint="default"/>
          <w:lang w:eastAsia="zh-CN"/>
        </w:rPr>
        <w:t xml:space="preserve"> </w:t>
      </w:r>
    </w:p>
    <w:p w14:paraId="4835911D">
      <w:pPr>
        <w:pStyle w:val="5"/>
        <w:bidi w:val="0"/>
        <w:rPr>
          <w:rFonts w:hint="default"/>
        </w:rPr>
      </w:pPr>
      <w:bookmarkStart w:id="341" w:name="_Toc6235"/>
      <w:r>
        <w:rPr>
          <w:rFonts w:hint="default"/>
        </w:rPr>
        <w:t>成功时返回：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EE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A1E3DBE">
            <w:pPr>
              <w:bidi w:val="0"/>
            </w:pPr>
            <w:bookmarkStart w:id="342" w:name="OLE_LINK55"/>
            <w:r>
              <w:t>{</w:t>
            </w:r>
          </w:p>
          <w:p w14:paraId="66DA3544">
            <w:pPr>
              <w:bidi w:val="0"/>
            </w:pPr>
            <w:r>
              <w:tab/>
            </w:r>
            <w:r>
              <w:t>"Response": {</w:t>
            </w:r>
          </w:p>
          <w:p w14:paraId="4F243568">
            <w:pPr>
              <w:bidi w:val="0"/>
            </w:pPr>
            <w:r>
              <w:tab/>
            </w:r>
            <w:r>
              <w:tab/>
            </w:r>
            <w:r>
              <w:t>"RequestId": "16位随机数字和字母组合",</w:t>
            </w:r>
          </w:p>
          <w:p w14:paraId="4D4EB050">
            <w:pPr>
              <w:bidi w:val="0"/>
            </w:pPr>
            <w:r>
              <w:tab/>
            </w:r>
            <w:r>
              <w:tab/>
            </w:r>
            <w:r>
              <w:t>"Data": {</w:t>
            </w:r>
          </w:p>
          <w:p w14:paraId="06422FD4">
            <w:pPr>
              <w:bidi w:val="0"/>
            </w:pPr>
            <w:r>
              <w:tab/>
            </w:r>
            <w:r>
              <w:tab/>
            </w:r>
            <w:r>
              <w:tab/>
            </w:r>
            <w:r>
              <w:t>"returncode": "00",</w:t>
            </w:r>
          </w:p>
          <w:p w14:paraId="6D573F1F">
            <w:pPr>
              <w:bidi w:val="0"/>
            </w:pPr>
            <w:r>
              <w:tab/>
            </w:r>
            <w:r>
              <w:tab/>
            </w:r>
            <w:r>
              <w:tab/>
            </w:r>
            <w:r>
              <w:t>"returnmsg": "成功",</w:t>
            </w:r>
          </w:p>
          <w:p w14:paraId="7BE6C11D">
            <w:pPr>
              <w:bidi w:val="0"/>
            </w:pPr>
            <w:r>
              <w:tab/>
            </w:r>
            <w:r>
              <w:tab/>
            </w:r>
            <w:r>
              <w:tab/>
            </w:r>
            <w:r>
              <w:t>"uuid": "红字确认单UUID",</w:t>
            </w:r>
          </w:p>
          <w:p w14:paraId="23AE124D">
            <w:pPr>
              <w:bidi w:val="0"/>
            </w:pPr>
            <w:r>
              <w:tab/>
            </w:r>
            <w:r>
              <w:tab/>
            </w:r>
            <w:r>
              <w:tab/>
            </w:r>
            <w:r>
              <w:t>"hzfpxxqrdbh": "红字发票信息确认单编号",</w:t>
            </w:r>
          </w:p>
          <w:p w14:paraId="5D218FD2">
            <w:pPr>
              <w:bidi w:val="0"/>
            </w:pPr>
            <w:r>
              <w:tab/>
            </w:r>
            <w:r>
              <w:tab/>
            </w:r>
            <w:r>
              <w:tab/>
            </w:r>
            <w:r>
              <w:t>"lrfsf": "录入方身份",</w:t>
            </w:r>
          </w:p>
          <w:p w14:paraId="25F6ACF0">
            <w:pPr>
              <w:bidi w:val="0"/>
            </w:pPr>
            <w:r>
              <w:tab/>
            </w:r>
            <w:r>
              <w:tab/>
            </w:r>
            <w:r>
              <w:tab/>
            </w:r>
            <w:r>
              <w:t>"xsfnsrsbh": "（销售方）统一社会信用代码/纳税人识别号/身份证件号码",</w:t>
            </w:r>
          </w:p>
          <w:p w14:paraId="50B0A5E0">
            <w:pPr>
              <w:bidi w:val="0"/>
            </w:pPr>
            <w:r>
              <w:tab/>
            </w:r>
            <w:r>
              <w:tab/>
            </w:r>
            <w:r>
              <w:tab/>
            </w:r>
            <w:r>
              <w:t>"xsfmc": "销售方名称",</w:t>
            </w:r>
          </w:p>
          <w:p w14:paraId="40C9A8C9">
            <w:pPr>
              <w:bidi w:val="0"/>
            </w:pPr>
            <w:r>
              <w:tab/>
            </w:r>
            <w:r>
              <w:tab/>
            </w:r>
            <w:r>
              <w:tab/>
            </w:r>
            <w:r>
              <w:t>"gmfnsrsbh": "（购买方）统一社会信用代码/纳税人识别号/身份证件号码",</w:t>
            </w:r>
          </w:p>
          <w:p w14:paraId="55924B1D">
            <w:pPr>
              <w:bidi w:val="0"/>
            </w:pPr>
            <w:r>
              <w:tab/>
            </w:r>
            <w:r>
              <w:tab/>
            </w:r>
            <w:r>
              <w:tab/>
            </w:r>
            <w:r>
              <w:t>"gmfmc": "购买方名称",</w:t>
            </w:r>
          </w:p>
          <w:p w14:paraId="2E7AAF29">
            <w:pPr>
              <w:bidi w:val="0"/>
            </w:pPr>
            <w:r>
              <w:tab/>
            </w:r>
            <w:r>
              <w:tab/>
            </w:r>
            <w:r>
              <w:tab/>
            </w:r>
            <w:r>
              <w:t>"lzfpdm": "蓝字发票代码",</w:t>
            </w:r>
          </w:p>
          <w:p w14:paraId="26F61BF1">
            <w:pPr>
              <w:bidi w:val="0"/>
            </w:pPr>
            <w:r>
              <w:tab/>
            </w:r>
            <w:r>
              <w:tab/>
            </w:r>
            <w:r>
              <w:tab/>
            </w:r>
            <w:r>
              <w:t>"lzfphm": "蓝字发票号码",</w:t>
            </w:r>
          </w:p>
          <w:p w14:paraId="35246E3C">
            <w:pPr>
              <w:bidi w:val="0"/>
            </w:pPr>
            <w:r>
              <w:tab/>
            </w:r>
            <w:r>
              <w:tab/>
            </w:r>
            <w:r>
              <w:tab/>
            </w:r>
            <w:r>
              <w:t>"sfzzfpbz": "是否纸质发票标志",</w:t>
            </w:r>
          </w:p>
          <w:p w14:paraId="618D5D4A">
            <w:pPr>
              <w:bidi w:val="0"/>
            </w:pPr>
            <w:r>
              <w:tab/>
            </w:r>
            <w:r>
              <w:tab/>
            </w:r>
            <w:r>
              <w:tab/>
            </w:r>
            <w:r>
              <w:t>"lzkprq": "蓝字发票开票日期",</w:t>
            </w:r>
          </w:p>
          <w:p w14:paraId="1A606900">
            <w:pPr>
              <w:bidi w:val="0"/>
            </w:pPr>
            <w:r>
              <w:tab/>
            </w:r>
            <w:r>
              <w:tab/>
            </w:r>
            <w:r>
              <w:tab/>
            </w:r>
            <w:r>
              <w:t>"lzhjje": "蓝字发票合计金额",</w:t>
            </w:r>
          </w:p>
          <w:p w14:paraId="13873B11">
            <w:pPr>
              <w:bidi w:val="0"/>
            </w:pPr>
            <w:r>
              <w:tab/>
            </w:r>
            <w:r>
              <w:tab/>
            </w:r>
            <w:r>
              <w:tab/>
            </w:r>
            <w:r>
              <w:t>"lzhjse": "蓝字发票合计税额",</w:t>
            </w:r>
          </w:p>
          <w:p w14:paraId="462A3545">
            <w:pPr>
              <w:bidi w:val="0"/>
            </w:pPr>
            <w:r>
              <w:tab/>
            </w:r>
            <w:r>
              <w:tab/>
            </w:r>
            <w:r>
              <w:tab/>
            </w:r>
            <w:r>
              <w:t>"lzfppzDm": "蓝字发票票种代码",</w:t>
            </w:r>
          </w:p>
          <w:p w14:paraId="7BFFFF93">
            <w:pPr>
              <w:bidi w:val="0"/>
            </w:pPr>
            <w:r>
              <w:tab/>
            </w:r>
            <w:r>
              <w:tab/>
            </w:r>
            <w:r>
              <w:tab/>
            </w:r>
            <w:r>
              <w:t>"lzfpTdyslxDm": "蓝字发票特定要素类型代码",</w:t>
            </w:r>
          </w:p>
          <w:p w14:paraId="5D80037C">
            <w:pPr>
              <w:bidi w:val="0"/>
            </w:pPr>
            <w:r>
              <w:tab/>
            </w:r>
            <w:r>
              <w:tab/>
            </w:r>
            <w:r>
              <w:tab/>
            </w:r>
            <w:r>
              <w:t>"hzcxje": "红字冲销金额",</w:t>
            </w:r>
          </w:p>
          <w:p w14:paraId="0FD5BEFD">
            <w:pPr>
              <w:bidi w:val="0"/>
            </w:pPr>
            <w:r>
              <w:tab/>
            </w:r>
            <w:r>
              <w:tab/>
            </w:r>
            <w:r>
              <w:tab/>
            </w:r>
            <w:r>
              <w:t>"hzcxse": "红字冲销税额",</w:t>
            </w:r>
          </w:p>
          <w:p w14:paraId="27CED4D8">
            <w:pPr>
              <w:bidi w:val="0"/>
            </w:pPr>
            <w:r>
              <w:tab/>
            </w:r>
            <w:r>
              <w:tab/>
            </w:r>
            <w:r>
              <w:tab/>
            </w:r>
            <w:r>
              <w:t>"chyyDm": "红字发票冲红原因代码",</w:t>
            </w:r>
          </w:p>
          <w:p w14:paraId="56EB4918">
            <w:pPr>
              <w:bidi w:val="0"/>
            </w:pPr>
            <w:r>
              <w:tab/>
            </w:r>
            <w:r>
              <w:tab/>
            </w:r>
            <w:r>
              <w:tab/>
            </w:r>
            <w:r>
              <w:t>"hzqrxxztDm": "红字确认信息状态代码",</w:t>
            </w:r>
          </w:p>
          <w:p w14:paraId="4A729F3C">
            <w:pPr>
              <w:bidi w:val="0"/>
            </w:pPr>
            <w:r>
              <w:tab/>
            </w:r>
            <w:r>
              <w:tab/>
            </w:r>
            <w:r>
              <w:tab/>
            </w:r>
            <w:r>
              <w:t>"qrrq": "确认日期",</w:t>
            </w:r>
          </w:p>
          <w:p w14:paraId="550A23EF">
            <w:pPr>
              <w:bidi w:val="0"/>
            </w:pPr>
            <w:r>
              <w:tab/>
            </w:r>
            <w:r>
              <w:tab/>
            </w:r>
            <w:r>
              <w:tab/>
            </w:r>
            <w:r>
              <w:t>"ykjhzfpbz": "已开具红字发票标志",</w:t>
            </w:r>
          </w:p>
          <w:p w14:paraId="07D43125">
            <w:pPr>
              <w:bidi w:val="0"/>
            </w:pPr>
            <w:r>
              <w:tab/>
            </w:r>
            <w:r>
              <w:tab/>
            </w:r>
            <w:r>
              <w:tab/>
            </w:r>
            <w:r>
              <w:t>"hzfphm": "红字发票号码",</w:t>
            </w:r>
          </w:p>
          <w:p w14:paraId="4D8708A6">
            <w:pPr>
              <w:bidi w:val="0"/>
            </w:pPr>
            <w:r>
              <w:tab/>
            </w:r>
            <w:r>
              <w:tab/>
            </w:r>
            <w:r>
              <w:tab/>
            </w:r>
            <w:r>
              <w:t>"hzkprq": "红字开票日期",</w:t>
            </w:r>
          </w:p>
          <w:p w14:paraId="32E47A65">
            <w:pPr>
              <w:bidi w:val="0"/>
            </w:pPr>
            <w:r>
              <w:tab/>
            </w:r>
            <w:r>
              <w:tab/>
            </w:r>
            <w:r>
              <w:tab/>
            </w:r>
            <w:r>
              <w:t>"yxbz": "有效标志",</w:t>
            </w:r>
          </w:p>
          <w:p w14:paraId="184A0ED9">
            <w:pPr>
              <w:bidi w:val="0"/>
            </w:pPr>
            <w:r>
              <w:tab/>
            </w:r>
            <w:r>
              <w:tab/>
            </w:r>
            <w:r>
              <w:tab/>
            </w:r>
            <w:r>
              <w:rPr>
                <w:rFonts w:hint="eastAsia"/>
              </w:rPr>
              <w:t>"cezslxDm": "差额征税类型代码",</w:t>
            </w:r>
          </w:p>
          <w:p w14:paraId="12AC7FF1">
            <w:pPr>
              <w:bidi w:val="0"/>
            </w:pPr>
            <w:r>
              <w:tab/>
            </w:r>
            <w:r>
              <w:tab/>
            </w:r>
            <w:r>
              <w:tab/>
            </w:r>
            <w:r>
              <w:t>"lrrq": "录入日期",</w:t>
            </w:r>
          </w:p>
          <w:p w14:paraId="041840CF">
            <w:pPr>
              <w:bidi w:val="0"/>
            </w:pPr>
            <w:r>
              <w:tab/>
            </w:r>
            <w:r>
              <w:tab/>
            </w:r>
            <w:r>
              <w:tab/>
            </w:r>
            <w:r>
              <w:t>"hzqrxxmxList": [</w:t>
            </w:r>
          </w:p>
          <w:p w14:paraId="3A5CC316">
            <w:pPr>
              <w:bidi w:val="0"/>
            </w:pPr>
            <w:r>
              <w:tab/>
            </w:r>
            <w:r>
              <w:tab/>
            </w:r>
            <w:r>
              <w:tab/>
            </w:r>
            <w:r>
              <w:tab/>
            </w:r>
            <w:r>
              <w:t>{</w:t>
            </w:r>
          </w:p>
          <w:p w14:paraId="47A69CF7">
            <w:pPr>
              <w:bidi w:val="0"/>
            </w:pPr>
            <w:r>
              <w:tab/>
            </w:r>
            <w:r>
              <w:tab/>
            </w:r>
            <w:r>
              <w:tab/>
            </w:r>
            <w:r>
              <w:tab/>
            </w:r>
            <w:r>
              <w:tab/>
            </w:r>
            <w:r>
              <w:t>"xh": "序号",</w:t>
            </w:r>
          </w:p>
          <w:p w14:paraId="3943E652">
            <w:pPr>
              <w:bidi w:val="0"/>
            </w:pPr>
            <w:r>
              <w:tab/>
            </w:r>
            <w:r>
              <w:tab/>
            </w:r>
            <w:r>
              <w:tab/>
            </w:r>
            <w:r>
              <w:tab/>
            </w:r>
            <w:r>
              <w:tab/>
            </w:r>
            <w:r>
              <w:t>"lzmxxh": "蓝字发票明细序号",</w:t>
            </w:r>
          </w:p>
          <w:p w14:paraId="60244627">
            <w:pPr>
              <w:bidi w:val="0"/>
            </w:pPr>
            <w:r>
              <w:tab/>
            </w:r>
            <w:r>
              <w:tab/>
            </w:r>
            <w:r>
              <w:tab/>
            </w:r>
            <w:r>
              <w:tab/>
            </w:r>
            <w:r>
              <w:tab/>
            </w:r>
            <w:r>
              <w:t>"sphfwssflhbbm": "商品和服务税收分类合并编码",</w:t>
            </w:r>
          </w:p>
          <w:p w14:paraId="30F0EF44">
            <w:pPr>
              <w:bidi w:val="0"/>
            </w:pPr>
            <w:r>
              <w:tab/>
            </w:r>
            <w:r>
              <w:tab/>
            </w:r>
            <w:r>
              <w:tab/>
            </w:r>
            <w:r>
              <w:tab/>
            </w:r>
            <w:r>
              <w:tab/>
            </w:r>
            <w:r>
              <w:t>"hwhyslwfwmc": "货物或应税劳务、服务名称",</w:t>
            </w:r>
          </w:p>
          <w:p w14:paraId="31FDDC1D">
            <w:pPr>
              <w:bidi w:val="0"/>
            </w:pPr>
            <w:r>
              <w:tab/>
            </w:r>
            <w:r>
              <w:tab/>
            </w:r>
            <w:r>
              <w:tab/>
            </w:r>
            <w:r>
              <w:tab/>
            </w:r>
            <w:r>
              <w:tab/>
            </w:r>
            <w:r>
              <w:t>"spfwjc": "商品服务简称",</w:t>
            </w:r>
          </w:p>
          <w:p w14:paraId="28CB94F9">
            <w:pPr>
              <w:bidi w:val="0"/>
            </w:pPr>
            <w:r>
              <w:tab/>
            </w:r>
            <w:r>
              <w:tab/>
            </w:r>
            <w:r>
              <w:tab/>
            </w:r>
            <w:r>
              <w:tab/>
            </w:r>
            <w:r>
              <w:tab/>
            </w:r>
            <w:r>
              <w:t>"xmmc": "项目名称",</w:t>
            </w:r>
          </w:p>
          <w:p w14:paraId="0A5883AC">
            <w:pPr>
              <w:bidi w:val="0"/>
            </w:pPr>
            <w:r>
              <w:tab/>
            </w:r>
            <w:r>
              <w:tab/>
            </w:r>
            <w:r>
              <w:tab/>
            </w:r>
            <w:r>
              <w:tab/>
            </w:r>
            <w:r>
              <w:tab/>
            </w:r>
            <w:r>
              <w:t>"ggxh": "规格型号",</w:t>
            </w:r>
          </w:p>
          <w:p w14:paraId="62388D2A">
            <w:pPr>
              <w:bidi w:val="0"/>
            </w:pPr>
            <w:r>
              <w:tab/>
            </w:r>
            <w:r>
              <w:tab/>
            </w:r>
            <w:r>
              <w:tab/>
            </w:r>
            <w:r>
              <w:tab/>
            </w:r>
            <w:r>
              <w:tab/>
            </w:r>
            <w:r>
              <w:t>"dw": "单位",</w:t>
            </w:r>
          </w:p>
          <w:p w14:paraId="59C96EF9">
            <w:pPr>
              <w:bidi w:val="0"/>
            </w:pPr>
            <w:r>
              <w:tab/>
            </w:r>
            <w:r>
              <w:tab/>
            </w:r>
            <w:r>
              <w:tab/>
            </w:r>
            <w:r>
              <w:tab/>
            </w:r>
            <w:r>
              <w:tab/>
            </w:r>
            <w:r>
              <w:t>"fpspdj": "单价",</w:t>
            </w:r>
          </w:p>
          <w:p w14:paraId="3EA38170">
            <w:pPr>
              <w:bidi w:val="0"/>
            </w:pPr>
            <w:r>
              <w:tab/>
            </w:r>
            <w:r>
              <w:tab/>
            </w:r>
            <w:r>
              <w:tab/>
            </w:r>
            <w:r>
              <w:tab/>
            </w:r>
            <w:r>
              <w:tab/>
            </w:r>
            <w:r>
              <w:t>"fpspsl": "数量",</w:t>
            </w:r>
          </w:p>
          <w:p w14:paraId="6E9A26A8">
            <w:pPr>
              <w:bidi w:val="0"/>
            </w:pPr>
            <w:r>
              <w:tab/>
            </w:r>
            <w:r>
              <w:tab/>
            </w:r>
            <w:r>
              <w:tab/>
            </w:r>
            <w:r>
              <w:tab/>
            </w:r>
            <w:r>
              <w:tab/>
            </w:r>
            <w:r>
              <w:t>"je": "金额",</w:t>
            </w:r>
          </w:p>
          <w:p w14:paraId="320F06C8">
            <w:pPr>
              <w:bidi w:val="0"/>
            </w:pPr>
            <w:r>
              <w:tab/>
            </w:r>
            <w:r>
              <w:tab/>
            </w:r>
            <w:r>
              <w:tab/>
            </w:r>
            <w:r>
              <w:tab/>
            </w:r>
            <w:r>
              <w:tab/>
            </w:r>
            <w:r>
              <w:t>"sl1": "税率",</w:t>
            </w:r>
          </w:p>
          <w:p w14:paraId="545B28BF">
            <w:pPr>
              <w:bidi w:val="0"/>
              <w:rPr>
                <w:rFonts w:hint="eastAsia"/>
                <w:lang w:val="en-US" w:eastAsia="zh-CN"/>
              </w:rPr>
            </w:pPr>
            <w:bookmarkStart w:id="343" w:name="OLE_LINK86"/>
            <w:r>
              <w:tab/>
            </w:r>
            <w:r>
              <w:tab/>
            </w:r>
            <w:r>
              <w:tab/>
            </w:r>
            <w:r>
              <w:tab/>
            </w:r>
            <w:r>
              <w:tab/>
            </w:r>
            <w:bookmarkEnd w:id="343"/>
            <w:r>
              <w:t>"se": "税额"</w:t>
            </w:r>
            <w:r>
              <w:rPr>
                <w:rFonts w:hint="eastAsia"/>
                <w:lang w:val="en-US" w:eastAsia="zh-CN"/>
              </w:rPr>
              <w:t>,</w:t>
            </w:r>
          </w:p>
          <w:p w14:paraId="32998F16">
            <w:pPr>
              <w:bidi w:val="0"/>
              <w:rPr>
                <w:rFonts w:hint="eastAsia"/>
              </w:rPr>
            </w:pPr>
            <w:r>
              <w:tab/>
            </w:r>
            <w:r>
              <w:tab/>
            </w:r>
            <w:r>
              <w:tab/>
            </w:r>
            <w:r>
              <w:tab/>
            </w:r>
            <w:r>
              <w:tab/>
            </w:r>
            <w:r>
              <w:rPr>
                <w:rFonts w:hint="eastAsia"/>
              </w:rPr>
              <w:t>"kce": "扣除额",</w:t>
            </w:r>
          </w:p>
          <w:p w14:paraId="66D57C59">
            <w:pPr>
              <w:bidi w:val="0"/>
            </w:pPr>
            <w:r>
              <w:tab/>
            </w:r>
            <w:r>
              <w:tab/>
            </w:r>
            <w:r>
              <w:tab/>
            </w:r>
            <w:r>
              <w:tab/>
            </w:r>
            <w:r>
              <w:tab/>
            </w:r>
            <w:r>
              <w:rPr>
                <w:rFonts w:hint="eastAsia"/>
              </w:rPr>
              <w:t>"yhzcbs": "优惠政策标识"</w:t>
            </w:r>
          </w:p>
          <w:p w14:paraId="45B4245D">
            <w:pPr>
              <w:bidi w:val="0"/>
            </w:pPr>
            <w:r>
              <w:tab/>
            </w:r>
            <w:r>
              <w:tab/>
            </w:r>
            <w:r>
              <w:tab/>
            </w:r>
            <w:r>
              <w:tab/>
            </w:r>
            <w:r>
              <w:t>}</w:t>
            </w:r>
          </w:p>
          <w:p w14:paraId="4A52F372">
            <w:pPr>
              <w:bidi w:val="0"/>
            </w:pPr>
            <w:r>
              <w:tab/>
            </w:r>
            <w:r>
              <w:tab/>
            </w:r>
            <w:r>
              <w:tab/>
            </w:r>
            <w:r>
              <w:t>]</w:t>
            </w:r>
          </w:p>
          <w:p w14:paraId="04FC6CCC">
            <w:pPr>
              <w:bidi w:val="0"/>
            </w:pPr>
            <w:r>
              <w:tab/>
            </w:r>
            <w:r>
              <w:tab/>
            </w:r>
            <w:r>
              <w:t>}</w:t>
            </w:r>
          </w:p>
          <w:p w14:paraId="5A7198F3">
            <w:pPr>
              <w:bidi w:val="0"/>
            </w:pPr>
            <w:r>
              <w:tab/>
            </w:r>
            <w:r>
              <w:t>}</w:t>
            </w:r>
          </w:p>
          <w:p w14:paraId="1EA97DF1">
            <w:pPr>
              <w:bidi w:val="0"/>
            </w:pPr>
            <w:r>
              <w:t>}</w:t>
            </w:r>
          </w:p>
        </w:tc>
      </w:tr>
    </w:tbl>
    <w:p w14:paraId="0B6C4F5E">
      <w:pPr>
        <w:pStyle w:val="5"/>
        <w:bidi w:val="0"/>
        <w:rPr>
          <w:rFonts w:hint="default"/>
        </w:rPr>
      </w:pPr>
      <w:r>
        <w:rPr>
          <w:rFonts w:hint="default"/>
        </w:rPr>
        <w:t>失败时返回：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3C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91B044">
            <w:pPr>
              <w:bidi w:val="0"/>
              <w:rPr>
                <w:rFonts w:hint="default"/>
              </w:rPr>
            </w:pPr>
            <w:r>
              <w:rPr>
                <w:rFonts w:hint="default"/>
              </w:rPr>
              <w:t>{</w:t>
            </w:r>
          </w:p>
          <w:p w14:paraId="7F73E5B5">
            <w:pPr>
              <w:bidi w:val="0"/>
              <w:rPr>
                <w:rFonts w:hint="default"/>
              </w:rPr>
            </w:pPr>
            <w:r>
              <w:rPr>
                <w:rFonts w:hint="default"/>
              </w:rPr>
              <w:tab/>
            </w:r>
            <w:r>
              <w:rPr>
                <w:rFonts w:hint="default"/>
              </w:rPr>
              <w:t>"Response":{</w:t>
            </w:r>
          </w:p>
          <w:p w14:paraId="3610FDF1">
            <w:pPr>
              <w:bidi w:val="0"/>
              <w:rPr>
                <w:rFonts w:hint="default"/>
              </w:rPr>
            </w:pPr>
            <w:r>
              <w:rPr>
                <w:rFonts w:hint="default"/>
              </w:rPr>
              <w:tab/>
            </w:r>
            <w:r>
              <w:rPr>
                <w:rFonts w:hint="default"/>
              </w:rPr>
              <w:tab/>
            </w:r>
            <w:r>
              <w:rPr>
                <w:rFonts w:hint="default"/>
              </w:rPr>
              <w:t>"RequestId": "16位随机数字和字母组合",</w:t>
            </w:r>
          </w:p>
          <w:p w14:paraId="54D9B705">
            <w:pPr>
              <w:bidi w:val="0"/>
              <w:rPr>
                <w:rFonts w:hint="default"/>
              </w:rPr>
            </w:pPr>
            <w:r>
              <w:rPr>
                <w:rFonts w:hint="default"/>
              </w:rPr>
              <w:tab/>
            </w:r>
            <w:r>
              <w:rPr>
                <w:rFonts w:hint="default"/>
              </w:rPr>
              <w:tab/>
            </w:r>
            <w:r>
              <w:rPr>
                <w:rFonts w:hint="default"/>
              </w:rPr>
              <w:t>"Error":{</w:t>
            </w:r>
          </w:p>
          <w:p w14:paraId="3E6E1D26">
            <w:pPr>
              <w:bidi w:val="0"/>
              <w:rPr>
                <w:rFonts w:hint="default"/>
              </w:rPr>
            </w:pPr>
            <w:r>
              <w:rPr>
                <w:rFonts w:hint="default"/>
              </w:rPr>
              <w:tab/>
            </w:r>
            <w:r>
              <w:rPr>
                <w:rFonts w:hint="default"/>
              </w:rPr>
              <w:tab/>
            </w:r>
            <w:r>
              <w:rPr>
                <w:rFonts w:hint="default"/>
              </w:rPr>
              <w:tab/>
            </w:r>
            <w:r>
              <w:rPr>
                <w:rFonts w:hint="default"/>
              </w:rPr>
              <w:t>"Code": "01”,</w:t>
            </w:r>
          </w:p>
          <w:p w14:paraId="476C4243">
            <w:pPr>
              <w:bidi w:val="0"/>
              <w:rPr>
                <w:rFonts w:hint="default"/>
              </w:rPr>
            </w:pPr>
            <w:r>
              <w:rPr>
                <w:rFonts w:hint="default"/>
              </w:rPr>
              <w:tab/>
            </w:r>
            <w:r>
              <w:rPr>
                <w:rFonts w:hint="default"/>
              </w:rPr>
              <w:tab/>
            </w:r>
            <w:r>
              <w:rPr>
                <w:rFonts w:hint="default"/>
              </w:rPr>
              <w:tab/>
            </w:r>
            <w:r>
              <w:rPr>
                <w:rFonts w:hint="default"/>
              </w:rPr>
              <w:t>"Message": "错误说明"</w:t>
            </w:r>
          </w:p>
          <w:p w14:paraId="337746B3">
            <w:pPr>
              <w:bidi w:val="0"/>
              <w:rPr>
                <w:rFonts w:hint="default"/>
              </w:rPr>
            </w:pPr>
            <w:r>
              <w:rPr>
                <w:rFonts w:hint="default"/>
              </w:rPr>
              <w:t>}</w:t>
            </w:r>
          </w:p>
          <w:p w14:paraId="62E00616">
            <w:pPr>
              <w:bidi w:val="0"/>
              <w:rPr>
                <w:rFonts w:hint="default"/>
              </w:rPr>
            </w:pPr>
            <w:r>
              <w:rPr>
                <w:rFonts w:hint="default"/>
              </w:rPr>
              <w:tab/>
            </w:r>
            <w:r>
              <w:rPr>
                <w:rFonts w:hint="default"/>
              </w:rPr>
              <w:t>}</w:t>
            </w:r>
          </w:p>
          <w:p w14:paraId="003AF92F">
            <w:pPr>
              <w:bidi w:val="0"/>
              <w:rPr>
                <w:rFonts w:hint="default"/>
              </w:rPr>
            </w:pPr>
            <w:r>
              <w:rPr>
                <w:rFonts w:hint="default"/>
              </w:rPr>
              <w:t>}</w:t>
            </w:r>
          </w:p>
        </w:tc>
      </w:tr>
      <w:bookmarkEnd w:id="342"/>
    </w:tbl>
    <w:p w14:paraId="5BCFEE61">
      <w:pPr>
        <w:pStyle w:val="4"/>
        <w:widowControl/>
        <w:spacing w:beforeAutospacing="0" w:afterAutospacing="0" w:line="408" w:lineRule="auto"/>
        <w:rPr>
          <w:rFonts w:hint="default" w:ascii="Times New Roman" w:hAnsi="Times New Roman" w:eastAsia="宋体" w:cs="Times New Roman"/>
          <w:sz w:val="28"/>
          <w:szCs w:val="28"/>
        </w:rPr>
      </w:pPr>
      <w:bookmarkStart w:id="344" w:name="_Toc13526"/>
      <w:bookmarkStart w:id="345" w:name="_Toc23781"/>
      <w:r>
        <w:rPr>
          <w:rFonts w:hint="default" w:ascii="Times New Roman" w:hAnsi="Times New Roman" w:eastAsia="宋体" w:cs="Times New Roman"/>
          <w:sz w:val="28"/>
          <w:szCs w:val="28"/>
        </w:rPr>
        <w:t>15.成品油发票上传</w:t>
      </w:r>
      <w:bookmarkEnd w:id="341"/>
      <w:bookmarkEnd w:id="344"/>
      <w:bookmarkEnd w:id="345"/>
    </w:p>
    <w:p w14:paraId="54782F88">
      <w:pPr>
        <w:pStyle w:val="6"/>
        <w:bidi w:val="0"/>
        <w:rPr>
          <w:rFonts w:hint="default"/>
        </w:rPr>
      </w:pPr>
      <w:bookmarkStart w:id="346" w:name="_Toc17556"/>
      <w:r>
        <w:rPr>
          <w:rFonts w:hint="default"/>
        </w:rPr>
        <w:t>15.1接口说明</w:t>
      </w:r>
      <w:bookmarkEnd w:id="346"/>
    </w:p>
    <w:p w14:paraId="23A8C389">
      <w:pPr>
        <w:pStyle w:val="5"/>
        <w:bidi w:val="0"/>
        <w:rPr>
          <w:rFonts w:hint="default"/>
        </w:rPr>
      </w:pPr>
      <w:r>
        <w:rPr>
          <w:rFonts w:hint="default"/>
        </w:rPr>
        <w:t>给企业提供上传</w:t>
      </w:r>
      <w:r>
        <w:rPr>
          <w:rFonts w:hint="default"/>
          <w:lang w:val="en-US" w:eastAsia="zh-Hans"/>
        </w:rPr>
        <w:t>预</w:t>
      </w:r>
      <w:r>
        <w:rPr>
          <w:rFonts w:hint="default"/>
        </w:rPr>
        <w:t>开具的成品油发票功能，上传成功后</w:t>
      </w:r>
      <w:r>
        <w:rPr>
          <w:rFonts w:hint="default"/>
          <w:lang w:val="en-US" w:eastAsia="zh-Hans"/>
        </w:rPr>
        <w:t>给企业返回</w:t>
      </w:r>
      <w:r>
        <w:rPr>
          <w:rFonts w:hint="default"/>
        </w:rPr>
        <w:t>信息。</w:t>
      </w:r>
    </w:p>
    <w:p w14:paraId="57F71B7B">
      <w:pPr>
        <w:pStyle w:val="5"/>
        <w:bidi w:val="0"/>
        <w:rPr>
          <w:rFonts w:hint="default"/>
          <w:lang w:val="en-US" w:eastAsia="zh-CN"/>
        </w:rPr>
      </w:pPr>
      <w:r>
        <w:rPr>
          <w:rFonts w:hint="default"/>
        </w:rPr>
        <w:t>税务局端接收到企业上传的成品油发票后，依次校验企业是具备开票条件、发票信息是否合规、是否超过授信额度、发票号码是否合法、发票是否属于</w:t>
      </w:r>
      <w:r>
        <w:rPr>
          <w:rFonts w:hint="default"/>
          <w:lang w:eastAsia="zh-CN"/>
        </w:rPr>
        <w:t>直连</w:t>
      </w:r>
      <w:r>
        <w:rPr>
          <w:rFonts w:hint="default"/>
        </w:rPr>
        <w:t>单位，当校验不通过时，不接收企业上传的成品油发票，返回具体错误信息。</w:t>
      </w:r>
      <w:r>
        <w:rPr>
          <w:rFonts w:hint="default"/>
          <w:lang w:val="en-US" w:eastAsia="zh-CN"/>
        </w:rPr>
        <w:t>每次上传最大票量为100张数字化电子发票。</w:t>
      </w:r>
    </w:p>
    <w:p w14:paraId="65E18010">
      <w:pPr>
        <w:pStyle w:val="6"/>
        <w:bidi w:val="0"/>
        <w:rPr>
          <w:rFonts w:hint="default"/>
        </w:rPr>
      </w:pPr>
      <w:bookmarkStart w:id="347" w:name="_Toc28653"/>
      <w:r>
        <w:rPr>
          <w:rFonts w:hint="default"/>
        </w:rPr>
        <w:t>15.2请求方式</w:t>
      </w:r>
      <w:bookmarkEnd w:id="347"/>
    </w:p>
    <w:p w14:paraId="22B8554D">
      <w:pPr>
        <w:pStyle w:val="5"/>
        <w:bidi w:val="0"/>
        <w:rPr>
          <w:rFonts w:hint="default"/>
        </w:rPr>
      </w:pPr>
      <w:r>
        <w:rPr>
          <w:rFonts w:hint="default"/>
        </w:rPr>
        <w:t>请求方式为POST</w:t>
      </w:r>
    </w:p>
    <w:p w14:paraId="5E73BD29">
      <w:pPr>
        <w:pStyle w:val="5"/>
        <w:bidi w:val="0"/>
        <w:rPr>
          <w:rFonts w:hint="default"/>
        </w:rPr>
      </w:pPr>
      <w:r>
        <w:rPr>
          <w:rFonts w:hint="default"/>
        </w:rPr>
        <w:t>●</w:t>
      </w:r>
      <w:r>
        <w:rPr>
          <w:rFonts w:hint="default"/>
          <w:lang w:val="en-US"/>
        </w:rPr>
        <w:t xml:space="preserve"> </w:t>
      </w:r>
      <w:r>
        <w:rPr>
          <w:rFonts w:hint="default"/>
        </w:rPr>
        <w:t>path指该参数为路径参数</w:t>
      </w:r>
    </w:p>
    <w:p w14:paraId="065907E4">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087ADDB6">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79BDEB1C">
      <w:pPr>
        <w:pStyle w:val="6"/>
        <w:bidi w:val="0"/>
        <w:rPr>
          <w:rFonts w:hint="default"/>
          <w:lang w:eastAsia="zh-CN"/>
        </w:rPr>
      </w:pPr>
      <w:bookmarkStart w:id="348" w:name="_Toc10456"/>
      <w:r>
        <w:rPr>
          <w:rFonts w:hint="default"/>
        </w:rPr>
        <w:t>15.3</w:t>
      </w:r>
      <w:r>
        <w:rPr>
          <w:rFonts w:hint="default"/>
          <w:lang w:eastAsia="zh-CN"/>
        </w:rPr>
        <w:t>请求参数</w:t>
      </w:r>
      <w:bookmarkEnd w:id="348"/>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1"/>
        <w:gridCol w:w="1676"/>
        <w:gridCol w:w="1819"/>
        <w:gridCol w:w="1249"/>
        <w:gridCol w:w="678"/>
        <w:gridCol w:w="676"/>
        <w:gridCol w:w="1780"/>
      </w:tblGrid>
      <w:tr w14:paraId="77B268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153562D">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6E63B0CA">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16856577">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11FEFAFF">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20F1B461">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1911D68F">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60EEBA87">
            <w:pPr>
              <w:pStyle w:val="25"/>
              <w:bidi w:val="0"/>
              <w:rPr>
                <w:rFonts w:hint="default"/>
              </w:rPr>
            </w:pPr>
            <w:r>
              <w:rPr>
                <w:rFonts w:hint="default"/>
              </w:rPr>
              <w:t>说明</w:t>
            </w:r>
          </w:p>
        </w:tc>
      </w:tr>
      <w:tr w14:paraId="0CBA6D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D74C246">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78FA3554">
            <w:pPr>
              <w:pStyle w:val="26"/>
              <w:bidi w:val="0"/>
              <w:rPr>
                <w:rFonts w:hint="default"/>
              </w:rPr>
            </w:pPr>
            <w:r>
              <w:rPr>
                <w:rFonts w:hint="default"/>
              </w:rPr>
              <w:t>fphm</w:t>
            </w:r>
          </w:p>
        </w:tc>
        <w:tc>
          <w:tcPr>
            <w:tcW w:w="1087" w:type="pct"/>
            <w:tcBorders>
              <w:top w:val="single" w:color="auto" w:sz="6" w:space="0"/>
            </w:tcBorders>
            <w:noWrap w:val="0"/>
            <w:vAlign w:val="center"/>
          </w:tcPr>
          <w:p w14:paraId="093CB81C">
            <w:pPr>
              <w:pStyle w:val="26"/>
              <w:bidi w:val="0"/>
              <w:rPr>
                <w:rFonts w:hint="default"/>
              </w:rPr>
            </w:pPr>
            <w:r>
              <w:rPr>
                <w:rFonts w:hint="default"/>
              </w:rPr>
              <w:t>发票号码</w:t>
            </w:r>
          </w:p>
        </w:tc>
        <w:tc>
          <w:tcPr>
            <w:tcW w:w="753" w:type="pct"/>
            <w:tcBorders>
              <w:top w:val="single" w:color="auto" w:sz="6" w:space="0"/>
            </w:tcBorders>
            <w:noWrap w:val="0"/>
            <w:vAlign w:val="center"/>
          </w:tcPr>
          <w:p w14:paraId="3DCD7EF9">
            <w:pPr>
              <w:pStyle w:val="26"/>
              <w:bidi w:val="0"/>
              <w:rPr>
                <w:rFonts w:hint="default"/>
              </w:rPr>
            </w:pPr>
            <w:r>
              <w:rPr>
                <w:rFonts w:hint="default"/>
              </w:rPr>
              <w:t>varchar</w:t>
            </w:r>
          </w:p>
        </w:tc>
        <w:tc>
          <w:tcPr>
            <w:tcW w:w="418" w:type="pct"/>
            <w:tcBorders>
              <w:top w:val="single" w:color="auto" w:sz="6" w:space="0"/>
            </w:tcBorders>
            <w:noWrap w:val="0"/>
            <w:vAlign w:val="center"/>
          </w:tcPr>
          <w:p w14:paraId="391F4952">
            <w:pPr>
              <w:pStyle w:val="26"/>
              <w:bidi w:val="0"/>
              <w:rPr>
                <w:rFonts w:hint="default"/>
              </w:rPr>
            </w:pPr>
            <w:r>
              <w:rPr>
                <w:rFonts w:hint="default"/>
              </w:rPr>
              <w:t>20</w:t>
            </w:r>
          </w:p>
        </w:tc>
        <w:tc>
          <w:tcPr>
            <w:tcW w:w="417" w:type="pct"/>
            <w:tcBorders>
              <w:top w:val="single" w:color="auto" w:sz="6" w:space="0"/>
            </w:tcBorders>
            <w:noWrap w:val="0"/>
            <w:vAlign w:val="center"/>
          </w:tcPr>
          <w:p w14:paraId="0977B6D1">
            <w:pPr>
              <w:pStyle w:val="26"/>
              <w:bidi w:val="0"/>
              <w:rPr>
                <w:rFonts w:hint="default"/>
              </w:rPr>
            </w:pPr>
            <w:r>
              <w:rPr>
                <w:rFonts w:hint="default"/>
              </w:rPr>
              <w:t>是</w:t>
            </w:r>
          </w:p>
        </w:tc>
        <w:tc>
          <w:tcPr>
            <w:tcW w:w="920" w:type="pct"/>
            <w:tcBorders>
              <w:top w:val="single" w:color="auto" w:sz="6" w:space="0"/>
            </w:tcBorders>
            <w:noWrap w:val="0"/>
            <w:vAlign w:val="center"/>
          </w:tcPr>
          <w:p w14:paraId="02BD1656">
            <w:pPr>
              <w:pStyle w:val="26"/>
              <w:bidi w:val="0"/>
              <w:rPr>
                <w:rFonts w:hint="default"/>
              </w:rPr>
            </w:pPr>
          </w:p>
        </w:tc>
      </w:tr>
      <w:tr w14:paraId="62E6D2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1E0F60">
            <w:pPr>
              <w:pStyle w:val="26"/>
              <w:bidi w:val="0"/>
              <w:rPr>
                <w:rFonts w:hint="default"/>
              </w:rPr>
            </w:pPr>
            <w:r>
              <w:rPr>
                <w:rFonts w:hint="default"/>
                <w:lang w:val="en-US" w:eastAsia="zh-CN"/>
              </w:rPr>
              <w:t>2</w:t>
            </w:r>
          </w:p>
        </w:tc>
        <w:tc>
          <w:tcPr>
            <w:tcW w:w="1004" w:type="pct"/>
            <w:noWrap w:val="0"/>
            <w:vAlign w:val="center"/>
          </w:tcPr>
          <w:p w14:paraId="43D5F350">
            <w:pPr>
              <w:pStyle w:val="26"/>
              <w:bidi w:val="0"/>
              <w:rPr>
                <w:rFonts w:hint="default"/>
              </w:rPr>
            </w:pPr>
            <w:r>
              <w:rPr>
                <w:rFonts w:hint="default"/>
              </w:rPr>
              <w:t>lzfpbz</w:t>
            </w:r>
          </w:p>
        </w:tc>
        <w:tc>
          <w:tcPr>
            <w:tcW w:w="1087" w:type="pct"/>
            <w:noWrap w:val="0"/>
            <w:vAlign w:val="center"/>
          </w:tcPr>
          <w:p w14:paraId="0F2CEC57">
            <w:pPr>
              <w:pStyle w:val="26"/>
              <w:bidi w:val="0"/>
              <w:rPr>
                <w:rFonts w:hint="default"/>
              </w:rPr>
            </w:pPr>
            <w:r>
              <w:rPr>
                <w:rFonts w:hint="default"/>
              </w:rPr>
              <w:t>蓝字发票标志</w:t>
            </w:r>
          </w:p>
        </w:tc>
        <w:tc>
          <w:tcPr>
            <w:tcW w:w="753" w:type="pct"/>
            <w:noWrap w:val="0"/>
            <w:vAlign w:val="center"/>
          </w:tcPr>
          <w:p w14:paraId="17DC3BF4">
            <w:pPr>
              <w:pStyle w:val="26"/>
              <w:bidi w:val="0"/>
              <w:rPr>
                <w:rFonts w:hint="default"/>
              </w:rPr>
            </w:pPr>
            <w:r>
              <w:rPr>
                <w:rFonts w:hint="default"/>
              </w:rPr>
              <w:t>varchar</w:t>
            </w:r>
          </w:p>
        </w:tc>
        <w:tc>
          <w:tcPr>
            <w:tcW w:w="418" w:type="pct"/>
            <w:noWrap w:val="0"/>
            <w:vAlign w:val="center"/>
          </w:tcPr>
          <w:p w14:paraId="393A10A1">
            <w:pPr>
              <w:pStyle w:val="26"/>
              <w:bidi w:val="0"/>
              <w:rPr>
                <w:rFonts w:hint="default"/>
              </w:rPr>
            </w:pPr>
            <w:r>
              <w:rPr>
                <w:rFonts w:hint="default"/>
              </w:rPr>
              <w:t>1</w:t>
            </w:r>
          </w:p>
        </w:tc>
        <w:tc>
          <w:tcPr>
            <w:tcW w:w="417" w:type="pct"/>
            <w:noWrap w:val="0"/>
            <w:vAlign w:val="center"/>
          </w:tcPr>
          <w:p w14:paraId="7B2BF085">
            <w:pPr>
              <w:pStyle w:val="26"/>
              <w:bidi w:val="0"/>
              <w:rPr>
                <w:rFonts w:hint="default"/>
              </w:rPr>
            </w:pPr>
            <w:r>
              <w:rPr>
                <w:rFonts w:hint="default"/>
              </w:rPr>
              <w:t>是</w:t>
            </w:r>
          </w:p>
        </w:tc>
        <w:tc>
          <w:tcPr>
            <w:tcW w:w="920" w:type="pct"/>
            <w:noWrap w:val="0"/>
            <w:vAlign w:val="center"/>
          </w:tcPr>
          <w:p w14:paraId="4F935FAF">
            <w:pPr>
              <w:pStyle w:val="26"/>
              <w:bidi w:val="0"/>
              <w:rPr>
                <w:rFonts w:hint="default"/>
              </w:rPr>
            </w:pPr>
            <w:r>
              <w:rPr>
                <w:rFonts w:hint="default"/>
              </w:rPr>
              <w:t>0：蓝字发票</w:t>
            </w:r>
          </w:p>
          <w:p w14:paraId="187E9FFB">
            <w:pPr>
              <w:pStyle w:val="26"/>
              <w:bidi w:val="0"/>
              <w:rPr>
                <w:rFonts w:hint="default"/>
              </w:rPr>
            </w:pPr>
            <w:r>
              <w:rPr>
                <w:rFonts w:hint="default"/>
              </w:rPr>
              <w:t>1：红字发票</w:t>
            </w:r>
          </w:p>
        </w:tc>
      </w:tr>
      <w:tr w14:paraId="64ADE0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BB0CDA9">
            <w:pPr>
              <w:pStyle w:val="26"/>
              <w:bidi w:val="0"/>
              <w:rPr>
                <w:rFonts w:hint="default"/>
              </w:rPr>
            </w:pPr>
            <w:r>
              <w:rPr>
                <w:rFonts w:hint="default"/>
                <w:lang w:val="en-US" w:eastAsia="zh-CN"/>
              </w:rPr>
              <w:t>3</w:t>
            </w:r>
          </w:p>
        </w:tc>
        <w:tc>
          <w:tcPr>
            <w:tcW w:w="1004" w:type="pct"/>
            <w:noWrap w:val="0"/>
            <w:vAlign w:val="center"/>
          </w:tcPr>
          <w:p w14:paraId="0ED5F49B">
            <w:pPr>
              <w:pStyle w:val="26"/>
              <w:bidi w:val="0"/>
              <w:rPr>
                <w:rFonts w:hint="default"/>
              </w:rPr>
            </w:pPr>
            <w:r>
              <w:rPr>
                <w:rFonts w:hint="default"/>
              </w:rPr>
              <w:t>ptbh</w:t>
            </w:r>
          </w:p>
        </w:tc>
        <w:tc>
          <w:tcPr>
            <w:tcW w:w="1087" w:type="pct"/>
            <w:noWrap w:val="0"/>
            <w:vAlign w:val="center"/>
          </w:tcPr>
          <w:p w14:paraId="5E2EF9FC">
            <w:pPr>
              <w:pStyle w:val="26"/>
              <w:bidi w:val="0"/>
              <w:rPr>
                <w:rFonts w:hint="default"/>
              </w:rPr>
            </w:pPr>
            <w:r>
              <w:rPr>
                <w:rFonts w:hint="default"/>
              </w:rPr>
              <w:t>平台编号</w:t>
            </w:r>
          </w:p>
        </w:tc>
        <w:tc>
          <w:tcPr>
            <w:tcW w:w="753" w:type="pct"/>
            <w:noWrap w:val="0"/>
            <w:vAlign w:val="center"/>
          </w:tcPr>
          <w:p w14:paraId="4C055A74">
            <w:pPr>
              <w:pStyle w:val="26"/>
              <w:bidi w:val="0"/>
              <w:rPr>
                <w:rFonts w:hint="default"/>
              </w:rPr>
            </w:pPr>
            <w:r>
              <w:rPr>
                <w:rFonts w:hint="default"/>
              </w:rPr>
              <w:t>varchar</w:t>
            </w:r>
          </w:p>
        </w:tc>
        <w:tc>
          <w:tcPr>
            <w:tcW w:w="418" w:type="pct"/>
            <w:noWrap w:val="0"/>
            <w:vAlign w:val="center"/>
          </w:tcPr>
          <w:p w14:paraId="362B4C23">
            <w:pPr>
              <w:pStyle w:val="26"/>
              <w:bidi w:val="0"/>
              <w:rPr>
                <w:rFonts w:hint="default"/>
              </w:rPr>
            </w:pPr>
            <w:r>
              <w:rPr>
                <w:rFonts w:hint="default"/>
              </w:rPr>
              <w:t>20</w:t>
            </w:r>
          </w:p>
        </w:tc>
        <w:tc>
          <w:tcPr>
            <w:tcW w:w="417" w:type="pct"/>
            <w:noWrap w:val="0"/>
            <w:vAlign w:val="center"/>
          </w:tcPr>
          <w:p w14:paraId="00576BC1">
            <w:pPr>
              <w:pStyle w:val="26"/>
              <w:bidi w:val="0"/>
              <w:rPr>
                <w:rFonts w:hint="default"/>
              </w:rPr>
            </w:pPr>
            <w:r>
              <w:rPr>
                <w:rFonts w:hint="default"/>
              </w:rPr>
              <w:t>是</w:t>
            </w:r>
          </w:p>
        </w:tc>
        <w:tc>
          <w:tcPr>
            <w:tcW w:w="920" w:type="pct"/>
            <w:noWrap w:val="0"/>
            <w:vAlign w:val="center"/>
          </w:tcPr>
          <w:p w14:paraId="5AD40F07">
            <w:pPr>
              <w:pStyle w:val="26"/>
              <w:bidi w:val="0"/>
              <w:rPr>
                <w:rFonts w:hint="default"/>
              </w:rPr>
            </w:pPr>
            <w:r>
              <w:rPr>
                <w:rFonts w:hint="default"/>
                <w:lang w:val="en-US" w:eastAsia="zh-CN"/>
              </w:rPr>
              <w:t>直连单位ID</w:t>
            </w:r>
          </w:p>
        </w:tc>
      </w:tr>
      <w:tr w14:paraId="39853F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B0917C">
            <w:pPr>
              <w:pStyle w:val="26"/>
              <w:bidi w:val="0"/>
              <w:rPr>
                <w:rFonts w:hint="default"/>
              </w:rPr>
            </w:pPr>
            <w:r>
              <w:rPr>
                <w:rFonts w:hint="default"/>
                <w:lang w:val="en-US" w:eastAsia="zh-CN"/>
              </w:rPr>
              <w:t>4</w:t>
            </w:r>
          </w:p>
        </w:tc>
        <w:tc>
          <w:tcPr>
            <w:tcW w:w="1004" w:type="pct"/>
            <w:noWrap w:val="0"/>
            <w:vAlign w:val="center"/>
          </w:tcPr>
          <w:p w14:paraId="56A6896E">
            <w:pPr>
              <w:pStyle w:val="26"/>
              <w:bidi w:val="0"/>
              <w:rPr>
                <w:rFonts w:hint="default"/>
              </w:rPr>
            </w:pPr>
            <w:r>
              <w:rPr>
                <w:rFonts w:hint="default"/>
              </w:rPr>
              <w:t>fppz</w:t>
            </w:r>
          </w:p>
        </w:tc>
        <w:tc>
          <w:tcPr>
            <w:tcW w:w="1087" w:type="pct"/>
            <w:noWrap w:val="0"/>
            <w:vAlign w:val="center"/>
          </w:tcPr>
          <w:p w14:paraId="182EA45C">
            <w:pPr>
              <w:pStyle w:val="26"/>
              <w:bidi w:val="0"/>
              <w:rPr>
                <w:rFonts w:hint="default"/>
              </w:rPr>
            </w:pPr>
            <w:r>
              <w:rPr>
                <w:rFonts w:hint="default"/>
              </w:rPr>
              <w:t>发票票种</w:t>
            </w:r>
          </w:p>
        </w:tc>
        <w:tc>
          <w:tcPr>
            <w:tcW w:w="753" w:type="pct"/>
            <w:noWrap w:val="0"/>
            <w:vAlign w:val="center"/>
          </w:tcPr>
          <w:p w14:paraId="667E20EA">
            <w:pPr>
              <w:pStyle w:val="26"/>
              <w:bidi w:val="0"/>
              <w:rPr>
                <w:rFonts w:hint="default"/>
              </w:rPr>
            </w:pPr>
            <w:r>
              <w:rPr>
                <w:rFonts w:hint="default"/>
              </w:rPr>
              <w:t>varchar</w:t>
            </w:r>
          </w:p>
        </w:tc>
        <w:tc>
          <w:tcPr>
            <w:tcW w:w="418" w:type="pct"/>
            <w:noWrap w:val="0"/>
            <w:vAlign w:val="center"/>
          </w:tcPr>
          <w:p w14:paraId="6BC1D84D">
            <w:pPr>
              <w:pStyle w:val="26"/>
              <w:bidi w:val="0"/>
              <w:rPr>
                <w:rFonts w:hint="default"/>
              </w:rPr>
            </w:pPr>
            <w:r>
              <w:rPr>
                <w:rFonts w:hint="default"/>
              </w:rPr>
              <w:t>2</w:t>
            </w:r>
          </w:p>
        </w:tc>
        <w:tc>
          <w:tcPr>
            <w:tcW w:w="417" w:type="pct"/>
            <w:noWrap w:val="0"/>
            <w:vAlign w:val="center"/>
          </w:tcPr>
          <w:p w14:paraId="62067BC3">
            <w:pPr>
              <w:pStyle w:val="26"/>
              <w:bidi w:val="0"/>
              <w:rPr>
                <w:rFonts w:hint="default"/>
              </w:rPr>
            </w:pPr>
            <w:r>
              <w:rPr>
                <w:rFonts w:hint="default"/>
              </w:rPr>
              <w:t>是</w:t>
            </w:r>
          </w:p>
        </w:tc>
        <w:tc>
          <w:tcPr>
            <w:tcW w:w="920" w:type="pct"/>
            <w:noWrap w:val="0"/>
            <w:vAlign w:val="center"/>
          </w:tcPr>
          <w:p w14:paraId="2EBC86ED">
            <w:pPr>
              <w:pStyle w:val="26"/>
              <w:bidi w:val="0"/>
              <w:rPr>
                <w:rFonts w:hint="default"/>
              </w:rPr>
            </w:pPr>
            <w:r>
              <w:rPr>
                <w:rFonts w:hint="default"/>
              </w:rPr>
              <w:t>01：</w:t>
            </w:r>
            <w:r>
              <w:rPr>
                <w:rFonts w:hint="default"/>
                <w:lang w:eastAsia="zh-CN"/>
              </w:rPr>
              <w:t>数字化电子</w:t>
            </w:r>
            <w:r>
              <w:rPr>
                <w:rFonts w:hint="default"/>
              </w:rPr>
              <w:t>专</w:t>
            </w:r>
          </w:p>
          <w:p w14:paraId="3217ABCC">
            <w:pPr>
              <w:pStyle w:val="26"/>
              <w:bidi w:val="0"/>
              <w:rPr>
                <w:rFonts w:hint="default"/>
              </w:rPr>
            </w:pPr>
            <w:r>
              <w:rPr>
                <w:rFonts w:hint="default"/>
              </w:rPr>
              <w:t>02：</w:t>
            </w:r>
            <w:r>
              <w:rPr>
                <w:rFonts w:hint="default"/>
                <w:lang w:eastAsia="zh-CN"/>
              </w:rPr>
              <w:t>数字化电子</w:t>
            </w:r>
            <w:r>
              <w:rPr>
                <w:rFonts w:hint="default"/>
              </w:rPr>
              <w:t>普</w:t>
            </w:r>
          </w:p>
        </w:tc>
      </w:tr>
      <w:tr w14:paraId="703F2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A6F4B2">
            <w:pPr>
              <w:pStyle w:val="26"/>
              <w:bidi w:val="0"/>
              <w:rPr>
                <w:rFonts w:hint="default"/>
              </w:rPr>
            </w:pPr>
            <w:r>
              <w:rPr>
                <w:rFonts w:hint="default"/>
                <w:lang w:val="en-US" w:eastAsia="zh-CN"/>
              </w:rPr>
              <w:t>5</w:t>
            </w:r>
          </w:p>
        </w:tc>
        <w:tc>
          <w:tcPr>
            <w:tcW w:w="1004" w:type="pct"/>
            <w:noWrap w:val="0"/>
            <w:vAlign w:val="center"/>
          </w:tcPr>
          <w:p w14:paraId="5D946CFF">
            <w:pPr>
              <w:pStyle w:val="26"/>
              <w:bidi w:val="0"/>
              <w:rPr>
                <w:rFonts w:hint="default"/>
              </w:rPr>
            </w:pPr>
            <w:r>
              <w:rPr>
                <w:rFonts w:hint="default"/>
                <w:lang w:val="en-US" w:eastAsia="zh-CN"/>
              </w:rPr>
              <w:t>gmfzrrbz</w:t>
            </w:r>
          </w:p>
        </w:tc>
        <w:tc>
          <w:tcPr>
            <w:tcW w:w="1087" w:type="pct"/>
            <w:noWrap w:val="0"/>
            <w:vAlign w:val="center"/>
          </w:tcPr>
          <w:p w14:paraId="3E153F08">
            <w:pPr>
              <w:pStyle w:val="26"/>
              <w:bidi w:val="0"/>
              <w:rPr>
                <w:rFonts w:hint="default"/>
              </w:rPr>
            </w:pPr>
            <w:r>
              <w:rPr>
                <w:rFonts w:hint="default"/>
              </w:rPr>
              <w:t>购买方自然人标志</w:t>
            </w:r>
          </w:p>
        </w:tc>
        <w:tc>
          <w:tcPr>
            <w:tcW w:w="753" w:type="pct"/>
            <w:noWrap w:val="0"/>
            <w:vAlign w:val="center"/>
          </w:tcPr>
          <w:p w14:paraId="3EBC96BD">
            <w:pPr>
              <w:pStyle w:val="26"/>
              <w:bidi w:val="0"/>
              <w:rPr>
                <w:rFonts w:hint="default"/>
              </w:rPr>
            </w:pPr>
            <w:r>
              <w:rPr>
                <w:rFonts w:hint="default"/>
              </w:rPr>
              <w:t>varchar</w:t>
            </w:r>
          </w:p>
        </w:tc>
        <w:tc>
          <w:tcPr>
            <w:tcW w:w="418" w:type="pct"/>
            <w:noWrap w:val="0"/>
            <w:vAlign w:val="center"/>
          </w:tcPr>
          <w:p w14:paraId="6875F73E">
            <w:pPr>
              <w:pStyle w:val="26"/>
              <w:bidi w:val="0"/>
              <w:rPr>
                <w:rFonts w:hint="default"/>
              </w:rPr>
            </w:pPr>
            <w:r>
              <w:rPr>
                <w:rFonts w:hint="default"/>
              </w:rPr>
              <w:t>1</w:t>
            </w:r>
          </w:p>
        </w:tc>
        <w:tc>
          <w:tcPr>
            <w:tcW w:w="417" w:type="pct"/>
            <w:noWrap w:val="0"/>
            <w:vAlign w:val="center"/>
          </w:tcPr>
          <w:p w14:paraId="1645A337">
            <w:pPr>
              <w:pStyle w:val="26"/>
              <w:bidi w:val="0"/>
              <w:rPr>
                <w:rFonts w:hint="default"/>
              </w:rPr>
            </w:pPr>
            <w:r>
              <w:rPr>
                <w:rFonts w:hint="default"/>
                <w:lang w:val="en-US" w:eastAsia="zh-CN"/>
              </w:rPr>
              <w:t>否</w:t>
            </w:r>
          </w:p>
        </w:tc>
        <w:tc>
          <w:tcPr>
            <w:tcW w:w="920" w:type="pct"/>
            <w:noWrap w:val="0"/>
            <w:vAlign w:val="center"/>
          </w:tcPr>
          <w:p w14:paraId="057A29CA">
            <w:pPr>
              <w:pStyle w:val="26"/>
              <w:bidi w:val="0"/>
              <w:rPr>
                <w:rFonts w:hint="default"/>
              </w:rPr>
            </w:pPr>
            <w:r>
              <w:rPr>
                <w:rFonts w:hint="default"/>
                <w:lang w:val="en-US" w:eastAsia="zh-CN"/>
              </w:rPr>
              <w:t>Y</w:t>
            </w:r>
            <w:r>
              <w:rPr>
                <w:rFonts w:hint="default"/>
              </w:rPr>
              <w:t>：购买方</w:t>
            </w:r>
            <w:r>
              <w:rPr>
                <w:rFonts w:hint="default"/>
                <w:lang w:val="en-US" w:eastAsia="zh-CN"/>
              </w:rPr>
              <w:t>是</w:t>
            </w:r>
            <w:r>
              <w:rPr>
                <w:rFonts w:hint="default"/>
              </w:rPr>
              <w:t>自然人</w:t>
            </w:r>
          </w:p>
          <w:p w14:paraId="3B8F571F">
            <w:pPr>
              <w:pStyle w:val="26"/>
              <w:bidi w:val="0"/>
              <w:rPr>
                <w:rFonts w:hint="default"/>
              </w:rPr>
            </w:pPr>
            <w:r>
              <w:rPr>
                <w:rFonts w:hint="default"/>
                <w:lang w:val="en-US" w:eastAsia="zh-CN"/>
              </w:rPr>
              <w:t>N</w:t>
            </w:r>
            <w:r>
              <w:rPr>
                <w:rFonts w:hint="default"/>
              </w:rPr>
              <w:t>：购买方</w:t>
            </w:r>
            <w:r>
              <w:rPr>
                <w:rFonts w:hint="default"/>
                <w:lang w:val="en-US" w:eastAsia="zh-CN"/>
              </w:rPr>
              <w:t>非</w:t>
            </w:r>
            <w:r>
              <w:rPr>
                <w:rFonts w:hint="default"/>
              </w:rPr>
              <w:t>自然人</w:t>
            </w:r>
          </w:p>
        </w:tc>
      </w:tr>
      <w:tr w14:paraId="105D0A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A1C1CB6">
            <w:pPr>
              <w:pStyle w:val="26"/>
              <w:bidi w:val="0"/>
              <w:rPr>
                <w:rFonts w:hint="default"/>
              </w:rPr>
            </w:pPr>
            <w:r>
              <w:rPr>
                <w:rFonts w:hint="default"/>
                <w:lang w:val="en-US" w:eastAsia="zh-CN"/>
              </w:rPr>
              <w:t>6</w:t>
            </w:r>
          </w:p>
        </w:tc>
        <w:tc>
          <w:tcPr>
            <w:tcW w:w="1004" w:type="pct"/>
            <w:noWrap w:val="0"/>
            <w:vAlign w:val="center"/>
          </w:tcPr>
          <w:p w14:paraId="2CC07AF4">
            <w:pPr>
              <w:pStyle w:val="26"/>
              <w:bidi w:val="0"/>
              <w:rPr>
                <w:rFonts w:hint="default"/>
              </w:rPr>
            </w:pPr>
            <w:r>
              <w:rPr>
                <w:rFonts w:hint="default"/>
              </w:rPr>
              <w:t>tdys</w:t>
            </w:r>
          </w:p>
        </w:tc>
        <w:tc>
          <w:tcPr>
            <w:tcW w:w="1087" w:type="pct"/>
            <w:noWrap w:val="0"/>
            <w:vAlign w:val="center"/>
          </w:tcPr>
          <w:p w14:paraId="7AA81033">
            <w:pPr>
              <w:pStyle w:val="26"/>
              <w:bidi w:val="0"/>
              <w:rPr>
                <w:rFonts w:hint="default"/>
              </w:rPr>
            </w:pPr>
            <w:r>
              <w:rPr>
                <w:rFonts w:hint="default"/>
              </w:rPr>
              <w:t>特定要素</w:t>
            </w:r>
          </w:p>
        </w:tc>
        <w:tc>
          <w:tcPr>
            <w:tcW w:w="753" w:type="pct"/>
            <w:noWrap w:val="0"/>
            <w:vAlign w:val="center"/>
          </w:tcPr>
          <w:p w14:paraId="4E070648">
            <w:pPr>
              <w:pStyle w:val="26"/>
              <w:bidi w:val="0"/>
              <w:rPr>
                <w:rFonts w:hint="default"/>
              </w:rPr>
            </w:pPr>
            <w:r>
              <w:rPr>
                <w:rFonts w:hint="default"/>
              </w:rPr>
              <w:t>varchar</w:t>
            </w:r>
          </w:p>
        </w:tc>
        <w:tc>
          <w:tcPr>
            <w:tcW w:w="418" w:type="pct"/>
            <w:noWrap w:val="0"/>
            <w:vAlign w:val="center"/>
          </w:tcPr>
          <w:p w14:paraId="17D2973B">
            <w:pPr>
              <w:pStyle w:val="26"/>
              <w:bidi w:val="0"/>
              <w:rPr>
                <w:rFonts w:hint="default"/>
              </w:rPr>
            </w:pPr>
            <w:r>
              <w:rPr>
                <w:rFonts w:hint="default"/>
              </w:rPr>
              <w:t>2</w:t>
            </w:r>
          </w:p>
        </w:tc>
        <w:tc>
          <w:tcPr>
            <w:tcW w:w="417" w:type="pct"/>
            <w:noWrap w:val="0"/>
            <w:vAlign w:val="center"/>
          </w:tcPr>
          <w:p w14:paraId="03AFFF2E">
            <w:pPr>
              <w:pStyle w:val="26"/>
              <w:bidi w:val="0"/>
              <w:rPr>
                <w:rFonts w:hint="default"/>
              </w:rPr>
            </w:pPr>
            <w:r>
              <w:rPr>
                <w:rFonts w:hint="default"/>
              </w:rPr>
              <w:t>是</w:t>
            </w:r>
          </w:p>
        </w:tc>
        <w:tc>
          <w:tcPr>
            <w:tcW w:w="920" w:type="pct"/>
            <w:noWrap w:val="0"/>
            <w:vAlign w:val="center"/>
          </w:tcPr>
          <w:p w14:paraId="25708368">
            <w:pPr>
              <w:pStyle w:val="26"/>
              <w:bidi w:val="0"/>
              <w:rPr>
                <w:rFonts w:hint="default"/>
              </w:rPr>
            </w:pPr>
            <w:r>
              <w:rPr>
                <w:rFonts w:hint="default"/>
              </w:rPr>
              <w:t>01：成品油发票</w:t>
            </w:r>
          </w:p>
        </w:tc>
      </w:tr>
      <w:tr w14:paraId="5DD40B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AFFAD79">
            <w:pPr>
              <w:pStyle w:val="26"/>
              <w:bidi w:val="0"/>
              <w:rPr>
                <w:rFonts w:hint="default"/>
              </w:rPr>
            </w:pPr>
            <w:r>
              <w:rPr>
                <w:rFonts w:hint="default"/>
                <w:lang w:val="en-US" w:eastAsia="zh-CN"/>
              </w:rPr>
              <w:t>7</w:t>
            </w:r>
          </w:p>
        </w:tc>
        <w:tc>
          <w:tcPr>
            <w:tcW w:w="1004" w:type="pct"/>
            <w:noWrap w:val="0"/>
            <w:vAlign w:val="center"/>
          </w:tcPr>
          <w:p w14:paraId="6E510D7A">
            <w:pPr>
              <w:pStyle w:val="26"/>
              <w:bidi w:val="0"/>
              <w:rPr>
                <w:rFonts w:hint="default"/>
              </w:rPr>
            </w:pPr>
            <w:r>
              <w:rPr>
                <w:rFonts w:hint="default"/>
              </w:rPr>
              <w:t>qyDm</w:t>
            </w:r>
          </w:p>
        </w:tc>
        <w:tc>
          <w:tcPr>
            <w:tcW w:w="1087" w:type="pct"/>
            <w:noWrap w:val="0"/>
            <w:vAlign w:val="center"/>
          </w:tcPr>
          <w:p w14:paraId="6CE345B8">
            <w:pPr>
              <w:pStyle w:val="26"/>
              <w:bidi w:val="0"/>
              <w:rPr>
                <w:rFonts w:hint="default"/>
              </w:rPr>
            </w:pPr>
            <w:r>
              <w:rPr>
                <w:rFonts w:hint="default"/>
              </w:rPr>
              <w:t>区域代码</w:t>
            </w:r>
          </w:p>
        </w:tc>
        <w:tc>
          <w:tcPr>
            <w:tcW w:w="753" w:type="pct"/>
            <w:noWrap w:val="0"/>
            <w:vAlign w:val="center"/>
          </w:tcPr>
          <w:p w14:paraId="6169FB80">
            <w:pPr>
              <w:pStyle w:val="26"/>
              <w:bidi w:val="0"/>
              <w:rPr>
                <w:rFonts w:hint="default"/>
              </w:rPr>
            </w:pPr>
            <w:r>
              <w:rPr>
                <w:rFonts w:hint="default"/>
              </w:rPr>
              <w:t>varchar</w:t>
            </w:r>
          </w:p>
        </w:tc>
        <w:tc>
          <w:tcPr>
            <w:tcW w:w="418" w:type="pct"/>
            <w:noWrap w:val="0"/>
            <w:vAlign w:val="center"/>
          </w:tcPr>
          <w:p w14:paraId="3EEF7CDC">
            <w:pPr>
              <w:pStyle w:val="26"/>
              <w:bidi w:val="0"/>
              <w:rPr>
                <w:rFonts w:hint="default"/>
              </w:rPr>
            </w:pPr>
            <w:r>
              <w:rPr>
                <w:rFonts w:hint="default"/>
              </w:rPr>
              <w:t>20</w:t>
            </w:r>
          </w:p>
        </w:tc>
        <w:tc>
          <w:tcPr>
            <w:tcW w:w="417" w:type="pct"/>
            <w:noWrap w:val="0"/>
            <w:vAlign w:val="center"/>
          </w:tcPr>
          <w:p w14:paraId="42792A59">
            <w:pPr>
              <w:pStyle w:val="26"/>
              <w:bidi w:val="0"/>
              <w:rPr>
                <w:rFonts w:hint="default"/>
                <w:lang w:eastAsia="zh-CN"/>
              </w:rPr>
            </w:pPr>
            <w:r>
              <w:rPr>
                <w:rFonts w:hint="default"/>
                <w:lang w:val="en-US" w:eastAsia="zh-CN"/>
              </w:rPr>
              <w:t>是</w:t>
            </w:r>
          </w:p>
        </w:tc>
        <w:tc>
          <w:tcPr>
            <w:tcW w:w="920" w:type="pct"/>
            <w:noWrap w:val="0"/>
            <w:vAlign w:val="center"/>
          </w:tcPr>
          <w:p w14:paraId="6E5D3CEA">
            <w:pPr>
              <w:pStyle w:val="26"/>
              <w:bidi w:val="0"/>
              <w:rPr>
                <w:rFonts w:hint="default"/>
              </w:rPr>
            </w:pPr>
          </w:p>
        </w:tc>
      </w:tr>
      <w:tr w14:paraId="49482A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B1C747">
            <w:pPr>
              <w:pStyle w:val="26"/>
              <w:bidi w:val="0"/>
              <w:rPr>
                <w:rFonts w:hint="default"/>
              </w:rPr>
            </w:pPr>
            <w:r>
              <w:rPr>
                <w:rFonts w:hint="default"/>
                <w:lang w:val="en-US" w:eastAsia="zh-CN"/>
              </w:rPr>
              <w:t>8</w:t>
            </w:r>
          </w:p>
        </w:tc>
        <w:tc>
          <w:tcPr>
            <w:tcW w:w="1004" w:type="pct"/>
            <w:noWrap w:val="0"/>
            <w:vAlign w:val="center"/>
          </w:tcPr>
          <w:p w14:paraId="7210188A">
            <w:pPr>
              <w:pStyle w:val="26"/>
              <w:bidi w:val="0"/>
              <w:rPr>
                <w:rFonts w:hint="default"/>
              </w:rPr>
            </w:pPr>
            <w:r>
              <w:rPr>
                <w:rFonts w:hint="default"/>
              </w:rPr>
              <w:t>cezslxDm</w:t>
            </w:r>
          </w:p>
        </w:tc>
        <w:tc>
          <w:tcPr>
            <w:tcW w:w="1087" w:type="pct"/>
            <w:noWrap w:val="0"/>
            <w:vAlign w:val="center"/>
          </w:tcPr>
          <w:p w14:paraId="6AD433A8">
            <w:pPr>
              <w:pStyle w:val="26"/>
              <w:bidi w:val="0"/>
              <w:rPr>
                <w:rFonts w:hint="default"/>
              </w:rPr>
            </w:pPr>
            <w:r>
              <w:rPr>
                <w:rFonts w:hint="default"/>
              </w:rPr>
              <w:t>差额征税类型代码</w:t>
            </w:r>
          </w:p>
        </w:tc>
        <w:tc>
          <w:tcPr>
            <w:tcW w:w="753" w:type="pct"/>
            <w:noWrap w:val="0"/>
            <w:vAlign w:val="center"/>
          </w:tcPr>
          <w:p w14:paraId="20A6275E">
            <w:pPr>
              <w:pStyle w:val="26"/>
              <w:bidi w:val="0"/>
              <w:rPr>
                <w:rFonts w:hint="default"/>
              </w:rPr>
            </w:pPr>
            <w:r>
              <w:rPr>
                <w:rFonts w:hint="default"/>
              </w:rPr>
              <w:t>varchar</w:t>
            </w:r>
          </w:p>
        </w:tc>
        <w:tc>
          <w:tcPr>
            <w:tcW w:w="418" w:type="pct"/>
            <w:noWrap w:val="0"/>
            <w:vAlign w:val="center"/>
          </w:tcPr>
          <w:p w14:paraId="1FC6959B">
            <w:pPr>
              <w:pStyle w:val="26"/>
              <w:bidi w:val="0"/>
              <w:rPr>
                <w:rFonts w:hint="default"/>
              </w:rPr>
            </w:pPr>
            <w:r>
              <w:rPr>
                <w:rFonts w:hint="default"/>
              </w:rPr>
              <w:t>2</w:t>
            </w:r>
          </w:p>
        </w:tc>
        <w:tc>
          <w:tcPr>
            <w:tcW w:w="417" w:type="pct"/>
            <w:noWrap w:val="0"/>
            <w:vAlign w:val="center"/>
          </w:tcPr>
          <w:p w14:paraId="7CE1A94F">
            <w:pPr>
              <w:pStyle w:val="26"/>
              <w:bidi w:val="0"/>
              <w:rPr>
                <w:rFonts w:hint="default"/>
              </w:rPr>
            </w:pPr>
            <w:r>
              <w:rPr>
                <w:rFonts w:hint="default"/>
              </w:rPr>
              <w:t>否</w:t>
            </w:r>
          </w:p>
        </w:tc>
        <w:tc>
          <w:tcPr>
            <w:tcW w:w="920" w:type="pct"/>
            <w:noWrap w:val="0"/>
            <w:vAlign w:val="center"/>
          </w:tcPr>
          <w:p w14:paraId="6EEA048B">
            <w:pPr>
              <w:pStyle w:val="26"/>
              <w:bidi w:val="0"/>
              <w:rPr>
                <w:rFonts w:hint="default"/>
              </w:rPr>
            </w:pPr>
            <w:r>
              <w:rPr>
                <w:rFonts w:hint="default"/>
              </w:rPr>
              <w:t>空：非差额发票</w:t>
            </w:r>
          </w:p>
          <w:p w14:paraId="5296D651">
            <w:pPr>
              <w:pStyle w:val="26"/>
              <w:bidi w:val="0"/>
              <w:rPr>
                <w:rFonts w:hint="default"/>
              </w:rPr>
            </w:pPr>
            <w:r>
              <w:rPr>
                <w:rFonts w:hint="default"/>
              </w:rPr>
              <w:t>01：</w:t>
            </w:r>
            <w:r>
              <w:rPr>
                <w:rFonts w:hint="default"/>
                <w:lang w:val="en-US" w:eastAsia="zh-CN"/>
              </w:rPr>
              <w:t>全</w:t>
            </w:r>
            <w:r>
              <w:rPr>
                <w:rFonts w:hint="default"/>
              </w:rPr>
              <w:t>额开票</w:t>
            </w:r>
          </w:p>
          <w:p w14:paraId="35E850D7">
            <w:pPr>
              <w:pStyle w:val="26"/>
              <w:bidi w:val="0"/>
              <w:rPr>
                <w:rFonts w:hint="default"/>
              </w:rPr>
            </w:pPr>
            <w:r>
              <w:rPr>
                <w:rFonts w:hint="default"/>
              </w:rPr>
              <w:t>02：</w:t>
            </w:r>
            <w:r>
              <w:rPr>
                <w:rFonts w:hint="default"/>
                <w:lang w:val="en-US" w:eastAsia="zh-CN"/>
              </w:rPr>
              <w:t>差</w:t>
            </w:r>
            <w:r>
              <w:rPr>
                <w:rFonts w:hint="default"/>
              </w:rPr>
              <w:t>额开票</w:t>
            </w:r>
          </w:p>
        </w:tc>
      </w:tr>
      <w:tr w14:paraId="1F93E1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BF6B0E">
            <w:pPr>
              <w:pStyle w:val="26"/>
              <w:bidi w:val="0"/>
              <w:rPr>
                <w:rFonts w:hint="default"/>
              </w:rPr>
            </w:pPr>
            <w:r>
              <w:rPr>
                <w:rFonts w:hint="default"/>
                <w:lang w:val="en-US" w:eastAsia="zh-CN"/>
              </w:rPr>
              <w:t>9</w:t>
            </w:r>
          </w:p>
        </w:tc>
        <w:tc>
          <w:tcPr>
            <w:tcW w:w="1004" w:type="pct"/>
            <w:noWrap w:val="0"/>
            <w:vAlign w:val="center"/>
          </w:tcPr>
          <w:p w14:paraId="085447A7">
            <w:pPr>
              <w:pStyle w:val="26"/>
              <w:bidi w:val="0"/>
              <w:rPr>
                <w:rFonts w:hint="default"/>
              </w:rPr>
            </w:pPr>
            <w:r>
              <w:rPr>
                <w:rFonts w:hint="default"/>
              </w:rPr>
              <w:t>sgfplxDm</w:t>
            </w:r>
          </w:p>
        </w:tc>
        <w:tc>
          <w:tcPr>
            <w:tcW w:w="1087" w:type="pct"/>
            <w:noWrap w:val="0"/>
            <w:vAlign w:val="center"/>
          </w:tcPr>
          <w:p w14:paraId="1E286A72">
            <w:pPr>
              <w:pStyle w:val="26"/>
              <w:bidi w:val="0"/>
              <w:rPr>
                <w:rFonts w:hint="default"/>
              </w:rPr>
            </w:pPr>
            <w:r>
              <w:rPr>
                <w:rFonts w:hint="default"/>
              </w:rPr>
              <w:t>收购发票类型代码</w:t>
            </w:r>
          </w:p>
        </w:tc>
        <w:tc>
          <w:tcPr>
            <w:tcW w:w="753" w:type="pct"/>
            <w:noWrap w:val="0"/>
            <w:vAlign w:val="center"/>
          </w:tcPr>
          <w:p w14:paraId="2655AA91">
            <w:pPr>
              <w:pStyle w:val="26"/>
              <w:bidi w:val="0"/>
              <w:rPr>
                <w:rFonts w:hint="default"/>
              </w:rPr>
            </w:pPr>
            <w:r>
              <w:rPr>
                <w:rFonts w:hint="default"/>
              </w:rPr>
              <w:t>varchar</w:t>
            </w:r>
          </w:p>
        </w:tc>
        <w:tc>
          <w:tcPr>
            <w:tcW w:w="418" w:type="pct"/>
            <w:noWrap w:val="0"/>
            <w:vAlign w:val="center"/>
          </w:tcPr>
          <w:p w14:paraId="6AEE673C">
            <w:pPr>
              <w:pStyle w:val="26"/>
              <w:bidi w:val="0"/>
              <w:rPr>
                <w:rFonts w:hint="default"/>
              </w:rPr>
            </w:pPr>
            <w:r>
              <w:rPr>
                <w:rFonts w:hint="default"/>
              </w:rPr>
              <w:t>2</w:t>
            </w:r>
          </w:p>
        </w:tc>
        <w:tc>
          <w:tcPr>
            <w:tcW w:w="417" w:type="pct"/>
            <w:noWrap w:val="0"/>
            <w:vAlign w:val="center"/>
          </w:tcPr>
          <w:p w14:paraId="78C58FC1">
            <w:pPr>
              <w:pStyle w:val="26"/>
              <w:bidi w:val="0"/>
              <w:rPr>
                <w:rFonts w:hint="default"/>
              </w:rPr>
            </w:pPr>
            <w:r>
              <w:rPr>
                <w:rFonts w:hint="default"/>
              </w:rPr>
              <w:t>否</w:t>
            </w:r>
          </w:p>
        </w:tc>
        <w:tc>
          <w:tcPr>
            <w:tcW w:w="920" w:type="pct"/>
            <w:noWrap w:val="0"/>
            <w:vAlign w:val="center"/>
          </w:tcPr>
          <w:p w14:paraId="459B24DF">
            <w:pPr>
              <w:pStyle w:val="26"/>
              <w:bidi w:val="0"/>
              <w:rPr>
                <w:rFonts w:hint="default"/>
              </w:rPr>
            </w:pPr>
            <w:r>
              <w:rPr>
                <w:rFonts w:hint="default"/>
              </w:rPr>
              <w:t>空：非收购发票</w:t>
            </w:r>
          </w:p>
          <w:p w14:paraId="47AA7CC5">
            <w:pPr>
              <w:pStyle w:val="26"/>
              <w:bidi w:val="0"/>
              <w:rPr>
                <w:rFonts w:hint="default"/>
              </w:rPr>
            </w:pPr>
            <w:r>
              <w:rPr>
                <w:rFonts w:hint="default"/>
              </w:rPr>
              <w:t>01：农产品收购发票</w:t>
            </w:r>
          </w:p>
          <w:p w14:paraId="502F1654">
            <w:pPr>
              <w:pStyle w:val="26"/>
              <w:bidi w:val="0"/>
              <w:rPr>
                <w:rFonts w:hint="default"/>
              </w:rPr>
            </w:pPr>
            <w:r>
              <w:rPr>
                <w:rFonts w:hint="default"/>
              </w:rPr>
              <w:t>02：光伏收购发票</w:t>
            </w:r>
          </w:p>
          <w:p w14:paraId="1BDC2F7C">
            <w:pPr>
              <w:pStyle w:val="26"/>
              <w:bidi w:val="0"/>
              <w:rPr>
                <w:rFonts w:hint="default"/>
              </w:rPr>
            </w:pPr>
            <w:r>
              <w:rPr>
                <w:rFonts w:hint="default"/>
              </w:rPr>
              <w:t>03：二手车收购发票</w:t>
            </w:r>
          </w:p>
        </w:tc>
      </w:tr>
      <w:tr w14:paraId="34D17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6FC4E8">
            <w:pPr>
              <w:pStyle w:val="26"/>
              <w:bidi w:val="0"/>
              <w:rPr>
                <w:rFonts w:hint="default"/>
              </w:rPr>
            </w:pPr>
            <w:r>
              <w:rPr>
                <w:rFonts w:hint="default"/>
                <w:lang w:val="en-US" w:eastAsia="zh-CN"/>
              </w:rPr>
              <w:t>10</w:t>
            </w:r>
          </w:p>
        </w:tc>
        <w:tc>
          <w:tcPr>
            <w:tcW w:w="1004" w:type="pct"/>
            <w:noWrap w:val="0"/>
            <w:vAlign w:val="center"/>
          </w:tcPr>
          <w:p w14:paraId="2FAED668">
            <w:pPr>
              <w:pStyle w:val="26"/>
              <w:bidi w:val="0"/>
              <w:rPr>
                <w:rFonts w:hint="default"/>
              </w:rPr>
            </w:pPr>
            <w:r>
              <w:rPr>
                <w:rFonts w:hint="default"/>
              </w:rPr>
              <w:t>ckywsyzcDm</w:t>
            </w:r>
          </w:p>
        </w:tc>
        <w:tc>
          <w:tcPr>
            <w:tcW w:w="1087" w:type="pct"/>
            <w:noWrap w:val="0"/>
            <w:vAlign w:val="center"/>
          </w:tcPr>
          <w:p w14:paraId="546F3B5A">
            <w:pPr>
              <w:pStyle w:val="26"/>
              <w:bidi w:val="0"/>
              <w:rPr>
                <w:rFonts w:hint="default"/>
              </w:rPr>
            </w:pPr>
            <w:r>
              <w:rPr>
                <w:rFonts w:hint="default"/>
              </w:rPr>
              <w:t>出口业务适用政策代码</w:t>
            </w:r>
          </w:p>
        </w:tc>
        <w:tc>
          <w:tcPr>
            <w:tcW w:w="753" w:type="pct"/>
            <w:noWrap w:val="0"/>
            <w:vAlign w:val="center"/>
          </w:tcPr>
          <w:p w14:paraId="2B3A24ED">
            <w:pPr>
              <w:pStyle w:val="26"/>
              <w:bidi w:val="0"/>
              <w:rPr>
                <w:rFonts w:hint="default"/>
              </w:rPr>
            </w:pPr>
            <w:r>
              <w:rPr>
                <w:rFonts w:hint="default"/>
              </w:rPr>
              <w:t>varchar</w:t>
            </w:r>
          </w:p>
        </w:tc>
        <w:tc>
          <w:tcPr>
            <w:tcW w:w="418" w:type="pct"/>
            <w:noWrap w:val="0"/>
            <w:vAlign w:val="center"/>
          </w:tcPr>
          <w:p w14:paraId="6E33F2A3">
            <w:pPr>
              <w:pStyle w:val="26"/>
              <w:bidi w:val="0"/>
              <w:rPr>
                <w:rFonts w:hint="default"/>
              </w:rPr>
            </w:pPr>
            <w:r>
              <w:rPr>
                <w:rFonts w:hint="default"/>
              </w:rPr>
              <w:t>2</w:t>
            </w:r>
          </w:p>
        </w:tc>
        <w:tc>
          <w:tcPr>
            <w:tcW w:w="417" w:type="pct"/>
            <w:noWrap w:val="0"/>
            <w:vAlign w:val="center"/>
          </w:tcPr>
          <w:p w14:paraId="20834F03">
            <w:pPr>
              <w:pStyle w:val="26"/>
              <w:bidi w:val="0"/>
              <w:rPr>
                <w:rFonts w:hint="default"/>
              </w:rPr>
            </w:pPr>
            <w:r>
              <w:rPr>
                <w:rFonts w:hint="default"/>
              </w:rPr>
              <w:t>否</w:t>
            </w:r>
          </w:p>
        </w:tc>
        <w:tc>
          <w:tcPr>
            <w:tcW w:w="920" w:type="pct"/>
            <w:noWrap w:val="0"/>
            <w:vAlign w:val="center"/>
          </w:tcPr>
          <w:p w14:paraId="103D27FB">
            <w:pPr>
              <w:pStyle w:val="26"/>
              <w:bidi w:val="0"/>
              <w:rPr>
                <w:rFonts w:hint="default"/>
              </w:rPr>
            </w:pPr>
            <w:r>
              <w:rPr>
                <w:rFonts w:hint="default"/>
              </w:rPr>
              <w:t>空：非出口业务</w:t>
            </w:r>
          </w:p>
          <w:p w14:paraId="56D7DD58">
            <w:pPr>
              <w:pStyle w:val="26"/>
              <w:bidi w:val="0"/>
              <w:rPr>
                <w:rFonts w:hint="default"/>
              </w:rPr>
            </w:pPr>
            <w:r>
              <w:rPr>
                <w:rFonts w:hint="default"/>
              </w:rPr>
              <w:t>01：退税政策</w:t>
            </w:r>
          </w:p>
          <w:p w14:paraId="768C0308">
            <w:pPr>
              <w:pStyle w:val="26"/>
              <w:bidi w:val="0"/>
              <w:rPr>
                <w:rFonts w:hint="default"/>
              </w:rPr>
            </w:pPr>
            <w:r>
              <w:rPr>
                <w:rFonts w:hint="default"/>
              </w:rPr>
              <w:t>02：免税政策</w:t>
            </w:r>
          </w:p>
          <w:p w14:paraId="24FE46A1">
            <w:pPr>
              <w:pStyle w:val="26"/>
              <w:bidi w:val="0"/>
              <w:rPr>
                <w:rFonts w:hint="default"/>
              </w:rPr>
            </w:pPr>
            <w:r>
              <w:rPr>
                <w:rFonts w:hint="default"/>
              </w:rPr>
              <w:t>03：征税政策</w:t>
            </w:r>
          </w:p>
        </w:tc>
      </w:tr>
      <w:tr w14:paraId="3050D6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8F10CD">
            <w:pPr>
              <w:pStyle w:val="26"/>
              <w:bidi w:val="0"/>
              <w:rPr>
                <w:rFonts w:hint="default"/>
              </w:rPr>
            </w:pPr>
            <w:r>
              <w:rPr>
                <w:rFonts w:hint="default"/>
                <w:lang w:val="en-US" w:eastAsia="zh-CN"/>
              </w:rPr>
              <w:t>11</w:t>
            </w:r>
          </w:p>
        </w:tc>
        <w:tc>
          <w:tcPr>
            <w:tcW w:w="1004" w:type="pct"/>
            <w:noWrap w:val="0"/>
            <w:vAlign w:val="center"/>
          </w:tcPr>
          <w:p w14:paraId="606789A4">
            <w:pPr>
              <w:pStyle w:val="26"/>
              <w:bidi w:val="0"/>
              <w:rPr>
                <w:rFonts w:hint="default"/>
              </w:rPr>
            </w:pPr>
            <w:r>
              <w:rPr>
                <w:rFonts w:hint="default"/>
              </w:rPr>
              <w:t>zzsjzjtDm</w:t>
            </w:r>
          </w:p>
        </w:tc>
        <w:tc>
          <w:tcPr>
            <w:tcW w:w="1087" w:type="pct"/>
            <w:noWrap w:val="0"/>
            <w:vAlign w:val="center"/>
          </w:tcPr>
          <w:p w14:paraId="3D70FAEB">
            <w:pPr>
              <w:pStyle w:val="26"/>
              <w:bidi w:val="0"/>
              <w:rPr>
                <w:rFonts w:hint="default"/>
              </w:rPr>
            </w:pPr>
            <w:r>
              <w:rPr>
                <w:rFonts w:hint="default"/>
              </w:rPr>
              <w:t>增值税即征即退代码</w:t>
            </w:r>
          </w:p>
        </w:tc>
        <w:tc>
          <w:tcPr>
            <w:tcW w:w="753" w:type="pct"/>
            <w:noWrap w:val="0"/>
            <w:vAlign w:val="center"/>
          </w:tcPr>
          <w:p w14:paraId="5E566F2E">
            <w:pPr>
              <w:pStyle w:val="26"/>
              <w:bidi w:val="0"/>
              <w:rPr>
                <w:rFonts w:hint="default"/>
              </w:rPr>
            </w:pPr>
            <w:r>
              <w:rPr>
                <w:rFonts w:hint="default"/>
              </w:rPr>
              <w:t>varchar</w:t>
            </w:r>
          </w:p>
        </w:tc>
        <w:tc>
          <w:tcPr>
            <w:tcW w:w="418" w:type="pct"/>
            <w:noWrap w:val="0"/>
            <w:vAlign w:val="center"/>
          </w:tcPr>
          <w:p w14:paraId="2C32A49E">
            <w:pPr>
              <w:pStyle w:val="26"/>
              <w:bidi w:val="0"/>
              <w:rPr>
                <w:rFonts w:hint="default"/>
              </w:rPr>
            </w:pPr>
            <w:r>
              <w:rPr>
                <w:rFonts w:hint="default"/>
              </w:rPr>
              <w:t>2</w:t>
            </w:r>
          </w:p>
        </w:tc>
        <w:tc>
          <w:tcPr>
            <w:tcW w:w="417" w:type="pct"/>
            <w:noWrap w:val="0"/>
            <w:vAlign w:val="center"/>
          </w:tcPr>
          <w:p w14:paraId="055E228C">
            <w:pPr>
              <w:pStyle w:val="26"/>
              <w:bidi w:val="0"/>
              <w:rPr>
                <w:rFonts w:hint="default"/>
              </w:rPr>
            </w:pPr>
            <w:r>
              <w:rPr>
                <w:rFonts w:hint="default"/>
              </w:rPr>
              <w:t>否</w:t>
            </w:r>
          </w:p>
        </w:tc>
        <w:tc>
          <w:tcPr>
            <w:tcW w:w="920" w:type="pct"/>
            <w:noWrap w:val="0"/>
            <w:vAlign w:val="center"/>
          </w:tcPr>
          <w:p w14:paraId="562E5C14">
            <w:pPr>
              <w:pStyle w:val="26"/>
              <w:bidi w:val="0"/>
              <w:rPr>
                <w:rFonts w:hint="default"/>
              </w:rPr>
            </w:pPr>
            <w:r>
              <w:rPr>
                <w:rFonts w:hint="default"/>
              </w:rPr>
              <w:t>空：非增值税即征即退</w:t>
            </w:r>
          </w:p>
          <w:p w14:paraId="46639D6C">
            <w:pPr>
              <w:pStyle w:val="26"/>
              <w:bidi w:val="0"/>
              <w:rPr>
                <w:rFonts w:hint="default"/>
              </w:rPr>
            </w:pPr>
            <w:r>
              <w:rPr>
                <w:rFonts w:hint="default"/>
              </w:rPr>
              <w:t>01：软件产品发票</w:t>
            </w:r>
          </w:p>
          <w:p w14:paraId="79E79486">
            <w:pPr>
              <w:pStyle w:val="26"/>
              <w:bidi w:val="0"/>
              <w:rPr>
                <w:rFonts w:hint="default"/>
              </w:rPr>
            </w:pPr>
            <w:r>
              <w:rPr>
                <w:rFonts w:hint="default"/>
              </w:rPr>
              <w:t>02：资源综合利用产品发票</w:t>
            </w:r>
          </w:p>
          <w:p w14:paraId="38926926">
            <w:pPr>
              <w:pStyle w:val="26"/>
              <w:bidi w:val="0"/>
              <w:rPr>
                <w:rFonts w:hint="default"/>
              </w:rPr>
            </w:pPr>
            <w:r>
              <w:rPr>
                <w:rFonts w:hint="default"/>
              </w:rPr>
              <w:t>03：管道运输服务发票</w:t>
            </w:r>
          </w:p>
          <w:p w14:paraId="39D25CD3">
            <w:pPr>
              <w:pStyle w:val="26"/>
              <w:bidi w:val="0"/>
              <w:rPr>
                <w:rFonts w:hint="default"/>
              </w:rPr>
            </w:pPr>
            <w:r>
              <w:rPr>
                <w:rFonts w:hint="default"/>
              </w:rPr>
              <w:t>04：有形动产融资租赁服务</w:t>
            </w:r>
          </w:p>
          <w:p w14:paraId="2CA588A3">
            <w:pPr>
              <w:pStyle w:val="26"/>
              <w:bidi w:val="0"/>
              <w:rPr>
                <w:rFonts w:hint="default"/>
              </w:rPr>
            </w:pPr>
            <w:r>
              <w:rPr>
                <w:rFonts w:hint="default"/>
              </w:rPr>
              <w:t>05：有形动产融资性售后回租服务发票</w:t>
            </w:r>
          </w:p>
          <w:p w14:paraId="1E53D8C9">
            <w:pPr>
              <w:pStyle w:val="26"/>
              <w:bidi w:val="0"/>
              <w:rPr>
                <w:rFonts w:hint="default"/>
              </w:rPr>
            </w:pPr>
            <w:r>
              <w:rPr>
                <w:rFonts w:hint="default"/>
              </w:rPr>
              <w:t>06：新型墙体材料发票</w:t>
            </w:r>
          </w:p>
          <w:p w14:paraId="4CB2C87D">
            <w:pPr>
              <w:pStyle w:val="26"/>
              <w:bidi w:val="0"/>
              <w:rPr>
                <w:rFonts w:hint="default"/>
              </w:rPr>
            </w:pPr>
            <w:r>
              <w:rPr>
                <w:rFonts w:hint="default"/>
              </w:rPr>
              <w:t>07：风力发电产品发票</w:t>
            </w:r>
          </w:p>
          <w:p w14:paraId="22AD93A0">
            <w:pPr>
              <w:pStyle w:val="26"/>
              <w:bidi w:val="0"/>
              <w:rPr>
                <w:rFonts w:hint="default"/>
              </w:rPr>
            </w:pPr>
            <w:r>
              <w:rPr>
                <w:rFonts w:hint="default"/>
              </w:rPr>
              <w:t>08：光伏发电产品发票</w:t>
            </w:r>
          </w:p>
          <w:p w14:paraId="15497D2F">
            <w:pPr>
              <w:pStyle w:val="26"/>
              <w:bidi w:val="0"/>
              <w:rPr>
                <w:rFonts w:hint="default"/>
              </w:rPr>
            </w:pPr>
            <w:r>
              <w:rPr>
                <w:rFonts w:hint="default"/>
              </w:rPr>
              <w:t>09：动漫软件产品发票</w:t>
            </w:r>
          </w:p>
          <w:p w14:paraId="65D7E920">
            <w:pPr>
              <w:pStyle w:val="26"/>
              <w:bidi w:val="0"/>
              <w:rPr>
                <w:rFonts w:hint="default"/>
              </w:rPr>
            </w:pPr>
            <w:r>
              <w:rPr>
                <w:rFonts w:hint="default"/>
              </w:rPr>
              <w:t>10：飞机维修劳务发票</w:t>
            </w:r>
          </w:p>
          <w:p w14:paraId="58914F39">
            <w:pPr>
              <w:pStyle w:val="26"/>
              <w:bidi w:val="0"/>
              <w:rPr>
                <w:rFonts w:hint="default"/>
              </w:rPr>
            </w:pPr>
            <w:r>
              <w:rPr>
                <w:rFonts w:hint="default"/>
              </w:rPr>
              <w:t>11：黄金发票</w:t>
            </w:r>
          </w:p>
          <w:p w14:paraId="053A2D7C">
            <w:pPr>
              <w:pStyle w:val="26"/>
              <w:bidi w:val="0"/>
              <w:rPr>
                <w:rFonts w:hint="default"/>
              </w:rPr>
            </w:pPr>
            <w:r>
              <w:rPr>
                <w:rFonts w:hint="default"/>
              </w:rPr>
              <w:t>12：铂金发票</w:t>
            </w:r>
          </w:p>
        </w:tc>
      </w:tr>
      <w:tr w14:paraId="5395D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A66B126">
            <w:pPr>
              <w:pStyle w:val="26"/>
              <w:bidi w:val="0"/>
              <w:rPr>
                <w:rFonts w:hint="default"/>
              </w:rPr>
            </w:pPr>
            <w:r>
              <w:rPr>
                <w:rFonts w:hint="default"/>
                <w:lang w:val="en-US" w:eastAsia="zh-CN"/>
              </w:rPr>
              <w:t>12</w:t>
            </w:r>
          </w:p>
        </w:tc>
        <w:tc>
          <w:tcPr>
            <w:tcW w:w="1004" w:type="pct"/>
            <w:noWrap w:val="0"/>
            <w:vAlign w:val="center"/>
          </w:tcPr>
          <w:p w14:paraId="2FC59070">
            <w:pPr>
              <w:pStyle w:val="26"/>
              <w:bidi w:val="0"/>
              <w:rPr>
                <w:rFonts w:hint="default"/>
              </w:rPr>
            </w:pPr>
            <w:r>
              <w:rPr>
                <w:rFonts w:hint="default"/>
              </w:rPr>
              <w:t>xsfnsrsbh</w:t>
            </w:r>
          </w:p>
        </w:tc>
        <w:tc>
          <w:tcPr>
            <w:tcW w:w="1087" w:type="pct"/>
            <w:noWrap w:val="0"/>
            <w:vAlign w:val="center"/>
          </w:tcPr>
          <w:p w14:paraId="0C99BEB1">
            <w:pPr>
              <w:pStyle w:val="26"/>
              <w:bidi w:val="0"/>
              <w:rPr>
                <w:rFonts w:hint="default"/>
              </w:rPr>
            </w:pPr>
            <w:r>
              <w:rPr>
                <w:rFonts w:hint="default"/>
              </w:rPr>
              <w:t>（销售方）统一社会信用代码/纳税人识别号/身份证件号码</w:t>
            </w:r>
          </w:p>
        </w:tc>
        <w:tc>
          <w:tcPr>
            <w:tcW w:w="753" w:type="pct"/>
            <w:noWrap w:val="0"/>
            <w:vAlign w:val="center"/>
          </w:tcPr>
          <w:p w14:paraId="748E63EE">
            <w:pPr>
              <w:pStyle w:val="26"/>
              <w:bidi w:val="0"/>
              <w:rPr>
                <w:rFonts w:hint="default"/>
              </w:rPr>
            </w:pPr>
            <w:r>
              <w:rPr>
                <w:rFonts w:hint="default"/>
              </w:rPr>
              <w:t>varchar</w:t>
            </w:r>
          </w:p>
        </w:tc>
        <w:tc>
          <w:tcPr>
            <w:tcW w:w="418" w:type="pct"/>
            <w:noWrap w:val="0"/>
            <w:vAlign w:val="center"/>
          </w:tcPr>
          <w:p w14:paraId="0BDEC733">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7ACF5614">
            <w:pPr>
              <w:pStyle w:val="26"/>
              <w:bidi w:val="0"/>
              <w:rPr>
                <w:rFonts w:hint="default"/>
              </w:rPr>
            </w:pPr>
            <w:r>
              <w:rPr>
                <w:rFonts w:hint="default"/>
              </w:rPr>
              <w:t>是</w:t>
            </w:r>
          </w:p>
        </w:tc>
        <w:tc>
          <w:tcPr>
            <w:tcW w:w="920" w:type="pct"/>
            <w:noWrap w:val="0"/>
            <w:vAlign w:val="center"/>
          </w:tcPr>
          <w:p w14:paraId="4D644EDD">
            <w:pPr>
              <w:pStyle w:val="26"/>
              <w:bidi w:val="0"/>
              <w:rPr>
                <w:rFonts w:hint="default"/>
              </w:rPr>
            </w:pPr>
          </w:p>
        </w:tc>
      </w:tr>
      <w:tr w14:paraId="26FC89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062BD04">
            <w:pPr>
              <w:pStyle w:val="26"/>
              <w:bidi w:val="0"/>
              <w:rPr>
                <w:rFonts w:hint="default"/>
              </w:rPr>
            </w:pPr>
            <w:r>
              <w:rPr>
                <w:rFonts w:hint="default"/>
                <w:lang w:val="en-US" w:eastAsia="zh-CN"/>
              </w:rPr>
              <w:t>13</w:t>
            </w:r>
          </w:p>
        </w:tc>
        <w:tc>
          <w:tcPr>
            <w:tcW w:w="1004" w:type="pct"/>
            <w:noWrap w:val="0"/>
            <w:vAlign w:val="center"/>
          </w:tcPr>
          <w:p w14:paraId="666D8F52">
            <w:pPr>
              <w:pStyle w:val="26"/>
              <w:bidi w:val="0"/>
              <w:rPr>
                <w:rFonts w:hint="default"/>
              </w:rPr>
            </w:pPr>
            <w:r>
              <w:rPr>
                <w:rFonts w:hint="default"/>
              </w:rPr>
              <w:t>xsfmc</w:t>
            </w:r>
          </w:p>
        </w:tc>
        <w:tc>
          <w:tcPr>
            <w:tcW w:w="1087" w:type="pct"/>
            <w:noWrap w:val="0"/>
            <w:vAlign w:val="center"/>
          </w:tcPr>
          <w:p w14:paraId="2BDEFC55">
            <w:pPr>
              <w:pStyle w:val="26"/>
              <w:bidi w:val="0"/>
              <w:rPr>
                <w:rFonts w:hint="default"/>
              </w:rPr>
            </w:pPr>
            <w:r>
              <w:rPr>
                <w:rFonts w:hint="default"/>
              </w:rPr>
              <w:t>(销售方)名称</w:t>
            </w:r>
          </w:p>
        </w:tc>
        <w:tc>
          <w:tcPr>
            <w:tcW w:w="753" w:type="pct"/>
            <w:noWrap w:val="0"/>
            <w:vAlign w:val="center"/>
          </w:tcPr>
          <w:p w14:paraId="0007792D">
            <w:pPr>
              <w:pStyle w:val="26"/>
              <w:bidi w:val="0"/>
              <w:rPr>
                <w:rFonts w:hint="default"/>
              </w:rPr>
            </w:pPr>
            <w:r>
              <w:rPr>
                <w:rFonts w:hint="default"/>
              </w:rPr>
              <w:t>varchar</w:t>
            </w:r>
          </w:p>
        </w:tc>
        <w:tc>
          <w:tcPr>
            <w:tcW w:w="418" w:type="pct"/>
            <w:noWrap w:val="0"/>
            <w:vAlign w:val="center"/>
          </w:tcPr>
          <w:p w14:paraId="0A0B2380">
            <w:pPr>
              <w:pStyle w:val="26"/>
              <w:bidi w:val="0"/>
              <w:rPr>
                <w:rFonts w:hint="default"/>
              </w:rPr>
            </w:pPr>
            <w:r>
              <w:rPr>
                <w:rFonts w:hint="default"/>
              </w:rPr>
              <w:t>300</w:t>
            </w:r>
          </w:p>
        </w:tc>
        <w:tc>
          <w:tcPr>
            <w:tcW w:w="417" w:type="pct"/>
            <w:noWrap w:val="0"/>
            <w:vAlign w:val="center"/>
          </w:tcPr>
          <w:p w14:paraId="3D7D4E82">
            <w:pPr>
              <w:pStyle w:val="26"/>
              <w:bidi w:val="0"/>
              <w:rPr>
                <w:rFonts w:hint="default"/>
              </w:rPr>
            </w:pPr>
            <w:r>
              <w:rPr>
                <w:rFonts w:hint="default"/>
              </w:rPr>
              <w:t>是</w:t>
            </w:r>
          </w:p>
        </w:tc>
        <w:tc>
          <w:tcPr>
            <w:tcW w:w="920" w:type="pct"/>
            <w:noWrap w:val="0"/>
            <w:vAlign w:val="center"/>
          </w:tcPr>
          <w:p w14:paraId="7F055741">
            <w:pPr>
              <w:pStyle w:val="26"/>
              <w:bidi w:val="0"/>
              <w:rPr>
                <w:rFonts w:hint="default"/>
              </w:rPr>
            </w:pPr>
          </w:p>
        </w:tc>
      </w:tr>
      <w:tr w14:paraId="0D03CB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CC58AF2">
            <w:pPr>
              <w:pStyle w:val="26"/>
              <w:bidi w:val="0"/>
              <w:rPr>
                <w:rFonts w:hint="default"/>
              </w:rPr>
            </w:pPr>
            <w:r>
              <w:rPr>
                <w:rFonts w:hint="default"/>
                <w:lang w:val="en-US" w:eastAsia="zh-CN"/>
              </w:rPr>
              <w:t>14</w:t>
            </w:r>
          </w:p>
        </w:tc>
        <w:tc>
          <w:tcPr>
            <w:tcW w:w="1004" w:type="pct"/>
            <w:noWrap w:val="0"/>
            <w:vAlign w:val="center"/>
          </w:tcPr>
          <w:p w14:paraId="526F33CF">
            <w:pPr>
              <w:pStyle w:val="26"/>
              <w:bidi w:val="0"/>
              <w:rPr>
                <w:rFonts w:hint="default"/>
              </w:rPr>
            </w:pPr>
            <w:r>
              <w:rPr>
                <w:rFonts w:hint="default"/>
              </w:rPr>
              <w:t>xsfdz</w:t>
            </w:r>
          </w:p>
        </w:tc>
        <w:tc>
          <w:tcPr>
            <w:tcW w:w="1087" w:type="pct"/>
            <w:noWrap w:val="0"/>
            <w:vAlign w:val="center"/>
          </w:tcPr>
          <w:p w14:paraId="3FD9F060">
            <w:pPr>
              <w:pStyle w:val="26"/>
              <w:bidi w:val="0"/>
              <w:rPr>
                <w:rFonts w:hint="default"/>
              </w:rPr>
            </w:pPr>
            <w:r>
              <w:rPr>
                <w:rFonts w:hint="default"/>
              </w:rPr>
              <w:t>销售方地址</w:t>
            </w:r>
          </w:p>
        </w:tc>
        <w:tc>
          <w:tcPr>
            <w:tcW w:w="753" w:type="pct"/>
            <w:noWrap w:val="0"/>
            <w:vAlign w:val="center"/>
          </w:tcPr>
          <w:p w14:paraId="3FC0E56E">
            <w:pPr>
              <w:pStyle w:val="26"/>
              <w:bidi w:val="0"/>
              <w:rPr>
                <w:rFonts w:hint="default"/>
              </w:rPr>
            </w:pPr>
            <w:r>
              <w:rPr>
                <w:rFonts w:hint="default"/>
              </w:rPr>
              <w:t>varchar</w:t>
            </w:r>
          </w:p>
        </w:tc>
        <w:tc>
          <w:tcPr>
            <w:tcW w:w="418" w:type="pct"/>
            <w:noWrap w:val="0"/>
            <w:vAlign w:val="center"/>
          </w:tcPr>
          <w:p w14:paraId="49A9731E">
            <w:pPr>
              <w:pStyle w:val="26"/>
              <w:bidi w:val="0"/>
              <w:rPr>
                <w:rFonts w:hint="default"/>
              </w:rPr>
            </w:pPr>
            <w:r>
              <w:rPr>
                <w:rFonts w:hint="default"/>
              </w:rPr>
              <w:t>300</w:t>
            </w:r>
          </w:p>
        </w:tc>
        <w:tc>
          <w:tcPr>
            <w:tcW w:w="417" w:type="pct"/>
            <w:noWrap w:val="0"/>
            <w:vAlign w:val="center"/>
          </w:tcPr>
          <w:p w14:paraId="54C827C9">
            <w:pPr>
              <w:pStyle w:val="26"/>
              <w:bidi w:val="0"/>
              <w:rPr>
                <w:rFonts w:hint="default"/>
              </w:rPr>
            </w:pPr>
            <w:r>
              <w:rPr>
                <w:rFonts w:hint="default"/>
              </w:rPr>
              <w:t>否</w:t>
            </w:r>
          </w:p>
        </w:tc>
        <w:tc>
          <w:tcPr>
            <w:tcW w:w="920" w:type="pct"/>
            <w:noWrap w:val="0"/>
            <w:vAlign w:val="center"/>
          </w:tcPr>
          <w:p w14:paraId="620C2752">
            <w:pPr>
              <w:pStyle w:val="26"/>
              <w:bidi w:val="0"/>
              <w:rPr>
                <w:rFonts w:hint="default"/>
              </w:rPr>
            </w:pPr>
          </w:p>
        </w:tc>
      </w:tr>
      <w:tr w14:paraId="2F24B9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A6926E">
            <w:pPr>
              <w:pStyle w:val="26"/>
              <w:bidi w:val="0"/>
              <w:rPr>
                <w:rFonts w:hint="default"/>
              </w:rPr>
            </w:pPr>
            <w:r>
              <w:rPr>
                <w:rFonts w:hint="default"/>
                <w:lang w:val="en-US" w:eastAsia="zh-CN"/>
              </w:rPr>
              <w:t>15</w:t>
            </w:r>
          </w:p>
        </w:tc>
        <w:tc>
          <w:tcPr>
            <w:tcW w:w="1004" w:type="pct"/>
            <w:noWrap w:val="0"/>
            <w:vAlign w:val="center"/>
          </w:tcPr>
          <w:p w14:paraId="61173361">
            <w:pPr>
              <w:pStyle w:val="26"/>
              <w:bidi w:val="0"/>
              <w:rPr>
                <w:rFonts w:hint="default"/>
              </w:rPr>
            </w:pPr>
            <w:r>
              <w:rPr>
                <w:rFonts w:hint="default"/>
              </w:rPr>
              <w:t>xsfdh</w:t>
            </w:r>
          </w:p>
        </w:tc>
        <w:tc>
          <w:tcPr>
            <w:tcW w:w="1087" w:type="pct"/>
            <w:noWrap w:val="0"/>
            <w:vAlign w:val="center"/>
          </w:tcPr>
          <w:p w14:paraId="1EB8689C">
            <w:pPr>
              <w:pStyle w:val="26"/>
              <w:bidi w:val="0"/>
              <w:rPr>
                <w:rFonts w:hint="default"/>
              </w:rPr>
            </w:pPr>
            <w:r>
              <w:rPr>
                <w:rFonts w:hint="default"/>
              </w:rPr>
              <w:t>销售方电话</w:t>
            </w:r>
          </w:p>
        </w:tc>
        <w:tc>
          <w:tcPr>
            <w:tcW w:w="753" w:type="pct"/>
            <w:noWrap w:val="0"/>
            <w:vAlign w:val="center"/>
          </w:tcPr>
          <w:p w14:paraId="763A010D">
            <w:pPr>
              <w:pStyle w:val="26"/>
              <w:bidi w:val="0"/>
              <w:rPr>
                <w:rFonts w:hint="default"/>
              </w:rPr>
            </w:pPr>
            <w:r>
              <w:rPr>
                <w:rFonts w:hint="default"/>
              </w:rPr>
              <w:t>varchar</w:t>
            </w:r>
          </w:p>
        </w:tc>
        <w:tc>
          <w:tcPr>
            <w:tcW w:w="418" w:type="pct"/>
            <w:noWrap w:val="0"/>
            <w:vAlign w:val="center"/>
          </w:tcPr>
          <w:p w14:paraId="2506C49D">
            <w:pPr>
              <w:pStyle w:val="26"/>
              <w:bidi w:val="0"/>
              <w:rPr>
                <w:rFonts w:hint="default"/>
              </w:rPr>
            </w:pPr>
            <w:r>
              <w:rPr>
                <w:rFonts w:hint="default"/>
              </w:rPr>
              <w:t>60</w:t>
            </w:r>
          </w:p>
        </w:tc>
        <w:tc>
          <w:tcPr>
            <w:tcW w:w="417" w:type="pct"/>
            <w:noWrap w:val="0"/>
            <w:vAlign w:val="center"/>
          </w:tcPr>
          <w:p w14:paraId="1AE01264">
            <w:pPr>
              <w:pStyle w:val="26"/>
              <w:bidi w:val="0"/>
              <w:rPr>
                <w:rFonts w:hint="default"/>
              </w:rPr>
            </w:pPr>
            <w:r>
              <w:rPr>
                <w:rFonts w:hint="default"/>
              </w:rPr>
              <w:t>否</w:t>
            </w:r>
          </w:p>
        </w:tc>
        <w:tc>
          <w:tcPr>
            <w:tcW w:w="920" w:type="pct"/>
            <w:noWrap w:val="0"/>
            <w:vAlign w:val="center"/>
          </w:tcPr>
          <w:p w14:paraId="3F9A899E">
            <w:pPr>
              <w:pStyle w:val="26"/>
              <w:bidi w:val="0"/>
              <w:rPr>
                <w:rFonts w:hint="default"/>
              </w:rPr>
            </w:pPr>
          </w:p>
        </w:tc>
      </w:tr>
      <w:tr w14:paraId="49C073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7F8D93">
            <w:pPr>
              <w:pStyle w:val="26"/>
              <w:bidi w:val="0"/>
              <w:rPr>
                <w:rFonts w:hint="default"/>
              </w:rPr>
            </w:pPr>
            <w:r>
              <w:rPr>
                <w:rFonts w:hint="default"/>
                <w:lang w:val="en-US" w:eastAsia="zh-CN"/>
              </w:rPr>
              <w:t>16</w:t>
            </w:r>
          </w:p>
        </w:tc>
        <w:tc>
          <w:tcPr>
            <w:tcW w:w="1004" w:type="pct"/>
            <w:noWrap w:val="0"/>
            <w:vAlign w:val="center"/>
          </w:tcPr>
          <w:p w14:paraId="0D00EB85">
            <w:pPr>
              <w:pStyle w:val="26"/>
              <w:bidi w:val="0"/>
              <w:rPr>
                <w:rFonts w:hint="default"/>
              </w:rPr>
            </w:pPr>
            <w:r>
              <w:rPr>
                <w:rFonts w:hint="default"/>
              </w:rPr>
              <w:t>xsfkhh</w:t>
            </w:r>
          </w:p>
        </w:tc>
        <w:tc>
          <w:tcPr>
            <w:tcW w:w="1087" w:type="pct"/>
            <w:noWrap w:val="0"/>
            <w:vAlign w:val="center"/>
          </w:tcPr>
          <w:p w14:paraId="455331CC">
            <w:pPr>
              <w:pStyle w:val="26"/>
              <w:bidi w:val="0"/>
              <w:rPr>
                <w:rFonts w:hint="default"/>
              </w:rPr>
            </w:pPr>
            <w:r>
              <w:rPr>
                <w:rFonts w:hint="default"/>
              </w:rPr>
              <w:t>销售方开户行</w:t>
            </w:r>
          </w:p>
        </w:tc>
        <w:tc>
          <w:tcPr>
            <w:tcW w:w="753" w:type="pct"/>
            <w:noWrap w:val="0"/>
            <w:vAlign w:val="center"/>
          </w:tcPr>
          <w:p w14:paraId="70330418">
            <w:pPr>
              <w:pStyle w:val="26"/>
              <w:bidi w:val="0"/>
              <w:rPr>
                <w:rFonts w:hint="default"/>
              </w:rPr>
            </w:pPr>
            <w:r>
              <w:rPr>
                <w:rFonts w:hint="default"/>
              </w:rPr>
              <w:t>varchar</w:t>
            </w:r>
          </w:p>
        </w:tc>
        <w:tc>
          <w:tcPr>
            <w:tcW w:w="418" w:type="pct"/>
            <w:noWrap w:val="0"/>
            <w:vAlign w:val="center"/>
          </w:tcPr>
          <w:p w14:paraId="7FE00718">
            <w:pPr>
              <w:pStyle w:val="26"/>
              <w:bidi w:val="0"/>
              <w:rPr>
                <w:rFonts w:hint="default"/>
              </w:rPr>
            </w:pPr>
            <w:r>
              <w:rPr>
                <w:rFonts w:hint="default"/>
              </w:rPr>
              <w:t>120</w:t>
            </w:r>
          </w:p>
        </w:tc>
        <w:tc>
          <w:tcPr>
            <w:tcW w:w="417" w:type="pct"/>
            <w:noWrap w:val="0"/>
            <w:vAlign w:val="center"/>
          </w:tcPr>
          <w:p w14:paraId="328D35DB">
            <w:pPr>
              <w:pStyle w:val="26"/>
              <w:bidi w:val="0"/>
              <w:rPr>
                <w:rFonts w:hint="default"/>
              </w:rPr>
            </w:pPr>
            <w:r>
              <w:rPr>
                <w:rFonts w:hint="default"/>
              </w:rPr>
              <w:t>否</w:t>
            </w:r>
          </w:p>
        </w:tc>
        <w:tc>
          <w:tcPr>
            <w:tcW w:w="920" w:type="pct"/>
            <w:noWrap w:val="0"/>
            <w:vAlign w:val="center"/>
          </w:tcPr>
          <w:p w14:paraId="6EAAD0C3">
            <w:pPr>
              <w:pStyle w:val="26"/>
              <w:bidi w:val="0"/>
              <w:rPr>
                <w:rFonts w:hint="default"/>
              </w:rPr>
            </w:pPr>
          </w:p>
        </w:tc>
      </w:tr>
      <w:tr w14:paraId="4E3819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7210AAA">
            <w:pPr>
              <w:pStyle w:val="26"/>
              <w:bidi w:val="0"/>
              <w:rPr>
                <w:rFonts w:hint="default"/>
              </w:rPr>
            </w:pPr>
            <w:r>
              <w:rPr>
                <w:rFonts w:hint="default"/>
                <w:lang w:val="en-US" w:eastAsia="zh-CN"/>
              </w:rPr>
              <w:t>17</w:t>
            </w:r>
          </w:p>
        </w:tc>
        <w:tc>
          <w:tcPr>
            <w:tcW w:w="1004" w:type="pct"/>
            <w:noWrap w:val="0"/>
            <w:vAlign w:val="center"/>
          </w:tcPr>
          <w:p w14:paraId="755C76DE">
            <w:pPr>
              <w:pStyle w:val="26"/>
              <w:bidi w:val="0"/>
              <w:rPr>
                <w:rFonts w:hint="default"/>
              </w:rPr>
            </w:pPr>
            <w:r>
              <w:rPr>
                <w:rFonts w:hint="default"/>
              </w:rPr>
              <w:t>xsfzh</w:t>
            </w:r>
          </w:p>
        </w:tc>
        <w:tc>
          <w:tcPr>
            <w:tcW w:w="1087" w:type="pct"/>
            <w:noWrap w:val="0"/>
            <w:vAlign w:val="center"/>
          </w:tcPr>
          <w:p w14:paraId="4589B77A">
            <w:pPr>
              <w:pStyle w:val="26"/>
              <w:bidi w:val="0"/>
              <w:rPr>
                <w:rFonts w:hint="default"/>
              </w:rPr>
            </w:pPr>
            <w:r>
              <w:rPr>
                <w:rFonts w:hint="default"/>
              </w:rPr>
              <w:t>销售方账号</w:t>
            </w:r>
          </w:p>
        </w:tc>
        <w:tc>
          <w:tcPr>
            <w:tcW w:w="753" w:type="pct"/>
            <w:noWrap w:val="0"/>
            <w:vAlign w:val="center"/>
          </w:tcPr>
          <w:p w14:paraId="18F16CC7">
            <w:pPr>
              <w:pStyle w:val="26"/>
              <w:bidi w:val="0"/>
              <w:rPr>
                <w:rFonts w:hint="default"/>
              </w:rPr>
            </w:pPr>
            <w:r>
              <w:rPr>
                <w:rFonts w:hint="default"/>
              </w:rPr>
              <w:t>varchar</w:t>
            </w:r>
          </w:p>
        </w:tc>
        <w:tc>
          <w:tcPr>
            <w:tcW w:w="418" w:type="pct"/>
            <w:noWrap w:val="0"/>
            <w:vAlign w:val="center"/>
          </w:tcPr>
          <w:p w14:paraId="79AF8727">
            <w:pPr>
              <w:pStyle w:val="26"/>
              <w:bidi w:val="0"/>
              <w:rPr>
                <w:rFonts w:hint="default"/>
              </w:rPr>
            </w:pPr>
            <w:r>
              <w:rPr>
                <w:rFonts w:hint="default"/>
                <w:lang w:val="en-US" w:eastAsia="zh-CN"/>
              </w:rPr>
              <w:t>5</w:t>
            </w:r>
            <w:r>
              <w:rPr>
                <w:rFonts w:hint="default"/>
              </w:rPr>
              <w:t>0</w:t>
            </w:r>
          </w:p>
        </w:tc>
        <w:tc>
          <w:tcPr>
            <w:tcW w:w="417" w:type="pct"/>
            <w:noWrap w:val="0"/>
            <w:vAlign w:val="center"/>
          </w:tcPr>
          <w:p w14:paraId="152C4A82">
            <w:pPr>
              <w:pStyle w:val="26"/>
              <w:bidi w:val="0"/>
              <w:rPr>
                <w:rFonts w:hint="default"/>
              </w:rPr>
            </w:pPr>
            <w:r>
              <w:rPr>
                <w:rFonts w:hint="default"/>
              </w:rPr>
              <w:t>否</w:t>
            </w:r>
          </w:p>
        </w:tc>
        <w:tc>
          <w:tcPr>
            <w:tcW w:w="920" w:type="pct"/>
            <w:noWrap w:val="0"/>
            <w:vAlign w:val="center"/>
          </w:tcPr>
          <w:p w14:paraId="674C5E42">
            <w:pPr>
              <w:pStyle w:val="26"/>
              <w:bidi w:val="0"/>
              <w:rPr>
                <w:rFonts w:hint="default"/>
              </w:rPr>
            </w:pPr>
          </w:p>
        </w:tc>
      </w:tr>
      <w:tr w14:paraId="27AD02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E2AFA1">
            <w:pPr>
              <w:pStyle w:val="26"/>
              <w:bidi w:val="0"/>
              <w:rPr>
                <w:rFonts w:hint="default"/>
              </w:rPr>
            </w:pPr>
            <w:r>
              <w:rPr>
                <w:rFonts w:hint="default"/>
                <w:lang w:val="en-US" w:eastAsia="zh-CN"/>
              </w:rPr>
              <w:t>18</w:t>
            </w:r>
          </w:p>
        </w:tc>
        <w:tc>
          <w:tcPr>
            <w:tcW w:w="1004" w:type="pct"/>
            <w:noWrap w:val="0"/>
            <w:vAlign w:val="center"/>
          </w:tcPr>
          <w:p w14:paraId="23102CCD">
            <w:pPr>
              <w:pStyle w:val="26"/>
              <w:bidi w:val="0"/>
              <w:rPr>
                <w:rFonts w:hint="default"/>
              </w:rPr>
            </w:pPr>
            <w:r>
              <w:rPr>
                <w:rFonts w:hint="default"/>
              </w:rPr>
              <w:t>gmfnsrsbh</w:t>
            </w:r>
          </w:p>
        </w:tc>
        <w:tc>
          <w:tcPr>
            <w:tcW w:w="1087" w:type="pct"/>
            <w:noWrap w:val="0"/>
            <w:vAlign w:val="center"/>
          </w:tcPr>
          <w:p w14:paraId="287E5D4E">
            <w:pPr>
              <w:pStyle w:val="26"/>
              <w:bidi w:val="0"/>
              <w:rPr>
                <w:rFonts w:hint="default"/>
              </w:rPr>
            </w:pPr>
            <w:r>
              <w:rPr>
                <w:rFonts w:hint="default"/>
              </w:rPr>
              <w:t>（购买方）统一社会信用代码/纳税人识别号/身份证件号码</w:t>
            </w:r>
          </w:p>
        </w:tc>
        <w:tc>
          <w:tcPr>
            <w:tcW w:w="753" w:type="pct"/>
            <w:noWrap w:val="0"/>
            <w:vAlign w:val="center"/>
          </w:tcPr>
          <w:p w14:paraId="6DF37685">
            <w:pPr>
              <w:pStyle w:val="26"/>
              <w:bidi w:val="0"/>
              <w:rPr>
                <w:rFonts w:hint="default"/>
              </w:rPr>
            </w:pPr>
            <w:r>
              <w:rPr>
                <w:rFonts w:hint="default"/>
              </w:rPr>
              <w:t>varchar</w:t>
            </w:r>
          </w:p>
        </w:tc>
        <w:tc>
          <w:tcPr>
            <w:tcW w:w="418" w:type="pct"/>
            <w:noWrap w:val="0"/>
            <w:vAlign w:val="center"/>
          </w:tcPr>
          <w:p w14:paraId="343DE1C9">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0341B46E">
            <w:pPr>
              <w:pStyle w:val="26"/>
              <w:bidi w:val="0"/>
              <w:rPr>
                <w:rFonts w:hint="default"/>
              </w:rPr>
            </w:pPr>
            <w:r>
              <w:rPr>
                <w:rFonts w:hint="default"/>
              </w:rPr>
              <w:t>否</w:t>
            </w:r>
          </w:p>
        </w:tc>
        <w:tc>
          <w:tcPr>
            <w:tcW w:w="920" w:type="pct"/>
            <w:noWrap w:val="0"/>
            <w:vAlign w:val="center"/>
          </w:tcPr>
          <w:p w14:paraId="3DDAFD18">
            <w:pPr>
              <w:pStyle w:val="26"/>
              <w:bidi w:val="0"/>
              <w:rPr>
                <w:rFonts w:hint="default"/>
              </w:rPr>
            </w:pPr>
            <w:r>
              <w:rPr>
                <w:rFonts w:hint="default"/>
                <w:lang w:val="en-US" w:eastAsia="zh-CN"/>
              </w:rPr>
              <w:t>开具数字化电子专票时，必填</w:t>
            </w:r>
          </w:p>
        </w:tc>
      </w:tr>
      <w:tr w14:paraId="2F0DAF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E0281D">
            <w:pPr>
              <w:pStyle w:val="26"/>
              <w:bidi w:val="0"/>
              <w:rPr>
                <w:rFonts w:hint="default"/>
                <w:lang w:val="en-US" w:eastAsia="zh-CN"/>
              </w:rPr>
            </w:pPr>
            <w:r>
              <w:rPr>
                <w:rFonts w:hint="default"/>
                <w:lang w:val="en-US" w:eastAsia="zh-CN"/>
              </w:rPr>
              <w:t>19</w:t>
            </w:r>
          </w:p>
        </w:tc>
        <w:tc>
          <w:tcPr>
            <w:tcW w:w="1004" w:type="pct"/>
            <w:noWrap w:val="0"/>
            <w:vAlign w:val="center"/>
          </w:tcPr>
          <w:p w14:paraId="78D00A44">
            <w:pPr>
              <w:pStyle w:val="26"/>
              <w:bidi w:val="0"/>
              <w:rPr>
                <w:rFonts w:hint="default"/>
                <w:lang w:val="en-US" w:eastAsia="zh-CN"/>
              </w:rPr>
            </w:pPr>
            <w:r>
              <w:rPr>
                <w:rFonts w:hint="default"/>
                <w:lang w:val="en-US" w:eastAsia="zh-CN"/>
              </w:rPr>
              <w:t>zrrzjlxDm</w:t>
            </w:r>
          </w:p>
        </w:tc>
        <w:tc>
          <w:tcPr>
            <w:tcW w:w="1087" w:type="pct"/>
            <w:noWrap w:val="0"/>
            <w:vAlign w:val="center"/>
          </w:tcPr>
          <w:p w14:paraId="1BB78DA1">
            <w:pPr>
              <w:pStyle w:val="26"/>
              <w:bidi w:val="0"/>
              <w:rPr>
                <w:rFonts w:hint="default"/>
                <w:lang w:val="en-US" w:eastAsia="zh-CN"/>
              </w:rPr>
            </w:pPr>
            <w:r>
              <w:rPr>
                <w:rFonts w:hint="eastAsia"/>
                <w:lang w:val="en-US" w:eastAsia="zh-CN"/>
              </w:rPr>
              <w:t>（购买方）</w:t>
            </w:r>
            <w:r>
              <w:rPr>
                <w:rFonts w:hint="default"/>
                <w:lang w:val="en-US" w:eastAsia="zh-CN"/>
              </w:rPr>
              <w:t>自然人证件类型</w:t>
            </w:r>
          </w:p>
        </w:tc>
        <w:tc>
          <w:tcPr>
            <w:tcW w:w="753" w:type="pct"/>
            <w:noWrap w:val="0"/>
            <w:vAlign w:val="center"/>
          </w:tcPr>
          <w:p w14:paraId="13F38204">
            <w:pPr>
              <w:pStyle w:val="26"/>
              <w:bidi w:val="0"/>
              <w:rPr>
                <w:rFonts w:hint="default"/>
                <w:lang w:val="en-US" w:eastAsia="zh-CN"/>
              </w:rPr>
            </w:pPr>
            <w:r>
              <w:rPr>
                <w:rFonts w:hint="default"/>
              </w:rPr>
              <w:t>varchar</w:t>
            </w:r>
          </w:p>
        </w:tc>
        <w:tc>
          <w:tcPr>
            <w:tcW w:w="418" w:type="pct"/>
            <w:noWrap w:val="0"/>
            <w:vAlign w:val="center"/>
          </w:tcPr>
          <w:p w14:paraId="7BF93C62">
            <w:pPr>
              <w:pStyle w:val="26"/>
              <w:bidi w:val="0"/>
              <w:rPr>
                <w:rFonts w:hint="default"/>
                <w:lang w:val="en-US" w:eastAsia="zh-CN"/>
              </w:rPr>
            </w:pPr>
            <w:r>
              <w:rPr>
                <w:rFonts w:hint="default"/>
                <w:lang w:val="en-US" w:eastAsia="zh-CN"/>
              </w:rPr>
              <w:t>3</w:t>
            </w:r>
          </w:p>
        </w:tc>
        <w:tc>
          <w:tcPr>
            <w:tcW w:w="417" w:type="pct"/>
            <w:noWrap w:val="0"/>
            <w:vAlign w:val="center"/>
          </w:tcPr>
          <w:p w14:paraId="3BD808D3">
            <w:pPr>
              <w:pStyle w:val="26"/>
              <w:bidi w:val="0"/>
              <w:rPr>
                <w:rFonts w:hint="default"/>
                <w:lang w:val="en-US" w:eastAsia="zh-CN"/>
              </w:rPr>
            </w:pPr>
            <w:r>
              <w:rPr>
                <w:rFonts w:hint="default"/>
                <w:lang w:val="en-US" w:eastAsia="zh-CN"/>
              </w:rPr>
              <w:t>否</w:t>
            </w:r>
          </w:p>
        </w:tc>
        <w:tc>
          <w:tcPr>
            <w:tcW w:w="920" w:type="pct"/>
            <w:noWrap w:val="0"/>
            <w:vAlign w:val="center"/>
          </w:tcPr>
          <w:p w14:paraId="3AC7947F">
            <w:pPr>
              <w:pStyle w:val="26"/>
              <w:bidi w:val="0"/>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A54AA78">
            <w:pPr>
              <w:pStyle w:val="26"/>
              <w:bidi w:val="0"/>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59E78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C907FA">
            <w:pPr>
              <w:pStyle w:val="26"/>
              <w:bidi w:val="0"/>
              <w:rPr>
                <w:rFonts w:hint="default"/>
                <w:lang w:val="en-US" w:eastAsia="zh-CN"/>
              </w:rPr>
            </w:pPr>
            <w:r>
              <w:rPr>
                <w:rFonts w:hint="default"/>
                <w:lang w:val="en-US" w:eastAsia="zh-CN"/>
              </w:rPr>
              <w:t>20</w:t>
            </w:r>
          </w:p>
        </w:tc>
        <w:tc>
          <w:tcPr>
            <w:tcW w:w="1004" w:type="pct"/>
            <w:noWrap w:val="0"/>
            <w:vAlign w:val="center"/>
          </w:tcPr>
          <w:p w14:paraId="49885D2F">
            <w:pPr>
              <w:pStyle w:val="26"/>
              <w:bidi w:val="0"/>
              <w:rPr>
                <w:rFonts w:hint="default"/>
                <w:lang w:val="en-US" w:eastAsia="zh-CN"/>
              </w:rPr>
            </w:pPr>
            <w:r>
              <w:rPr>
                <w:rFonts w:hint="default"/>
                <w:lang w:val="en-US" w:eastAsia="zh-CN"/>
              </w:rPr>
              <w:t>zrrzjhm</w:t>
            </w:r>
          </w:p>
        </w:tc>
        <w:tc>
          <w:tcPr>
            <w:tcW w:w="1087" w:type="pct"/>
            <w:noWrap w:val="0"/>
            <w:vAlign w:val="center"/>
          </w:tcPr>
          <w:p w14:paraId="12CEBE64">
            <w:pPr>
              <w:pStyle w:val="26"/>
              <w:bidi w:val="0"/>
              <w:rPr>
                <w:rFonts w:hint="default"/>
                <w:lang w:val="en-US" w:eastAsia="zh-CN"/>
              </w:rPr>
            </w:pPr>
            <w:r>
              <w:rPr>
                <w:rFonts w:hint="eastAsia"/>
                <w:lang w:val="en-US" w:eastAsia="zh-CN"/>
              </w:rPr>
              <w:t>（购买方）</w:t>
            </w:r>
            <w:r>
              <w:rPr>
                <w:rFonts w:hint="default"/>
                <w:lang w:val="en-US" w:eastAsia="zh-CN"/>
              </w:rPr>
              <w:t>自然人证件号码</w:t>
            </w:r>
          </w:p>
        </w:tc>
        <w:tc>
          <w:tcPr>
            <w:tcW w:w="753" w:type="pct"/>
            <w:noWrap w:val="0"/>
            <w:vAlign w:val="center"/>
          </w:tcPr>
          <w:p w14:paraId="413B21E7">
            <w:pPr>
              <w:pStyle w:val="26"/>
              <w:bidi w:val="0"/>
              <w:rPr>
                <w:rFonts w:hint="default"/>
                <w:lang w:val="en-US" w:eastAsia="zh-CN"/>
              </w:rPr>
            </w:pPr>
            <w:r>
              <w:rPr>
                <w:rFonts w:hint="default"/>
              </w:rPr>
              <w:t>varchar</w:t>
            </w:r>
          </w:p>
        </w:tc>
        <w:tc>
          <w:tcPr>
            <w:tcW w:w="418" w:type="pct"/>
            <w:noWrap w:val="0"/>
            <w:vAlign w:val="center"/>
          </w:tcPr>
          <w:p w14:paraId="3D351EE1">
            <w:pPr>
              <w:pStyle w:val="26"/>
              <w:bidi w:val="0"/>
              <w:rPr>
                <w:rFonts w:hint="default"/>
                <w:lang w:val="en-US" w:eastAsia="zh-CN"/>
              </w:rPr>
            </w:pPr>
            <w:r>
              <w:rPr>
                <w:rFonts w:hint="default"/>
                <w:lang w:val="en-US" w:eastAsia="zh-CN"/>
              </w:rPr>
              <w:t>30</w:t>
            </w:r>
          </w:p>
        </w:tc>
        <w:tc>
          <w:tcPr>
            <w:tcW w:w="417" w:type="pct"/>
            <w:noWrap w:val="0"/>
            <w:vAlign w:val="center"/>
          </w:tcPr>
          <w:p w14:paraId="4A700D91">
            <w:pPr>
              <w:pStyle w:val="26"/>
              <w:bidi w:val="0"/>
              <w:rPr>
                <w:rFonts w:hint="default"/>
                <w:lang w:val="en-US" w:eastAsia="zh-CN"/>
              </w:rPr>
            </w:pPr>
            <w:r>
              <w:rPr>
                <w:rFonts w:hint="default"/>
                <w:lang w:val="en-US" w:eastAsia="zh-CN"/>
              </w:rPr>
              <w:t>否</w:t>
            </w:r>
          </w:p>
        </w:tc>
        <w:tc>
          <w:tcPr>
            <w:tcW w:w="920" w:type="pct"/>
            <w:noWrap w:val="0"/>
            <w:vAlign w:val="center"/>
          </w:tcPr>
          <w:p w14:paraId="31527955">
            <w:pPr>
              <w:pStyle w:val="26"/>
              <w:bidi w:val="0"/>
              <w:rPr>
                <w:rFonts w:hint="default"/>
                <w:lang w:val="en-US" w:eastAsia="zh-CN"/>
              </w:rPr>
            </w:pPr>
          </w:p>
        </w:tc>
      </w:tr>
      <w:tr w14:paraId="135F02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D43323">
            <w:pPr>
              <w:pStyle w:val="26"/>
              <w:bidi w:val="0"/>
              <w:rPr>
                <w:rFonts w:hint="default"/>
                <w:lang w:val="en-US" w:eastAsia="zh-CN"/>
              </w:rPr>
            </w:pPr>
            <w:r>
              <w:rPr>
                <w:rFonts w:hint="default"/>
                <w:lang w:val="en-US" w:eastAsia="zh-CN"/>
              </w:rPr>
              <w:t>21</w:t>
            </w:r>
          </w:p>
        </w:tc>
        <w:tc>
          <w:tcPr>
            <w:tcW w:w="1004" w:type="pct"/>
            <w:noWrap w:val="0"/>
            <w:vAlign w:val="center"/>
          </w:tcPr>
          <w:p w14:paraId="6807C752">
            <w:pPr>
              <w:pStyle w:val="26"/>
              <w:bidi w:val="0"/>
              <w:rPr>
                <w:rFonts w:hint="default"/>
                <w:lang w:val="en-US" w:eastAsia="zh-CN"/>
              </w:rPr>
            </w:pPr>
            <w:r>
              <w:rPr>
                <w:rFonts w:hint="default"/>
                <w:lang w:val="en-US" w:eastAsia="zh-CN"/>
              </w:rPr>
              <w:t>zrrgjDm</w:t>
            </w:r>
          </w:p>
        </w:tc>
        <w:tc>
          <w:tcPr>
            <w:tcW w:w="1087" w:type="pct"/>
            <w:noWrap w:val="0"/>
            <w:vAlign w:val="center"/>
          </w:tcPr>
          <w:p w14:paraId="159D808F">
            <w:pPr>
              <w:pStyle w:val="26"/>
              <w:bidi w:val="0"/>
              <w:rPr>
                <w:rFonts w:hint="default"/>
                <w:lang w:val="en-US" w:eastAsia="zh-CN"/>
              </w:rPr>
            </w:pPr>
            <w:r>
              <w:rPr>
                <w:rFonts w:hint="eastAsia"/>
                <w:lang w:val="en-US" w:eastAsia="zh-CN"/>
              </w:rPr>
              <w:t>（购买方）</w:t>
            </w:r>
            <w:r>
              <w:rPr>
                <w:rFonts w:hint="default"/>
                <w:lang w:val="en-US" w:eastAsia="zh-CN"/>
              </w:rPr>
              <w:t>自然人国籍</w:t>
            </w:r>
            <w:r>
              <w:rPr>
                <w:rFonts w:hint="eastAsia"/>
                <w:lang w:val="en-US" w:eastAsia="zh-CN"/>
              </w:rPr>
              <w:t>代码</w:t>
            </w:r>
          </w:p>
        </w:tc>
        <w:tc>
          <w:tcPr>
            <w:tcW w:w="753" w:type="pct"/>
            <w:noWrap w:val="0"/>
            <w:vAlign w:val="center"/>
          </w:tcPr>
          <w:p w14:paraId="7BC1C509">
            <w:pPr>
              <w:pStyle w:val="26"/>
              <w:bidi w:val="0"/>
              <w:rPr>
                <w:rFonts w:hint="default"/>
                <w:lang w:val="en-US" w:eastAsia="zh-CN"/>
              </w:rPr>
            </w:pPr>
            <w:r>
              <w:rPr>
                <w:rFonts w:hint="default"/>
              </w:rPr>
              <w:t>varchar</w:t>
            </w:r>
          </w:p>
        </w:tc>
        <w:tc>
          <w:tcPr>
            <w:tcW w:w="418" w:type="pct"/>
            <w:noWrap w:val="0"/>
            <w:vAlign w:val="center"/>
          </w:tcPr>
          <w:p w14:paraId="1D7C2404">
            <w:pPr>
              <w:pStyle w:val="26"/>
              <w:bidi w:val="0"/>
              <w:rPr>
                <w:rFonts w:hint="default"/>
                <w:lang w:val="en-US" w:eastAsia="zh-CN"/>
              </w:rPr>
            </w:pPr>
            <w:r>
              <w:rPr>
                <w:rFonts w:hint="default"/>
                <w:lang w:val="en-US" w:eastAsia="zh-CN"/>
              </w:rPr>
              <w:t>3</w:t>
            </w:r>
          </w:p>
        </w:tc>
        <w:tc>
          <w:tcPr>
            <w:tcW w:w="417" w:type="pct"/>
            <w:noWrap w:val="0"/>
            <w:vAlign w:val="center"/>
          </w:tcPr>
          <w:p w14:paraId="41D3BEA6">
            <w:pPr>
              <w:pStyle w:val="26"/>
              <w:bidi w:val="0"/>
              <w:rPr>
                <w:rFonts w:hint="default"/>
                <w:lang w:val="en-US" w:eastAsia="zh-CN"/>
              </w:rPr>
            </w:pPr>
            <w:r>
              <w:rPr>
                <w:rFonts w:hint="default"/>
                <w:lang w:val="en-US" w:eastAsia="zh-CN"/>
              </w:rPr>
              <w:t>否</w:t>
            </w:r>
          </w:p>
        </w:tc>
        <w:tc>
          <w:tcPr>
            <w:tcW w:w="920" w:type="pct"/>
            <w:noWrap w:val="0"/>
            <w:vAlign w:val="center"/>
          </w:tcPr>
          <w:p w14:paraId="4C59124A">
            <w:pPr>
              <w:pStyle w:val="26"/>
              <w:bidi w:val="0"/>
              <w:rPr>
                <w:rFonts w:hint="default"/>
                <w:lang w:val="en-US" w:eastAsia="zh-CN"/>
              </w:rPr>
            </w:pPr>
          </w:p>
        </w:tc>
      </w:tr>
      <w:tr w14:paraId="7592FB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2A5BE37">
            <w:pPr>
              <w:pStyle w:val="26"/>
              <w:bidi w:val="0"/>
              <w:rPr>
                <w:rFonts w:hint="default"/>
              </w:rPr>
            </w:pPr>
            <w:r>
              <w:rPr>
                <w:rFonts w:hint="default"/>
                <w:lang w:val="en-US" w:eastAsia="zh-CN"/>
              </w:rPr>
              <w:t>22</w:t>
            </w:r>
          </w:p>
        </w:tc>
        <w:tc>
          <w:tcPr>
            <w:tcW w:w="1004" w:type="pct"/>
            <w:noWrap w:val="0"/>
            <w:vAlign w:val="center"/>
          </w:tcPr>
          <w:p w14:paraId="292A674A">
            <w:pPr>
              <w:pStyle w:val="26"/>
              <w:bidi w:val="0"/>
              <w:rPr>
                <w:rFonts w:hint="default"/>
              </w:rPr>
            </w:pPr>
            <w:r>
              <w:rPr>
                <w:rFonts w:hint="default"/>
              </w:rPr>
              <w:t>gmfmc</w:t>
            </w:r>
          </w:p>
        </w:tc>
        <w:tc>
          <w:tcPr>
            <w:tcW w:w="1087" w:type="pct"/>
            <w:noWrap w:val="0"/>
            <w:vAlign w:val="center"/>
          </w:tcPr>
          <w:p w14:paraId="5E4D784E">
            <w:pPr>
              <w:pStyle w:val="26"/>
              <w:bidi w:val="0"/>
              <w:rPr>
                <w:rFonts w:hint="default"/>
              </w:rPr>
            </w:pPr>
            <w:r>
              <w:rPr>
                <w:rFonts w:hint="default"/>
              </w:rPr>
              <w:t>(购买方)名称</w:t>
            </w:r>
          </w:p>
        </w:tc>
        <w:tc>
          <w:tcPr>
            <w:tcW w:w="753" w:type="pct"/>
            <w:noWrap w:val="0"/>
            <w:vAlign w:val="center"/>
          </w:tcPr>
          <w:p w14:paraId="33357CDF">
            <w:pPr>
              <w:pStyle w:val="26"/>
              <w:bidi w:val="0"/>
              <w:rPr>
                <w:rFonts w:hint="default"/>
              </w:rPr>
            </w:pPr>
            <w:r>
              <w:rPr>
                <w:rFonts w:hint="default"/>
              </w:rPr>
              <w:t>varchar</w:t>
            </w:r>
          </w:p>
        </w:tc>
        <w:tc>
          <w:tcPr>
            <w:tcW w:w="418" w:type="pct"/>
            <w:noWrap w:val="0"/>
            <w:vAlign w:val="center"/>
          </w:tcPr>
          <w:p w14:paraId="3FF8C68C">
            <w:pPr>
              <w:pStyle w:val="26"/>
              <w:bidi w:val="0"/>
              <w:rPr>
                <w:rFonts w:hint="default"/>
              </w:rPr>
            </w:pPr>
            <w:r>
              <w:rPr>
                <w:rFonts w:hint="default"/>
              </w:rPr>
              <w:t>300</w:t>
            </w:r>
          </w:p>
        </w:tc>
        <w:tc>
          <w:tcPr>
            <w:tcW w:w="417" w:type="pct"/>
            <w:noWrap w:val="0"/>
            <w:vAlign w:val="center"/>
          </w:tcPr>
          <w:p w14:paraId="558774F5">
            <w:pPr>
              <w:pStyle w:val="26"/>
              <w:bidi w:val="0"/>
              <w:rPr>
                <w:rFonts w:hint="default"/>
              </w:rPr>
            </w:pPr>
            <w:r>
              <w:rPr>
                <w:rFonts w:hint="default"/>
              </w:rPr>
              <w:t>是</w:t>
            </w:r>
          </w:p>
        </w:tc>
        <w:tc>
          <w:tcPr>
            <w:tcW w:w="920" w:type="pct"/>
            <w:noWrap w:val="0"/>
            <w:vAlign w:val="center"/>
          </w:tcPr>
          <w:p w14:paraId="618E3866">
            <w:pPr>
              <w:pStyle w:val="26"/>
              <w:bidi w:val="0"/>
              <w:rPr>
                <w:rFonts w:hint="default"/>
              </w:rPr>
            </w:pPr>
          </w:p>
        </w:tc>
      </w:tr>
      <w:tr w14:paraId="25C21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480F4A2">
            <w:pPr>
              <w:pStyle w:val="26"/>
              <w:bidi w:val="0"/>
              <w:rPr>
                <w:rFonts w:hint="default"/>
              </w:rPr>
            </w:pPr>
            <w:r>
              <w:rPr>
                <w:rFonts w:hint="default"/>
                <w:lang w:val="en-US" w:eastAsia="zh-CN"/>
              </w:rPr>
              <w:t>23</w:t>
            </w:r>
          </w:p>
        </w:tc>
        <w:tc>
          <w:tcPr>
            <w:tcW w:w="1004" w:type="pct"/>
            <w:noWrap w:val="0"/>
            <w:vAlign w:val="center"/>
          </w:tcPr>
          <w:p w14:paraId="1D061F79">
            <w:pPr>
              <w:pStyle w:val="26"/>
              <w:bidi w:val="0"/>
              <w:rPr>
                <w:rFonts w:hint="default"/>
              </w:rPr>
            </w:pPr>
            <w:r>
              <w:rPr>
                <w:rFonts w:hint="default"/>
              </w:rPr>
              <w:t>gmfdz</w:t>
            </w:r>
          </w:p>
        </w:tc>
        <w:tc>
          <w:tcPr>
            <w:tcW w:w="1087" w:type="pct"/>
            <w:noWrap w:val="0"/>
            <w:vAlign w:val="center"/>
          </w:tcPr>
          <w:p w14:paraId="2BAFE79C">
            <w:pPr>
              <w:pStyle w:val="26"/>
              <w:bidi w:val="0"/>
              <w:rPr>
                <w:rFonts w:hint="default"/>
              </w:rPr>
            </w:pPr>
            <w:r>
              <w:rPr>
                <w:rFonts w:hint="default"/>
              </w:rPr>
              <w:t>购买方地址</w:t>
            </w:r>
          </w:p>
        </w:tc>
        <w:tc>
          <w:tcPr>
            <w:tcW w:w="753" w:type="pct"/>
            <w:noWrap w:val="0"/>
            <w:vAlign w:val="center"/>
          </w:tcPr>
          <w:p w14:paraId="6C890EF0">
            <w:pPr>
              <w:pStyle w:val="26"/>
              <w:bidi w:val="0"/>
              <w:rPr>
                <w:rFonts w:hint="default"/>
              </w:rPr>
            </w:pPr>
            <w:r>
              <w:rPr>
                <w:rFonts w:hint="default"/>
              </w:rPr>
              <w:t>varchar</w:t>
            </w:r>
          </w:p>
        </w:tc>
        <w:tc>
          <w:tcPr>
            <w:tcW w:w="418" w:type="pct"/>
            <w:noWrap w:val="0"/>
            <w:vAlign w:val="center"/>
          </w:tcPr>
          <w:p w14:paraId="189CA498">
            <w:pPr>
              <w:pStyle w:val="26"/>
              <w:bidi w:val="0"/>
              <w:rPr>
                <w:rFonts w:hint="default"/>
              </w:rPr>
            </w:pPr>
            <w:r>
              <w:rPr>
                <w:rFonts w:hint="default"/>
              </w:rPr>
              <w:t>300</w:t>
            </w:r>
          </w:p>
        </w:tc>
        <w:tc>
          <w:tcPr>
            <w:tcW w:w="417" w:type="pct"/>
            <w:noWrap w:val="0"/>
            <w:vAlign w:val="center"/>
          </w:tcPr>
          <w:p w14:paraId="1E4BDCBE">
            <w:pPr>
              <w:pStyle w:val="26"/>
              <w:bidi w:val="0"/>
              <w:rPr>
                <w:rFonts w:hint="default"/>
              </w:rPr>
            </w:pPr>
            <w:r>
              <w:rPr>
                <w:rFonts w:hint="default"/>
              </w:rPr>
              <w:t>否</w:t>
            </w:r>
          </w:p>
        </w:tc>
        <w:tc>
          <w:tcPr>
            <w:tcW w:w="920" w:type="pct"/>
            <w:noWrap w:val="0"/>
            <w:vAlign w:val="center"/>
          </w:tcPr>
          <w:p w14:paraId="5E3EC402">
            <w:pPr>
              <w:pStyle w:val="26"/>
              <w:bidi w:val="0"/>
              <w:rPr>
                <w:rFonts w:hint="default"/>
              </w:rPr>
            </w:pPr>
          </w:p>
        </w:tc>
      </w:tr>
      <w:tr w14:paraId="050DD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0F7E18">
            <w:pPr>
              <w:pStyle w:val="26"/>
              <w:bidi w:val="0"/>
              <w:rPr>
                <w:rFonts w:hint="default"/>
              </w:rPr>
            </w:pPr>
            <w:r>
              <w:rPr>
                <w:rFonts w:hint="default"/>
                <w:lang w:val="en-US" w:eastAsia="zh-CN"/>
              </w:rPr>
              <w:t>24</w:t>
            </w:r>
          </w:p>
        </w:tc>
        <w:tc>
          <w:tcPr>
            <w:tcW w:w="1004" w:type="pct"/>
            <w:noWrap w:val="0"/>
            <w:vAlign w:val="center"/>
          </w:tcPr>
          <w:p w14:paraId="65890DA3">
            <w:pPr>
              <w:pStyle w:val="26"/>
              <w:bidi w:val="0"/>
              <w:rPr>
                <w:rFonts w:hint="default"/>
              </w:rPr>
            </w:pPr>
            <w:r>
              <w:rPr>
                <w:rFonts w:hint="default"/>
              </w:rPr>
              <w:t>gmfdh</w:t>
            </w:r>
          </w:p>
        </w:tc>
        <w:tc>
          <w:tcPr>
            <w:tcW w:w="1087" w:type="pct"/>
            <w:noWrap w:val="0"/>
            <w:vAlign w:val="center"/>
          </w:tcPr>
          <w:p w14:paraId="1D13C5E6">
            <w:pPr>
              <w:pStyle w:val="26"/>
              <w:bidi w:val="0"/>
              <w:rPr>
                <w:rFonts w:hint="default"/>
              </w:rPr>
            </w:pPr>
            <w:r>
              <w:rPr>
                <w:rFonts w:hint="default"/>
              </w:rPr>
              <w:t>购买方电话</w:t>
            </w:r>
          </w:p>
        </w:tc>
        <w:tc>
          <w:tcPr>
            <w:tcW w:w="753" w:type="pct"/>
            <w:noWrap w:val="0"/>
            <w:vAlign w:val="center"/>
          </w:tcPr>
          <w:p w14:paraId="778E2BBF">
            <w:pPr>
              <w:pStyle w:val="26"/>
              <w:bidi w:val="0"/>
              <w:rPr>
                <w:rFonts w:hint="default"/>
              </w:rPr>
            </w:pPr>
            <w:r>
              <w:rPr>
                <w:rFonts w:hint="default"/>
              </w:rPr>
              <w:t>varchar</w:t>
            </w:r>
          </w:p>
        </w:tc>
        <w:tc>
          <w:tcPr>
            <w:tcW w:w="418" w:type="pct"/>
            <w:noWrap w:val="0"/>
            <w:vAlign w:val="center"/>
          </w:tcPr>
          <w:p w14:paraId="7425B148">
            <w:pPr>
              <w:pStyle w:val="26"/>
              <w:bidi w:val="0"/>
              <w:rPr>
                <w:rFonts w:hint="default"/>
              </w:rPr>
            </w:pPr>
            <w:r>
              <w:rPr>
                <w:rFonts w:hint="default"/>
              </w:rPr>
              <w:t>60</w:t>
            </w:r>
          </w:p>
        </w:tc>
        <w:tc>
          <w:tcPr>
            <w:tcW w:w="417" w:type="pct"/>
            <w:noWrap w:val="0"/>
            <w:vAlign w:val="center"/>
          </w:tcPr>
          <w:p w14:paraId="3FDF071E">
            <w:pPr>
              <w:pStyle w:val="26"/>
              <w:bidi w:val="0"/>
              <w:rPr>
                <w:rFonts w:hint="default"/>
              </w:rPr>
            </w:pPr>
            <w:r>
              <w:rPr>
                <w:rFonts w:hint="default"/>
              </w:rPr>
              <w:t>否</w:t>
            </w:r>
          </w:p>
        </w:tc>
        <w:tc>
          <w:tcPr>
            <w:tcW w:w="920" w:type="pct"/>
            <w:noWrap w:val="0"/>
            <w:vAlign w:val="center"/>
          </w:tcPr>
          <w:p w14:paraId="5D037562">
            <w:pPr>
              <w:pStyle w:val="26"/>
              <w:bidi w:val="0"/>
              <w:rPr>
                <w:rFonts w:hint="default"/>
              </w:rPr>
            </w:pPr>
          </w:p>
        </w:tc>
      </w:tr>
      <w:tr w14:paraId="46BDA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A8FC24">
            <w:pPr>
              <w:pStyle w:val="26"/>
              <w:bidi w:val="0"/>
              <w:rPr>
                <w:rFonts w:hint="default"/>
              </w:rPr>
            </w:pPr>
            <w:r>
              <w:rPr>
                <w:rFonts w:hint="default"/>
                <w:lang w:val="en-US" w:eastAsia="zh-CN"/>
              </w:rPr>
              <w:t>25</w:t>
            </w:r>
          </w:p>
        </w:tc>
        <w:tc>
          <w:tcPr>
            <w:tcW w:w="1004" w:type="pct"/>
            <w:noWrap w:val="0"/>
            <w:vAlign w:val="center"/>
          </w:tcPr>
          <w:p w14:paraId="7A8EDBDF">
            <w:pPr>
              <w:pStyle w:val="26"/>
              <w:bidi w:val="0"/>
              <w:rPr>
                <w:rFonts w:hint="default"/>
              </w:rPr>
            </w:pPr>
            <w:r>
              <w:rPr>
                <w:rFonts w:hint="default"/>
              </w:rPr>
              <w:t>gmfkhh</w:t>
            </w:r>
          </w:p>
        </w:tc>
        <w:tc>
          <w:tcPr>
            <w:tcW w:w="1087" w:type="pct"/>
            <w:noWrap w:val="0"/>
            <w:vAlign w:val="center"/>
          </w:tcPr>
          <w:p w14:paraId="55C088BE">
            <w:pPr>
              <w:pStyle w:val="26"/>
              <w:bidi w:val="0"/>
              <w:rPr>
                <w:rFonts w:hint="default"/>
              </w:rPr>
            </w:pPr>
            <w:r>
              <w:rPr>
                <w:rFonts w:hint="default"/>
              </w:rPr>
              <w:t>购买方开户行</w:t>
            </w:r>
          </w:p>
        </w:tc>
        <w:tc>
          <w:tcPr>
            <w:tcW w:w="753" w:type="pct"/>
            <w:noWrap w:val="0"/>
            <w:vAlign w:val="center"/>
          </w:tcPr>
          <w:p w14:paraId="0C24F933">
            <w:pPr>
              <w:pStyle w:val="26"/>
              <w:bidi w:val="0"/>
              <w:rPr>
                <w:rFonts w:hint="default"/>
              </w:rPr>
            </w:pPr>
            <w:r>
              <w:rPr>
                <w:rFonts w:hint="default"/>
              </w:rPr>
              <w:t>varchar</w:t>
            </w:r>
          </w:p>
        </w:tc>
        <w:tc>
          <w:tcPr>
            <w:tcW w:w="418" w:type="pct"/>
            <w:noWrap w:val="0"/>
            <w:vAlign w:val="center"/>
          </w:tcPr>
          <w:p w14:paraId="7BB2614D">
            <w:pPr>
              <w:pStyle w:val="26"/>
              <w:bidi w:val="0"/>
              <w:rPr>
                <w:rFonts w:hint="default"/>
              </w:rPr>
            </w:pPr>
            <w:r>
              <w:rPr>
                <w:rFonts w:hint="default"/>
              </w:rPr>
              <w:t>120</w:t>
            </w:r>
          </w:p>
        </w:tc>
        <w:tc>
          <w:tcPr>
            <w:tcW w:w="417" w:type="pct"/>
            <w:noWrap w:val="0"/>
            <w:vAlign w:val="center"/>
          </w:tcPr>
          <w:p w14:paraId="71EE6082">
            <w:pPr>
              <w:pStyle w:val="26"/>
              <w:bidi w:val="0"/>
              <w:rPr>
                <w:rFonts w:hint="default"/>
              </w:rPr>
            </w:pPr>
            <w:r>
              <w:rPr>
                <w:rFonts w:hint="default"/>
              </w:rPr>
              <w:t>否</w:t>
            </w:r>
          </w:p>
        </w:tc>
        <w:tc>
          <w:tcPr>
            <w:tcW w:w="920" w:type="pct"/>
            <w:noWrap w:val="0"/>
            <w:vAlign w:val="center"/>
          </w:tcPr>
          <w:p w14:paraId="522D8FBF">
            <w:pPr>
              <w:pStyle w:val="26"/>
              <w:bidi w:val="0"/>
              <w:rPr>
                <w:rFonts w:hint="default"/>
              </w:rPr>
            </w:pPr>
          </w:p>
        </w:tc>
      </w:tr>
      <w:tr w14:paraId="1D076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F4AC7C">
            <w:pPr>
              <w:pStyle w:val="26"/>
              <w:bidi w:val="0"/>
              <w:rPr>
                <w:rFonts w:hint="default"/>
              </w:rPr>
            </w:pPr>
            <w:r>
              <w:rPr>
                <w:rFonts w:hint="default"/>
                <w:lang w:val="en-US" w:eastAsia="zh-CN"/>
              </w:rPr>
              <w:t>26</w:t>
            </w:r>
          </w:p>
        </w:tc>
        <w:tc>
          <w:tcPr>
            <w:tcW w:w="1004" w:type="pct"/>
            <w:noWrap w:val="0"/>
            <w:vAlign w:val="center"/>
          </w:tcPr>
          <w:p w14:paraId="622F36B4">
            <w:pPr>
              <w:pStyle w:val="26"/>
              <w:bidi w:val="0"/>
              <w:rPr>
                <w:rFonts w:hint="default"/>
              </w:rPr>
            </w:pPr>
            <w:r>
              <w:rPr>
                <w:rFonts w:hint="default"/>
              </w:rPr>
              <w:t>gmfzh</w:t>
            </w:r>
          </w:p>
        </w:tc>
        <w:tc>
          <w:tcPr>
            <w:tcW w:w="1087" w:type="pct"/>
            <w:noWrap w:val="0"/>
            <w:vAlign w:val="center"/>
          </w:tcPr>
          <w:p w14:paraId="67CFE2AF">
            <w:pPr>
              <w:pStyle w:val="26"/>
              <w:bidi w:val="0"/>
              <w:rPr>
                <w:rFonts w:hint="default"/>
              </w:rPr>
            </w:pPr>
            <w:r>
              <w:rPr>
                <w:rFonts w:hint="default"/>
              </w:rPr>
              <w:t>购买方账号</w:t>
            </w:r>
          </w:p>
        </w:tc>
        <w:tc>
          <w:tcPr>
            <w:tcW w:w="753" w:type="pct"/>
            <w:noWrap w:val="0"/>
            <w:vAlign w:val="center"/>
          </w:tcPr>
          <w:p w14:paraId="6D6F6335">
            <w:pPr>
              <w:pStyle w:val="26"/>
              <w:bidi w:val="0"/>
              <w:rPr>
                <w:rFonts w:hint="default"/>
              </w:rPr>
            </w:pPr>
            <w:r>
              <w:rPr>
                <w:rFonts w:hint="default"/>
              </w:rPr>
              <w:t>varchar</w:t>
            </w:r>
          </w:p>
        </w:tc>
        <w:tc>
          <w:tcPr>
            <w:tcW w:w="418" w:type="pct"/>
            <w:noWrap w:val="0"/>
            <w:vAlign w:val="center"/>
          </w:tcPr>
          <w:p w14:paraId="53756EEE">
            <w:pPr>
              <w:pStyle w:val="26"/>
              <w:bidi w:val="0"/>
              <w:rPr>
                <w:rFonts w:hint="default"/>
              </w:rPr>
            </w:pPr>
            <w:r>
              <w:rPr>
                <w:rFonts w:hint="default"/>
                <w:lang w:val="en-US" w:eastAsia="zh-CN"/>
              </w:rPr>
              <w:t>5</w:t>
            </w:r>
            <w:r>
              <w:rPr>
                <w:rFonts w:hint="default"/>
              </w:rPr>
              <w:t>0</w:t>
            </w:r>
          </w:p>
        </w:tc>
        <w:tc>
          <w:tcPr>
            <w:tcW w:w="417" w:type="pct"/>
            <w:noWrap w:val="0"/>
            <w:vAlign w:val="center"/>
          </w:tcPr>
          <w:p w14:paraId="16679C54">
            <w:pPr>
              <w:pStyle w:val="26"/>
              <w:bidi w:val="0"/>
              <w:rPr>
                <w:rFonts w:hint="default"/>
              </w:rPr>
            </w:pPr>
            <w:r>
              <w:rPr>
                <w:rFonts w:hint="default"/>
              </w:rPr>
              <w:t>否</w:t>
            </w:r>
          </w:p>
        </w:tc>
        <w:tc>
          <w:tcPr>
            <w:tcW w:w="920" w:type="pct"/>
            <w:noWrap w:val="0"/>
            <w:vAlign w:val="center"/>
          </w:tcPr>
          <w:p w14:paraId="23BA6AA6">
            <w:pPr>
              <w:pStyle w:val="26"/>
              <w:bidi w:val="0"/>
              <w:rPr>
                <w:rFonts w:hint="default"/>
              </w:rPr>
            </w:pPr>
          </w:p>
        </w:tc>
      </w:tr>
      <w:tr w14:paraId="31B133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B50C7E">
            <w:pPr>
              <w:pStyle w:val="26"/>
              <w:bidi w:val="0"/>
              <w:rPr>
                <w:rFonts w:hint="default"/>
              </w:rPr>
            </w:pPr>
            <w:r>
              <w:rPr>
                <w:rFonts w:hint="default"/>
                <w:lang w:val="en-US" w:eastAsia="zh-CN"/>
              </w:rPr>
              <w:t>27</w:t>
            </w:r>
          </w:p>
        </w:tc>
        <w:tc>
          <w:tcPr>
            <w:tcW w:w="1004" w:type="pct"/>
            <w:noWrap w:val="0"/>
            <w:vAlign w:val="center"/>
          </w:tcPr>
          <w:p w14:paraId="6BC1A73A">
            <w:pPr>
              <w:pStyle w:val="26"/>
              <w:bidi w:val="0"/>
              <w:rPr>
                <w:rFonts w:hint="default"/>
              </w:rPr>
            </w:pPr>
            <w:r>
              <w:rPr>
                <w:rFonts w:hint="default"/>
              </w:rPr>
              <w:t>gmfjbr</w:t>
            </w:r>
          </w:p>
        </w:tc>
        <w:tc>
          <w:tcPr>
            <w:tcW w:w="1087" w:type="pct"/>
            <w:noWrap w:val="0"/>
            <w:vAlign w:val="center"/>
          </w:tcPr>
          <w:p w14:paraId="561DDD44">
            <w:pPr>
              <w:pStyle w:val="26"/>
              <w:bidi w:val="0"/>
              <w:rPr>
                <w:rFonts w:hint="default"/>
              </w:rPr>
            </w:pPr>
            <w:r>
              <w:rPr>
                <w:rFonts w:hint="default"/>
              </w:rPr>
              <w:t>购买方经办人姓名</w:t>
            </w:r>
          </w:p>
        </w:tc>
        <w:tc>
          <w:tcPr>
            <w:tcW w:w="753" w:type="pct"/>
            <w:noWrap w:val="0"/>
            <w:vAlign w:val="center"/>
          </w:tcPr>
          <w:p w14:paraId="0B86CC08">
            <w:pPr>
              <w:pStyle w:val="26"/>
              <w:bidi w:val="0"/>
              <w:rPr>
                <w:rFonts w:hint="default"/>
              </w:rPr>
            </w:pPr>
            <w:r>
              <w:rPr>
                <w:rFonts w:hint="default"/>
              </w:rPr>
              <w:t>varchar</w:t>
            </w:r>
          </w:p>
        </w:tc>
        <w:tc>
          <w:tcPr>
            <w:tcW w:w="418" w:type="pct"/>
            <w:noWrap w:val="0"/>
            <w:vAlign w:val="center"/>
          </w:tcPr>
          <w:p w14:paraId="438B6305">
            <w:pPr>
              <w:pStyle w:val="26"/>
              <w:bidi w:val="0"/>
              <w:rPr>
                <w:rFonts w:hint="default"/>
              </w:rPr>
            </w:pPr>
            <w:r>
              <w:rPr>
                <w:rFonts w:hint="default"/>
              </w:rPr>
              <w:t>150</w:t>
            </w:r>
          </w:p>
        </w:tc>
        <w:tc>
          <w:tcPr>
            <w:tcW w:w="417" w:type="pct"/>
            <w:noWrap w:val="0"/>
            <w:vAlign w:val="center"/>
          </w:tcPr>
          <w:p w14:paraId="19746E3F">
            <w:pPr>
              <w:pStyle w:val="26"/>
              <w:bidi w:val="0"/>
              <w:rPr>
                <w:rFonts w:hint="default"/>
              </w:rPr>
            </w:pPr>
            <w:r>
              <w:rPr>
                <w:rFonts w:hint="default"/>
              </w:rPr>
              <w:t>否</w:t>
            </w:r>
          </w:p>
        </w:tc>
        <w:tc>
          <w:tcPr>
            <w:tcW w:w="920" w:type="pct"/>
            <w:noWrap w:val="0"/>
            <w:vAlign w:val="center"/>
          </w:tcPr>
          <w:p w14:paraId="3D676F0F">
            <w:pPr>
              <w:pStyle w:val="26"/>
              <w:bidi w:val="0"/>
              <w:rPr>
                <w:rFonts w:hint="default"/>
              </w:rPr>
            </w:pPr>
          </w:p>
        </w:tc>
      </w:tr>
      <w:tr w14:paraId="15969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1E7AE7">
            <w:pPr>
              <w:pStyle w:val="26"/>
              <w:bidi w:val="0"/>
              <w:rPr>
                <w:rFonts w:hint="default"/>
              </w:rPr>
            </w:pPr>
            <w:r>
              <w:rPr>
                <w:rFonts w:hint="default"/>
                <w:lang w:val="en-US" w:eastAsia="zh-CN"/>
              </w:rPr>
              <w:t>28</w:t>
            </w:r>
          </w:p>
        </w:tc>
        <w:tc>
          <w:tcPr>
            <w:tcW w:w="1004" w:type="pct"/>
            <w:noWrap w:val="0"/>
            <w:vAlign w:val="center"/>
          </w:tcPr>
          <w:p w14:paraId="1FE58267">
            <w:pPr>
              <w:pStyle w:val="26"/>
              <w:bidi w:val="0"/>
              <w:rPr>
                <w:rFonts w:hint="default"/>
              </w:rPr>
            </w:pPr>
            <w:r>
              <w:rPr>
                <w:rFonts w:hint="default"/>
              </w:rPr>
              <w:t>jbrsfzjhm</w:t>
            </w:r>
          </w:p>
        </w:tc>
        <w:tc>
          <w:tcPr>
            <w:tcW w:w="1087" w:type="pct"/>
            <w:noWrap w:val="0"/>
            <w:vAlign w:val="center"/>
          </w:tcPr>
          <w:p w14:paraId="6406A3D5">
            <w:pPr>
              <w:pStyle w:val="26"/>
              <w:bidi w:val="0"/>
              <w:rPr>
                <w:rFonts w:hint="default"/>
              </w:rPr>
            </w:pPr>
            <w:r>
              <w:rPr>
                <w:rFonts w:hint="default"/>
              </w:rPr>
              <w:t>购买方经办人证件号码</w:t>
            </w:r>
          </w:p>
        </w:tc>
        <w:tc>
          <w:tcPr>
            <w:tcW w:w="753" w:type="pct"/>
            <w:noWrap w:val="0"/>
            <w:vAlign w:val="center"/>
          </w:tcPr>
          <w:p w14:paraId="0E779AD8">
            <w:pPr>
              <w:pStyle w:val="26"/>
              <w:bidi w:val="0"/>
              <w:rPr>
                <w:rFonts w:hint="default"/>
              </w:rPr>
            </w:pPr>
            <w:r>
              <w:rPr>
                <w:rFonts w:hint="default"/>
              </w:rPr>
              <w:t>varchar</w:t>
            </w:r>
          </w:p>
        </w:tc>
        <w:tc>
          <w:tcPr>
            <w:tcW w:w="418" w:type="pct"/>
            <w:noWrap w:val="0"/>
            <w:vAlign w:val="center"/>
          </w:tcPr>
          <w:p w14:paraId="23D965F0">
            <w:pPr>
              <w:pStyle w:val="26"/>
              <w:bidi w:val="0"/>
              <w:rPr>
                <w:rFonts w:hint="default"/>
              </w:rPr>
            </w:pPr>
            <w:r>
              <w:rPr>
                <w:rFonts w:hint="default"/>
              </w:rPr>
              <w:t>30</w:t>
            </w:r>
          </w:p>
        </w:tc>
        <w:tc>
          <w:tcPr>
            <w:tcW w:w="417" w:type="pct"/>
            <w:noWrap w:val="0"/>
            <w:vAlign w:val="center"/>
          </w:tcPr>
          <w:p w14:paraId="58EFBB9B">
            <w:pPr>
              <w:pStyle w:val="26"/>
              <w:bidi w:val="0"/>
              <w:rPr>
                <w:rFonts w:hint="default"/>
              </w:rPr>
            </w:pPr>
            <w:r>
              <w:rPr>
                <w:rFonts w:hint="default"/>
              </w:rPr>
              <w:t>否</w:t>
            </w:r>
          </w:p>
        </w:tc>
        <w:tc>
          <w:tcPr>
            <w:tcW w:w="920" w:type="pct"/>
            <w:noWrap w:val="0"/>
            <w:vAlign w:val="center"/>
          </w:tcPr>
          <w:p w14:paraId="39EE6EF9">
            <w:pPr>
              <w:pStyle w:val="26"/>
              <w:bidi w:val="0"/>
              <w:rPr>
                <w:rFonts w:hint="default"/>
              </w:rPr>
            </w:pPr>
          </w:p>
        </w:tc>
      </w:tr>
      <w:tr w14:paraId="0E7E2CB8">
        <w:tblPrEx>
          <w:tblCellMar>
            <w:top w:w="0" w:type="dxa"/>
            <w:left w:w="108" w:type="dxa"/>
            <w:bottom w:w="0" w:type="dxa"/>
            <w:right w:w="108" w:type="dxa"/>
          </w:tblCellMar>
        </w:tblPrEx>
        <w:trPr>
          <w:trHeight w:val="90" w:hRule="atLeast"/>
        </w:trPr>
        <w:tc>
          <w:tcPr>
            <w:tcW w:w="397" w:type="pct"/>
            <w:noWrap w:val="0"/>
            <w:vAlign w:val="center"/>
          </w:tcPr>
          <w:p w14:paraId="21B3BB3D">
            <w:pPr>
              <w:pStyle w:val="26"/>
              <w:bidi w:val="0"/>
              <w:rPr>
                <w:rFonts w:hint="default"/>
              </w:rPr>
            </w:pPr>
            <w:r>
              <w:rPr>
                <w:rFonts w:hint="default"/>
                <w:lang w:val="en-US" w:eastAsia="zh-CN"/>
              </w:rPr>
              <w:t>29</w:t>
            </w:r>
          </w:p>
        </w:tc>
        <w:tc>
          <w:tcPr>
            <w:tcW w:w="1004" w:type="pct"/>
            <w:noWrap w:val="0"/>
            <w:vAlign w:val="center"/>
          </w:tcPr>
          <w:p w14:paraId="3FEA40AE">
            <w:pPr>
              <w:pStyle w:val="26"/>
              <w:bidi w:val="0"/>
              <w:rPr>
                <w:rFonts w:hint="default"/>
              </w:rPr>
            </w:pPr>
            <w:r>
              <w:rPr>
                <w:rFonts w:hint="default"/>
              </w:rPr>
              <w:t>gmfjbrlxdh</w:t>
            </w:r>
          </w:p>
        </w:tc>
        <w:tc>
          <w:tcPr>
            <w:tcW w:w="1087" w:type="pct"/>
            <w:noWrap w:val="0"/>
            <w:vAlign w:val="center"/>
          </w:tcPr>
          <w:p w14:paraId="642BC64B">
            <w:pPr>
              <w:pStyle w:val="26"/>
              <w:bidi w:val="0"/>
              <w:rPr>
                <w:rFonts w:hint="default"/>
              </w:rPr>
            </w:pPr>
            <w:r>
              <w:rPr>
                <w:rFonts w:hint="default"/>
              </w:rPr>
              <w:t>购买方经办人联系电话</w:t>
            </w:r>
          </w:p>
        </w:tc>
        <w:tc>
          <w:tcPr>
            <w:tcW w:w="753" w:type="pct"/>
            <w:noWrap w:val="0"/>
            <w:vAlign w:val="center"/>
          </w:tcPr>
          <w:p w14:paraId="423076CC">
            <w:pPr>
              <w:pStyle w:val="26"/>
              <w:bidi w:val="0"/>
              <w:rPr>
                <w:rFonts w:hint="default"/>
              </w:rPr>
            </w:pPr>
            <w:r>
              <w:rPr>
                <w:rFonts w:hint="default"/>
              </w:rPr>
              <w:t>varchar</w:t>
            </w:r>
          </w:p>
        </w:tc>
        <w:tc>
          <w:tcPr>
            <w:tcW w:w="418" w:type="pct"/>
            <w:noWrap w:val="0"/>
            <w:vAlign w:val="center"/>
          </w:tcPr>
          <w:p w14:paraId="5F76C303">
            <w:pPr>
              <w:pStyle w:val="26"/>
              <w:bidi w:val="0"/>
              <w:rPr>
                <w:rFonts w:hint="default"/>
              </w:rPr>
            </w:pPr>
            <w:r>
              <w:rPr>
                <w:rFonts w:hint="default"/>
              </w:rPr>
              <w:t>60</w:t>
            </w:r>
          </w:p>
        </w:tc>
        <w:tc>
          <w:tcPr>
            <w:tcW w:w="417" w:type="pct"/>
            <w:noWrap w:val="0"/>
            <w:vAlign w:val="center"/>
          </w:tcPr>
          <w:p w14:paraId="41A18C7A">
            <w:pPr>
              <w:pStyle w:val="26"/>
              <w:bidi w:val="0"/>
              <w:rPr>
                <w:rFonts w:hint="default"/>
              </w:rPr>
            </w:pPr>
            <w:r>
              <w:rPr>
                <w:rFonts w:hint="default"/>
              </w:rPr>
              <w:t>否</w:t>
            </w:r>
          </w:p>
        </w:tc>
        <w:tc>
          <w:tcPr>
            <w:tcW w:w="920" w:type="pct"/>
            <w:noWrap w:val="0"/>
            <w:vAlign w:val="center"/>
          </w:tcPr>
          <w:p w14:paraId="5303A86A">
            <w:pPr>
              <w:pStyle w:val="26"/>
              <w:bidi w:val="0"/>
              <w:rPr>
                <w:rFonts w:hint="default"/>
              </w:rPr>
            </w:pPr>
          </w:p>
        </w:tc>
      </w:tr>
      <w:tr w14:paraId="7B0705C3">
        <w:tblPrEx>
          <w:tblCellMar>
            <w:top w:w="0" w:type="dxa"/>
            <w:left w:w="108" w:type="dxa"/>
            <w:bottom w:w="0" w:type="dxa"/>
            <w:right w:w="108" w:type="dxa"/>
          </w:tblCellMar>
        </w:tblPrEx>
        <w:trPr>
          <w:trHeight w:val="397" w:hRule="atLeast"/>
        </w:trPr>
        <w:tc>
          <w:tcPr>
            <w:tcW w:w="397" w:type="pct"/>
            <w:noWrap w:val="0"/>
            <w:vAlign w:val="center"/>
          </w:tcPr>
          <w:p w14:paraId="65CFB127">
            <w:pPr>
              <w:pStyle w:val="26"/>
              <w:bidi w:val="0"/>
              <w:rPr>
                <w:rFonts w:hint="default"/>
              </w:rPr>
            </w:pPr>
            <w:r>
              <w:rPr>
                <w:rFonts w:hint="default"/>
                <w:lang w:val="en-US" w:eastAsia="zh-CN"/>
              </w:rPr>
              <w:t>30</w:t>
            </w:r>
          </w:p>
        </w:tc>
        <w:tc>
          <w:tcPr>
            <w:tcW w:w="1004" w:type="pct"/>
            <w:noWrap w:val="0"/>
            <w:vAlign w:val="center"/>
          </w:tcPr>
          <w:p w14:paraId="580D010F">
            <w:pPr>
              <w:pStyle w:val="26"/>
              <w:bidi w:val="0"/>
              <w:rPr>
                <w:rFonts w:hint="default"/>
              </w:rPr>
            </w:pPr>
            <w:r>
              <w:rPr>
                <w:rFonts w:hint="default"/>
              </w:rPr>
              <w:t>hjje</w:t>
            </w:r>
          </w:p>
        </w:tc>
        <w:tc>
          <w:tcPr>
            <w:tcW w:w="1087" w:type="pct"/>
            <w:noWrap w:val="0"/>
            <w:vAlign w:val="center"/>
          </w:tcPr>
          <w:p w14:paraId="7FEA1D4C">
            <w:pPr>
              <w:pStyle w:val="26"/>
              <w:bidi w:val="0"/>
              <w:rPr>
                <w:rFonts w:hint="default"/>
              </w:rPr>
            </w:pPr>
            <w:r>
              <w:rPr>
                <w:rFonts w:hint="default"/>
              </w:rPr>
              <w:t>合计金额</w:t>
            </w:r>
          </w:p>
        </w:tc>
        <w:tc>
          <w:tcPr>
            <w:tcW w:w="753" w:type="pct"/>
            <w:noWrap w:val="0"/>
            <w:vAlign w:val="center"/>
          </w:tcPr>
          <w:p w14:paraId="494C0730">
            <w:pPr>
              <w:pStyle w:val="26"/>
              <w:bidi w:val="0"/>
              <w:rPr>
                <w:rFonts w:hint="default"/>
              </w:rPr>
            </w:pPr>
            <w:r>
              <w:rPr>
                <w:rFonts w:hint="default"/>
              </w:rPr>
              <w:t>number</w:t>
            </w:r>
          </w:p>
        </w:tc>
        <w:tc>
          <w:tcPr>
            <w:tcW w:w="418" w:type="pct"/>
            <w:noWrap w:val="0"/>
            <w:vAlign w:val="center"/>
          </w:tcPr>
          <w:p w14:paraId="3306140A">
            <w:pPr>
              <w:pStyle w:val="26"/>
              <w:bidi w:val="0"/>
              <w:rPr>
                <w:rFonts w:hint="default"/>
              </w:rPr>
            </w:pPr>
            <w:r>
              <w:rPr>
                <w:rFonts w:hint="default"/>
              </w:rPr>
              <w:t>18,2</w:t>
            </w:r>
          </w:p>
        </w:tc>
        <w:tc>
          <w:tcPr>
            <w:tcW w:w="417" w:type="pct"/>
            <w:noWrap w:val="0"/>
            <w:vAlign w:val="center"/>
          </w:tcPr>
          <w:p w14:paraId="35B06D73">
            <w:pPr>
              <w:pStyle w:val="26"/>
              <w:bidi w:val="0"/>
              <w:rPr>
                <w:rFonts w:hint="default"/>
              </w:rPr>
            </w:pPr>
            <w:r>
              <w:rPr>
                <w:rFonts w:hint="default"/>
              </w:rPr>
              <w:t>是</w:t>
            </w:r>
          </w:p>
        </w:tc>
        <w:tc>
          <w:tcPr>
            <w:tcW w:w="920" w:type="pct"/>
            <w:noWrap w:val="0"/>
            <w:vAlign w:val="center"/>
          </w:tcPr>
          <w:p w14:paraId="461C3BA6">
            <w:pPr>
              <w:pStyle w:val="26"/>
              <w:bidi w:val="0"/>
              <w:rPr>
                <w:rFonts w:hint="default"/>
              </w:rPr>
            </w:pPr>
          </w:p>
        </w:tc>
      </w:tr>
      <w:tr w14:paraId="54C420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F730C2">
            <w:pPr>
              <w:pStyle w:val="26"/>
              <w:bidi w:val="0"/>
              <w:rPr>
                <w:rFonts w:hint="default"/>
              </w:rPr>
            </w:pPr>
            <w:r>
              <w:rPr>
                <w:rFonts w:hint="default"/>
                <w:lang w:val="en-US" w:eastAsia="zh-CN"/>
              </w:rPr>
              <w:t>31</w:t>
            </w:r>
          </w:p>
        </w:tc>
        <w:tc>
          <w:tcPr>
            <w:tcW w:w="1004" w:type="pct"/>
            <w:noWrap w:val="0"/>
            <w:vAlign w:val="center"/>
          </w:tcPr>
          <w:p w14:paraId="2A7BEE9A">
            <w:pPr>
              <w:pStyle w:val="26"/>
              <w:bidi w:val="0"/>
              <w:rPr>
                <w:rFonts w:hint="default"/>
              </w:rPr>
            </w:pPr>
            <w:r>
              <w:rPr>
                <w:rFonts w:hint="default"/>
              </w:rPr>
              <w:t>hjse</w:t>
            </w:r>
          </w:p>
        </w:tc>
        <w:tc>
          <w:tcPr>
            <w:tcW w:w="1087" w:type="pct"/>
            <w:noWrap w:val="0"/>
            <w:vAlign w:val="center"/>
          </w:tcPr>
          <w:p w14:paraId="24B23A9C">
            <w:pPr>
              <w:pStyle w:val="26"/>
              <w:bidi w:val="0"/>
              <w:rPr>
                <w:rFonts w:hint="default"/>
              </w:rPr>
            </w:pPr>
            <w:r>
              <w:rPr>
                <w:rFonts w:hint="default"/>
              </w:rPr>
              <w:t>合计税额</w:t>
            </w:r>
          </w:p>
        </w:tc>
        <w:tc>
          <w:tcPr>
            <w:tcW w:w="753" w:type="pct"/>
            <w:noWrap w:val="0"/>
            <w:vAlign w:val="center"/>
          </w:tcPr>
          <w:p w14:paraId="1A8CF60B">
            <w:pPr>
              <w:pStyle w:val="26"/>
              <w:bidi w:val="0"/>
              <w:rPr>
                <w:rFonts w:hint="default"/>
              </w:rPr>
            </w:pPr>
            <w:r>
              <w:rPr>
                <w:rFonts w:hint="default"/>
              </w:rPr>
              <w:t>number</w:t>
            </w:r>
          </w:p>
        </w:tc>
        <w:tc>
          <w:tcPr>
            <w:tcW w:w="418" w:type="pct"/>
            <w:noWrap w:val="0"/>
            <w:vAlign w:val="center"/>
          </w:tcPr>
          <w:p w14:paraId="72981932">
            <w:pPr>
              <w:pStyle w:val="26"/>
              <w:bidi w:val="0"/>
              <w:rPr>
                <w:rFonts w:hint="default"/>
              </w:rPr>
            </w:pPr>
            <w:r>
              <w:rPr>
                <w:rFonts w:hint="default"/>
              </w:rPr>
              <w:t>18,2</w:t>
            </w:r>
          </w:p>
        </w:tc>
        <w:tc>
          <w:tcPr>
            <w:tcW w:w="417" w:type="pct"/>
            <w:noWrap w:val="0"/>
            <w:vAlign w:val="center"/>
          </w:tcPr>
          <w:p w14:paraId="164596FF">
            <w:pPr>
              <w:pStyle w:val="26"/>
              <w:bidi w:val="0"/>
              <w:rPr>
                <w:rFonts w:hint="default"/>
              </w:rPr>
            </w:pPr>
            <w:r>
              <w:rPr>
                <w:rFonts w:hint="default"/>
              </w:rPr>
              <w:t>是</w:t>
            </w:r>
          </w:p>
        </w:tc>
        <w:tc>
          <w:tcPr>
            <w:tcW w:w="920" w:type="pct"/>
            <w:noWrap w:val="0"/>
            <w:vAlign w:val="center"/>
          </w:tcPr>
          <w:p w14:paraId="4E7410F9">
            <w:pPr>
              <w:pStyle w:val="26"/>
              <w:bidi w:val="0"/>
              <w:rPr>
                <w:rFonts w:hint="default"/>
              </w:rPr>
            </w:pPr>
          </w:p>
        </w:tc>
      </w:tr>
      <w:tr w14:paraId="0323F0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57D308">
            <w:pPr>
              <w:pStyle w:val="26"/>
              <w:bidi w:val="0"/>
              <w:rPr>
                <w:rFonts w:hint="default"/>
              </w:rPr>
            </w:pPr>
            <w:r>
              <w:rPr>
                <w:rFonts w:hint="default"/>
                <w:lang w:val="en-US" w:eastAsia="zh-CN"/>
              </w:rPr>
              <w:t>32</w:t>
            </w:r>
          </w:p>
        </w:tc>
        <w:tc>
          <w:tcPr>
            <w:tcW w:w="1004" w:type="pct"/>
            <w:noWrap w:val="0"/>
            <w:vAlign w:val="center"/>
          </w:tcPr>
          <w:p w14:paraId="0A36B22F">
            <w:pPr>
              <w:pStyle w:val="26"/>
              <w:bidi w:val="0"/>
              <w:rPr>
                <w:rFonts w:hint="default"/>
              </w:rPr>
            </w:pPr>
            <w:r>
              <w:rPr>
                <w:rFonts w:hint="default"/>
              </w:rPr>
              <w:t>jshj</w:t>
            </w:r>
          </w:p>
        </w:tc>
        <w:tc>
          <w:tcPr>
            <w:tcW w:w="1087" w:type="pct"/>
            <w:noWrap w:val="0"/>
            <w:vAlign w:val="center"/>
          </w:tcPr>
          <w:p w14:paraId="5D092F30">
            <w:pPr>
              <w:pStyle w:val="26"/>
              <w:bidi w:val="0"/>
              <w:rPr>
                <w:rFonts w:hint="default"/>
              </w:rPr>
            </w:pPr>
            <w:r>
              <w:rPr>
                <w:rFonts w:hint="default"/>
              </w:rPr>
              <w:t>价税合计</w:t>
            </w:r>
          </w:p>
        </w:tc>
        <w:tc>
          <w:tcPr>
            <w:tcW w:w="753" w:type="pct"/>
            <w:noWrap w:val="0"/>
            <w:vAlign w:val="center"/>
          </w:tcPr>
          <w:p w14:paraId="4C2CDFF0">
            <w:pPr>
              <w:pStyle w:val="26"/>
              <w:bidi w:val="0"/>
              <w:rPr>
                <w:rFonts w:hint="default"/>
              </w:rPr>
            </w:pPr>
            <w:r>
              <w:rPr>
                <w:rFonts w:hint="default"/>
              </w:rPr>
              <w:t>number</w:t>
            </w:r>
          </w:p>
        </w:tc>
        <w:tc>
          <w:tcPr>
            <w:tcW w:w="418" w:type="pct"/>
            <w:noWrap w:val="0"/>
            <w:vAlign w:val="center"/>
          </w:tcPr>
          <w:p w14:paraId="60C25726">
            <w:pPr>
              <w:pStyle w:val="26"/>
              <w:bidi w:val="0"/>
              <w:rPr>
                <w:rFonts w:hint="default"/>
              </w:rPr>
            </w:pPr>
            <w:r>
              <w:rPr>
                <w:rFonts w:hint="default"/>
              </w:rPr>
              <w:t>18,2</w:t>
            </w:r>
          </w:p>
        </w:tc>
        <w:tc>
          <w:tcPr>
            <w:tcW w:w="417" w:type="pct"/>
            <w:noWrap w:val="0"/>
            <w:vAlign w:val="center"/>
          </w:tcPr>
          <w:p w14:paraId="6F10E694">
            <w:pPr>
              <w:pStyle w:val="26"/>
              <w:bidi w:val="0"/>
              <w:rPr>
                <w:rFonts w:hint="default"/>
              </w:rPr>
            </w:pPr>
            <w:r>
              <w:rPr>
                <w:rFonts w:hint="default"/>
              </w:rPr>
              <w:t>是</w:t>
            </w:r>
          </w:p>
        </w:tc>
        <w:tc>
          <w:tcPr>
            <w:tcW w:w="920" w:type="pct"/>
            <w:noWrap w:val="0"/>
            <w:vAlign w:val="center"/>
          </w:tcPr>
          <w:p w14:paraId="4E28895F">
            <w:pPr>
              <w:pStyle w:val="26"/>
              <w:bidi w:val="0"/>
              <w:rPr>
                <w:rFonts w:hint="default"/>
              </w:rPr>
            </w:pPr>
          </w:p>
        </w:tc>
      </w:tr>
      <w:tr w14:paraId="439253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0CFC91">
            <w:pPr>
              <w:pStyle w:val="26"/>
              <w:bidi w:val="0"/>
              <w:rPr>
                <w:rFonts w:hint="default"/>
              </w:rPr>
            </w:pPr>
            <w:r>
              <w:rPr>
                <w:rFonts w:hint="default"/>
                <w:lang w:val="en-US" w:eastAsia="zh-CN"/>
              </w:rPr>
              <w:t>33</w:t>
            </w:r>
          </w:p>
        </w:tc>
        <w:tc>
          <w:tcPr>
            <w:tcW w:w="1004" w:type="pct"/>
            <w:noWrap w:val="0"/>
            <w:vAlign w:val="center"/>
          </w:tcPr>
          <w:p w14:paraId="1399DEF9">
            <w:pPr>
              <w:pStyle w:val="26"/>
              <w:bidi w:val="0"/>
              <w:rPr>
                <w:rFonts w:hint="default"/>
              </w:rPr>
            </w:pPr>
            <w:r>
              <w:rPr>
                <w:rFonts w:hint="default"/>
              </w:rPr>
              <w:t>skyhmc</w:t>
            </w:r>
          </w:p>
        </w:tc>
        <w:tc>
          <w:tcPr>
            <w:tcW w:w="1087" w:type="pct"/>
            <w:noWrap w:val="0"/>
            <w:vAlign w:val="center"/>
          </w:tcPr>
          <w:p w14:paraId="32AC3B23">
            <w:pPr>
              <w:pStyle w:val="26"/>
              <w:bidi w:val="0"/>
              <w:rPr>
                <w:rFonts w:hint="default"/>
              </w:rPr>
            </w:pPr>
            <w:r>
              <w:rPr>
                <w:rFonts w:hint="default"/>
              </w:rPr>
              <w:t>收款银行名称</w:t>
            </w:r>
          </w:p>
        </w:tc>
        <w:tc>
          <w:tcPr>
            <w:tcW w:w="753" w:type="pct"/>
            <w:noWrap w:val="0"/>
            <w:vAlign w:val="center"/>
          </w:tcPr>
          <w:p w14:paraId="4CB5E2BD">
            <w:pPr>
              <w:pStyle w:val="26"/>
              <w:bidi w:val="0"/>
              <w:rPr>
                <w:rFonts w:hint="default"/>
              </w:rPr>
            </w:pPr>
            <w:r>
              <w:rPr>
                <w:rFonts w:hint="default"/>
              </w:rPr>
              <w:t>varchar</w:t>
            </w:r>
          </w:p>
        </w:tc>
        <w:tc>
          <w:tcPr>
            <w:tcW w:w="418" w:type="pct"/>
            <w:noWrap w:val="0"/>
            <w:vAlign w:val="center"/>
          </w:tcPr>
          <w:p w14:paraId="555239AA">
            <w:pPr>
              <w:pStyle w:val="26"/>
              <w:bidi w:val="0"/>
              <w:rPr>
                <w:rFonts w:hint="default"/>
              </w:rPr>
            </w:pPr>
            <w:r>
              <w:rPr>
                <w:rFonts w:hint="default"/>
              </w:rPr>
              <w:t>120</w:t>
            </w:r>
          </w:p>
        </w:tc>
        <w:tc>
          <w:tcPr>
            <w:tcW w:w="417" w:type="pct"/>
            <w:noWrap w:val="0"/>
            <w:vAlign w:val="center"/>
          </w:tcPr>
          <w:p w14:paraId="15E7D700">
            <w:pPr>
              <w:pStyle w:val="26"/>
              <w:bidi w:val="0"/>
              <w:rPr>
                <w:rFonts w:hint="default"/>
              </w:rPr>
            </w:pPr>
            <w:r>
              <w:rPr>
                <w:rFonts w:hint="default"/>
              </w:rPr>
              <w:t>否</w:t>
            </w:r>
          </w:p>
        </w:tc>
        <w:tc>
          <w:tcPr>
            <w:tcW w:w="920" w:type="pct"/>
            <w:noWrap w:val="0"/>
            <w:vAlign w:val="center"/>
          </w:tcPr>
          <w:p w14:paraId="73EFC648">
            <w:pPr>
              <w:pStyle w:val="26"/>
              <w:bidi w:val="0"/>
              <w:rPr>
                <w:rFonts w:hint="default"/>
              </w:rPr>
            </w:pPr>
          </w:p>
        </w:tc>
      </w:tr>
      <w:tr w14:paraId="50639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B42347">
            <w:pPr>
              <w:pStyle w:val="26"/>
              <w:bidi w:val="0"/>
              <w:rPr>
                <w:rFonts w:hint="default"/>
              </w:rPr>
            </w:pPr>
            <w:r>
              <w:rPr>
                <w:rFonts w:hint="default"/>
                <w:lang w:val="en-US" w:eastAsia="zh-CN"/>
              </w:rPr>
              <w:t>34</w:t>
            </w:r>
          </w:p>
        </w:tc>
        <w:tc>
          <w:tcPr>
            <w:tcW w:w="1004" w:type="pct"/>
            <w:noWrap w:val="0"/>
            <w:vAlign w:val="center"/>
          </w:tcPr>
          <w:p w14:paraId="3267592D">
            <w:pPr>
              <w:pStyle w:val="26"/>
              <w:bidi w:val="0"/>
              <w:rPr>
                <w:rFonts w:hint="default"/>
              </w:rPr>
            </w:pPr>
            <w:r>
              <w:rPr>
                <w:rFonts w:hint="default"/>
              </w:rPr>
              <w:t>skyhzh</w:t>
            </w:r>
          </w:p>
        </w:tc>
        <w:tc>
          <w:tcPr>
            <w:tcW w:w="1087" w:type="pct"/>
            <w:noWrap w:val="0"/>
            <w:vAlign w:val="center"/>
          </w:tcPr>
          <w:p w14:paraId="7A1E3BD4">
            <w:pPr>
              <w:pStyle w:val="26"/>
              <w:bidi w:val="0"/>
              <w:rPr>
                <w:rFonts w:hint="default"/>
              </w:rPr>
            </w:pPr>
            <w:r>
              <w:rPr>
                <w:rFonts w:hint="default"/>
              </w:rPr>
              <w:t>收款银行账号</w:t>
            </w:r>
          </w:p>
        </w:tc>
        <w:tc>
          <w:tcPr>
            <w:tcW w:w="753" w:type="pct"/>
            <w:noWrap w:val="0"/>
            <w:vAlign w:val="center"/>
          </w:tcPr>
          <w:p w14:paraId="59512B32">
            <w:pPr>
              <w:pStyle w:val="26"/>
              <w:bidi w:val="0"/>
              <w:rPr>
                <w:rFonts w:hint="default"/>
              </w:rPr>
            </w:pPr>
            <w:r>
              <w:rPr>
                <w:rFonts w:hint="default"/>
              </w:rPr>
              <w:t>varchar</w:t>
            </w:r>
          </w:p>
        </w:tc>
        <w:tc>
          <w:tcPr>
            <w:tcW w:w="418" w:type="pct"/>
            <w:noWrap w:val="0"/>
            <w:vAlign w:val="center"/>
          </w:tcPr>
          <w:p w14:paraId="31663EC3">
            <w:pPr>
              <w:pStyle w:val="26"/>
              <w:bidi w:val="0"/>
              <w:rPr>
                <w:rFonts w:hint="default"/>
              </w:rPr>
            </w:pPr>
            <w:r>
              <w:rPr>
                <w:rFonts w:hint="default"/>
              </w:rPr>
              <w:t>100</w:t>
            </w:r>
          </w:p>
        </w:tc>
        <w:tc>
          <w:tcPr>
            <w:tcW w:w="417" w:type="pct"/>
            <w:noWrap w:val="0"/>
            <w:vAlign w:val="center"/>
          </w:tcPr>
          <w:p w14:paraId="6C314D25">
            <w:pPr>
              <w:pStyle w:val="26"/>
              <w:bidi w:val="0"/>
              <w:rPr>
                <w:rFonts w:hint="default"/>
              </w:rPr>
            </w:pPr>
            <w:r>
              <w:rPr>
                <w:rFonts w:hint="default"/>
              </w:rPr>
              <w:t>否</w:t>
            </w:r>
          </w:p>
        </w:tc>
        <w:tc>
          <w:tcPr>
            <w:tcW w:w="920" w:type="pct"/>
            <w:noWrap w:val="0"/>
            <w:vAlign w:val="center"/>
          </w:tcPr>
          <w:p w14:paraId="6E13A15F">
            <w:pPr>
              <w:pStyle w:val="26"/>
              <w:bidi w:val="0"/>
              <w:rPr>
                <w:rFonts w:hint="default"/>
              </w:rPr>
            </w:pPr>
          </w:p>
        </w:tc>
      </w:tr>
      <w:tr w14:paraId="6B9ED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0A61EA">
            <w:pPr>
              <w:pStyle w:val="26"/>
              <w:bidi w:val="0"/>
              <w:rPr>
                <w:rFonts w:hint="default"/>
              </w:rPr>
            </w:pPr>
            <w:r>
              <w:rPr>
                <w:rFonts w:hint="default"/>
                <w:lang w:val="en-US" w:eastAsia="zh-CN"/>
              </w:rPr>
              <w:t>35</w:t>
            </w:r>
          </w:p>
        </w:tc>
        <w:tc>
          <w:tcPr>
            <w:tcW w:w="1004" w:type="pct"/>
            <w:noWrap w:val="0"/>
            <w:vAlign w:val="center"/>
          </w:tcPr>
          <w:p w14:paraId="62CDB9BF">
            <w:pPr>
              <w:pStyle w:val="26"/>
              <w:bidi w:val="0"/>
              <w:rPr>
                <w:rFonts w:hint="default"/>
              </w:rPr>
            </w:pPr>
            <w:r>
              <w:rPr>
                <w:rFonts w:hint="default"/>
              </w:rPr>
              <w:t>jsfs</w:t>
            </w:r>
          </w:p>
        </w:tc>
        <w:tc>
          <w:tcPr>
            <w:tcW w:w="1087" w:type="pct"/>
            <w:noWrap w:val="0"/>
            <w:vAlign w:val="center"/>
          </w:tcPr>
          <w:p w14:paraId="0900D2CA">
            <w:pPr>
              <w:pStyle w:val="26"/>
              <w:bidi w:val="0"/>
              <w:rPr>
                <w:rFonts w:hint="default"/>
              </w:rPr>
            </w:pPr>
            <w:r>
              <w:rPr>
                <w:rFonts w:hint="default"/>
              </w:rPr>
              <w:t>结算方式</w:t>
            </w:r>
          </w:p>
        </w:tc>
        <w:tc>
          <w:tcPr>
            <w:tcW w:w="753" w:type="pct"/>
            <w:noWrap w:val="0"/>
            <w:vAlign w:val="center"/>
          </w:tcPr>
          <w:p w14:paraId="334FE06C">
            <w:pPr>
              <w:pStyle w:val="26"/>
              <w:bidi w:val="0"/>
              <w:rPr>
                <w:rFonts w:hint="default"/>
              </w:rPr>
            </w:pPr>
            <w:r>
              <w:rPr>
                <w:rFonts w:hint="default"/>
              </w:rPr>
              <w:t>varchar</w:t>
            </w:r>
          </w:p>
        </w:tc>
        <w:tc>
          <w:tcPr>
            <w:tcW w:w="418" w:type="pct"/>
            <w:noWrap w:val="0"/>
            <w:vAlign w:val="center"/>
          </w:tcPr>
          <w:p w14:paraId="23CCD894">
            <w:pPr>
              <w:pStyle w:val="26"/>
              <w:bidi w:val="0"/>
              <w:rPr>
                <w:rFonts w:hint="default"/>
              </w:rPr>
            </w:pPr>
            <w:r>
              <w:rPr>
                <w:rFonts w:hint="default"/>
              </w:rPr>
              <w:t>2</w:t>
            </w:r>
          </w:p>
        </w:tc>
        <w:tc>
          <w:tcPr>
            <w:tcW w:w="417" w:type="pct"/>
            <w:noWrap w:val="0"/>
            <w:vAlign w:val="center"/>
          </w:tcPr>
          <w:p w14:paraId="04F90116">
            <w:pPr>
              <w:pStyle w:val="26"/>
              <w:bidi w:val="0"/>
              <w:rPr>
                <w:rFonts w:hint="default"/>
              </w:rPr>
            </w:pPr>
            <w:r>
              <w:rPr>
                <w:rFonts w:hint="default"/>
              </w:rPr>
              <w:t>否</w:t>
            </w:r>
          </w:p>
        </w:tc>
        <w:tc>
          <w:tcPr>
            <w:tcW w:w="920" w:type="pct"/>
            <w:noWrap w:val="0"/>
            <w:vAlign w:val="center"/>
          </w:tcPr>
          <w:p w14:paraId="543EE4F7">
            <w:pPr>
              <w:pStyle w:val="26"/>
              <w:bidi w:val="0"/>
              <w:rPr>
                <w:rFonts w:hint="default"/>
              </w:rPr>
            </w:pPr>
            <w:r>
              <w:rPr>
                <w:rFonts w:hint="default"/>
              </w:rPr>
              <w:t>01：现金</w:t>
            </w:r>
          </w:p>
          <w:p w14:paraId="1E3DF4CB">
            <w:pPr>
              <w:pStyle w:val="26"/>
              <w:bidi w:val="0"/>
              <w:rPr>
                <w:rFonts w:hint="default"/>
              </w:rPr>
            </w:pPr>
            <w:r>
              <w:rPr>
                <w:rFonts w:hint="default"/>
              </w:rPr>
              <w:t>02：银行转账</w:t>
            </w:r>
          </w:p>
          <w:p w14:paraId="5D9ED715">
            <w:pPr>
              <w:pStyle w:val="26"/>
              <w:bidi w:val="0"/>
              <w:rPr>
                <w:rFonts w:hint="default"/>
              </w:rPr>
            </w:pPr>
            <w:r>
              <w:rPr>
                <w:rFonts w:hint="default"/>
              </w:rPr>
              <w:t>03：票据</w:t>
            </w:r>
          </w:p>
          <w:p w14:paraId="64D5F6D6">
            <w:pPr>
              <w:pStyle w:val="26"/>
              <w:bidi w:val="0"/>
              <w:rPr>
                <w:rFonts w:hint="default"/>
              </w:rPr>
            </w:pPr>
            <w:r>
              <w:rPr>
                <w:rFonts w:hint="default"/>
              </w:rPr>
              <w:t>04：第三方支付</w:t>
            </w:r>
          </w:p>
          <w:p w14:paraId="37A27917">
            <w:pPr>
              <w:pStyle w:val="26"/>
              <w:bidi w:val="0"/>
              <w:rPr>
                <w:rFonts w:hint="default"/>
              </w:rPr>
            </w:pPr>
            <w:r>
              <w:rPr>
                <w:rFonts w:hint="default"/>
              </w:rPr>
              <w:t>05：预付卡</w:t>
            </w:r>
          </w:p>
          <w:p w14:paraId="3BCD48AB">
            <w:pPr>
              <w:pStyle w:val="26"/>
              <w:bidi w:val="0"/>
              <w:rPr>
                <w:rFonts w:hint="default"/>
              </w:rPr>
            </w:pPr>
            <w:r>
              <w:rPr>
                <w:rFonts w:hint="default"/>
              </w:rPr>
              <w:t>99：其他</w:t>
            </w:r>
          </w:p>
        </w:tc>
      </w:tr>
      <w:tr w14:paraId="53A240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C88F42">
            <w:pPr>
              <w:pStyle w:val="26"/>
              <w:bidi w:val="0"/>
              <w:rPr>
                <w:rFonts w:hint="default"/>
              </w:rPr>
            </w:pPr>
            <w:r>
              <w:rPr>
                <w:rFonts w:hint="default"/>
                <w:lang w:val="en-US" w:eastAsia="zh-CN"/>
              </w:rPr>
              <w:t>36</w:t>
            </w:r>
          </w:p>
        </w:tc>
        <w:tc>
          <w:tcPr>
            <w:tcW w:w="1004" w:type="pct"/>
            <w:noWrap w:val="0"/>
            <w:vAlign w:val="center"/>
          </w:tcPr>
          <w:p w14:paraId="7313DBF8">
            <w:pPr>
              <w:pStyle w:val="26"/>
              <w:bidi w:val="0"/>
              <w:rPr>
                <w:rFonts w:hint="default"/>
              </w:rPr>
            </w:pPr>
            <w:r>
              <w:rPr>
                <w:rFonts w:hint="default"/>
              </w:rPr>
              <w:t>ysxwfsd</w:t>
            </w:r>
          </w:p>
        </w:tc>
        <w:tc>
          <w:tcPr>
            <w:tcW w:w="1087" w:type="pct"/>
            <w:noWrap w:val="0"/>
            <w:vAlign w:val="center"/>
          </w:tcPr>
          <w:p w14:paraId="7A1889D4">
            <w:pPr>
              <w:pStyle w:val="26"/>
              <w:bidi w:val="0"/>
              <w:rPr>
                <w:rFonts w:hint="default"/>
              </w:rPr>
            </w:pPr>
            <w:r>
              <w:rPr>
                <w:rFonts w:hint="default"/>
              </w:rPr>
              <w:t>应税行为发生地</w:t>
            </w:r>
          </w:p>
        </w:tc>
        <w:tc>
          <w:tcPr>
            <w:tcW w:w="753" w:type="pct"/>
            <w:noWrap w:val="0"/>
            <w:vAlign w:val="center"/>
          </w:tcPr>
          <w:p w14:paraId="5EB048B9">
            <w:pPr>
              <w:pStyle w:val="26"/>
              <w:bidi w:val="0"/>
              <w:rPr>
                <w:rFonts w:hint="default"/>
              </w:rPr>
            </w:pPr>
            <w:r>
              <w:rPr>
                <w:rFonts w:hint="default"/>
              </w:rPr>
              <w:t>varchar</w:t>
            </w:r>
          </w:p>
        </w:tc>
        <w:tc>
          <w:tcPr>
            <w:tcW w:w="418" w:type="pct"/>
            <w:noWrap w:val="0"/>
            <w:vAlign w:val="center"/>
          </w:tcPr>
          <w:p w14:paraId="53D69643">
            <w:pPr>
              <w:pStyle w:val="26"/>
              <w:bidi w:val="0"/>
              <w:rPr>
                <w:rFonts w:hint="default"/>
              </w:rPr>
            </w:pPr>
            <w:r>
              <w:rPr>
                <w:rFonts w:hint="default"/>
              </w:rPr>
              <w:t>11</w:t>
            </w:r>
          </w:p>
        </w:tc>
        <w:tc>
          <w:tcPr>
            <w:tcW w:w="417" w:type="pct"/>
            <w:noWrap w:val="0"/>
            <w:vAlign w:val="center"/>
          </w:tcPr>
          <w:p w14:paraId="4AA37562">
            <w:pPr>
              <w:pStyle w:val="26"/>
              <w:bidi w:val="0"/>
              <w:rPr>
                <w:rFonts w:hint="default"/>
              </w:rPr>
            </w:pPr>
            <w:r>
              <w:rPr>
                <w:rFonts w:hint="default"/>
              </w:rPr>
              <w:t>否</w:t>
            </w:r>
          </w:p>
        </w:tc>
        <w:tc>
          <w:tcPr>
            <w:tcW w:w="920" w:type="pct"/>
            <w:noWrap w:val="0"/>
            <w:vAlign w:val="center"/>
          </w:tcPr>
          <w:p w14:paraId="33E55201">
            <w:pPr>
              <w:pStyle w:val="26"/>
              <w:bidi w:val="0"/>
              <w:rPr>
                <w:rFonts w:hint="default"/>
              </w:rPr>
            </w:pPr>
          </w:p>
        </w:tc>
      </w:tr>
      <w:tr w14:paraId="4183B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4AA0858">
            <w:pPr>
              <w:pStyle w:val="26"/>
              <w:bidi w:val="0"/>
              <w:rPr>
                <w:rFonts w:hint="default"/>
              </w:rPr>
            </w:pPr>
            <w:r>
              <w:rPr>
                <w:rFonts w:hint="default"/>
                <w:lang w:val="en-US" w:eastAsia="zh-CN"/>
              </w:rPr>
              <w:t>37</w:t>
            </w:r>
          </w:p>
        </w:tc>
        <w:tc>
          <w:tcPr>
            <w:tcW w:w="1004" w:type="pct"/>
            <w:noWrap w:val="0"/>
            <w:vAlign w:val="center"/>
          </w:tcPr>
          <w:p w14:paraId="729E2A19">
            <w:pPr>
              <w:pStyle w:val="26"/>
              <w:bidi w:val="0"/>
              <w:rPr>
                <w:rFonts w:hint="default"/>
              </w:rPr>
            </w:pPr>
            <w:r>
              <w:rPr>
                <w:rFonts w:hint="default"/>
              </w:rPr>
              <w:t>kpr</w:t>
            </w:r>
          </w:p>
        </w:tc>
        <w:tc>
          <w:tcPr>
            <w:tcW w:w="1087" w:type="pct"/>
            <w:noWrap w:val="0"/>
            <w:vAlign w:val="center"/>
          </w:tcPr>
          <w:p w14:paraId="5AA1E5CC">
            <w:pPr>
              <w:pStyle w:val="26"/>
              <w:bidi w:val="0"/>
              <w:rPr>
                <w:rFonts w:hint="default"/>
              </w:rPr>
            </w:pPr>
            <w:r>
              <w:rPr>
                <w:rFonts w:hint="default"/>
              </w:rPr>
              <w:t>开票人</w:t>
            </w:r>
          </w:p>
        </w:tc>
        <w:tc>
          <w:tcPr>
            <w:tcW w:w="753" w:type="pct"/>
            <w:noWrap w:val="0"/>
            <w:vAlign w:val="center"/>
          </w:tcPr>
          <w:p w14:paraId="4E6BC82C">
            <w:pPr>
              <w:pStyle w:val="26"/>
              <w:bidi w:val="0"/>
              <w:rPr>
                <w:rFonts w:hint="default"/>
              </w:rPr>
            </w:pPr>
            <w:r>
              <w:rPr>
                <w:rFonts w:hint="default"/>
              </w:rPr>
              <w:t>varchar</w:t>
            </w:r>
          </w:p>
        </w:tc>
        <w:tc>
          <w:tcPr>
            <w:tcW w:w="418" w:type="pct"/>
            <w:noWrap w:val="0"/>
            <w:vAlign w:val="center"/>
          </w:tcPr>
          <w:p w14:paraId="7CBABE46">
            <w:pPr>
              <w:pStyle w:val="26"/>
              <w:bidi w:val="0"/>
              <w:rPr>
                <w:rFonts w:hint="default"/>
              </w:rPr>
            </w:pPr>
            <w:r>
              <w:rPr>
                <w:rFonts w:hint="default"/>
              </w:rPr>
              <w:t>300</w:t>
            </w:r>
          </w:p>
        </w:tc>
        <w:tc>
          <w:tcPr>
            <w:tcW w:w="417" w:type="pct"/>
            <w:noWrap w:val="0"/>
            <w:vAlign w:val="center"/>
          </w:tcPr>
          <w:p w14:paraId="7697428F">
            <w:pPr>
              <w:pStyle w:val="26"/>
              <w:bidi w:val="0"/>
              <w:rPr>
                <w:rFonts w:hint="default"/>
              </w:rPr>
            </w:pPr>
            <w:r>
              <w:rPr>
                <w:rFonts w:hint="default"/>
              </w:rPr>
              <w:t>是</w:t>
            </w:r>
          </w:p>
        </w:tc>
        <w:tc>
          <w:tcPr>
            <w:tcW w:w="920" w:type="pct"/>
            <w:noWrap w:val="0"/>
            <w:vAlign w:val="center"/>
          </w:tcPr>
          <w:p w14:paraId="5E350294">
            <w:pPr>
              <w:pStyle w:val="26"/>
              <w:bidi w:val="0"/>
              <w:rPr>
                <w:rFonts w:hint="default"/>
              </w:rPr>
            </w:pPr>
          </w:p>
        </w:tc>
      </w:tr>
      <w:tr w14:paraId="5A88A6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3F65C4E">
            <w:pPr>
              <w:pStyle w:val="26"/>
              <w:bidi w:val="0"/>
              <w:rPr>
                <w:rFonts w:hint="default"/>
              </w:rPr>
            </w:pPr>
            <w:r>
              <w:rPr>
                <w:rFonts w:hint="default"/>
                <w:lang w:val="en-US" w:eastAsia="zh-CN"/>
              </w:rPr>
              <w:t>38</w:t>
            </w:r>
          </w:p>
        </w:tc>
        <w:tc>
          <w:tcPr>
            <w:tcW w:w="1004" w:type="pct"/>
            <w:noWrap w:val="0"/>
            <w:vAlign w:val="center"/>
          </w:tcPr>
          <w:p w14:paraId="71EDADEA">
            <w:pPr>
              <w:pStyle w:val="26"/>
              <w:bidi w:val="0"/>
              <w:rPr>
                <w:rFonts w:hint="default"/>
              </w:rPr>
            </w:pPr>
            <w:r>
              <w:rPr>
                <w:rFonts w:hint="default"/>
              </w:rPr>
              <w:t>kprzjhm</w:t>
            </w:r>
          </w:p>
        </w:tc>
        <w:tc>
          <w:tcPr>
            <w:tcW w:w="1087" w:type="pct"/>
            <w:noWrap w:val="0"/>
            <w:vAlign w:val="center"/>
          </w:tcPr>
          <w:p w14:paraId="38FABEC7">
            <w:pPr>
              <w:pStyle w:val="26"/>
              <w:bidi w:val="0"/>
              <w:rPr>
                <w:rFonts w:hint="default"/>
              </w:rPr>
            </w:pPr>
            <w:r>
              <w:rPr>
                <w:rFonts w:hint="default"/>
              </w:rPr>
              <w:t>开票人证件号码</w:t>
            </w:r>
          </w:p>
        </w:tc>
        <w:tc>
          <w:tcPr>
            <w:tcW w:w="753" w:type="pct"/>
            <w:noWrap w:val="0"/>
            <w:vAlign w:val="center"/>
          </w:tcPr>
          <w:p w14:paraId="6C07D8F6">
            <w:pPr>
              <w:pStyle w:val="26"/>
              <w:bidi w:val="0"/>
              <w:rPr>
                <w:rFonts w:hint="default"/>
              </w:rPr>
            </w:pPr>
            <w:r>
              <w:rPr>
                <w:rFonts w:hint="default"/>
              </w:rPr>
              <w:t>varchar</w:t>
            </w:r>
          </w:p>
        </w:tc>
        <w:tc>
          <w:tcPr>
            <w:tcW w:w="418" w:type="pct"/>
            <w:noWrap w:val="0"/>
            <w:vAlign w:val="center"/>
          </w:tcPr>
          <w:p w14:paraId="3DBC6222">
            <w:pPr>
              <w:pStyle w:val="26"/>
              <w:bidi w:val="0"/>
              <w:rPr>
                <w:rFonts w:hint="default"/>
              </w:rPr>
            </w:pPr>
            <w:r>
              <w:rPr>
                <w:rFonts w:hint="default"/>
              </w:rPr>
              <w:t>30</w:t>
            </w:r>
          </w:p>
        </w:tc>
        <w:tc>
          <w:tcPr>
            <w:tcW w:w="417" w:type="pct"/>
            <w:noWrap w:val="0"/>
            <w:vAlign w:val="center"/>
          </w:tcPr>
          <w:p w14:paraId="498819DA">
            <w:pPr>
              <w:pStyle w:val="26"/>
              <w:bidi w:val="0"/>
              <w:rPr>
                <w:rFonts w:hint="default"/>
              </w:rPr>
            </w:pPr>
            <w:r>
              <w:rPr>
                <w:rFonts w:hint="default"/>
              </w:rPr>
              <w:t>否</w:t>
            </w:r>
          </w:p>
        </w:tc>
        <w:tc>
          <w:tcPr>
            <w:tcW w:w="920" w:type="pct"/>
            <w:noWrap w:val="0"/>
            <w:vAlign w:val="center"/>
          </w:tcPr>
          <w:p w14:paraId="065DBF87">
            <w:pPr>
              <w:pStyle w:val="26"/>
              <w:bidi w:val="0"/>
              <w:rPr>
                <w:rFonts w:hint="default"/>
              </w:rPr>
            </w:pPr>
          </w:p>
        </w:tc>
      </w:tr>
      <w:tr w14:paraId="78A908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55206F">
            <w:pPr>
              <w:pStyle w:val="26"/>
              <w:bidi w:val="0"/>
              <w:rPr>
                <w:rFonts w:hint="default"/>
              </w:rPr>
            </w:pPr>
            <w:r>
              <w:rPr>
                <w:rFonts w:hint="default"/>
                <w:lang w:val="en-US" w:eastAsia="zh-CN"/>
              </w:rPr>
              <w:t>39</w:t>
            </w:r>
          </w:p>
        </w:tc>
        <w:tc>
          <w:tcPr>
            <w:tcW w:w="1004" w:type="pct"/>
            <w:noWrap w:val="0"/>
            <w:vAlign w:val="center"/>
          </w:tcPr>
          <w:p w14:paraId="22DF8A17">
            <w:pPr>
              <w:pStyle w:val="26"/>
              <w:bidi w:val="0"/>
              <w:rPr>
                <w:rFonts w:hint="default"/>
              </w:rPr>
            </w:pPr>
            <w:r>
              <w:rPr>
                <w:rFonts w:hint="default"/>
              </w:rPr>
              <w:t>kprzjlx</w:t>
            </w:r>
          </w:p>
        </w:tc>
        <w:tc>
          <w:tcPr>
            <w:tcW w:w="1087" w:type="pct"/>
            <w:noWrap w:val="0"/>
            <w:vAlign w:val="center"/>
          </w:tcPr>
          <w:p w14:paraId="1BA5C527">
            <w:pPr>
              <w:pStyle w:val="26"/>
              <w:bidi w:val="0"/>
              <w:rPr>
                <w:rFonts w:hint="default"/>
              </w:rPr>
            </w:pPr>
            <w:r>
              <w:rPr>
                <w:rFonts w:hint="default"/>
              </w:rPr>
              <w:t>开票人证件类型</w:t>
            </w:r>
          </w:p>
        </w:tc>
        <w:tc>
          <w:tcPr>
            <w:tcW w:w="753" w:type="pct"/>
            <w:noWrap w:val="0"/>
            <w:vAlign w:val="center"/>
          </w:tcPr>
          <w:p w14:paraId="1C5BEFF7">
            <w:pPr>
              <w:pStyle w:val="26"/>
              <w:bidi w:val="0"/>
              <w:rPr>
                <w:rFonts w:hint="default"/>
              </w:rPr>
            </w:pPr>
            <w:r>
              <w:rPr>
                <w:rFonts w:hint="default"/>
              </w:rPr>
              <w:t>varchar</w:t>
            </w:r>
          </w:p>
        </w:tc>
        <w:tc>
          <w:tcPr>
            <w:tcW w:w="418" w:type="pct"/>
            <w:noWrap w:val="0"/>
            <w:vAlign w:val="center"/>
          </w:tcPr>
          <w:p w14:paraId="3DBE80F5">
            <w:pPr>
              <w:pStyle w:val="26"/>
              <w:bidi w:val="0"/>
              <w:rPr>
                <w:rFonts w:hint="default"/>
              </w:rPr>
            </w:pPr>
            <w:r>
              <w:rPr>
                <w:rFonts w:hint="default"/>
              </w:rPr>
              <w:t>4</w:t>
            </w:r>
          </w:p>
        </w:tc>
        <w:tc>
          <w:tcPr>
            <w:tcW w:w="417" w:type="pct"/>
            <w:noWrap w:val="0"/>
            <w:vAlign w:val="center"/>
          </w:tcPr>
          <w:p w14:paraId="45874F71">
            <w:pPr>
              <w:pStyle w:val="26"/>
              <w:bidi w:val="0"/>
              <w:rPr>
                <w:rFonts w:hint="default"/>
              </w:rPr>
            </w:pPr>
            <w:r>
              <w:t>否</w:t>
            </w:r>
          </w:p>
        </w:tc>
        <w:tc>
          <w:tcPr>
            <w:tcW w:w="920" w:type="pct"/>
            <w:noWrap w:val="0"/>
            <w:vAlign w:val="center"/>
          </w:tcPr>
          <w:p w14:paraId="018E1E6D">
            <w:pPr>
              <w:pStyle w:val="26"/>
              <w:bidi w:val="0"/>
              <w:rPr>
                <w:rFonts w:hint="eastAsia"/>
              </w:rPr>
            </w:pPr>
            <w:r>
              <w:rPr>
                <w:rFonts w:hint="eastAsia"/>
              </w:rPr>
              <w:t>101：组织机构代码证</w:t>
            </w:r>
          </w:p>
          <w:p w14:paraId="033847EF">
            <w:pPr>
              <w:pStyle w:val="26"/>
              <w:bidi w:val="0"/>
              <w:rPr>
                <w:rFonts w:hint="eastAsia"/>
              </w:rPr>
            </w:pPr>
            <w:r>
              <w:rPr>
                <w:rFonts w:hint="eastAsia"/>
              </w:rPr>
              <w:t>102：营业执照</w:t>
            </w:r>
          </w:p>
          <w:p w14:paraId="7AD2603D">
            <w:pPr>
              <w:pStyle w:val="26"/>
              <w:bidi w:val="0"/>
              <w:rPr>
                <w:rFonts w:hint="eastAsia"/>
              </w:rPr>
            </w:pPr>
            <w:r>
              <w:rPr>
                <w:rFonts w:hint="eastAsia"/>
              </w:rPr>
              <w:t>103：税务登记证</w:t>
            </w:r>
          </w:p>
          <w:p w14:paraId="1ED237C1">
            <w:pPr>
              <w:pStyle w:val="26"/>
              <w:bidi w:val="0"/>
              <w:rPr>
                <w:rFonts w:hint="eastAsia"/>
              </w:rPr>
            </w:pPr>
            <w:r>
              <w:rPr>
                <w:rFonts w:hint="eastAsia"/>
              </w:rPr>
              <w:t>199：其他单位证件</w:t>
            </w:r>
          </w:p>
          <w:p w14:paraId="6EDE10D1">
            <w:pPr>
              <w:pStyle w:val="26"/>
              <w:bidi w:val="0"/>
              <w:rPr>
                <w:rFonts w:hint="eastAsia"/>
              </w:rPr>
            </w:pPr>
            <w:r>
              <w:rPr>
                <w:rFonts w:hint="eastAsia"/>
              </w:rPr>
              <w:t>201：居民身份证</w:t>
            </w:r>
          </w:p>
          <w:p w14:paraId="7595ABFD">
            <w:pPr>
              <w:pStyle w:val="26"/>
              <w:bidi w:val="0"/>
              <w:rPr>
                <w:rFonts w:hint="eastAsia"/>
              </w:rPr>
            </w:pPr>
            <w:r>
              <w:rPr>
                <w:rFonts w:hint="eastAsia"/>
              </w:rPr>
              <w:t>202：军官证</w:t>
            </w:r>
          </w:p>
          <w:p w14:paraId="429BFFA4">
            <w:pPr>
              <w:pStyle w:val="26"/>
              <w:bidi w:val="0"/>
              <w:rPr>
                <w:rFonts w:hint="eastAsia"/>
              </w:rPr>
            </w:pPr>
            <w:r>
              <w:rPr>
                <w:rFonts w:hint="eastAsia"/>
              </w:rPr>
              <w:t>203：武警警官证</w:t>
            </w:r>
          </w:p>
          <w:p w14:paraId="7E094DD2">
            <w:pPr>
              <w:pStyle w:val="26"/>
              <w:bidi w:val="0"/>
              <w:rPr>
                <w:rFonts w:hint="eastAsia"/>
              </w:rPr>
            </w:pPr>
            <w:r>
              <w:rPr>
                <w:rFonts w:hint="eastAsia"/>
              </w:rPr>
              <w:t>204：士兵证</w:t>
            </w:r>
          </w:p>
          <w:p w14:paraId="3207F05C">
            <w:pPr>
              <w:pStyle w:val="26"/>
              <w:bidi w:val="0"/>
              <w:rPr>
                <w:rFonts w:hint="eastAsia"/>
              </w:rPr>
            </w:pPr>
            <w:r>
              <w:rPr>
                <w:rFonts w:hint="eastAsia"/>
              </w:rPr>
              <w:t>205：军队离退休干部证</w:t>
            </w:r>
          </w:p>
          <w:p w14:paraId="664CC18A">
            <w:pPr>
              <w:pStyle w:val="26"/>
              <w:bidi w:val="0"/>
              <w:rPr>
                <w:rFonts w:hint="eastAsia"/>
              </w:rPr>
            </w:pPr>
            <w:r>
              <w:rPr>
                <w:rFonts w:hint="eastAsia"/>
              </w:rPr>
              <w:t>206：残疾人证</w:t>
            </w:r>
          </w:p>
          <w:p w14:paraId="0F6A3734">
            <w:pPr>
              <w:pStyle w:val="26"/>
              <w:bidi w:val="0"/>
              <w:rPr>
                <w:rFonts w:hint="eastAsia"/>
              </w:rPr>
            </w:pPr>
            <w:r>
              <w:rPr>
                <w:rFonts w:hint="eastAsia"/>
              </w:rPr>
              <w:t>207：残疾军人证（1-8级）</w:t>
            </w:r>
          </w:p>
          <w:p w14:paraId="7E2F741A">
            <w:pPr>
              <w:pStyle w:val="26"/>
              <w:bidi w:val="0"/>
              <w:rPr>
                <w:rFonts w:hint="eastAsia"/>
              </w:rPr>
            </w:pPr>
            <w:r>
              <w:rPr>
                <w:rFonts w:hint="eastAsia"/>
              </w:rPr>
              <w:t>208：外国护照</w:t>
            </w:r>
          </w:p>
          <w:p w14:paraId="7D79900F">
            <w:pPr>
              <w:pStyle w:val="26"/>
              <w:bidi w:val="0"/>
              <w:rPr>
                <w:rFonts w:hint="eastAsia"/>
              </w:rPr>
            </w:pPr>
            <w:r>
              <w:rPr>
                <w:rFonts w:hint="eastAsia"/>
              </w:rPr>
              <w:t>209：港澳同胞回乡证</w:t>
            </w:r>
          </w:p>
          <w:p w14:paraId="1C4B7773">
            <w:pPr>
              <w:pStyle w:val="26"/>
              <w:bidi w:val="0"/>
              <w:rPr>
                <w:rFonts w:hint="eastAsia"/>
              </w:rPr>
            </w:pPr>
            <w:r>
              <w:rPr>
                <w:rFonts w:hint="eastAsia"/>
              </w:rPr>
              <w:t>210：港澳居民来往内地通行证</w:t>
            </w:r>
          </w:p>
          <w:p w14:paraId="1F17A5F4">
            <w:pPr>
              <w:pStyle w:val="26"/>
              <w:bidi w:val="0"/>
              <w:rPr>
                <w:rFonts w:hint="eastAsia"/>
              </w:rPr>
            </w:pPr>
            <w:r>
              <w:rPr>
                <w:rFonts w:hint="eastAsia"/>
              </w:rPr>
              <w:t>211：台胞证</w:t>
            </w:r>
          </w:p>
          <w:p w14:paraId="40EA8182">
            <w:pPr>
              <w:pStyle w:val="26"/>
              <w:bidi w:val="0"/>
              <w:rPr>
                <w:rFonts w:hint="eastAsia"/>
              </w:rPr>
            </w:pPr>
            <w:r>
              <w:rPr>
                <w:rFonts w:hint="eastAsia"/>
              </w:rPr>
              <w:t>212：中华人民共和国往来港澳通行证</w:t>
            </w:r>
          </w:p>
          <w:p w14:paraId="06ED3285">
            <w:pPr>
              <w:pStyle w:val="26"/>
              <w:bidi w:val="0"/>
              <w:rPr>
                <w:rFonts w:hint="eastAsia"/>
              </w:rPr>
            </w:pPr>
            <w:r>
              <w:rPr>
                <w:rFonts w:hint="eastAsia"/>
              </w:rPr>
              <w:t>213：台湾居民来往大陆通行证</w:t>
            </w:r>
          </w:p>
          <w:p w14:paraId="7BFA0B20">
            <w:pPr>
              <w:pStyle w:val="26"/>
              <w:bidi w:val="0"/>
              <w:rPr>
                <w:rFonts w:hint="eastAsia"/>
              </w:rPr>
            </w:pPr>
            <w:r>
              <w:rPr>
                <w:rFonts w:hint="eastAsia"/>
              </w:rPr>
              <w:t>214：大陆居民往来台湾通行证</w:t>
            </w:r>
          </w:p>
          <w:p w14:paraId="7ED981CF">
            <w:pPr>
              <w:pStyle w:val="26"/>
              <w:bidi w:val="0"/>
              <w:rPr>
                <w:rFonts w:hint="eastAsia"/>
              </w:rPr>
            </w:pPr>
            <w:r>
              <w:rPr>
                <w:rFonts w:hint="eastAsia"/>
              </w:rPr>
              <w:t>215：外国人居留证</w:t>
            </w:r>
          </w:p>
          <w:p w14:paraId="349EB108">
            <w:pPr>
              <w:pStyle w:val="26"/>
              <w:bidi w:val="0"/>
              <w:rPr>
                <w:rFonts w:hint="eastAsia"/>
              </w:rPr>
            </w:pPr>
            <w:r>
              <w:rPr>
                <w:rFonts w:hint="eastAsia"/>
              </w:rPr>
              <w:t>216：外交官证</w:t>
            </w:r>
          </w:p>
          <w:p w14:paraId="078D717A">
            <w:pPr>
              <w:pStyle w:val="26"/>
              <w:bidi w:val="0"/>
              <w:rPr>
                <w:rFonts w:hint="eastAsia"/>
              </w:rPr>
            </w:pPr>
            <w:r>
              <w:rPr>
                <w:rFonts w:hint="eastAsia"/>
              </w:rPr>
              <w:t>217：使（领事）馆证</w:t>
            </w:r>
          </w:p>
          <w:p w14:paraId="08D39250">
            <w:pPr>
              <w:pStyle w:val="26"/>
              <w:bidi w:val="0"/>
              <w:rPr>
                <w:rFonts w:hint="eastAsia"/>
              </w:rPr>
            </w:pPr>
            <w:r>
              <w:rPr>
                <w:rFonts w:hint="eastAsia"/>
              </w:rPr>
              <w:t>218：海员证</w:t>
            </w:r>
          </w:p>
          <w:p w14:paraId="14EB0B3E">
            <w:pPr>
              <w:pStyle w:val="26"/>
              <w:bidi w:val="0"/>
              <w:rPr>
                <w:rFonts w:hint="eastAsia"/>
              </w:rPr>
            </w:pPr>
            <w:r>
              <w:rPr>
                <w:rFonts w:hint="eastAsia"/>
              </w:rPr>
              <w:t>219：香港永久性居民身份证</w:t>
            </w:r>
          </w:p>
          <w:p w14:paraId="2700726B">
            <w:pPr>
              <w:pStyle w:val="26"/>
              <w:bidi w:val="0"/>
              <w:rPr>
                <w:rFonts w:hint="eastAsia"/>
              </w:rPr>
            </w:pPr>
            <w:r>
              <w:rPr>
                <w:rFonts w:hint="eastAsia"/>
              </w:rPr>
              <w:t>22</w:t>
            </w:r>
            <w:r>
              <w:rPr>
                <w:rFonts w:hint="eastAsia"/>
                <w:lang w:val="en-US" w:eastAsia="zh-CN"/>
              </w:rPr>
              <w:t>6</w:t>
            </w:r>
            <w:r>
              <w:rPr>
                <w:rFonts w:hint="eastAsia"/>
              </w:rPr>
              <w:t>：台湾身份证</w:t>
            </w:r>
          </w:p>
          <w:p w14:paraId="63AB1882">
            <w:pPr>
              <w:pStyle w:val="26"/>
              <w:bidi w:val="0"/>
              <w:rPr>
                <w:rFonts w:hint="eastAsia"/>
              </w:rPr>
            </w:pPr>
            <w:r>
              <w:rPr>
                <w:rFonts w:hint="eastAsia"/>
              </w:rPr>
              <w:t>221：澳门特别行政区永久性居民身份证</w:t>
            </w:r>
          </w:p>
          <w:p w14:paraId="1F17B58A">
            <w:pPr>
              <w:pStyle w:val="26"/>
              <w:bidi w:val="0"/>
              <w:rPr>
                <w:rFonts w:hint="eastAsia"/>
              </w:rPr>
            </w:pPr>
            <w:r>
              <w:rPr>
                <w:rFonts w:hint="eastAsia"/>
              </w:rPr>
              <w:t>222：外国人身份证件</w:t>
            </w:r>
          </w:p>
          <w:p w14:paraId="7DC79490">
            <w:pPr>
              <w:pStyle w:val="26"/>
              <w:bidi w:val="0"/>
              <w:rPr>
                <w:rFonts w:hint="eastAsia"/>
              </w:rPr>
            </w:pPr>
            <w:r>
              <w:rPr>
                <w:rFonts w:hint="eastAsia"/>
              </w:rPr>
              <w:t>223：高校毕业生自主创业证</w:t>
            </w:r>
          </w:p>
          <w:p w14:paraId="68F1ED77">
            <w:pPr>
              <w:pStyle w:val="26"/>
              <w:bidi w:val="0"/>
              <w:rPr>
                <w:rFonts w:hint="eastAsia"/>
              </w:rPr>
            </w:pPr>
            <w:r>
              <w:rPr>
                <w:rFonts w:hint="eastAsia"/>
              </w:rPr>
              <w:t>224：就业失业登记证</w:t>
            </w:r>
          </w:p>
          <w:p w14:paraId="48DF7EC6">
            <w:pPr>
              <w:pStyle w:val="26"/>
              <w:bidi w:val="0"/>
              <w:rPr>
                <w:rFonts w:hint="eastAsia"/>
              </w:rPr>
            </w:pPr>
            <w:r>
              <w:rPr>
                <w:rFonts w:hint="eastAsia"/>
              </w:rPr>
              <w:t>225：退休证</w:t>
            </w:r>
          </w:p>
          <w:p w14:paraId="202E3382">
            <w:pPr>
              <w:pStyle w:val="26"/>
              <w:bidi w:val="0"/>
              <w:rPr>
                <w:rFonts w:hint="eastAsia"/>
              </w:rPr>
            </w:pPr>
            <w:r>
              <w:rPr>
                <w:rFonts w:hint="eastAsia"/>
              </w:rPr>
              <w:t>22</w:t>
            </w:r>
            <w:r>
              <w:rPr>
                <w:rFonts w:hint="eastAsia"/>
                <w:lang w:val="en-US" w:eastAsia="zh-CN"/>
              </w:rPr>
              <w:t>6</w:t>
            </w:r>
            <w:r>
              <w:rPr>
                <w:rFonts w:hint="eastAsia"/>
              </w:rPr>
              <w:t>：离休证</w:t>
            </w:r>
          </w:p>
          <w:p w14:paraId="65867F46">
            <w:pPr>
              <w:pStyle w:val="26"/>
              <w:bidi w:val="0"/>
              <w:rPr>
                <w:rFonts w:hint="eastAsia"/>
              </w:rPr>
            </w:pPr>
            <w:r>
              <w:rPr>
                <w:rFonts w:hint="eastAsia"/>
              </w:rPr>
              <w:t>227：中国护照</w:t>
            </w:r>
          </w:p>
          <w:p w14:paraId="7EDA4ACF">
            <w:pPr>
              <w:pStyle w:val="26"/>
              <w:bidi w:val="0"/>
              <w:rPr>
                <w:rFonts w:hint="eastAsia"/>
              </w:rPr>
            </w:pPr>
            <w:r>
              <w:rPr>
                <w:rFonts w:hint="eastAsia"/>
              </w:rPr>
              <w:t>228：城镇退役士兵自谋职业证</w:t>
            </w:r>
          </w:p>
          <w:p w14:paraId="1D897FC5">
            <w:pPr>
              <w:pStyle w:val="26"/>
              <w:bidi w:val="0"/>
              <w:rPr>
                <w:rFonts w:hint="eastAsia"/>
              </w:rPr>
            </w:pPr>
            <w:r>
              <w:rPr>
                <w:rFonts w:hint="eastAsia"/>
              </w:rPr>
              <w:t>229：随军家属身份证明</w:t>
            </w:r>
          </w:p>
          <w:p w14:paraId="205D53BA">
            <w:pPr>
              <w:pStyle w:val="26"/>
              <w:bidi w:val="0"/>
              <w:rPr>
                <w:rFonts w:hint="eastAsia"/>
              </w:rPr>
            </w:pPr>
            <w:r>
              <w:rPr>
                <w:rFonts w:hint="eastAsia"/>
              </w:rPr>
              <w:t>230：中国人民解放军军官转业证书</w:t>
            </w:r>
          </w:p>
          <w:p w14:paraId="1793532B">
            <w:pPr>
              <w:pStyle w:val="26"/>
              <w:bidi w:val="0"/>
              <w:rPr>
                <w:rFonts w:hint="eastAsia"/>
              </w:rPr>
            </w:pPr>
            <w:r>
              <w:rPr>
                <w:rFonts w:hint="eastAsia"/>
              </w:rPr>
              <w:t>231：中国人民解放军义务兵退出现役证</w:t>
            </w:r>
          </w:p>
          <w:p w14:paraId="6EA073E9">
            <w:pPr>
              <w:pStyle w:val="26"/>
              <w:bidi w:val="0"/>
              <w:rPr>
                <w:rFonts w:hint="eastAsia"/>
              </w:rPr>
            </w:pPr>
            <w:r>
              <w:rPr>
                <w:rFonts w:hint="eastAsia"/>
              </w:rPr>
              <w:t>232：中国人民解放军士官退出现役证</w:t>
            </w:r>
          </w:p>
          <w:p w14:paraId="08F8F2C8">
            <w:pPr>
              <w:pStyle w:val="26"/>
              <w:bidi w:val="0"/>
              <w:rPr>
                <w:rFonts w:hint="eastAsia"/>
              </w:rPr>
            </w:pPr>
            <w:r>
              <w:rPr>
                <w:rFonts w:hint="eastAsia"/>
              </w:rPr>
              <w:t>233：外国人永久居留身份证（外国人永久居留证）</w:t>
            </w:r>
          </w:p>
          <w:p w14:paraId="003DAE7E">
            <w:pPr>
              <w:pStyle w:val="26"/>
              <w:bidi w:val="0"/>
              <w:rPr>
                <w:rFonts w:hint="eastAsia"/>
              </w:rPr>
            </w:pPr>
            <w:r>
              <w:rPr>
                <w:rFonts w:hint="eastAsia"/>
              </w:rPr>
              <w:t>234：就业创业证</w:t>
            </w:r>
          </w:p>
          <w:p w14:paraId="1C0D091D">
            <w:pPr>
              <w:pStyle w:val="26"/>
              <w:bidi w:val="0"/>
              <w:rPr>
                <w:rFonts w:hint="eastAsia"/>
              </w:rPr>
            </w:pPr>
            <w:r>
              <w:rPr>
                <w:rFonts w:hint="eastAsia"/>
              </w:rPr>
              <w:t>235：香港特别行政区护照</w:t>
            </w:r>
          </w:p>
          <w:p w14:paraId="2FF7B7DF">
            <w:pPr>
              <w:pStyle w:val="26"/>
              <w:bidi w:val="0"/>
              <w:rPr>
                <w:rFonts w:hint="eastAsia"/>
              </w:rPr>
            </w:pPr>
            <w:r>
              <w:rPr>
                <w:rFonts w:hint="eastAsia"/>
              </w:rPr>
              <w:t>236：澳门特别行政区护照</w:t>
            </w:r>
          </w:p>
          <w:p w14:paraId="70983B4C">
            <w:pPr>
              <w:pStyle w:val="26"/>
              <w:bidi w:val="0"/>
              <w:rPr>
                <w:rFonts w:hint="eastAsia"/>
              </w:rPr>
            </w:pPr>
            <w:r>
              <w:rPr>
                <w:rFonts w:hint="eastAsia"/>
              </w:rPr>
              <w:t>237：中华人民共和国港澳居民居住证</w:t>
            </w:r>
          </w:p>
          <w:p w14:paraId="0091A8F9">
            <w:pPr>
              <w:pStyle w:val="26"/>
              <w:bidi w:val="0"/>
              <w:rPr>
                <w:rFonts w:hint="eastAsia"/>
              </w:rPr>
            </w:pPr>
            <w:r>
              <w:rPr>
                <w:rFonts w:hint="eastAsia"/>
              </w:rPr>
              <w:t>238：中华人民共和国台湾居民居住证</w:t>
            </w:r>
          </w:p>
          <w:p w14:paraId="5AB1A92C">
            <w:pPr>
              <w:pStyle w:val="26"/>
              <w:bidi w:val="0"/>
              <w:rPr>
                <w:rFonts w:hint="eastAsia"/>
              </w:rPr>
            </w:pPr>
            <w:r>
              <w:rPr>
                <w:rFonts w:hint="eastAsia"/>
              </w:rPr>
              <w:t>239：《中华人民共和国外国人工作许可证》（A类）</w:t>
            </w:r>
          </w:p>
          <w:p w14:paraId="612CF028">
            <w:pPr>
              <w:pStyle w:val="26"/>
              <w:bidi w:val="0"/>
              <w:rPr>
                <w:rFonts w:hint="eastAsia"/>
              </w:rPr>
            </w:pPr>
            <w:r>
              <w:rPr>
                <w:rFonts w:hint="eastAsia"/>
              </w:rPr>
              <w:t>240：《中华人民共和国外国人工作许可证》（B类）</w:t>
            </w:r>
          </w:p>
          <w:p w14:paraId="616FFABD">
            <w:pPr>
              <w:pStyle w:val="26"/>
              <w:bidi w:val="0"/>
              <w:rPr>
                <w:rFonts w:hint="eastAsia"/>
              </w:rPr>
            </w:pPr>
            <w:r>
              <w:rPr>
                <w:rFonts w:hint="eastAsia"/>
              </w:rPr>
              <w:t>241：《中华人民共和国外国人工作许可证》（C类）</w:t>
            </w:r>
          </w:p>
          <w:p w14:paraId="1947A7F5">
            <w:pPr>
              <w:pStyle w:val="26"/>
              <w:bidi w:val="0"/>
              <w:rPr>
                <w:rFonts w:hint="eastAsia"/>
              </w:rPr>
            </w:pPr>
            <w:r>
              <w:rPr>
                <w:rFonts w:hint="eastAsia"/>
              </w:rPr>
              <w:t>291：出生医学证明</w:t>
            </w:r>
          </w:p>
          <w:p w14:paraId="0ADF1BCF">
            <w:pPr>
              <w:pStyle w:val="26"/>
              <w:bidi w:val="0"/>
              <w:rPr>
                <w:rFonts w:hint="default"/>
              </w:rPr>
            </w:pPr>
            <w:r>
              <w:rPr>
                <w:rFonts w:hint="eastAsia"/>
              </w:rPr>
              <w:t>299：其他个人证件</w:t>
            </w:r>
          </w:p>
        </w:tc>
      </w:tr>
      <w:tr w14:paraId="3AEEF1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87A23A">
            <w:pPr>
              <w:pStyle w:val="26"/>
              <w:bidi w:val="0"/>
              <w:rPr>
                <w:rFonts w:hint="default"/>
              </w:rPr>
            </w:pPr>
            <w:r>
              <w:rPr>
                <w:rFonts w:hint="default"/>
                <w:lang w:val="en-US" w:eastAsia="zh-CN"/>
              </w:rPr>
              <w:t>40</w:t>
            </w:r>
          </w:p>
        </w:tc>
        <w:tc>
          <w:tcPr>
            <w:tcW w:w="1004" w:type="pct"/>
            <w:noWrap w:val="0"/>
            <w:vAlign w:val="center"/>
          </w:tcPr>
          <w:p w14:paraId="08A2C4CE">
            <w:pPr>
              <w:pStyle w:val="26"/>
              <w:bidi w:val="0"/>
              <w:rPr>
                <w:rFonts w:hint="default"/>
              </w:rPr>
            </w:pPr>
            <w:r>
              <w:rPr>
                <w:rFonts w:hint="default"/>
              </w:rPr>
              <w:t>dylzfphm</w:t>
            </w:r>
          </w:p>
        </w:tc>
        <w:tc>
          <w:tcPr>
            <w:tcW w:w="1087" w:type="pct"/>
            <w:noWrap w:val="0"/>
            <w:vAlign w:val="center"/>
          </w:tcPr>
          <w:p w14:paraId="6288E9AF">
            <w:pPr>
              <w:pStyle w:val="26"/>
              <w:bidi w:val="0"/>
              <w:rPr>
                <w:rFonts w:hint="default"/>
              </w:rPr>
            </w:pPr>
            <w:r>
              <w:rPr>
                <w:rFonts w:hint="default"/>
              </w:rPr>
              <w:t>对应蓝字发票号码</w:t>
            </w:r>
          </w:p>
        </w:tc>
        <w:tc>
          <w:tcPr>
            <w:tcW w:w="753" w:type="pct"/>
            <w:noWrap w:val="0"/>
            <w:vAlign w:val="center"/>
          </w:tcPr>
          <w:p w14:paraId="562B0FC0">
            <w:pPr>
              <w:pStyle w:val="26"/>
              <w:bidi w:val="0"/>
              <w:rPr>
                <w:rFonts w:hint="default"/>
              </w:rPr>
            </w:pPr>
            <w:r>
              <w:rPr>
                <w:rFonts w:hint="default"/>
              </w:rPr>
              <w:t>varchar</w:t>
            </w:r>
          </w:p>
        </w:tc>
        <w:tc>
          <w:tcPr>
            <w:tcW w:w="418" w:type="pct"/>
            <w:noWrap w:val="0"/>
            <w:vAlign w:val="center"/>
          </w:tcPr>
          <w:p w14:paraId="0201090A">
            <w:pPr>
              <w:pStyle w:val="26"/>
              <w:bidi w:val="0"/>
              <w:rPr>
                <w:rFonts w:hint="default"/>
              </w:rPr>
            </w:pPr>
            <w:r>
              <w:rPr>
                <w:rFonts w:hint="default"/>
              </w:rPr>
              <w:t>20</w:t>
            </w:r>
          </w:p>
        </w:tc>
        <w:tc>
          <w:tcPr>
            <w:tcW w:w="417" w:type="pct"/>
            <w:noWrap w:val="0"/>
            <w:vAlign w:val="center"/>
          </w:tcPr>
          <w:p w14:paraId="5DFDD3F0">
            <w:pPr>
              <w:pStyle w:val="26"/>
              <w:bidi w:val="0"/>
              <w:rPr>
                <w:rFonts w:hint="default"/>
              </w:rPr>
            </w:pPr>
            <w:r>
              <w:rPr>
                <w:rFonts w:hint="default"/>
              </w:rPr>
              <w:t>否</w:t>
            </w:r>
          </w:p>
        </w:tc>
        <w:tc>
          <w:tcPr>
            <w:tcW w:w="920" w:type="pct"/>
            <w:noWrap w:val="0"/>
            <w:vAlign w:val="center"/>
          </w:tcPr>
          <w:p w14:paraId="6816D818">
            <w:pPr>
              <w:pStyle w:val="26"/>
              <w:bidi w:val="0"/>
              <w:rPr>
                <w:rFonts w:hint="default"/>
              </w:rPr>
            </w:pPr>
            <w:r>
              <w:rPr>
                <w:rFonts w:hint="default"/>
              </w:rPr>
              <w:t>是否蓝字发票标志为1时，此节点有内容</w:t>
            </w:r>
          </w:p>
          <w:p w14:paraId="0914530B">
            <w:pPr>
              <w:pStyle w:val="26"/>
              <w:bidi w:val="0"/>
              <w:rPr>
                <w:rFonts w:hint="default"/>
                <w:lang w:eastAsia="zh-CN"/>
              </w:rPr>
            </w:pPr>
            <w:r>
              <w:rPr>
                <w:rFonts w:hint="default"/>
              </w:rPr>
              <w:t>红票开具时必传</w:t>
            </w:r>
            <w:r>
              <w:rPr>
                <w:rFonts w:hint="default"/>
                <w:lang w:eastAsia="zh-CN"/>
              </w:rPr>
              <w:t>；</w:t>
            </w:r>
          </w:p>
          <w:p w14:paraId="22288C0C">
            <w:pPr>
              <w:pStyle w:val="26"/>
              <w:bidi w:val="0"/>
              <w:rPr>
                <w:rFonts w:hint="default"/>
              </w:rPr>
            </w:pPr>
            <w:r>
              <w:rPr>
                <w:rFonts w:hint="default"/>
                <w:lang w:eastAsia="zh-CN"/>
              </w:rPr>
              <w:t>如果红冲的是税控发票，对应蓝字发票号码的填写规则为税控发票的发票代码+发票号码。</w:t>
            </w:r>
          </w:p>
        </w:tc>
      </w:tr>
      <w:tr w14:paraId="68451C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D146BB6">
            <w:pPr>
              <w:pStyle w:val="26"/>
              <w:bidi w:val="0"/>
              <w:rPr>
                <w:rFonts w:hint="default"/>
              </w:rPr>
            </w:pPr>
            <w:r>
              <w:rPr>
                <w:rFonts w:hint="default"/>
                <w:lang w:val="en-US" w:eastAsia="zh-CN"/>
              </w:rPr>
              <w:t>41</w:t>
            </w:r>
          </w:p>
        </w:tc>
        <w:tc>
          <w:tcPr>
            <w:tcW w:w="1004" w:type="pct"/>
            <w:noWrap w:val="0"/>
            <w:vAlign w:val="center"/>
          </w:tcPr>
          <w:p w14:paraId="289EC55C">
            <w:pPr>
              <w:pStyle w:val="26"/>
              <w:bidi w:val="0"/>
              <w:rPr>
                <w:rFonts w:hint="default"/>
              </w:rPr>
            </w:pPr>
            <w:r>
              <w:rPr>
                <w:rFonts w:hint="default"/>
              </w:rPr>
              <w:t>hzqrxxdbh</w:t>
            </w:r>
          </w:p>
        </w:tc>
        <w:tc>
          <w:tcPr>
            <w:tcW w:w="1087" w:type="pct"/>
            <w:noWrap w:val="0"/>
            <w:vAlign w:val="center"/>
          </w:tcPr>
          <w:p w14:paraId="527AB2F9">
            <w:pPr>
              <w:pStyle w:val="26"/>
              <w:bidi w:val="0"/>
              <w:rPr>
                <w:rFonts w:hint="default"/>
              </w:rPr>
            </w:pPr>
            <w:r>
              <w:rPr>
                <w:rFonts w:hint="default"/>
              </w:rPr>
              <w:t>红字确认信息单编号</w:t>
            </w:r>
          </w:p>
        </w:tc>
        <w:tc>
          <w:tcPr>
            <w:tcW w:w="753" w:type="pct"/>
            <w:noWrap w:val="0"/>
            <w:vAlign w:val="center"/>
          </w:tcPr>
          <w:p w14:paraId="149DD6E7">
            <w:pPr>
              <w:pStyle w:val="26"/>
              <w:bidi w:val="0"/>
              <w:rPr>
                <w:rFonts w:hint="default"/>
              </w:rPr>
            </w:pPr>
            <w:r>
              <w:rPr>
                <w:rFonts w:hint="default"/>
              </w:rPr>
              <w:t>varchar</w:t>
            </w:r>
          </w:p>
        </w:tc>
        <w:tc>
          <w:tcPr>
            <w:tcW w:w="418" w:type="pct"/>
            <w:noWrap w:val="0"/>
            <w:vAlign w:val="center"/>
          </w:tcPr>
          <w:p w14:paraId="1A03E626">
            <w:pPr>
              <w:pStyle w:val="26"/>
              <w:bidi w:val="0"/>
              <w:rPr>
                <w:rFonts w:hint="default"/>
              </w:rPr>
            </w:pPr>
            <w:r>
              <w:rPr>
                <w:rFonts w:hint="default"/>
              </w:rPr>
              <w:t>20</w:t>
            </w:r>
          </w:p>
        </w:tc>
        <w:tc>
          <w:tcPr>
            <w:tcW w:w="417" w:type="pct"/>
            <w:noWrap w:val="0"/>
            <w:vAlign w:val="center"/>
          </w:tcPr>
          <w:p w14:paraId="111D4143">
            <w:pPr>
              <w:pStyle w:val="26"/>
              <w:bidi w:val="0"/>
              <w:rPr>
                <w:rFonts w:hint="default"/>
              </w:rPr>
            </w:pPr>
            <w:r>
              <w:rPr>
                <w:rFonts w:hint="default"/>
              </w:rPr>
              <w:t>否</w:t>
            </w:r>
          </w:p>
        </w:tc>
        <w:tc>
          <w:tcPr>
            <w:tcW w:w="920" w:type="pct"/>
            <w:noWrap w:val="0"/>
            <w:vAlign w:val="center"/>
          </w:tcPr>
          <w:p w14:paraId="5643346A">
            <w:pPr>
              <w:pStyle w:val="26"/>
              <w:bidi w:val="0"/>
              <w:rPr>
                <w:rFonts w:hint="default"/>
              </w:rPr>
            </w:pPr>
            <w:r>
              <w:rPr>
                <w:rFonts w:hint="default"/>
              </w:rPr>
              <w:t>是否蓝字发票标志为1时，此节点有内容</w:t>
            </w:r>
          </w:p>
          <w:p w14:paraId="743AE817">
            <w:pPr>
              <w:pStyle w:val="26"/>
              <w:bidi w:val="0"/>
              <w:rPr>
                <w:rFonts w:hint="default"/>
              </w:rPr>
            </w:pPr>
            <w:r>
              <w:rPr>
                <w:rFonts w:hint="default"/>
              </w:rPr>
              <w:t>红票开具时必传</w:t>
            </w:r>
          </w:p>
        </w:tc>
      </w:tr>
      <w:tr w14:paraId="22B25D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25A5C87B">
            <w:pPr>
              <w:pStyle w:val="26"/>
              <w:bidi w:val="0"/>
              <w:rPr>
                <w:rFonts w:hint="default"/>
              </w:rPr>
            </w:pPr>
            <w:r>
              <w:rPr>
                <w:rFonts w:hint="default"/>
                <w:lang w:val="en-US" w:eastAsia="zh-CN"/>
              </w:rPr>
              <w:t>42</w:t>
            </w:r>
          </w:p>
        </w:tc>
        <w:tc>
          <w:tcPr>
            <w:tcW w:w="1004" w:type="pct"/>
            <w:noWrap w:val="0"/>
            <w:vAlign w:val="top"/>
          </w:tcPr>
          <w:p w14:paraId="40DA10FC">
            <w:pPr>
              <w:pStyle w:val="26"/>
              <w:bidi w:val="0"/>
              <w:rPr>
                <w:rFonts w:hint="default"/>
              </w:rPr>
            </w:pPr>
            <w:r>
              <w:rPr>
                <w:rFonts w:hint="default"/>
              </w:rPr>
              <w:t>hzqrduuid</w:t>
            </w:r>
          </w:p>
        </w:tc>
        <w:tc>
          <w:tcPr>
            <w:tcW w:w="1087" w:type="pct"/>
            <w:noWrap w:val="0"/>
            <w:vAlign w:val="top"/>
          </w:tcPr>
          <w:p w14:paraId="3E5D0212">
            <w:pPr>
              <w:pStyle w:val="26"/>
              <w:bidi w:val="0"/>
              <w:rPr>
                <w:rFonts w:hint="default"/>
              </w:rPr>
            </w:pPr>
            <w:r>
              <w:rPr>
                <w:rFonts w:hint="default"/>
              </w:rPr>
              <w:t>红字确认单uuid</w:t>
            </w:r>
          </w:p>
        </w:tc>
        <w:tc>
          <w:tcPr>
            <w:tcW w:w="753" w:type="pct"/>
            <w:noWrap w:val="0"/>
            <w:vAlign w:val="center"/>
          </w:tcPr>
          <w:p w14:paraId="04CA3046">
            <w:pPr>
              <w:pStyle w:val="26"/>
              <w:bidi w:val="0"/>
              <w:rPr>
                <w:rFonts w:hint="default"/>
              </w:rPr>
            </w:pPr>
            <w:r>
              <w:rPr>
                <w:rFonts w:hint="default"/>
              </w:rPr>
              <w:t>varchar</w:t>
            </w:r>
          </w:p>
        </w:tc>
        <w:tc>
          <w:tcPr>
            <w:tcW w:w="418" w:type="pct"/>
            <w:noWrap w:val="0"/>
            <w:vAlign w:val="center"/>
          </w:tcPr>
          <w:p w14:paraId="3A762E63">
            <w:pPr>
              <w:pStyle w:val="26"/>
              <w:bidi w:val="0"/>
              <w:rPr>
                <w:rFonts w:hint="default"/>
              </w:rPr>
            </w:pPr>
            <w:r>
              <w:rPr>
                <w:rFonts w:hint="default"/>
              </w:rPr>
              <w:t>32</w:t>
            </w:r>
          </w:p>
        </w:tc>
        <w:tc>
          <w:tcPr>
            <w:tcW w:w="417" w:type="pct"/>
            <w:noWrap w:val="0"/>
            <w:vAlign w:val="center"/>
          </w:tcPr>
          <w:p w14:paraId="2F6527DC">
            <w:pPr>
              <w:pStyle w:val="26"/>
              <w:bidi w:val="0"/>
              <w:rPr>
                <w:rFonts w:hint="default"/>
              </w:rPr>
            </w:pPr>
            <w:r>
              <w:rPr>
                <w:rFonts w:hint="default"/>
              </w:rPr>
              <w:t>否</w:t>
            </w:r>
          </w:p>
        </w:tc>
        <w:tc>
          <w:tcPr>
            <w:tcW w:w="920" w:type="pct"/>
            <w:noWrap w:val="0"/>
            <w:vAlign w:val="center"/>
          </w:tcPr>
          <w:p w14:paraId="7F781E51">
            <w:pPr>
              <w:pStyle w:val="26"/>
              <w:bidi w:val="0"/>
              <w:rPr>
                <w:rFonts w:hint="default"/>
              </w:rPr>
            </w:pPr>
            <w:r>
              <w:rPr>
                <w:rFonts w:hint="default"/>
              </w:rPr>
              <w:t>是否蓝字发票标志为1时，此节点有内容红票开具时必传</w:t>
            </w:r>
          </w:p>
        </w:tc>
      </w:tr>
      <w:tr w14:paraId="5533C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18B7A3A">
            <w:pPr>
              <w:pStyle w:val="26"/>
              <w:bidi w:val="0"/>
              <w:rPr>
                <w:rFonts w:hint="default"/>
              </w:rPr>
            </w:pPr>
            <w:r>
              <w:rPr>
                <w:rFonts w:hint="default"/>
                <w:lang w:val="en-US" w:eastAsia="zh-CN"/>
              </w:rPr>
              <w:t>43</w:t>
            </w:r>
          </w:p>
        </w:tc>
        <w:tc>
          <w:tcPr>
            <w:tcW w:w="1004" w:type="pct"/>
            <w:noWrap w:val="0"/>
            <w:vAlign w:val="center"/>
          </w:tcPr>
          <w:p w14:paraId="4162A3B1">
            <w:pPr>
              <w:pStyle w:val="26"/>
              <w:bidi w:val="0"/>
              <w:rPr>
                <w:rFonts w:hint="default"/>
              </w:rPr>
            </w:pPr>
            <w:r>
              <w:rPr>
                <w:rFonts w:hint="default"/>
              </w:rPr>
              <w:t>bz</w:t>
            </w:r>
          </w:p>
        </w:tc>
        <w:tc>
          <w:tcPr>
            <w:tcW w:w="1087" w:type="pct"/>
            <w:noWrap w:val="0"/>
            <w:vAlign w:val="center"/>
          </w:tcPr>
          <w:p w14:paraId="6C5121C2">
            <w:pPr>
              <w:pStyle w:val="26"/>
              <w:bidi w:val="0"/>
              <w:rPr>
                <w:rFonts w:hint="default"/>
              </w:rPr>
            </w:pPr>
            <w:r>
              <w:rPr>
                <w:rFonts w:hint="default"/>
              </w:rPr>
              <w:t>备注</w:t>
            </w:r>
          </w:p>
        </w:tc>
        <w:tc>
          <w:tcPr>
            <w:tcW w:w="753" w:type="pct"/>
            <w:noWrap w:val="0"/>
            <w:vAlign w:val="center"/>
          </w:tcPr>
          <w:p w14:paraId="76792C97">
            <w:pPr>
              <w:pStyle w:val="26"/>
              <w:bidi w:val="0"/>
              <w:rPr>
                <w:rFonts w:hint="default"/>
              </w:rPr>
            </w:pPr>
            <w:r>
              <w:rPr>
                <w:rFonts w:hint="default"/>
              </w:rPr>
              <w:t>varchar</w:t>
            </w:r>
          </w:p>
        </w:tc>
        <w:tc>
          <w:tcPr>
            <w:tcW w:w="418" w:type="pct"/>
            <w:noWrap w:val="0"/>
            <w:vAlign w:val="center"/>
          </w:tcPr>
          <w:p w14:paraId="5C4B2BF5">
            <w:pPr>
              <w:pStyle w:val="26"/>
              <w:bidi w:val="0"/>
              <w:rPr>
                <w:rFonts w:hint="default"/>
              </w:rPr>
            </w:pPr>
            <w:r>
              <w:rPr>
                <w:rFonts w:hint="default"/>
              </w:rPr>
              <w:t>4</w:t>
            </w:r>
            <w:r>
              <w:rPr>
                <w:rFonts w:hint="default"/>
                <w:lang w:val="en-US" w:eastAsia="zh-CN"/>
              </w:rPr>
              <w:t>5</w:t>
            </w:r>
            <w:r>
              <w:rPr>
                <w:rFonts w:hint="default"/>
              </w:rPr>
              <w:t>0</w:t>
            </w:r>
          </w:p>
        </w:tc>
        <w:tc>
          <w:tcPr>
            <w:tcW w:w="417" w:type="pct"/>
            <w:noWrap w:val="0"/>
            <w:vAlign w:val="center"/>
          </w:tcPr>
          <w:p w14:paraId="433CF974">
            <w:pPr>
              <w:pStyle w:val="26"/>
              <w:bidi w:val="0"/>
              <w:rPr>
                <w:rFonts w:hint="default"/>
              </w:rPr>
            </w:pPr>
            <w:r>
              <w:rPr>
                <w:rFonts w:hint="default"/>
              </w:rPr>
              <w:t>否</w:t>
            </w:r>
          </w:p>
        </w:tc>
        <w:tc>
          <w:tcPr>
            <w:tcW w:w="920" w:type="pct"/>
            <w:noWrap w:val="0"/>
            <w:vAlign w:val="center"/>
          </w:tcPr>
          <w:p w14:paraId="4B51623E">
            <w:pPr>
              <w:pStyle w:val="26"/>
              <w:bidi w:val="0"/>
              <w:rPr>
                <w:rFonts w:hint="default"/>
              </w:rPr>
            </w:pPr>
            <w:r>
              <w:rPr>
                <w:rFonts w:hint="eastAsia"/>
                <w:lang w:val="en-US" w:eastAsia="zh-CN"/>
              </w:rPr>
              <w:t>蓝票最长450位，红票最长382位。</w:t>
            </w:r>
          </w:p>
        </w:tc>
      </w:tr>
      <w:tr w14:paraId="15EBCE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C019CE">
            <w:pPr>
              <w:pStyle w:val="26"/>
              <w:bidi w:val="0"/>
              <w:rPr>
                <w:rFonts w:hint="default"/>
              </w:rPr>
            </w:pPr>
            <w:r>
              <w:rPr>
                <w:rFonts w:hint="default"/>
                <w:lang w:val="en-US" w:eastAsia="zh-CN"/>
              </w:rPr>
              <w:t>44</w:t>
            </w:r>
          </w:p>
        </w:tc>
        <w:tc>
          <w:tcPr>
            <w:tcW w:w="1004" w:type="pct"/>
            <w:noWrap w:val="0"/>
            <w:vAlign w:val="center"/>
          </w:tcPr>
          <w:p w14:paraId="6B6AF3F9">
            <w:pPr>
              <w:pStyle w:val="26"/>
              <w:bidi w:val="0"/>
              <w:rPr>
                <w:rFonts w:hint="default"/>
              </w:rPr>
            </w:pPr>
            <w:r>
              <w:rPr>
                <w:rFonts w:hint="default"/>
              </w:rPr>
              <w:t>ip</w:t>
            </w:r>
          </w:p>
        </w:tc>
        <w:tc>
          <w:tcPr>
            <w:tcW w:w="1087" w:type="pct"/>
            <w:noWrap w:val="0"/>
            <w:vAlign w:val="center"/>
          </w:tcPr>
          <w:p w14:paraId="5BD978A1">
            <w:pPr>
              <w:pStyle w:val="26"/>
              <w:bidi w:val="0"/>
              <w:rPr>
                <w:rFonts w:hint="default"/>
              </w:rPr>
            </w:pPr>
            <w:r>
              <w:rPr>
                <w:rFonts w:hint="default"/>
              </w:rPr>
              <w:t>服务器地址</w:t>
            </w:r>
          </w:p>
        </w:tc>
        <w:tc>
          <w:tcPr>
            <w:tcW w:w="753" w:type="pct"/>
            <w:noWrap w:val="0"/>
            <w:vAlign w:val="center"/>
          </w:tcPr>
          <w:p w14:paraId="5469F121">
            <w:pPr>
              <w:pStyle w:val="26"/>
              <w:bidi w:val="0"/>
              <w:rPr>
                <w:rFonts w:hint="default"/>
              </w:rPr>
            </w:pPr>
            <w:r>
              <w:rPr>
                <w:rFonts w:hint="default"/>
              </w:rPr>
              <w:t>varchar</w:t>
            </w:r>
          </w:p>
        </w:tc>
        <w:tc>
          <w:tcPr>
            <w:tcW w:w="418" w:type="pct"/>
            <w:noWrap w:val="0"/>
            <w:vAlign w:val="center"/>
          </w:tcPr>
          <w:p w14:paraId="70FC82D1">
            <w:pPr>
              <w:pStyle w:val="26"/>
              <w:bidi w:val="0"/>
              <w:rPr>
                <w:rFonts w:hint="default"/>
              </w:rPr>
            </w:pPr>
            <w:r>
              <w:rPr>
                <w:rFonts w:hint="default"/>
              </w:rPr>
              <w:t>20</w:t>
            </w:r>
          </w:p>
        </w:tc>
        <w:tc>
          <w:tcPr>
            <w:tcW w:w="417" w:type="pct"/>
            <w:noWrap w:val="0"/>
            <w:vAlign w:val="center"/>
          </w:tcPr>
          <w:p w14:paraId="69646B06">
            <w:pPr>
              <w:pStyle w:val="26"/>
              <w:bidi w:val="0"/>
              <w:rPr>
                <w:rFonts w:hint="default"/>
              </w:rPr>
            </w:pPr>
            <w:r>
              <w:rPr>
                <w:rFonts w:hint="default"/>
              </w:rPr>
              <w:t>是</w:t>
            </w:r>
          </w:p>
        </w:tc>
        <w:tc>
          <w:tcPr>
            <w:tcW w:w="920" w:type="pct"/>
            <w:noWrap w:val="0"/>
            <w:vAlign w:val="center"/>
          </w:tcPr>
          <w:p w14:paraId="4BA66EE9">
            <w:pPr>
              <w:pStyle w:val="26"/>
              <w:bidi w:val="0"/>
              <w:rPr>
                <w:rFonts w:hint="default"/>
              </w:rPr>
            </w:pPr>
            <w:r>
              <w:rPr>
                <w:rFonts w:hint="default"/>
                <w:lang w:val="en-US" w:eastAsia="zh-CN"/>
              </w:rPr>
              <w:t>需自行采集开票申请设备</w:t>
            </w:r>
          </w:p>
        </w:tc>
      </w:tr>
      <w:tr w14:paraId="3F40CF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0FBE47">
            <w:pPr>
              <w:pStyle w:val="26"/>
              <w:bidi w:val="0"/>
              <w:rPr>
                <w:rFonts w:hint="default"/>
              </w:rPr>
            </w:pPr>
            <w:r>
              <w:rPr>
                <w:rFonts w:hint="default"/>
                <w:lang w:val="en-US" w:eastAsia="zh-CN"/>
              </w:rPr>
              <w:t>45</w:t>
            </w:r>
          </w:p>
        </w:tc>
        <w:tc>
          <w:tcPr>
            <w:tcW w:w="1004" w:type="pct"/>
            <w:noWrap w:val="0"/>
            <w:vAlign w:val="center"/>
          </w:tcPr>
          <w:p w14:paraId="4DA3C1AF">
            <w:pPr>
              <w:pStyle w:val="26"/>
              <w:bidi w:val="0"/>
              <w:rPr>
                <w:rFonts w:hint="default"/>
              </w:rPr>
            </w:pPr>
            <w:r>
              <w:rPr>
                <w:rFonts w:hint="default"/>
              </w:rPr>
              <w:t>macdz</w:t>
            </w:r>
          </w:p>
        </w:tc>
        <w:tc>
          <w:tcPr>
            <w:tcW w:w="1087" w:type="pct"/>
            <w:noWrap w:val="0"/>
            <w:vAlign w:val="center"/>
          </w:tcPr>
          <w:p w14:paraId="19BD3515">
            <w:pPr>
              <w:pStyle w:val="26"/>
              <w:bidi w:val="0"/>
              <w:rPr>
                <w:rFonts w:hint="default"/>
              </w:rPr>
            </w:pPr>
            <w:r>
              <w:rPr>
                <w:rFonts w:hint="default"/>
              </w:rPr>
              <w:t>mac地址</w:t>
            </w:r>
          </w:p>
        </w:tc>
        <w:tc>
          <w:tcPr>
            <w:tcW w:w="753" w:type="pct"/>
            <w:noWrap w:val="0"/>
            <w:vAlign w:val="center"/>
          </w:tcPr>
          <w:p w14:paraId="04E255F7">
            <w:pPr>
              <w:pStyle w:val="26"/>
              <w:bidi w:val="0"/>
              <w:rPr>
                <w:rFonts w:hint="default"/>
              </w:rPr>
            </w:pPr>
            <w:r>
              <w:rPr>
                <w:rFonts w:hint="default"/>
              </w:rPr>
              <w:t>char</w:t>
            </w:r>
          </w:p>
        </w:tc>
        <w:tc>
          <w:tcPr>
            <w:tcW w:w="418" w:type="pct"/>
            <w:noWrap w:val="0"/>
            <w:vAlign w:val="center"/>
          </w:tcPr>
          <w:p w14:paraId="4BC666DF">
            <w:pPr>
              <w:pStyle w:val="26"/>
              <w:bidi w:val="0"/>
              <w:rPr>
                <w:rFonts w:hint="default"/>
              </w:rPr>
            </w:pPr>
            <w:r>
              <w:rPr>
                <w:rFonts w:hint="default"/>
              </w:rPr>
              <w:t>20</w:t>
            </w:r>
          </w:p>
        </w:tc>
        <w:tc>
          <w:tcPr>
            <w:tcW w:w="417" w:type="pct"/>
            <w:noWrap w:val="0"/>
            <w:vAlign w:val="center"/>
          </w:tcPr>
          <w:p w14:paraId="4D6AEAA5">
            <w:pPr>
              <w:pStyle w:val="26"/>
              <w:bidi w:val="0"/>
              <w:rPr>
                <w:rFonts w:hint="default"/>
              </w:rPr>
            </w:pPr>
            <w:r>
              <w:rPr>
                <w:rFonts w:hint="default"/>
              </w:rPr>
              <w:t>是</w:t>
            </w:r>
          </w:p>
        </w:tc>
        <w:tc>
          <w:tcPr>
            <w:tcW w:w="920" w:type="pct"/>
            <w:noWrap w:val="0"/>
            <w:vAlign w:val="center"/>
          </w:tcPr>
          <w:p w14:paraId="12204C08">
            <w:pPr>
              <w:pStyle w:val="26"/>
              <w:bidi w:val="0"/>
              <w:rPr>
                <w:rFonts w:hint="default"/>
              </w:rPr>
            </w:pPr>
            <w:r>
              <w:rPr>
                <w:rFonts w:hint="default"/>
                <w:lang w:val="en-US" w:eastAsia="zh-CN"/>
              </w:rPr>
              <w:t>需自行采集开票申请设备</w:t>
            </w:r>
          </w:p>
        </w:tc>
      </w:tr>
      <w:tr w14:paraId="6AD592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B454C0">
            <w:pPr>
              <w:pStyle w:val="26"/>
              <w:bidi w:val="0"/>
              <w:rPr>
                <w:rFonts w:hint="default"/>
              </w:rPr>
            </w:pPr>
            <w:r>
              <w:rPr>
                <w:rFonts w:hint="default"/>
                <w:lang w:val="en-US" w:eastAsia="zh-CN"/>
              </w:rPr>
              <w:t>46</w:t>
            </w:r>
          </w:p>
        </w:tc>
        <w:tc>
          <w:tcPr>
            <w:tcW w:w="1004" w:type="pct"/>
            <w:noWrap w:val="0"/>
            <w:vAlign w:val="center"/>
          </w:tcPr>
          <w:p w14:paraId="67D2DF39">
            <w:pPr>
              <w:pStyle w:val="26"/>
              <w:bidi w:val="0"/>
              <w:rPr>
                <w:rFonts w:hint="default"/>
              </w:rPr>
            </w:pPr>
            <w:r>
              <w:rPr>
                <w:rFonts w:hint="default"/>
              </w:rPr>
              <w:t>cpuid</w:t>
            </w:r>
          </w:p>
        </w:tc>
        <w:tc>
          <w:tcPr>
            <w:tcW w:w="1087" w:type="pct"/>
            <w:noWrap w:val="0"/>
            <w:vAlign w:val="center"/>
          </w:tcPr>
          <w:p w14:paraId="416692F0">
            <w:pPr>
              <w:pStyle w:val="26"/>
              <w:bidi w:val="0"/>
              <w:rPr>
                <w:rFonts w:hint="default"/>
              </w:rPr>
            </w:pPr>
            <w:r>
              <w:rPr>
                <w:rFonts w:hint="default"/>
              </w:rPr>
              <w:t>CPU序列号</w:t>
            </w:r>
          </w:p>
        </w:tc>
        <w:tc>
          <w:tcPr>
            <w:tcW w:w="753" w:type="pct"/>
            <w:noWrap w:val="0"/>
            <w:vAlign w:val="center"/>
          </w:tcPr>
          <w:p w14:paraId="2E594A3C">
            <w:pPr>
              <w:pStyle w:val="26"/>
              <w:bidi w:val="0"/>
              <w:rPr>
                <w:rFonts w:hint="default"/>
              </w:rPr>
            </w:pPr>
            <w:r>
              <w:rPr>
                <w:rFonts w:hint="default"/>
              </w:rPr>
              <w:t>char</w:t>
            </w:r>
          </w:p>
        </w:tc>
        <w:tc>
          <w:tcPr>
            <w:tcW w:w="418" w:type="pct"/>
            <w:noWrap w:val="0"/>
            <w:vAlign w:val="center"/>
          </w:tcPr>
          <w:p w14:paraId="4A8215B5">
            <w:pPr>
              <w:pStyle w:val="26"/>
              <w:bidi w:val="0"/>
              <w:rPr>
                <w:rFonts w:hint="default"/>
              </w:rPr>
            </w:pPr>
            <w:r>
              <w:rPr>
                <w:rFonts w:hint="default"/>
              </w:rPr>
              <w:t>20</w:t>
            </w:r>
          </w:p>
        </w:tc>
        <w:tc>
          <w:tcPr>
            <w:tcW w:w="417" w:type="pct"/>
            <w:noWrap w:val="0"/>
            <w:vAlign w:val="center"/>
          </w:tcPr>
          <w:p w14:paraId="68C9B467">
            <w:pPr>
              <w:pStyle w:val="26"/>
              <w:bidi w:val="0"/>
              <w:rPr>
                <w:rFonts w:hint="default"/>
              </w:rPr>
            </w:pPr>
            <w:r>
              <w:rPr>
                <w:rFonts w:hint="default"/>
              </w:rPr>
              <w:t>否</w:t>
            </w:r>
          </w:p>
        </w:tc>
        <w:tc>
          <w:tcPr>
            <w:tcW w:w="920" w:type="pct"/>
            <w:noWrap w:val="0"/>
            <w:vAlign w:val="center"/>
          </w:tcPr>
          <w:p w14:paraId="6FBFE752">
            <w:pPr>
              <w:pStyle w:val="26"/>
              <w:bidi w:val="0"/>
              <w:rPr>
                <w:rFonts w:hint="default"/>
              </w:rPr>
            </w:pPr>
          </w:p>
        </w:tc>
      </w:tr>
      <w:tr w14:paraId="3148EC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CA4D1F">
            <w:pPr>
              <w:pStyle w:val="26"/>
              <w:bidi w:val="0"/>
              <w:rPr>
                <w:rFonts w:hint="default"/>
              </w:rPr>
            </w:pPr>
            <w:r>
              <w:rPr>
                <w:rFonts w:hint="default"/>
                <w:lang w:val="en-US" w:eastAsia="zh-CN"/>
              </w:rPr>
              <w:t>47</w:t>
            </w:r>
          </w:p>
        </w:tc>
        <w:tc>
          <w:tcPr>
            <w:tcW w:w="1004" w:type="pct"/>
            <w:noWrap w:val="0"/>
            <w:vAlign w:val="center"/>
          </w:tcPr>
          <w:p w14:paraId="332A240F">
            <w:pPr>
              <w:pStyle w:val="26"/>
              <w:bidi w:val="0"/>
              <w:rPr>
                <w:rFonts w:hint="default"/>
              </w:rPr>
            </w:pPr>
            <w:r>
              <w:rPr>
                <w:rFonts w:hint="default"/>
              </w:rPr>
              <w:t>zbxlh</w:t>
            </w:r>
          </w:p>
        </w:tc>
        <w:tc>
          <w:tcPr>
            <w:tcW w:w="1087" w:type="pct"/>
            <w:noWrap w:val="0"/>
            <w:vAlign w:val="center"/>
          </w:tcPr>
          <w:p w14:paraId="5D881140">
            <w:pPr>
              <w:pStyle w:val="26"/>
              <w:bidi w:val="0"/>
              <w:rPr>
                <w:rFonts w:hint="default"/>
              </w:rPr>
            </w:pPr>
            <w:r>
              <w:rPr>
                <w:rFonts w:hint="default"/>
              </w:rPr>
              <w:t>主板序列号</w:t>
            </w:r>
          </w:p>
        </w:tc>
        <w:tc>
          <w:tcPr>
            <w:tcW w:w="753" w:type="pct"/>
            <w:noWrap w:val="0"/>
            <w:vAlign w:val="center"/>
          </w:tcPr>
          <w:p w14:paraId="395A0FD5">
            <w:pPr>
              <w:pStyle w:val="26"/>
              <w:bidi w:val="0"/>
              <w:rPr>
                <w:rFonts w:hint="default"/>
              </w:rPr>
            </w:pPr>
            <w:r>
              <w:rPr>
                <w:rFonts w:hint="default"/>
              </w:rPr>
              <w:t>varchar</w:t>
            </w:r>
          </w:p>
        </w:tc>
        <w:tc>
          <w:tcPr>
            <w:tcW w:w="418" w:type="pct"/>
            <w:noWrap w:val="0"/>
            <w:vAlign w:val="center"/>
          </w:tcPr>
          <w:p w14:paraId="6433C895">
            <w:pPr>
              <w:pStyle w:val="26"/>
              <w:bidi w:val="0"/>
              <w:rPr>
                <w:rFonts w:hint="default"/>
              </w:rPr>
            </w:pPr>
            <w:r>
              <w:rPr>
                <w:rFonts w:hint="default"/>
              </w:rPr>
              <w:t>20</w:t>
            </w:r>
          </w:p>
        </w:tc>
        <w:tc>
          <w:tcPr>
            <w:tcW w:w="417" w:type="pct"/>
            <w:noWrap w:val="0"/>
            <w:vAlign w:val="center"/>
          </w:tcPr>
          <w:p w14:paraId="5EBA13A2">
            <w:pPr>
              <w:pStyle w:val="26"/>
              <w:bidi w:val="0"/>
              <w:rPr>
                <w:rFonts w:hint="default"/>
              </w:rPr>
            </w:pPr>
            <w:r>
              <w:rPr>
                <w:rFonts w:hint="default"/>
              </w:rPr>
              <w:t>否</w:t>
            </w:r>
          </w:p>
        </w:tc>
        <w:tc>
          <w:tcPr>
            <w:tcW w:w="920" w:type="pct"/>
            <w:noWrap w:val="0"/>
            <w:vAlign w:val="center"/>
          </w:tcPr>
          <w:p w14:paraId="19E386AF">
            <w:pPr>
              <w:pStyle w:val="26"/>
              <w:bidi w:val="0"/>
              <w:rPr>
                <w:rFonts w:hint="default"/>
              </w:rPr>
            </w:pPr>
          </w:p>
        </w:tc>
      </w:tr>
      <w:tr w14:paraId="1E8283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454D08">
            <w:pPr>
              <w:pStyle w:val="26"/>
              <w:bidi w:val="0"/>
              <w:rPr>
                <w:rFonts w:hint="default"/>
              </w:rPr>
            </w:pPr>
            <w:r>
              <w:rPr>
                <w:rFonts w:hint="default"/>
                <w:lang w:val="en-US" w:eastAsia="zh-CN"/>
              </w:rPr>
              <w:t>48</w:t>
            </w:r>
          </w:p>
        </w:tc>
        <w:tc>
          <w:tcPr>
            <w:tcW w:w="1004" w:type="pct"/>
            <w:noWrap w:val="0"/>
            <w:vAlign w:val="center"/>
          </w:tcPr>
          <w:p w14:paraId="1E38B80C">
            <w:pPr>
              <w:pStyle w:val="26"/>
              <w:bidi w:val="0"/>
              <w:rPr>
                <w:rFonts w:hint="default"/>
              </w:rPr>
            </w:pPr>
            <w:r>
              <w:rPr>
                <w:rFonts w:hint="default"/>
              </w:rPr>
              <w:t>kprq</w:t>
            </w:r>
          </w:p>
        </w:tc>
        <w:tc>
          <w:tcPr>
            <w:tcW w:w="1087" w:type="pct"/>
            <w:noWrap w:val="0"/>
            <w:vAlign w:val="center"/>
          </w:tcPr>
          <w:p w14:paraId="5C332CF0">
            <w:pPr>
              <w:pStyle w:val="26"/>
              <w:bidi w:val="0"/>
              <w:rPr>
                <w:rFonts w:hint="default"/>
              </w:rPr>
            </w:pPr>
            <w:r>
              <w:rPr>
                <w:rFonts w:hint="default"/>
              </w:rPr>
              <w:t>开票日期</w:t>
            </w:r>
          </w:p>
        </w:tc>
        <w:tc>
          <w:tcPr>
            <w:tcW w:w="753" w:type="pct"/>
            <w:noWrap w:val="0"/>
            <w:vAlign w:val="center"/>
          </w:tcPr>
          <w:p w14:paraId="4114EA4D">
            <w:pPr>
              <w:pStyle w:val="26"/>
              <w:bidi w:val="0"/>
              <w:rPr>
                <w:rFonts w:hint="default"/>
              </w:rPr>
            </w:pPr>
            <w:r>
              <w:rPr>
                <w:rFonts w:hint="default"/>
              </w:rPr>
              <w:t>datetime</w:t>
            </w:r>
          </w:p>
        </w:tc>
        <w:tc>
          <w:tcPr>
            <w:tcW w:w="418" w:type="pct"/>
            <w:noWrap w:val="0"/>
            <w:vAlign w:val="center"/>
          </w:tcPr>
          <w:p w14:paraId="2C53C929">
            <w:pPr>
              <w:pStyle w:val="26"/>
              <w:bidi w:val="0"/>
              <w:rPr>
                <w:rFonts w:hint="default"/>
              </w:rPr>
            </w:pPr>
          </w:p>
        </w:tc>
        <w:tc>
          <w:tcPr>
            <w:tcW w:w="417" w:type="pct"/>
            <w:noWrap w:val="0"/>
            <w:vAlign w:val="center"/>
          </w:tcPr>
          <w:p w14:paraId="450B7B1A">
            <w:pPr>
              <w:pStyle w:val="26"/>
              <w:bidi w:val="0"/>
              <w:rPr>
                <w:rFonts w:hint="default"/>
              </w:rPr>
            </w:pPr>
            <w:r>
              <w:rPr>
                <w:rFonts w:hint="default"/>
              </w:rPr>
              <w:t>是</w:t>
            </w:r>
          </w:p>
        </w:tc>
        <w:tc>
          <w:tcPr>
            <w:tcW w:w="920" w:type="pct"/>
            <w:noWrap w:val="0"/>
            <w:vAlign w:val="center"/>
          </w:tcPr>
          <w:p w14:paraId="544DD56B">
            <w:pPr>
              <w:pStyle w:val="26"/>
              <w:bidi w:val="0"/>
              <w:rPr>
                <w:rFonts w:hint="default"/>
              </w:rPr>
            </w:pPr>
            <w:r>
              <w:rPr>
                <w:rFonts w:hint="default"/>
              </w:rPr>
              <w:t>格式：</w:t>
            </w:r>
          </w:p>
          <w:p w14:paraId="01084CC2">
            <w:pPr>
              <w:pStyle w:val="26"/>
              <w:bidi w:val="0"/>
              <w:rPr>
                <w:rFonts w:hint="default"/>
              </w:rPr>
            </w:pPr>
            <w:r>
              <w:rPr>
                <w:rFonts w:hint="default"/>
              </w:rPr>
              <w:t>yyyy-MM-dd HH:mm:ss</w:t>
            </w:r>
          </w:p>
        </w:tc>
      </w:tr>
      <w:tr w14:paraId="3C53C1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0599BF">
            <w:pPr>
              <w:pStyle w:val="26"/>
              <w:bidi w:val="0"/>
              <w:rPr>
                <w:rFonts w:hint="default"/>
              </w:rPr>
            </w:pPr>
            <w:r>
              <w:rPr>
                <w:rFonts w:hint="default"/>
                <w:lang w:val="en-US" w:eastAsia="zh-CN"/>
              </w:rPr>
              <w:t>49</w:t>
            </w:r>
          </w:p>
        </w:tc>
        <w:tc>
          <w:tcPr>
            <w:tcW w:w="1004" w:type="pct"/>
            <w:noWrap w:val="0"/>
            <w:vAlign w:val="center"/>
          </w:tcPr>
          <w:p w14:paraId="01A48ABB">
            <w:pPr>
              <w:pStyle w:val="26"/>
              <w:bidi w:val="0"/>
              <w:rPr>
                <w:rFonts w:hint="default"/>
                <w:lang w:val="en-US" w:eastAsia="zh-CN"/>
              </w:rPr>
            </w:pPr>
            <w:r>
              <w:rPr>
                <w:rFonts w:hint="default"/>
              </w:rPr>
              <w:t>sfzsxsfyhzhbq</w:t>
            </w:r>
          </w:p>
        </w:tc>
        <w:tc>
          <w:tcPr>
            <w:tcW w:w="1087" w:type="pct"/>
            <w:noWrap w:val="0"/>
            <w:vAlign w:val="center"/>
          </w:tcPr>
          <w:p w14:paraId="6FFAF730">
            <w:pPr>
              <w:pStyle w:val="26"/>
              <w:bidi w:val="0"/>
              <w:rPr>
                <w:rFonts w:hint="default"/>
                <w:lang w:val="en-US" w:eastAsia="zh-CN"/>
              </w:rPr>
            </w:pPr>
            <w:r>
              <w:rPr>
                <w:rFonts w:hint="default"/>
                <w:lang w:val="en-US" w:eastAsia="zh-CN"/>
              </w:rPr>
              <w:t>是否展示销售方银行账号标签</w:t>
            </w:r>
          </w:p>
        </w:tc>
        <w:tc>
          <w:tcPr>
            <w:tcW w:w="753" w:type="pct"/>
            <w:noWrap w:val="0"/>
            <w:vAlign w:val="center"/>
          </w:tcPr>
          <w:p w14:paraId="41EB0E04">
            <w:pPr>
              <w:pStyle w:val="26"/>
              <w:bidi w:val="0"/>
              <w:rPr>
                <w:rFonts w:hint="default"/>
                <w:lang w:val="en-US" w:eastAsia="zh-CN"/>
              </w:rPr>
            </w:pPr>
            <w:r>
              <w:rPr>
                <w:rFonts w:hint="default"/>
                <w:lang w:val="en-US" w:eastAsia="zh-CN"/>
              </w:rPr>
              <w:t>varchar</w:t>
            </w:r>
          </w:p>
        </w:tc>
        <w:tc>
          <w:tcPr>
            <w:tcW w:w="418" w:type="pct"/>
            <w:noWrap w:val="0"/>
            <w:vAlign w:val="center"/>
          </w:tcPr>
          <w:p w14:paraId="23E55350">
            <w:pPr>
              <w:pStyle w:val="26"/>
              <w:bidi w:val="0"/>
              <w:rPr>
                <w:rFonts w:hint="default"/>
                <w:lang w:val="en-US" w:eastAsia="zh-CN"/>
              </w:rPr>
            </w:pPr>
            <w:r>
              <w:rPr>
                <w:rFonts w:hint="default"/>
                <w:lang w:val="en-US" w:eastAsia="zh-CN"/>
              </w:rPr>
              <w:t>1</w:t>
            </w:r>
          </w:p>
        </w:tc>
        <w:tc>
          <w:tcPr>
            <w:tcW w:w="417" w:type="pct"/>
            <w:noWrap w:val="0"/>
            <w:vAlign w:val="center"/>
          </w:tcPr>
          <w:p w14:paraId="0A7EE419">
            <w:pPr>
              <w:pStyle w:val="26"/>
              <w:bidi w:val="0"/>
              <w:rPr>
                <w:rFonts w:hint="default"/>
                <w:lang w:val="en-US" w:eastAsia="zh-CN"/>
              </w:rPr>
            </w:pPr>
            <w:r>
              <w:rPr>
                <w:rFonts w:hint="default"/>
                <w:lang w:val="en-US" w:eastAsia="zh-CN"/>
              </w:rPr>
              <w:t>否</w:t>
            </w:r>
          </w:p>
        </w:tc>
        <w:tc>
          <w:tcPr>
            <w:tcW w:w="920" w:type="pct"/>
            <w:noWrap w:val="0"/>
            <w:vAlign w:val="center"/>
          </w:tcPr>
          <w:p w14:paraId="363CB568">
            <w:pPr>
              <w:pStyle w:val="26"/>
              <w:bidi w:val="0"/>
              <w:rPr>
                <w:rFonts w:hint="default"/>
                <w:lang w:val="en-US" w:eastAsia="zh-CN"/>
              </w:rPr>
            </w:pPr>
            <w:r>
              <w:rPr>
                <w:rFonts w:hint="default"/>
                <w:lang w:val="en-US" w:eastAsia="zh-CN"/>
              </w:rPr>
              <w:t>Y：展示</w:t>
            </w:r>
          </w:p>
          <w:p w14:paraId="377779EA">
            <w:pPr>
              <w:pStyle w:val="26"/>
              <w:bidi w:val="0"/>
              <w:rPr>
                <w:rFonts w:hint="default"/>
                <w:lang w:val="en-US" w:eastAsia="zh-CN"/>
              </w:rPr>
            </w:pPr>
            <w:r>
              <w:rPr>
                <w:rFonts w:hint="default"/>
                <w:lang w:val="en-US" w:eastAsia="zh-CN"/>
              </w:rPr>
              <w:t>N：不展示</w:t>
            </w:r>
          </w:p>
        </w:tc>
      </w:tr>
      <w:tr w14:paraId="7F121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937AEC">
            <w:pPr>
              <w:pStyle w:val="26"/>
              <w:bidi w:val="0"/>
              <w:rPr>
                <w:rFonts w:hint="default"/>
              </w:rPr>
            </w:pPr>
            <w:r>
              <w:rPr>
                <w:rFonts w:hint="default"/>
                <w:lang w:val="en-US" w:eastAsia="zh-CN"/>
              </w:rPr>
              <w:t>50</w:t>
            </w:r>
          </w:p>
        </w:tc>
        <w:tc>
          <w:tcPr>
            <w:tcW w:w="1004" w:type="pct"/>
            <w:noWrap w:val="0"/>
            <w:vAlign w:val="center"/>
          </w:tcPr>
          <w:p w14:paraId="259249C2">
            <w:pPr>
              <w:pStyle w:val="26"/>
              <w:bidi w:val="0"/>
              <w:rPr>
                <w:rFonts w:hint="default"/>
                <w:lang w:val="en-US" w:eastAsia="zh-CN"/>
              </w:rPr>
            </w:pPr>
            <w:r>
              <w:rPr>
                <w:rFonts w:hint="default"/>
              </w:rPr>
              <w:t>sfzsgmfyhzhbq</w:t>
            </w:r>
          </w:p>
        </w:tc>
        <w:tc>
          <w:tcPr>
            <w:tcW w:w="1087" w:type="pct"/>
            <w:noWrap w:val="0"/>
            <w:vAlign w:val="center"/>
          </w:tcPr>
          <w:p w14:paraId="2BA2BFA4">
            <w:pPr>
              <w:pStyle w:val="26"/>
              <w:bidi w:val="0"/>
              <w:rPr>
                <w:rFonts w:hint="default"/>
                <w:lang w:val="en-US" w:eastAsia="zh-CN"/>
              </w:rPr>
            </w:pPr>
            <w:r>
              <w:rPr>
                <w:rFonts w:hint="default"/>
                <w:lang w:val="en-US" w:eastAsia="zh-CN"/>
              </w:rPr>
              <w:t>是否展示购买方银行账号标签</w:t>
            </w:r>
          </w:p>
        </w:tc>
        <w:tc>
          <w:tcPr>
            <w:tcW w:w="753" w:type="pct"/>
            <w:noWrap w:val="0"/>
            <w:vAlign w:val="center"/>
          </w:tcPr>
          <w:p w14:paraId="76149192">
            <w:pPr>
              <w:pStyle w:val="26"/>
              <w:bidi w:val="0"/>
              <w:rPr>
                <w:rFonts w:hint="default"/>
                <w:lang w:val="en-US" w:eastAsia="zh-CN"/>
              </w:rPr>
            </w:pPr>
            <w:r>
              <w:rPr>
                <w:rFonts w:hint="default"/>
                <w:lang w:val="en-US" w:eastAsia="zh-CN"/>
              </w:rPr>
              <w:t>varchar</w:t>
            </w:r>
          </w:p>
        </w:tc>
        <w:tc>
          <w:tcPr>
            <w:tcW w:w="418" w:type="pct"/>
            <w:noWrap w:val="0"/>
            <w:vAlign w:val="center"/>
          </w:tcPr>
          <w:p w14:paraId="62364760">
            <w:pPr>
              <w:pStyle w:val="26"/>
              <w:bidi w:val="0"/>
              <w:rPr>
                <w:rFonts w:hint="default"/>
                <w:lang w:val="en-US" w:eastAsia="zh-CN"/>
              </w:rPr>
            </w:pPr>
            <w:r>
              <w:rPr>
                <w:rFonts w:hint="default"/>
                <w:lang w:val="en-US" w:eastAsia="zh-CN"/>
              </w:rPr>
              <w:t>1</w:t>
            </w:r>
          </w:p>
        </w:tc>
        <w:tc>
          <w:tcPr>
            <w:tcW w:w="417" w:type="pct"/>
            <w:noWrap w:val="0"/>
            <w:vAlign w:val="center"/>
          </w:tcPr>
          <w:p w14:paraId="6E1D019A">
            <w:pPr>
              <w:pStyle w:val="26"/>
              <w:bidi w:val="0"/>
              <w:rPr>
                <w:rFonts w:hint="default"/>
                <w:lang w:val="en-US" w:eastAsia="zh-CN"/>
              </w:rPr>
            </w:pPr>
            <w:r>
              <w:rPr>
                <w:rFonts w:hint="default"/>
                <w:lang w:val="en-US" w:eastAsia="zh-CN"/>
              </w:rPr>
              <w:t>否</w:t>
            </w:r>
          </w:p>
        </w:tc>
        <w:tc>
          <w:tcPr>
            <w:tcW w:w="920" w:type="pct"/>
            <w:noWrap w:val="0"/>
            <w:vAlign w:val="center"/>
          </w:tcPr>
          <w:p w14:paraId="2208FC3B">
            <w:pPr>
              <w:pStyle w:val="26"/>
              <w:bidi w:val="0"/>
              <w:rPr>
                <w:rFonts w:hint="default"/>
                <w:lang w:val="en-US" w:eastAsia="zh-CN"/>
              </w:rPr>
            </w:pPr>
            <w:r>
              <w:rPr>
                <w:rFonts w:hint="default"/>
                <w:lang w:val="en-US" w:eastAsia="zh-CN"/>
              </w:rPr>
              <w:t>Y：展示</w:t>
            </w:r>
          </w:p>
          <w:p w14:paraId="249C81E5">
            <w:pPr>
              <w:pStyle w:val="26"/>
              <w:bidi w:val="0"/>
              <w:rPr>
                <w:rFonts w:hint="default"/>
                <w:lang w:val="en-US" w:eastAsia="zh-CN"/>
              </w:rPr>
            </w:pPr>
            <w:r>
              <w:rPr>
                <w:rFonts w:hint="default"/>
                <w:lang w:val="en-US" w:eastAsia="zh-CN"/>
              </w:rPr>
              <w:t>N：不展示</w:t>
            </w:r>
          </w:p>
        </w:tc>
      </w:tr>
      <w:tr w14:paraId="64651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24DB98F">
            <w:pPr>
              <w:pStyle w:val="26"/>
              <w:bidi w:val="0"/>
              <w:rPr>
                <w:rFonts w:hint="default"/>
              </w:rPr>
            </w:pPr>
            <w:r>
              <w:rPr>
                <w:rFonts w:hint="default"/>
                <w:lang w:val="en-US" w:eastAsia="zh-CN"/>
              </w:rPr>
              <w:t>51</w:t>
            </w:r>
          </w:p>
        </w:tc>
        <w:tc>
          <w:tcPr>
            <w:tcW w:w="1004" w:type="pct"/>
            <w:noWrap w:val="0"/>
            <w:vAlign w:val="center"/>
          </w:tcPr>
          <w:p w14:paraId="0640EF17">
            <w:pPr>
              <w:pStyle w:val="26"/>
              <w:bidi w:val="0"/>
              <w:rPr>
                <w:rFonts w:hint="default"/>
                <w:lang w:val="en-US" w:eastAsia="zh-CN"/>
              </w:rPr>
            </w:pPr>
            <w:r>
              <w:rPr>
                <w:rFonts w:hint="default"/>
                <w:lang w:val="en-US" w:eastAsia="zh-CN"/>
              </w:rPr>
              <w:t>skrxm</w:t>
            </w:r>
          </w:p>
        </w:tc>
        <w:tc>
          <w:tcPr>
            <w:tcW w:w="1087" w:type="pct"/>
            <w:noWrap w:val="0"/>
            <w:vAlign w:val="center"/>
          </w:tcPr>
          <w:p w14:paraId="2F69F44A">
            <w:pPr>
              <w:pStyle w:val="26"/>
              <w:bidi w:val="0"/>
              <w:rPr>
                <w:rFonts w:hint="default"/>
                <w:lang w:val="en-US" w:eastAsia="zh-CN"/>
              </w:rPr>
            </w:pPr>
            <w:r>
              <w:rPr>
                <w:rFonts w:hint="default"/>
                <w:lang w:val="en-US" w:eastAsia="zh-CN"/>
              </w:rPr>
              <w:t>收款人姓名</w:t>
            </w:r>
          </w:p>
        </w:tc>
        <w:tc>
          <w:tcPr>
            <w:tcW w:w="753" w:type="pct"/>
            <w:noWrap w:val="0"/>
            <w:vAlign w:val="center"/>
          </w:tcPr>
          <w:p w14:paraId="618B48FA">
            <w:pPr>
              <w:pStyle w:val="26"/>
              <w:bidi w:val="0"/>
              <w:rPr>
                <w:rFonts w:hint="default"/>
                <w:lang w:val="en-US" w:eastAsia="zh-CN"/>
              </w:rPr>
            </w:pPr>
            <w:r>
              <w:rPr>
                <w:rFonts w:hint="default"/>
                <w:lang w:val="en-US" w:eastAsia="zh-CN"/>
              </w:rPr>
              <w:t>varchar</w:t>
            </w:r>
          </w:p>
        </w:tc>
        <w:tc>
          <w:tcPr>
            <w:tcW w:w="418" w:type="pct"/>
            <w:noWrap w:val="0"/>
            <w:vAlign w:val="center"/>
          </w:tcPr>
          <w:p w14:paraId="48EBFFE8">
            <w:pPr>
              <w:pStyle w:val="26"/>
              <w:bidi w:val="0"/>
              <w:rPr>
                <w:rFonts w:hint="default"/>
                <w:lang w:val="en-US" w:eastAsia="zh-CN"/>
              </w:rPr>
            </w:pPr>
            <w:r>
              <w:rPr>
                <w:rFonts w:hint="default"/>
                <w:lang w:val="en-US" w:eastAsia="zh-CN"/>
              </w:rPr>
              <w:t>150</w:t>
            </w:r>
          </w:p>
        </w:tc>
        <w:tc>
          <w:tcPr>
            <w:tcW w:w="417" w:type="pct"/>
            <w:noWrap w:val="0"/>
            <w:vAlign w:val="center"/>
          </w:tcPr>
          <w:p w14:paraId="0676A7FC">
            <w:pPr>
              <w:pStyle w:val="26"/>
              <w:bidi w:val="0"/>
              <w:rPr>
                <w:rFonts w:hint="default"/>
                <w:lang w:val="en-US" w:eastAsia="zh-CN"/>
              </w:rPr>
            </w:pPr>
            <w:r>
              <w:rPr>
                <w:rFonts w:hint="default"/>
                <w:lang w:val="en-US" w:eastAsia="zh-CN"/>
              </w:rPr>
              <w:t>否</w:t>
            </w:r>
          </w:p>
        </w:tc>
        <w:tc>
          <w:tcPr>
            <w:tcW w:w="920" w:type="pct"/>
            <w:noWrap w:val="0"/>
            <w:vAlign w:val="center"/>
          </w:tcPr>
          <w:p w14:paraId="4B59A00C">
            <w:pPr>
              <w:pStyle w:val="26"/>
              <w:bidi w:val="0"/>
              <w:rPr>
                <w:rFonts w:hint="default"/>
                <w:lang w:val="en-US" w:eastAsia="zh-CN"/>
              </w:rPr>
            </w:pPr>
          </w:p>
        </w:tc>
      </w:tr>
      <w:tr w14:paraId="5D1B8E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2FBC4A">
            <w:pPr>
              <w:pStyle w:val="26"/>
              <w:bidi w:val="0"/>
              <w:rPr>
                <w:rFonts w:hint="default"/>
              </w:rPr>
            </w:pPr>
            <w:r>
              <w:rPr>
                <w:rFonts w:hint="default"/>
                <w:lang w:val="en-US" w:eastAsia="zh-CN"/>
              </w:rPr>
              <w:t>52</w:t>
            </w:r>
          </w:p>
        </w:tc>
        <w:tc>
          <w:tcPr>
            <w:tcW w:w="1004" w:type="pct"/>
            <w:noWrap w:val="0"/>
            <w:vAlign w:val="center"/>
          </w:tcPr>
          <w:p w14:paraId="4E104553">
            <w:pPr>
              <w:pStyle w:val="26"/>
              <w:bidi w:val="0"/>
              <w:rPr>
                <w:rFonts w:hint="default"/>
                <w:lang w:val="en-US" w:eastAsia="zh-CN"/>
              </w:rPr>
            </w:pPr>
            <w:r>
              <w:rPr>
                <w:rFonts w:hint="default"/>
                <w:lang w:val="en-US" w:eastAsia="zh-CN"/>
              </w:rPr>
              <w:t>fhrxm</w:t>
            </w:r>
          </w:p>
        </w:tc>
        <w:tc>
          <w:tcPr>
            <w:tcW w:w="1087" w:type="pct"/>
            <w:noWrap w:val="0"/>
            <w:vAlign w:val="center"/>
          </w:tcPr>
          <w:p w14:paraId="6361D9FA">
            <w:pPr>
              <w:pStyle w:val="26"/>
              <w:bidi w:val="0"/>
              <w:rPr>
                <w:rFonts w:hint="default"/>
                <w:lang w:val="en-US" w:eastAsia="zh-CN"/>
              </w:rPr>
            </w:pPr>
            <w:r>
              <w:rPr>
                <w:rFonts w:hint="default"/>
                <w:lang w:val="en-US" w:eastAsia="zh-CN"/>
              </w:rPr>
              <w:t>复核人姓名</w:t>
            </w:r>
          </w:p>
        </w:tc>
        <w:tc>
          <w:tcPr>
            <w:tcW w:w="753" w:type="pct"/>
            <w:noWrap w:val="0"/>
            <w:vAlign w:val="center"/>
          </w:tcPr>
          <w:p w14:paraId="15122F2F">
            <w:pPr>
              <w:pStyle w:val="26"/>
              <w:bidi w:val="0"/>
              <w:rPr>
                <w:rFonts w:hint="default"/>
                <w:lang w:val="en-US" w:eastAsia="zh-CN"/>
              </w:rPr>
            </w:pPr>
            <w:r>
              <w:rPr>
                <w:rFonts w:hint="default"/>
                <w:lang w:val="en-US" w:eastAsia="zh-CN"/>
              </w:rPr>
              <w:t>varchar</w:t>
            </w:r>
          </w:p>
        </w:tc>
        <w:tc>
          <w:tcPr>
            <w:tcW w:w="418" w:type="pct"/>
            <w:noWrap w:val="0"/>
            <w:vAlign w:val="center"/>
          </w:tcPr>
          <w:p w14:paraId="00CF5A04">
            <w:pPr>
              <w:pStyle w:val="26"/>
              <w:bidi w:val="0"/>
              <w:rPr>
                <w:rFonts w:hint="default"/>
                <w:lang w:val="en-US" w:eastAsia="zh-CN"/>
              </w:rPr>
            </w:pPr>
            <w:r>
              <w:rPr>
                <w:rFonts w:hint="default"/>
                <w:lang w:val="en-US" w:eastAsia="zh-CN"/>
              </w:rPr>
              <w:t>75</w:t>
            </w:r>
          </w:p>
        </w:tc>
        <w:tc>
          <w:tcPr>
            <w:tcW w:w="417" w:type="pct"/>
            <w:noWrap w:val="0"/>
            <w:vAlign w:val="center"/>
          </w:tcPr>
          <w:p w14:paraId="54C452CE">
            <w:pPr>
              <w:pStyle w:val="26"/>
              <w:bidi w:val="0"/>
              <w:rPr>
                <w:rFonts w:hint="default"/>
                <w:lang w:val="en-US" w:eastAsia="zh-CN"/>
              </w:rPr>
            </w:pPr>
            <w:r>
              <w:rPr>
                <w:rFonts w:hint="default"/>
                <w:lang w:val="en-US" w:eastAsia="zh-CN"/>
              </w:rPr>
              <w:t>否</w:t>
            </w:r>
          </w:p>
        </w:tc>
        <w:tc>
          <w:tcPr>
            <w:tcW w:w="920" w:type="pct"/>
            <w:noWrap w:val="0"/>
            <w:vAlign w:val="center"/>
          </w:tcPr>
          <w:p w14:paraId="7F45A65D">
            <w:pPr>
              <w:pStyle w:val="26"/>
              <w:bidi w:val="0"/>
              <w:rPr>
                <w:rFonts w:hint="default"/>
                <w:lang w:val="en-US" w:eastAsia="zh-CN"/>
              </w:rPr>
            </w:pPr>
          </w:p>
        </w:tc>
      </w:tr>
      <w:tr w14:paraId="2512E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020DED">
            <w:pPr>
              <w:pStyle w:val="26"/>
              <w:bidi w:val="0"/>
              <w:rPr>
                <w:rFonts w:hint="default"/>
                <w:lang w:val="en-US" w:eastAsia="zh-CN"/>
              </w:rPr>
            </w:pPr>
            <w:r>
              <w:rPr>
                <w:rFonts w:hint="default"/>
                <w:lang w:val="en-US" w:eastAsia="zh-CN"/>
              </w:rPr>
              <w:t>53</w:t>
            </w:r>
          </w:p>
        </w:tc>
        <w:tc>
          <w:tcPr>
            <w:tcW w:w="1004" w:type="pct"/>
            <w:noWrap w:val="0"/>
            <w:vAlign w:val="center"/>
          </w:tcPr>
          <w:p w14:paraId="0E217B04">
            <w:pPr>
              <w:pStyle w:val="26"/>
              <w:bidi w:val="0"/>
              <w:rPr>
                <w:rFonts w:hint="default"/>
                <w:lang w:val="en-US" w:eastAsia="zh-CN"/>
              </w:rPr>
            </w:pPr>
            <w:r>
              <w:rPr>
                <w:rFonts w:hint="eastAsia"/>
                <w:lang w:val="en-US" w:eastAsia="zh-CN"/>
              </w:rPr>
              <w:t>fpkjfsDm</w:t>
            </w:r>
          </w:p>
        </w:tc>
        <w:tc>
          <w:tcPr>
            <w:tcW w:w="1087" w:type="pct"/>
            <w:noWrap w:val="0"/>
            <w:vAlign w:val="center"/>
          </w:tcPr>
          <w:p w14:paraId="0FB9534A">
            <w:pPr>
              <w:pStyle w:val="26"/>
              <w:bidi w:val="0"/>
              <w:rPr>
                <w:rFonts w:hint="default"/>
                <w:lang w:val="en-US" w:eastAsia="zh-CN"/>
              </w:rPr>
            </w:pPr>
            <w:r>
              <w:rPr>
                <w:rFonts w:hint="eastAsia"/>
                <w:lang w:val="en-US" w:eastAsia="zh-CN"/>
              </w:rPr>
              <w:t>发票开具方式代码</w:t>
            </w:r>
          </w:p>
        </w:tc>
        <w:tc>
          <w:tcPr>
            <w:tcW w:w="753" w:type="pct"/>
            <w:noWrap w:val="0"/>
            <w:vAlign w:val="center"/>
          </w:tcPr>
          <w:p w14:paraId="488BD6DF">
            <w:pPr>
              <w:pStyle w:val="26"/>
              <w:bidi w:val="0"/>
              <w:rPr>
                <w:rFonts w:hint="default"/>
                <w:lang w:val="en-US" w:eastAsia="zh-CN"/>
              </w:rPr>
            </w:pPr>
            <w:r>
              <w:rPr>
                <w:rFonts w:hint="eastAsia"/>
                <w:lang w:val="en-US" w:eastAsia="zh-CN"/>
              </w:rPr>
              <w:t>varchar</w:t>
            </w:r>
          </w:p>
        </w:tc>
        <w:tc>
          <w:tcPr>
            <w:tcW w:w="418" w:type="pct"/>
            <w:noWrap w:val="0"/>
            <w:vAlign w:val="center"/>
          </w:tcPr>
          <w:p w14:paraId="57AEF770">
            <w:pPr>
              <w:pStyle w:val="26"/>
              <w:bidi w:val="0"/>
              <w:rPr>
                <w:rFonts w:hint="default"/>
                <w:lang w:val="en-US" w:eastAsia="zh-CN"/>
              </w:rPr>
            </w:pPr>
            <w:r>
              <w:rPr>
                <w:rFonts w:hint="eastAsia"/>
                <w:lang w:val="en-US" w:eastAsia="zh-CN"/>
              </w:rPr>
              <w:t>1</w:t>
            </w:r>
          </w:p>
        </w:tc>
        <w:tc>
          <w:tcPr>
            <w:tcW w:w="417" w:type="pct"/>
            <w:noWrap w:val="0"/>
            <w:vAlign w:val="center"/>
          </w:tcPr>
          <w:p w14:paraId="09881F4C">
            <w:pPr>
              <w:pStyle w:val="26"/>
              <w:bidi w:val="0"/>
              <w:rPr>
                <w:rFonts w:hint="default"/>
                <w:lang w:val="en-US" w:eastAsia="zh-CN"/>
              </w:rPr>
            </w:pPr>
            <w:r>
              <w:rPr>
                <w:rFonts w:hint="eastAsia"/>
                <w:lang w:val="en-US" w:eastAsia="zh-CN"/>
              </w:rPr>
              <w:t>是</w:t>
            </w:r>
          </w:p>
        </w:tc>
        <w:tc>
          <w:tcPr>
            <w:tcW w:w="920" w:type="pct"/>
            <w:noWrap w:val="0"/>
            <w:vAlign w:val="center"/>
          </w:tcPr>
          <w:p w14:paraId="38D63CD3">
            <w:pPr>
              <w:pStyle w:val="26"/>
              <w:bidi w:val="0"/>
              <w:rPr>
                <w:rFonts w:hint="default"/>
                <w:lang w:val="en-US" w:eastAsia="zh-CN"/>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3D6578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FBD6484">
            <w:pPr>
              <w:pStyle w:val="26"/>
              <w:bidi w:val="0"/>
              <w:rPr>
                <w:rFonts w:hint="default"/>
                <w:lang w:val="en-US" w:eastAsia="zh-CN"/>
              </w:rPr>
            </w:pPr>
            <w:r>
              <w:rPr>
                <w:rFonts w:hint="default"/>
                <w:lang w:val="en-US" w:eastAsia="zh-CN"/>
              </w:rPr>
              <w:t>54</w:t>
            </w:r>
          </w:p>
        </w:tc>
        <w:tc>
          <w:tcPr>
            <w:tcW w:w="1004" w:type="pct"/>
            <w:noWrap w:val="0"/>
            <w:vAlign w:val="center"/>
          </w:tcPr>
          <w:p w14:paraId="6B7C4C6A">
            <w:pPr>
              <w:pStyle w:val="26"/>
              <w:bidi w:val="0"/>
              <w:rPr>
                <w:rFonts w:hint="default"/>
                <w:lang w:val="en-US" w:eastAsia="zh-CN"/>
              </w:rPr>
            </w:pPr>
            <w:r>
              <w:rPr>
                <w:rFonts w:hint="eastAsia"/>
                <w:lang w:val="en-US" w:eastAsia="zh-CN"/>
              </w:rPr>
              <w:t>lqkpmsDm</w:t>
            </w:r>
          </w:p>
        </w:tc>
        <w:tc>
          <w:tcPr>
            <w:tcW w:w="1087" w:type="pct"/>
            <w:noWrap w:val="0"/>
            <w:vAlign w:val="center"/>
          </w:tcPr>
          <w:p w14:paraId="05C43715">
            <w:pPr>
              <w:pStyle w:val="26"/>
              <w:bidi w:val="0"/>
              <w:rPr>
                <w:rFonts w:hint="default"/>
                <w:lang w:val="en-US" w:eastAsia="zh-CN"/>
              </w:rPr>
            </w:pPr>
            <w:r>
              <w:rPr>
                <w:rFonts w:hint="eastAsia"/>
                <w:lang w:val="en-US" w:eastAsia="zh-CN"/>
              </w:rPr>
              <w:t>乐企开票模式代码</w:t>
            </w:r>
          </w:p>
        </w:tc>
        <w:tc>
          <w:tcPr>
            <w:tcW w:w="753" w:type="pct"/>
            <w:noWrap w:val="0"/>
            <w:vAlign w:val="center"/>
          </w:tcPr>
          <w:p w14:paraId="1444E6B7">
            <w:pPr>
              <w:pStyle w:val="26"/>
              <w:bidi w:val="0"/>
              <w:rPr>
                <w:rFonts w:hint="default"/>
                <w:lang w:val="en-US" w:eastAsia="zh-CN"/>
              </w:rPr>
            </w:pPr>
            <w:r>
              <w:rPr>
                <w:rFonts w:hint="eastAsia"/>
                <w:lang w:val="en-US" w:eastAsia="zh-CN"/>
              </w:rPr>
              <w:t>varchar</w:t>
            </w:r>
          </w:p>
        </w:tc>
        <w:tc>
          <w:tcPr>
            <w:tcW w:w="418" w:type="pct"/>
            <w:noWrap w:val="0"/>
            <w:vAlign w:val="center"/>
          </w:tcPr>
          <w:p w14:paraId="36B01AAC">
            <w:pPr>
              <w:pStyle w:val="26"/>
              <w:bidi w:val="0"/>
              <w:rPr>
                <w:rFonts w:hint="default"/>
                <w:lang w:val="en-US" w:eastAsia="zh-CN"/>
              </w:rPr>
            </w:pPr>
            <w:r>
              <w:rPr>
                <w:rFonts w:hint="eastAsia"/>
                <w:lang w:val="en-US" w:eastAsia="zh-CN"/>
              </w:rPr>
              <w:t>2</w:t>
            </w:r>
          </w:p>
        </w:tc>
        <w:tc>
          <w:tcPr>
            <w:tcW w:w="417" w:type="pct"/>
            <w:noWrap w:val="0"/>
            <w:vAlign w:val="center"/>
          </w:tcPr>
          <w:p w14:paraId="68906532">
            <w:pPr>
              <w:pStyle w:val="26"/>
              <w:bidi w:val="0"/>
              <w:rPr>
                <w:rFonts w:hint="default"/>
                <w:lang w:val="en-US" w:eastAsia="zh-CN"/>
              </w:rPr>
            </w:pPr>
            <w:r>
              <w:rPr>
                <w:rFonts w:hint="eastAsia"/>
                <w:lang w:val="en-US" w:eastAsia="zh-CN"/>
              </w:rPr>
              <w:t>否</w:t>
            </w:r>
          </w:p>
        </w:tc>
        <w:tc>
          <w:tcPr>
            <w:tcW w:w="920" w:type="pct"/>
            <w:noWrap w:val="0"/>
            <w:vAlign w:val="center"/>
          </w:tcPr>
          <w:p w14:paraId="1AD0C1F9">
            <w:pPr>
              <w:pStyle w:val="26"/>
              <w:bidi w:val="0"/>
              <w:rPr>
                <w:rFonts w:hint="default"/>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6733E5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C447A49">
            <w:pPr>
              <w:pStyle w:val="26"/>
              <w:bidi w:val="0"/>
              <w:rPr>
                <w:rFonts w:hint="default"/>
                <w:lang w:val="en-US" w:eastAsia="zh-CN"/>
              </w:rPr>
            </w:pPr>
            <w:r>
              <w:rPr>
                <w:rFonts w:hint="default"/>
                <w:lang w:val="en-US" w:eastAsia="zh-CN"/>
              </w:rPr>
              <w:t>55</w:t>
            </w:r>
          </w:p>
        </w:tc>
        <w:tc>
          <w:tcPr>
            <w:tcW w:w="1004" w:type="pct"/>
            <w:noWrap w:val="0"/>
            <w:vAlign w:val="center"/>
          </w:tcPr>
          <w:p w14:paraId="7AB8F8DC">
            <w:pPr>
              <w:pStyle w:val="26"/>
              <w:bidi w:val="0"/>
              <w:rPr>
                <w:rFonts w:hint="default"/>
                <w:lang w:val="en-US" w:eastAsia="zh-CN"/>
              </w:rPr>
            </w:pPr>
            <w:r>
              <w:rPr>
                <w:rFonts w:hint="default"/>
                <w:lang w:val="en-US" w:eastAsia="zh-CN"/>
              </w:rPr>
              <w:t>zfqdDm</w:t>
            </w:r>
          </w:p>
        </w:tc>
        <w:tc>
          <w:tcPr>
            <w:tcW w:w="1087" w:type="pct"/>
            <w:noWrap w:val="0"/>
            <w:vAlign w:val="center"/>
          </w:tcPr>
          <w:p w14:paraId="06F4AE71">
            <w:pPr>
              <w:pStyle w:val="26"/>
              <w:bidi w:val="0"/>
              <w:rPr>
                <w:rFonts w:hint="default"/>
                <w:lang w:val="en-US" w:eastAsia="zh-CN"/>
              </w:rPr>
            </w:pPr>
            <w:r>
              <w:rPr>
                <w:rFonts w:hint="default"/>
                <w:lang w:val="en-US" w:eastAsia="zh-CN"/>
              </w:rPr>
              <w:t>支付渠道</w:t>
            </w:r>
          </w:p>
        </w:tc>
        <w:tc>
          <w:tcPr>
            <w:tcW w:w="753" w:type="pct"/>
            <w:noWrap w:val="0"/>
            <w:vAlign w:val="center"/>
          </w:tcPr>
          <w:p w14:paraId="18EA8641">
            <w:pPr>
              <w:pStyle w:val="26"/>
              <w:bidi w:val="0"/>
              <w:rPr>
                <w:rFonts w:hint="default"/>
                <w:lang w:val="en-US" w:eastAsia="zh-CN"/>
              </w:rPr>
            </w:pPr>
            <w:r>
              <w:rPr>
                <w:rFonts w:hint="default"/>
              </w:rPr>
              <w:t>varchar</w:t>
            </w:r>
          </w:p>
        </w:tc>
        <w:tc>
          <w:tcPr>
            <w:tcW w:w="418" w:type="pct"/>
            <w:noWrap w:val="0"/>
            <w:vAlign w:val="center"/>
          </w:tcPr>
          <w:p w14:paraId="121A7C3D">
            <w:pPr>
              <w:pStyle w:val="26"/>
              <w:bidi w:val="0"/>
              <w:rPr>
                <w:rFonts w:hint="default"/>
                <w:lang w:val="en-US" w:eastAsia="zh-CN"/>
              </w:rPr>
            </w:pPr>
            <w:r>
              <w:rPr>
                <w:rFonts w:hint="default"/>
                <w:lang w:val="en-US" w:eastAsia="zh-CN"/>
              </w:rPr>
              <w:t>3</w:t>
            </w:r>
          </w:p>
        </w:tc>
        <w:tc>
          <w:tcPr>
            <w:tcW w:w="417" w:type="pct"/>
            <w:noWrap w:val="0"/>
            <w:vAlign w:val="center"/>
          </w:tcPr>
          <w:p w14:paraId="76610768">
            <w:pPr>
              <w:pStyle w:val="26"/>
              <w:bidi w:val="0"/>
              <w:rPr>
                <w:rFonts w:hint="default"/>
                <w:lang w:val="en-US" w:eastAsia="zh-CN"/>
              </w:rPr>
            </w:pPr>
            <w:r>
              <w:rPr>
                <w:rFonts w:hint="default"/>
                <w:lang w:val="en-US" w:eastAsia="zh-CN"/>
              </w:rPr>
              <w:t>否</w:t>
            </w:r>
          </w:p>
        </w:tc>
        <w:tc>
          <w:tcPr>
            <w:tcW w:w="920" w:type="pct"/>
            <w:noWrap w:val="0"/>
            <w:vAlign w:val="center"/>
          </w:tcPr>
          <w:p w14:paraId="3C1459C3">
            <w:pPr>
              <w:pStyle w:val="26"/>
              <w:bidi w:val="0"/>
              <w:rPr>
                <w:rFonts w:hint="default"/>
                <w:lang w:eastAsia="zh-CN"/>
              </w:rPr>
            </w:pPr>
            <w:r>
              <w:rPr>
                <w:rFonts w:hint="default"/>
                <w:lang w:val="en-US" w:eastAsia="zh-CN"/>
              </w:rPr>
              <w:t>0</w:t>
            </w:r>
            <w:r>
              <w:rPr>
                <w:rFonts w:hint="default"/>
              </w:rPr>
              <w:t>01：现金</w:t>
            </w:r>
            <w:r>
              <w:rPr>
                <w:rFonts w:hint="default"/>
                <w:lang w:eastAsia="zh-CN"/>
              </w:rPr>
              <w:t>；</w:t>
            </w:r>
          </w:p>
          <w:p w14:paraId="25B686FD">
            <w:pPr>
              <w:pStyle w:val="26"/>
              <w:bidi w:val="0"/>
              <w:rPr>
                <w:rFonts w:hint="default"/>
                <w:lang w:eastAsia="zh-CN"/>
              </w:rPr>
            </w:pPr>
            <w:r>
              <w:rPr>
                <w:rFonts w:hint="default"/>
                <w:lang w:val="en-US" w:eastAsia="zh-CN"/>
              </w:rPr>
              <w:t>0</w:t>
            </w:r>
            <w:r>
              <w:rPr>
                <w:rFonts w:hint="default"/>
              </w:rPr>
              <w:t>02：银行转账</w:t>
            </w:r>
            <w:r>
              <w:rPr>
                <w:rFonts w:hint="default"/>
                <w:lang w:eastAsia="zh-CN"/>
              </w:rPr>
              <w:t>；</w:t>
            </w:r>
          </w:p>
          <w:p w14:paraId="31AF6E0C">
            <w:pPr>
              <w:pStyle w:val="26"/>
              <w:bidi w:val="0"/>
              <w:rPr>
                <w:rFonts w:hint="default"/>
                <w:lang w:eastAsia="zh-CN"/>
              </w:rPr>
            </w:pPr>
            <w:r>
              <w:rPr>
                <w:rFonts w:hint="default"/>
                <w:lang w:val="en-US" w:eastAsia="zh-CN"/>
              </w:rPr>
              <w:t>0</w:t>
            </w:r>
            <w:r>
              <w:rPr>
                <w:rFonts w:hint="default"/>
              </w:rPr>
              <w:t>03：票据</w:t>
            </w:r>
            <w:r>
              <w:rPr>
                <w:rFonts w:hint="default"/>
                <w:lang w:eastAsia="zh-CN"/>
              </w:rPr>
              <w:t>；</w:t>
            </w:r>
          </w:p>
          <w:p w14:paraId="0A47515D">
            <w:pPr>
              <w:pStyle w:val="26"/>
              <w:bidi w:val="0"/>
              <w:rPr>
                <w:rFonts w:hint="default"/>
                <w:lang w:eastAsia="zh-CN"/>
              </w:rPr>
            </w:pPr>
            <w:r>
              <w:rPr>
                <w:rFonts w:hint="default"/>
                <w:lang w:val="en-US" w:eastAsia="zh-CN"/>
              </w:rPr>
              <w:t>0</w:t>
            </w:r>
            <w:r>
              <w:rPr>
                <w:rFonts w:hint="default"/>
              </w:rPr>
              <w:t>04：借记卡</w:t>
            </w:r>
            <w:r>
              <w:rPr>
                <w:rFonts w:hint="default"/>
                <w:lang w:eastAsia="zh-CN"/>
              </w:rPr>
              <w:t>；</w:t>
            </w:r>
          </w:p>
          <w:p w14:paraId="566A233D">
            <w:pPr>
              <w:pStyle w:val="26"/>
              <w:bidi w:val="0"/>
              <w:rPr>
                <w:rFonts w:hint="default"/>
                <w:lang w:val="en-US" w:eastAsia="zh-CN"/>
              </w:rPr>
            </w:pPr>
            <w:r>
              <w:rPr>
                <w:rFonts w:hint="default"/>
                <w:lang w:val="en-US" w:eastAsia="zh-CN"/>
              </w:rPr>
              <w:t>0</w:t>
            </w:r>
            <w:r>
              <w:rPr>
                <w:rFonts w:hint="default"/>
              </w:rPr>
              <w:t>05：信用</w:t>
            </w:r>
            <w:r>
              <w:rPr>
                <w:rFonts w:hint="default"/>
                <w:lang w:val="en-US" w:eastAsia="zh-CN"/>
              </w:rPr>
              <w:t>卡；</w:t>
            </w:r>
          </w:p>
          <w:p w14:paraId="3856538C">
            <w:pPr>
              <w:pStyle w:val="26"/>
              <w:bidi w:val="0"/>
              <w:rPr>
                <w:rFonts w:hint="default"/>
                <w:lang w:eastAsia="zh-CN"/>
              </w:rPr>
            </w:pPr>
            <w:r>
              <w:rPr>
                <w:rFonts w:hint="default"/>
                <w:lang w:val="en-US" w:eastAsia="zh-CN"/>
              </w:rPr>
              <w:t>0</w:t>
            </w:r>
            <w:r>
              <w:rPr>
                <w:rFonts w:hint="default"/>
              </w:rPr>
              <w:t>06：购物卡/券</w:t>
            </w:r>
            <w:r>
              <w:rPr>
                <w:rFonts w:hint="default"/>
                <w:lang w:eastAsia="zh-CN"/>
              </w:rPr>
              <w:t>；</w:t>
            </w:r>
          </w:p>
          <w:p w14:paraId="368204DA">
            <w:pPr>
              <w:pStyle w:val="26"/>
              <w:bidi w:val="0"/>
              <w:rPr>
                <w:rFonts w:hint="default"/>
                <w:lang w:eastAsia="zh-CN"/>
              </w:rPr>
            </w:pPr>
            <w:r>
              <w:rPr>
                <w:rFonts w:hint="default"/>
                <w:lang w:val="en-US" w:eastAsia="zh-CN"/>
              </w:rPr>
              <w:t>0</w:t>
            </w:r>
            <w:r>
              <w:rPr>
                <w:rFonts w:hint="default"/>
              </w:rPr>
              <w:t>07：优惠券</w:t>
            </w:r>
            <w:r>
              <w:rPr>
                <w:rFonts w:hint="default"/>
                <w:lang w:eastAsia="zh-CN"/>
              </w:rPr>
              <w:t>；</w:t>
            </w:r>
          </w:p>
          <w:p w14:paraId="0EDEA083">
            <w:pPr>
              <w:pStyle w:val="26"/>
              <w:bidi w:val="0"/>
              <w:rPr>
                <w:rFonts w:hint="default"/>
                <w:lang w:eastAsia="zh-CN"/>
              </w:rPr>
            </w:pPr>
            <w:r>
              <w:rPr>
                <w:rFonts w:hint="default"/>
                <w:lang w:val="en-US" w:eastAsia="zh-CN"/>
              </w:rPr>
              <w:t>0</w:t>
            </w:r>
            <w:r>
              <w:rPr>
                <w:rFonts w:hint="default"/>
              </w:rPr>
              <w:t>08：商场积分</w:t>
            </w:r>
            <w:r>
              <w:rPr>
                <w:rFonts w:hint="default"/>
                <w:lang w:eastAsia="zh-CN"/>
              </w:rPr>
              <w:t>；</w:t>
            </w:r>
          </w:p>
          <w:p w14:paraId="3FA7A8C8">
            <w:pPr>
              <w:pStyle w:val="26"/>
              <w:bidi w:val="0"/>
              <w:rPr>
                <w:rFonts w:hint="default"/>
                <w:lang w:eastAsia="zh-CN"/>
              </w:rPr>
            </w:pPr>
            <w:r>
              <w:rPr>
                <w:rFonts w:hint="default"/>
                <w:lang w:val="en-US" w:eastAsia="zh-CN"/>
              </w:rPr>
              <w:t>0</w:t>
            </w:r>
            <w:r>
              <w:rPr>
                <w:rFonts w:hint="default"/>
              </w:rPr>
              <w:t>09：支付宝</w:t>
            </w:r>
            <w:r>
              <w:rPr>
                <w:rFonts w:hint="default"/>
                <w:lang w:eastAsia="zh-CN"/>
              </w:rPr>
              <w:t>；</w:t>
            </w:r>
          </w:p>
          <w:p w14:paraId="2CF72547">
            <w:pPr>
              <w:pStyle w:val="26"/>
              <w:bidi w:val="0"/>
              <w:rPr>
                <w:rFonts w:hint="default"/>
                <w:lang w:eastAsia="zh-CN"/>
              </w:rPr>
            </w:pPr>
            <w:r>
              <w:rPr>
                <w:rFonts w:hint="default"/>
                <w:lang w:val="en-US" w:eastAsia="zh-CN"/>
              </w:rPr>
              <w:t>0</w:t>
            </w:r>
            <w:r>
              <w:rPr>
                <w:rFonts w:hint="default"/>
              </w:rPr>
              <w:t>10：微信支付</w:t>
            </w:r>
            <w:r>
              <w:rPr>
                <w:rFonts w:hint="default"/>
                <w:lang w:eastAsia="zh-CN"/>
              </w:rPr>
              <w:t>；</w:t>
            </w:r>
          </w:p>
          <w:p w14:paraId="401D2BA3">
            <w:pPr>
              <w:pStyle w:val="26"/>
              <w:bidi w:val="0"/>
              <w:rPr>
                <w:rFonts w:hint="default"/>
                <w:lang w:eastAsia="zh-CN"/>
              </w:rPr>
            </w:pPr>
            <w:r>
              <w:rPr>
                <w:rFonts w:hint="default"/>
                <w:lang w:val="en-US" w:eastAsia="zh-CN"/>
              </w:rPr>
              <w:t>0</w:t>
            </w:r>
            <w:r>
              <w:rPr>
                <w:rFonts w:hint="default"/>
              </w:rPr>
              <w:t>11：云闪付</w:t>
            </w:r>
            <w:r>
              <w:rPr>
                <w:rFonts w:hint="default"/>
                <w:lang w:eastAsia="zh-CN"/>
              </w:rPr>
              <w:t>；</w:t>
            </w:r>
          </w:p>
          <w:p w14:paraId="5A99A781">
            <w:pPr>
              <w:pStyle w:val="26"/>
              <w:bidi w:val="0"/>
              <w:rPr>
                <w:rFonts w:hint="default"/>
                <w:lang w:eastAsia="zh-CN"/>
              </w:rPr>
            </w:pPr>
            <w:r>
              <w:rPr>
                <w:rFonts w:hint="default"/>
                <w:lang w:val="en-US" w:eastAsia="zh-CN"/>
              </w:rPr>
              <w:t>0</w:t>
            </w:r>
            <w:r>
              <w:rPr>
                <w:rFonts w:hint="default"/>
              </w:rPr>
              <w:t>12</w:t>
            </w:r>
            <w:r>
              <w:rPr>
                <w:rFonts w:hint="default"/>
                <w:lang w:eastAsia="zh-CN"/>
              </w:rPr>
              <w:t>：</w:t>
            </w:r>
            <w:r>
              <w:rPr>
                <w:rFonts w:hint="default"/>
              </w:rPr>
              <w:t>Apple Pay</w:t>
            </w:r>
            <w:r>
              <w:rPr>
                <w:rFonts w:hint="default"/>
                <w:lang w:eastAsia="zh-CN"/>
              </w:rPr>
              <w:t>；</w:t>
            </w:r>
          </w:p>
          <w:p w14:paraId="3703CE2E">
            <w:pPr>
              <w:pStyle w:val="26"/>
              <w:bidi w:val="0"/>
              <w:rPr>
                <w:rFonts w:hint="default"/>
                <w:lang w:eastAsia="zh-CN"/>
              </w:rPr>
            </w:pPr>
            <w:r>
              <w:rPr>
                <w:rFonts w:hint="default"/>
                <w:lang w:val="en-US" w:eastAsia="zh-CN"/>
              </w:rPr>
              <w:t>0</w:t>
            </w:r>
            <w:r>
              <w:rPr>
                <w:rFonts w:hint="default"/>
              </w:rPr>
              <w:t>13</w:t>
            </w:r>
            <w:r>
              <w:rPr>
                <w:rFonts w:hint="default"/>
                <w:lang w:eastAsia="zh-CN"/>
              </w:rPr>
              <w:t>：</w:t>
            </w:r>
            <w:r>
              <w:rPr>
                <w:rFonts w:hint="default"/>
              </w:rPr>
              <w:t>Samsung Pay</w:t>
            </w:r>
            <w:r>
              <w:rPr>
                <w:rFonts w:hint="default"/>
                <w:lang w:eastAsia="zh-CN"/>
              </w:rPr>
              <w:t>；</w:t>
            </w:r>
          </w:p>
          <w:p w14:paraId="11C53093">
            <w:pPr>
              <w:pStyle w:val="26"/>
              <w:bidi w:val="0"/>
              <w:rPr>
                <w:rFonts w:hint="default"/>
                <w:lang w:val="en-US" w:eastAsia="zh-CN"/>
              </w:rPr>
            </w:pPr>
            <w:r>
              <w:rPr>
                <w:rFonts w:hint="default"/>
                <w:lang w:val="en-US" w:eastAsia="zh-CN"/>
              </w:rPr>
              <w:t>0</w:t>
            </w:r>
            <w:r>
              <w:rPr>
                <w:rFonts w:hint="default"/>
              </w:rPr>
              <w:t>99：其他</w:t>
            </w:r>
          </w:p>
        </w:tc>
      </w:tr>
      <w:tr w14:paraId="45DA0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B0AE87">
            <w:pPr>
              <w:pStyle w:val="26"/>
              <w:bidi w:val="0"/>
              <w:rPr>
                <w:rFonts w:hint="default"/>
                <w:lang w:val="en-US" w:eastAsia="zh-CN"/>
              </w:rPr>
            </w:pPr>
            <w:r>
              <w:rPr>
                <w:rFonts w:hint="default"/>
                <w:lang w:val="en-US" w:eastAsia="zh-CN"/>
              </w:rPr>
              <w:t>56</w:t>
            </w:r>
          </w:p>
        </w:tc>
        <w:tc>
          <w:tcPr>
            <w:tcW w:w="1004" w:type="pct"/>
            <w:noWrap w:val="0"/>
            <w:vAlign w:val="center"/>
          </w:tcPr>
          <w:p w14:paraId="24CBE655">
            <w:pPr>
              <w:pStyle w:val="26"/>
              <w:bidi w:val="0"/>
              <w:rPr>
                <w:rFonts w:hint="default"/>
                <w:lang w:val="en-US" w:eastAsia="zh-CN"/>
              </w:rPr>
            </w:pPr>
            <w:r>
              <w:rPr>
                <w:rFonts w:hint="default"/>
                <w:lang w:val="en-US" w:eastAsia="zh-CN"/>
              </w:rPr>
              <w:t>jydh</w:t>
            </w:r>
          </w:p>
        </w:tc>
        <w:tc>
          <w:tcPr>
            <w:tcW w:w="1087" w:type="pct"/>
            <w:noWrap w:val="0"/>
            <w:vAlign w:val="center"/>
          </w:tcPr>
          <w:p w14:paraId="3E8B062D">
            <w:pPr>
              <w:pStyle w:val="26"/>
              <w:bidi w:val="0"/>
              <w:rPr>
                <w:rFonts w:hint="default"/>
                <w:lang w:val="en-US" w:eastAsia="zh-CN"/>
              </w:rPr>
            </w:pPr>
            <w:r>
              <w:rPr>
                <w:rFonts w:hint="default"/>
                <w:lang w:val="en-US" w:eastAsia="zh-CN"/>
              </w:rPr>
              <w:t>交易单号</w:t>
            </w:r>
          </w:p>
        </w:tc>
        <w:tc>
          <w:tcPr>
            <w:tcW w:w="753" w:type="pct"/>
            <w:noWrap w:val="0"/>
            <w:vAlign w:val="center"/>
          </w:tcPr>
          <w:p w14:paraId="5C198B8F">
            <w:pPr>
              <w:pStyle w:val="26"/>
              <w:bidi w:val="0"/>
              <w:rPr>
                <w:rFonts w:hint="default"/>
                <w:lang w:val="en-US" w:eastAsia="zh-CN"/>
              </w:rPr>
            </w:pPr>
            <w:r>
              <w:rPr>
                <w:rFonts w:hint="default"/>
              </w:rPr>
              <w:t>varchar</w:t>
            </w:r>
          </w:p>
        </w:tc>
        <w:tc>
          <w:tcPr>
            <w:tcW w:w="418" w:type="pct"/>
            <w:noWrap w:val="0"/>
            <w:vAlign w:val="center"/>
          </w:tcPr>
          <w:p w14:paraId="236AAD27">
            <w:pPr>
              <w:pStyle w:val="26"/>
              <w:bidi w:val="0"/>
              <w:rPr>
                <w:rFonts w:hint="default"/>
                <w:lang w:val="en-US" w:eastAsia="zh-CN"/>
              </w:rPr>
            </w:pPr>
            <w:r>
              <w:rPr>
                <w:rFonts w:hint="default"/>
                <w:lang w:val="en-US" w:eastAsia="zh-CN"/>
              </w:rPr>
              <w:t>40</w:t>
            </w:r>
          </w:p>
        </w:tc>
        <w:tc>
          <w:tcPr>
            <w:tcW w:w="417" w:type="pct"/>
            <w:noWrap w:val="0"/>
            <w:vAlign w:val="center"/>
          </w:tcPr>
          <w:p w14:paraId="0754D1AA">
            <w:pPr>
              <w:pStyle w:val="26"/>
              <w:bidi w:val="0"/>
              <w:rPr>
                <w:rFonts w:hint="default"/>
                <w:lang w:val="en-US" w:eastAsia="zh-CN"/>
              </w:rPr>
            </w:pPr>
            <w:r>
              <w:rPr>
                <w:rFonts w:hint="default"/>
                <w:lang w:val="en-US" w:eastAsia="zh-CN"/>
              </w:rPr>
              <w:t>否</w:t>
            </w:r>
          </w:p>
        </w:tc>
        <w:tc>
          <w:tcPr>
            <w:tcW w:w="920" w:type="pct"/>
            <w:noWrap w:val="0"/>
            <w:vAlign w:val="center"/>
          </w:tcPr>
          <w:p w14:paraId="69014177">
            <w:pPr>
              <w:pStyle w:val="26"/>
              <w:bidi w:val="0"/>
              <w:rPr>
                <w:rFonts w:hint="default"/>
                <w:lang w:val="en-US" w:eastAsia="zh-CN"/>
              </w:rPr>
            </w:pPr>
          </w:p>
        </w:tc>
      </w:tr>
      <w:tr w14:paraId="5723C1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B058236">
            <w:pPr>
              <w:pStyle w:val="26"/>
              <w:bidi w:val="0"/>
              <w:rPr>
                <w:rFonts w:hint="default"/>
              </w:rPr>
            </w:pPr>
            <w:r>
              <w:rPr>
                <w:rFonts w:hint="default"/>
                <w:lang w:val="en-US" w:eastAsia="zh-CN"/>
              </w:rPr>
              <w:t>57</w:t>
            </w:r>
          </w:p>
        </w:tc>
        <w:tc>
          <w:tcPr>
            <w:tcW w:w="1004" w:type="pct"/>
            <w:noWrap w:val="0"/>
            <w:vAlign w:val="top"/>
          </w:tcPr>
          <w:p w14:paraId="07A22E67">
            <w:pPr>
              <w:pStyle w:val="26"/>
              <w:bidi w:val="0"/>
              <w:rPr>
                <w:rFonts w:hint="default"/>
              </w:rPr>
            </w:pPr>
            <w:r>
              <w:rPr>
                <w:rFonts w:hint="default"/>
              </w:rPr>
              <w:t>mxxh</w:t>
            </w:r>
          </w:p>
        </w:tc>
        <w:tc>
          <w:tcPr>
            <w:tcW w:w="1087" w:type="pct"/>
            <w:noWrap w:val="0"/>
            <w:vAlign w:val="center"/>
          </w:tcPr>
          <w:p w14:paraId="08BB8BDF">
            <w:pPr>
              <w:pStyle w:val="26"/>
              <w:bidi w:val="0"/>
              <w:rPr>
                <w:rFonts w:hint="default"/>
              </w:rPr>
            </w:pPr>
            <w:r>
              <w:rPr>
                <w:rFonts w:hint="default"/>
              </w:rPr>
              <w:t>明细序号</w:t>
            </w:r>
          </w:p>
        </w:tc>
        <w:tc>
          <w:tcPr>
            <w:tcW w:w="753" w:type="pct"/>
            <w:noWrap w:val="0"/>
            <w:vAlign w:val="center"/>
          </w:tcPr>
          <w:p w14:paraId="7817A4EA">
            <w:pPr>
              <w:pStyle w:val="26"/>
              <w:bidi w:val="0"/>
              <w:rPr>
                <w:rFonts w:hint="default"/>
              </w:rPr>
            </w:pPr>
            <w:r>
              <w:rPr>
                <w:rFonts w:hint="default"/>
              </w:rPr>
              <w:t>Number</w:t>
            </w:r>
          </w:p>
        </w:tc>
        <w:tc>
          <w:tcPr>
            <w:tcW w:w="418" w:type="pct"/>
            <w:noWrap w:val="0"/>
            <w:vAlign w:val="center"/>
          </w:tcPr>
          <w:p w14:paraId="6E4B02AA">
            <w:pPr>
              <w:pStyle w:val="26"/>
              <w:bidi w:val="0"/>
              <w:rPr>
                <w:rFonts w:hint="default"/>
              </w:rPr>
            </w:pPr>
            <w:r>
              <w:rPr>
                <w:rFonts w:hint="default"/>
              </w:rPr>
              <w:t>8</w:t>
            </w:r>
          </w:p>
        </w:tc>
        <w:tc>
          <w:tcPr>
            <w:tcW w:w="417" w:type="pct"/>
            <w:noWrap w:val="0"/>
            <w:vAlign w:val="center"/>
          </w:tcPr>
          <w:p w14:paraId="14FB9D57">
            <w:pPr>
              <w:pStyle w:val="26"/>
              <w:bidi w:val="0"/>
              <w:rPr>
                <w:rFonts w:hint="default"/>
              </w:rPr>
            </w:pPr>
            <w:r>
              <w:rPr>
                <w:rFonts w:hint="default"/>
              </w:rPr>
              <w:t>是</w:t>
            </w:r>
          </w:p>
        </w:tc>
        <w:tc>
          <w:tcPr>
            <w:tcW w:w="920" w:type="pct"/>
            <w:noWrap w:val="0"/>
            <w:vAlign w:val="center"/>
          </w:tcPr>
          <w:p w14:paraId="614A4580">
            <w:pPr>
              <w:pStyle w:val="26"/>
              <w:bidi w:val="0"/>
              <w:rPr>
                <w:rFonts w:hint="default"/>
              </w:rPr>
            </w:pPr>
          </w:p>
        </w:tc>
      </w:tr>
      <w:tr w14:paraId="1E6C2C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FDFC049">
            <w:pPr>
              <w:pStyle w:val="26"/>
              <w:bidi w:val="0"/>
              <w:rPr>
                <w:rFonts w:hint="default"/>
              </w:rPr>
            </w:pPr>
            <w:r>
              <w:rPr>
                <w:rFonts w:hint="default"/>
                <w:lang w:val="en-US" w:eastAsia="zh-CN"/>
              </w:rPr>
              <w:t>58</w:t>
            </w:r>
          </w:p>
        </w:tc>
        <w:tc>
          <w:tcPr>
            <w:tcW w:w="1004" w:type="pct"/>
            <w:noWrap w:val="0"/>
            <w:vAlign w:val="center"/>
          </w:tcPr>
          <w:p w14:paraId="297CE294">
            <w:pPr>
              <w:pStyle w:val="26"/>
              <w:bidi w:val="0"/>
              <w:rPr>
                <w:rFonts w:hint="default"/>
              </w:rPr>
            </w:pPr>
            <w:r>
              <w:rPr>
                <w:rFonts w:hint="default"/>
              </w:rPr>
              <w:t>dylzfpmxxh</w:t>
            </w:r>
          </w:p>
        </w:tc>
        <w:tc>
          <w:tcPr>
            <w:tcW w:w="1087" w:type="pct"/>
            <w:noWrap w:val="0"/>
            <w:vAlign w:val="center"/>
          </w:tcPr>
          <w:p w14:paraId="53BAC8A6">
            <w:pPr>
              <w:pStyle w:val="26"/>
              <w:bidi w:val="0"/>
              <w:rPr>
                <w:rFonts w:hint="default"/>
              </w:rPr>
            </w:pPr>
            <w:r>
              <w:rPr>
                <w:rFonts w:hint="default"/>
              </w:rPr>
              <w:t>对应蓝字发票明细序号</w:t>
            </w:r>
          </w:p>
        </w:tc>
        <w:tc>
          <w:tcPr>
            <w:tcW w:w="753" w:type="pct"/>
            <w:noWrap w:val="0"/>
            <w:vAlign w:val="center"/>
          </w:tcPr>
          <w:p w14:paraId="3D96A9B2">
            <w:pPr>
              <w:pStyle w:val="26"/>
              <w:bidi w:val="0"/>
              <w:rPr>
                <w:rFonts w:hint="default"/>
              </w:rPr>
            </w:pPr>
            <w:r>
              <w:rPr>
                <w:rFonts w:hint="default"/>
              </w:rPr>
              <w:t>Number</w:t>
            </w:r>
          </w:p>
        </w:tc>
        <w:tc>
          <w:tcPr>
            <w:tcW w:w="418" w:type="pct"/>
            <w:noWrap w:val="0"/>
            <w:vAlign w:val="center"/>
          </w:tcPr>
          <w:p w14:paraId="6077BE42">
            <w:pPr>
              <w:pStyle w:val="26"/>
              <w:bidi w:val="0"/>
              <w:rPr>
                <w:rFonts w:hint="default"/>
              </w:rPr>
            </w:pPr>
            <w:r>
              <w:rPr>
                <w:rFonts w:hint="default"/>
              </w:rPr>
              <w:t>8</w:t>
            </w:r>
          </w:p>
        </w:tc>
        <w:tc>
          <w:tcPr>
            <w:tcW w:w="417" w:type="pct"/>
            <w:noWrap w:val="0"/>
            <w:vAlign w:val="center"/>
          </w:tcPr>
          <w:p w14:paraId="18FDAAF9">
            <w:pPr>
              <w:pStyle w:val="26"/>
              <w:bidi w:val="0"/>
              <w:rPr>
                <w:rFonts w:hint="default"/>
              </w:rPr>
            </w:pPr>
            <w:r>
              <w:rPr>
                <w:rFonts w:hint="default"/>
              </w:rPr>
              <w:t>否</w:t>
            </w:r>
          </w:p>
        </w:tc>
        <w:tc>
          <w:tcPr>
            <w:tcW w:w="920" w:type="pct"/>
            <w:noWrap w:val="0"/>
            <w:vAlign w:val="center"/>
          </w:tcPr>
          <w:p w14:paraId="2FA7DD83">
            <w:pPr>
              <w:pStyle w:val="26"/>
              <w:bidi w:val="0"/>
              <w:rPr>
                <w:rFonts w:hint="default"/>
              </w:rPr>
            </w:pPr>
            <w:r>
              <w:rPr>
                <w:rFonts w:hint="default"/>
              </w:rPr>
              <w:t>红票必传</w:t>
            </w:r>
          </w:p>
        </w:tc>
      </w:tr>
      <w:tr w14:paraId="2DD936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E6ED0E">
            <w:pPr>
              <w:pStyle w:val="26"/>
              <w:bidi w:val="0"/>
              <w:rPr>
                <w:rFonts w:hint="default"/>
              </w:rPr>
            </w:pPr>
            <w:r>
              <w:rPr>
                <w:rFonts w:hint="default"/>
                <w:lang w:val="en-US" w:eastAsia="zh-CN"/>
              </w:rPr>
              <w:t>59</w:t>
            </w:r>
          </w:p>
        </w:tc>
        <w:tc>
          <w:tcPr>
            <w:tcW w:w="1004" w:type="pct"/>
            <w:noWrap w:val="0"/>
            <w:vAlign w:val="center"/>
          </w:tcPr>
          <w:p w14:paraId="48AF0952">
            <w:pPr>
              <w:pStyle w:val="26"/>
              <w:bidi w:val="0"/>
              <w:rPr>
                <w:rFonts w:hint="default"/>
              </w:rPr>
            </w:pPr>
            <w:r>
              <w:rPr>
                <w:rFonts w:hint="default"/>
              </w:rPr>
              <w:t>hwhyslwfwmc</w:t>
            </w:r>
          </w:p>
        </w:tc>
        <w:tc>
          <w:tcPr>
            <w:tcW w:w="1087" w:type="pct"/>
            <w:noWrap w:val="0"/>
            <w:vAlign w:val="center"/>
          </w:tcPr>
          <w:p w14:paraId="05A99BFE">
            <w:pPr>
              <w:pStyle w:val="26"/>
              <w:bidi w:val="0"/>
              <w:rPr>
                <w:rFonts w:hint="default"/>
              </w:rPr>
            </w:pPr>
            <w:r>
              <w:rPr>
                <w:rFonts w:hint="default"/>
              </w:rPr>
              <w:t>货物或应税劳务、服务名称</w:t>
            </w:r>
          </w:p>
        </w:tc>
        <w:tc>
          <w:tcPr>
            <w:tcW w:w="753" w:type="pct"/>
            <w:noWrap w:val="0"/>
            <w:vAlign w:val="center"/>
          </w:tcPr>
          <w:p w14:paraId="61080A77">
            <w:pPr>
              <w:pStyle w:val="26"/>
              <w:bidi w:val="0"/>
              <w:rPr>
                <w:rFonts w:hint="default"/>
              </w:rPr>
            </w:pPr>
            <w:r>
              <w:rPr>
                <w:rFonts w:hint="default"/>
              </w:rPr>
              <w:t>varchar</w:t>
            </w:r>
          </w:p>
        </w:tc>
        <w:tc>
          <w:tcPr>
            <w:tcW w:w="418" w:type="pct"/>
            <w:noWrap w:val="0"/>
            <w:vAlign w:val="center"/>
          </w:tcPr>
          <w:p w14:paraId="50FA6A66">
            <w:pPr>
              <w:pStyle w:val="26"/>
              <w:bidi w:val="0"/>
              <w:rPr>
                <w:rFonts w:hint="default"/>
              </w:rPr>
            </w:pPr>
            <w:r>
              <w:rPr>
                <w:rFonts w:hint="default"/>
              </w:rPr>
              <w:t>300</w:t>
            </w:r>
          </w:p>
        </w:tc>
        <w:tc>
          <w:tcPr>
            <w:tcW w:w="417" w:type="pct"/>
            <w:noWrap w:val="0"/>
            <w:vAlign w:val="center"/>
          </w:tcPr>
          <w:p w14:paraId="42DF3752">
            <w:pPr>
              <w:pStyle w:val="26"/>
              <w:bidi w:val="0"/>
              <w:rPr>
                <w:rFonts w:hint="default"/>
              </w:rPr>
            </w:pPr>
            <w:r>
              <w:rPr>
                <w:rFonts w:hint="default"/>
              </w:rPr>
              <w:t>是</w:t>
            </w:r>
          </w:p>
        </w:tc>
        <w:tc>
          <w:tcPr>
            <w:tcW w:w="920" w:type="pct"/>
            <w:noWrap w:val="0"/>
            <w:vAlign w:val="center"/>
          </w:tcPr>
          <w:p w14:paraId="0E361079">
            <w:pPr>
              <w:pStyle w:val="26"/>
              <w:bidi w:val="0"/>
              <w:rPr>
                <w:rFonts w:hint="default"/>
              </w:rPr>
            </w:pPr>
            <w:r>
              <w:rPr>
                <w:rFonts w:hint="default"/>
              </w:rPr>
              <w:t>拼装规则：“*商品服务简称（spfwjc）*”+“项目名称（xmmc）”</w:t>
            </w:r>
          </w:p>
        </w:tc>
      </w:tr>
      <w:tr w14:paraId="6DCBF7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88383E">
            <w:pPr>
              <w:pStyle w:val="26"/>
              <w:bidi w:val="0"/>
              <w:rPr>
                <w:rFonts w:hint="default"/>
              </w:rPr>
            </w:pPr>
            <w:r>
              <w:rPr>
                <w:rFonts w:hint="default"/>
                <w:lang w:val="en-US" w:eastAsia="zh-CN"/>
              </w:rPr>
              <w:t>60</w:t>
            </w:r>
          </w:p>
        </w:tc>
        <w:tc>
          <w:tcPr>
            <w:tcW w:w="1004" w:type="pct"/>
            <w:noWrap w:val="0"/>
            <w:vAlign w:val="center"/>
          </w:tcPr>
          <w:p w14:paraId="2C0F4214">
            <w:pPr>
              <w:pStyle w:val="26"/>
              <w:bidi w:val="0"/>
              <w:rPr>
                <w:rFonts w:hint="default"/>
              </w:rPr>
            </w:pPr>
            <w:r>
              <w:rPr>
                <w:rFonts w:hint="default"/>
              </w:rPr>
              <w:t>spfwjc</w:t>
            </w:r>
          </w:p>
        </w:tc>
        <w:tc>
          <w:tcPr>
            <w:tcW w:w="1087" w:type="pct"/>
            <w:noWrap w:val="0"/>
            <w:vAlign w:val="center"/>
          </w:tcPr>
          <w:p w14:paraId="6A86EAEE">
            <w:pPr>
              <w:pStyle w:val="26"/>
              <w:bidi w:val="0"/>
              <w:rPr>
                <w:rFonts w:hint="default"/>
              </w:rPr>
            </w:pPr>
            <w:r>
              <w:rPr>
                <w:rFonts w:hint="default"/>
              </w:rPr>
              <w:t>商品服务简称</w:t>
            </w:r>
          </w:p>
        </w:tc>
        <w:tc>
          <w:tcPr>
            <w:tcW w:w="753" w:type="pct"/>
            <w:noWrap w:val="0"/>
            <w:vAlign w:val="center"/>
          </w:tcPr>
          <w:p w14:paraId="7CD3C128">
            <w:pPr>
              <w:pStyle w:val="26"/>
              <w:bidi w:val="0"/>
              <w:rPr>
                <w:rFonts w:hint="default"/>
              </w:rPr>
            </w:pPr>
            <w:r>
              <w:rPr>
                <w:rFonts w:hint="default"/>
              </w:rPr>
              <w:t>varchar</w:t>
            </w:r>
          </w:p>
        </w:tc>
        <w:tc>
          <w:tcPr>
            <w:tcW w:w="418" w:type="pct"/>
            <w:noWrap w:val="0"/>
            <w:vAlign w:val="center"/>
          </w:tcPr>
          <w:p w14:paraId="2D4F8714">
            <w:pPr>
              <w:pStyle w:val="26"/>
              <w:bidi w:val="0"/>
              <w:rPr>
                <w:rFonts w:hint="default"/>
              </w:rPr>
            </w:pPr>
            <w:r>
              <w:rPr>
                <w:rFonts w:hint="default"/>
              </w:rPr>
              <w:t>120</w:t>
            </w:r>
          </w:p>
        </w:tc>
        <w:tc>
          <w:tcPr>
            <w:tcW w:w="417" w:type="pct"/>
            <w:noWrap w:val="0"/>
            <w:vAlign w:val="center"/>
          </w:tcPr>
          <w:p w14:paraId="45D9DB8C">
            <w:pPr>
              <w:pStyle w:val="26"/>
              <w:bidi w:val="0"/>
              <w:rPr>
                <w:rFonts w:hint="default"/>
              </w:rPr>
            </w:pPr>
            <w:r>
              <w:rPr>
                <w:rFonts w:hint="default"/>
              </w:rPr>
              <w:t>是</w:t>
            </w:r>
          </w:p>
        </w:tc>
        <w:tc>
          <w:tcPr>
            <w:tcW w:w="920" w:type="pct"/>
            <w:noWrap w:val="0"/>
            <w:vAlign w:val="center"/>
          </w:tcPr>
          <w:p w14:paraId="2C93FEA7">
            <w:pPr>
              <w:pStyle w:val="26"/>
              <w:bidi w:val="0"/>
              <w:rPr>
                <w:rFonts w:hint="default"/>
              </w:rPr>
            </w:pPr>
          </w:p>
        </w:tc>
      </w:tr>
      <w:tr w14:paraId="6A4C11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0859261">
            <w:pPr>
              <w:pStyle w:val="26"/>
              <w:bidi w:val="0"/>
              <w:rPr>
                <w:rFonts w:hint="default"/>
              </w:rPr>
            </w:pPr>
            <w:r>
              <w:rPr>
                <w:rFonts w:hint="default"/>
                <w:lang w:val="en-US" w:eastAsia="zh-CN"/>
              </w:rPr>
              <w:t>61</w:t>
            </w:r>
          </w:p>
        </w:tc>
        <w:tc>
          <w:tcPr>
            <w:tcW w:w="1004" w:type="pct"/>
            <w:noWrap w:val="0"/>
            <w:vAlign w:val="center"/>
          </w:tcPr>
          <w:p w14:paraId="268E1812">
            <w:pPr>
              <w:pStyle w:val="26"/>
              <w:bidi w:val="0"/>
              <w:rPr>
                <w:rFonts w:hint="default"/>
              </w:rPr>
            </w:pPr>
            <w:r>
              <w:rPr>
                <w:rFonts w:hint="default"/>
              </w:rPr>
              <w:t>xmmc</w:t>
            </w:r>
          </w:p>
        </w:tc>
        <w:tc>
          <w:tcPr>
            <w:tcW w:w="1087" w:type="pct"/>
            <w:noWrap w:val="0"/>
            <w:vAlign w:val="center"/>
          </w:tcPr>
          <w:p w14:paraId="4F28144C">
            <w:pPr>
              <w:pStyle w:val="26"/>
              <w:bidi w:val="0"/>
              <w:rPr>
                <w:rFonts w:hint="default"/>
              </w:rPr>
            </w:pPr>
            <w:r>
              <w:rPr>
                <w:rFonts w:hint="default"/>
              </w:rPr>
              <w:t>项目名称</w:t>
            </w:r>
          </w:p>
        </w:tc>
        <w:tc>
          <w:tcPr>
            <w:tcW w:w="753" w:type="pct"/>
            <w:noWrap w:val="0"/>
            <w:vAlign w:val="center"/>
          </w:tcPr>
          <w:p w14:paraId="045E15A9">
            <w:pPr>
              <w:pStyle w:val="26"/>
              <w:bidi w:val="0"/>
              <w:rPr>
                <w:rFonts w:hint="default"/>
              </w:rPr>
            </w:pPr>
            <w:r>
              <w:rPr>
                <w:rFonts w:hint="default"/>
              </w:rPr>
              <w:t>varchar</w:t>
            </w:r>
          </w:p>
        </w:tc>
        <w:tc>
          <w:tcPr>
            <w:tcW w:w="418" w:type="pct"/>
            <w:noWrap w:val="0"/>
            <w:vAlign w:val="center"/>
          </w:tcPr>
          <w:p w14:paraId="3350B383">
            <w:pPr>
              <w:pStyle w:val="26"/>
              <w:bidi w:val="0"/>
              <w:rPr>
                <w:rFonts w:hint="default"/>
              </w:rPr>
            </w:pPr>
            <w:r>
              <w:rPr>
                <w:rFonts w:hint="default"/>
              </w:rPr>
              <w:t>600</w:t>
            </w:r>
          </w:p>
        </w:tc>
        <w:tc>
          <w:tcPr>
            <w:tcW w:w="417" w:type="pct"/>
            <w:noWrap w:val="0"/>
            <w:vAlign w:val="center"/>
          </w:tcPr>
          <w:p w14:paraId="10365585">
            <w:pPr>
              <w:pStyle w:val="26"/>
              <w:bidi w:val="0"/>
              <w:rPr>
                <w:rFonts w:hint="default"/>
              </w:rPr>
            </w:pPr>
            <w:r>
              <w:rPr>
                <w:rFonts w:hint="default"/>
              </w:rPr>
              <w:t>是</w:t>
            </w:r>
          </w:p>
        </w:tc>
        <w:tc>
          <w:tcPr>
            <w:tcW w:w="920" w:type="pct"/>
            <w:noWrap w:val="0"/>
            <w:vAlign w:val="center"/>
          </w:tcPr>
          <w:p w14:paraId="20B75AB3">
            <w:pPr>
              <w:pStyle w:val="26"/>
              <w:bidi w:val="0"/>
              <w:rPr>
                <w:rFonts w:hint="default"/>
              </w:rPr>
            </w:pPr>
          </w:p>
        </w:tc>
      </w:tr>
      <w:tr w14:paraId="2CD4C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7AEB73">
            <w:pPr>
              <w:pStyle w:val="26"/>
              <w:bidi w:val="0"/>
              <w:rPr>
                <w:rFonts w:hint="default"/>
              </w:rPr>
            </w:pPr>
            <w:r>
              <w:rPr>
                <w:rFonts w:hint="default"/>
                <w:lang w:val="en-US" w:eastAsia="zh-CN"/>
              </w:rPr>
              <w:t>62</w:t>
            </w:r>
          </w:p>
        </w:tc>
        <w:tc>
          <w:tcPr>
            <w:tcW w:w="1004" w:type="pct"/>
            <w:noWrap w:val="0"/>
            <w:vAlign w:val="center"/>
          </w:tcPr>
          <w:p w14:paraId="497E24D1">
            <w:pPr>
              <w:pStyle w:val="26"/>
              <w:bidi w:val="0"/>
              <w:rPr>
                <w:rFonts w:hint="default"/>
              </w:rPr>
            </w:pPr>
            <w:r>
              <w:rPr>
                <w:rFonts w:hint="default"/>
              </w:rPr>
              <w:t>ggxh</w:t>
            </w:r>
          </w:p>
        </w:tc>
        <w:tc>
          <w:tcPr>
            <w:tcW w:w="1087" w:type="pct"/>
            <w:noWrap w:val="0"/>
            <w:vAlign w:val="center"/>
          </w:tcPr>
          <w:p w14:paraId="7DD170C8">
            <w:pPr>
              <w:pStyle w:val="26"/>
              <w:bidi w:val="0"/>
              <w:rPr>
                <w:rFonts w:hint="default"/>
              </w:rPr>
            </w:pPr>
            <w:r>
              <w:rPr>
                <w:rFonts w:hint="default"/>
              </w:rPr>
              <w:t>规格型号</w:t>
            </w:r>
          </w:p>
        </w:tc>
        <w:tc>
          <w:tcPr>
            <w:tcW w:w="753" w:type="pct"/>
            <w:noWrap w:val="0"/>
            <w:vAlign w:val="center"/>
          </w:tcPr>
          <w:p w14:paraId="7B282CB8">
            <w:pPr>
              <w:pStyle w:val="26"/>
              <w:bidi w:val="0"/>
              <w:rPr>
                <w:rFonts w:hint="default"/>
              </w:rPr>
            </w:pPr>
            <w:r>
              <w:rPr>
                <w:rFonts w:hint="default"/>
              </w:rPr>
              <w:t>varchar</w:t>
            </w:r>
          </w:p>
        </w:tc>
        <w:tc>
          <w:tcPr>
            <w:tcW w:w="418" w:type="pct"/>
            <w:noWrap w:val="0"/>
            <w:vAlign w:val="center"/>
          </w:tcPr>
          <w:p w14:paraId="1D57669A">
            <w:pPr>
              <w:pStyle w:val="26"/>
              <w:bidi w:val="0"/>
              <w:rPr>
                <w:rFonts w:hint="default"/>
              </w:rPr>
            </w:pPr>
            <w:r>
              <w:rPr>
                <w:rFonts w:hint="default"/>
              </w:rPr>
              <w:t>150</w:t>
            </w:r>
          </w:p>
        </w:tc>
        <w:tc>
          <w:tcPr>
            <w:tcW w:w="417" w:type="pct"/>
            <w:noWrap w:val="0"/>
            <w:vAlign w:val="center"/>
          </w:tcPr>
          <w:p w14:paraId="30EF820E">
            <w:pPr>
              <w:pStyle w:val="26"/>
              <w:bidi w:val="0"/>
              <w:rPr>
                <w:rFonts w:hint="default"/>
              </w:rPr>
            </w:pPr>
            <w:r>
              <w:rPr>
                <w:rFonts w:hint="default"/>
              </w:rPr>
              <w:t>否</w:t>
            </w:r>
          </w:p>
        </w:tc>
        <w:tc>
          <w:tcPr>
            <w:tcW w:w="920" w:type="pct"/>
            <w:noWrap w:val="0"/>
            <w:vAlign w:val="center"/>
          </w:tcPr>
          <w:p w14:paraId="0845AF8E">
            <w:pPr>
              <w:pStyle w:val="26"/>
              <w:bidi w:val="0"/>
              <w:rPr>
                <w:rFonts w:hint="default"/>
              </w:rPr>
            </w:pPr>
          </w:p>
        </w:tc>
      </w:tr>
      <w:tr w14:paraId="22EFF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8658BB">
            <w:pPr>
              <w:pStyle w:val="26"/>
              <w:bidi w:val="0"/>
              <w:rPr>
                <w:rFonts w:hint="default"/>
              </w:rPr>
            </w:pPr>
            <w:r>
              <w:rPr>
                <w:rFonts w:hint="default"/>
                <w:lang w:val="en-US" w:eastAsia="zh-CN"/>
              </w:rPr>
              <w:t>63</w:t>
            </w:r>
          </w:p>
        </w:tc>
        <w:tc>
          <w:tcPr>
            <w:tcW w:w="1004" w:type="pct"/>
            <w:noWrap w:val="0"/>
            <w:vAlign w:val="center"/>
          </w:tcPr>
          <w:p w14:paraId="74A8F598">
            <w:pPr>
              <w:pStyle w:val="26"/>
              <w:bidi w:val="0"/>
              <w:rPr>
                <w:rFonts w:hint="default"/>
              </w:rPr>
            </w:pPr>
            <w:r>
              <w:rPr>
                <w:rFonts w:hint="default"/>
              </w:rPr>
              <w:t>dw</w:t>
            </w:r>
          </w:p>
        </w:tc>
        <w:tc>
          <w:tcPr>
            <w:tcW w:w="1087" w:type="pct"/>
            <w:noWrap w:val="0"/>
            <w:vAlign w:val="center"/>
          </w:tcPr>
          <w:p w14:paraId="40062438">
            <w:pPr>
              <w:pStyle w:val="26"/>
              <w:bidi w:val="0"/>
              <w:rPr>
                <w:rFonts w:hint="default"/>
              </w:rPr>
            </w:pPr>
            <w:r>
              <w:rPr>
                <w:rFonts w:hint="default"/>
              </w:rPr>
              <w:t>单位</w:t>
            </w:r>
          </w:p>
        </w:tc>
        <w:tc>
          <w:tcPr>
            <w:tcW w:w="753" w:type="pct"/>
            <w:noWrap w:val="0"/>
            <w:vAlign w:val="center"/>
          </w:tcPr>
          <w:p w14:paraId="59DF98E0">
            <w:pPr>
              <w:pStyle w:val="26"/>
              <w:bidi w:val="0"/>
              <w:rPr>
                <w:rFonts w:hint="default"/>
              </w:rPr>
            </w:pPr>
            <w:r>
              <w:rPr>
                <w:rFonts w:hint="default"/>
              </w:rPr>
              <w:t>varchar</w:t>
            </w:r>
          </w:p>
        </w:tc>
        <w:tc>
          <w:tcPr>
            <w:tcW w:w="418" w:type="pct"/>
            <w:noWrap w:val="0"/>
            <w:vAlign w:val="center"/>
          </w:tcPr>
          <w:p w14:paraId="103ACD91">
            <w:pPr>
              <w:pStyle w:val="26"/>
              <w:bidi w:val="0"/>
              <w:rPr>
                <w:rFonts w:hint="default"/>
              </w:rPr>
            </w:pPr>
            <w:r>
              <w:rPr>
                <w:rFonts w:hint="default"/>
              </w:rPr>
              <w:t>300</w:t>
            </w:r>
          </w:p>
        </w:tc>
        <w:tc>
          <w:tcPr>
            <w:tcW w:w="417" w:type="pct"/>
            <w:noWrap w:val="0"/>
            <w:vAlign w:val="center"/>
          </w:tcPr>
          <w:p w14:paraId="2B11A0BB">
            <w:pPr>
              <w:pStyle w:val="26"/>
              <w:bidi w:val="0"/>
              <w:rPr>
                <w:rFonts w:hint="default"/>
                <w:lang w:eastAsia="zh-CN"/>
              </w:rPr>
            </w:pPr>
            <w:r>
              <w:rPr>
                <w:rFonts w:hint="default"/>
                <w:lang w:val="en-US" w:eastAsia="zh-CN"/>
              </w:rPr>
              <w:t>是</w:t>
            </w:r>
          </w:p>
        </w:tc>
        <w:tc>
          <w:tcPr>
            <w:tcW w:w="920" w:type="pct"/>
            <w:noWrap w:val="0"/>
            <w:vAlign w:val="center"/>
          </w:tcPr>
          <w:p w14:paraId="27AB9B0F">
            <w:pPr>
              <w:pStyle w:val="26"/>
              <w:bidi w:val="0"/>
              <w:rPr>
                <w:rFonts w:hint="default"/>
              </w:rPr>
            </w:pPr>
            <w:r>
              <w:rPr>
                <w:rFonts w:hint="default"/>
              </w:rPr>
              <w:t>只能是“吨”“升”两个选项，不允许修改和自定义</w:t>
            </w:r>
          </w:p>
        </w:tc>
      </w:tr>
      <w:tr w14:paraId="69D02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508569">
            <w:pPr>
              <w:pStyle w:val="26"/>
              <w:bidi w:val="0"/>
              <w:rPr>
                <w:rFonts w:hint="default"/>
              </w:rPr>
            </w:pPr>
            <w:r>
              <w:rPr>
                <w:rFonts w:hint="default"/>
                <w:lang w:val="en-US" w:eastAsia="zh-CN"/>
              </w:rPr>
              <w:t>64</w:t>
            </w:r>
          </w:p>
        </w:tc>
        <w:tc>
          <w:tcPr>
            <w:tcW w:w="1004" w:type="pct"/>
            <w:noWrap w:val="0"/>
            <w:vAlign w:val="center"/>
          </w:tcPr>
          <w:p w14:paraId="171993DB">
            <w:pPr>
              <w:pStyle w:val="26"/>
              <w:bidi w:val="0"/>
              <w:rPr>
                <w:rFonts w:hint="default"/>
              </w:rPr>
            </w:pPr>
            <w:r>
              <w:rPr>
                <w:rFonts w:hint="default"/>
              </w:rPr>
              <w:t>sl</w:t>
            </w:r>
          </w:p>
        </w:tc>
        <w:tc>
          <w:tcPr>
            <w:tcW w:w="1087" w:type="pct"/>
            <w:noWrap w:val="0"/>
            <w:vAlign w:val="center"/>
          </w:tcPr>
          <w:p w14:paraId="31983FC3">
            <w:pPr>
              <w:pStyle w:val="26"/>
              <w:bidi w:val="0"/>
              <w:rPr>
                <w:rFonts w:hint="default"/>
              </w:rPr>
            </w:pPr>
            <w:r>
              <w:rPr>
                <w:rFonts w:hint="default"/>
              </w:rPr>
              <w:t>数量</w:t>
            </w:r>
          </w:p>
        </w:tc>
        <w:tc>
          <w:tcPr>
            <w:tcW w:w="753" w:type="pct"/>
            <w:noWrap w:val="0"/>
            <w:vAlign w:val="center"/>
          </w:tcPr>
          <w:p w14:paraId="27964CD8">
            <w:pPr>
              <w:pStyle w:val="26"/>
              <w:bidi w:val="0"/>
              <w:rPr>
                <w:rFonts w:hint="default"/>
              </w:rPr>
            </w:pPr>
            <w:r>
              <w:rPr>
                <w:rFonts w:hint="default"/>
              </w:rPr>
              <w:t>varchar</w:t>
            </w:r>
          </w:p>
        </w:tc>
        <w:tc>
          <w:tcPr>
            <w:tcW w:w="418" w:type="pct"/>
            <w:noWrap w:val="0"/>
            <w:vAlign w:val="center"/>
          </w:tcPr>
          <w:p w14:paraId="5107428D">
            <w:pPr>
              <w:pStyle w:val="26"/>
              <w:bidi w:val="0"/>
              <w:rPr>
                <w:rFonts w:hint="default"/>
              </w:rPr>
            </w:pPr>
            <w:r>
              <w:rPr>
                <w:rFonts w:hint="default"/>
              </w:rPr>
              <w:t>25</w:t>
            </w:r>
          </w:p>
        </w:tc>
        <w:tc>
          <w:tcPr>
            <w:tcW w:w="417" w:type="pct"/>
            <w:noWrap w:val="0"/>
            <w:vAlign w:val="center"/>
          </w:tcPr>
          <w:p w14:paraId="22D80B61">
            <w:pPr>
              <w:pStyle w:val="26"/>
              <w:bidi w:val="0"/>
              <w:rPr>
                <w:rFonts w:hint="default"/>
              </w:rPr>
            </w:pPr>
            <w:r>
              <w:rPr>
                <w:rFonts w:hint="default"/>
              </w:rPr>
              <w:t>否</w:t>
            </w:r>
          </w:p>
        </w:tc>
        <w:tc>
          <w:tcPr>
            <w:tcW w:w="920" w:type="pct"/>
            <w:noWrap w:val="0"/>
            <w:vAlign w:val="center"/>
          </w:tcPr>
          <w:p w14:paraId="2B043505">
            <w:pPr>
              <w:pStyle w:val="26"/>
              <w:bidi w:val="0"/>
              <w:rPr>
                <w:rFonts w:hint="default"/>
              </w:rPr>
            </w:pPr>
            <w:r>
              <w:rPr>
                <w:rFonts w:hint="default"/>
              </w:rPr>
              <w:t>如“单价”栏次非空，则本栏次必须非空</w:t>
            </w:r>
          </w:p>
        </w:tc>
      </w:tr>
      <w:tr w14:paraId="4D0CC6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8B1AB89">
            <w:pPr>
              <w:pStyle w:val="26"/>
              <w:bidi w:val="0"/>
              <w:rPr>
                <w:rFonts w:hint="default"/>
              </w:rPr>
            </w:pPr>
            <w:r>
              <w:rPr>
                <w:rFonts w:hint="default"/>
                <w:lang w:val="en-US" w:eastAsia="zh-CN"/>
              </w:rPr>
              <w:t>65</w:t>
            </w:r>
          </w:p>
        </w:tc>
        <w:tc>
          <w:tcPr>
            <w:tcW w:w="1004" w:type="pct"/>
            <w:noWrap w:val="0"/>
            <w:vAlign w:val="center"/>
          </w:tcPr>
          <w:p w14:paraId="4A8A1082">
            <w:pPr>
              <w:pStyle w:val="26"/>
              <w:bidi w:val="0"/>
              <w:rPr>
                <w:rFonts w:hint="default"/>
              </w:rPr>
            </w:pPr>
            <w:r>
              <w:rPr>
                <w:rFonts w:hint="default"/>
              </w:rPr>
              <w:t>dj</w:t>
            </w:r>
          </w:p>
        </w:tc>
        <w:tc>
          <w:tcPr>
            <w:tcW w:w="1087" w:type="pct"/>
            <w:noWrap w:val="0"/>
            <w:vAlign w:val="center"/>
          </w:tcPr>
          <w:p w14:paraId="5B4F7C70">
            <w:pPr>
              <w:pStyle w:val="26"/>
              <w:bidi w:val="0"/>
              <w:rPr>
                <w:rFonts w:hint="default"/>
              </w:rPr>
            </w:pPr>
            <w:r>
              <w:rPr>
                <w:rFonts w:hint="default"/>
              </w:rPr>
              <w:t>单价</w:t>
            </w:r>
          </w:p>
        </w:tc>
        <w:tc>
          <w:tcPr>
            <w:tcW w:w="753" w:type="pct"/>
            <w:noWrap w:val="0"/>
            <w:vAlign w:val="center"/>
          </w:tcPr>
          <w:p w14:paraId="210031B1">
            <w:pPr>
              <w:pStyle w:val="26"/>
              <w:bidi w:val="0"/>
              <w:rPr>
                <w:rFonts w:hint="default"/>
              </w:rPr>
            </w:pPr>
            <w:r>
              <w:rPr>
                <w:rFonts w:hint="default"/>
              </w:rPr>
              <w:t>varchar</w:t>
            </w:r>
          </w:p>
        </w:tc>
        <w:tc>
          <w:tcPr>
            <w:tcW w:w="418" w:type="pct"/>
            <w:noWrap w:val="0"/>
            <w:vAlign w:val="center"/>
          </w:tcPr>
          <w:p w14:paraId="02F2F0A2">
            <w:pPr>
              <w:pStyle w:val="26"/>
              <w:bidi w:val="0"/>
              <w:rPr>
                <w:rFonts w:hint="default"/>
              </w:rPr>
            </w:pPr>
            <w:r>
              <w:rPr>
                <w:rFonts w:hint="default"/>
              </w:rPr>
              <w:t>25</w:t>
            </w:r>
          </w:p>
        </w:tc>
        <w:tc>
          <w:tcPr>
            <w:tcW w:w="417" w:type="pct"/>
            <w:noWrap w:val="0"/>
            <w:vAlign w:val="center"/>
          </w:tcPr>
          <w:p w14:paraId="3DB03F2A">
            <w:pPr>
              <w:pStyle w:val="26"/>
              <w:bidi w:val="0"/>
              <w:rPr>
                <w:rFonts w:hint="default"/>
              </w:rPr>
            </w:pPr>
            <w:r>
              <w:rPr>
                <w:rFonts w:hint="default"/>
              </w:rPr>
              <w:t>否</w:t>
            </w:r>
          </w:p>
        </w:tc>
        <w:tc>
          <w:tcPr>
            <w:tcW w:w="920" w:type="pct"/>
            <w:noWrap w:val="0"/>
            <w:vAlign w:val="center"/>
          </w:tcPr>
          <w:p w14:paraId="65F20E07">
            <w:pPr>
              <w:pStyle w:val="26"/>
              <w:bidi w:val="0"/>
              <w:rPr>
                <w:rFonts w:hint="default"/>
              </w:rPr>
            </w:pPr>
            <w:r>
              <w:rPr>
                <w:rFonts w:hint="default"/>
              </w:rPr>
              <w:t>如“数量”栏次非空，则本栏次必须非空</w:t>
            </w:r>
          </w:p>
        </w:tc>
      </w:tr>
      <w:tr w14:paraId="120189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8EE2DA9">
            <w:pPr>
              <w:pStyle w:val="26"/>
              <w:bidi w:val="0"/>
              <w:rPr>
                <w:rFonts w:hint="default"/>
              </w:rPr>
            </w:pPr>
            <w:r>
              <w:rPr>
                <w:rFonts w:hint="default"/>
                <w:lang w:val="en-US" w:eastAsia="zh-CN"/>
              </w:rPr>
              <w:t>66</w:t>
            </w:r>
          </w:p>
        </w:tc>
        <w:tc>
          <w:tcPr>
            <w:tcW w:w="1004" w:type="pct"/>
            <w:noWrap w:val="0"/>
            <w:vAlign w:val="center"/>
          </w:tcPr>
          <w:p w14:paraId="0A9C9014">
            <w:pPr>
              <w:pStyle w:val="26"/>
              <w:bidi w:val="0"/>
              <w:rPr>
                <w:rFonts w:hint="default"/>
              </w:rPr>
            </w:pPr>
            <w:r>
              <w:rPr>
                <w:rFonts w:hint="default"/>
              </w:rPr>
              <w:t>je</w:t>
            </w:r>
          </w:p>
        </w:tc>
        <w:tc>
          <w:tcPr>
            <w:tcW w:w="1087" w:type="pct"/>
            <w:noWrap w:val="0"/>
            <w:vAlign w:val="center"/>
          </w:tcPr>
          <w:p w14:paraId="468E0DF1">
            <w:pPr>
              <w:pStyle w:val="26"/>
              <w:bidi w:val="0"/>
              <w:rPr>
                <w:rFonts w:hint="default"/>
              </w:rPr>
            </w:pPr>
            <w:r>
              <w:rPr>
                <w:rFonts w:hint="default"/>
              </w:rPr>
              <w:t>金额</w:t>
            </w:r>
          </w:p>
        </w:tc>
        <w:tc>
          <w:tcPr>
            <w:tcW w:w="753" w:type="pct"/>
            <w:noWrap w:val="0"/>
            <w:vAlign w:val="center"/>
          </w:tcPr>
          <w:p w14:paraId="1190B874">
            <w:pPr>
              <w:pStyle w:val="26"/>
              <w:bidi w:val="0"/>
              <w:rPr>
                <w:rFonts w:hint="default"/>
              </w:rPr>
            </w:pPr>
            <w:r>
              <w:rPr>
                <w:rFonts w:hint="default"/>
              </w:rPr>
              <w:t>number</w:t>
            </w:r>
          </w:p>
        </w:tc>
        <w:tc>
          <w:tcPr>
            <w:tcW w:w="418" w:type="pct"/>
            <w:noWrap w:val="0"/>
            <w:vAlign w:val="center"/>
          </w:tcPr>
          <w:p w14:paraId="64301848">
            <w:pPr>
              <w:pStyle w:val="26"/>
              <w:bidi w:val="0"/>
              <w:rPr>
                <w:rFonts w:hint="default"/>
              </w:rPr>
            </w:pPr>
            <w:r>
              <w:rPr>
                <w:rFonts w:hint="default"/>
              </w:rPr>
              <w:t>18,2</w:t>
            </w:r>
          </w:p>
        </w:tc>
        <w:tc>
          <w:tcPr>
            <w:tcW w:w="417" w:type="pct"/>
            <w:noWrap w:val="0"/>
            <w:vAlign w:val="center"/>
          </w:tcPr>
          <w:p w14:paraId="5C3BD78B">
            <w:pPr>
              <w:pStyle w:val="26"/>
              <w:bidi w:val="0"/>
              <w:rPr>
                <w:rFonts w:hint="default"/>
              </w:rPr>
            </w:pPr>
            <w:r>
              <w:rPr>
                <w:rFonts w:hint="default"/>
              </w:rPr>
              <w:t>是</w:t>
            </w:r>
          </w:p>
        </w:tc>
        <w:tc>
          <w:tcPr>
            <w:tcW w:w="920" w:type="pct"/>
            <w:noWrap w:val="0"/>
            <w:vAlign w:val="center"/>
          </w:tcPr>
          <w:p w14:paraId="764E8E14">
            <w:pPr>
              <w:pStyle w:val="26"/>
              <w:bidi w:val="0"/>
              <w:rPr>
                <w:rFonts w:hint="default"/>
              </w:rPr>
            </w:pPr>
          </w:p>
        </w:tc>
      </w:tr>
      <w:tr w14:paraId="5033B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470D383">
            <w:pPr>
              <w:pStyle w:val="26"/>
              <w:bidi w:val="0"/>
              <w:rPr>
                <w:rFonts w:hint="default"/>
              </w:rPr>
            </w:pPr>
            <w:r>
              <w:rPr>
                <w:rFonts w:hint="default"/>
                <w:lang w:val="en-US" w:eastAsia="zh-CN"/>
              </w:rPr>
              <w:t>67</w:t>
            </w:r>
          </w:p>
        </w:tc>
        <w:tc>
          <w:tcPr>
            <w:tcW w:w="1004" w:type="pct"/>
            <w:noWrap w:val="0"/>
            <w:vAlign w:val="center"/>
          </w:tcPr>
          <w:p w14:paraId="4334D623">
            <w:pPr>
              <w:pStyle w:val="26"/>
              <w:bidi w:val="0"/>
              <w:rPr>
                <w:rFonts w:hint="default"/>
              </w:rPr>
            </w:pPr>
            <w:r>
              <w:rPr>
                <w:rFonts w:hint="default"/>
              </w:rPr>
              <w:t>slv</w:t>
            </w:r>
          </w:p>
        </w:tc>
        <w:tc>
          <w:tcPr>
            <w:tcW w:w="1087" w:type="pct"/>
            <w:noWrap w:val="0"/>
            <w:vAlign w:val="center"/>
          </w:tcPr>
          <w:p w14:paraId="33A92E90">
            <w:pPr>
              <w:pStyle w:val="26"/>
              <w:bidi w:val="0"/>
              <w:rPr>
                <w:rFonts w:hint="default"/>
              </w:rPr>
            </w:pPr>
            <w:r>
              <w:rPr>
                <w:rFonts w:hint="default"/>
              </w:rPr>
              <w:t>增值税税率/征收率</w:t>
            </w:r>
          </w:p>
        </w:tc>
        <w:tc>
          <w:tcPr>
            <w:tcW w:w="753" w:type="pct"/>
            <w:noWrap w:val="0"/>
            <w:vAlign w:val="center"/>
          </w:tcPr>
          <w:p w14:paraId="5B97EBCB">
            <w:pPr>
              <w:pStyle w:val="26"/>
              <w:bidi w:val="0"/>
              <w:rPr>
                <w:rFonts w:hint="default"/>
              </w:rPr>
            </w:pPr>
            <w:r>
              <w:rPr>
                <w:rFonts w:hint="default"/>
              </w:rPr>
              <w:t>number</w:t>
            </w:r>
          </w:p>
        </w:tc>
        <w:tc>
          <w:tcPr>
            <w:tcW w:w="418" w:type="pct"/>
            <w:noWrap w:val="0"/>
            <w:vAlign w:val="center"/>
          </w:tcPr>
          <w:p w14:paraId="76BE3227">
            <w:pPr>
              <w:pStyle w:val="26"/>
              <w:bidi w:val="0"/>
              <w:rPr>
                <w:rFonts w:hint="default"/>
              </w:rPr>
            </w:pPr>
            <w:r>
              <w:rPr>
                <w:rFonts w:hint="default"/>
              </w:rPr>
              <w:t>16,6</w:t>
            </w:r>
          </w:p>
        </w:tc>
        <w:tc>
          <w:tcPr>
            <w:tcW w:w="417" w:type="pct"/>
            <w:noWrap w:val="0"/>
            <w:vAlign w:val="center"/>
          </w:tcPr>
          <w:p w14:paraId="5B8A72E1">
            <w:pPr>
              <w:pStyle w:val="26"/>
              <w:bidi w:val="0"/>
              <w:rPr>
                <w:rFonts w:hint="default"/>
              </w:rPr>
            </w:pPr>
            <w:r>
              <w:rPr>
                <w:rFonts w:hint="default"/>
              </w:rPr>
              <w:t>是</w:t>
            </w:r>
          </w:p>
        </w:tc>
        <w:tc>
          <w:tcPr>
            <w:tcW w:w="920" w:type="pct"/>
            <w:noWrap w:val="0"/>
            <w:vAlign w:val="center"/>
          </w:tcPr>
          <w:p w14:paraId="09A7AA86">
            <w:pPr>
              <w:pStyle w:val="26"/>
              <w:bidi w:val="0"/>
              <w:rPr>
                <w:rFonts w:hint="default"/>
              </w:rPr>
            </w:pPr>
          </w:p>
        </w:tc>
      </w:tr>
      <w:tr w14:paraId="1C3A4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7E7AA7">
            <w:pPr>
              <w:pStyle w:val="26"/>
              <w:bidi w:val="0"/>
              <w:rPr>
                <w:rFonts w:hint="default"/>
              </w:rPr>
            </w:pPr>
            <w:r>
              <w:rPr>
                <w:rFonts w:hint="default"/>
                <w:lang w:val="en-US" w:eastAsia="zh-CN"/>
              </w:rPr>
              <w:t>68</w:t>
            </w:r>
          </w:p>
        </w:tc>
        <w:tc>
          <w:tcPr>
            <w:tcW w:w="1004" w:type="pct"/>
            <w:noWrap w:val="0"/>
            <w:vAlign w:val="center"/>
          </w:tcPr>
          <w:p w14:paraId="3B5C393D">
            <w:pPr>
              <w:pStyle w:val="26"/>
              <w:bidi w:val="0"/>
              <w:rPr>
                <w:rFonts w:hint="default"/>
              </w:rPr>
            </w:pPr>
            <w:r>
              <w:rPr>
                <w:rFonts w:hint="default"/>
              </w:rPr>
              <w:t>se</w:t>
            </w:r>
          </w:p>
        </w:tc>
        <w:tc>
          <w:tcPr>
            <w:tcW w:w="1087" w:type="pct"/>
            <w:noWrap w:val="0"/>
            <w:vAlign w:val="center"/>
          </w:tcPr>
          <w:p w14:paraId="4ED53C1D">
            <w:pPr>
              <w:pStyle w:val="26"/>
              <w:bidi w:val="0"/>
              <w:rPr>
                <w:rFonts w:hint="default"/>
              </w:rPr>
            </w:pPr>
            <w:r>
              <w:rPr>
                <w:rFonts w:hint="default"/>
              </w:rPr>
              <w:t>税额</w:t>
            </w:r>
          </w:p>
        </w:tc>
        <w:tc>
          <w:tcPr>
            <w:tcW w:w="753" w:type="pct"/>
            <w:noWrap w:val="0"/>
            <w:vAlign w:val="center"/>
          </w:tcPr>
          <w:p w14:paraId="5FEDF9A5">
            <w:pPr>
              <w:pStyle w:val="26"/>
              <w:bidi w:val="0"/>
              <w:rPr>
                <w:rFonts w:hint="default"/>
              </w:rPr>
            </w:pPr>
            <w:r>
              <w:rPr>
                <w:rFonts w:hint="default"/>
              </w:rPr>
              <w:t>number</w:t>
            </w:r>
          </w:p>
        </w:tc>
        <w:tc>
          <w:tcPr>
            <w:tcW w:w="418" w:type="pct"/>
            <w:noWrap w:val="0"/>
            <w:vAlign w:val="center"/>
          </w:tcPr>
          <w:p w14:paraId="67F14582">
            <w:pPr>
              <w:pStyle w:val="26"/>
              <w:bidi w:val="0"/>
              <w:rPr>
                <w:rFonts w:hint="default"/>
              </w:rPr>
            </w:pPr>
            <w:r>
              <w:rPr>
                <w:rFonts w:hint="default"/>
              </w:rPr>
              <w:t>18，2</w:t>
            </w:r>
          </w:p>
        </w:tc>
        <w:tc>
          <w:tcPr>
            <w:tcW w:w="417" w:type="pct"/>
            <w:noWrap w:val="0"/>
            <w:vAlign w:val="center"/>
          </w:tcPr>
          <w:p w14:paraId="23860291">
            <w:pPr>
              <w:pStyle w:val="26"/>
              <w:bidi w:val="0"/>
              <w:rPr>
                <w:rFonts w:hint="default"/>
              </w:rPr>
            </w:pPr>
            <w:r>
              <w:rPr>
                <w:rFonts w:hint="default"/>
              </w:rPr>
              <w:t>是</w:t>
            </w:r>
          </w:p>
        </w:tc>
        <w:tc>
          <w:tcPr>
            <w:tcW w:w="920" w:type="pct"/>
            <w:noWrap w:val="0"/>
            <w:vAlign w:val="center"/>
          </w:tcPr>
          <w:p w14:paraId="152467EA">
            <w:pPr>
              <w:pStyle w:val="26"/>
              <w:bidi w:val="0"/>
              <w:rPr>
                <w:rFonts w:hint="default"/>
              </w:rPr>
            </w:pPr>
          </w:p>
        </w:tc>
      </w:tr>
      <w:tr w14:paraId="60FE4D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BB9F70">
            <w:pPr>
              <w:pStyle w:val="26"/>
              <w:bidi w:val="0"/>
              <w:rPr>
                <w:rFonts w:hint="default"/>
              </w:rPr>
            </w:pPr>
            <w:r>
              <w:rPr>
                <w:rFonts w:hint="default"/>
                <w:lang w:val="en-US" w:eastAsia="zh-CN"/>
              </w:rPr>
              <w:t>69</w:t>
            </w:r>
          </w:p>
        </w:tc>
        <w:tc>
          <w:tcPr>
            <w:tcW w:w="1004" w:type="pct"/>
            <w:noWrap w:val="0"/>
            <w:vAlign w:val="center"/>
          </w:tcPr>
          <w:p w14:paraId="396342A0">
            <w:pPr>
              <w:pStyle w:val="26"/>
              <w:bidi w:val="0"/>
              <w:rPr>
                <w:rFonts w:hint="default"/>
              </w:rPr>
            </w:pPr>
            <w:r>
              <w:rPr>
                <w:rFonts w:hint="default"/>
              </w:rPr>
              <w:t>hsje</w:t>
            </w:r>
          </w:p>
        </w:tc>
        <w:tc>
          <w:tcPr>
            <w:tcW w:w="1087" w:type="pct"/>
            <w:noWrap w:val="0"/>
            <w:vAlign w:val="center"/>
          </w:tcPr>
          <w:p w14:paraId="0DCFE0D9">
            <w:pPr>
              <w:pStyle w:val="26"/>
              <w:bidi w:val="0"/>
              <w:rPr>
                <w:rFonts w:hint="default"/>
              </w:rPr>
            </w:pPr>
            <w:r>
              <w:rPr>
                <w:rFonts w:hint="default"/>
              </w:rPr>
              <w:t>含税金额</w:t>
            </w:r>
          </w:p>
        </w:tc>
        <w:tc>
          <w:tcPr>
            <w:tcW w:w="753" w:type="pct"/>
            <w:noWrap w:val="0"/>
            <w:vAlign w:val="center"/>
          </w:tcPr>
          <w:p w14:paraId="1F28BE20">
            <w:pPr>
              <w:pStyle w:val="26"/>
              <w:bidi w:val="0"/>
              <w:rPr>
                <w:rFonts w:hint="default"/>
              </w:rPr>
            </w:pPr>
            <w:r>
              <w:rPr>
                <w:rFonts w:hint="default"/>
              </w:rPr>
              <w:t>number</w:t>
            </w:r>
          </w:p>
        </w:tc>
        <w:tc>
          <w:tcPr>
            <w:tcW w:w="418" w:type="pct"/>
            <w:noWrap w:val="0"/>
            <w:vAlign w:val="center"/>
          </w:tcPr>
          <w:p w14:paraId="7A7A6099">
            <w:pPr>
              <w:pStyle w:val="26"/>
              <w:bidi w:val="0"/>
              <w:rPr>
                <w:rFonts w:hint="default"/>
              </w:rPr>
            </w:pPr>
            <w:r>
              <w:rPr>
                <w:rFonts w:hint="default"/>
              </w:rPr>
              <w:t>18,2</w:t>
            </w:r>
          </w:p>
        </w:tc>
        <w:tc>
          <w:tcPr>
            <w:tcW w:w="417" w:type="pct"/>
            <w:noWrap w:val="0"/>
            <w:vAlign w:val="center"/>
          </w:tcPr>
          <w:p w14:paraId="7CB121BB">
            <w:pPr>
              <w:pStyle w:val="26"/>
              <w:bidi w:val="0"/>
              <w:rPr>
                <w:rFonts w:hint="default"/>
              </w:rPr>
            </w:pPr>
            <w:r>
              <w:rPr>
                <w:rFonts w:hint="default"/>
              </w:rPr>
              <w:t>是</w:t>
            </w:r>
          </w:p>
        </w:tc>
        <w:tc>
          <w:tcPr>
            <w:tcW w:w="920" w:type="pct"/>
            <w:noWrap w:val="0"/>
            <w:vAlign w:val="center"/>
          </w:tcPr>
          <w:p w14:paraId="6DFE2C55">
            <w:pPr>
              <w:pStyle w:val="26"/>
              <w:bidi w:val="0"/>
              <w:rPr>
                <w:rFonts w:hint="default"/>
              </w:rPr>
            </w:pPr>
          </w:p>
        </w:tc>
      </w:tr>
      <w:tr w14:paraId="70536C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3BC236A">
            <w:pPr>
              <w:pStyle w:val="26"/>
              <w:bidi w:val="0"/>
              <w:rPr>
                <w:rFonts w:hint="default"/>
              </w:rPr>
            </w:pPr>
            <w:r>
              <w:rPr>
                <w:rFonts w:hint="default"/>
                <w:lang w:val="en-US" w:eastAsia="zh-CN"/>
              </w:rPr>
              <w:t>70</w:t>
            </w:r>
          </w:p>
        </w:tc>
        <w:tc>
          <w:tcPr>
            <w:tcW w:w="1004" w:type="pct"/>
            <w:noWrap w:val="0"/>
            <w:vAlign w:val="center"/>
          </w:tcPr>
          <w:p w14:paraId="35A2088D">
            <w:pPr>
              <w:pStyle w:val="26"/>
              <w:bidi w:val="0"/>
              <w:rPr>
                <w:rFonts w:hint="default"/>
              </w:rPr>
            </w:pPr>
            <w:r>
              <w:rPr>
                <w:rFonts w:hint="default"/>
              </w:rPr>
              <w:t>kce</w:t>
            </w:r>
          </w:p>
        </w:tc>
        <w:tc>
          <w:tcPr>
            <w:tcW w:w="1087" w:type="pct"/>
            <w:noWrap w:val="0"/>
            <w:vAlign w:val="center"/>
          </w:tcPr>
          <w:p w14:paraId="1EE0EAB0">
            <w:pPr>
              <w:pStyle w:val="26"/>
              <w:bidi w:val="0"/>
              <w:rPr>
                <w:rFonts w:hint="default"/>
              </w:rPr>
            </w:pPr>
            <w:r>
              <w:rPr>
                <w:rFonts w:hint="default"/>
              </w:rPr>
              <w:t>扣除额</w:t>
            </w:r>
          </w:p>
        </w:tc>
        <w:tc>
          <w:tcPr>
            <w:tcW w:w="753" w:type="pct"/>
            <w:noWrap w:val="0"/>
            <w:vAlign w:val="center"/>
          </w:tcPr>
          <w:p w14:paraId="328A3EAB">
            <w:pPr>
              <w:pStyle w:val="26"/>
              <w:bidi w:val="0"/>
              <w:rPr>
                <w:rFonts w:hint="default"/>
              </w:rPr>
            </w:pPr>
            <w:r>
              <w:rPr>
                <w:rFonts w:hint="default"/>
              </w:rPr>
              <w:t>number</w:t>
            </w:r>
          </w:p>
        </w:tc>
        <w:tc>
          <w:tcPr>
            <w:tcW w:w="418" w:type="pct"/>
            <w:noWrap w:val="0"/>
            <w:vAlign w:val="center"/>
          </w:tcPr>
          <w:p w14:paraId="7C9AF439">
            <w:pPr>
              <w:pStyle w:val="26"/>
              <w:bidi w:val="0"/>
              <w:rPr>
                <w:rFonts w:hint="default"/>
              </w:rPr>
            </w:pPr>
            <w:r>
              <w:rPr>
                <w:rFonts w:hint="default"/>
              </w:rPr>
              <w:t>18,2</w:t>
            </w:r>
          </w:p>
        </w:tc>
        <w:tc>
          <w:tcPr>
            <w:tcW w:w="417" w:type="pct"/>
            <w:noWrap w:val="0"/>
            <w:vAlign w:val="center"/>
          </w:tcPr>
          <w:p w14:paraId="7F1DEB6F">
            <w:pPr>
              <w:pStyle w:val="26"/>
              <w:bidi w:val="0"/>
              <w:rPr>
                <w:rFonts w:hint="default"/>
              </w:rPr>
            </w:pPr>
            <w:r>
              <w:rPr>
                <w:rFonts w:hint="default"/>
              </w:rPr>
              <w:t>否</w:t>
            </w:r>
          </w:p>
        </w:tc>
        <w:tc>
          <w:tcPr>
            <w:tcW w:w="920" w:type="pct"/>
            <w:noWrap w:val="0"/>
            <w:vAlign w:val="center"/>
          </w:tcPr>
          <w:p w14:paraId="787D1440">
            <w:pPr>
              <w:pStyle w:val="26"/>
              <w:bidi w:val="0"/>
              <w:rPr>
                <w:rFonts w:hint="default"/>
              </w:rPr>
            </w:pPr>
          </w:p>
        </w:tc>
      </w:tr>
      <w:tr w14:paraId="3EAFE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E23DC5A">
            <w:pPr>
              <w:pStyle w:val="26"/>
              <w:bidi w:val="0"/>
              <w:rPr>
                <w:rFonts w:hint="default"/>
              </w:rPr>
            </w:pPr>
            <w:r>
              <w:rPr>
                <w:rFonts w:hint="default"/>
                <w:lang w:val="en-US" w:eastAsia="zh-CN"/>
              </w:rPr>
              <w:t>71</w:t>
            </w:r>
          </w:p>
        </w:tc>
        <w:tc>
          <w:tcPr>
            <w:tcW w:w="1004" w:type="pct"/>
            <w:noWrap w:val="0"/>
            <w:vAlign w:val="center"/>
          </w:tcPr>
          <w:p w14:paraId="3464FC5D">
            <w:pPr>
              <w:pStyle w:val="26"/>
              <w:bidi w:val="0"/>
              <w:rPr>
                <w:rFonts w:hint="default"/>
              </w:rPr>
            </w:pPr>
            <w:r>
              <w:rPr>
                <w:rFonts w:hint="default"/>
              </w:rPr>
              <w:t>sphfwssflhbbm</w:t>
            </w:r>
          </w:p>
        </w:tc>
        <w:tc>
          <w:tcPr>
            <w:tcW w:w="1087" w:type="pct"/>
            <w:noWrap w:val="0"/>
            <w:vAlign w:val="center"/>
          </w:tcPr>
          <w:p w14:paraId="361A676F">
            <w:pPr>
              <w:pStyle w:val="26"/>
              <w:bidi w:val="0"/>
              <w:rPr>
                <w:rFonts w:hint="default"/>
              </w:rPr>
            </w:pPr>
            <w:r>
              <w:rPr>
                <w:rFonts w:hint="default"/>
              </w:rPr>
              <w:t>商品和服务税收分类合并编码</w:t>
            </w:r>
          </w:p>
        </w:tc>
        <w:tc>
          <w:tcPr>
            <w:tcW w:w="753" w:type="pct"/>
            <w:noWrap w:val="0"/>
            <w:vAlign w:val="center"/>
          </w:tcPr>
          <w:p w14:paraId="1FA0CE39">
            <w:pPr>
              <w:pStyle w:val="26"/>
              <w:bidi w:val="0"/>
              <w:rPr>
                <w:rFonts w:hint="default"/>
              </w:rPr>
            </w:pPr>
            <w:r>
              <w:rPr>
                <w:rFonts w:hint="default"/>
              </w:rPr>
              <w:t>varchar</w:t>
            </w:r>
          </w:p>
        </w:tc>
        <w:tc>
          <w:tcPr>
            <w:tcW w:w="418" w:type="pct"/>
            <w:noWrap w:val="0"/>
            <w:vAlign w:val="center"/>
          </w:tcPr>
          <w:p w14:paraId="5F2F9873">
            <w:pPr>
              <w:pStyle w:val="26"/>
              <w:bidi w:val="0"/>
              <w:rPr>
                <w:rFonts w:hint="default"/>
              </w:rPr>
            </w:pPr>
            <w:r>
              <w:rPr>
                <w:rFonts w:hint="default"/>
              </w:rPr>
              <w:t>19</w:t>
            </w:r>
          </w:p>
        </w:tc>
        <w:tc>
          <w:tcPr>
            <w:tcW w:w="417" w:type="pct"/>
            <w:noWrap w:val="0"/>
            <w:vAlign w:val="center"/>
          </w:tcPr>
          <w:p w14:paraId="0F002636">
            <w:pPr>
              <w:pStyle w:val="26"/>
              <w:bidi w:val="0"/>
              <w:rPr>
                <w:rFonts w:hint="default"/>
              </w:rPr>
            </w:pPr>
            <w:r>
              <w:rPr>
                <w:rFonts w:hint="default"/>
              </w:rPr>
              <w:t>是</w:t>
            </w:r>
          </w:p>
        </w:tc>
        <w:tc>
          <w:tcPr>
            <w:tcW w:w="920" w:type="pct"/>
            <w:noWrap w:val="0"/>
            <w:vAlign w:val="center"/>
          </w:tcPr>
          <w:p w14:paraId="72BC61CD">
            <w:pPr>
              <w:pStyle w:val="26"/>
              <w:bidi w:val="0"/>
              <w:rPr>
                <w:rFonts w:hint="default"/>
              </w:rPr>
            </w:pPr>
          </w:p>
        </w:tc>
      </w:tr>
      <w:tr w14:paraId="0D758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4E06D5">
            <w:pPr>
              <w:pStyle w:val="26"/>
              <w:bidi w:val="0"/>
              <w:rPr>
                <w:rFonts w:hint="default"/>
              </w:rPr>
            </w:pPr>
            <w:r>
              <w:rPr>
                <w:rFonts w:hint="default"/>
                <w:lang w:val="en-US" w:eastAsia="zh-CN"/>
              </w:rPr>
              <w:t>72</w:t>
            </w:r>
          </w:p>
        </w:tc>
        <w:tc>
          <w:tcPr>
            <w:tcW w:w="1004" w:type="pct"/>
            <w:noWrap w:val="0"/>
            <w:vAlign w:val="center"/>
          </w:tcPr>
          <w:p w14:paraId="5B95912E">
            <w:pPr>
              <w:pStyle w:val="26"/>
              <w:bidi w:val="0"/>
              <w:rPr>
                <w:rFonts w:hint="default"/>
              </w:rPr>
            </w:pPr>
            <w:r>
              <w:rPr>
                <w:rFonts w:hint="default"/>
              </w:rPr>
              <w:t>fphxz</w:t>
            </w:r>
          </w:p>
        </w:tc>
        <w:tc>
          <w:tcPr>
            <w:tcW w:w="1087" w:type="pct"/>
            <w:noWrap w:val="0"/>
            <w:vAlign w:val="center"/>
          </w:tcPr>
          <w:p w14:paraId="054F9DB7">
            <w:pPr>
              <w:pStyle w:val="26"/>
              <w:bidi w:val="0"/>
              <w:rPr>
                <w:rFonts w:hint="default"/>
              </w:rPr>
            </w:pPr>
            <w:r>
              <w:rPr>
                <w:rFonts w:hint="default"/>
              </w:rPr>
              <w:t>发票行性质</w:t>
            </w:r>
          </w:p>
        </w:tc>
        <w:tc>
          <w:tcPr>
            <w:tcW w:w="753" w:type="pct"/>
            <w:noWrap w:val="0"/>
            <w:vAlign w:val="center"/>
          </w:tcPr>
          <w:p w14:paraId="268C6EC4">
            <w:pPr>
              <w:pStyle w:val="26"/>
              <w:bidi w:val="0"/>
              <w:rPr>
                <w:rFonts w:hint="default"/>
              </w:rPr>
            </w:pPr>
            <w:r>
              <w:rPr>
                <w:rFonts w:hint="default"/>
              </w:rPr>
              <w:t>varchar</w:t>
            </w:r>
          </w:p>
        </w:tc>
        <w:tc>
          <w:tcPr>
            <w:tcW w:w="418" w:type="pct"/>
            <w:noWrap w:val="0"/>
            <w:vAlign w:val="center"/>
          </w:tcPr>
          <w:p w14:paraId="047CE802">
            <w:pPr>
              <w:pStyle w:val="26"/>
              <w:bidi w:val="0"/>
              <w:rPr>
                <w:rFonts w:hint="default"/>
              </w:rPr>
            </w:pPr>
            <w:r>
              <w:rPr>
                <w:rFonts w:hint="default"/>
              </w:rPr>
              <w:t>2</w:t>
            </w:r>
          </w:p>
        </w:tc>
        <w:tc>
          <w:tcPr>
            <w:tcW w:w="417" w:type="pct"/>
            <w:noWrap w:val="0"/>
            <w:vAlign w:val="center"/>
          </w:tcPr>
          <w:p w14:paraId="004FCB02">
            <w:pPr>
              <w:pStyle w:val="26"/>
              <w:bidi w:val="0"/>
              <w:rPr>
                <w:rFonts w:hint="default"/>
              </w:rPr>
            </w:pPr>
            <w:r>
              <w:rPr>
                <w:rFonts w:hint="default"/>
              </w:rPr>
              <w:t>是</w:t>
            </w:r>
          </w:p>
        </w:tc>
        <w:tc>
          <w:tcPr>
            <w:tcW w:w="920" w:type="pct"/>
            <w:noWrap w:val="0"/>
            <w:vAlign w:val="center"/>
          </w:tcPr>
          <w:p w14:paraId="70926611">
            <w:pPr>
              <w:pStyle w:val="26"/>
              <w:bidi w:val="0"/>
              <w:rPr>
                <w:rFonts w:hint="default"/>
              </w:rPr>
            </w:pPr>
            <w:r>
              <w:rPr>
                <w:rFonts w:hint="default"/>
              </w:rPr>
              <w:t>00：正常行</w:t>
            </w:r>
          </w:p>
          <w:p w14:paraId="1DEB6AA1">
            <w:pPr>
              <w:pStyle w:val="26"/>
              <w:bidi w:val="0"/>
              <w:rPr>
                <w:rFonts w:hint="default"/>
              </w:rPr>
            </w:pPr>
            <w:r>
              <w:rPr>
                <w:rFonts w:hint="default"/>
              </w:rPr>
              <w:t>01：折扣行</w:t>
            </w:r>
          </w:p>
          <w:p w14:paraId="689D66B2">
            <w:pPr>
              <w:pStyle w:val="26"/>
              <w:bidi w:val="0"/>
              <w:rPr>
                <w:rFonts w:hint="default"/>
              </w:rPr>
            </w:pPr>
            <w:r>
              <w:rPr>
                <w:rFonts w:hint="default"/>
              </w:rPr>
              <w:t>02：被折扣行</w:t>
            </w:r>
          </w:p>
        </w:tc>
      </w:tr>
      <w:tr w14:paraId="7E52D6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DE44D7">
            <w:pPr>
              <w:pStyle w:val="26"/>
              <w:bidi w:val="0"/>
              <w:rPr>
                <w:rFonts w:hint="default"/>
              </w:rPr>
            </w:pPr>
            <w:r>
              <w:rPr>
                <w:rFonts w:hint="default"/>
                <w:lang w:val="en-US" w:eastAsia="zh-CN"/>
              </w:rPr>
              <w:t>73</w:t>
            </w:r>
          </w:p>
        </w:tc>
        <w:tc>
          <w:tcPr>
            <w:tcW w:w="1004" w:type="pct"/>
            <w:noWrap w:val="0"/>
            <w:vAlign w:val="center"/>
          </w:tcPr>
          <w:p w14:paraId="77CD6E04">
            <w:pPr>
              <w:pStyle w:val="26"/>
              <w:bidi w:val="0"/>
              <w:rPr>
                <w:rFonts w:hint="default"/>
              </w:rPr>
            </w:pPr>
            <w:r>
              <w:rPr>
                <w:rFonts w:hint="default"/>
              </w:rPr>
              <w:t>yhzcbs</w:t>
            </w:r>
          </w:p>
        </w:tc>
        <w:tc>
          <w:tcPr>
            <w:tcW w:w="1087" w:type="pct"/>
            <w:noWrap w:val="0"/>
            <w:vAlign w:val="center"/>
          </w:tcPr>
          <w:p w14:paraId="1672274D">
            <w:pPr>
              <w:pStyle w:val="26"/>
              <w:bidi w:val="0"/>
              <w:rPr>
                <w:rFonts w:hint="default"/>
              </w:rPr>
            </w:pPr>
            <w:r>
              <w:rPr>
                <w:rFonts w:hint="default"/>
              </w:rPr>
              <w:t>优惠政策标识</w:t>
            </w:r>
          </w:p>
        </w:tc>
        <w:tc>
          <w:tcPr>
            <w:tcW w:w="753" w:type="pct"/>
            <w:noWrap w:val="0"/>
            <w:vAlign w:val="center"/>
          </w:tcPr>
          <w:p w14:paraId="4ADF6419">
            <w:pPr>
              <w:pStyle w:val="26"/>
              <w:bidi w:val="0"/>
              <w:rPr>
                <w:rFonts w:hint="default"/>
              </w:rPr>
            </w:pPr>
            <w:r>
              <w:rPr>
                <w:rFonts w:hint="default"/>
              </w:rPr>
              <w:t>varchar</w:t>
            </w:r>
          </w:p>
        </w:tc>
        <w:tc>
          <w:tcPr>
            <w:tcW w:w="418" w:type="pct"/>
            <w:noWrap w:val="0"/>
            <w:vAlign w:val="center"/>
          </w:tcPr>
          <w:p w14:paraId="646C1C76">
            <w:pPr>
              <w:pStyle w:val="26"/>
              <w:bidi w:val="0"/>
              <w:rPr>
                <w:rFonts w:hint="default"/>
              </w:rPr>
            </w:pPr>
            <w:r>
              <w:rPr>
                <w:rFonts w:hint="default"/>
              </w:rPr>
              <w:t>2</w:t>
            </w:r>
          </w:p>
        </w:tc>
        <w:tc>
          <w:tcPr>
            <w:tcW w:w="417" w:type="pct"/>
            <w:noWrap w:val="0"/>
            <w:vAlign w:val="center"/>
          </w:tcPr>
          <w:p w14:paraId="5F806E72">
            <w:pPr>
              <w:pStyle w:val="26"/>
              <w:bidi w:val="0"/>
              <w:rPr>
                <w:rFonts w:hint="default"/>
              </w:rPr>
            </w:pPr>
            <w:r>
              <w:rPr>
                <w:rFonts w:hint="default"/>
              </w:rPr>
              <w:t>否</w:t>
            </w:r>
          </w:p>
        </w:tc>
        <w:tc>
          <w:tcPr>
            <w:tcW w:w="920" w:type="pct"/>
            <w:noWrap w:val="0"/>
            <w:vAlign w:val="center"/>
          </w:tcPr>
          <w:p w14:paraId="650CFBBE">
            <w:pPr>
              <w:pStyle w:val="26"/>
              <w:bidi w:val="0"/>
              <w:rPr>
                <w:rFonts w:hint="default"/>
              </w:rPr>
            </w:pPr>
            <w:r>
              <w:rPr>
                <w:rFonts w:hint="default"/>
              </w:rPr>
              <w:t>01：简易征收</w:t>
            </w:r>
          </w:p>
          <w:p w14:paraId="2052B215">
            <w:pPr>
              <w:pStyle w:val="26"/>
              <w:bidi w:val="0"/>
              <w:rPr>
                <w:rFonts w:hint="default"/>
              </w:rPr>
            </w:pPr>
            <w:r>
              <w:rPr>
                <w:rFonts w:hint="default"/>
              </w:rPr>
              <w:t>02：稀土产品</w:t>
            </w:r>
          </w:p>
          <w:p w14:paraId="518A8EC3">
            <w:pPr>
              <w:pStyle w:val="26"/>
              <w:bidi w:val="0"/>
              <w:rPr>
                <w:rFonts w:hint="default"/>
              </w:rPr>
            </w:pPr>
            <w:r>
              <w:rPr>
                <w:rFonts w:hint="default"/>
              </w:rPr>
              <w:t>03：免税</w:t>
            </w:r>
          </w:p>
          <w:p w14:paraId="3426F6C4">
            <w:pPr>
              <w:pStyle w:val="26"/>
              <w:bidi w:val="0"/>
              <w:rPr>
                <w:rFonts w:hint="default"/>
              </w:rPr>
            </w:pPr>
            <w:r>
              <w:rPr>
                <w:rFonts w:hint="default"/>
              </w:rPr>
              <w:t>04：不征税</w:t>
            </w:r>
          </w:p>
          <w:p w14:paraId="61376579">
            <w:pPr>
              <w:pStyle w:val="26"/>
              <w:bidi w:val="0"/>
              <w:rPr>
                <w:rFonts w:hint="default"/>
              </w:rPr>
            </w:pPr>
            <w:r>
              <w:rPr>
                <w:rFonts w:hint="default"/>
              </w:rPr>
              <w:t>05：先征后退</w:t>
            </w:r>
          </w:p>
          <w:p w14:paraId="265ABA31">
            <w:pPr>
              <w:pStyle w:val="26"/>
              <w:bidi w:val="0"/>
              <w:rPr>
                <w:rFonts w:hint="default"/>
              </w:rPr>
            </w:pPr>
            <w:r>
              <w:rPr>
                <w:rFonts w:hint="default"/>
              </w:rPr>
              <w:t>06：100%先征后退</w:t>
            </w:r>
          </w:p>
          <w:p w14:paraId="7DBDD7F5">
            <w:pPr>
              <w:pStyle w:val="26"/>
              <w:bidi w:val="0"/>
              <w:rPr>
                <w:rFonts w:hint="default"/>
              </w:rPr>
            </w:pPr>
            <w:r>
              <w:rPr>
                <w:rFonts w:hint="default"/>
              </w:rPr>
              <w:t>07：50%先征后退</w:t>
            </w:r>
          </w:p>
          <w:p w14:paraId="31AD9FE8">
            <w:pPr>
              <w:pStyle w:val="26"/>
              <w:bidi w:val="0"/>
              <w:rPr>
                <w:rFonts w:hint="default"/>
              </w:rPr>
            </w:pPr>
            <w:r>
              <w:rPr>
                <w:rFonts w:hint="default"/>
              </w:rPr>
              <w:t>08：按3%简易征收</w:t>
            </w:r>
          </w:p>
          <w:p w14:paraId="29FA6250">
            <w:pPr>
              <w:pStyle w:val="26"/>
              <w:bidi w:val="0"/>
              <w:rPr>
                <w:rFonts w:hint="default"/>
              </w:rPr>
            </w:pPr>
            <w:r>
              <w:rPr>
                <w:rFonts w:hint="default"/>
              </w:rPr>
              <w:t>09：按5%简易征收</w:t>
            </w:r>
          </w:p>
          <w:p w14:paraId="347AA1C1">
            <w:pPr>
              <w:pStyle w:val="26"/>
              <w:bidi w:val="0"/>
              <w:rPr>
                <w:rFonts w:hint="default"/>
              </w:rPr>
            </w:pPr>
            <w:r>
              <w:rPr>
                <w:rFonts w:hint="default"/>
              </w:rPr>
              <w:t>10：按5%简易征收减按1.5%计征</w:t>
            </w:r>
          </w:p>
          <w:p w14:paraId="30EF5CB9">
            <w:pPr>
              <w:pStyle w:val="26"/>
              <w:bidi w:val="0"/>
              <w:rPr>
                <w:rFonts w:hint="default"/>
              </w:rPr>
            </w:pPr>
            <w:r>
              <w:rPr>
                <w:rFonts w:hint="default"/>
              </w:rPr>
              <w:t>11：即征即退30%</w:t>
            </w:r>
          </w:p>
          <w:p w14:paraId="76D5BABF">
            <w:pPr>
              <w:pStyle w:val="26"/>
              <w:bidi w:val="0"/>
              <w:rPr>
                <w:rFonts w:hint="default"/>
              </w:rPr>
            </w:pPr>
            <w:r>
              <w:rPr>
                <w:rFonts w:hint="default"/>
              </w:rPr>
              <w:t>12：即征即退50%</w:t>
            </w:r>
          </w:p>
          <w:p w14:paraId="7B4EF287">
            <w:pPr>
              <w:pStyle w:val="26"/>
              <w:bidi w:val="0"/>
              <w:rPr>
                <w:rFonts w:hint="default"/>
              </w:rPr>
            </w:pPr>
            <w:r>
              <w:rPr>
                <w:rFonts w:hint="default"/>
              </w:rPr>
              <w:t>13：即征即退70%</w:t>
            </w:r>
          </w:p>
          <w:p w14:paraId="5753FC36">
            <w:pPr>
              <w:pStyle w:val="26"/>
              <w:bidi w:val="0"/>
              <w:rPr>
                <w:rFonts w:hint="default"/>
              </w:rPr>
            </w:pPr>
            <w:r>
              <w:rPr>
                <w:rFonts w:hint="default"/>
              </w:rPr>
              <w:t>14：即征即退100%</w:t>
            </w:r>
          </w:p>
          <w:p w14:paraId="323176A7">
            <w:pPr>
              <w:pStyle w:val="26"/>
              <w:bidi w:val="0"/>
              <w:rPr>
                <w:rFonts w:hint="default"/>
              </w:rPr>
            </w:pPr>
            <w:r>
              <w:rPr>
                <w:rFonts w:hint="default"/>
              </w:rPr>
              <w:t>15：超税负3%即征即退</w:t>
            </w:r>
          </w:p>
          <w:p w14:paraId="13B0ED38">
            <w:pPr>
              <w:pStyle w:val="26"/>
              <w:bidi w:val="0"/>
              <w:rPr>
                <w:rFonts w:hint="default"/>
              </w:rPr>
            </w:pPr>
            <w:r>
              <w:rPr>
                <w:rFonts w:hint="default"/>
              </w:rPr>
              <w:t>16：超税负8%即征即退</w:t>
            </w:r>
          </w:p>
          <w:p w14:paraId="624BDCFD">
            <w:pPr>
              <w:pStyle w:val="26"/>
              <w:bidi w:val="0"/>
              <w:rPr>
                <w:rFonts w:hint="default"/>
              </w:rPr>
            </w:pPr>
            <w:r>
              <w:rPr>
                <w:rFonts w:hint="default"/>
              </w:rPr>
              <w:t>17：超税负12%即征即退</w:t>
            </w:r>
          </w:p>
          <w:p w14:paraId="04916E91">
            <w:pPr>
              <w:pStyle w:val="26"/>
              <w:bidi w:val="0"/>
              <w:rPr>
                <w:rFonts w:hint="default"/>
              </w:rPr>
            </w:pPr>
            <w:r>
              <w:rPr>
                <w:rFonts w:hint="default"/>
              </w:rPr>
              <w:t>18：超税负6%即征即退</w:t>
            </w:r>
          </w:p>
        </w:tc>
      </w:tr>
      <w:tr w14:paraId="06853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EC2604">
            <w:pPr>
              <w:pStyle w:val="26"/>
              <w:bidi w:val="0"/>
              <w:rPr>
                <w:rFonts w:hint="default"/>
              </w:rPr>
            </w:pPr>
            <w:r>
              <w:rPr>
                <w:rFonts w:hint="default"/>
                <w:lang w:val="en-US" w:eastAsia="zh-CN"/>
              </w:rPr>
              <w:t>74</w:t>
            </w:r>
          </w:p>
        </w:tc>
        <w:tc>
          <w:tcPr>
            <w:tcW w:w="1004" w:type="pct"/>
            <w:noWrap w:val="0"/>
            <w:vAlign w:val="center"/>
          </w:tcPr>
          <w:p w14:paraId="669D2721">
            <w:pPr>
              <w:pStyle w:val="26"/>
              <w:bidi w:val="0"/>
              <w:rPr>
                <w:rFonts w:hint="default"/>
              </w:rPr>
            </w:pPr>
            <w:r>
              <w:rPr>
                <w:rFonts w:hint="default"/>
              </w:rPr>
              <w:t>fjysmc</w:t>
            </w:r>
          </w:p>
        </w:tc>
        <w:tc>
          <w:tcPr>
            <w:tcW w:w="1087" w:type="pct"/>
            <w:noWrap w:val="0"/>
            <w:vAlign w:val="center"/>
          </w:tcPr>
          <w:p w14:paraId="117FE123">
            <w:pPr>
              <w:pStyle w:val="26"/>
              <w:bidi w:val="0"/>
              <w:rPr>
                <w:rFonts w:hint="default"/>
              </w:rPr>
            </w:pPr>
            <w:r>
              <w:rPr>
                <w:rFonts w:hint="default"/>
              </w:rPr>
              <w:t>附加要素名称</w:t>
            </w:r>
          </w:p>
        </w:tc>
        <w:tc>
          <w:tcPr>
            <w:tcW w:w="753" w:type="pct"/>
            <w:noWrap w:val="0"/>
            <w:vAlign w:val="center"/>
          </w:tcPr>
          <w:p w14:paraId="21BC2D1C">
            <w:pPr>
              <w:pStyle w:val="26"/>
              <w:bidi w:val="0"/>
              <w:rPr>
                <w:rFonts w:hint="default"/>
              </w:rPr>
            </w:pPr>
            <w:r>
              <w:rPr>
                <w:rFonts w:hint="default"/>
              </w:rPr>
              <w:t>String</w:t>
            </w:r>
          </w:p>
        </w:tc>
        <w:tc>
          <w:tcPr>
            <w:tcW w:w="418" w:type="pct"/>
            <w:noWrap w:val="0"/>
            <w:vAlign w:val="center"/>
          </w:tcPr>
          <w:p w14:paraId="63E67891">
            <w:pPr>
              <w:pStyle w:val="26"/>
              <w:bidi w:val="0"/>
              <w:rPr>
                <w:rFonts w:hint="default"/>
              </w:rPr>
            </w:pPr>
            <w:r>
              <w:rPr>
                <w:rFonts w:hint="default"/>
              </w:rPr>
              <w:t>200</w:t>
            </w:r>
          </w:p>
        </w:tc>
        <w:tc>
          <w:tcPr>
            <w:tcW w:w="417" w:type="pct"/>
            <w:noWrap w:val="0"/>
            <w:vAlign w:val="center"/>
          </w:tcPr>
          <w:p w14:paraId="3838F083">
            <w:pPr>
              <w:pStyle w:val="26"/>
              <w:bidi w:val="0"/>
              <w:rPr>
                <w:rFonts w:hint="default"/>
              </w:rPr>
            </w:pPr>
            <w:r>
              <w:rPr>
                <w:rFonts w:hint="default"/>
              </w:rPr>
              <w:t>否</w:t>
            </w:r>
          </w:p>
        </w:tc>
        <w:tc>
          <w:tcPr>
            <w:tcW w:w="920" w:type="pct"/>
            <w:noWrap w:val="0"/>
            <w:vAlign w:val="center"/>
          </w:tcPr>
          <w:p w14:paraId="1E8A9132">
            <w:pPr>
              <w:pStyle w:val="26"/>
              <w:bidi w:val="0"/>
              <w:rPr>
                <w:rFonts w:hint="default"/>
              </w:rPr>
            </w:pPr>
          </w:p>
        </w:tc>
      </w:tr>
      <w:tr w14:paraId="0D5AC5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0C2677B">
            <w:pPr>
              <w:pStyle w:val="26"/>
              <w:bidi w:val="0"/>
              <w:rPr>
                <w:rFonts w:hint="default"/>
              </w:rPr>
            </w:pPr>
            <w:r>
              <w:rPr>
                <w:rFonts w:hint="default"/>
                <w:lang w:val="en-US" w:eastAsia="zh-CN"/>
              </w:rPr>
              <w:t>75</w:t>
            </w:r>
          </w:p>
        </w:tc>
        <w:tc>
          <w:tcPr>
            <w:tcW w:w="1004" w:type="pct"/>
            <w:noWrap w:val="0"/>
            <w:vAlign w:val="center"/>
          </w:tcPr>
          <w:p w14:paraId="0C0FE7AF">
            <w:pPr>
              <w:pStyle w:val="26"/>
              <w:bidi w:val="0"/>
              <w:rPr>
                <w:rFonts w:hint="default"/>
              </w:rPr>
            </w:pPr>
            <w:r>
              <w:rPr>
                <w:rFonts w:hint="default"/>
              </w:rPr>
              <w:t>fjyslx</w:t>
            </w:r>
          </w:p>
        </w:tc>
        <w:tc>
          <w:tcPr>
            <w:tcW w:w="1087" w:type="pct"/>
            <w:noWrap w:val="0"/>
            <w:vAlign w:val="center"/>
          </w:tcPr>
          <w:p w14:paraId="5703E0A6">
            <w:pPr>
              <w:pStyle w:val="26"/>
              <w:bidi w:val="0"/>
              <w:rPr>
                <w:rFonts w:hint="default"/>
              </w:rPr>
            </w:pPr>
            <w:r>
              <w:rPr>
                <w:rFonts w:hint="default"/>
              </w:rPr>
              <w:t>附加要素类型</w:t>
            </w:r>
          </w:p>
        </w:tc>
        <w:tc>
          <w:tcPr>
            <w:tcW w:w="753" w:type="pct"/>
            <w:noWrap w:val="0"/>
            <w:vAlign w:val="center"/>
          </w:tcPr>
          <w:p w14:paraId="390C5FD8">
            <w:pPr>
              <w:pStyle w:val="26"/>
              <w:bidi w:val="0"/>
              <w:rPr>
                <w:rFonts w:hint="default"/>
              </w:rPr>
            </w:pPr>
            <w:r>
              <w:rPr>
                <w:rFonts w:hint="default"/>
              </w:rPr>
              <w:t>String</w:t>
            </w:r>
          </w:p>
        </w:tc>
        <w:tc>
          <w:tcPr>
            <w:tcW w:w="418" w:type="pct"/>
            <w:noWrap w:val="0"/>
            <w:vAlign w:val="center"/>
          </w:tcPr>
          <w:p w14:paraId="40AD3F72">
            <w:pPr>
              <w:pStyle w:val="26"/>
              <w:bidi w:val="0"/>
              <w:rPr>
                <w:rFonts w:hint="default"/>
              </w:rPr>
            </w:pPr>
            <w:r>
              <w:rPr>
                <w:rFonts w:hint="default"/>
              </w:rPr>
              <w:t>200</w:t>
            </w:r>
          </w:p>
        </w:tc>
        <w:tc>
          <w:tcPr>
            <w:tcW w:w="417" w:type="pct"/>
            <w:noWrap w:val="0"/>
            <w:vAlign w:val="center"/>
          </w:tcPr>
          <w:p w14:paraId="47771EFE">
            <w:pPr>
              <w:pStyle w:val="26"/>
              <w:bidi w:val="0"/>
              <w:rPr>
                <w:rFonts w:hint="default"/>
              </w:rPr>
            </w:pPr>
            <w:r>
              <w:rPr>
                <w:rFonts w:hint="default"/>
              </w:rPr>
              <w:t>否</w:t>
            </w:r>
          </w:p>
        </w:tc>
        <w:tc>
          <w:tcPr>
            <w:tcW w:w="920" w:type="pct"/>
            <w:noWrap w:val="0"/>
            <w:vAlign w:val="center"/>
          </w:tcPr>
          <w:p w14:paraId="7D833FE1">
            <w:pPr>
              <w:pStyle w:val="26"/>
              <w:bidi w:val="0"/>
              <w:rPr>
                <w:rFonts w:hint="default"/>
              </w:rPr>
            </w:pPr>
          </w:p>
        </w:tc>
      </w:tr>
      <w:tr w14:paraId="423829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EC5EBBB">
            <w:pPr>
              <w:pStyle w:val="26"/>
              <w:bidi w:val="0"/>
              <w:rPr>
                <w:rFonts w:hint="default"/>
              </w:rPr>
            </w:pPr>
            <w:r>
              <w:rPr>
                <w:rFonts w:hint="default"/>
                <w:lang w:val="en-US" w:eastAsia="zh-CN"/>
              </w:rPr>
              <w:t>76</w:t>
            </w:r>
          </w:p>
        </w:tc>
        <w:tc>
          <w:tcPr>
            <w:tcW w:w="1004" w:type="pct"/>
            <w:noWrap w:val="0"/>
            <w:vAlign w:val="center"/>
          </w:tcPr>
          <w:p w14:paraId="7D18BE86">
            <w:pPr>
              <w:pStyle w:val="26"/>
              <w:bidi w:val="0"/>
              <w:rPr>
                <w:rFonts w:hint="default"/>
              </w:rPr>
            </w:pPr>
            <w:r>
              <w:rPr>
                <w:rFonts w:hint="default"/>
              </w:rPr>
              <w:t>fjysz</w:t>
            </w:r>
          </w:p>
        </w:tc>
        <w:tc>
          <w:tcPr>
            <w:tcW w:w="1087" w:type="pct"/>
            <w:noWrap w:val="0"/>
            <w:vAlign w:val="center"/>
          </w:tcPr>
          <w:p w14:paraId="50954DE5">
            <w:pPr>
              <w:pStyle w:val="26"/>
              <w:bidi w:val="0"/>
              <w:rPr>
                <w:rFonts w:hint="default"/>
              </w:rPr>
            </w:pPr>
            <w:r>
              <w:rPr>
                <w:rFonts w:hint="default"/>
              </w:rPr>
              <w:t>附加要素值</w:t>
            </w:r>
          </w:p>
        </w:tc>
        <w:tc>
          <w:tcPr>
            <w:tcW w:w="753" w:type="pct"/>
            <w:noWrap w:val="0"/>
            <w:vAlign w:val="center"/>
          </w:tcPr>
          <w:p w14:paraId="1AB24219">
            <w:pPr>
              <w:pStyle w:val="26"/>
              <w:bidi w:val="0"/>
              <w:rPr>
                <w:rFonts w:hint="default"/>
              </w:rPr>
            </w:pPr>
            <w:r>
              <w:rPr>
                <w:rFonts w:hint="default"/>
              </w:rPr>
              <w:t>String</w:t>
            </w:r>
          </w:p>
        </w:tc>
        <w:tc>
          <w:tcPr>
            <w:tcW w:w="418" w:type="pct"/>
            <w:noWrap w:val="0"/>
            <w:vAlign w:val="center"/>
          </w:tcPr>
          <w:p w14:paraId="4C198245">
            <w:pPr>
              <w:pStyle w:val="26"/>
              <w:bidi w:val="0"/>
              <w:rPr>
                <w:rFonts w:hint="default"/>
              </w:rPr>
            </w:pPr>
            <w:r>
              <w:rPr>
                <w:rFonts w:hint="default"/>
              </w:rPr>
              <w:t>200</w:t>
            </w:r>
          </w:p>
        </w:tc>
        <w:tc>
          <w:tcPr>
            <w:tcW w:w="417" w:type="pct"/>
            <w:noWrap w:val="0"/>
            <w:vAlign w:val="center"/>
          </w:tcPr>
          <w:p w14:paraId="0DD2DF46">
            <w:pPr>
              <w:pStyle w:val="26"/>
              <w:bidi w:val="0"/>
              <w:rPr>
                <w:rFonts w:hint="default"/>
              </w:rPr>
            </w:pPr>
            <w:r>
              <w:rPr>
                <w:rFonts w:hint="default"/>
              </w:rPr>
              <w:t>否</w:t>
            </w:r>
          </w:p>
        </w:tc>
        <w:tc>
          <w:tcPr>
            <w:tcW w:w="920" w:type="pct"/>
            <w:noWrap w:val="0"/>
            <w:vAlign w:val="center"/>
          </w:tcPr>
          <w:p w14:paraId="34CF7999">
            <w:pPr>
              <w:pStyle w:val="26"/>
              <w:bidi w:val="0"/>
              <w:rPr>
                <w:rFonts w:hint="default"/>
              </w:rPr>
            </w:pPr>
          </w:p>
        </w:tc>
      </w:tr>
      <w:tr w14:paraId="6C5107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FFD9B8">
            <w:pPr>
              <w:pStyle w:val="26"/>
              <w:bidi w:val="0"/>
              <w:rPr>
                <w:rFonts w:hint="default"/>
                <w:lang w:val="en-US" w:eastAsia="zh-CN"/>
              </w:rPr>
            </w:pPr>
            <w:r>
              <w:rPr>
                <w:rFonts w:hint="default"/>
                <w:lang w:val="en-US" w:eastAsia="zh-CN"/>
              </w:rPr>
              <w:t>77</w:t>
            </w:r>
          </w:p>
        </w:tc>
        <w:tc>
          <w:tcPr>
            <w:tcW w:w="1004" w:type="pct"/>
            <w:noWrap w:val="0"/>
            <w:vAlign w:val="center"/>
          </w:tcPr>
          <w:p w14:paraId="1E6175C0">
            <w:pPr>
              <w:pStyle w:val="26"/>
              <w:bidi w:val="0"/>
              <w:rPr>
                <w:rFonts w:hint="default"/>
              </w:rPr>
            </w:pPr>
            <w:r>
              <w:rPr>
                <w:rFonts w:hint="default"/>
                <w:lang w:val="en-US"/>
              </w:rPr>
              <w:t>xh</w:t>
            </w:r>
          </w:p>
        </w:tc>
        <w:tc>
          <w:tcPr>
            <w:tcW w:w="1087" w:type="pct"/>
            <w:noWrap w:val="0"/>
            <w:vAlign w:val="center"/>
          </w:tcPr>
          <w:p w14:paraId="36D46618">
            <w:pPr>
              <w:pStyle w:val="26"/>
              <w:bidi w:val="0"/>
              <w:rPr>
                <w:rFonts w:hint="default"/>
              </w:rPr>
            </w:pPr>
            <w:r>
              <w:rPr>
                <w:rFonts w:hint="eastAsia"/>
                <w:lang w:val="en-US" w:eastAsia="zh-CN"/>
              </w:rPr>
              <w:t>序号</w:t>
            </w:r>
          </w:p>
        </w:tc>
        <w:tc>
          <w:tcPr>
            <w:tcW w:w="753" w:type="pct"/>
            <w:noWrap w:val="0"/>
            <w:vAlign w:val="center"/>
          </w:tcPr>
          <w:p w14:paraId="22C8DBD5">
            <w:pPr>
              <w:pStyle w:val="26"/>
              <w:bidi w:val="0"/>
              <w:rPr>
                <w:rFonts w:hint="default"/>
              </w:rPr>
            </w:pPr>
            <w:r>
              <w:rPr>
                <w:rFonts w:hint="default"/>
                <w:lang w:val="en-US" w:eastAsia="zh-CN"/>
              </w:rPr>
              <w:t>number</w:t>
            </w:r>
          </w:p>
        </w:tc>
        <w:tc>
          <w:tcPr>
            <w:tcW w:w="418" w:type="pct"/>
            <w:noWrap w:val="0"/>
            <w:vAlign w:val="center"/>
          </w:tcPr>
          <w:p w14:paraId="107B9FAB">
            <w:pPr>
              <w:pStyle w:val="26"/>
              <w:bidi w:val="0"/>
              <w:rPr>
                <w:rFonts w:hint="default"/>
              </w:rPr>
            </w:pPr>
            <w:r>
              <w:rPr>
                <w:rFonts w:hint="default"/>
                <w:lang w:val="en-US"/>
              </w:rPr>
              <w:t>8</w:t>
            </w:r>
          </w:p>
        </w:tc>
        <w:tc>
          <w:tcPr>
            <w:tcW w:w="417" w:type="pct"/>
            <w:noWrap w:val="0"/>
            <w:vAlign w:val="center"/>
          </w:tcPr>
          <w:p w14:paraId="6A43542F">
            <w:pPr>
              <w:pStyle w:val="26"/>
              <w:bidi w:val="0"/>
              <w:rPr>
                <w:rFonts w:hint="default"/>
              </w:rPr>
            </w:pPr>
            <w:r>
              <w:rPr>
                <w:rFonts w:hint="eastAsia"/>
                <w:lang w:val="en-US" w:eastAsia="zh-CN"/>
              </w:rPr>
              <w:t>否</w:t>
            </w:r>
          </w:p>
        </w:tc>
        <w:tc>
          <w:tcPr>
            <w:tcW w:w="920" w:type="pct"/>
            <w:noWrap w:val="0"/>
            <w:vAlign w:val="center"/>
          </w:tcPr>
          <w:p w14:paraId="3A718130">
            <w:pPr>
              <w:pStyle w:val="26"/>
              <w:bidi w:val="0"/>
              <w:rPr>
                <w:rFonts w:hint="default"/>
              </w:rPr>
            </w:pPr>
          </w:p>
        </w:tc>
      </w:tr>
      <w:tr w14:paraId="219C90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78C7BAD">
            <w:pPr>
              <w:pStyle w:val="26"/>
              <w:bidi w:val="0"/>
              <w:rPr>
                <w:rFonts w:hint="default"/>
                <w:lang w:val="en-US" w:eastAsia="zh-CN"/>
              </w:rPr>
            </w:pPr>
            <w:r>
              <w:rPr>
                <w:rFonts w:hint="default"/>
                <w:lang w:val="en-US" w:eastAsia="zh-CN"/>
              </w:rPr>
              <w:t>78</w:t>
            </w:r>
          </w:p>
        </w:tc>
        <w:tc>
          <w:tcPr>
            <w:tcW w:w="1004" w:type="pct"/>
            <w:noWrap w:val="0"/>
            <w:vAlign w:val="center"/>
          </w:tcPr>
          <w:p w14:paraId="23CF00E9">
            <w:pPr>
              <w:pStyle w:val="26"/>
              <w:bidi w:val="0"/>
              <w:rPr>
                <w:rFonts w:hint="default"/>
              </w:rPr>
            </w:pPr>
            <w:r>
              <w:rPr>
                <w:rFonts w:hint="default"/>
                <w:lang w:val="en-US"/>
              </w:rPr>
              <w:t>pzlx</w:t>
            </w:r>
          </w:p>
        </w:tc>
        <w:tc>
          <w:tcPr>
            <w:tcW w:w="1087" w:type="pct"/>
            <w:noWrap w:val="0"/>
            <w:vAlign w:val="center"/>
          </w:tcPr>
          <w:p w14:paraId="0900E94A">
            <w:pPr>
              <w:pStyle w:val="26"/>
              <w:bidi w:val="0"/>
              <w:rPr>
                <w:rFonts w:hint="default"/>
              </w:rPr>
            </w:pPr>
            <w:r>
              <w:rPr>
                <w:rFonts w:hint="eastAsia"/>
                <w:lang w:val="en-US" w:eastAsia="zh-CN"/>
              </w:rPr>
              <w:t>凭证类型</w:t>
            </w:r>
          </w:p>
        </w:tc>
        <w:tc>
          <w:tcPr>
            <w:tcW w:w="753" w:type="pct"/>
            <w:noWrap w:val="0"/>
            <w:vAlign w:val="center"/>
          </w:tcPr>
          <w:p w14:paraId="103BE6F4">
            <w:pPr>
              <w:pStyle w:val="26"/>
              <w:bidi w:val="0"/>
              <w:rPr>
                <w:rFonts w:hint="default"/>
              </w:rPr>
            </w:pPr>
            <w:r>
              <w:rPr>
                <w:rFonts w:hint="default"/>
              </w:rPr>
              <w:t>varchar</w:t>
            </w:r>
          </w:p>
        </w:tc>
        <w:tc>
          <w:tcPr>
            <w:tcW w:w="418" w:type="pct"/>
            <w:noWrap w:val="0"/>
            <w:vAlign w:val="center"/>
          </w:tcPr>
          <w:p w14:paraId="042C1AA7">
            <w:pPr>
              <w:pStyle w:val="26"/>
              <w:bidi w:val="0"/>
              <w:rPr>
                <w:rFonts w:hint="default"/>
              </w:rPr>
            </w:pPr>
            <w:r>
              <w:rPr>
                <w:rFonts w:hint="default"/>
                <w:lang w:val="en-US"/>
              </w:rPr>
              <w:t>2</w:t>
            </w:r>
          </w:p>
        </w:tc>
        <w:tc>
          <w:tcPr>
            <w:tcW w:w="417" w:type="pct"/>
            <w:noWrap w:val="0"/>
            <w:vAlign w:val="center"/>
          </w:tcPr>
          <w:p w14:paraId="7FC3BFD8">
            <w:pPr>
              <w:pStyle w:val="26"/>
              <w:bidi w:val="0"/>
              <w:rPr>
                <w:rFonts w:hint="default"/>
              </w:rPr>
            </w:pPr>
            <w:r>
              <w:rPr>
                <w:rFonts w:hint="eastAsia"/>
                <w:lang w:val="en-US" w:eastAsia="zh-CN"/>
              </w:rPr>
              <w:t>否</w:t>
            </w:r>
          </w:p>
        </w:tc>
        <w:tc>
          <w:tcPr>
            <w:tcW w:w="920" w:type="pct"/>
            <w:noWrap w:val="0"/>
            <w:vAlign w:val="center"/>
          </w:tcPr>
          <w:p w14:paraId="12A12F54">
            <w:pPr>
              <w:pStyle w:val="26"/>
              <w:bidi w:val="0"/>
              <w:rPr>
                <w:rFonts w:hint="default"/>
              </w:rPr>
            </w:pPr>
            <w:r>
              <w:rPr>
                <w:rFonts w:hint="default"/>
                <w:lang w:val="en-US"/>
              </w:rPr>
              <w:t>01</w:t>
            </w:r>
            <w:r>
              <w:rPr>
                <w:rFonts w:hint="eastAsia"/>
                <w:lang w:val="en-US" w:eastAsia="zh-CN"/>
              </w:rPr>
              <w:t>：</w:t>
            </w:r>
            <w:r>
              <w:rPr>
                <w:rFonts w:hint="default"/>
              </w:rPr>
              <w:t>数电票</w:t>
            </w:r>
            <w:r>
              <w:rPr>
                <w:rFonts w:hint="default"/>
              </w:rPr>
              <w:br w:type="textWrapping"/>
            </w:r>
            <w:r>
              <w:rPr>
                <w:rFonts w:hint="default"/>
                <w:lang w:val="en-US"/>
              </w:rPr>
              <w:t>02</w:t>
            </w:r>
            <w:r>
              <w:rPr>
                <w:rFonts w:hint="eastAsia"/>
                <w:lang w:val="en-US" w:eastAsia="zh-CN"/>
              </w:rPr>
              <w:t>：</w:t>
            </w:r>
            <w:r>
              <w:rPr>
                <w:rFonts w:hint="default"/>
              </w:rPr>
              <w:t>增值税专用发票</w:t>
            </w:r>
            <w:r>
              <w:rPr>
                <w:rFonts w:hint="default"/>
              </w:rPr>
              <w:br w:type="textWrapping"/>
            </w:r>
            <w:r>
              <w:rPr>
                <w:rFonts w:hint="default"/>
                <w:lang w:val="en-US"/>
              </w:rPr>
              <w:t>03</w:t>
            </w:r>
            <w:r>
              <w:rPr>
                <w:rFonts w:hint="eastAsia"/>
                <w:lang w:val="en-US" w:eastAsia="zh-CN"/>
              </w:rPr>
              <w:t>：</w:t>
            </w:r>
            <w:r>
              <w:rPr>
                <w:rFonts w:hint="default"/>
              </w:rPr>
              <w:t>增值税普通发票</w:t>
            </w:r>
            <w:r>
              <w:rPr>
                <w:rFonts w:hint="default"/>
              </w:rPr>
              <w:br w:type="textWrapping"/>
            </w:r>
            <w:r>
              <w:rPr>
                <w:rFonts w:hint="default"/>
                <w:lang w:val="en-US"/>
              </w:rPr>
              <w:t>04</w:t>
            </w:r>
            <w:r>
              <w:rPr>
                <w:rFonts w:hint="eastAsia"/>
                <w:lang w:val="en-US" w:eastAsia="zh-CN"/>
              </w:rPr>
              <w:t>：</w:t>
            </w:r>
            <w:r>
              <w:rPr>
                <w:rFonts w:hint="default"/>
              </w:rPr>
              <w:t>营业税发票</w:t>
            </w:r>
            <w:r>
              <w:rPr>
                <w:rFonts w:hint="default"/>
              </w:rPr>
              <w:br w:type="textWrapping"/>
            </w:r>
            <w:r>
              <w:rPr>
                <w:rFonts w:hint="default"/>
                <w:lang w:val="en-US"/>
              </w:rPr>
              <w:t>05</w:t>
            </w:r>
            <w:r>
              <w:rPr>
                <w:rFonts w:hint="eastAsia"/>
                <w:lang w:val="en-US" w:eastAsia="zh-CN"/>
              </w:rPr>
              <w:t>：</w:t>
            </w:r>
            <w:r>
              <w:rPr>
                <w:rFonts w:hint="default"/>
              </w:rPr>
              <w:t>财政票据</w:t>
            </w:r>
            <w:r>
              <w:rPr>
                <w:rFonts w:hint="default"/>
              </w:rPr>
              <w:br w:type="textWrapping"/>
            </w:r>
            <w:r>
              <w:rPr>
                <w:rFonts w:hint="default"/>
                <w:lang w:val="en-US"/>
              </w:rPr>
              <w:t>06</w:t>
            </w:r>
            <w:r>
              <w:rPr>
                <w:rFonts w:hint="eastAsia"/>
                <w:lang w:val="en-US" w:eastAsia="zh-CN"/>
              </w:rPr>
              <w:t>：</w:t>
            </w:r>
            <w:r>
              <w:rPr>
                <w:rFonts w:hint="default"/>
              </w:rPr>
              <w:t>法院裁决书</w:t>
            </w:r>
            <w:r>
              <w:rPr>
                <w:rFonts w:hint="default"/>
              </w:rPr>
              <w:br w:type="textWrapping"/>
            </w:r>
            <w:r>
              <w:rPr>
                <w:rFonts w:hint="default"/>
                <w:lang w:val="en-US"/>
              </w:rPr>
              <w:t>07</w:t>
            </w:r>
            <w:r>
              <w:rPr>
                <w:rFonts w:hint="eastAsia"/>
                <w:lang w:val="en-US" w:eastAsia="zh-CN"/>
              </w:rPr>
              <w:t>：</w:t>
            </w:r>
            <w:r>
              <w:rPr>
                <w:rFonts w:hint="default"/>
              </w:rPr>
              <w:t>契税完税凭证</w:t>
            </w:r>
            <w:r>
              <w:rPr>
                <w:rFonts w:hint="default"/>
              </w:rPr>
              <w:br w:type="textWrapping"/>
            </w:r>
            <w:r>
              <w:rPr>
                <w:rFonts w:hint="default"/>
                <w:lang w:val="en-US"/>
              </w:rPr>
              <w:t>08</w:t>
            </w:r>
            <w:r>
              <w:rPr>
                <w:rFonts w:hint="eastAsia"/>
                <w:lang w:val="en-US" w:eastAsia="zh-CN"/>
              </w:rPr>
              <w:t>：</w:t>
            </w:r>
            <w:r>
              <w:rPr>
                <w:rFonts w:hint="default"/>
              </w:rPr>
              <w:t>其他发票类</w:t>
            </w:r>
            <w:r>
              <w:rPr>
                <w:rFonts w:hint="default"/>
              </w:rPr>
              <w:br w:type="textWrapping"/>
            </w:r>
            <w:r>
              <w:rPr>
                <w:rFonts w:hint="default"/>
                <w:lang w:val="en-US"/>
              </w:rPr>
              <w:t>09</w:t>
            </w:r>
            <w:r>
              <w:rPr>
                <w:rFonts w:hint="eastAsia"/>
                <w:lang w:val="en-US" w:eastAsia="zh-CN"/>
              </w:rPr>
              <w:t>：</w:t>
            </w:r>
            <w:r>
              <w:rPr>
                <w:rFonts w:hint="default"/>
              </w:rPr>
              <w:t>其他扣除凭证</w:t>
            </w:r>
          </w:p>
        </w:tc>
      </w:tr>
      <w:tr w14:paraId="38B5D9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CC367DF">
            <w:pPr>
              <w:pStyle w:val="26"/>
              <w:bidi w:val="0"/>
              <w:rPr>
                <w:rFonts w:hint="default"/>
                <w:lang w:val="en-US" w:eastAsia="zh-CN"/>
              </w:rPr>
            </w:pPr>
            <w:r>
              <w:rPr>
                <w:rFonts w:hint="default"/>
                <w:lang w:val="en-US" w:eastAsia="zh-CN"/>
              </w:rPr>
              <w:t>79</w:t>
            </w:r>
          </w:p>
        </w:tc>
        <w:tc>
          <w:tcPr>
            <w:tcW w:w="1004" w:type="pct"/>
            <w:noWrap w:val="0"/>
            <w:vAlign w:val="center"/>
          </w:tcPr>
          <w:p w14:paraId="2B640367">
            <w:pPr>
              <w:pStyle w:val="26"/>
              <w:bidi w:val="0"/>
              <w:rPr>
                <w:rFonts w:hint="default"/>
              </w:rPr>
            </w:pPr>
            <w:r>
              <w:rPr>
                <w:rFonts w:hint="default"/>
                <w:lang w:val="en-US"/>
              </w:rPr>
              <w:t>fpdm</w:t>
            </w:r>
          </w:p>
        </w:tc>
        <w:tc>
          <w:tcPr>
            <w:tcW w:w="1087" w:type="pct"/>
            <w:noWrap w:val="0"/>
            <w:vAlign w:val="center"/>
          </w:tcPr>
          <w:p w14:paraId="55CF642E">
            <w:pPr>
              <w:pStyle w:val="26"/>
              <w:bidi w:val="0"/>
              <w:rPr>
                <w:rFonts w:hint="default"/>
              </w:rPr>
            </w:pPr>
            <w:r>
              <w:rPr>
                <w:rFonts w:hint="eastAsia"/>
                <w:lang w:val="en-US" w:eastAsia="zh-CN"/>
              </w:rPr>
              <w:t>发票代码</w:t>
            </w:r>
          </w:p>
        </w:tc>
        <w:tc>
          <w:tcPr>
            <w:tcW w:w="753" w:type="pct"/>
            <w:noWrap w:val="0"/>
            <w:vAlign w:val="center"/>
          </w:tcPr>
          <w:p w14:paraId="05A4833B">
            <w:pPr>
              <w:pStyle w:val="26"/>
              <w:bidi w:val="0"/>
              <w:rPr>
                <w:rFonts w:hint="default"/>
              </w:rPr>
            </w:pPr>
            <w:r>
              <w:rPr>
                <w:rFonts w:hint="default"/>
              </w:rPr>
              <w:t>varchar</w:t>
            </w:r>
          </w:p>
        </w:tc>
        <w:tc>
          <w:tcPr>
            <w:tcW w:w="418" w:type="pct"/>
            <w:noWrap w:val="0"/>
            <w:vAlign w:val="center"/>
          </w:tcPr>
          <w:p w14:paraId="7ADC6E71">
            <w:pPr>
              <w:pStyle w:val="26"/>
              <w:bidi w:val="0"/>
              <w:rPr>
                <w:rFonts w:hint="default"/>
              </w:rPr>
            </w:pPr>
            <w:r>
              <w:rPr>
                <w:rFonts w:hint="default"/>
                <w:lang w:val="en-US"/>
              </w:rPr>
              <w:t>12</w:t>
            </w:r>
          </w:p>
        </w:tc>
        <w:tc>
          <w:tcPr>
            <w:tcW w:w="417" w:type="pct"/>
            <w:noWrap w:val="0"/>
            <w:vAlign w:val="center"/>
          </w:tcPr>
          <w:p w14:paraId="1640217C">
            <w:pPr>
              <w:pStyle w:val="26"/>
              <w:bidi w:val="0"/>
              <w:rPr>
                <w:rFonts w:hint="default"/>
              </w:rPr>
            </w:pPr>
            <w:r>
              <w:rPr>
                <w:rFonts w:hint="eastAsia"/>
                <w:lang w:val="en-US" w:eastAsia="zh-CN"/>
              </w:rPr>
              <w:t>否</w:t>
            </w:r>
          </w:p>
        </w:tc>
        <w:tc>
          <w:tcPr>
            <w:tcW w:w="920" w:type="pct"/>
            <w:noWrap w:val="0"/>
            <w:vAlign w:val="center"/>
          </w:tcPr>
          <w:p w14:paraId="2246FFB8">
            <w:pPr>
              <w:pStyle w:val="26"/>
              <w:bidi w:val="0"/>
              <w:rPr>
                <w:rFonts w:hint="default"/>
              </w:rPr>
            </w:pPr>
          </w:p>
        </w:tc>
      </w:tr>
      <w:tr w14:paraId="7D743650">
        <w:tblPrEx>
          <w:tblCellMar>
            <w:top w:w="0" w:type="dxa"/>
            <w:left w:w="108" w:type="dxa"/>
            <w:bottom w:w="0" w:type="dxa"/>
            <w:right w:w="108" w:type="dxa"/>
          </w:tblCellMar>
        </w:tblPrEx>
        <w:trPr>
          <w:trHeight w:val="397" w:hRule="atLeast"/>
        </w:trPr>
        <w:tc>
          <w:tcPr>
            <w:tcW w:w="397" w:type="pct"/>
            <w:noWrap w:val="0"/>
            <w:vAlign w:val="center"/>
          </w:tcPr>
          <w:p w14:paraId="03D4900F">
            <w:pPr>
              <w:pStyle w:val="26"/>
              <w:bidi w:val="0"/>
              <w:rPr>
                <w:rFonts w:hint="default"/>
                <w:lang w:val="en-US" w:eastAsia="zh-CN"/>
              </w:rPr>
            </w:pPr>
            <w:r>
              <w:rPr>
                <w:rFonts w:hint="default"/>
                <w:lang w:val="en-US" w:eastAsia="zh-CN"/>
              </w:rPr>
              <w:t>80</w:t>
            </w:r>
          </w:p>
        </w:tc>
        <w:tc>
          <w:tcPr>
            <w:tcW w:w="1004" w:type="pct"/>
            <w:noWrap w:val="0"/>
            <w:vAlign w:val="center"/>
          </w:tcPr>
          <w:p w14:paraId="4B46409D">
            <w:pPr>
              <w:pStyle w:val="26"/>
              <w:bidi w:val="0"/>
              <w:rPr>
                <w:rFonts w:hint="default"/>
              </w:rPr>
            </w:pPr>
            <w:r>
              <w:rPr>
                <w:rFonts w:hint="default"/>
              </w:rPr>
              <w:t>fp</w:t>
            </w:r>
            <w:r>
              <w:rPr>
                <w:rFonts w:hint="default"/>
                <w:lang w:val="en-US"/>
              </w:rPr>
              <w:t>hm</w:t>
            </w:r>
          </w:p>
        </w:tc>
        <w:tc>
          <w:tcPr>
            <w:tcW w:w="1087" w:type="pct"/>
            <w:noWrap w:val="0"/>
            <w:vAlign w:val="center"/>
          </w:tcPr>
          <w:p w14:paraId="7864E4E5">
            <w:pPr>
              <w:pStyle w:val="26"/>
              <w:bidi w:val="0"/>
              <w:rPr>
                <w:rFonts w:hint="default"/>
              </w:rPr>
            </w:pPr>
            <w:r>
              <w:rPr>
                <w:rFonts w:hint="eastAsia"/>
                <w:lang w:val="en-US" w:eastAsia="zh-CN"/>
              </w:rPr>
              <w:t>发票号码</w:t>
            </w:r>
          </w:p>
        </w:tc>
        <w:tc>
          <w:tcPr>
            <w:tcW w:w="753" w:type="pct"/>
            <w:noWrap w:val="0"/>
            <w:vAlign w:val="center"/>
          </w:tcPr>
          <w:p w14:paraId="6C49B726">
            <w:pPr>
              <w:pStyle w:val="26"/>
              <w:bidi w:val="0"/>
              <w:rPr>
                <w:rFonts w:hint="default"/>
              </w:rPr>
            </w:pPr>
            <w:r>
              <w:rPr>
                <w:rFonts w:hint="default"/>
              </w:rPr>
              <w:t>varchar</w:t>
            </w:r>
          </w:p>
        </w:tc>
        <w:tc>
          <w:tcPr>
            <w:tcW w:w="418" w:type="pct"/>
            <w:noWrap w:val="0"/>
            <w:vAlign w:val="center"/>
          </w:tcPr>
          <w:p w14:paraId="30569AAC">
            <w:pPr>
              <w:pStyle w:val="26"/>
              <w:bidi w:val="0"/>
              <w:rPr>
                <w:rFonts w:hint="default"/>
              </w:rPr>
            </w:pPr>
            <w:r>
              <w:rPr>
                <w:rFonts w:hint="default"/>
                <w:lang w:val="en-US"/>
              </w:rPr>
              <w:t>30</w:t>
            </w:r>
          </w:p>
        </w:tc>
        <w:tc>
          <w:tcPr>
            <w:tcW w:w="417" w:type="pct"/>
            <w:noWrap w:val="0"/>
            <w:vAlign w:val="center"/>
          </w:tcPr>
          <w:p w14:paraId="3BECCF16">
            <w:pPr>
              <w:pStyle w:val="26"/>
              <w:bidi w:val="0"/>
              <w:rPr>
                <w:rFonts w:hint="default"/>
              </w:rPr>
            </w:pPr>
            <w:r>
              <w:rPr>
                <w:rFonts w:hint="eastAsia"/>
                <w:lang w:val="en-US" w:eastAsia="zh-CN"/>
              </w:rPr>
              <w:t>否</w:t>
            </w:r>
          </w:p>
        </w:tc>
        <w:tc>
          <w:tcPr>
            <w:tcW w:w="920" w:type="pct"/>
            <w:noWrap w:val="0"/>
            <w:vAlign w:val="center"/>
          </w:tcPr>
          <w:p w14:paraId="435BA745">
            <w:pPr>
              <w:pStyle w:val="26"/>
              <w:bidi w:val="0"/>
              <w:rPr>
                <w:rFonts w:hint="default"/>
              </w:rPr>
            </w:pPr>
          </w:p>
        </w:tc>
      </w:tr>
      <w:tr w14:paraId="7CCC45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4164A7B">
            <w:pPr>
              <w:pStyle w:val="26"/>
              <w:bidi w:val="0"/>
              <w:rPr>
                <w:rFonts w:hint="default"/>
                <w:lang w:val="en-US" w:eastAsia="zh-CN"/>
              </w:rPr>
            </w:pPr>
            <w:r>
              <w:rPr>
                <w:rFonts w:hint="default"/>
                <w:lang w:val="en-US" w:eastAsia="zh-CN"/>
              </w:rPr>
              <w:t>81</w:t>
            </w:r>
          </w:p>
        </w:tc>
        <w:tc>
          <w:tcPr>
            <w:tcW w:w="1004" w:type="pct"/>
            <w:noWrap w:val="0"/>
            <w:vAlign w:val="center"/>
          </w:tcPr>
          <w:p w14:paraId="4EE9899A">
            <w:pPr>
              <w:pStyle w:val="26"/>
              <w:bidi w:val="0"/>
              <w:rPr>
                <w:rFonts w:hint="default"/>
              </w:rPr>
            </w:pPr>
            <w:r>
              <w:rPr>
                <w:rFonts w:hint="default"/>
                <w:lang w:val="en-US"/>
              </w:rPr>
              <w:t>cepzhm</w:t>
            </w:r>
          </w:p>
        </w:tc>
        <w:tc>
          <w:tcPr>
            <w:tcW w:w="1087" w:type="pct"/>
            <w:noWrap w:val="0"/>
            <w:vAlign w:val="center"/>
          </w:tcPr>
          <w:p w14:paraId="185F07C4">
            <w:pPr>
              <w:pStyle w:val="26"/>
              <w:bidi w:val="0"/>
              <w:rPr>
                <w:rFonts w:hint="default"/>
              </w:rPr>
            </w:pPr>
            <w:r>
              <w:rPr>
                <w:rFonts w:hint="eastAsia"/>
                <w:lang w:val="en-US" w:eastAsia="zh-CN"/>
              </w:rPr>
              <w:t>差额凭证号码</w:t>
            </w:r>
          </w:p>
        </w:tc>
        <w:tc>
          <w:tcPr>
            <w:tcW w:w="753" w:type="pct"/>
            <w:noWrap w:val="0"/>
            <w:vAlign w:val="center"/>
          </w:tcPr>
          <w:p w14:paraId="3188A2DC">
            <w:pPr>
              <w:pStyle w:val="26"/>
              <w:bidi w:val="0"/>
              <w:rPr>
                <w:rFonts w:hint="default"/>
              </w:rPr>
            </w:pPr>
            <w:r>
              <w:rPr>
                <w:rFonts w:hint="default"/>
              </w:rPr>
              <w:t>varchar</w:t>
            </w:r>
          </w:p>
        </w:tc>
        <w:tc>
          <w:tcPr>
            <w:tcW w:w="418" w:type="pct"/>
            <w:noWrap w:val="0"/>
            <w:vAlign w:val="center"/>
          </w:tcPr>
          <w:p w14:paraId="1CDF8325">
            <w:pPr>
              <w:pStyle w:val="26"/>
              <w:bidi w:val="0"/>
              <w:rPr>
                <w:rFonts w:hint="default"/>
              </w:rPr>
            </w:pPr>
            <w:r>
              <w:rPr>
                <w:rFonts w:hint="default"/>
                <w:lang w:val="en-US"/>
              </w:rPr>
              <w:t>40</w:t>
            </w:r>
          </w:p>
        </w:tc>
        <w:tc>
          <w:tcPr>
            <w:tcW w:w="417" w:type="pct"/>
            <w:noWrap w:val="0"/>
            <w:vAlign w:val="center"/>
          </w:tcPr>
          <w:p w14:paraId="79A4F3C8">
            <w:pPr>
              <w:pStyle w:val="26"/>
              <w:bidi w:val="0"/>
              <w:rPr>
                <w:rFonts w:hint="default"/>
              </w:rPr>
            </w:pPr>
            <w:r>
              <w:rPr>
                <w:rFonts w:hint="default"/>
              </w:rPr>
              <w:t>否</w:t>
            </w:r>
          </w:p>
        </w:tc>
        <w:tc>
          <w:tcPr>
            <w:tcW w:w="920" w:type="pct"/>
            <w:noWrap w:val="0"/>
            <w:vAlign w:val="center"/>
          </w:tcPr>
          <w:p w14:paraId="4EE53139">
            <w:pPr>
              <w:pStyle w:val="26"/>
              <w:bidi w:val="0"/>
              <w:rPr>
                <w:rFonts w:hint="default"/>
              </w:rPr>
            </w:pPr>
          </w:p>
        </w:tc>
      </w:tr>
      <w:tr w14:paraId="0E85D8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1090E5E">
            <w:pPr>
              <w:pStyle w:val="26"/>
              <w:bidi w:val="0"/>
              <w:rPr>
                <w:rFonts w:hint="default"/>
                <w:lang w:val="en-US" w:eastAsia="zh-CN"/>
              </w:rPr>
            </w:pPr>
            <w:r>
              <w:rPr>
                <w:rFonts w:hint="default"/>
                <w:lang w:val="en-US" w:eastAsia="zh-CN"/>
              </w:rPr>
              <w:t>82</w:t>
            </w:r>
          </w:p>
        </w:tc>
        <w:tc>
          <w:tcPr>
            <w:tcW w:w="1004" w:type="pct"/>
            <w:noWrap w:val="0"/>
            <w:vAlign w:val="center"/>
          </w:tcPr>
          <w:p w14:paraId="6259AE08">
            <w:pPr>
              <w:pStyle w:val="26"/>
              <w:bidi w:val="0"/>
              <w:rPr>
                <w:rFonts w:hint="default"/>
              </w:rPr>
            </w:pPr>
            <w:r>
              <w:rPr>
                <w:rFonts w:hint="default"/>
                <w:lang w:val="en-US"/>
              </w:rPr>
              <w:t>kjrq</w:t>
            </w:r>
          </w:p>
        </w:tc>
        <w:tc>
          <w:tcPr>
            <w:tcW w:w="1087" w:type="pct"/>
            <w:noWrap w:val="0"/>
            <w:vAlign w:val="center"/>
          </w:tcPr>
          <w:p w14:paraId="235ABBB4">
            <w:pPr>
              <w:pStyle w:val="26"/>
              <w:bidi w:val="0"/>
              <w:rPr>
                <w:rFonts w:hint="default"/>
              </w:rPr>
            </w:pPr>
            <w:r>
              <w:rPr>
                <w:rFonts w:hint="eastAsia"/>
                <w:lang w:val="en-US" w:eastAsia="zh-CN"/>
              </w:rPr>
              <w:t>开具日期</w:t>
            </w:r>
          </w:p>
        </w:tc>
        <w:tc>
          <w:tcPr>
            <w:tcW w:w="753" w:type="pct"/>
            <w:noWrap w:val="0"/>
            <w:vAlign w:val="center"/>
          </w:tcPr>
          <w:p w14:paraId="121855C5">
            <w:pPr>
              <w:pStyle w:val="26"/>
              <w:bidi w:val="0"/>
              <w:rPr>
                <w:rFonts w:hint="default"/>
              </w:rPr>
            </w:pPr>
            <w:r>
              <w:rPr>
                <w:rFonts w:hint="default"/>
                <w:lang w:val="en-US"/>
              </w:rPr>
              <w:t>datetime</w:t>
            </w:r>
          </w:p>
        </w:tc>
        <w:tc>
          <w:tcPr>
            <w:tcW w:w="418" w:type="pct"/>
            <w:noWrap w:val="0"/>
            <w:vAlign w:val="center"/>
          </w:tcPr>
          <w:p w14:paraId="170EF3D2">
            <w:pPr>
              <w:pStyle w:val="26"/>
              <w:bidi w:val="0"/>
              <w:rPr>
                <w:rFonts w:hint="default"/>
              </w:rPr>
            </w:pPr>
          </w:p>
        </w:tc>
        <w:tc>
          <w:tcPr>
            <w:tcW w:w="417" w:type="pct"/>
            <w:noWrap w:val="0"/>
            <w:vAlign w:val="center"/>
          </w:tcPr>
          <w:p w14:paraId="2DEF0C62">
            <w:pPr>
              <w:pStyle w:val="26"/>
              <w:bidi w:val="0"/>
              <w:rPr>
                <w:rFonts w:hint="default"/>
              </w:rPr>
            </w:pPr>
            <w:r>
              <w:rPr>
                <w:rFonts w:hint="default"/>
              </w:rPr>
              <w:t>否</w:t>
            </w:r>
          </w:p>
        </w:tc>
        <w:tc>
          <w:tcPr>
            <w:tcW w:w="920" w:type="pct"/>
            <w:noWrap w:val="0"/>
            <w:vAlign w:val="center"/>
          </w:tcPr>
          <w:p w14:paraId="4FA1647E">
            <w:pPr>
              <w:pStyle w:val="26"/>
              <w:bidi w:val="0"/>
              <w:rPr>
                <w:rFonts w:hint="default"/>
              </w:rPr>
            </w:pPr>
            <w:r>
              <w:rPr>
                <w:rFonts w:hint="eastAsia"/>
                <w:lang w:val="en-US" w:eastAsia="zh-CN"/>
              </w:rPr>
              <w:t>格式必须为“yyyy-MM-dd”</w:t>
            </w:r>
          </w:p>
        </w:tc>
      </w:tr>
      <w:tr w14:paraId="76349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72FCAB2">
            <w:pPr>
              <w:pStyle w:val="26"/>
              <w:bidi w:val="0"/>
              <w:rPr>
                <w:rFonts w:hint="default"/>
                <w:lang w:val="en-US" w:eastAsia="zh-CN"/>
              </w:rPr>
            </w:pPr>
            <w:r>
              <w:rPr>
                <w:rFonts w:hint="default"/>
                <w:lang w:val="en-US" w:eastAsia="zh-CN"/>
              </w:rPr>
              <w:t>83</w:t>
            </w:r>
          </w:p>
        </w:tc>
        <w:tc>
          <w:tcPr>
            <w:tcW w:w="1004" w:type="pct"/>
            <w:noWrap w:val="0"/>
            <w:vAlign w:val="center"/>
          </w:tcPr>
          <w:p w14:paraId="32E5D8A9">
            <w:pPr>
              <w:pStyle w:val="26"/>
              <w:bidi w:val="0"/>
              <w:rPr>
                <w:rFonts w:hint="default"/>
              </w:rPr>
            </w:pPr>
            <w:r>
              <w:rPr>
                <w:rFonts w:hint="default"/>
                <w:lang w:val="en-US"/>
              </w:rPr>
              <w:t>pzhjje</w:t>
            </w:r>
          </w:p>
        </w:tc>
        <w:tc>
          <w:tcPr>
            <w:tcW w:w="1087" w:type="pct"/>
            <w:noWrap w:val="0"/>
            <w:vAlign w:val="center"/>
          </w:tcPr>
          <w:p w14:paraId="27D465C5">
            <w:pPr>
              <w:pStyle w:val="26"/>
              <w:bidi w:val="0"/>
              <w:rPr>
                <w:rFonts w:hint="default"/>
              </w:rPr>
            </w:pPr>
            <w:r>
              <w:rPr>
                <w:rFonts w:hint="eastAsia"/>
                <w:lang w:val="en-US" w:eastAsia="zh-CN"/>
              </w:rPr>
              <w:t>凭证合计金额</w:t>
            </w:r>
          </w:p>
        </w:tc>
        <w:tc>
          <w:tcPr>
            <w:tcW w:w="753" w:type="pct"/>
            <w:noWrap w:val="0"/>
            <w:vAlign w:val="center"/>
          </w:tcPr>
          <w:p w14:paraId="18514FB5">
            <w:pPr>
              <w:pStyle w:val="26"/>
              <w:bidi w:val="0"/>
              <w:rPr>
                <w:rFonts w:hint="default"/>
              </w:rPr>
            </w:pPr>
            <w:r>
              <w:rPr>
                <w:rFonts w:hint="default"/>
                <w:lang w:val="en-US"/>
              </w:rPr>
              <w:t>number</w:t>
            </w:r>
          </w:p>
        </w:tc>
        <w:tc>
          <w:tcPr>
            <w:tcW w:w="418" w:type="pct"/>
            <w:noWrap w:val="0"/>
            <w:vAlign w:val="center"/>
          </w:tcPr>
          <w:p w14:paraId="629B9CCB">
            <w:pPr>
              <w:pStyle w:val="26"/>
              <w:bidi w:val="0"/>
              <w:rPr>
                <w:rFonts w:hint="default"/>
              </w:rPr>
            </w:pPr>
            <w:r>
              <w:rPr>
                <w:rFonts w:hint="default"/>
                <w:lang w:val="en-US"/>
              </w:rPr>
              <w:t>18,2</w:t>
            </w:r>
          </w:p>
        </w:tc>
        <w:tc>
          <w:tcPr>
            <w:tcW w:w="417" w:type="pct"/>
            <w:noWrap w:val="0"/>
            <w:vAlign w:val="center"/>
          </w:tcPr>
          <w:p w14:paraId="60B4BD08">
            <w:pPr>
              <w:pStyle w:val="26"/>
              <w:bidi w:val="0"/>
              <w:rPr>
                <w:rFonts w:hint="default"/>
              </w:rPr>
            </w:pPr>
            <w:r>
              <w:rPr>
                <w:rFonts w:hint="eastAsia"/>
                <w:lang w:val="en-US" w:eastAsia="zh-CN"/>
              </w:rPr>
              <w:t>否</w:t>
            </w:r>
          </w:p>
        </w:tc>
        <w:tc>
          <w:tcPr>
            <w:tcW w:w="920" w:type="pct"/>
            <w:noWrap w:val="0"/>
            <w:vAlign w:val="center"/>
          </w:tcPr>
          <w:p w14:paraId="02157A7D">
            <w:pPr>
              <w:pStyle w:val="26"/>
              <w:bidi w:val="0"/>
              <w:rPr>
                <w:rFonts w:hint="default"/>
              </w:rPr>
            </w:pPr>
          </w:p>
        </w:tc>
      </w:tr>
      <w:tr w14:paraId="0DF8B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7B56C38">
            <w:pPr>
              <w:pStyle w:val="26"/>
              <w:bidi w:val="0"/>
              <w:rPr>
                <w:rFonts w:hint="default"/>
                <w:lang w:val="en-US" w:eastAsia="zh-CN"/>
              </w:rPr>
            </w:pPr>
            <w:r>
              <w:rPr>
                <w:rFonts w:hint="default"/>
                <w:lang w:val="en-US" w:eastAsia="zh-CN"/>
              </w:rPr>
              <w:t>84</w:t>
            </w:r>
          </w:p>
        </w:tc>
        <w:tc>
          <w:tcPr>
            <w:tcW w:w="1004" w:type="pct"/>
            <w:noWrap w:val="0"/>
            <w:vAlign w:val="center"/>
          </w:tcPr>
          <w:p w14:paraId="5B4A247F">
            <w:pPr>
              <w:pStyle w:val="26"/>
              <w:bidi w:val="0"/>
              <w:rPr>
                <w:rFonts w:hint="default"/>
              </w:rPr>
            </w:pPr>
            <w:r>
              <w:rPr>
                <w:rFonts w:hint="default"/>
                <w:lang w:val="en-US"/>
              </w:rPr>
              <w:t>bckcje</w:t>
            </w:r>
          </w:p>
        </w:tc>
        <w:tc>
          <w:tcPr>
            <w:tcW w:w="1087" w:type="pct"/>
            <w:noWrap w:val="0"/>
            <w:vAlign w:val="center"/>
          </w:tcPr>
          <w:p w14:paraId="00775AE7">
            <w:pPr>
              <w:pStyle w:val="26"/>
              <w:bidi w:val="0"/>
              <w:rPr>
                <w:rFonts w:hint="default"/>
              </w:rPr>
            </w:pPr>
            <w:r>
              <w:rPr>
                <w:rFonts w:hint="eastAsia"/>
                <w:lang w:val="en-US" w:eastAsia="zh-CN"/>
              </w:rPr>
              <w:t>本次扣除金额</w:t>
            </w:r>
          </w:p>
        </w:tc>
        <w:tc>
          <w:tcPr>
            <w:tcW w:w="753" w:type="pct"/>
            <w:noWrap w:val="0"/>
            <w:vAlign w:val="center"/>
          </w:tcPr>
          <w:p w14:paraId="7EB74B92">
            <w:pPr>
              <w:pStyle w:val="26"/>
              <w:bidi w:val="0"/>
              <w:rPr>
                <w:rFonts w:hint="default"/>
              </w:rPr>
            </w:pPr>
            <w:r>
              <w:rPr>
                <w:rFonts w:hint="default"/>
                <w:lang w:val="en-US"/>
              </w:rPr>
              <w:t>number</w:t>
            </w:r>
          </w:p>
        </w:tc>
        <w:tc>
          <w:tcPr>
            <w:tcW w:w="418" w:type="pct"/>
            <w:noWrap w:val="0"/>
            <w:vAlign w:val="center"/>
          </w:tcPr>
          <w:p w14:paraId="5C2C6C06">
            <w:pPr>
              <w:pStyle w:val="26"/>
              <w:bidi w:val="0"/>
              <w:rPr>
                <w:rFonts w:hint="default"/>
              </w:rPr>
            </w:pPr>
            <w:r>
              <w:rPr>
                <w:rFonts w:hint="default"/>
                <w:lang w:val="en-US"/>
              </w:rPr>
              <w:t>18,2</w:t>
            </w:r>
          </w:p>
        </w:tc>
        <w:tc>
          <w:tcPr>
            <w:tcW w:w="417" w:type="pct"/>
            <w:noWrap w:val="0"/>
            <w:vAlign w:val="center"/>
          </w:tcPr>
          <w:p w14:paraId="7134D6C7">
            <w:pPr>
              <w:pStyle w:val="26"/>
              <w:bidi w:val="0"/>
              <w:rPr>
                <w:rFonts w:hint="default"/>
              </w:rPr>
            </w:pPr>
            <w:r>
              <w:rPr>
                <w:rFonts w:hint="default"/>
              </w:rPr>
              <w:t>否</w:t>
            </w:r>
          </w:p>
        </w:tc>
        <w:tc>
          <w:tcPr>
            <w:tcW w:w="920" w:type="pct"/>
            <w:noWrap w:val="0"/>
            <w:vAlign w:val="center"/>
          </w:tcPr>
          <w:p w14:paraId="14B3F09E">
            <w:pPr>
              <w:pStyle w:val="26"/>
              <w:bidi w:val="0"/>
              <w:rPr>
                <w:rFonts w:hint="default"/>
              </w:rPr>
            </w:pPr>
            <w:r>
              <w:rPr>
                <w:rFonts w:hint="eastAsia"/>
                <w:lang w:val="en-US" w:eastAsia="zh-CN"/>
              </w:rPr>
              <w:t>该字段需要小于等于凭证合计金额。</w:t>
            </w:r>
          </w:p>
        </w:tc>
      </w:tr>
      <w:tr w14:paraId="073538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A8F224">
            <w:pPr>
              <w:pStyle w:val="26"/>
              <w:bidi w:val="0"/>
              <w:rPr>
                <w:rFonts w:hint="default"/>
                <w:lang w:val="en-US" w:eastAsia="zh-CN"/>
              </w:rPr>
            </w:pPr>
            <w:r>
              <w:rPr>
                <w:rFonts w:hint="default"/>
                <w:lang w:val="en-US" w:eastAsia="zh-CN"/>
              </w:rPr>
              <w:t>85</w:t>
            </w:r>
          </w:p>
        </w:tc>
        <w:tc>
          <w:tcPr>
            <w:tcW w:w="1004" w:type="pct"/>
            <w:noWrap w:val="0"/>
            <w:vAlign w:val="center"/>
          </w:tcPr>
          <w:p w14:paraId="065DBFF2">
            <w:pPr>
              <w:pStyle w:val="26"/>
              <w:bidi w:val="0"/>
              <w:rPr>
                <w:rFonts w:hint="default"/>
              </w:rPr>
            </w:pPr>
            <w:r>
              <w:rPr>
                <w:rFonts w:hint="default"/>
                <w:lang w:val="en-US" w:eastAsia="zh-CN"/>
              </w:rPr>
              <w:t>bz</w:t>
            </w:r>
          </w:p>
        </w:tc>
        <w:tc>
          <w:tcPr>
            <w:tcW w:w="1087" w:type="pct"/>
            <w:noWrap w:val="0"/>
            <w:vAlign w:val="center"/>
          </w:tcPr>
          <w:p w14:paraId="53E54294">
            <w:pPr>
              <w:pStyle w:val="26"/>
              <w:bidi w:val="0"/>
              <w:rPr>
                <w:rFonts w:hint="default"/>
              </w:rPr>
            </w:pPr>
            <w:r>
              <w:rPr>
                <w:rFonts w:hint="eastAsia"/>
                <w:lang w:val="en-US" w:eastAsia="zh-CN"/>
              </w:rPr>
              <w:t>备注</w:t>
            </w:r>
          </w:p>
        </w:tc>
        <w:tc>
          <w:tcPr>
            <w:tcW w:w="753" w:type="pct"/>
            <w:noWrap w:val="0"/>
            <w:vAlign w:val="center"/>
          </w:tcPr>
          <w:p w14:paraId="312AE366">
            <w:pPr>
              <w:pStyle w:val="26"/>
              <w:bidi w:val="0"/>
              <w:rPr>
                <w:rFonts w:hint="default"/>
              </w:rPr>
            </w:pPr>
            <w:r>
              <w:rPr>
                <w:rFonts w:hint="default"/>
              </w:rPr>
              <w:t>varchar</w:t>
            </w:r>
          </w:p>
        </w:tc>
        <w:tc>
          <w:tcPr>
            <w:tcW w:w="418" w:type="pct"/>
            <w:noWrap w:val="0"/>
            <w:vAlign w:val="center"/>
          </w:tcPr>
          <w:p w14:paraId="38EA9790">
            <w:pPr>
              <w:pStyle w:val="26"/>
              <w:bidi w:val="0"/>
              <w:rPr>
                <w:rFonts w:hint="default"/>
              </w:rPr>
            </w:pPr>
            <w:r>
              <w:rPr>
                <w:rFonts w:hint="default"/>
                <w:lang w:val="en-US"/>
              </w:rPr>
              <w:t>450</w:t>
            </w:r>
          </w:p>
        </w:tc>
        <w:tc>
          <w:tcPr>
            <w:tcW w:w="417" w:type="pct"/>
            <w:noWrap w:val="0"/>
            <w:vAlign w:val="center"/>
          </w:tcPr>
          <w:p w14:paraId="4F78D098">
            <w:pPr>
              <w:pStyle w:val="26"/>
              <w:bidi w:val="0"/>
              <w:rPr>
                <w:rFonts w:hint="default"/>
              </w:rPr>
            </w:pPr>
            <w:r>
              <w:rPr>
                <w:rFonts w:hint="eastAsia"/>
                <w:lang w:val="en-US" w:eastAsia="zh-CN"/>
              </w:rPr>
              <w:t>否</w:t>
            </w:r>
          </w:p>
        </w:tc>
        <w:tc>
          <w:tcPr>
            <w:tcW w:w="920" w:type="pct"/>
            <w:noWrap w:val="0"/>
            <w:vAlign w:val="center"/>
          </w:tcPr>
          <w:p w14:paraId="35C56F16">
            <w:pPr>
              <w:pStyle w:val="26"/>
              <w:bidi w:val="0"/>
              <w:rPr>
                <w:rFonts w:hint="default"/>
              </w:rPr>
            </w:pPr>
          </w:p>
        </w:tc>
      </w:tr>
    </w:tbl>
    <w:p w14:paraId="24C0FF3C">
      <w:pPr>
        <w:pStyle w:val="6"/>
        <w:bidi w:val="0"/>
        <w:rPr>
          <w:rFonts w:hint="default"/>
          <w:lang w:eastAsia="zh-CN"/>
        </w:rPr>
      </w:pPr>
      <w:bookmarkStart w:id="349" w:name="_Toc11554"/>
      <w:r>
        <w:rPr>
          <w:rFonts w:hint="default"/>
        </w:rPr>
        <w:t>15.4</w:t>
      </w:r>
      <w:r>
        <w:rPr>
          <w:rFonts w:hint="default"/>
          <w:lang w:eastAsia="zh-CN"/>
        </w:rPr>
        <w:t>请求报文示例</w:t>
      </w:r>
      <w:bookmarkEnd w:id="34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030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37B40C">
            <w:pPr>
              <w:bidi w:val="0"/>
              <w:rPr>
                <w:rFonts w:hint="default"/>
              </w:rPr>
            </w:pPr>
            <w:r>
              <w:rPr>
                <w:rFonts w:hint="default"/>
              </w:rPr>
              <w:t>[</w:t>
            </w:r>
          </w:p>
          <w:p w14:paraId="7B966116">
            <w:pPr>
              <w:bidi w:val="0"/>
              <w:rPr>
                <w:rFonts w:hint="default"/>
              </w:rPr>
            </w:pPr>
            <w:r>
              <w:rPr>
                <w:rFonts w:hint="default"/>
              </w:rPr>
              <w:tab/>
            </w:r>
            <w:r>
              <w:rPr>
                <w:rFonts w:hint="default"/>
              </w:rPr>
              <w:t>{</w:t>
            </w:r>
          </w:p>
          <w:p w14:paraId="0FEA56E9">
            <w:pPr>
              <w:bidi w:val="0"/>
              <w:rPr>
                <w:rFonts w:hint="default"/>
              </w:rPr>
            </w:pPr>
            <w:r>
              <w:rPr>
                <w:rFonts w:hint="default"/>
              </w:rPr>
              <w:tab/>
            </w:r>
            <w:r>
              <w:rPr>
                <w:rFonts w:hint="default"/>
              </w:rPr>
              <w:tab/>
            </w:r>
            <w:r>
              <w:rPr>
                <w:rFonts w:hint="default"/>
              </w:rPr>
              <w:t>"fphm": "发票号码",</w:t>
            </w:r>
          </w:p>
          <w:p w14:paraId="4935EA0F">
            <w:pPr>
              <w:bidi w:val="0"/>
              <w:rPr>
                <w:rFonts w:hint="default"/>
              </w:rPr>
            </w:pPr>
            <w:r>
              <w:rPr>
                <w:rFonts w:hint="default"/>
              </w:rPr>
              <w:tab/>
            </w:r>
            <w:r>
              <w:rPr>
                <w:rFonts w:hint="default"/>
              </w:rPr>
              <w:tab/>
            </w:r>
            <w:r>
              <w:rPr>
                <w:rFonts w:hint="default"/>
              </w:rPr>
              <w:t>"lzfpbz": "蓝字发票标志",</w:t>
            </w:r>
          </w:p>
          <w:p w14:paraId="46786021">
            <w:pPr>
              <w:bidi w:val="0"/>
              <w:rPr>
                <w:rFonts w:hint="default"/>
              </w:rPr>
            </w:pPr>
            <w:r>
              <w:rPr>
                <w:rFonts w:hint="default"/>
              </w:rPr>
              <w:tab/>
            </w:r>
            <w:r>
              <w:rPr>
                <w:rFonts w:hint="default"/>
              </w:rPr>
              <w:tab/>
            </w:r>
            <w:r>
              <w:rPr>
                <w:rFonts w:hint="default"/>
              </w:rPr>
              <w:t>"ptbh": "平台编号",</w:t>
            </w:r>
          </w:p>
          <w:p w14:paraId="1754CA71">
            <w:pPr>
              <w:bidi w:val="0"/>
              <w:rPr>
                <w:rFonts w:hint="default"/>
              </w:rPr>
            </w:pPr>
            <w:r>
              <w:rPr>
                <w:rFonts w:hint="default"/>
              </w:rPr>
              <w:tab/>
            </w:r>
            <w:r>
              <w:rPr>
                <w:rFonts w:hint="default"/>
              </w:rPr>
              <w:tab/>
            </w:r>
            <w:r>
              <w:rPr>
                <w:rFonts w:hint="default"/>
              </w:rPr>
              <w:t>"fppz": "发票票种",</w:t>
            </w:r>
          </w:p>
          <w:p w14:paraId="16FC9978">
            <w:pPr>
              <w:bidi w:val="0"/>
              <w:rPr>
                <w:rFonts w:hint="default"/>
              </w:rPr>
            </w:pPr>
            <w:r>
              <w:rPr>
                <w:rFonts w:hint="default"/>
              </w:rPr>
              <w:tab/>
            </w:r>
            <w:r>
              <w:rPr>
                <w:rFonts w:hint="default"/>
              </w:rPr>
              <w:tab/>
            </w:r>
            <w:r>
              <w:rPr>
                <w:rFonts w:hint="default"/>
              </w:rPr>
              <w:t>"</w:t>
            </w:r>
            <w:r>
              <w:rPr>
                <w:rFonts w:hint="default"/>
                <w:lang w:val="en-US" w:eastAsia="zh-CN"/>
              </w:rPr>
              <w:t>gmfzrrbz</w:t>
            </w:r>
            <w:r>
              <w:rPr>
                <w:rFonts w:hint="default"/>
              </w:rPr>
              <w:t>": "购买方自然人标志",</w:t>
            </w:r>
          </w:p>
          <w:p w14:paraId="19009AD3">
            <w:pPr>
              <w:bidi w:val="0"/>
              <w:rPr>
                <w:rFonts w:hint="default"/>
              </w:rPr>
            </w:pPr>
            <w:r>
              <w:rPr>
                <w:rFonts w:hint="default"/>
              </w:rPr>
              <w:tab/>
            </w:r>
            <w:r>
              <w:rPr>
                <w:rFonts w:hint="default"/>
              </w:rPr>
              <w:tab/>
            </w:r>
            <w:r>
              <w:rPr>
                <w:rFonts w:hint="default"/>
              </w:rPr>
              <w:t>"tdys": "特定要素",</w:t>
            </w:r>
          </w:p>
          <w:p w14:paraId="1D115EF1">
            <w:pPr>
              <w:bidi w:val="0"/>
              <w:rPr>
                <w:rFonts w:hint="default"/>
              </w:rPr>
            </w:pPr>
            <w:r>
              <w:rPr>
                <w:rFonts w:hint="default"/>
              </w:rPr>
              <w:tab/>
            </w:r>
            <w:r>
              <w:rPr>
                <w:rFonts w:hint="default"/>
              </w:rPr>
              <w:tab/>
            </w:r>
            <w:r>
              <w:rPr>
                <w:rFonts w:hint="default"/>
              </w:rPr>
              <w:t>"qyDm": "区域代码",</w:t>
            </w:r>
          </w:p>
          <w:p w14:paraId="17D18A38">
            <w:pPr>
              <w:bidi w:val="0"/>
              <w:rPr>
                <w:rFonts w:hint="default"/>
              </w:rPr>
            </w:pPr>
            <w:r>
              <w:rPr>
                <w:rFonts w:hint="default"/>
              </w:rPr>
              <w:tab/>
            </w:r>
            <w:r>
              <w:rPr>
                <w:rFonts w:hint="default"/>
              </w:rPr>
              <w:tab/>
            </w:r>
            <w:r>
              <w:rPr>
                <w:rFonts w:hint="default"/>
              </w:rPr>
              <w:t>"cezslxDm": "差额征税类型代码",</w:t>
            </w:r>
          </w:p>
          <w:p w14:paraId="7C9F009B">
            <w:pPr>
              <w:bidi w:val="0"/>
              <w:rPr>
                <w:rFonts w:hint="default"/>
              </w:rPr>
            </w:pPr>
            <w:r>
              <w:rPr>
                <w:rFonts w:hint="default"/>
              </w:rPr>
              <w:tab/>
            </w:r>
            <w:r>
              <w:rPr>
                <w:rFonts w:hint="default"/>
              </w:rPr>
              <w:tab/>
            </w:r>
            <w:r>
              <w:rPr>
                <w:rFonts w:hint="default"/>
              </w:rPr>
              <w:t>"sgfplxDm": "收购发票类型代码",</w:t>
            </w:r>
          </w:p>
          <w:p w14:paraId="07551839">
            <w:pPr>
              <w:bidi w:val="0"/>
              <w:rPr>
                <w:rFonts w:hint="default"/>
              </w:rPr>
            </w:pPr>
            <w:r>
              <w:rPr>
                <w:rFonts w:hint="default"/>
              </w:rPr>
              <w:tab/>
            </w:r>
            <w:r>
              <w:rPr>
                <w:rFonts w:hint="default"/>
              </w:rPr>
              <w:tab/>
            </w:r>
            <w:r>
              <w:rPr>
                <w:rFonts w:hint="default"/>
              </w:rPr>
              <w:t>"ckywsyzcDm": "出口业务适用政策代码",</w:t>
            </w:r>
          </w:p>
          <w:p w14:paraId="447C0241">
            <w:pPr>
              <w:bidi w:val="0"/>
              <w:rPr>
                <w:rFonts w:hint="default"/>
              </w:rPr>
            </w:pPr>
            <w:r>
              <w:rPr>
                <w:rFonts w:hint="default"/>
              </w:rPr>
              <w:tab/>
            </w:r>
            <w:r>
              <w:rPr>
                <w:rFonts w:hint="default"/>
              </w:rPr>
              <w:tab/>
            </w:r>
            <w:r>
              <w:rPr>
                <w:rFonts w:hint="default"/>
              </w:rPr>
              <w:t>"zzsjzjtDm": "增值税即征即退代码",</w:t>
            </w:r>
          </w:p>
          <w:p w14:paraId="2B633E9A">
            <w:pPr>
              <w:bidi w:val="0"/>
              <w:rPr>
                <w:rFonts w:hint="default"/>
              </w:rPr>
            </w:pPr>
            <w:r>
              <w:rPr>
                <w:rFonts w:hint="default"/>
              </w:rPr>
              <w:tab/>
            </w:r>
            <w:r>
              <w:rPr>
                <w:rFonts w:hint="default"/>
              </w:rPr>
              <w:tab/>
            </w:r>
            <w:r>
              <w:rPr>
                <w:rFonts w:hint="default"/>
              </w:rPr>
              <w:t>"xsfnsrsbh": "（销售方）统一社会信用代码/纳税人识别号/身份证件号码",</w:t>
            </w:r>
          </w:p>
          <w:p w14:paraId="64D47112">
            <w:pPr>
              <w:bidi w:val="0"/>
              <w:rPr>
                <w:rFonts w:hint="default"/>
              </w:rPr>
            </w:pPr>
            <w:r>
              <w:rPr>
                <w:rFonts w:hint="default"/>
              </w:rPr>
              <w:tab/>
            </w:r>
            <w:r>
              <w:rPr>
                <w:rFonts w:hint="default"/>
              </w:rPr>
              <w:tab/>
            </w:r>
            <w:r>
              <w:rPr>
                <w:rFonts w:hint="default"/>
              </w:rPr>
              <w:t>"xsfmc": "（销售方）名称",</w:t>
            </w:r>
          </w:p>
          <w:p w14:paraId="40CA4618">
            <w:pPr>
              <w:bidi w:val="0"/>
              <w:rPr>
                <w:rFonts w:hint="default"/>
              </w:rPr>
            </w:pPr>
            <w:r>
              <w:rPr>
                <w:rFonts w:hint="default"/>
              </w:rPr>
              <w:tab/>
            </w:r>
            <w:r>
              <w:rPr>
                <w:rFonts w:hint="default"/>
              </w:rPr>
              <w:tab/>
            </w:r>
            <w:r>
              <w:rPr>
                <w:rFonts w:hint="default"/>
              </w:rPr>
              <w:t>"xsfdz": "销售方地址",</w:t>
            </w:r>
          </w:p>
          <w:p w14:paraId="63D3D0A3">
            <w:pPr>
              <w:bidi w:val="0"/>
              <w:rPr>
                <w:rFonts w:hint="default"/>
              </w:rPr>
            </w:pPr>
            <w:r>
              <w:rPr>
                <w:rFonts w:hint="default"/>
              </w:rPr>
              <w:tab/>
            </w:r>
            <w:r>
              <w:rPr>
                <w:rFonts w:hint="default"/>
              </w:rPr>
              <w:tab/>
            </w:r>
            <w:r>
              <w:rPr>
                <w:rFonts w:hint="default"/>
              </w:rPr>
              <w:t>"xsfdh": "销售方电话",</w:t>
            </w:r>
          </w:p>
          <w:p w14:paraId="1588F7CC">
            <w:pPr>
              <w:bidi w:val="0"/>
              <w:rPr>
                <w:rFonts w:hint="default"/>
              </w:rPr>
            </w:pPr>
            <w:r>
              <w:rPr>
                <w:rFonts w:hint="default"/>
              </w:rPr>
              <w:tab/>
            </w:r>
            <w:r>
              <w:rPr>
                <w:rFonts w:hint="default"/>
              </w:rPr>
              <w:tab/>
            </w:r>
            <w:r>
              <w:rPr>
                <w:rFonts w:hint="default"/>
              </w:rPr>
              <w:t>"xsfkhh": "销售方开户行",</w:t>
            </w:r>
          </w:p>
          <w:p w14:paraId="38533617">
            <w:pPr>
              <w:bidi w:val="0"/>
              <w:rPr>
                <w:rFonts w:hint="default"/>
              </w:rPr>
            </w:pPr>
            <w:r>
              <w:rPr>
                <w:rFonts w:hint="default"/>
              </w:rPr>
              <w:tab/>
            </w:r>
            <w:r>
              <w:rPr>
                <w:rFonts w:hint="default"/>
              </w:rPr>
              <w:tab/>
            </w:r>
            <w:r>
              <w:rPr>
                <w:rFonts w:hint="default"/>
              </w:rPr>
              <w:t>"xsfzh": "销售方账号",</w:t>
            </w:r>
          </w:p>
          <w:p w14:paraId="47D70511">
            <w:pPr>
              <w:bidi w:val="0"/>
              <w:rPr>
                <w:rFonts w:hint="default"/>
              </w:rPr>
            </w:pPr>
            <w:r>
              <w:rPr>
                <w:rFonts w:hint="default"/>
              </w:rPr>
              <w:tab/>
            </w:r>
            <w:r>
              <w:rPr>
                <w:rFonts w:hint="default"/>
              </w:rPr>
              <w:tab/>
            </w:r>
            <w:r>
              <w:rPr>
                <w:rFonts w:hint="default"/>
              </w:rPr>
              <w:t>"gmfnsrsbh": "（购买方）统一社会信用代码/纳税人识别号/身份证件号码",</w:t>
            </w:r>
          </w:p>
          <w:p w14:paraId="2E6B3860">
            <w:pPr>
              <w:bidi w:val="0"/>
              <w:rPr>
                <w:rFonts w:hint="default"/>
              </w:rPr>
            </w:pPr>
            <w:r>
              <w:rPr>
                <w:rFonts w:hint="default"/>
              </w:rPr>
              <w:tab/>
            </w:r>
            <w:r>
              <w:rPr>
                <w:rFonts w:hint="default"/>
              </w:rPr>
              <w:tab/>
            </w:r>
            <w:r>
              <w:rPr>
                <w:rFonts w:hint="default"/>
              </w:rPr>
              <w:t>"zrrzjlxDm": "（购买方）自然人证件类型",</w:t>
            </w:r>
          </w:p>
          <w:p w14:paraId="708EEAF4">
            <w:pPr>
              <w:bidi w:val="0"/>
              <w:rPr>
                <w:rFonts w:hint="default"/>
              </w:rPr>
            </w:pPr>
            <w:r>
              <w:rPr>
                <w:rFonts w:hint="default"/>
              </w:rPr>
              <w:tab/>
            </w:r>
            <w:r>
              <w:rPr>
                <w:rFonts w:hint="default"/>
              </w:rPr>
              <w:tab/>
            </w:r>
            <w:r>
              <w:rPr>
                <w:rFonts w:hint="default"/>
              </w:rPr>
              <w:t>"zrrzjhm": "（购买方）自然人证件号码",</w:t>
            </w:r>
          </w:p>
          <w:p w14:paraId="43F73E78">
            <w:pPr>
              <w:bidi w:val="0"/>
              <w:rPr>
                <w:rFonts w:hint="default"/>
              </w:rPr>
            </w:pPr>
            <w:r>
              <w:rPr>
                <w:rFonts w:hint="default"/>
              </w:rPr>
              <w:tab/>
            </w:r>
            <w:r>
              <w:rPr>
                <w:rFonts w:hint="default"/>
              </w:rPr>
              <w:tab/>
            </w:r>
            <w:r>
              <w:rPr>
                <w:rFonts w:hint="default"/>
              </w:rPr>
              <w:t>"zrrgjDm": "（购买方）自然人国籍代码",</w:t>
            </w:r>
          </w:p>
          <w:p w14:paraId="17032A78">
            <w:pPr>
              <w:bidi w:val="0"/>
              <w:rPr>
                <w:rFonts w:hint="default"/>
              </w:rPr>
            </w:pPr>
            <w:r>
              <w:rPr>
                <w:rFonts w:hint="default"/>
              </w:rPr>
              <w:tab/>
            </w:r>
            <w:r>
              <w:rPr>
                <w:rFonts w:hint="default"/>
              </w:rPr>
              <w:tab/>
            </w:r>
            <w:r>
              <w:rPr>
                <w:rFonts w:hint="default"/>
              </w:rPr>
              <w:t>"gmfmc": "（购买方）名称",</w:t>
            </w:r>
          </w:p>
          <w:p w14:paraId="687AB480">
            <w:pPr>
              <w:bidi w:val="0"/>
              <w:rPr>
                <w:rFonts w:hint="default"/>
              </w:rPr>
            </w:pPr>
            <w:r>
              <w:rPr>
                <w:rFonts w:hint="default"/>
              </w:rPr>
              <w:tab/>
            </w:r>
            <w:r>
              <w:rPr>
                <w:rFonts w:hint="default"/>
              </w:rPr>
              <w:tab/>
            </w:r>
            <w:r>
              <w:rPr>
                <w:rFonts w:hint="default"/>
              </w:rPr>
              <w:t>"gmfdz": "购买方地址",</w:t>
            </w:r>
          </w:p>
          <w:p w14:paraId="6208E07D">
            <w:pPr>
              <w:bidi w:val="0"/>
              <w:rPr>
                <w:rFonts w:hint="default"/>
              </w:rPr>
            </w:pPr>
            <w:r>
              <w:rPr>
                <w:rFonts w:hint="default"/>
              </w:rPr>
              <w:tab/>
            </w:r>
            <w:r>
              <w:rPr>
                <w:rFonts w:hint="default"/>
              </w:rPr>
              <w:tab/>
            </w:r>
            <w:r>
              <w:rPr>
                <w:rFonts w:hint="default"/>
              </w:rPr>
              <w:t>"gmfdh": "购买方电话",</w:t>
            </w:r>
          </w:p>
          <w:p w14:paraId="27B12287">
            <w:pPr>
              <w:bidi w:val="0"/>
              <w:rPr>
                <w:rFonts w:hint="default"/>
              </w:rPr>
            </w:pPr>
            <w:r>
              <w:rPr>
                <w:rFonts w:hint="default"/>
              </w:rPr>
              <w:tab/>
            </w:r>
            <w:r>
              <w:rPr>
                <w:rFonts w:hint="default"/>
              </w:rPr>
              <w:tab/>
            </w:r>
            <w:r>
              <w:rPr>
                <w:rFonts w:hint="default"/>
              </w:rPr>
              <w:t>"gmfkhh": "购买方开户行名称",</w:t>
            </w:r>
          </w:p>
          <w:p w14:paraId="2D308AA1">
            <w:pPr>
              <w:bidi w:val="0"/>
              <w:rPr>
                <w:rFonts w:hint="default"/>
              </w:rPr>
            </w:pPr>
            <w:r>
              <w:rPr>
                <w:rFonts w:hint="default"/>
              </w:rPr>
              <w:tab/>
            </w:r>
            <w:r>
              <w:rPr>
                <w:rFonts w:hint="default"/>
              </w:rPr>
              <w:tab/>
            </w:r>
            <w:r>
              <w:rPr>
                <w:rFonts w:hint="default"/>
              </w:rPr>
              <w:t>"gmfzh": "购买方开户行银行账号",</w:t>
            </w:r>
          </w:p>
          <w:p w14:paraId="3D648260">
            <w:pPr>
              <w:bidi w:val="0"/>
              <w:rPr>
                <w:rFonts w:hint="default"/>
              </w:rPr>
            </w:pPr>
            <w:r>
              <w:rPr>
                <w:rFonts w:hint="default"/>
              </w:rPr>
              <w:tab/>
            </w:r>
            <w:r>
              <w:rPr>
                <w:rFonts w:hint="default"/>
              </w:rPr>
              <w:tab/>
            </w:r>
            <w:r>
              <w:rPr>
                <w:rFonts w:hint="default"/>
              </w:rPr>
              <w:t>"gmfjbr": "经办人",</w:t>
            </w:r>
          </w:p>
          <w:p w14:paraId="57F0BBB7">
            <w:pPr>
              <w:bidi w:val="0"/>
              <w:rPr>
                <w:rFonts w:hint="default"/>
              </w:rPr>
            </w:pPr>
            <w:r>
              <w:rPr>
                <w:rFonts w:hint="default"/>
              </w:rPr>
              <w:tab/>
            </w:r>
            <w:r>
              <w:rPr>
                <w:rFonts w:hint="default"/>
              </w:rPr>
              <w:tab/>
            </w:r>
            <w:r>
              <w:rPr>
                <w:rFonts w:hint="default"/>
              </w:rPr>
              <w:t>"jbrsfzjhm": "经办人身份证件号码",</w:t>
            </w:r>
          </w:p>
          <w:p w14:paraId="31854566">
            <w:pPr>
              <w:bidi w:val="0"/>
              <w:rPr>
                <w:rFonts w:hint="default"/>
              </w:rPr>
            </w:pPr>
            <w:r>
              <w:rPr>
                <w:rFonts w:hint="default"/>
              </w:rPr>
              <w:tab/>
            </w:r>
            <w:r>
              <w:rPr>
                <w:rFonts w:hint="default"/>
              </w:rPr>
              <w:tab/>
            </w:r>
            <w:r>
              <w:rPr>
                <w:rFonts w:hint="default"/>
              </w:rPr>
              <w:t>"gmfjbrlxdh": "经办人联系电话",</w:t>
            </w:r>
          </w:p>
          <w:p w14:paraId="03F83583">
            <w:pPr>
              <w:bidi w:val="0"/>
              <w:rPr>
                <w:rFonts w:hint="default"/>
              </w:rPr>
            </w:pPr>
            <w:r>
              <w:rPr>
                <w:rFonts w:hint="default"/>
              </w:rPr>
              <w:tab/>
            </w:r>
            <w:r>
              <w:rPr>
                <w:rFonts w:hint="default"/>
              </w:rPr>
              <w:tab/>
            </w:r>
            <w:r>
              <w:rPr>
                <w:rFonts w:hint="default"/>
              </w:rPr>
              <w:t>"hjje": "合计金额",</w:t>
            </w:r>
          </w:p>
          <w:p w14:paraId="33151679">
            <w:pPr>
              <w:bidi w:val="0"/>
              <w:rPr>
                <w:rFonts w:hint="default"/>
              </w:rPr>
            </w:pPr>
            <w:r>
              <w:rPr>
                <w:rFonts w:hint="default"/>
              </w:rPr>
              <w:tab/>
            </w:r>
            <w:r>
              <w:rPr>
                <w:rFonts w:hint="default"/>
              </w:rPr>
              <w:tab/>
            </w:r>
            <w:r>
              <w:rPr>
                <w:rFonts w:hint="default"/>
              </w:rPr>
              <w:t>"hjse": "合计税额",</w:t>
            </w:r>
          </w:p>
          <w:p w14:paraId="0566613E">
            <w:pPr>
              <w:bidi w:val="0"/>
              <w:rPr>
                <w:rFonts w:hint="default"/>
              </w:rPr>
            </w:pPr>
            <w:r>
              <w:rPr>
                <w:rFonts w:hint="default"/>
              </w:rPr>
              <w:tab/>
            </w:r>
            <w:r>
              <w:rPr>
                <w:rFonts w:hint="default"/>
              </w:rPr>
              <w:tab/>
            </w:r>
            <w:r>
              <w:rPr>
                <w:rFonts w:hint="default"/>
              </w:rPr>
              <w:t>"jshj": "价税合计",</w:t>
            </w:r>
          </w:p>
          <w:p w14:paraId="3B7FB505">
            <w:pPr>
              <w:bidi w:val="0"/>
              <w:rPr>
                <w:rFonts w:hint="default"/>
              </w:rPr>
            </w:pPr>
            <w:r>
              <w:rPr>
                <w:rFonts w:hint="default"/>
              </w:rPr>
              <w:tab/>
            </w:r>
            <w:r>
              <w:rPr>
                <w:rFonts w:hint="default"/>
              </w:rPr>
              <w:tab/>
            </w:r>
            <w:r>
              <w:rPr>
                <w:rFonts w:hint="default"/>
              </w:rPr>
              <w:t>"skyhmc": "收款银行名称",</w:t>
            </w:r>
          </w:p>
          <w:p w14:paraId="2435ED4B">
            <w:pPr>
              <w:bidi w:val="0"/>
              <w:rPr>
                <w:rFonts w:hint="default"/>
              </w:rPr>
            </w:pPr>
            <w:r>
              <w:rPr>
                <w:rFonts w:hint="default"/>
              </w:rPr>
              <w:tab/>
            </w:r>
            <w:r>
              <w:rPr>
                <w:rFonts w:hint="default"/>
              </w:rPr>
              <w:tab/>
            </w:r>
            <w:r>
              <w:rPr>
                <w:rFonts w:hint="default"/>
              </w:rPr>
              <w:t>"skyhzh": "收款银行账号",</w:t>
            </w:r>
          </w:p>
          <w:p w14:paraId="7D3A514B">
            <w:pPr>
              <w:bidi w:val="0"/>
              <w:rPr>
                <w:rFonts w:hint="default"/>
              </w:rPr>
            </w:pPr>
            <w:r>
              <w:rPr>
                <w:rFonts w:hint="default"/>
              </w:rPr>
              <w:tab/>
            </w:r>
            <w:r>
              <w:rPr>
                <w:rFonts w:hint="default"/>
              </w:rPr>
              <w:tab/>
            </w:r>
            <w:r>
              <w:rPr>
                <w:rFonts w:hint="default"/>
              </w:rPr>
              <w:t>"jsfs": "结算方式",</w:t>
            </w:r>
          </w:p>
          <w:p w14:paraId="1F023B23">
            <w:pPr>
              <w:bidi w:val="0"/>
              <w:rPr>
                <w:rFonts w:hint="default"/>
              </w:rPr>
            </w:pPr>
            <w:r>
              <w:rPr>
                <w:rFonts w:hint="default"/>
              </w:rPr>
              <w:tab/>
            </w:r>
            <w:r>
              <w:rPr>
                <w:rFonts w:hint="default"/>
              </w:rPr>
              <w:tab/>
            </w:r>
            <w:r>
              <w:rPr>
                <w:rFonts w:hint="default"/>
              </w:rPr>
              <w:t>"ysxwfsd": "应税行为发生地",</w:t>
            </w:r>
          </w:p>
          <w:p w14:paraId="207A45E7">
            <w:pPr>
              <w:bidi w:val="0"/>
              <w:rPr>
                <w:rFonts w:hint="default"/>
              </w:rPr>
            </w:pPr>
            <w:r>
              <w:rPr>
                <w:rFonts w:hint="default"/>
              </w:rPr>
              <w:tab/>
            </w:r>
            <w:r>
              <w:rPr>
                <w:rFonts w:hint="default"/>
              </w:rPr>
              <w:tab/>
            </w:r>
            <w:r>
              <w:rPr>
                <w:rFonts w:hint="default"/>
              </w:rPr>
              <w:t>"kpr": "开票人",</w:t>
            </w:r>
          </w:p>
          <w:p w14:paraId="327D1377">
            <w:pPr>
              <w:bidi w:val="0"/>
              <w:rPr>
                <w:rFonts w:hint="default"/>
              </w:rPr>
            </w:pPr>
            <w:r>
              <w:rPr>
                <w:rFonts w:hint="default"/>
              </w:rPr>
              <w:tab/>
            </w:r>
            <w:r>
              <w:rPr>
                <w:rFonts w:hint="default"/>
              </w:rPr>
              <w:tab/>
            </w:r>
            <w:r>
              <w:rPr>
                <w:rFonts w:hint="default"/>
              </w:rPr>
              <w:t>"kprzjhm": "开票人证件号码",</w:t>
            </w:r>
          </w:p>
          <w:p w14:paraId="3E8327B2">
            <w:pPr>
              <w:bidi w:val="0"/>
              <w:rPr>
                <w:rFonts w:hint="default"/>
              </w:rPr>
            </w:pPr>
            <w:r>
              <w:rPr>
                <w:rFonts w:hint="default"/>
              </w:rPr>
              <w:tab/>
            </w:r>
            <w:r>
              <w:rPr>
                <w:rFonts w:hint="default"/>
              </w:rPr>
              <w:tab/>
            </w:r>
            <w:r>
              <w:rPr>
                <w:rFonts w:hint="default"/>
              </w:rPr>
              <w:t>"kprzjlx": "开票人证件类型",</w:t>
            </w:r>
          </w:p>
          <w:p w14:paraId="30C32DFE">
            <w:pPr>
              <w:bidi w:val="0"/>
              <w:rPr>
                <w:rFonts w:hint="default"/>
              </w:rPr>
            </w:pPr>
            <w:r>
              <w:rPr>
                <w:rFonts w:hint="default"/>
              </w:rPr>
              <w:tab/>
            </w:r>
            <w:r>
              <w:rPr>
                <w:rFonts w:hint="default"/>
              </w:rPr>
              <w:tab/>
            </w:r>
            <w:r>
              <w:rPr>
                <w:rFonts w:hint="default"/>
              </w:rPr>
              <w:t>"dylzfphm": "对应蓝字发票号码",</w:t>
            </w:r>
          </w:p>
          <w:p w14:paraId="23E02022">
            <w:pPr>
              <w:bidi w:val="0"/>
              <w:rPr>
                <w:rFonts w:hint="default"/>
              </w:rPr>
            </w:pPr>
            <w:r>
              <w:rPr>
                <w:rFonts w:hint="default"/>
              </w:rPr>
              <w:tab/>
            </w:r>
            <w:r>
              <w:rPr>
                <w:rFonts w:hint="default"/>
              </w:rPr>
              <w:tab/>
            </w:r>
            <w:r>
              <w:rPr>
                <w:rFonts w:hint="default"/>
              </w:rPr>
              <w:t>"hzqrxxdbh": "红字确认信息单编号",</w:t>
            </w:r>
          </w:p>
          <w:p w14:paraId="605D0AB1">
            <w:pPr>
              <w:bidi w:val="0"/>
              <w:rPr>
                <w:rFonts w:hint="default"/>
              </w:rPr>
            </w:pPr>
            <w:r>
              <w:rPr>
                <w:rFonts w:hint="default"/>
              </w:rPr>
              <w:tab/>
            </w:r>
            <w:r>
              <w:rPr>
                <w:rFonts w:hint="default"/>
              </w:rPr>
              <w:tab/>
            </w:r>
            <w:r>
              <w:rPr>
                <w:rFonts w:hint="default"/>
              </w:rPr>
              <w:t>"hzqrduuid": "红字确认单uuid",</w:t>
            </w:r>
          </w:p>
          <w:p w14:paraId="5F30D455">
            <w:pPr>
              <w:bidi w:val="0"/>
              <w:rPr>
                <w:rFonts w:hint="default"/>
              </w:rPr>
            </w:pPr>
            <w:r>
              <w:rPr>
                <w:rFonts w:hint="default"/>
              </w:rPr>
              <w:tab/>
            </w:r>
            <w:r>
              <w:rPr>
                <w:rFonts w:hint="default"/>
              </w:rPr>
              <w:tab/>
            </w:r>
            <w:r>
              <w:rPr>
                <w:rFonts w:hint="default"/>
              </w:rPr>
              <w:t>"bz": "备注",</w:t>
            </w:r>
          </w:p>
          <w:p w14:paraId="29788900">
            <w:pPr>
              <w:bidi w:val="0"/>
              <w:rPr>
                <w:rFonts w:hint="default"/>
              </w:rPr>
            </w:pPr>
            <w:r>
              <w:rPr>
                <w:rFonts w:hint="default"/>
              </w:rPr>
              <w:tab/>
            </w:r>
            <w:r>
              <w:rPr>
                <w:rFonts w:hint="default"/>
              </w:rPr>
              <w:tab/>
            </w:r>
            <w:r>
              <w:rPr>
                <w:rFonts w:hint="default"/>
              </w:rPr>
              <w:t>"ip": "服务器地址",</w:t>
            </w:r>
          </w:p>
          <w:p w14:paraId="1238994A">
            <w:pPr>
              <w:bidi w:val="0"/>
              <w:rPr>
                <w:rFonts w:hint="default"/>
              </w:rPr>
            </w:pPr>
            <w:r>
              <w:rPr>
                <w:rFonts w:hint="default"/>
              </w:rPr>
              <w:tab/>
            </w:r>
            <w:r>
              <w:rPr>
                <w:rFonts w:hint="default"/>
              </w:rPr>
              <w:tab/>
            </w:r>
            <w:r>
              <w:rPr>
                <w:rFonts w:hint="default"/>
              </w:rPr>
              <w:t>"macdz": "mac地址",</w:t>
            </w:r>
          </w:p>
          <w:p w14:paraId="204892BF">
            <w:pPr>
              <w:bidi w:val="0"/>
              <w:rPr>
                <w:rFonts w:hint="default"/>
              </w:rPr>
            </w:pPr>
            <w:r>
              <w:rPr>
                <w:rFonts w:hint="default"/>
              </w:rPr>
              <w:tab/>
            </w:r>
            <w:r>
              <w:rPr>
                <w:rFonts w:hint="default"/>
              </w:rPr>
              <w:tab/>
            </w:r>
            <w:r>
              <w:rPr>
                <w:rFonts w:hint="default"/>
              </w:rPr>
              <w:t>"cpuid": "CPU序列号",</w:t>
            </w:r>
          </w:p>
          <w:p w14:paraId="23CB429F">
            <w:pPr>
              <w:bidi w:val="0"/>
              <w:rPr>
                <w:rFonts w:hint="default"/>
              </w:rPr>
            </w:pPr>
            <w:r>
              <w:rPr>
                <w:rFonts w:hint="default"/>
              </w:rPr>
              <w:tab/>
            </w:r>
            <w:r>
              <w:rPr>
                <w:rFonts w:hint="default"/>
              </w:rPr>
              <w:tab/>
            </w:r>
            <w:r>
              <w:rPr>
                <w:rFonts w:hint="default"/>
              </w:rPr>
              <w:t>"zbxlh": "主板序列号",</w:t>
            </w:r>
          </w:p>
          <w:p w14:paraId="3EDE6804">
            <w:pPr>
              <w:bidi w:val="0"/>
              <w:rPr>
                <w:rFonts w:hint="default"/>
              </w:rPr>
            </w:pPr>
            <w:r>
              <w:rPr>
                <w:rFonts w:hint="default"/>
              </w:rPr>
              <w:tab/>
            </w:r>
            <w:r>
              <w:rPr>
                <w:rFonts w:hint="default"/>
              </w:rPr>
              <w:tab/>
            </w:r>
            <w:r>
              <w:rPr>
                <w:rFonts w:hint="default"/>
              </w:rPr>
              <w:t>"kprq": "开票日期",</w:t>
            </w:r>
          </w:p>
          <w:p w14:paraId="49DC2E48">
            <w:pPr>
              <w:bidi w:val="0"/>
              <w:rPr>
                <w:rFonts w:hint="default"/>
              </w:rPr>
            </w:pPr>
            <w:r>
              <w:rPr>
                <w:rFonts w:hint="default"/>
              </w:rPr>
              <w:tab/>
            </w:r>
            <w:r>
              <w:rPr>
                <w:rFonts w:hint="default"/>
              </w:rPr>
              <w:tab/>
            </w:r>
            <w:r>
              <w:rPr>
                <w:rFonts w:hint="default"/>
              </w:rPr>
              <w:t>"sfzsxsfyhzhbq": "是否展示销售方银行账号标签",</w:t>
            </w:r>
          </w:p>
          <w:p w14:paraId="3849377E">
            <w:pPr>
              <w:bidi w:val="0"/>
              <w:rPr>
                <w:rFonts w:hint="default"/>
              </w:rPr>
            </w:pPr>
            <w:r>
              <w:rPr>
                <w:rFonts w:hint="default"/>
              </w:rPr>
              <w:tab/>
            </w:r>
            <w:r>
              <w:rPr>
                <w:rFonts w:hint="default"/>
              </w:rPr>
              <w:tab/>
            </w:r>
            <w:r>
              <w:rPr>
                <w:rFonts w:hint="default"/>
              </w:rPr>
              <w:t>"sfzsgmfyhzhbq": "是否展示购买方银行账号标签",</w:t>
            </w:r>
          </w:p>
          <w:p w14:paraId="5C24B79F">
            <w:pPr>
              <w:bidi w:val="0"/>
              <w:rPr>
                <w:rFonts w:hint="default"/>
              </w:rPr>
            </w:pPr>
            <w:r>
              <w:rPr>
                <w:rFonts w:hint="default"/>
              </w:rPr>
              <w:tab/>
            </w:r>
            <w:r>
              <w:rPr>
                <w:rFonts w:hint="default"/>
              </w:rPr>
              <w:tab/>
            </w:r>
            <w:r>
              <w:rPr>
                <w:rFonts w:hint="default"/>
              </w:rPr>
              <w:t>"</w:t>
            </w:r>
            <w:r>
              <w:rPr>
                <w:rFonts w:hint="default"/>
                <w:lang w:val="en-US" w:eastAsia="zh-CN"/>
              </w:rPr>
              <w:t>skrxm</w:t>
            </w:r>
            <w:r>
              <w:rPr>
                <w:rFonts w:hint="default"/>
              </w:rPr>
              <w:t>": "</w:t>
            </w:r>
            <w:r>
              <w:rPr>
                <w:rFonts w:hint="default"/>
                <w:lang w:val="en-US" w:eastAsia="zh-CN"/>
              </w:rPr>
              <w:t>收款人姓名</w:t>
            </w:r>
            <w:r>
              <w:rPr>
                <w:rFonts w:hint="default"/>
              </w:rPr>
              <w:t>",</w:t>
            </w:r>
          </w:p>
          <w:p w14:paraId="76FEC645">
            <w:pPr>
              <w:bidi w:val="0"/>
              <w:rPr>
                <w:rFonts w:hint="eastAsia"/>
              </w:rPr>
            </w:pPr>
            <w:r>
              <w:rPr>
                <w:rFonts w:hint="default"/>
              </w:rPr>
              <w:tab/>
            </w:r>
            <w:r>
              <w:rPr>
                <w:rFonts w:hint="default"/>
              </w:rPr>
              <w:tab/>
            </w:r>
            <w:r>
              <w:rPr>
                <w:rFonts w:hint="default"/>
              </w:rPr>
              <w:t>"</w:t>
            </w:r>
            <w:r>
              <w:rPr>
                <w:rFonts w:hint="default"/>
                <w:lang w:val="en-US" w:eastAsia="zh-CN"/>
              </w:rPr>
              <w:t>fhrxm</w:t>
            </w:r>
            <w:r>
              <w:rPr>
                <w:rFonts w:hint="default"/>
              </w:rPr>
              <w:t>": "</w:t>
            </w:r>
            <w:r>
              <w:rPr>
                <w:rFonts w:hint="default"/>
                <w:lang w:val="en-US" w:eastAsia="zh-CN"/>
              </w:rPr>
              <w:t>复核人姓名</w:t>
            </w:r>
            <w:r>
              <w:rPr>
                <w:rFonts w:hint="default"/>
              </w:rPr>
              <w:t>",</w:t>
            </w:r>
          </w:p>
          <w:p w14:paraId="0632957C">
            <w:pPr>
              <w:bidi w:val="0"/>
            </w:pPr>
            <w:r>
              <w:rPr>
                <w:rFonts w:hint="eastAsia"/>
              </w:rPr>
              <w:tab/>
            </w:r>
            <w:r>
              <w:rPr>
                <w:rFonts w:hint="eastAsia"/>
              </w:rPr>
              <w:tab/>
            </w:r>
            <w:r>
              <w:rPr>
                <w:rFonts w:hint="eastAsia"/>
              </w:rPr>
              <w:t>"fpkjfsDm": "发票开具方式代码"</w:t>
            </w:r>
            <w:r>
              <w:rPr>
                <w:rFonts w:hint="eastAsia"/>
                <w:lang w:val="en-US" w:eastAsia="zh-CN"/>
              </w:rPr>
              <w:t>,</w:t>
            </w:r>
          </w:p>
          <w:p w14:paraId="522DE164">
            <w:pPr>
              <w:bidi w:val="0"/>
              <w:rPr>
                <w:rFonts w:hint="default"/>
              </w:rPr>
            </w:pPr>
            <w:r>
              <w:tab/>
            </w:r>
            <w:r>
              <w:tab/>
            </w:r>
            <w:r>
              <w:rPr>
                <w:rFonts w:hint="default"/>
              </w:rPr>
              <w:t>"</w:t>
            </w:r>
            <w:r>
              <w:rPr>
                <w:rFonts w:hint="eastAsia"/>
                <w:lang w:val="en-US" w:eastAsia="zh-CN"/>
              </w:rPr>
              <w:t>lq</w:t>
            </w:r>
            <w:r>
              <w:rPr>
                <w:rFonts w:hint="default"/>
              </w:rPr>
              <w:t>kpmsDm": "</w:t>
            </w:r>
            <w:r>
              <w:rPr>
                <w:rFonts w:hint="eastAsia"/>
                <w:lang w:eastAsia="zh-CN"/>
              </w:rPr>
              <w:t>乐企开票模式代码</w:t>
            </w:r>
            <w:r>
              <w:rPr>
                <w:rFonts w:hint="default"/>
              </w:rPr>
              <w:t>"</w:t>
            </w:r>
            <w:r>
              <w:rPr>
                <w:rFonts w:hint="default"/>
                <w:lang w:val="en-US" w:eastAsia="zh-CN"/>
              </w:rPr>
              <w:t>,</w:t>
            </w:r>
          </w:p>
          <w:p w14:paraId="13A16455">
            <w:pPr>
              <w:bidi w:val="0"/>
              <w:rPr>
                <w:rFonts w:hint="default"/>
              </w:rPr>
            </w:pPr>
            <w:r>
              <w:rPr>
                <w:rFonts w:hint="default"/>
              </w:rPr>
              <w:tab/>
            </w:r>
            <w:r>
              <w:rPr>
                <w:rFonts w:hint="default"/>
              </w:rPr>
              <w:tab/>
            </w:r>
            <w:r>
              <w:rPr>
                <w:rFonts w:hint="default"/>
              </w:rPr>
              <w:t>"zfxxList": [{</w:t>
            </w:r>
          </w:p>
          <w:p w14:paraId="52B94F71">
            <w:pPr>
              <w:bidi w:val="0"/>
              <w:rPr>
                <w:rFonts w:hint="default"/>
              </w:rPr>
            </w:pPr>
            <w:r>
              <w:tab/>
            </w:r>
            <w:r>
              <w:tab/>
            </w:r>
            <w:r>
              <w:tab/>
            </w:r>
            <w:r>
              <w:tab/>
            </w:r>
            <w:r>
              <w:rPr>
                <w:rFonts w:hint="default"/>
              </w:rPr>
              <w:t>"zfqdDm": "支付渠道"</w:t>
            </w:r>
            <w:r>
              <w:rPr>
                <w:rFonts w:hint="default"/>
                <w:lang w:val="en-US" w:eastAsia="zh-CN"/>
              </w:rPr>
              <w:t>,</w:t>
            </w:r>
          </w:p>
          <w:p w14:paraId="654FFEAF">
            <w:pPr>
              <w:bidi w:val="0"/>
              <w:rPr>
                <w:rFonts w:hint="default"/>
              </w:rPr>
            </w:pPr>
            <w:r>
              <w:tab/>
            </w:r>
            <w:r>
              <w:tab/>
            </w:r>
            <w:r>
              <w:tab/>
            </w:r>
            <w:r>
              <w:tab/>
            </w:r>
            <w:r>
              <w:rPr>
                <w:rFonts w:hint="default"/>
              </w:rPr>
              <w:t>"jydh": "交易单号"</w:t>
            </w:r>
          </w:p>
          <w:p w14:paraId="7B87C741">
            <w:pPr>
              <w:bidi w:val="0"/>
              <w:rPr>
                <w:rFonts w:hint="default"/>
                <w:lang w:val="en-US" w:eastAsia="zh-CN"/>
              </w:rPr>
            </w:pPr>
            <w:r>
              <w:tab/>
            </w:r>
            <w:r>
              <w:tab/>
            </w:r>
            <w:r>
              <w:rPr>
                <w:rFonts w:hint="eastAsia"/>
                <w:lang w:val="en-US" w:eastAsia="zh-CN"/>
              </w:rPr>
              <w:t xml:space="preserve">   </w:t>
            </w:r>
            <w:r>
              <w:rPr>
                <w:rFonts w:hint="default"/>
              </w:rPr>
              <w:t>}],</w:t>
            </w:r>
          </w:p>
          <w:p w14:paraId="09CC503A">
            <w:pPr>
              <w:bidi w:val="0"/>
              <w:rPr>
                <w:rFonts w:hint="default"/>
              </w:rPr>
            </w:pPr>
            <w:r>
              <w:tab/>
            </w:r>
            <w:r>
              <w:rPr>
                <w:rFonts w:hint="eastAsia"/>
                <w:lang w:val="en-US" w:eastAsia="zh-CN"/>
              </w:rPr>
              <w:t xml:space="preserve">   </w:t>
            </w:r>
            <w:r>
              <w:rPr>
                <w:rFonts w:hint="default"/>
              </w:rPr>
              <w:t>"fpmxList": [</w:t>
            </w:r>
          </w:p>
          <w:p w14:paraId="5D6F5C9C">
            <w:pPr>
              <w:bidi w:val="0"/>
              <w:rPr>
                <w:rFonts w:hint="default"/>
              </w:rPr>
            </w:pPr>
            <w:r>
              <w:rPr>
                <w:rFonts w:hint="default"/>
              </w:rPr>
              <w:tab/>
            </w:r>
            <w:r>
              <w:rPr>
                <w:rFonts w:hint="default"/>
              </w:rPr>
              <w:tab/>
            </w:r>
            <w:r>
              <w:rPr>
                <w:rFonts w:hint="default"/>
              </w:rPr>
              <w:tab/>
            </w:r>
            <w:r>
              <w:rPr>
                <w:rFonts w:hint="default"/>
              </w:rPr>
              <w:t>{</w:t>
            </w:r>
          </w:p>
          <w:p w14:paraId="03B13B63">
            <w:pPr>
              <w:bidi w:val="0"/>
              <w:rPr>
                <w:rFonts w:hint="default"/>
              </w:rPr>
            </w:pPr>
            <w:r>
              <w:rPr>
                <w:rFonts w:hint="default"/>
              </w:rPr>
              <w:tab/>
            </w:r>
            <w:r>
              <w:rPr>
                <w:rFonts w:hint="default"/>
              </w:rPr>
              <w:tab/>
            </w:r>
            <w:r>
              <w:rPr>
                <w:rFonts w:hint="default"/>
              </w:rPr>
              <w:tab/>
            </w:r>
            <w:r>
              <w:rPr>
                <w:rFonts w:hint="default"/>
              </w:rPr>
              <w:tab/>
            </w:r>
            <w:r>
              <w:rPr>
                <w:rFonts w:hint="default"/>
              </w:rPr>
              <w:t>"mxxh": "明细序号",</w:t>
            </w:r>
          </w:p>
          <w:p w14:paraId="73FC7648">
            <w:pPr>
              <w:bidi w:val="0"/>
              <w:rPr>
                <w:rFonts w:hint="default"/>
              </w:rPr>
            </w:pPr>
            <w:r>
              <w:rPr>
                <w:rFonts w:hint="default"/>
              </w:rPr>
              <w:tab/>
            </w:r>
            <w:r>
              <w:rPr>
                <w:rFonts w:hint="default"/>
              </w:rPr>
              <w:tab/>
            </w:r>
            <w:r>
              <w:rPr>
                <w:rFonts w:hint="default"/>
              </w:rPr>
              <w:tab/>
            </w:r>
            <w:r>
              <w:rPr>
                <w:rFonts w:hint="default"/>
              </w:rPr>
              <w:tab/>
            </w:r>
            <w:r>
              <w:rPr>
                <w:rFonts w:hint="default"/>
              </w:rPr>
              <w:t>"dylzfpmxxh": "对应蓝字发票明细序号",</w:t>
            </w:r>
          </w:p>
          <w:p w14:paraId="6CEF9213">
            <w:pPr>
              <w:bidi w:val="0"/>
              <w:rPr>
                <w:rFonts w:hint="default"/>
              </w:rPr>
            </w:pPr>
            <w:r>
              <w:rPr>
                <w:rFonts w:hint="default"/>
              </w:rPr>
              <w:tab/>
            </w:r>
            <w:r>
              <w:rPr>
                <w:rFonts w:hint="default"/>
              </w:rPr>
              <w:tab/>
            </w:r>
            <w:r>
              <w:rPr>
                <w:rFonts w:hint="default"/>
              </w:rPr>
              <w:tab/>
            </w:r>
            <w:r>
              <w:rPr>
                <w:rFonts w:hint="default"/>
              </w:rPr>
              <w:tab/>
            </w:r>
            <w:r>
              <w:rPr>
                <w:rFonts w:hint="default"/>
              </w:rPr>
              <w:t>"hwhyslwfwmc": "货物或应税劳务、服务名称",</w:t>
            </w:r>
          </w:p>
          <w:p w14:paraId="55AC67AE">
            <w:pPr>
              <w:bidi w:val="0"/>
              <w:rPr>
                <w:rFonts w:hint="default"/>
              </w:rPr>
            </w:pPr>
            <w:r>
              <w:rPr>
                <w:rFonts w:hint="default"/>
              </w:rPr>
              <w:tab/>
            </w:r>
            <w:r>
              <w:rPr>
                <w:rFonts w:hint="default"/>
              </w:rPr>
              <w:tab/>
            </w:r>
            <w:r>
              <w:rPr>
                <w:rFonts w:hint="default"/>
              </w:rPr>
              <w:tab/>
            </w:r>
            <w:r>
              <w:rPr>
                <w:rFonts w:hint="default"/>
              </w:rPr>
              <w:tab/>
            </w:r>
            <w:r>
              <w:rPr>
                <w:rFonts w:hint="default"/>
              </w:rPr>
              <w:t>"spfwjc": "商品服务简称",</w:t>
            </w:r>
          </w:p>
          <w:p w14:paraId="74EF61B5">
            <w:pPr>
              <w:bidi w:val="0"/>
              <w:rPr>
                <w:rFonts w:hint="default"/>
              </w:rPr>
            </w:pPr>
            <w:r>
              <w:rPr>
                <w:rFonts w:hint="default"/>
              </w:rPr>
              <w:tab/>
            </w:r>
            <w:r>
              <w:rPr>
                <w:rFonts w:hint="default"/>
              </w:rPr>
              <w:tab/>
            </w:r>
            <w:r>
              <w:rPr>
                <w:rFonts w:hint="default"/>
              </w:rPr>
              <w:tab/>
            </w:r>
            <w:r>
              <w:rPr>
                <w:rFonts w:hint="default"/>
              </w:rPr>
              <w:tab/>
            </w:r>
            <w:r>
              <w:rPr>
                <w:rFonts w:hint="default"/>
              </w:rPr>
              <w:t>"xmmc": "项目名称",</w:t>
            </w:r>
          </w:p>
          <w:p w14:paraId="012C32C6">
            <w:pPr>
              <w:bidi w:val="0"/>
              <w:rPr>
                <w:rFonts w:hint="default"/>
              </w:rPr>
            </w:pPr>
            <w:r>
              <w:rPr>
                <w:rFonts w:hint="default"/>
              </w:rPr>
              <w:tab/>
            </w:r>
            <w:r>
              <w:rPr>
                <w:rFonts w:hint="default"/>
              </w:rPr>
              <w:tab/>
            </w:r>
            <w:r>
              <w:rPr>
                <w:rFonts w:hint="default"/>
              </w:rPr>
              <w:tab/>
            </w:r>
            <w:r>
              <w:rPr>
                <w:rFonts w:hint="default"/>
              </w:rPr>
              <w:tab/>
            </w:r>
            <w:r>
              <w:rPr>
                <w:rFonts w:hint="default"/>
              </w:rPr>
              <w:t>"ggxh": "规格型号",</w:t>
            </w:r>
          </w:p>
          <w:p w14:paraId="2250C835">
            <w:pPr>
              <w:bidi w:val="0"/>
              <w:rPr>
                <w:rFonts w:hint="default"/>
              </w:rPr>
            </w:pPr>
            <w:r>
              <w:rPr>
                <w:rFonts w:hint="default"/>
              </w:rPr>
              <w:tab/>
            </w:r>
            <w:r>
              <w:rPr>
                <w:rFonts w:hint="default"/>
              </w:rPr>
              <w:tab/>
            </w:r>
            <w:r>
              <w:rPr>
                <w:rFonts w:hint="default"/>
              </w:rPr>
              <w:tab/>
            </w:r>
            <w:r>
              <w:rPr>
                <w:rFonts w:hint="default"/>
              </w:rPr>
              <w:tab/>
            </w:r>
            <w:r>
              <w:rPr>
                <w:rFonts w:hint="default"/>
              </w:rPr>
              <w:t>"dw": "单位",</w:t>
            </w:r>
          </w:p>
          <w:p w14:paraId="444DAB78">
            <w:pPr>
              <w:bidi w:val="0"/>
              <w:rPr>
                <w:rFonts w:hint="default"/>
              </w:rPr>
            </w:pPr>
            <w:r>
              <w:rPr>
                <w:rFonts w:hint="default"/>
              </w:rPr>
              <w:tab/>
            </w:r>
            <w:r>
              <w:rPr>
                <w:rFonts w:hint="default"/>
              </w:rPr>
              <w:tab/>
            </w:r>
            <w:r>
              <w:rPr>
                <w:rFonts w:hint="default"/>
              </w:rPr>
              <w:tab/>
            </w:r>
            <w:r>
              <w:rPr>
                <w:rFonts w:hint="default"/>
              </w:rPr>
              <w:tab/>
            </w:r>
            <w:r>
              <w:rPr>
                <w:rFonts w:hint="default"/>
              </w:rPr>
              <w:t>"sl": "数量",</w:t>
            </w:r>
          </w:p>
          <w:p w14:paraId="3F250BFA">
            <w:pPr>
              <w:bidi w:val="0"/>
              <w:rPr>
                <w:rFonts w:hint="default"/>
              </w:rPr>
            </w:pPr>
            <w:r>
              <w:rPr>
                <w:rFonts w:hint="default"/>
              </w:rPr>
              <w:tab/>
            </w:r>
            <w:r>
              <w:rPr>
                <w:rFonts w:hint="default"/>
              </w:rPr>
              <w:tab/>
            </w:r>
            <w:r>
              <w:rPr>
                <w:rFonts w:hint="default"/>
              </w:rPr>
              <w:tab/>
            </w:r>
            <w:r>
              <w:rPr>
                <w:rFonts w:hint="default"/>
              </w:rPr>
              <w:tab/>
            </w:r>
            <w:r>
              <w:rPr>
                <w:rFonts w:hint="default"/>
              </w:rPr>
              <w:t>"dj": "单价",</w:t>
            </w:r>
          </w:p>
          <w:p w14:paraId="22475EE6">
            <w:pPr>
              <w:bidi w:val="0"/>
              <w:rPr>
                <w:rFonts w:hint="default"/>
              </w:rPr>
            </w:pPr>
            <w:r>
              <w:rPr>
                <w:rFonts w:hint="default"/>
              </w:rPr>
              <w:tab/>
            </w:r>
            <w:r>
              <w:rPr>
                <w:rFonts w:hint="default"/>
              </w:rPr>
              <w:tab/>
            </w:r>
            <w:r>
              <w:rPr>
                <w:rFonts w:hint="default"/>
              </w:rPr>
              <w:tab/>
            </w:r>
            <w:r>
              <w:rPr>
                <w:rFonts w:hint="default"/>
              </w:rPr>
              <w:tab/>
            </w:r>
            <w:r>
              <w:rPr>
                <w:rFonts w:hint="default"/>
              </w:rPr>
              <w:t>"je": "金额",</w:t>
            </w:r>
          </w:p>
          <w:p w14:paraId="53A67E89">
            <w:pPr>
              <w:bidi w:val="0"/>
              <w:rPr>
                <w:rFonts w:hint="default"/>
              </w:rPr>
            </w:pPr>
            <w:r>
              <w:rPr>
                <w:rFonts w:hint="default"/>
              </w:rPr>
              <w:tab/>
            </w:r>
            <w:r>
              <w:rPr>
                <w:rFonts w:hint="default"/>
              </w:rPr>
              <w:tab/>
            </w:r>
            <w:r>
              <w:rPr>
                <w:rFonts w:hint="default"/>
              </w:rPr>
              <w:tab/>
            </w:r>
            <w:r>
              <w:rPr>
                <w:rFonts w:hint="default"/>
              </w:rPr>
              <w:tab/>
            </w:r>
            <w:r>
              <w:rPr>
                <w:rFonts w:hint="default"/>
              </w:rPr>
              <w:t>"slv": "增值税税率/征收率",</w:t>
            </w:r>
          </w:p>
          <w:p w14:paraId="109A1053">
            <w:pPr>
              <w:bidi w:val="0"/>
              <w:rPr>
                <w:rFonts w:hint="default"/>
              </w:rPr>
            </w:pPr>
            <w:r>
              <w:rPr>
                <w:rFonts w:hint="default"/>
              </w:rPr>
              <w:tab/>
            </w:r>
            <w:r>
              <w:rPr>
                <w:rFonts w:hint="default"/>
              </w:rPr>
              <w:tab/>
            </w:r>
            <w:r>
              <w:rPr>
                <w:rFonts w:hint="default"/>
              </w:rPr>
              <w:tab/>
            </w:r>
            <w:r>
              <w:rPr>
                <w:rFonts w:hint="default"/>
              </w:rPr>
              <w:tab/>
            </w:r>
            <w:r>
              <w:rPr>
                <w:rFonts w:hint="default"/>
              </w:rPr>
              <w:t>"se": "税额",</w:t>
            </w:r>
          </w:p>
          <w:p w14:paraId="3F4E065C">
            <w:pPr>
              <w:bidi w:val="0"/>
              <w:rPr>
                <w:rFonts w:hint="default"/>
              </w:rPr>
            </w:pPr>
            <w:r>
              <w:rPr>
                <w:rFonts w:hint="default"/>
              </w:rPr>
              <w:tab/>
            </w:r>
            <w:r>
              <w:rPr>
                <w:rFonts w:hint="default"/>
              </w:rPr>
              <w:tab/>
            </w:r>
            <w:r>
              <w:rPr>
                <w:rFonts w:hint="default"/>
              </w:rPr>
              <w:tab/>
            </w:r>
            <w:r>
              <w:rPr>
                <w:rFonts w:hint="default"/>
              </w:rPr>
              <w:tab/>
            </w:r>
            <w:r>
              <w:rPr>
                <w:rFonts w:hint="default"/>
              </w:rPr>
              <w:t>"hsje": "含税金额",</w:t>
            </w:r>
          </w:p>
          <w:p w14:paraId="05009120">
            <w:pPr>
              <w:bidi w:val="0"/>
              <w:rPr>
                <w:rFonts w:hint="default"/>
              </w:rPr>
            </w:pPr>
            <w:r>
              <w:rPr>
                <w:rFonts w:hint="default"/>
              </w:rPr>
              <w:tab/>
            </w:r>
            <w:r>
              <w:rPr>
                <w:rFonts w:hint="default"/>
              </w:rPr>
              <w:tab/>
            </w:r>
            <w:r>
              <w:rPr>
                <w:rFonts w:hint="default"/>
              </w:rPr>
              <w:tab/>
            </w:r>
            <w:r>
              <w:rPr>
                <w:rFonts w:hint="default"/>
              </w:rPr>
              <w:tab/>
            </w:r>
            <w:r>
              <w:rPr>
                <w:rFonts w:hint="default"/>
              </w:rPr>
              <w:t>"kce": "扣除额",</w:t>
            </w:r>
          </w:p>
          <w:p w14:paraId="665E2147">
            <w:pPr>
              <w:bidi w:val="0"/>
              <w:rPr>
                <w:rFonts w:hint="default"/>
              </w:rPr>
            </w:pPr>
            <w:r>
              <w:rPr>
                <w:rFonts w:hint="default"/>
              </w:rPr>
              <w:tab/>
            </w:r>
            <w:r>
              <w:rPr>
                <w:rFonts w:hint="default"/>
              </w:rPr>
              <w:tab/>
            </w:r>
            <w:r>
              <w:rPr>
                <w:rFonts w:hint="default"/>
              </w:rPr>
              <w:tab/>
            </w:r>
            <w:r>
              <w:rPr>
                <w:rFonts w:hint="default"/>
              </w:rPr>
              <w:tab/>
            </w:r>
            <w:r>
              <w:rPr>
                <w:rFonts w:hint="default"/>
              </w:rPr>
              <w:t>"sphfwssflhbbm": "商品和服务税收分类合并编码",</w:t>
            </w:r>
          </w:p>
          <w:p w14:paraId="64167B9B">
            <w:pPr>
              <w:bidi w:val="0"/>
              <w:rPr>
                <w:rFonts w:hint="default"/>
              </w:rPr>
            </w:pPr>
            <w:r>
              <w:rPr>
                <w:rFonts w:hint="default"/>
              </w:rPr>
              <w:tab/>
            </w:r>
            <w:r>
              <w:rPr>
                <w:rFonts w:hint="default"/>
              </w:rPr>
              <w:tab/>
            </w:r>
            <w:r>
              <w:rPr>
                <w:rFonts w:hint="default"/>
              </w:rPr>
              <w:tab/>
            </w:r>
            <w:r>
              <w:rPr>
                <w:rFonts w:hint="default"/>
              </w:rPr>
              <w:tab/>
            </w:r>
            <w:r>
              <w:rPr>
                <w:rFonts w:hint="default"/>
              </w:rPr>
              <w:t>"fphxz": "发票行性质",</w:t>
            </w:r>
          </w:p>
          <w:p w14:paraId="6A2F5271">
            <w:pPr>
              <w:bidi w:val="0"/>
              <w:rPr>
                <w:rFonts w:hint="default"/>
              </w:rPr>
            </w:pPr>
            <w:r>
              <w:rPr>
                <w:rFonts w:hint="default"/>
              </w:rPr>
              <w:tab/>
            </w:r>
            <w:r>
              <w:rPr>
                <w:rFonts w:hint="default"/>
              </w:rPr>
              <w:tab/>
            </w:r>
            <w:r>
              <w:rPr>
                <w:rFonts w:hint="default"/>
              </w:rPr>
              <w:tab/>
            </w:r>
            <w:r>
              <w:rPr>
                <w:rFonts w:hint="default"/>
              </w:rPr>
              <w:tab/>
            </w:r>
            <w:r>
              <w:rPr>
                <w:rFonts w:hint="default"/>
              </w:rPr>
              <w:t>"yhzcbs": "优惠政策标识"</w:t>
            </w:r>
          </w:p>
          <w:p w14:paraId="1AC93ECF">
            <w:pPr>
              <w:bidi w:val="0"/>
              <w:rPr>
                <w:rFonts w:hint="default"/>
              </w:rPr>
            </w:pPr>
            <w:r>
              <w:rPr>
                <w:rFonts w:hint="default"/>
              </w:rPr>
              <w:tab/>
            </w:r>
            <w:r>
              <w:rPr>
                <w:rFonts w:hint="default"/>
              </w:rPr>
              <w:tab/>
            </w:r>
            <w:r>
              <w:rPr>
                <w:rFonts w:hint="default"/>
              </w:rPr>
              <w:tab/>
            </w:r>
            <w:r>
              <w:rPr>
                <w:rFonts w:hint="default"/>
              </w:rPr>
              <w:t>}</w:t>
            </w:r>
          </w:p>
          <w:p w14:paraId="546123B5">
            <w:pPr>
              <w:bidi w:val="0"/>
              <w:rPr>
                <w:rFonts w:hint="default"/>
              </w:rPr>
            </w:pPr>
            <w:r>
              <w:rPr>
                <w:rFonts w:hint="default"/>
              </w:rPr>
              <w:tab/>
            </w:r>
            <w:r>
              <w:rPr>
                <w:rFonts w:hint="default"/>
              </w:rPr>
              <w:tab/>
            </w:r>
            <w:r>
              <w:rPr>
                <w:rFonts w:hint="default"/>
              </w:rPr>
              <w:t>],</w:t>
            </w:r>
          </w:p>
          <w:p w14:paraId="2F5C4062">
            <w:pPr>
              <w:bidi w:val="0"/>
              <w:rPr>
                <w:rFonts w:hint="default"/>
              </w:rPr>
            </w:pPr>
            <w:r>
              <w:rPr>
                <w:rFonts w:hint="default"/>
              </w:rPr>
              <w:tab/>
            </w:r>
            <w:r>
              <w:rPr>
                <w:rFonts w:hint="default"/>
              </w:rPr>
              <w:tab/>
            </w:r>
            <w:r>
              <w:rPr>
                <w:rFonts w:hint="default"/>
              </w:rPr>
              <w:t>"fjysList": [</w:t>
            </w:r>
          </w:p>
          <w:p w14:paraId="5B9D6502">
            <w:pPr>
              <w:bidi w:val="0"/>
              <w:rPr>
                <w:rFonts w:hint="default"/>
              </w:rPr>
            </w:pPr>
            <w:r>
              <w:rPr>
                <w:rFonts w:hint="default"/>
              </w:rPr>
              <w:tab/>
            </w:r>
            <w:r>
              <w:rPr>
                <w:rFonts w:hint="default"/>
              </w:rPr>
              <w:tab/>
            </w:r>
            <w:r>
              <w:rPr>
                <w:rFonts w:hint="default"/>
              </w:rPr>
              <w:tab/>
            </w:r>
            <w:r>
              <w:rPr>
                <w:rFonts w:hint="default"/>
              </w:rPr>
              <w:t>{</w:t>
            </w:r>
          </w:p>
          <w:p w14:paraId="28764F30">
            <w:pPr>
              <w:bidi w:val="0"/>
              <w:rPr>
                <w:rFonts w:hint="default"/>
              </w:rPr>
            </w:pPr>
            <w:r>
              <w:rPr>
                <w:rFonts w:hint="default"/>
              </w:rPr>
              <w:tab/>
            </w:r>
            <w:r>
              <w:rPr>
                <w:rFonts w:hint="default"/>
              </w:rPr>
              <w:tab/>
            </w:r>
            <w:r>
              <w:rPr>
                <w:rFonts w:hint="default"/>
              </w:rPr>
              <w:tab/>
            </w:r>
            <w:r>
              <w:rPr>
                <w:rFonts w:hint="default"/>
              </w:rPr>
              <w:tab/>
            </w:r>
            <w:r>
              <w:rPr>
                <w:rFonts w:hint="default"/>
              </w:rPr>
              <w:t>"fjysmc": "附加要素名称",</w:t>
            </w:r>
          </w:p>
          <w:p w14:paraId="27C37B44">
            <w:pPr>
              <w:bidi w:val="0"/>
              <w:rPr>
                <w:rFonts w:hint="default"/>
              </w:rPr>
            </w:pPr>
            <w:r>
              <w:rPr>
                <w:rFonts w:hint="default"/>
              </w:rPr>
              <w:tab/>
            </w:r>
            <w:r>
              <w:rPr>
                <w:rFonts w:hint="default"/>
              </w:rPr>
              <w:tab/>
            </w:r>
            <w:r>
              <w:rPr>
                <w:rFonts w:hint="default"/>
              </w:rPr>
              <w:tab/>
            </w:r>
            <w:r>
              <w:rPr>
                <w:rFonts w:hint="default"/>
              </w:rPr>
              <w:tab/>
            </w:r>
            <w:r>
              <w:rPr>
                <w:rFonts w:hint="default"/>
              </w:rPr>
              <w:t>"fjyslx": "附加要素类型",</w:t>
            </w:r>
          </w:p>
          <w:p w14:paraId="767B8972">
            <w:pPr>
              <w:bidi w:val="0"/>
              <w:rPr>
                <w:rFonts w:hint="default"/>
              </w:rPr>
            </w:pPr>
            <w:r>
              <w:rPr>
                <w:rFonts w:hint="default"/>
              </w:rPr>
              <w:tab/>
            </w:r>
            <w:r>
              <w:rPr>
                <w:rFonts w:hint="default"/>
              </w:rPr>
              <w:tab/>
            </w:r>
            <w:r>
              <w:rPr>
                <w:rFonts w:hint="default"/>
              </w:rPr>
              <w:tab/>
            </w:r>
            <w:r>
              <w:rPr>
                <w:rFonts w:hint="default"/>
              </w:rPr>
              <w:tab/>
            </w:r>
            <w:r>
              <w:rPr>
                <w:rFonts w:hint="default"/>
              </w:rPr>
              <w:t>"fjysz": "附加要素值"</w:t>
            </w:r>
          </w:p>
          <w:p w14:paraId="3ADA8E66">
            <w:pPr>
              <w:bidi w:val="0"/>
              <w:rPr>
                <w:rFonts w:hint="default"/>
              </w:rPr>
            </w:pPr>
            <w:r>
              <w:rPr>
                <w:rFonts w:hint="default"/>
              </w:rPr>
              <w:tab/>
            </w:r>
            <w:r>
              <w:rPr>
                <w:rFonts w:hint="default"/>
              </w:rPr>
              <w:tab/>
            </w:r>
            <w:r>
              <w:rPr>
                <w:rFonts w:hint="default"/>
              </w:rPr>
              <w:tab/>
            </w:r>
            <w:r>
              <w:rPr>
                <w:rFonts w:hint="default"/>
              </w:rPr>
              <w:t>}</w:t>
            </w:r>
          </w:p>
          <w:p w14:paraId="0E43FB0C">
            <w:pPr>
              <w:bidi w:val="0"/>
              <w:rPr>
                <w:rFonts w:hint="eastAsia"/>
                <w:lang w:val="en-US" w:eastAsia="zh-CN"/>
              </w:rPr>
            </w:pPr>
            <w:r>
              <w:rPr>
                <w:rFonts w:hint="default"/>
              </w:rPr>
              <w:tab/>
            </w:r>
            <w:r>
              <w:rPr>
                <w:rFonts w:hint="default"/>
              </w:rPr>
              <w:tab/>
            </w:r>
            <w:r>
              <w:rPr>
                <w:rFonts w:hint="default"/>
              </w:rPr>
              <w:t>]</w:t>
            </w:r>
            <w:r>
              <w:rPr>
                <w:rFonts w:hint="eastAsia"/>
                <w:lang w:val="en-US" w:eastAsia="zh-CN"/>
              </w:rPr>
              <w:t>,</w:t>
            </w:r>
          </w:p>
          <w:p w14:paraId="32051BAB">
            <w:pPr>
              <w:bidi w:val="0"/>
            </w:pPr>
            <w:r>
              <w:tab/>
            </w:r>
            <w:r>
              <w:tab/>
            </w:r>
            <w:r>
              <w:t>"</w:t>
            </w:r>
            <w:r>
              <w:rPr>
                <w:rFonts w:hint="eastAsia"/>
                <w:lang w:val="en-US" w:eastAsia="zh-CN"/>
              </w:rPr>
              <w:t>cekc</w:t>
            </w:r>
            <w:r>
              <w:t>List": [</w:t>
            </w:r>
          </w:p>
          <w:p w14:paraId="62FE7AFE">
            <w:pPr>
              <w:bidi w:val="0"/>
            </w:pPr>
            <w:r>
              <w:tab/>
            </w:r>
            <w:r>
              <w:tab/>
            </w:r>
            <w:r>
              <w:tab/>
            </w:r>
            <w:r>
              <w:t>{</w:t>
            </w:r>
          </w:p>
          <w:p w14:paraId="6D8E3416">
            <w:pPr>
              <w:bidi w:val="0"/>
            </w:pPr>
            <w:r>
              <w:tab/>
            </w:r>
            <w:r>
              <w:tab/>
            </w:r>
            <w:r>
              <w:tab/>
            </w:r>
            <w:r>
              <w:tab/>
            </w:r>
            <w:r>
              <w:t>"</w:t>
            </w:r>
            <w:r>
              <w:rPr>
                <w:rFonts w:hint="default"/>
                <w:lang w:val="en-US"/>
              </w:rPr>
              <w:t>xh</w:t>
            </w:r>
            <w:r>
              <w:t>": "</w:t>
            </w:r>
            <w:r>
              <w:rPr>
                <w:rFonts w:hint="eastAsia"/>
                <w:lang w:val="en-US" w:eastAsia="zh-CN"/>
              </w:rPr>
              <w:t>序号</w:t>
            </w:r>
            <w:r>
              <w:t>",</w:t>
            </w:r>
          </w:p>
          <w:p w14:paraId="3AC3AD73">
            <w:pPr>
              <w:bidi w:val="0"/>
            </w:pPr>
            <w:r>
              <w:tab/>
            </w:r>
            <w:r>
              <w:tab/>
            </w:r>
            <w:r>
              <w:tab/>
            </w:r>
            <w:r>
              <w:tab/>
            </w:r>
            <w:r>
              <w:t>"</w:t>
            </w:r>
            <w:r>
              <w:rPr>
                <w:rFonts w:hint="default"/>
                <w:lang w:val="en-US"/>
              </w:rPr>
              <w:t>pzlx</w:t>
            </w:r>
            <w:r>
              <w:t>": "</w:t>
            </w:r>
            <w:r>
              <w:rPr>
                <w:rFonts w:hint="eastAsia"/>
                <w:lang w:val="en-US" w:eastAsia="zh-CN"/>
              </w:rPr>
              <w:t>凭证类型</w:t>
            </w:r>
            <w:r>
              <w:t>",</w:t>
            </w:r>
          </w:p>
          <w:p w14:paraId="23FB0DBA">
            <w:pPr>
              <w:bidi w:val="0"/>
              <w:rPr>
                <w:rFonts w:hint="eastAsia"/>
                <w:lang w:eastAsia="zh-CN"/>
              </w:rPr>
            </w:pPr>
            <w:r>
              <w:tab/>
            </w:r>
            <w:r>
              <w:tab/>
            </w:r>
            <w:r>
              <w:tab/>
            </w:r>
            <w:r>
              <w:tab/>
            </w:r>
            <w:r>
              <w:t>"</w:t>
            </w:r>
            <w:r>
              <w:rPr>
                <w:rFonts w:hint="default"/>
                <w:lang w:val="en-US"/>
              </w:rPr>
              <w:t>fpdm</w:t>
            </w:r>
            <w:r>
              <w:t>": "</w:t>
            </w:r>
            <w:r>
              <w:rPr>
                <w:rFonts w:hint="eastAsia"/>
                <w:lang w:val="en-US" w:eastAsia="zh-CN"/>
              </w:rPr>
              <w:t>发票代码</w:t>
            </w:r>
            <w:r>
              <w:t>"</w:t>
            </w:r>
            <w:r>
              <w:rPr>
                <w:rFonts w:hint="eastAsia"/>
                <w:lang w:eastAsia="zh-CN"/>
              </w:rPr>
              <w:t>，</w:t>
            </w:r>
          </w:p>
          <w:p w14:paraId="77F25999">
            <w:pPr>
              <w:bidi w:val="0"/>
            </w:pPr>
            <w:r>
              <w:tab/>
            </w:r>
            <w:r>
              <w:tab/>
            </w:r>
            <w:r>
              <w:tab/>
            </w:r>
            <w:r>
              <w:tab/>
            </w:r>
            <w:r>
              <w:t>"</w:t>
            </w:r>
            <w:r>
              <w:rPr>
                <w:rFonts w:hint="default"/>
              </w:rPr>
              <w:t>fp</w:t>
            </w:r>
            <w:r>
              <w:rPr>
                <w:rFonts w:hint="default"/>
                <w:lang w:val="en-US"/>
              </w:rPr>
              <w:t>hm</w:t>
            </w:r>
            <w:r>
              <w:t>": "</w:t>
            </w:r>
            <w:r>
              <w:rPr>
                <w:rFonts w:hint="eastAsia"/>
                <w:lang w:val="en-US" w:eastAsia="zh-CN"/>
              </w:rPr>
              <w:t>发票号码</w:t>
            </w:r>
            <w:r>
              <w:t>",</w:t>
            </w:r>
          </w:p>
          <w:p w14:paraId="78743ADE">
            <w:pPr>
              <w:bidi w:val="0"/>
            </w:pPr>
            <w:r>
              <w:tab/>
            </w:r>
            <w:r>
              <w:tab/>
            </w:r>
            <w:r>
              <w:tab/>
            </w:r>
            <w:r>
              <w:tab/>
            </w:r>
            <w:r>
              <w:t>"</w:t>
            </w:r>
            <w:r>
              <w:rPr>
                <w:rFonts w:hint="default"/>
                <w:lang w:val="en-US"/>
              </w:rPr>
              <w:t>cepzhm</w:t>
            </w:r>
            <w:r>
              <w:t>": "</w:t>
            </w:r>
            <w:r>
              <w:rPr>
                <w:rFonts w:hint="eastAsia"/>
                <w:lang w:val="en-US" w:eastAsia="zh-CN"/>
              </w:rPr>
              <w:t>差额凭证号码</w:t>
            </w:r>
            <w:r>
              <w:t>",</w:t>
            </w:r>
          </w:p>
          <w:p w14:paraId="17F57728">
            <w:pPr>
              <w:bidi w:val="0"/>
              <w:rPr>
                <w:rFonts w:hint="eastAsia"/>
                <w:lang w:eastAsia="zh-CN"/>
              </w:rPr>
            </w:pPr>
            <w:r>
              <w:tab/>
            </w:r>
            <w:r>
              <w:tab/>
            </w:r>
            <w:r>
              <w:tab/>
            </w:r>
            <w:r>
              <w:tab/>
            </w:r>
            <w:r>
              <w:t>"</w:t>
            </w:r>
            <w:r>
              <w:rPr>
                <w:rFonts w:hint="default"/>
                <w:lang w:val="en-US"/>
              </w:rPr>
              <w:t>kjrq</w:t>
            </w:r>
            <w:r>
              <w:t>": "</w:t>
            </w:r>
            <w:r>
              <w:rPr>
                <w:rFonts w:hint="eastAsia"/>
                <w:lang w:val="en-US" w:eastAsia="zh-CN"/>
              </w:rPr>
              <w:t>开具日期</w:t>
            </w:r>
            <w:r>
              <w:t>"</w:t>
            </w:r>
            <w:r>
              <w:rPr>
                <w:rFonts w:hint="eastAsia"/>
                <w:lang w:eastAsia="zh-CN"/>
              </w:rPr>
              <w:t>，</w:t>
            </w:r>
          </w:p>
          <w:p w14:paraId="048BA156">
            <w:pPr>
              <w:bidi w:val="0"/>
            </w:pPr>
            <w:r>
              <w:tab/>
            </w:r>
            <w:r>
              <w:tab/>
            </w:r>
            <w:r>
              <w:tab/>
            </w:r>
            <w:r>
              <w:tab/>
            </w:r>
            <w:r>
              <w:t>"</w:t>
            </w:r>
            <w:r>
              <w:rPr>
                <w:rFonts w:hint="default"/>
                <w:lang w:val="en-US"/>
              </w:rPr>
              <w:t>pzhjje</w:t>
            </w:r>
            <w:r>
              <w:t>": "</w:t>
            </w:r>
            <w:r>
              <w:rPr>
                <w:rFonts w:hint="eastAsia"/>
                <w:lang w:val="en-US" w:eastAsia="zh-CN"/>
              </w:rPr>
              <w:t>凭证合计金额</w:t>
            </w:r>
            <w:r>
              <w:t>",</w:t>
            </w:r>
          </w:p>
          <w:p w14:paraId="5B27DE2E">
            <w:pPr>
              <w:bidi w:val="0"/>
            </w:pPr>
            <w:r>
              <w:tab/>
            </w:r>
            <w:r>
              <w:tab/>
            </w:r>
            <w:r>
              <w:tab/>
            </w:r>
            <w:r>
              <w:tab/>
            </w:r>
            <w:r>
              <w:t>"</w:t>
            </w:r>
            <w:r>
              <w:rPr>
                <w:rFonts w:hint="default"/>
                <w:lang w:val="en-US"/>
              </w:rPr>
              <w:t>bckcje</w:t>
            </w:r>
            <w:r>
              <w:t>": "</w:t>
            </w:r>
            <w:r>
              <w:rPr>
                <w:rFonts w:hint="eastAsia"/>
                <w:lang w:val="en-US" w:eastAsia="zh-CN"/>
              </w:rPr>
              <w:t>本次扣除金额</w:t>
            </w:r>
            <w:r>
              <w:t>",</w:t>
            </w:r>
          </w:p>
          <w:p w14:paraId="78DCC109">
            <w:pPr>
              <w:bidi w:val="0"/>
            </w:pPr>
            <w:r>
              <w:tab/>
            </w:r>
            <w:r>
              <w:tab/>
            </w:r>
            <w:r>
              <w:tab/>
            </w:r>
            <w:r>
              <w:tab/>
            </w:r>
            <w:r>
              <w:t>"</w:t>
            </w:r>
            <w:r>
              <w:rPr>
                <w:rFonts w:hint="default"/>
                <w:lang w:val="en-US" w:eastAsia="zh-CN"/>
              </w:rPr>
              <w:t>bz</w:t>
            </w:r>
            <w:r>
              <w:t>": "</w:t>
            </w:r>
            <w:r>
              <w:rPr>
                <w:rFonts w:hint="eastAsia"/>
                <w:lang w:val="en-US" w:eastAsia="zh-CN"/>
              </w:rPr>
              <w:t>备注</w:t>
            </w:r>
            <w:r>
              <w:t>"</w:t>
            </w:r>
            <w:r>
              <w:tab/>
            </w:r>
          </w:p>
          <w:p w14:paraId="7A9BFE36">
            <w:pPr>
              <w:bidi w:val="0"/>
            </w:pPr>
            <w:r>
              <w:tab/>
            </w:r>
            <w:r>
              <w:tab/>
            </w:r>
            <w:r>
              <w:tab/>
            </w:r>
            <w:r>
              <w:t>}</w:t>
            </w:r>
          </w:p>
          <w:p w14:paraId="3DF94ECB">
            <w:pPr>
              <w:bidi w:val="0"/>
              <w:rPr>
                <w:rFonts w:hint="default"/>
              </w:rPr>
            </w:pPr>
            <w:r>
              <w:tab/>
            </w:r>
            <w:r>
              <w:tab/>
            </w:r>
            <w:r>
              <w:t>]</w:t>
            </w:r>
          </w:p>
          <w:p w14:paraId="2DAEF1E7">
            <w:pPr>
              <w:bidi w:val="0"/>
              <w:rPr>
                <w:rFonts w:hint="default"/>
              </w:rPr>
            </w:pPr>
            <w:r>
              <w:rPr>
                <w:rFonts w:hint="default"/>
              </w:rPr>
              <w:tab/>
            </w:r>
            <w:r>
              <w:rPr>
                <w:rFonts w:hint="default"/>
              </w:rPr>
              <w:t>}</w:t>
            </w:r>
          </w:p>
          <w:p w14:paraId="378C936B">
            <w:pPr>
              <w:bidi w:val="0"/>
              <w:rPr>
                <w:rFonts w:hint="default"/>
              </w:rPr>
            </w:pPr>
            <w:r>
              <w:rPr>
                <w:rFonts w:hint="default"/>
              </w:rPr>
              <w:t>]</w:t>
            </w:r>
          </w:p>
        </w:tc>
      </w:tr>
    </w:tbl>
    <w:p w14:paraId="1F2DE85E">
      <w:pPr>
        <w:pStyle w:val="6"/>
        <w:bidi w:val="0"/>
        <w:rPr>
          <w:rFonts w:hint="default"/>
          <w:lang w:eastAsia="zh-CN"/>
        </w:rPr>
      </w:pPr>
      <w:bookmarkStart w:id="350" w:name="_Toc13141"/>
      <w:r>
        <w:rPr>
          <w:rFonts w:hint="default"/>
        </w:rPr>
        <w:t>15.5</w:t>
      </w:r>
      <w:r>
        <w:rPr>
          <w:rFonts w:hint="default"/>
          <w:lang w:eastAsia="zh-CN"/>
        </w:rPr>
        <w:t>返回参数</w:t>
      </w:r>
      <w:bookmarkEnd w:id="350"/>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4829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CA6DF6">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48043709">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3B32028C">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592F9EA1">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2D133E8F">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29D066D8">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4A95AA5F">
            <w:pPr>
              <w:pStyle w:val="25"/>
              <w:bidi w:val="0"/>
              <w:rPr>
                <w:rFonts w:hint="default"/>
              </w:rPr>
            </w:pPr>
            <w:r>
              <w:rPr>
                <w:rFonts w:hint="default"/>
              </w:rPr>
              <w:t>说明</w:t>
            </w:r>
          </w:p>
        </w:tc>
      </w:tr>
      <w:tr w14:paraId="120333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03A26D">
            <w:pPr>
              <w:pStyle w:val="26"/>
              <w:bidi w:val="0"/>
              <w:rPr>
                <w:rFonts w:hint="default"/>
              </w:rPr>
            </w:pPr>
            <w:r>
              <w:rPr>
                <w:rFonts w:hint="default"/>
                <w:lang w:val="en-US" w:eastAsia="zh-CN"/>
              </w:rPr>
              <w:t>1</w:t>
            </w:r>
          </w:p>
        </w:tc>
        <w:tc>
          <w:tcPr>
            <w:tcW w:w="1004" w:type="pct"/>
            <w:noWrap w:val="0"/>
            <w:vAlign w:val="center"/>
          </w:tcPr>
          <w:p w14:paraId="198FB371">
            <w:pPr>
              <w:pStyle w:val="26"/>
              <w:bidi w:val="0"/>
              <w:rPr>
                <w:rFonts w:hint="default"/>
              </w:rPr>
            </w:pPr>
            <w:r>
              <w:rPr>
                <w:rFonts w:hint="default"/>
              </w:rPr>
              <w:t>returncode</w:t>
            </w:r>
          </w:p>
        </w:tc>
        <w:tc>
          <w:tcPr>
            <w:tcW w:w="1087" w:type="pct"/>
            <w:noWrap w:val="0"/>
            <w:vAlign w:val="center"/>
          </w:tcPr>
          <w:p w14:paraId="361DFF5F">
            <w:pPr>
              <w:pStyle w:val="26"/>
              <w:bidi w:val="0"/>
              <w:rPr>
                <w:rFonts w:hint="default"/>
              </w:rPr>
            </w:pPr>
            <w:r>
              <w:rPr>
                <w:rFonts w:hint="default"/>
              </w:rPr>
              <w:t>返回码</w:t>
            </w:r>
          </w:p>
        </w:tc>
        <w:tc>
          <w:tcPr>
            <w:tcW w:w="753" w:type="pct"/>
            <w:noWrap w:val="0"/>
            <w:vAlign w:val="center"/>
          </w:tcPr>
          <w:p w14:paraId="52D0A4C4">
            <w:pPr>
              <w:pStyle w:val="26"/>
              <w:bidi w:val="0"/>
              <w:rPr>
                <w:rFonts w:hint="default"/>
              </w:rPr>
            </w:pPr>
            <w:r>
              <w:rPr>
                <w:rFonts w:hint="default"/>
              </w:rPr>
              <w:t>varchar</w:t>
            </w:r>
          </w:p>
        </w:tc>
        <w:tc>
          <w:tcPr>
            <w:tcW w:w="418" w:type="pct"/>
            <w:noWrap w:val="0"/>
            <w:vAlign w:val="center"/>
          </w:tcPr>
          <w:p w14:paraId="510218AB">
            <w:pPr>
              <w:pStyle w:val="26"/>
              <w:bidi w:val="0"/>
              <w:rPr>
                <w:rFonts w:hint="default"/>
              </w:rPr>
            </w:pPr>
            <w:r>
              <w:rPr>
                <w:rFonts w:hint="default"/>
              </w:rPr>
              <w:t>2</w:t>
            </w:r>
          </w:p>
        </w:tc>
        <w:tc>
          <w:tcPr>
            <w:tcW w:w="417" w:type="pct"/>
            <w:noWrap w:val="0"/>
            <w:vAlign w:val="center"/>
          </w:tcPr>
          <w:p w14:paraId="069ADAF9">
            <w:pPr>
              <w:pStyle w:val="26"/>
              <w:bidi w:val="0"/>
              <w:rPr>
                <w:rFonts w:hint="default"/>
              </w:rPr>
            </w:pPr>
            <w:r>
              <w:rPr>
                <w:rFonts w:hint="default"/>
              </w:rPr>
              <w:t>是</w:t>
            </w:r>
          </w:p>
        </w:tc>
        <w:tc>
          <w:tcPr>
            <w:tcW w:w="920" w:type="pct"/>
            <w:noWrap w:val="0"/>
            <w:vAlign w:val="center"/>
          </w:tcPr>
          <w:p w14:paraId="3C2E3860">
            <w:pPr>
              <w:pStyle w:val="26"/>
              <w:bidi w:val="0"/>
              <w:rPr>
                <w:rFonts w:hint="default"/>
              </w:rPr>
            </w:pPr>
            <w:r>
              <w:rPr>
                <w:rFonts w:hint="default"/>
              </w:rPr>
              <w:t>00：成功</w:t>
            </w:r>
          </w:p>
          <w:p w14:paraId="7A5AA356">
            <w:pPr>
              <w:pStyle w:val="26"/>
              <w:bidi w:val="0"/>
              <w:rPr>
                <w:rFonts w:hint="default"/>
              </w:rPr>
            </w:pPr>
            <w:r>
              <w:rPr>
                <w:rFonts w:hint="default"/>
              </w:rPr>
              <w:t>其它：失败</w:t>
            </w:r>
          </w:p>
        </w:tc>
      </w:tr>
      <w:tr w14:paraId="74171C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7331004">
            <w:pPr>
              <w:pStyle w:val="26"/>
              <w:bidi w:val="0"/>
              <w:rPr>
                <w:rFonts w:hint="default"/>
              </w:rPr>
            </w:pPr>
            <w:r>
              <w:rPr>
                <w:rFonts w:hint="default"/>
                <w:lang w:val="en-US" w:eastAsia="zh-CN"/>
              </w:rPr>
              <w:t>2</w:t>
            </w:r>
          </w:p>
        </w:tc>
        <w:tc>
          <w:tcPr>
            <w:tcW w:w="1004" w:type="pct"/>
            <w:noWrap w:val="0"/>
            <w:vAlign w:val="center"/>
          </w:tcPr>
          <w:p w14:paraId="093BFB92">
            <w:pPr>
              <w:pStyle w:val="26"/>
              <w:bidi w:val="0"/>
              <w:rPr>
                <w:rFonts w:hint="default"/>
              </w:rPr>
            </w:pPr>
            <w:r>
              <w:rPr>
                <w:rFonts w:hint="default"/>
              </w:rPr>
              <w:t>returnmsg</w:t>
            </w:r>
          </w:p>
        </w:tc>
        <w:tc>
          <w:tcPr>
            <w:tcW w:w="1087" w:type="pct"/>
            <w:noWrap w:val="0"/>
            <w:vAlign w:val="center"/>
          </w:tcPr>
          <w:p w14:paraId="49D18684">
            <w:pPr>
              <w:pStyle w:val="26"/>
              <w:bidi w:val="0"/>
              <w:rPr>
                <w:rFonts w:hint="default"/>
              </w:rPr>
            </w:pPr>
            <w:r>
              <w:rPr>
                <w:rFonts w:hint="default"/>
              </w:rPr>
              <w:t>返回信息</w:t>
            </w:r>
          </w:p>
        </w:tc>
        <w:tc>
          <w:tcPr>
            <w:tcW w:w="753" w:type="pct"/>
            <w:noWrap w:val="0"/>
            <w:vAlign w:val="center"/>
          </w:tcPr>
          <w:p w14:paraId="5CADE8CF">
            <w:pPr>
              <w:pStyle w:val="26"/>
              <w:bidi w:val="0"/>
              <w:rPr>
                <w:rFonts w:hint="default"/>
              </w:rPr>
            </w:pPr>
            <w:r>
              <w:rPr>
                <w:rFonts w:hint="default"/>
              </w:rPr>
              <w:t>varchar</w:t>
            </w:r>
          </w:p>
        </w:tc>
        <w:tc>
          <w:tcPr>
            <w:tcW w:w="418" w:type="pct"/>
            <w:noWrap w:val="0"/>
            <w:vAlign w:val="center"/>
          </w:tcPr>
          <w:p w14:paraId="27012432">
            <w:pPr>
              <w:pStyle w:val="26"/>
              <w:bidi w:val="0"/>
              <w:rPr>
                <w:rFonts w:hint="default"/>
              </w:rPr>
            </w:pPr>
            <w:r>
              <w:rPr>
                <w:rFonts w:hint="default"/>
              </w:rPr>
              <w:t>2000</w:t>
            </w:r>
          </w:p>
        </w:tc>
        <w:tc>
          <w:tcPr>
            <w:tcW w:w="417" w:type="pct"/>
            <w:noWrap w:val="0"/>
            <w:vAlign w:val="center"/>
          </w:tcPr>
          <w:p w14:paraId="47ECA0EA">
            <w:pPr>
              <w:pStyle w:val="26"/>
              <w:bidi w:val="0"/>
              <w:rPr>
                <w:rFonts w:hint="default"/>
              </w:rPr>
            </w:pPr>
            <w:r>
              <w:rPr>
                <w:rFonts w:hint="default"/>
              </w:rPr>
              <w:t>否</w:t>
            </w:r>
          </w:p>
        </w:tc>
        <w:tc>
          <w:tcPr>
            <w:tcW w:w="920" w:type="pct"/>
            <w:noWrap w:val="0"/>
            <w:vAlign w:val="center"/>
          </w:tcPr>
          <w:p w14:paraId="23A50A48">
            <w:pPr>
              <w:pStyle w:val="26"/>
              <w:bidi w:val="0"/>
              <w:rPr>
                <w:rFonts w:hint="default"/>
              </w:rPr>
            </w:pPr>
            <w:r>
              <w:rPr>
                <w:rFonts w:hint="default"/>
              </w:rPr>
              <w:t>错误信息说明</w:t>
            </w:r>
          </w:p>
        </w:tc>
      </w:tr>
      <w:tr w14:paraId="23409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40B3AE">
            <w:pPr>
              <w:pStyle w:val="26"/>
              <w:bidi w:val="0"/>
              <w:rPr>
                <w:rFonts w:hint="default"/>
              </w:rPr>
            </w:pPr>
            <w:r>
              <w:rPr>
                <w:rFonts w:hint="default"/>
                <w:lang w:val="en-US" w:eastAsia="zh-CN"/>
              </w:rPr>
              <w:t>3</w:t>
            </w:r>
          </w:p>
        </w:tc>
        <w:tc>
          <w:tcPr>
            <w:tcW w:w="1004" w:type="pct"/>
            <w:noWrap w:val="0"/>
            <w:vAlign w:val="center"/>
          </w:tcPr>
          <w:p w14:paraId="5B025235">
            <w:pPr>
              <w:pStyle w:val="26"/>
              <w:bidi w:val="0"/>
              <w:rPr>
                <w:rFonts w:hint="default"/>
              </w:rPr>
            </w:pPr>
            <w:r>
              <w:rPr>
                <w:rFonts w:hint="default"/>
              </w:rPr>
              <w:t>sllsh</w:t>
            </w:r>
          </w:p>
        </w:tc>
        <w:tc>
          <w:tcPr>
            <w:tcW w:w="1087" w:type="pct"/>
            <w:noWrap w:val="0"/>
            <w:vAlign w:val="center"/>
          </w:tcPr>
          <w:p w14:paraId="1D1F2282">
            <w:pPr>
              <w:pStyle w:val="26"/>
              <w:bidi w:val="0"/>
              <w:rPr>
                <w:rFonts w:hint="default"/>
              </w:rPr>
            </w:pPr>
            <w:r>
              <w:rPr>
                <w:rFonts w:hint="default"/>
              </w:rPr>
              <w:t>受理流水号</w:t>
            </w:r>
          </w:p>
        </w:tc>
        <w:tc>
          <w:tcPr>
            <w:tcW w:w="753" w:type="pct"/>
            <w:noWrap w:val="0"/>
            <w:vAlign w:val="center"/>
          </w:tcPr>
          <w:p w14:paraId="7C2613FB">
            <w:pPr>
              <w:pStyle w:val="26"/>
              <w:bidi w:val="0"/>
              <w:rPr>
                <w:rFonts w:hint="default"/>
              </w:rPr>
            </w:pPr>
            <w:r>
              <w:rPr>
                <w:rFonts w:hint="default"/>
              </w:rPr>
              <w:t>String</w:t>
            </w:r>
          </w:p>
        </w:tc>
        <w:tc>
          <w:tcPr>
            <w:tcW w:w="418" w:type="pct"/>
            <w:noWrap w:val="0"/>
            <w:vAlign w:val="center"/>
          </w:tcPr>
          <w:p w14:paraId="11080757">
            <w:pPr>
              <w:pStyle w:val="26"/>
              <w:bidi w:val="0"/>
              <w:rPr>
                <w:rFonts w:hint="default"/>
              </w:rPr>
            </w:pPr>
            <w:r>
              <w:rPr>
                <w:rFonts w:hint="default"/>
              </w:rPr>
              <w:t>40</w:t>
            </w:r>
          </w:p>
        </w:tc>
        <w:tc>
          <w:tcPr>
            <w:tcW w:w="417" w:type="pct"/>
            <w:noWrap w:val="0"/>
            <w:vAlign w:val="center"/>
          </w:tcPr>
          <w:p w14:paraId="7DFA8171">
            <w:pPr>
              <w:pStyle w:val="26"/>
              <w:bidi w:val="0"/>
              <w:rPr>
                <w:rFonts w:hint="default"/>
              </w:rPr>
            </w:pPr>
            <w:r>
              <w:rPr>
                <w:rFonts w:hint="default"/>
              </w:rPr>
              <w:t>是</w:t>
            </w:r>
          </w:p>
        </w:tc>
        <w:tc>
          <w:tcPr>
            <w:tcW w:w="920" w:type="pct"/>
            <w:noWrap w:val="0"/>
            <w:vAlign w:val="center"/>
          </w:tcPr>
          <w:p w14:paraId="322F3911">
            <w:pPr>
              <w:pStyle w:val="26"/>
              <w:bidi w:val="0"/>
              <w:rPr>
                <w:rFonts w:hint="default"/>
              </w:rPr>
            </w:pPr>
          </w:p>
        </w:tc>
      </w:tr>
    </w:tbl>
    <w:p w14:paraId="7DAB268F">
      <w:pPr>
        <w:pStyle w:val="6"/>
        <w:bidi w:val="0"/>
        <w:rPr>
          <w:rFonts w:hint="default"/>
          <w:lang w:eastAsia="zh-CN"/>
        </w:rPr>
      </w:pPr>
      <w:bookmarkStart w:id="351" w:name="_Toc18168"/>
      <w:r>
        <w:rPr>
          <w:rFonts w:hint="default"/>
        </w:rPr>
        <w:t>1</w:t>
      </w:r>
      <w:r>
        <w:rPr>
          <w:rFonts w:hint="eastAsia"/>
          <w:lang w:val="en-US" w:eastAsia="zh-CN"/>
        </w:rPr>
        <w:t>5</w:t>
      </w:r>
      <w:r>
        <w:rPr>
          <w:rFonts w:hint="default"/>
        </w:rPr>
        <w:t>.6</w:t>
      </w:r>
      <w:r>
        <w:rPr>
          <w:rFonts w:hint="default"/>
          <w:lang w:eastAsia="zh-CN"/>
        </w:rPr>
        <w:t>返回报文示例</w:t>
      </w:r>
      <w:bookmarkEnd w:id="351"/>
      <w:r>
        <w:rPr>
          <w:rFonts w:hint="default"/>
          <w:lang w:eastAsia="zh-CN"/>
        </w:rPr>
        <w:t xml:space="preserve"> </w:t>
      </w:r>
    </w:p>
    <w:p w14:paraId="4AA3197B">
      <w:pPr>
        <w:pStyle w:val="5"/>
        <w:bidi w:val="0"/>
        <w:rPr>
          <w:rFonts w:hint="default"/>
        </w:rPr>
      </w:pPr>
      <w:bookmarkStart w:id="352" w:name="_Toc27661"/>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363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71C0830">
            <w:pPr>
              <w:bidi w:val="0"/>
              <w:rPr>
                <w:rFonts w:hint="default"/>
              </w:rPr>
            </w:pPr>
            <w:r>
              <w:rPr>
                <w:rFonts w:hint="default"/>
              </w:rPr>
              <w:t>{</w:t>
            </w:r>
          </w:p>
          <w:p w14:paraId="052CB81A">
            <w:pPr>
              <w:bidi w:val="0"/>
              <w:rPr>
                <w:rFonts w:hint="default"/>
              </w:rPr>
            </w:pPr>
            <w:r>
              <w:rPr>
                <w:rFonts w:hint="default"/>
              </w:rPr>
              <w:tab/>
            </w:r>
            <w:r>
              <w:rPr>
                <w:rFonts w:hint="default"/>
              </w:rPr>
              <w:t>"Response": {</w:t>
            </w:r>
          </w:p>
          <w:p w14:paraId="5FADA0DF">
            <w:pPr>
              <w:bidi w:val="0"/>
              <w:rPr>
                <w:rFonts w:hint="default"/>
              </w:rPr>
            </w:pPr>
            <w:r>
              <w:rPr>
                <w:rFonts w:hint="default"/>
              </w:rPr>
              <w:tab/>
            </w:r>
            <w:r>
              <w:rPr>
                <w:rFonts w:hint="default"/>
              </w:rPr>
              <w:tab/>
            </w:r>
            <w:r>
              <w:rPr>
                <w:rFonts w:hint="default"/>
              </w:rPr>
              <w:t>"RequestId": "16位随机数字和字母组合",</w:t>
            </w:r>
          </w:p>
          <w:p w14:paraId="758B43D2">
            <w:pPr>
              <w:bidi w:val="0"/>
              <w:rPr>
                <w:rFonts w:hint="default"/>
              </w:rPr>
            </w:pPr>
            <w:r>
              <w:rPr>
                <w:rFonts w:hint="default"/>
              </w:rPr>
              <w:tab/>
            </w:r>
            <w:r>
              <w:rPr>
                <w:rFonts w:hint="default"/>
              </w:rPr>
              <w:tab/>
            </w:r>
            <w:r>
              <w:rPr>
                <w:rFonts w:hint="default"/>
              </w:rPr>
              <w:t>"Data": {</w:t>
            </w:r>
          </w:p>
          <w:p w14:paraId="1A965636">
            <w:pPr>
              <w:bidi w:val="0"/>
              <w:rPr>
                <w:rFonts w:hint="default"/>
              </w:rPr>
            </w:pPr>
            <w:r>
              <w:rPr>
                <w:rFonts w:hint="default"/>
              </w:rPr>
              <w:tab/>
            </w:r>
            <w:r>
              <w:rPr>
                <w:rFonts w:hint="default"/>
              </w:rPr>
              <w:tab/>
            </w:r>
            <w:r>
              <w:rPr>
                <w:rFonts w:hint="default"/>
              </w:rPr>
              <w:tab/>
            </w:r>
            <w:r>
              <w:rPr>
                <w:rFonts w:hint="default"/>
              </w:rPr>
              <w:t>"returncode": "00",</w:t>
            </w:r>
          </w:p>
          <w:p w14:paraId="24DAEDF3">
            <w:pPr>
              <w:bidi w:val="0"/>
              <w:rPr>
                <w:rFonts w:hint="default"/>
              </w:rPr>
            </w:pPr>
            <w:r>
              <w:rPr>
                <w:rFonts w:hint="default"/>
              </w:rPr>
              <w:tab/>
            </w:r>
            <w:r>
              <w:rPr>
                <w:rFonts w:hint="default"/>
              </w:rPr>
              <w:tab/>
            </w:r>
            <w:r>
              <w:rPr>
                <w:rFonts w:hint="default"/>
              </w:rPr>
              <w:tab/>
            </w:r>
            <w:r>
              <w:rPr>
                <w:rFonts w:hint="default"/>
              </w:rPr>
              <w:t>"returnmsg": "成功",</w:t>
            </w:r>
          </w:p>
          <w:p w14:paraId="159EB7D6">
            <w:pPr>
              <w:bidi w:val="0"/>
              <w:rPr>
                <w:rFonts w:hint="default"/>
              </w:rPr>
            </w:pPr>
            <w:r>
              <w:rPr>
                <w:rFonts w:hint="default"/>
              </w:rPr>
              <w:tab/>
            </w:r>
            <w:r>
              <w:rPr>
                <w:rFonts w:hint="default"/>
              </w:rPr>
              <w:tab/>
            </w:r>
            <w:r>
              <w:rPr>
                <w:rFonts w:hint="default"/>
              </w:rPr>
              <w:tab/>
            </w:r>
            <w:r>
              <w:rPr>
                <w:rFonts w:hint="default"/>
              </w:rPr>
              <w:t>"sllsh": "受理流水号"</w:t>
            </w:r>
          </w:p>
          <w:p w14:paraId="20B14AAA">
            <w:pPr>
              <w:bidi w:val="0"/>
              <w:rPr>
                <w:rFonts w:hint="default"/>
              </w:rPr>
            </w:pPr>
            <w:r>
              <w:rPr>
                <w:rFonts w:hint="default"/>
              </w:rPr>
              <w:tab/>
            </w:r>
            <w:r>
              <w:rPr>
                <w:rFonts w:hint="default"/>
              </w:rPr>
              <w:tab/>
            </w:r>
            <w:r>
              <w:rPr>
                <w:rFonts w:hint="default"/>
              </w:rPr>
              <w:t>}</w:t>
            </w:r>
          </w:p>
          <w:p w14:paraId="5EF3148F">
            <w:pPr>
              <w:bidi w:val="0"/>
              <w:rPr>
                <w:rFonts w:hint="default"/>
              </w:rPr>
            </w:pPr>
            <w:r>
              <w:rPr>
                <w:rFonts w:hint="default"/>
              </w:rPr>
              <w:tab/>
            </w:r>
            <w:r>
              <w:rPr>
                <w:rFonts w:hint="default"/>
              </w:rPr>
              <w:t>}</w:t>
            </w:r>
          </w:p>
          <w:p w14:paraId="08005EFD">
            <w:pPr>
              <w:bidi w:val="0"/>
              <w:rPr>
                <w:rFonts w:hint="default"/>
              </w:rPr>
            </w:pPr>
            <w:r>
              <w:rPr>
                <w:rFonts w:hint="default"/>
              </w:rPr>
              <w:t>}</w:t>
            </w:r>
          </w:p>
        </w:tc>
      </w:tr>
    </w:tbl>
    <w:p w14:paraId="2EFD34AB">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E5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0D6A3A9">
            <w:pPr>
              <w:bidi w:val="0"/>
              <w:rPr>
                <w:rFonts w:hint="default"/>
              </w:rPr>
            </w:pPr>
            <w:bookmarkStart w:id="353" w:name="OLE_LINK35"/>
            <w:r>
              <w:rPr>
                <w:rFonts w:hint="default"/>
              </w:rPr>
              <w:t>{</w:t>
            </w:r>
          </w:p>
          <w:p w14:paraId="127ABEFB">
            <w:pPr>
              <w:bidi w:val="0"/>
              <w:rPr>
                <w:rFonts w:hint="default"/>
              </w:rPr>
            </w:pPr>
            <w:r>
              <w:rPr>
                <w:rFonts w:hint="default"/>
              </w:rPr>
              <w:tab/>
            </w:r>
            <w:r>
              <w:rPr>
                <w:rFonts w:hint="default"/>
              </w:rPr>
              <w:t>"Response":{</w:t>
            </w:r>
          </w:p>
          <w:p w14:paraId="791CEEE2">
            <w:pPr>
              <w:bidi w:val="0"/>
              <w:rPr>
                <w:rFonts w:hint="default"/>
              </w:rPr>
            </w:pPr>
            <w:r>
              <w:rPr>
                <w:rFonts w:hint="default"/>
              </w:rPr>
              <w:tab/>
            </w:r>
            <w:r>
              <w:rPr>
                <w:rFonts w:hint="default"/>
              </w:rPr>
              <w:tab/>
            </w:r>
            <w:r>
              <w:rPr>
                <w:rFonts w:hint="default"/>
              </w:rPr>
              <w:t>"RequestId": "16位随机数字和字母组合",</w:t>
            </w:r>
          </w:p>
          <w:p w14:paraId="1A907BEB">
            <w:pPr>
              <w:bidi w:val="0"/>
              <w:rPr>
                <w:rFonts w:hint="default"/>
              </w:rPr>
            </w:pPr>
            <w:r>
              <w:rPr>
                <w:rFonts w:hint="default"/>
              </w:rPr>
              <w:tab/>
            </w:r>
            <w:r>
              <w:rPr>
                <w:rFonts w:hint="default"/>
              </w:rPr>
              <w:tab/>
            </w:r>
            <w:r>
              <w:rPr>
                <w:rFonts w:hint="default"/>
              </w:rPr>
              <w:t>"Error":{</w:t>
            </w:r>
          </w:p>
          <w:p w14:paraId="771256E0">
            <w:pPr>
              <w:bidi w:val="0"/>
              <w:rPr>
                <w:rFonts w:hint="default"/>
              </w:rPr>
            </w:pPr>
            <w:r>
              <w:rPr>
                <w:rFonts w:hint="default"/>
              </w:rPr>
              <w:tab/>
            </w:r>
            <w:r>
              <w:rPr>
                <w:rFonts w:hint="default"/>
              </w:rPr>
              <w:tab/>
            </w:r>
            <w:r>
              <w:rPr>
                <w:rFonts w:hint="default"/>
              </w:rPr>
              <w:tab/>
            </w:r>
            <w:r>
              <w:rPr>
                <w:rFonts w:hint="default"/>
              </w:rPr>
              <w:t>"Code": "01”,</w:t>
            </w:r>
          </w:p>
          <w:p w14:paraId="2C356155">
            <w:pPr>
              <w:bidi w:val="0"/>
              <w:rPr>
                <w:rFonts w:hint="default"/>
              </w:rPr>
            </w:pPr>
            <w:r>
              <w:rPr>
                <w:rFonts w:hint="default"/>
              </w:rPr>
              <w:tab/>
            </w:r>
            <w:r>
              <w:rPr>
                <w:rFonts w:hint="default"/>
              </w:rPr>
              <w:tab/>
            </w:r>
            <w:r>
              <w:rPr>
                <w:rFonts w:hint="default"/>
              </w:rPr>
              <w:tab/>
            </w:r>
            <w:r>
              <w:rPr>
                <w:rFonts w:hint="default"/>
              </w:rPr>
              <w:t>"Message": "错误说明"</w:t>
            </w:r>
          </w:p>
          <w:p w14:paraId="4379FFBE">
            <w:pPr>
              <w:bidi w:val="0"/>
              <w:rPr>
                <w:rFonts w:hint="default"/>
              </w:rPr>
            </w:pPr>
            <w:r>
              <w:rPr>
                <w:rFonts w:hint="default"/>
              </w:rPr>
              <w:t>}</w:t>
            </w:r>
          </w:p>
          <w:p w14:paraId="0C0753B4">
            <w:pPr>
              <w:bidi w:val="0"/>
              <w:rPr>
                <w:rFonts w:hint="default"/>
              </w:rPr>
            </w:pPr>
            <w:r>
              <w:rPr>
                <w:rFonts w:hint="default"/>
              </w:rPr>
              <w:tab/>
            </w:r>
            <w:r>
              <w:rPr>
                <w:rFonts w:hint="default"/>
              </w:rPr>
              <w:t>}</w:t>
            </w:r>
          </w:p>
          <w:p w14:paraId="29AA8C4E">
            <w:pPr>
              <w:bidi w:val="0"/>
              <w:rPr>
                <w:rFonts w:hint="default"/>
              </w:rPr>
            </w:pPr>
            <w:r>
              <w:rPr>
                <w:rFonts w:hint="default"/>
              </w:rPr>
              <w:t>}</w:t>
            </w:r>
          </w:p>
        </w:tc>
      </w:tr>
      <w:bookmarkEnd w:id="353"/>
    </w:tbl>
    <w:p w14:paraId="7F1BBFC2">
      <w:pPr>
        <w:pStyle w:val="4"/>
        <w:widowControl/>
        <w:spacing w:beforeAutospacing="0" w:afterAutospacing="0" w:line="408" w:lineRule="auto"/>
        <w:rPr>
          <w:rFonts w:hint="default" w:ascii="Times New Roman" w:hAnsi="Times New Roman" w:eastAsia="宋体" w:cs="Times New Roman"/>
          <w:sz w:val="28"/>
          <w:szCs w:val="28"/>
        </w:rPr>
      </w:pPr>
      <w:bookmarkStart w:id="354" w:name="_Toc10774"/>
      <w:bookmarkStart w:id="355" w:name="_Toc15113"/>
      <w:r>
        <w:rPr>
          <w:rFonts w:hint="default" w:ascii="Times New Roman" w:hAnsi="Times New Roman" w:eastAsia="宋体" w:cs="Times New Roman"/>
          <w:sz w:val="28"/>
          <w:szCs w:val="28"/>
        </w:rPr>
        <w:t>16.查询成品油红字确认单列表信息</w:t>
      </w:r>
      <w:bookmarkEnd w:id="352"/>
      <w:bookmarkEnd w:id="354"/>
      <w:bookmarkEnd w:id="355"/>
    </w:p>
    <w:p w14:paraId="4903B808">
      <w:pPr>
        <w:pStyle w:val="6"/>
        <w:bidi w:val="0"/>
        <w:rPr>
          <w:rFonts w:hint="default"/>
        </w:rPr>
      </w:pPr>
      <w:bookmarkStart w:id="356" w:name="_Toc11481"/>
      <w:r>
        <w:rPr>
          <w:rFonts w:hint="default"/>
        </w:rPr>
        <w:t>16.1接口说明</w:t>
      </w:r>
      <w:bookmarkEnd w:id="356"/>
    </w:p>
    <w:p w14:paraId="1C2B24C2">
      <w:pPr>
        <w:pStyle w:val="5"/>
        <w:bidi w:val="0"/>
        <w:rPr>
          <w:rFonts w:hint="default"/>
        </w:rPr>
      </w:pPr>
      <w:r>
        <w:rPr>
          <w:rFonts w:hint="default"/>
        </w:rPr>
        <w:t>向企业提供查询成品油红字确认单列表信息的功能，企业可通过购买方纳税人识别号、销售方纳税人识别号、蓝字发票号码、录入日期起、录入日期止等条件查询成品油红字确认单列表信息，并将查询的结果保存在本地。使用此信息可以在申请成品油红字确认单时校验成品油蓝字发票是否可以红冲；在开具成品油红字发票时校验是否有成品油红字确认单。</w:t>
      </w:r>
    </w:p>
    <w:p w14:paraId="0721A2FB">
      <w:pPr>
        <w:pStyle w:val="6"/>
        <w:bidi w:val="0"/>
        <w:rPr>
          <w:rFonts w:hint="default"/>
        </w:rPr>
      </w:pPr>
      <w:bookmarkStart w:id="357" w:name="_Toc7314"/>
      <w:r>
        <w:rPr>
          <w:rFonts w:hint="default"/>
        </w:rPr>
        <w:t>16.2请求方式</w:t>
      </w:r>
      <w:bookmarkEnd w:id="357"/>
    </w:p>
    <w:p w14:paraId="526FD14C">
      <w:pPr>
        <w:pStyle w:val="5"/>
        <w:bidi w:val="0"/>
        <w:rPr>
          <w:rFonts w:hint="default"/>
        </w:rPr>
      </w:pPr>
      <w:r>
        <w:rPr>
          <w:rFonts w:hint="default"/>
        </w:rPr>
        <w:t>请求方式为POST</w:t>
      </w:r>
    </w:p>
    <w:p w14:paraId="4C16E054">
      <w:pPr>
        <w:pStyle w:val="5"/>
        <w:bidi w:val="0"/>
        <w:rPr>
          <w:rFonts w:hint="default"/>
        </w:rPr>
      </w:pPr>
      <w:r>
        <w:rPr>
          <w:rFonts w:hint="default"/>
        </w:rPr>
        <w:t>●</w:t>
      </w:r>
      <w:r>
        <w:rPr>
          <w:rFonts w:hint="default"/>
          <w:lang w:val="en-US"/>
        </w:rPr>
        <w:t xml:space="preserve"> </w:t>
      </w:r>
      <w:r>
        <w:rPr>
          <w:rFonts w:hint="default"/>
        </w:rPr>
        <w:t>path指该参数为路径参数</w:t>
      </w:r>
    </w:p>
    <w:p w14:paraId="21CC4A24">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00F0C600">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7E4EC751">
      <w:pPr>
        <w:pStyle w:val="6"/>
        <w:bidi w:val="0"/>
        <w:rPr>
          <w:rFonts w:hint="default"/>
          <w:lang w:eastAsia="zh-CN"/>
        </w:rPr>
      </w:pPr>
      <w:bookmarkStart w:id="358" w:name="_Toc12377"/>
      <w:r>
        <w:rPr>
          <w:rFonts w:hint="default"/>
        </w:rPr>
        <w:t>16.3</w:t>
      </w:r>
      <w:r>
        <w:rPr>
          <w:rFonts w:hint="default"/>
          <w:lang w:eastAsia="zh-CN"/>
        </w:rPr>
        <w:t>请求参数</w:t>
      </w:r>
      <w:bookmarkEnd w:id="358"/>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737E2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2F3743D">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28007AFA">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56E472BE">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0BE31129">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0C7A0C3F">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6F32281E">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03B3D95F">
            <w:pPr>
              <w:pStyle w:val="25"/>
              <w:bidi w:val="0"/>
              <w:rPr>
                <w:rFonts w:hint="default"/>
              </w:rPr>
            </w:pPr>
            <w:r>
              <w:rPr>
                <w:rFonts w:hint="default"/>
              </w:rPr>
              <w:t>说明</w:t>
            </w:r>
          </w:p>
        </w:tc>
      </w:tr>
      <w:tr w14:paraId="394889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EE4F0E2">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61878162">
            <w:pPr>
              <w:pStyle w:val="26"/>
              <w:bidi w:val="0"/>
              <w:rPr>
                <w:rFonts w:hint="default"/>
              </w:rPr>
            </w:pPr>
            <w:r>
              <w:rPr>
                <w:rFonts w:hint="default"/>
              </w:rPr>
              <w:t>yhjslx</w:t>
            </w:r>
          </w:p>
        </w:tc>
        <w:tc>
          <w:tcPr>
            <w:tcW w:w="1087" w:type="pct"/>
            <w:tcBorders>
              <w:top w:val="single" w:color="auto" w:sz="6" w:space="0"/>
            </w:tcBorders>
            <w:noWrap w:val="0"/>
            <w:vAlign w:val="center"/>
          </w:tcPr>
          <w:p w14:paraId="7E540547">
            <w:pPr>
              <w:pStyle w:val="26"/>
              <w:bidi w:val="0"/>
              <w:rPr>
                <w:rFonts w:hint="default"/>
              </w:rPr>
            </w:pPr>
            <w:r>
              <w:rPr>
                <w:rFonts w:hint="default"/>
              </w:rPr>
              <w:t>用户角色类型</w:t>
            </w:r>
          </w:p>
        </w:tc>
        <w:tc>
          <w:tcPr>
            <w:tcW w:w="753" w:type="pct"/>
            <w:tcBorders>
              <w:top w:val="single" w:color="auto" w:sz="6" w:space="0"/>
            </w:tcBorders>
            <w:noWrap w:val="0"/>
            <w:vAlign w:val="center"/>
          </w:tcPr>
          <w:p w14:paraId="2BDC16A0">
            <w:pPr>
              <w:pStyle w:val="26"/>
              <w:bidi w:val="0"/>
              <w:rPr>
                <w:rFonts w:hint="default"/>
              </w:rPr>
            </w:pPr>
            <w:r>
              <w:rPr>
                <w:rFonts w:hint="default"/>
              </w:rPr>
              <w:t>varchar</w:t>
            </w:r>
          </w:p>
        </w:tc>
        <w:tc>
          <w:tcPr>
            <w:tcW w:w="418" w:type="pct"/>
            <w:tcBorders>
              <w:top w:val="single" w:color="auto" w:sz="6" w:space="0"/>
            </w:tcBorders>
            <w:noWrap w:val="0"/>
            <w:vAlign w:val="center"/>
          </w:tcPr>
          <w:p w14:paraId="72CEBD34">
            <w:pPr>
              <w:pStyle w:val="26"/>
              <w:bidi w:val="0"/>
              <w:rPr>
                <w:rFonts w:hint="default"/>
              </w:rPr>
            </w:pPr>
            <w:r>
              <w:rPr>
                <w:rFonts w:hint="default"/>
              </w:rPr>
              <w:t>2</w:t>
            </w:r>
          </w:p>
        </w:tc>
        <w:tc>
          <w:tcPr>
            <w:tcW w:w="417" w:type="pct"/>
            <w:tcBorders>
              <w:top w:val="single" w:color="auto" w:sz="6" w:space="0"/>
            </w:tcBorders>
            <w:noWrap w:val="0"/>
            <w:vAlign w:val="center"/>
          </w:tcPr>
          <w:p w14:paraId="349CCAEE">
            <w:pPr>
              <w:pStyle w:val="26"/>
              <w:bidi w:val="0"/>
              <w:rPr>
                <w:rFonts w:hint="default"/>
              </w:rPr>
            </w:pPr>
            <w:r>
              <w:rPr>
                <w:rFonts w:hint="default"/>
              </w:rPr>
              <w:t>是</w:t>
            </w:r>
          </w:p>
        </w:tc>
        <w:tc>
          <w:tcPr>
            <w:tcW w:w="920" w:type="pct"/>
            <w:tcBorders>
              <w:top w:val="single" w:color="auto" w:sz="6" w:space="0"/>
            </w:tcBorders>
            <w:noWrap w:val="0"/>
            <w:vAlign w:val="center"/>
          </w:tcPr>
          <w:p w14:paraId="0004CBE6">
            <w:pPr>
              <w:pStyle w:val="26"/>
              <w:bidi w:val="0"/>
              <w:rPr>
                <w:rFonts w:hint="default"/>
              </w:rPr>
            </w:pPr>
            <w:r>
              <w:rPr>
                <w:rFonts w:hint="default"/>
              </w:rPr>
              <w:t>0：销方</w:t>
            </w:r>
          </w:p>
          <w:p w14:paraId="22E36E3A">
            <w:pPr>
              <w:pStyle w:val="26"/>
              <w:bidi w:val="0"/>
              <w:rPr>
                <w:rFonts w:hint="default"/>
              </w:rPr>
            </w:pPr>
            <w:r>
              <w:rPr>
                <w:rFonts w:hint="default"/>
              </w:rPr>
              <w:t>1：购方</w:t>
            </w:r>
          </w:p>
        </w:tc>
      </w:tr>
      <w:tr w14:paraId="35F104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855FEC3">
            <w:pPr>
              <w:pStyle w:val="26"/>
              <w:bidi w:val="0"/>
              <w:rPr>
                <w:rFonts w:hint="default"/>
              </w:rPr>
            </w:pPr>
            <w:r>
              <w:rPr>
                <w:rFonts w:hint="default"/>
                <w:lang w:val="en-US" w:eastAsia="zh-CN"/>
              </w:rPr>
              <w:t>2</w:t>
            </w:r>
          </w:p>
        </w:tc>
        <w:tc>
          <w:tcPr>
            <w:tcW w:w="1004" w:type="pct"/>
            <w:noWrap w:val="0"/>
            <w:vAlign w:val="center"/>
          </w:tcPr>
          <w:p w14:paraId="1833E87B">
            <w:pPr>
              <w:pStyle w:val="26"/>
              <w:bidi w:val="0"/>
              <w:rPr>
                <w:rFonts w:hint="default"/>
              </w:rPr>
            </w:pPr>
            <w:r>
              <w:rPr>
                <w:rFonts w:hint="default"/>
              </w:rPr>
              <w:t>xsfnsrsbh</w:t>
            </w:r>
          </w:p>
        </w:tc>
        <w:tc>
          <w:tcPr>
            <w:tcW w:w="1087" w:type="pct"/>
            <w:noWrap w:val="0"/>
            <w:vAlign w:val="center"/>
          </w:tcPr>
          <w:p w14:paraId="3CA3682F">
            <w:pPr>
              <w:pStyle w:val="26"/>
              <w:bidi w:val="0"/>
              <w:rPr>
                <w:rFonts w:hint="default"/>
              </w:rPr>
            </w:pPr>
            <w:r>
              <w:rPr>
                <w:rFonts w:hint="default"/>
              </w:rPr>
              <w:t>（销售方）统一社会信用代码/纳税人识别号/身份证件号码</w:t>
            </w:r>
          </w:p>
        </w:tc>
        <w:tc>
          <w:tcPr>
            <w:tcW w:w="753" w:type="pct"/>
            <w:noWrap w:val="0"/>
            <w:vAlign w:val="center"/>
          </w:tcPr>
          <w:p w14:paraId="6AFFE0B1">
            <w:pPr>
              <w:pStyle w:val="26"/>
              <w:bidi w:val="0"/>
              <w:rPr>
                <w:rFonts w:hint="default"/>
              </w:rPr>
            </w:pPr>
            <w:r>
              <w:rPr>
                <w:rFonts w:hint="default"/>
              </w:rPr>
              <w:t>varchar</w:t>
            </w:r>
          </w:p>
        </w:tc>
        <w:tc>
          <w:tcPr>
            <w:tcW w:w="418" w:type="pct"/>
            <w:noWrap w:val="0"/>
            <w:vAlign w:val="center"/>
          </w:tcPr>
          <w:p w14:paraId="139C2902">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7221B07B">
            <w:pPr>
              <w:pStyle w:val="26"/>
              <w:bidi w:val="0"/>
              <w:rPr>
                <w:rFonts w:hint="default"/>
              </w:rPr>
            </w:pPr>
            <w:r>
              <w:rPr>
                <w:rFonts w:hint="default"/>
              </w:rPr>
              <w:t>否</w:t>
            </w:r>
          </w:p>
        </w:tc>
        <w:tc>
          <w:tcPr>
            <w:tcW w:w="920" w:type="pct"/>
            <w:noWrap w:val="0"/>
            <w:vAlign w:val="center"/>
          </w:tcPr>
          <w:p w14:paraId="0F88F40C">
            <w:pPr>
              <w:pStyle w:val="26"/>
              <w:bidi w:val="0"/>
              <w:rPr>
                <w:rFonts w:hint="default"/>
              </w:rPr>
            </w:pPr>
            <w:r>
              <w:rPr>
                <w:rFonts w:hint="default"/>
              </w:rPr>
              <w:t>条件必录，作为销方，必录</w:t>
            </w:r>
          </w:p>
        </w:tc>
      </w:tr>
      <w:tr w14:paraId="377A12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57BAEB4">
            <w:pPr>
              <w:pStyle w:val="26"/>
              <w:bidi w:val="0"/>
              <w:rPr>
                <w:rFonts w:hint="default"/>
              </w:rPr>
            </w:pPr>
            <w:r>
              <w:rPr>
                <w:rFonts w:hint="default"/>
                <w:lang w:val="en-US" w:eastAsia="zh-CN"/>
              </w:rPr>
              <w:t>3</w:t>
            </w:r>
          </w:p>
        </w:tc>
        <w:tc>
          <w:tcPr>
            <w:tcW w:w="1004" w:type="pct"/>
            <w:noWrap w:val="0"/>
            <w:vAlign w:val="center"/>
          </w:tcPr>
          <w:p w14:paraId="0D93F3C6">
            <w:pPr>
              <w:pStyle w:val="26"/>
              <w:bidi w:val="0"/>
              <w:rPr>
                <w:rFonts w:hint="default"/>
              </w:rPr>
            </w:pPr>
            <w:r>
              <w:rPr>
                <w:rFonts w:hint="default"/>
              </w:rPr>
              <w:t>xsfmc</w:t>
            </w:r>
          </w:p>
        </w:tc>
        <w:tc>
          <w:tcPr>
            <w:tcW w:w="1087" w:type="pct"/>
            <w:noWrap w:val="0"/>
            <w:vAlign w:val="center"/>
          </w:tcPr>
          <w:p w14:paraId="701A8EEF">
            <w:pPr>
              <w:pStyle w:val="26"/>
              <w:bidi w:val="0"/>
              <w:rPr>
                <w:rFonts w:hint="default"/>
              </w:rPr>
            </w:pPr>
            <w:r>
              <w:rPr>
                <w:rFonts w:hint="default"/>
              </w:rPr>
              <w:t>（销售方）名称</w:t>
            </w:r>
          </w:p>
        </w:tc>
        <w:tc>
          <w:tcPr>
            <w:tcW w:w="753" w:type="pct"/>
            <w:noWrap w:val="0"/>
            <w:vAlign w:val="center"/>
          </w:tcPr>
          <w:p w14:paraId="3C6E1CE7">
            <w:pPr>
              <w:pStyle w:val="26"/>
              <w:bidi w:val="0"/>
              <w:rPr>
                <w:rFonts w:hint="default"/>
              </w:rPr>
            </w:pPr>
            <w:r>
              <w:rPr>
                <w:rFonts w:hint="default"/>
              </w:rPr>
              <w:t>varchar</w:t>
            </w:r>
          </w:p>
        </w:tc>
        <w:tc>
          <w:tcPr>
            <w:tcW w:w="418" w:type="pct"/>
            <w:noWrap w:val="0"/>
            <w:vAlign w:val="center"/>
          </w:tcPr>
          <w:p w14:paraId="21CA5FC4">
            <w:pPr>
              <w:pStyle w:val="26"/>
              <w:bidi w:val="0"/>
              <w:rPr>
                <w:rFonts w:hint="default"/>
              </w:rPr>
            </w:pPr>
            <w:r>
              <w:rPr>
                <w:rFonts w:hint="default"/>
              </w:rPr>
              <w:t>300</w:t>
            </w:r>
          </w:p>
        </w:tc>
        <w:tc>
          <w:tcPr>
            <w:tcW w:w="417" w:type="pct"/>
            <w:noWrap w:val="0"/>
            <w:vAlign w:val="center"/>
          </w:tcPr>
          <w:p w14:paraId="49EACEE4">
            <w:pPr>
              <w:pStyle w:val="26"/>
              <w:bidi w:val="0"/>
              <w:rPr>
                <w:rFonts w:hint="default"/>
              </w:rPr>
            </w:pPr>
            <w:r>
              <w:rPr>
                <w:rFonts w:hint="default"/>
              </w:rPr>
              <w:t>否</w:t>
            </w:r>
          </w:p>
        </w:tc>
        <w:tc>
          <w:tcPr>
            <w:tcW w:w="920" w:type="pct"/>
            <w:noWrap w:val="0"/>
            <w:vAlign w:val="center"/>
          </w:tcPr>
          <w:p w14:paraId="0135D094">
            <w:pPr>
              <w:pStyle w:val="26"/>
              <w:bidi w:val="0"/>
              <w:rPr>
                <w:rFonts w:hint="default"/>
              </w:rPr>
            </w:pPr>
            <w:r>
              <w:rPr>
                <w:rFonts w:hint="default"/>
              </w:rPr>
              <w:t>条件必录，作为销方，必录</w:t>
            </w:r>
          </w:p>
        </w:tc>
      </w:tr>
      <w:tr w14:paraId="0579E8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68B500">
            <w:pPr>
              <w:pStyle w:val="26"/>
              <w:bidi w:val="0"/>
              <w:rPr>
                <w:rFonts w:hint="default"/>
              </w:rPr>
            </w:pPr>
            <w:r>
              <w:rPr>
                <w:rFonts w:hint="default"/>
                <w:lang w:val="en-US" w:eastAsia="zh-CN"/>
              </w:rPr>
              <w:t>4</w:t>
            </w:r>
          </w:p>
        </w:tc>
        <w:tc>
          <w:tcPr>
            <w:tcW w:w="1004" w:type="pct"/>
            <w:noWrap w:val="0"/>
            <w:vAlign w:val="center"/>
          </w:tcPr>
          <w:p w14:paraId="0B7B7DCC">
            <w:pPr>
              <w:pStyle w:val="26"/>
              <w:bidi w:val="0"/>
              <w:rPr>
                <w:rFonts w:hint="default"/>
              </w:rPr>
            </w:pPr>
            <w:r>
              <w:rPr>
                <w:rFonts w:hint="default"/>
              </w:rPr>
              <w:t>gmfnsrsbh</w:t>
            </w:r>
          </w:p>
        </w:tc>
        <w:tc>
          <w:tcPr>
            <w:tcW w:w="1087" w:type="pct"/>
            <w:noWrap w:val="0"/>
            <w:vAlign w:val="center"/>
          </w:tcPr>
          <w:p w14:paraId="0BD26041">
            <w:pPr>
              <w:pStyle w:val="26"/>
              <w:bidi w:val="0"/>
              <w:rPr>
                <w:rFonts w:hint="default"/>
              </w:rPr>
            </w:pPr>
            <w:r>
              <w:rPr>
                <w:rFonts w:hint="default"/>
              </w:rPr>
              <w:t>（购买方）统一社会信用代码/纳税人识别号/身份证件号码</w:t>
            </w:r>
          </w:p>
        </w:tc>
        <w:tc>
          <w:tcPr>
            <w:tcW w:w="753" w:type="pct"/>
            <w:noWrap w:val="0"/>
            <w:vAlign w:val="center"/>
          </w:tcPr>
          <w:p w14:paraId="612068A9">
            <w:pPr>
              <w:pStyle w:val="26"/>
              <w:bidi w:val="0"/>
              <w:rPr>
                <w:rFonts w:hint="default"/>
              </w:rPr>
            </w:pPr>
            <w:r>
              <w:rPr>
                <w:rFonts w:hint="default"/>
              </w:rPr>
              <w:t>varchar</w:t>
            </w:r>
          </w:p>
        </w:tc>
        <w:tc>
          <w:tcPr>
            <w:tcW w:w="418" w:type="pct"/>
            <w:noWrap w:val="0"/>
            <w:vAlign w:val="center"/>
          </w:tcPr>
          <w:p w14:paraId="7E6E2FF7">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5C926E15">
            <w:pPr>
              <w:pStyle w:val="26"/>
              <w:bidi w:val="0"/>
              <w:rPr>
                <w:rFonts w:hint="default"/>
              </w:rPr>
            </w:pPr>
            <w:r>
              <w:rPr>
                <w:rFonts w:hint="default"/>
              </w:rPr>
              <w:t>否</w:t>
            </w:r>
          </w:p>
        </w:tc>
        <w:tc>
          <w:tcPr>
            <w:tcW w:w="920" w:type="pct"/>
            <w:noWrap w:val="0"/>
            <w:vAlign w:val="center"/>
          </w:tcPr>
          <w:p w14:paraId="45EEA0EE">
            <w:pPr>
              <w:pStyle w:val="26"/>
              <w:bidi w:val="0"/>
              <w:rPr>
                <w:rFonts w:hint="default"/>
              </w:rPr>
            </w:pPr>
            <w:r>
              <w:rPr>
                <w:rFonts w:hint="default"/>
              </w:rPr>
              <w:t>条件必录，作为购方，必录</w:t>
            </w:r>
          </w:p>
        </w:tc>
      </w:tr>
      <w:tr w14:paraId="2B8502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8626764">
            <w:pPr>
              <w:pStyle w:val="26"/>
              <w:bidi w:val="0"/>
              <w:rPr>
                <w:rFonts w:hint="default"/>
              </w:rPr>
            </w:pPr>
            <w:r>
              <w:rPr>
                <w:rFonts w:hint="default"/>
                <w:lang w:val="en-US" w:eastAsia="zh-CN"/>
              </w:rPr>
              <w:t>5</w:t>
            </w:r>
          </w:p>
        </w:tc>
        <w:tc>
          <w:tcPr>
            <w:tcW w:w="1004" w:type="pct"/>
            <w:noWrap w:val="0"/>
            <w:vAlign w:val="center"/>
          </w:tcPr>
          <w:p w14:paraId="0C715A25">
            <w:pPr>
              <w:pStyle w:val="26"/>
              <w:bidi w:val="0"/>
              <w:rPr>
                <w:rFonts w:hint="default"/>
              </w:rPr>
            </w:pPr>
            <w:r>
              <w:rPr>
                <w:rFonts w:hint="default"/>
              </w:rPr>
              <w:t>gmfmc</w:t>
            </w:r>
          </w:p>
        </w:tc>
        <w:tc>
          <w:tcPr>
            <w:tcW w:w="1087" w:type="pct"/>
            <w:noWrap w:val="0"/>
            <w:vAlign w:val="center"/>
          </w:tcPr>
          <w:p w14:paraId="0ACCB179">
            <w:pPr>
              <w:pStyle w:val="26"/>
              <w:bidi w:val="0"/>
              <w:rPr>
                <w:rFonts w:hint="default"/>
              </w:rPr>
            </w:pPr>
            <w:r>
              <w:rPr>
                <w:rFonts w:hint="default"/>
              </w:rPr>
              <w:t>（购买方）名称</w:t>
            </w:r>
          </w:p>
        </w:tc>
        <w:tc>
          <w:tcPr>
            <w:tcW w:w="753" w:type="pct"/>
            <w:noWrap w:val="0"/>
            <w:vAlign w:val="center"/>
          </w:tcPr>
          <w:p w14:paraId="0D1B3B01">
            <w:pPr>
              <w:pStyle w:val="26"/>
              <w:bidi w:val="0"/>
              <w:rPr>
                <w:rFonts w:hint="default"/>
              </w:rPr>
            </w:pPr>
            <w:r>
              <w:rPr>
                <w:rFonts w:hint="default"/>
              </w:rPr>
              <w:t>varchar</w:t>
            </w:r>
          </w:p>
        </w:tc>
        <w:tc>
          <w:tcPr>
            <w:tcW w:w="418" w:type="pct"/>
            <w:noWrap w:val="0"/>
            <w:vAlign w:val="center"/>
          </w:tcPr>
          <w:p w14:paraId="104EF620">
            <w:pPr>
              <w:pStyle w:val="26"/>
              <w:bidi w:val="0"/>
              <w:rPr>
                <w:rFonts w:hint="default"/>
              </w:rPr>
            </w:pPr>
            <w:r>
              <w:rPr>
                <w:rFonts w:hint="default"/>
              </w:rPr>
              <w:t>300</w:t>
            </w:r>
          </w:p>
        </w:tc>
        <w:tc>
          <w:tcPr>
            <w:tcW w:w="417" w:type="pct"/>
            <w:noWrap w:val="0"/>
            <w:vAlign w:val="center"/>
          </w:tcPr>
          <w:p w14:paraId="12D86D77">
            <w:pPr>
              <w:pStyle w:val="26"/>
              <w:bidi w:val="0"/>
              <w:rPr>
                <w:rFonts w:hint="default"/>
              </w:rPr>
            </w:pPr>
            <w:r>
              <w:rPr>
                <w:rFonts w:hint="default"/>
              </w:rPr>
              <w:t>否</w:t>
            </w:r>
          </w:p>
        </w:tc>
        <w:tc>
          <w:tcPr>
            <w:tcW w:w="920" w:type="pct"/>
            <w:noWrap w:val="0"/>
            <w:vAlign w:val="center"/>
          </w:tcPr>
          <w:p w14:paraId="3386B00D">
            <w:pPr>
              <w:pStyle w:val="26"/>
              <w:bidi w:val="0"/>
              <w:rPr>
                <w:rFonts w:hint="default"/>
              </w:rPr>
            </w:pPr>
            <w:r>
              <w:rPr>
                <w:rFonts w:hint="default"/>
              </w:rPr>
              <w:t>条件必录，作为购方，必录</w:t>
            </w:r>
          </w:p>
        </w:tc>
      </w:tr>
      <w:tr w14:paraId="3FEFF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081E95">
            <w:pPr>
              <w:pStyle w:val="26"/>
              <w:bidi w:val="0"/>
              <w:rPr>
                <w:rFonts w:hint="default"/>
              </w:rPr>
            </w:pPr>
            <w:r>
              <w:rPr>
                <w:rFonts w:hint="default"/>
                <w:lang w:val="en-US" w:eastAsia="zh-CN"/>
              </w:rPr>
              <w:t>6</w:t>
            </w:r>
          </w:p>
        </w:tc>
        <w:tc>
          <w:tcPr>
            <w:tcW w:w="1004" w:type="pct"/>
            <w:noWrap w:val="0"/>
            <w:vAlign w:val="center"/>
          </w:tcPr>
          <w:p w14:paraId="13065204">
            <w:pPr>
              <w:pStyle w:val="26"/>
              <w:bidi w:val="0"/>
              <w:rPr>
                <w:rFonts w:hint="default"/>
              </w:rPr>
            </w:pPr>
            <w:r>
              <w:rPr>
                <w:rFonts w:hint="default"/>
              </w:rPr>
              <w:t>lrfsf</w:t>
            </w:r>
          </w:p>
        </w:tc>
        <w:tc>
          <w:tcPr>
            <w:tcW w:w="1087" w:type="pct"/>
            <w:noWrap w:val="0"/>
            <w:vAlign w:val="center"/>
          </w:tcPr>
          <w:p w14:paraId="7916F384">
            <w:pPr>
              <w:pStyle w:val="26"/>
              <w:bidi w:val="0"/>
              <w:rPr>
                <w:rFonts w:hint="default"/>
              </w:rPr>
            </w:pPr>
            <w:r>
              <w:rPr>
                <w:rFonts w:hint="default"/>
              </w:rPr>
              <w:t>录入方身份</w:t>
            </w:r>
          </w:p>
        </w:tc>
        <w:tc>
          <w:tcPr>
            <w:tcW w:w="753" w:type="pct"/>
            <w:noWrap w:val="0"/>
            <w:vAlign w:val="center"/>
          </w:tcPr>
          <w:p w14:paraId="621E9125">
            <w:pPr>
              <w:pStyle w:val="26"/>
              <w:bidi w:val="0"/>
              <w:rPr>
                <w:rFonts w:hint="default"/>
              </w:rPr>
            </w:pPr>
            <w:r>
              <w:rPr>
                <w:rFonts w:hint="default"/>
              </w:rPr>
              <w:t>varchar</w:t>
            </w:r>
          </w:p>
        </w:tc>
        <w:tc>
          <w:tcPr>
            <w:tcW w:w="418" w:type="pct"/>
            <w:noWrap w:val="0"/>
            <w:vAlign w:val="center"/>
          </w:tcPr>
          <w:p w14:paraId="2384E5F6">
            <w:pPr>
              <w:pStyle w:val="26"/>
              <w:bidi w:val="0"/>
              <w:rPr>
                <w:rFonts w:hint="default"/>
              </w:rPr>
            </w:pPr>
            <w:r>
              <w:rPr>
                <w:rFonts w:hint="default"/>
              </w:rPr>
              <w:t>2</w:t>
            </w:r>
          </w:p>
        </w:tc>
        <w:tc>
          <w:tcPr>
            <w:tcW w:w="417" w:type="pct"/>
            <w:noWrap w:val="0"/>
            <w:vAlign w:val="center"/>
          </w:tcPr>
          <w:p w14:paraId="3241DDCB">
            <w:pPr>
              <w:pStyle w:val="26"/>
              <w:bidi w:val="0"/>
              <w:rPr>
                <w:rFonts w:hint="default"/>
              </w:rPr>
            </w:pPr>
            <w:r>
              <w:rPr>
                <w:rFonts w:hint="default"/>
              </w:rPr>
              <w:t>否</w:t>
            </w:r>
          </w:p>
        </w:tc>
        <w:tc>
          <w:tcPr>
            <w:tcW w:w="920" w:type="pct"/>
            <w:noWrap w:val="0"/>
            <w:vAlign w:val="center"/>
          </w:tcPr>
          <w:p w14:paraId="1C0CE3B5">
            <w:pPr>
              <w:pStyle w:val="26"/>
              <w:bidi w:val="0"/>
              <w:rPr>
                <w:rFonts w:hint="default"/>
              </w:rPr>
            </w:pPr>
            <w:r>
              <w:rPr>
                <w:rFonts w:hint="default"/>
              </w:rPr>
              <w:t>0：销方</w:t>
            </w:r>
          </w:p>
          <w:p w14:paraId="27C97DD3">
            <w:pPr>
              <w:pStyle w:val="26"/>
              <w:bidi w:val="0"/>
              <w:rPr>
                <w:rFonts w:hint="default"/>
              </w:rPr>
            </w:pPr>
            <w:r>
              <w:rPr>
                <w:rFonts w:hint="default"/>
              </w:rPr>
              <w:t>1：购方</w:t>
            </w:r>
          </w:p>
        </w:tc>
      </w:tr>
      <w:tr w14:paraId="221AC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C734D1A">
            <w:pPr>
              <w:pStyle w:val="26"/>
              <w:bidi w:val="0"/>
              <w:rPr>
                <w:rFonts w:hint="default"/>
              </w:rPr>
            </w:pPr>
            <w:r>
              <w:rPr>
                <w:rFonts w:hint="default"/>
                <w:lang w:val="en-US" w:eastAsia="zh-CN"/>
              </w:rPr>
              <w:t>7</w:t>
            </w:r>
          </w:p>
        </w:tc>
        <w:tc>
          <w:tcPr>
            <w:tcW w:w="1004" w:type="pct"/>
            <w:noWrap w:val="0"/>
            <w:vAlign w:val="center"/>
          </w:tcPr>
          <w:p w14:paraId="4DBFD038">
            <w:pPr>
              <w:pStyle w:val="26"/>
              <w:bidi w:val="0"/>
              <w:rPr>
                <w:rFonts w:hint="default"/>
              </w:rPr>
            </w:pPr>
            <w:r>
              <w:rPr>
                <w:rFonts w:hint="default"/>
              </w:rPr>
              <w:t>lrrqq</w:t>
            </w:r>
          </w:p>
        </w:tc>
        <w:tc>
          <w:tcPr>
            <w:tcW w:w="1087" w:type="pct"/>
            <w:noWrap w:val="0"/>
            <w:vAlign w:val="center"/>
          </w:tcPr>
          <w:p w14:paraId="5DF4CCA4">
            <w:pPr>
              <w:pStyle w:val="26"/>
              <w:bidi w:val="0"/>
              <w:rPr>
                <w:rFonts w:hint="default"/>
              </w:rPr>
            </w:pPr>
            <w:r>
              <w:rPr>
                <w:rFonts w:hint="default"/>
              </w:rPr>
              <w:t>录入日期起</w:t>
            </w:r>
          </w:p>
        </w:tc>
        <w:tc>
          <w:tcPr>
            <w:tcW w:w="753" w:type="pct"/>
            <w:noWrap w:val="0"/>
            <w:vAlign w:val="center"/>
          </w:tcPr>
          <w:p w14:paraId="187926F0">
            <w:pPr>
              <w:pStyle w:val="26"/>
              <w:bidi w:val="0"/>
              <w:rPr>
                <w:rFonts w:hint="default"/>
              </w:rPr>
            </w:pPr>
            <w:r>
              <w:rPr>
                <w:rFonts w:hint="default"/>
              </w:rPr>
              <w:t>date</w:t>
            </w:r>
          </w:p>
        </w:tc>
        <w:tc>
          <w:tcPr>
            <w:tcW w:w="418" w:type="pct"/>
            <w:noWrap w:val="0"/>
            <w:vAlign w:val="center"/>
          </w:tcPr>
          <w:p w14:paraId="1C4C07BD">
            <w:pPr>
              <w:pStyle w:val="26"/>
              <w:bidi w:val="0"/>
              <w:rPr>
                <w:rFonts w:hint="default"/>
              </w:rPr>
            </w:pPr>
            <w:r>
              <w:rPr>
                <w:rFonts w:hint="default"/>
              </w:rPr>
              <w:t>20</w:t>
            </w:r>
          </w:p>
        </w:tc>
        <w:tc>
          <w:tcPr>
            <w:tcW w:w="417" w:type="pct"/>
            <w:noWrap w:val="0"/>
            <w:vAlign w:val="center"/>
          </w:tcPr>
          <w:p w14:paraId="25A14E79">
            <w:pPr>
              <w:pStyle w:val="26"/>
              <w:bidi w:val="0"/>
              <w:rPr>
                <w:rFonts w:hint="default"/>
              </w:rPr>
            </w:pPr>
            <w:r>
              <w:rPr>
                <w:rFonts w:hint="default"/>
              </w:rPr>
              <w:t>否</w:t>
            </w:r>
          </w:p>
        </w:tc>
        <w:tc>
          <w:tcPr>
            <w:tcW w:w="920" w:type="pct"/>
            <w:noWrap w:val="0"/>
            <w:vAlign w:val="center"/>
          </w:tcPr>
          <w:p w14:paraId="2A89B517">
            <w:pPr>
              <w:pStyle w:val="26"/>
              <w:bidi w:val="0"/>
              <w:rPr>
                <w:rFonts w:hint="default"/>
              </w:rPr>
            </w:pPr>
            <w:r>
              <w:rPr>
                <w:rFonts w:hint="default"/>
              </w:rPr>
              <w:t>yyyy-MM-dd</w:t>
            </w:r>
          </w:p>
        </w:tc>
      </w:tr>
      <w:tr w14:paraId="1D9155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B9B012">
            <w:pPr>
              <w:pStyle w:val="26"/>
              <w:bidi w:val="0"/>
              <w:rPr>
                <w:rFonts w:hint="default"/>
              </w:rPr>
            </w:pPr>
            <w:r>
              <w:rPr>
                <w:rFonts w:hint="default"/>
                <w:lang w:val="en-US" w:eastAsia="zh-CN"/>
              </w:rPr>
              <w:t>8</w:t>
            </w:r>
          </w:p>
        </w:tc>
        <w:tc>
          <w:tcPr>
            <w:tcW w:w="1004" w:type="pct"/>
            <w:noWrap w:val="0"/>
            <w:vAlign w:val="center"/>
          </w:tcPr>
          <w:p w14:paraId="5D2B17FB">
            <w:pPr>
              <w:pStyle w:val="26"/>
              <w:bidi w:val="0"/>
              <w:rPr>
                <w:rFonts w:hint="default"/>
              </w:rPr>
            </w:pPr>
            <w:r>
              <w:rPr>
                <w:rFonts w:hint="default"/>
              </w:rPr>
              <w:t>lrrqz</w:t>
            </w:r>
          </w:p>
        </w:tc>
        <w:tc>
          <w:tcPr>
            <w:tcW w:w="1087" w:type="pct"/>
            <w:noWrap w:val="0"/>
            <w:vAlign w:val="center"/>
          </w:tcPr>
          <w:p w14:paraId="2F5D9D89">
            <w:pPr>
              <w:pStyle w:val="26"/>
              <w:bidi w:val="0"/>
              <w:rPr>
                <w:rFonts w:hint="default"/>
              </w:rPr>
            </w:pPr>
            <w:r>
              <w:rPr>
                <w:rFonts w:hint="default"/>
              </w:rPr>
              <w:t>录入日期止</w:t>
            </w:r>
          </w:p>
        </w:tc>
        <w:tc>
          <w:tcPr>
            <w:tcW w:w="753" w:type="pct"/>
            <w:noWrap w:val="0"/>
            <w:vAlign w:val="center"/>
          </w:tcPr>
          <w:p w14:paraId="742414F5">
            <w:pPr>
              <w:pStyle w:val="26"/>
              <w:bidi w:val="0"/>
              <w:rPr>
                <w:rFonts w:hint="default"/>
              </w:rPr>
            </w:pPr>
            <w:r>
              <w:rPr>
                <w:rFonts w:hint="default"/>
              </w:rPr>
              <w:t>date</w:t>
            </w:r>
          </w:p>
        </w:tc>
        <w:tc>
          <w:tcPr>
            <w:tcW w:w="418" w:type="pct"/>
            <w:noWrap w:val="0"/>
            <w:vAlign w:val="center"/>
          </w:tcPr>
          <w:p w14:paraId="2E709405">
            <w:pPr>
              <w:pStyle w:val="26"/>
              <w:bidi w:val="0"/>
              <w:rPr>
                <w:rFonts w:hint="default"/>
              </w:rPr>
            </w:pPr>
            <w:r>
              <w:rPr>
                <w:rFonts w:hint="default"/>
              </w:rPr>
              <w:t>20</w:t>
            </w:r>
          </w:p>
        </w:tc>
        <w:tc>
          <w:tcPr>
            <w:tcW w:w="417" w:type="pct"/>
            <w:noWrap w:val="0"/>
            <w:vAlign w:val="center"/>
          </w:tcPr>
          <w:p w14:paraId="26A6CC28">
            <w:pPr>
              <w:pStyle w:val="26"/>
              <w:bidi w:val="0"/>
              <w:rPr>
                <w:rFonts w:hint="default"/>
              </w:rPr>
            </w:pPr>
            <w:r>
              <w:rPr>
                <w:rFonts w:hint="default"/>
              </w:rPr>
              <w:t>否</w:t>
            </w:r>
          </w:p>
        </w:tc>
        <w:tc>
          <w:tcPr>
            <w:tcW w:w="920" w:type="pct"/>
            <w:noWrap w:val="0"/>
            <w:vAlign w:val="center"/>
          </w:tcPr>
          <w:p w14:paraId="6B60562D">
            <w:pPr>
              <w:pStyle w:val="26"/>
              <w:bidi w:val="0"/>
              <w:rPr>
                <w:rFonts w:hint="default"/>
              </w:rPr>
            </w:pPr>
            <w:r>
              <w:rPr>
                <w:rFonts w:hint="default"/>
              </w:rPr>
              <w:t>yyyy-MM-dd</w:t>
            </w:r>
          </w:p>
        </w:tc>
      </w:tr>
      <w:tr w14:paraId="100257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0C3C33B">
            <w:pPr>
              <w:pStyle w:val="26"/>
              <w:bidi w:val="0"/>
              <w:rPr>
                <w:rFonts w:hint="default"/>
              </w:rPr>
            </w:pPr>
            <w:r>
              <w:rPr>
                <w:rFonts w:hint="default"/>
                <w:lang w:val="en-US" w:eastAsia="zh-CN"/>
              </w:rPr>
              <w:t>9</w:t>
            </w:r>
          </w:p>
        </w:tc>
        <w:tc>
          <w:tcPr>
            <w:tcW w:w="1004" w:type="pct"/>
            <w:noWrap w:val="0"/>
            <w:vAlign w:val="center"/>
          </w:tcPr>
          <w:p w14:paraId="6C3F7D90">
            <w:pPr>
              <w:pStyle w:val="26"/>
              <w:bidi w:val="0"/>
              <w:rPr>
                <w:rFonts w:hint="default"/>
              </w:rPr>
            </w:pPr>
            <w:r>
              <w:rPr>
                <w:rFonts w:hint="default"/>
              </w:rPr>
              <w:t>lzfpdm</w:t>
            </w:r>
          </w:p>
        </w:tc>
        <w:tc>
          <w:tcPr>
            <w:tcW w:w="1087" w:type="pct"/>
            <w:noWrap w:val="0"/>
            <w:vAlign w:val="center"/>
          </w:tcPr>
          <w:p w14:paraId="1B042664">
            <w:pPr>
              <w:pStyle w:val="26"/>
              <w:bidi w:val="0"/>
              <w:rPr>
                <w:rFonts w:hint="default"/>
              </w:rPr>
            </w:pPr>
            <w:r>
              <w:rPr>
                <w:rFonts w:hint="default"/>
              </w:rPr>
              <w:t>蓝字发票代码</w:t>
            </w:r>
          </w:p>
        </w:tc>
        <w:tc>
          <w:tcPr>
            <w:tcW w:w="753" w:type="pct"/>
            <w:noWrap w:val="0"/>
            <w:vAlign w:val="center"/>
          </w:tcPr>
          <w:p w14:paraId="053F41D1">
            <w:pPr>
              <w:pStyle w:val="26"/>
              <w:bidi w:val="0"/>
              <w:rPr>
                <w:rFonts w:hint="default"/>
              </w:rPr>
            </w:pPr>
            <w:r>
              <w:rPr>
                <w:rFonts w:hint="default"/>
              </w:rPr>
              <w:t>varchar</w:t>
            </w:r>
          </w:p>
        </w:tc>
        <w:tc>
          <w:tcPr>
            <w:tcW w:w="418" w:type="pct"/>
            <w:noWrap w:val="0"/>
            <w:vAlign w:val="center"/>
          </w:tcPr>
          <w:p w14:paraId="2F86140B">
            <w:pPr>
              <w:pStyle w:val="26"/>
              <w:bidi w:val="0"/>
              <w:rPr>
                <w:rFonts w:hint="default"/>
              </w:rPr>
            </w:pPr>
            <w:r>
              <w:rPr>
                <w:rFonts w:hint="default"/>
              </w:rPr>
              <w:t>12</w:t>
            </w:r>
          </w:p>
        </w:tc>
        <w:tc>
          <w:tcPr>
            <w:tcW w:w="417" w:type="pct"/>
            <w:noWrap w:val="0"/>
            <w:vAlign w:val="center"/>
          </w:tcPr>
          <w:p w14:paraId="728EAE00">
            <w:pPr>
              <w:pStyle w:val="26"/>
              <w:bidi w:val="0"/>
              <w:rPr>
                <w:rFonts w:hint="default"/>
              </w:rPr>
            </w:pPr>
            <w:r>
              <w:rPr>
                <w:rFonts w:hint="default"/>
              </w:rPr>
              <w:t>否</w:t>
            </w:r>
          </w:p>
        </w:tc>
        <w:tc>
          <w:tcPr>
            <w:tcW w:w="920" w:type="pct"/>
            <w:noWrap w:val="0"/>
            <w:vAlign w:val="center"/>
          </w:tcPr>
          <w:p w14:paraId="6BEBC5D9">
            <w:pPr>
              <w:pStyle w:val="26"/>
              <w:bidi w:val="0"/>
              <w:rPr>
                <w:rFonts w:hint="default"/>
              </w:rPr>
            </w:pPr>
          </w:p>
        </w:tc>
      </w:tr>
      <w:tr w14:paraId="5D4AAE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37561D">
            <w:pPr>
              <w:pStyle w:val="26"/>
              <w:bidi w:val="0"/>
              <w:rPr>
                <w:rFonts w:hint="default"/>
              </w:rPr>
            </w:pPr>
            <w:r>
              <w:rPr>
                <w:rFonts w:hint="default"/>
                <w:lang w:val="en-US" w:eastAsia="zh-CN"/>
              </w:rPr>
              <w:t>10</w:t>
            </w:r>
          </w:p>
        </w:tc>
        <w:tc>
          <w:tcPr>
            <w:tcW w:w="1004" w:type="pct"/>
            <w:noWrap w:val="0"/>
            <w:vAlign w:val="center"/>
          </w:tcPr>
          <w:p w14:paraId="3E5EE391">
            <w:pPr>
              <w:pStyle w:val="26"/>
              <w:bidi w:val="0"/>
              <w:rPr>
                <w:rFonts w:hint="default"/>
              </w:rPr>
            </w:pPr>
            <w:r>
              <w:rPr>
                <w:rFonts w:hint="default"/>
              </w:rPr>
              <w:t>lzfphm</w:t>
            </w:r>
          </w:p>
        </w:tc>
        <w:tc>
          <w:tcPr>
            <w:tcW w:w="1087" w:type="pct"/>
            <w:noWrap w:val="0"/>
            <w:vAlign w:val="center"/>
          </w:tcPr>
          <w:p w14:paraId="17B711BA">
            <w:pPr>
              <w:pStyle w:val="26"/>
              <w:bidi w:val="0"/>
              <w:rPr>
                <w:rFonts w:hint="default"/>
              </w:rPr>
            </w:pPr>
            <w:r>
              <w:rPr>
                <w:rFonts w:hint="default"/>
              </w:rPr>
              <w:t>蓝字发票号码</w:t>
            </w:r>
          </w:p>
        </w:tc>
        <w:tc>
          <w:tcPr>
            <w:tcW w:w="753" w:type="pct"/>
            <w:noWrap w:val="0"/>
            <w:vAlign w:val="center"/>
          </w:tcPr>
          <w:p w14:paraId="61648A79">
            <w:pPr>
              <w:pStyle w:val="26"/>
              <w:bidi w:val="0"/>
              <w:rPr>
                <w:rFonts w:hint="default"/>
              </w:rPr>
            </w:pPr>
            <w:r>
              <w:rPr>
                <w:rFonts w:hint="default"/>
              </w:rPr>
              <w:t>varchar</w:t>
            </w:r>
          </w:p>
        </w:tc>
        <w:tc>
          <w:tcPr>
            <w:tcW w:w="418" w:type="pct"/>
            <w:noWrap w:val="0"/>
            <w:vAlign w:val="center"/>
          </w:tcPr>
          <w:p w14:paraId="5C2C35B3">
            <w:pPr>
              <w:pStyle w:val="26"/>
              <w:bidi w:val="0"/>
              <w:rPr>
                <w:rFonts w:hint="default"/>
              </w:rPr>
            </w:pPr>
            <w:r>
              <w:rPr>
                <w:rFonts w:hint="default"/>
              </w:rPr>
              <w:t>20</w:t>
            </w:r>
          </w:p>
        </w:tc>
        <w:tc>
          <w:tcPr>
            <w:tcW w:w="417" w:type="pct"/>
            <w:noWrap w:val="0"/>
            <w:vAlign w:val="center"/>
          </w:tcPr>
          <w:p w14:paraId="7486D922">
            <w:pPr>
              <w:pStyle w:val="26"/>
              <w:bidi w:val="0"/>
              <w:rPr>
                <w:rFonts w:hint="default"/>
              </w:rPr>
            </w:pPr>
            <w:r>
              <w:rPr>
                <w:rFonts w:hint="default"/>
              </w:rPr>
              <w:t>否</w:t>
            </w:r>
          </w:p>
        </w:tc>
        <w:tc>
          <w:tcPr>
            <w:tcW w:w="920" w:type="pct"/>
            <w:noWrap w:val="0"/>
            <w:vAlign w:val="center"/>
          </w:tcPr>
          <w:p w14:paraId="5D053136">
            <w:pPr>
              <w:pStyle w:val="26"/>
              <w:bidi w:val="0"/>
              <w:rPr>
                <w:rFonts w:hint="default"/>
              </w:rPr>
            </w:pPr>
          </w:p>
        </w:tc>
      </w:tr>
      <w:tr w14:paraId="7AD97E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2CD8B060">
            <w:pPr>
              <w:pStyle w:val="26"/>
              <w:bidi w:val="0"/>
              <w:rPr>
                <w:rFonts w:hint="default"/>
              </w:rPr>
            </w:pPr>
            <w:r>
              <w:rPr>
                <w:rFonts w:hint="default"/>
                <w:lang w:val="en-US" w:eastAsia="zh-CN"/>
              </w:rPr>
              <w:t>11</w:t>
            </w:r>
          </w:p>
        </w:tc>
        <w:tc>
          <w:tcPr>
            <w:tcW w:w="1004" w:type="pct"/>
            <w:noWrap w:val="0"/>
            <w:vAlign w:val="center"/>
          </w:tcPr>
          <w:p w14:paraId="4DA31B09">
            <w:pPr>
              <w:pStyle w:val="26"/>
              <w:bidi w:val="0"/>
              <w:rPr>
                <w:rFonts w:hint="default"/>
              </w:rPr>
            </w:pPr>
            <w:r>
              <w:rPr>
                <w:rFonts w:hint="default"/>
              </w:rPr>
              <w:t>hzfpxxqrdbh</w:t>
            </w:r>
          </w:p>
        </w:tc>
        <w:tc>
          <w:tcPr>
            <w:tcW w:w="1087" w:type="pct"/>
            <w:noWrap w:val="0"/>
            <w:vAlign w:val="center"/>
          </w:tcPr>
          <w:p w14:paraId="38C2D1AB">
            <w:pPr>
              <w:pStyle w:val="26"/>
              <w:bidi w:val="0"/>
              <w:rPr>
                <w:rFonts w:hint="default"/>
              </w:rPr>
            </w:pPr>
            <w:r>
              <w:rPr>
                <w:rFonts w:hint="default"/>
              </w:rPr>
              <w:t>红字确认单编号</w:t>
            </w:r>
          </w:p>
        </w:tc>
        <w:tc>
          <w:tcPr>
            <w:tcW w:w="753" w:type="pct"/>
            <w:noWrap w:val="0"/>
            <w:vAlign w:val="center"/>
          </w:tcPr>
          <w:p w14:paraId="7EDD97BD">
            <w:pPr>
              <w:pStyle w:val="26"/>
              <w:bidi w:val="0"/>
              <w:rPr>
                <w:rFonts w:hint="default"/>
              </w:rPr>
            </w:pPr>
            <w:r>
              <w:rPr>
                <w:rFonts w:hint="default"/>
              </w:rPr>
              <w:t>varchar</w:t>
            </w:r>
          </w:p>
        </w:tc>
        <w:tc>
          <w:tcPr>
            <w:tcW w:w="418" w:type="pct"/>
            <w:noWrap w:val="0"/>
            <w:vAlign w:val="center"/>
          </w:tcPr>
          <w:p w14:paraId="41090610">
            <w:pPr>
              <w:pStyle w:val="26"/>
              <w:bidi w:val="0"/>
              <w:rPr>
                <w:rFonts w:hint="default"/>
              </w:rPr>
            </w:pPr>
            <w:r>
              <w:rPr>
                <w:rFonts w:hint="default"/>
              </w:rPr>
              <w:t>20</w:t>
            </w:r>
          </w:p>
        </w:tc>
        <w:tc>
          <w:tcPr>
            <w:tcW w:w="417" w:type="pct"/>
            <w:noWrap w:val="0"/>
            <w:vAlign w:val="center"/>
          </w:tcPr>
          <w:p w14:paraId="607029E5">
            <w:pPr>
              <w:pStyle w:val="26"/>
              <w:bidi w:val="0"/>
              <w:rPr>
                <w:rFonts w:hint="default"/>
              </w:rPr>
            </w:pPr>
            <w:r>
              <w:rPr>
                <w:rFonts w:hint="default"/>
              </w:rPr>
              <w:t>否</w:t>
            </w:r>
          </w:p>
        </w:tc>
        <w:tc>
          <w:tcPr>
            <w:tcW w:w="920" w:type="pct"/>
            <w:noWrap w:val="0"/>
            <w:vAlign w:val="center"/>
          </w:tcPr>
          <w:p w14:paraId="41095AAF">
            <w:pPr>
              <w:pStyle w:val="26"/>
              <w:bidi w:val="0"/>
              <w:rPr>
                <w:rFonts w:hint="default"/>
              </w:rPr>
            </w:pPr>
          </w:p>
        </w:tc>
      </w:tr>
      <w:tr w14:paraId="5F87DF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388106">
            <w:pPr>
              <w:pStyle w:val="26"/>
              <w:bidi w:val="0"/>
              <w:rPr>
                <w:rFonts w:hint="default"/>
              </w:rPr>
            </w:pPr>
            <w:r>
              <w:rPr>
                <w:rFonts w:hint="default"/>
                <w:lang w:val="en-US" w:eastAsia="zh-CN"/>
              </w:rPr>
              <w:t>12</w:t>
            </w:r>
          </w:p>
        </w:tc>
        <w:tc>
          <w:tcPr>
            <w:tcW w:w="1004" w:type="pct"/>
            <w:noWrap w:val="0"/>
            <w:vAlign w:val="center"/>
          </w:tcPr>
          <w:p w14:paraId="0DDF2FDB">
            <w:pPr>
              <w:pStyle w:val="26"/>
              <w:bidi w:val="0"/>
              <w:rPr>
                <w:rFonts w:hint="default"/>
              </w:rPr>
            </w:pPr>
            <w:r>
              <w:rPr>
                <w:rFonts w:hint="default"/>
              </w:rPr>
              <w:t>hzqrxxztDm</w:t>
            </w:r>
          </w:p>
        </w:tc>
        <w:tc>
          <w:tcPr>
            <w:tcW w:w="1087" w:type="pct"/>
            <w:noWrap w:val="0"/>
            <w:vAlign w:val="center"/>
          </w:tcPr>
          <w:p w14:paraId="353369C0">
            <w:pPr>
              <w:pStyle w:val="26"/>
              <w:bidi w:val="0"/>
              <w:rPr>
                <w:rFonts w:hint="default"/>
              </w:rPr>
            </w:pPr>
            <w:r>
              <w:rPr>
                <w:rFonts w:hint="default"/>
              </w:rPr>
              <w:t>红字确认信息状态代码</w:t>
            </w:r>
          </w:p>
        </w:tc>
        <w:tc>
          <w:tcPr>
            <w:tcW w:w="753" w:type="pct"/>
            <w:noWrap w:val="0"/>
            <w:vAlign w:val="center"/>
          </w:tcPr>
          <w:p w14:paraId="67D8AABF">
            <w:pPr>
              <w:pStyle w:val="26"/>
              <w:bidi w:val="0"/>
              <w:rPr>
                <w:rFonts w:hint="default"/>
              </w:rPr>
            </w:pPr>
            <w:r>
              <w:rPr>
                <w:rFonts w:hint="default"/>
              </w:rPr>
              <w:t>varchar</w:t>
            </w:r>
          </w:p>
        </w:tc>
        <w:tc>
          <w:tcPr>
            <w:tcW w:w="418" w:type="pct"/>
            <w:noWrap w:val="0"/>
            <w:vAlign w:val="center"/>
          </w:tcPr>
          <w:p w14:paraId="088077D2">
            <w:pPr>
              <w:pStyle w:val="26"/>
              <w:bidi w:val="0"/>
              <w:rPr>
                <w:rFonts w:hint="default"/>
              </w:rPr>
            </w:pPr>
            <w:r>
              <w:rPr>
                <w:rFonts w:hint="default"/>
              </w:rPr>
              <w:t>2</w:t>
            </w:r>
          </w:p>
        </w:tc>
        <w:tc>
          <w:tcPr>
            <w:tcW w:w="417" w:type="pct"/>
            <w:noWrap w:val="0"/>
            <w:vAlign w:val="center"/>
          </w:tcPr>
          <w:p w14:paraId="3912C8A8">
            <w:pPr>
              <w:pStyle w:val="26"/>
              <w:bidi w:val="0"/>
              <w:rPr>
                <w:rFonts w:hint="default"/>
              </w:rPr>
            </w:pPr>
            <w:r>
              <w:rPr>
                <w:rFonts w:hint="default"/>
              </w:rPr>
              <w:t>否</w:t>
            </w:r>
          </w:p>
        </w:tc>
        <w:tc>
          <w:tcPr>
            <w:tcW w:w="920" w:type="pct"/>
            <w:noWrap w:val="0"/>
            <w:vAlign w:val="center"/>
          </w:tcPr>
          <w:p w14:paraId="7D0ADD43">
            <w:pPr>
              <w:pStyle w:val="26"/>
              <w:bidi w:val="0"/>
              <w:rPr>
                <w:rFonts w:hint="default"/>
              </w:rPr>
            </w:pPr>
            <w:r>
              <w:rPr>
                <w:rFonts w:hint="default"/>
              </w:rPr>
              <w:t>01：无需确认</w:t>
            </w:r>
          </w:p>
          <w:p w14:paraId="222D43A4">
            <w:pPr>
              <w:pStyle w:val="26"/>
              <w:bidi w:val="0"/>
              <w:rPr>
                <w:rFonts w:hint="default"/>
              </w:rPr>
            </w:pPr>
            <w:r>
              <w:rPr>
                <w:rFonts w:hint="default"/>
              </w:rPr>
              <w:t>02：销方录入待购方确认</w:t>
            </w:r>
          </w:p>
          <w:p w14:paraId="54248BD7">
            <w:pPr>
              <w:pStyle w:val="26"/>
              <w:bidi w:val="0"/>
              <w:rPr>
                <w:rFonts w:hint="default"/>
              </w:rPr>
            </w:pPr>
            <w:r>
              <w:rPr>
                <w:rFonts w:hint="default"/>
              </w:rPr>
              <w:t>03：购方录入待销方确认</w:t>
            </w:r>
          </w:p>
          <w:p w14:paraId="3ECC9FFF">
            <w:pPr>
              <w:pStyle w:val="26"/>
              <w:bidi w:val="0"/>
              <w:rPr>
                <w:rFonts w:hint="default"/>
              </w:rPr>
            </w:pPr>
            <w:r>
              <w:rPr>
                <w:rFonts w:hint="default"/>
              </w:rPr>
              <w:t>04：购销双方已确认</w:t>
            </w:r>
          </w:p>
          <w:p w14:paraId="3EA02416">
            <w:pPr>
              <w:pStyle w:val="26"/>
              <w:bidi w:val="0"/>
              <w:rPr>
                <w:rFonts w:hint="default"/>
              </w:rPr>
            </w:pPr>
            <w:r>
              <w:rPr>
                <w:rFonts w:hint="default"/>
              </w:rPr>
              <w:t>05：作废（销方录入购方否认）</w:t>
            </w:r>
          </w:p>
          <w:p w14:paraId="52322881">
            <w:pPr>
              <w:pStyle w:val="26"/>
              <w:bidi w:val="0"/>
              <w:rPr>
                <w:rFonts w:hint="default"/>
              </w:rPr>
            </w:pPr>
            <w:r>
              <w:rPr>
                <w:rFonts w:hint="default"/>
              </w:rPr>
              <w:t>06：作废（购方录入销方否认）</w:t>
            </w:r>
          </w:p>
          <w:p w14:paraId="34180146">
            <w:pPr>
              <w:pStyle w:val="26"/>
              <w:bidi w:val="0"/>
              <w:rPr>
                <w:rFonts w:hint="default"/>
              </w:rPr>
            </w:pPr>
            <w:r>
              <w:rPr>
                <w:rFonts w:hint="default"/>
              </w:rPr>
              <w:t>07：作废（超72小时未确认）</w:t>
            </w:r>
          </w:p>
          <w:p w14:paraId="2C89A6BB">
            <w:pPr>
              <w:pStyle w:val="26"/>
              <w:bidi w:val="0"/>
              <w:rPr>
                <w:rFonts w:hint="default"/>
              </w:rPr>
            </w:pPr>
            <w:r>
              <w:rPr>
                <w:rFonts w:hint="default"/>
              </w:rPr>
              <w:t>08：（发起方撤销）</w:t>
            </w:r>
            <w:r>
              <w:rPr>
                <w:rFonts w:hint="default"/>
              </w:rPr>
              <w:br w:type="textWrapping"/>
            </w:r>
            <w:r>
              <w:rPr>
                <w:rFonts w:hint="default"/>
              </w:rPr>
              <w:t>09：作废（确认后撤销）</w:t>
            </w:r>
          </w:p>
          <w:p w14:paraId="3FADFF51">
            <w:pPr>
              <w:pStyle w:val="26"/>
              <w:bidi w:val="0"/>
              <w:rPr>
                <w:rFonts w:hint="default"/>
              </w:rPr>
            </w:pPr>
            <w:r>
              <w:rPr>
                <w:rFonts w:hint="default"/>
              </w:rPr>
              <w:t>10</w:t>
            </w:r>
            <w:r>
              <w:rPr>
                <w:rFonts w:hint="default"/>
                <w:lang w:eastAsia="zh-CN"/>
              </w:rPr>
              <w:t>：</w:t>
            </w:r>
            <w:r>
              <w:rPr>
                <w:rFonts w:hint="default"/>
              </w:rPr>
              <w:t>作废（异常凭证）</w:t>
            </w:r>
          </w:p>
        </w:tc>
      </w:tr>
      <w:tr w14:paraId="26777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1E1E5FE">
            <w:pPr>
              <w:pStyle w:val="26"/>
              <w:bidi w:val="0"/>
              <w:rPr>
                <w:rFonts w:hint="default"/>
              </w:rPr>
            </w:pPr>
            <w:r>
              <w:rPr>
                <w:rFonts w:hint="default"/>
                <w:lang w:val="en-US" w:eastAsia="zh-CN"/>
              </w:rPr>
              <w:t>13</w:t>
            </w:r>
          </w:p>
        </w:tc>
        <w:tc>
          <w:tcPr>
            <w:tcW w:w="1004" w:type="pct"/>
            <w:noWrap w:val="0"/>
            <w:vAlign w:val="center"/>
          </w:tcPr>
          <w:p w14:paraId="0AF5D329">
            <w:pPr>
              <w:pStyle w:val="26"/>
              <w:bidi w:val="0"/>
              <w:rPr>
                <w:rFonts w:hint="default"/>
              </w:rPr>
            </w:pPr>
            <w:r>
              <w:rPr>
                <w:rFonts w:hint="default"/>
              </w:rPr>
              <w:t>fppzDm</w:t>
            </w:r>
          </w:p>
        </w:tc>
        <w:tc>
          <w:tcPr>
            <w:tcW w:w="1087" w:type="pct"/>
            <w:noWrap w:val="0"/>
            <w:vAlign w:val="center"/>
          </w:tcPr>
          <w:p w14:paraId="3E410418">
            <w:pPr>
              <w:pStyle w:val="26"/>
              <w:bidi w:val="0"/>
              <w:rPr>
                <w:rFonts w:hint="default"/>
              </w:rPr>
            </w:pPr>
            <w:r>
              <w:rPr>
                <w:rFonts w:hint="default"/>
              </w:rPr>
              <w:t>发票票种代码</w:t>
            </w:r>
          </w:p>
        </w:tc>
        <w:tc>
          <w:tcPr>
            <w:tcW w:w="753" w:type="pct"/>
            <w:noWrap w:val="0"/>
            <w:vAlign w:val="center"/>
          </w:tcPr>
          <w:p w14:paraId="63A02ED4">
            <w:pPr>
              <w:pStyle w:val="26"/>
              <w:bidi w:val="0"/>
              <w:rPr>
                <w:rFonts w:hint="default"/>
              </w:rPr>
            </w:pPr>
            <w:r>
              <w:rPr>
                <w:rFonts w:hint="default"/>
              </w:rPr>
              <w:t>varchar</w:t>
            </w:r>
          </w:p>
        </w:tc>
        <w:tc>
          <w:tcPr>
            <w:tcW w:w="418" w:type="pct"/>
            <w:noWrap w:val="0"/>
            <w:vAlign w:val="center"/>
          </w:tcPr>
          <w:p w14:paraId="19496471">
            <w:pPr>
              <w:pStyle w:val="26"/>
              <w:bidi w:val="0"/>
              <w:rPr>
                <w:rFonts w:hint="default"/>
              </w:rPr>
            </w:pPr>
            <w:r>
              <w:rPr>
                <w:rFonts w:hint="default"/>
              </w:rPr>
              <w:t>2</w:t>
            </w:r>
          </w:p>
        </w:tc>
        <w:tc>
          <w:tcPr>
            <w:tcW w:w="417" w:type="pct"/>
            <w:noWrap w:val="0"/>
            <w:vAlign w:val="center"/>
          </w:tcPr>
          <w:p w14:paraId="63F3FB62">
            <w:pPr>
              <w:pStyle w:val="26"/>
              <w:bidi w:val="0"/>
              <w:rPr>
                <w:rFonts w:hint="default"/>
              </w:rPr>
            </w:pPr>
            <w:r>
              <w:rPr>
                <w:rFonts w:hint="default"/>
              </w:rPr>
              <w:t>否</w:t>
            </w:r>
          </w:p>
        </w:tc>
        <w:tc>
          <w:tcPr>
            <w:tcW w:w="920" w:type="pct"/>
            <w:noWrap w:val="0"/>
            <w:vAlign w:val="center"/>
          </w:tcPr>
          <w:p w14:paraId="2F262591">
            <w:pPr>
              <w:pStyle w:val="26"/>
              <w:bidi w:val="0"/>
              <w:rPr>
                <w:rFonts w:hint="default"/>
              </w:rPr>
            </w:pPr>
            <w:r>
              <w:rPr>
                <w:rFonts w:hint="default"/>
              </w:rPr>
              <w:t>01: 增值税专用发票</w:t>
            </w:r>
          </w:p>
          <w:p w14:paraId="707351F9">
            <w:pPr>
              <w:pStyle w:val="26"/>
              <w:bidi w:val="0"/>
              <w:rPr>
                <w:rFonts w:hint="default"/>
              </w:rPr>
            </w:pPr>
            <w:r>
              <w:rPr>
                <w:rFonts w:hint="default"/>
              </w:rPr>
              <w:t>02: 普通发票</w:t>
            </w:r>
          </w:p>
          <w:p w14:paraId="1BAE8870">
            <w:pPr>
              <w:pStyle w:val="26"/>
              <w:bidi w:val="0"/>
              <w:rPr>
                <w:rFonts w:hint="default"/>
              </w:rPr>
            </w:pPr>
            <w:r>
              <w:rPr>
                <w:rFonts w:hint="default"/>
              </w:rPr>
              <w:t>03: 机动车统一销售发票</w:t>
            </w:r>
          </w:p>
          <w:p w14:paraId="1A7664A3">
            <w:pPr>
              <w:pStyle w:val="26"/>
              <w:bidi w:val="0"/>
              <w:rPr>
                <w:rFonts w:hint="default"/>
              </w:rPr>
            </w:pPr>
            <w:r>
              <w:rPr>
                <w:rFonts w:hint="default"/>
              </w:rPr>
              <w:t>04: 二手车统一销售发票</w:t>
            </w:r>
          </w:p>
          <w:p w14:paraId="4F78FC7E">
            <w:pPr>
              <w:pStyle w:val="26"/>
              <w:bidi w:val="0"/>
              <w:rPr>
                <w:rFonts w:hint="default"/>
              </w:rPr>
            </w:pPr>
            <w:r>
              <w:rPr>
                <w:rFonts w:hint="default"/>
              </w:rPr>
              <w:t>05：铁路客票电子发票</w:t>
            </w:r>
          </w:p>
          <w:p w14:paraId="3F49D8D8">
            <w:pPr>
              <w:pStyle w:val="26"/>
              <w:bidi w:val="0"/>
              <w:rPr>
                <w:rFonts w:hint="default"/>
              </w:rPr>
            </w:pPr>
            <w:r>
              <w:rPr>
                <w:rFonts w:hint="default"/>
              </w:rPr>
              <w:t>06：航空运输电子客票行程单</w:t>
            </w:r>
          </w:p>
        </w:tc>
      </w:tr>
      <w:tr w14:paraId="5D7135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308A97">
            <w:pPr>
              <w:pStyle w:val="26"/>
              <w:bidi w:val="0"/>
              <w:rPr>
                <w:rFonts w:hint="default"/>
              </w:rPr>
            </w:pPr>
            <w:r>
              <w:rPr>
                <w:rFonts w:hint="default"/>
                <w:lang w:val="en-US" w:eastAsia="zh-CN"/>
              </w:rPr>
              <w:t>14</w:t>
            </w:r>
          </w:p>
        </w:tc>
        <w:tc>
          <w:tcPr>
            <w:tcW w:w="1004" w:type="pct"/>
            <w:noWrap w:val="0"/>
            <w:vAlign w:val="center"/>
          </w:tcPr>
          <w:p w14:paraId="0A4F5F58">
            <w:pPr>
              <w:pStyle w:val="26"/>
              <w:bidi w:val="0"/>
              <w:rPr>
                <w:rFonts w:hint="default"/>
              </w:rPr>
            </w:pPr>
            <w:r>
              <w:rPr>
                <w:rFonts w:hint="default"/>
              </w:rPr>
              <w:t>pageNumber</w:t>
            </w:r>
          </w:p>
        </w:tc>
        <w:tc>
          <w:tcPr>
            <w:tcW w:w="1087" w:type="pct"/>
            <w:noWrap w:val="0"/>
            <w:vAlign w:val="center"/>
          </w:tcPr>
          <w:p w14:paraId="6E4D24AA">
            <w:pPr>
              <w:pStyle w:val="26"/>
              <w:bidi w:val="0"/>
              <w:rPr>
                <w:rFonts w:hint="default"/>
              </w:rPr>
            </w:pPr>
            <w:r>
              <w:rPr>
                <w:rFonts w:hint="default"/>
              </w:rPr>
              <w:t>页码</w:t>
            </w:r>
          </w:p>
        </w:tc>
        <w:tc>
          <w:tcPr>
            <w:tcW w:w="753" w:type="pct"/>
            <w:noWrap w:val="0"/>
            <w:vAlign w:val="center"/>
          </w:tcPr>
          <w:p w14:paraId="08D6D7A3">
            <w:pPr>
              <w:pStyle w:val="26"/>
              <w:bidi w:val="0"/>
              <w:rPr>
                <w:rFonts w:hint="default"/>
              </w:rPr>
            </w:pPr>
            <w:r>
              <w:rPr>
                <w:rFonts w:hint="default"/>
              </w:rPr>
              <w:t>number</w:t>
            </w:r>
          </w:p>
        </w:tc>
        <w:tc>
          <w:tcPr>
            <w:tcW w:w="418" w:type="pct"/>
            <w:noWrap w:val="0"/>
            <w:vAlign w:val="center"/>
          </w:tcPr>
          <w:p w14:paraId="6D8BDA16">
            <w:pPr>
              <w:pStyle w:val="26"/>
              <w:bidi w:val="0"/>
              <w:rPr>
                <w:rFonts w:hint="default"/>
              </w:rPr>
            </w:pPr>
            <w:r>
              <w:rPr>
                <w:rFonts w:hint="default"/>
              </w:rPr>
              <w:t>10</w:t>
            </w:r>
          </w:p>
        </w:tc>
        <w:tc>
          <w:tcPr>
            <w:tcW w:w="417" w:type="pct"/>
            <w:noWrap w:val="0"/>
            <w:vAlign w:val="center"/>
          </w:tcPr>
          <w:p w14:paraId="74A680F0">
            <w:pPr>
              <w:pStyle w:val="26"/>
              <w:bidi w:val="0"/>
              <w:rPr>
                <w:rFonts w:hint="default"/>
              </w:rPr>
            </w:pPr>
            <w:r>
              <w:rPr>
                <w:rFonts w:hint="default"/>
              </w:rPr>
              <w:t>否</w:t>
            </w:r>
          </w:p>
        </w:tc>
        <w:tc>
          <w:tcPr>
            <w:tcW w:w="920" w:type="pct"/>
            <w:noWrap w:val="0"/>
            <w:vAlign w:val="center"/>
          </w:tcPr>
          <w:p w14:paraId="5EEA29AE">
            <w:pPr>
              <w:pStyle w:val="26"/>
              <w:bidi w:val="0"/>
              <w:rPr>
                <w:rFonts w:hint="default"/>
              </w:rPr>
            </w:pPr>
          </w:p>
        </w:tc>
      </w:tr>
      <w:tr w14:paraId="418D7A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189A0DC">
            <w:pPr>
              <w:pStyle w:val="26"/>
              <w:bidi w:val="0"/>
              <w:rPr>
                <w:rFonts w:hint="default"/>
              </w:rPr>
            </w:pPr>
            <w:r>
              <w:rPr>
                <w:rFonts w:hint="default"/>
                <w:lang w:val="en-US" w:eastAsia="zh-CN"/>
              </w:rPr>
              <w:t>15</w:t>
            </w:r>
          </w:p>
        </w:tc>
        <w:tc>
          <w:tcPr>
            <w:tcW w:w="1004" w:type="pct"/>
            <w:noWrap w:val="0"/>
            <w:vAlign w:val="center"/>
          </w:tcPr>
          <w:p w14:paraId="7F24D042">
            <w:pPr>
              <w:pStyle w:val="26"/>
              <w:bidi w:val="0"/>
              <w:rPr>
                <w:rFonts w:hint="default"/>
              </w:rPr>
            </w:pPr>
            <w:r>
              <w:rPr>
                <w:rFonts w:hint="default"/>
              </w:rPr>
              <w:t>pageSize</w:t>
            </w:r>
          </w:p>
        </w:tc>
        <w:tc>
          <w:tcPr>
            <w:tcW w:w="1087" w:type="pct"/>
            <w:noWrap w:val="0"/>
            <w:vAlign w:val="center"/>
          </w:tcPr>
          <w:p w14:paraId="76E39B88">
            <w:pPr>
              <w:pStyle w:val="26"/>
              <w:bidi w:val="0"/>
              <w:rPr>
                <w:rFonts w:hint="default"/>
              </w:rPr>
            </w:pPr>
            <w:r>
              <w:rPr>
                <w:rFonts w:hint="default"/>
              </w:rPr>
              <w:t>每页数量</w:t>
            </w:r>
          </w:p>
        </w:tc>
        <w:tc>
          <w:tcPr>
            <w:tcW w:w="753" w:type="pct"/>
            <w:noWrap w:val="0"/>
            <w:vAlign w:val="center"/>
          </w:tcPr>
          <w:p w14:paraId="07D13AA5">
            <w:pPr>
              <w:pStyle w:val="26"/>
              <w:bidi w:val="0"/>
              <w:rPr>
                <w:rFonts w:hint="default"/>
              </w:rPr>
            </w:pPr>
            <w:r>
              <w:rPr>
                <w:rFonts w:hint="default"/>
              </w:rPr>
              <w:t>number</w:t>
            </w:r>
          </w:p>
        </w:tc>
        <w:tc>
          <w:tcPr>
            <w:tcW w:w="418" w:type="pct"/>
            <w:noWrap w:val="0"/>
            <w:vAlign w:val="center"/>
          </w:tcPr>
          <w:p w14:paraId="0C100668">
            <w:pPr>
              <w:pStyle w:val="26"/>
              <w:bidi w:val="0"/>
              <w:rPr>
                <w:rFonts w:hint="default"/>
              </w:rPr>
            </w:pPr>
            <w:r>
              <w:rPr>
                <w:rFonts w:hint="default"/>
              </w:rPr>
              <w:t>10</w:t>
            </w:r>
          </w:p>
        </w:tc>
        <w:tc>
          <w:tcPr>
            <w:tcW w:w="417" w:type="pct"/>
            <w:noWrap w:val="0"/>
            <w:vAlign w:val="center"/>
          </w:tcPr>
          <w:p w14:paraId="3EFFD903">
            <w:pPr>
              <w:pStyle w:val="26"/>
              <w:bidi w:val="0"/>
              <w:rPr>
                <w:rFonts w:hint="default"/>
              </w:rPr>
            </w:pPr>
            <w:r>
              <w:rPr>
                <w:rFonts w:hint="default"/>
              </w:rPr>
              <w:t>否</w:t>
            </w:r>
          </w:p>
        </w:tc>
        <w:tc>
          <w:tcPr>
            <w:tcW w:w="920" w:type="pct"/>
            <w:noWrap w:val="0"/>
            <w:vAlign w:val="center"/>
          </w:tcPr>
          <w:p w14:paraId="3D4B46D3">
            <w:pPr>
              <w:pStyle w:val="26"/>
              <w:bidi w:val="0"/>
              <w:rPr>
                <w:rFonts w:hint="default"/>
              </w:rPr>
            </w:pPr>
          </w:p>
        </w:tc>
      </w:tr>
    </w:tbl>
    <w:p w14:paraId="24710CEE">
      <w:pPr>
        <w:pStyle w:val="6"/>
        <w:bidi w:val="0"/>
        <w:rPr>
          <w:rFonts w:hint="default"/>
          <w:lang w:eastAsia="zh-CN"/>
        </w:rPr>
      </w:pPr>
      <w:bookmarkStart w:id="359" w:name="_Toc29919"/>
      <w:r>
        <w:rPr>
          <w:rFonts w:hint="default"/>
        </w:rPr>
        <w:t>16.4</w:t>
      </w:r>
      <w:r>
        <w:rPr>
          <w:rFonts w:hint="default"/>
          <w:lang w:eastAsia="zh-CN"/>
        </w:rPr>
        <w:t>请求报文示例</w:t>
      </w:r>
      <w:bookmarkEnd w:id="35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6B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B08E91">
            <w:pPr>
              <w:bidi w:val="0"/>
              <w:rPr>
                <w:rFonts w:hint="default"/>
              </w:rPr>
            </w:pPr>
            <w:r>
              <w:rPr>
                <w:rFonts w:hint="default"/>
              </w:rPr>
              <w:t>{</w:t>
            </w:r>
          </w:p>
          <w:p w14:paraId="45C72EB3">
            <w:pPr>
              <w:bidi w:val="0"/>
              <w:rPr>
                <w:rFonts w:hint="default"/>
              </w:rPr>
            </w:pPr>
            <w:r>
              <w:rPr>
                <w:rFonts w:hint="default"/>
              </w:rPr>
              <w:tab/>
            </w:r>
            <w:r>
              <w:rPr>
                <w:rFonts w:hint="default"/>
              </w:rPr>
              <w:t>"yhjslx": "用户角色类型",</w:t>
            </w:r>
          </w:p>
          <w:p w14:paraId="312DEB6E">
            <w:pPr>
              <w:bidi w:val="0"/>
              <w:rPr>
                <w:rFonts w:hint="default"/>
              </w:rPr>
            </w:pPr>
            <w:r>
              <w:rPr>
                <w:rFonts w:hint="default"/>
              </w:rPr>
              <w:tab/>
            </w:r>
            <w:r>
              <w:rPr>
                <w:rFonts w:hint="default"/>
              </w:rPr>
              <w:t>"xsfnsrsbh": "（销售方）统一社会信用代码/纳税人识别号/身份证件号码",</w:t>
            </w:r>
          </w:p>
          <w:p w14:paraId="6674EAE4">
            <w:pPr>
              <w:bidi w:val="0"/>
              <w:rPr>
                <w:rFonts w:hint="default"/>
              </w:rPr>
            </w:pPr>
            <w:r>
              <w:rPr>
                <w:rFonts w:hint="default"/>
              </w:rPr>
              <w:tab/>
            </w:r>
            <w:r>
              <w:rPr>
                <w:rFonts w:hint="default"/>
              </w:rPr>
              <w:t>"xsfmc": "（销售方）名称",</w:t>
            </w:r>
          </w:p>
          <w:p w14:paraId="2CD7E2F9">
            <w:pPr>
              <w:bidi w:val="0"/>
              <w:rPr>
                <w:rFonts w:hint="default"/>
              </w:rPr>
            </w:pPr>
            <w:r>
              <w:rPr>
                <w:rFonts w:hint="default"/>
              </w:rPr>
              <w:tab/>
            </w:r>
            <w:r>
              <w:rPr>
                <w:rFonts w:hint="default"/>
              </w:rPr>
              <w:t>"gmfnsrsbh": "（购买方）统一社会信用代码/纳税人识别号/身份证件号码",</w:t>
            </w:r>
          </w:p>
          <w:p w14:paraId="5D563540">
            <w:pPr>
              <w:bidi w:val="0"/>
              <w:rPr>
                <w:rFonts w:hint="default"/>
              </w:rPr>
            </w:pPr>
            <w:r>
              <w:rPr>
                <w:rFonts w:hint="default"/>
              </w:rPr>
              <w:tab/>
            </w:r>
            <w:r>
              <w:rPr>
                <w:rFonts w:hint="default"/>
              </w:rPr>
              <w:t>"gmfmc": "（购买方）名称",</w:t>
            </w:r>
          </w:p>
          <w:p w14:paraId="31D1A373">
            <w:pPr>
              <w:bidi w:val="0"/>
              <w:rPr>
                <w:rFonts w:hint="default"/>
              </w:rPr>
            </w:pPr>
            <w:r>
              <w:rPr>
                <w:rFonts w:hint="default"/>
              </w:rPr>
              <w:tab/>
            </w:r>
            <w:r>
              <w:rPr>
                <w:rFonts w:hint="default"/>
              </w:rPr>
              <w:t>"lrfsf": "录入方身份",</w:t>
            </w:r>
          </w:p>
          <w:p w14:paraId="423B47D3">
            <w:pPr>
              <w:bidi w:val="0"/>
              <w:rPr>
                <w:rFonts w:hint="default"/>
              </w:rPr>
            </w:pPr>
            <w:r>
              <w:rPr>
                <w:rFonts w:hint="default"/>
              </w:rPr>
              <w:tab/>
            </w:r>
            <w:r>
              <w:rPr>
                <w:rFonts w:hint="default"/>
              </w:rPr>
              <w:t>"lrrqq": "录入日期起",</w:t>
            </w:r>
          </w:p>
          <w:p w14:paraId="2E782838">
            <w:pPr>
              <w:bidi w:val="0"/>
              <w:rPr>
                <w:rFonts w:hint="default"/>
              </w:rPr>
            </w:pPr>
            <w:r>
              <w:rPr>
                <w:rFonts w:hint="default"/>
              </w:rPr>
              <w:tab/>
            </w:r>
            <w:r>
              <w:rPr>
                <w:rFonts w:hint="default"/>
              </w:rPr>
              <w:t>"lrrqz": "录入日期止",</w:t>
            </w:r>
          </w:p>
          <w:p w14:paraId="40DA0C99">
            <w:pPr>
              <w:bidi w:val="0"/>
              <w:rPr>
                <w:rFonts w:hint="default"/>
              </w:rPr>
            </w:pPr>
            <w:r>
              <w:rPr>
                <w:rFonts w:hint="default"/>
              </w:rPr>
              <w:tab/>
            </w:r>
            <w:r>
              <w:rPr>
                <w:rFonts w:hint="default"/>
              </w:rPr>
              <w:t>"lzfpdm": "蓝字发票代码",</w:t>
            </w:r>
          </w:p>
          <w:p w14:paraId="3F9FAD60">
            <w:pPr>
              <w:bidi w:val="0"/>
              <w:rPr>
                <w:rFonts w:hint="default"/>
              </w:rPr>
            </w:pPr>
            <w:r>
              <w:rPr>
                <w:rFonts w:hint="default"/>
              </w:rPr>
              <w:tab/>
            </w:r>
            <w:r>
              <w:rPr>
                <w:rFonts w:hint="default"/>
              </w:rPr>
              <w:t>"lzfphm": "蓝字发票号码",</w:t>
            </w:r>
          </w:p>
          <w:p w14:paraId="763BAF35">
            <w:pPr>
              <w:bidi w:val="0"/>
              <w:rPr>
                <w:rFonts w:hint="default"/>
              </w:rPr>
            </w:pPr>
            <w:r>
              <w:rPr>
                <w:rFonts w:hint="default"/>
              </w:rPr>
              <w:tab/>
            </w:r>
            <w:r>
              <w:rPr>
                <w:rFonts w:hint="default"/>
              </w:rPr>
              <w:t>"hzfpxxqrdbh": "红字确认单编号",</w:t>
            </w:r>
          </w:p>
          <w:p w14:paraId="00362401">
            <w:pPr>
              <w:bidi w:val="0"/>
              <w:rPr>
                <w:rFonts w:hint="default"/>
              </w:rPr>
            </w:pPr>
            <w:r>
              <w:rPr>
                <w:rFonts w:hint="default"/>
              </w:rPr>
              <w:tab/>
            </w:r>
            <w:r>
              <w:rPr>
                <w:rFonts w:hint="default"/>
              </w:rPr>
              <w:t>"hzqrxxztDm": "红字确认信息状态代码",</w:t>
            </w:r>
          </w:p>
          <w:p w14:paraId="5359CEA9">
            <w:pPr>
              <w:bidi w:val="0"/>
              <w:rPr>
                <w:rFonts w:hint="default"/>
              </w:rPr>
            </w:pPr>
            <w:r>
              <w:rPr>
                <w:rFonts w:hint="default"/>
              </w:rPr>
              <w:tab/>
            </w:r>
            <w:r>
              <w:rPr>
                <w:rFonts w:hint="default"/>
              </w:rPr>
              <w:t>"fppzDm": "发票票种代码",</w:t>
            </w:r>
          </w:p>
          <w:p w14:paraId="239B632F">
            <w:pPr>
              <w:bidi w:val="0"/>
              <w:rPr>
                <w:rFonts w:hint="default"/>
              </w:rPr>
            </w:pPr>
            <w:r>
              <w:rPr>
                <w:rFonts w:hint="default"/>
              </w:rPr>
              <w:tab/>
            </w:r>
            <w:r>
              <w:rPr>
                <w:rFonts w:hint="default"/>
              </w:rPr>
              <w:t>"pageNumber": "页码",</w:t>
            </w:r>
          </w:p>
          <w:p w14:paraId="01FA38DD">
            <w:pPr>
              <w:bidi w:val="0"/>
              <w:rPr>
                <w:rFonts w:hint="default"/>
              </w:rPr>
            </w:pPr>
            <w:r>
              <w:rPr>
                <w:rFonts w:hint="default"/>
              </w:rPr>
              <w:tab/>
            </w:r>
            <w:r>
              <w:rPr>
                <w:rFonts w:hint="default"/>
              </w:rPr>
              <w:t>"pageSize": "每页数量"</w:t>
            </w:r>
          </w:p>
          <w:p w14:paraId="31E546D5">
            <w:pPr>
              <w:bidi w:val="0"/>
              <w:rPr>
                <w:rFonts w:hint="default"/>
              </w:rPr>
            </w:pPr>
            <w:r>
              <w:rPr>
                <w:rFonts w:hint="default"/>
              </w:rPr>
              <w:t>}</w:t>
            </w:r>
          </w:p>
        </w:tc>
      </w:tr>
    </w:tbl>
    <w:p w14:paraId="2B881CB9">
      <w:pPr>
        <w:pStyle w:val="6"/>
        <w:bidi w:val="0"/>
        <w:rPr>
          <w:rFonts w:hint="default"/>
          <w:lang w:eastAsia="zh-CN"/>
        </w:rPr>
      </w:pPr>
      <w:bookmarkStart w:id="360" w:name="_Toc28083"/>
      <w:r>
        <w:rPr>
          <w:rFonts w:hint="default"/>
        </w:rPr>
        <w:t>16.5</w:t>
      </w:r>
      <w:r>
        <w:rPr>
          <w:rFonts w:hint="default"/>
          <w:lang w:eastAsia="zh-CN"/>
        </w:rPr>
        <w:t>返回参数</w:t>
      </w:r>
      <w:bookmarkEnd w:id="360"/>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F613D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9B04AFE">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7AB44227">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467DBEF3">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6AFBBB2F">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0810E623">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5398FBD0">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6FC34E65">
            <w:pPr>
              <w:pStyle w:val="25"/>
              <w:bidi w:val="0"/>
              <w:rPr>
                <w:rFonts w:hint="default"/>
              </w:rPr>
            </w:pPr>
            <w:r>
              <w:rPr>
                <w:rFonts w:hint="default"/>
              </w:rPr>
              <w:t>说明</w:t>
            </w:r>
          </w:p>
        </w:tc>
      </w:tr>
      <w:tr w14:paraId="018CB3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EB892D">
            <w:pPr>
              <w:pStyle w:val="26"/>
              <w:bidi w:val="0"/>
              <w:rPr>
                <w:rFonts w:hint="default"/>
              </w:rPr>
            </w:pPr>
            <w:r>
              <w:rPr>
                <w:rFonts w:hint="default"/>
                <w:lang w:val="en-US" w:eastAsia="zh-CN"/>
              </w:rPr>
              <w:t>1</w:t>
            </w:r>
          </w:p>
        </w:tc>
        <w:tc>
          <w:tcPr>
            <w:tcW w:w="1004" w:type="pct"/>
            <w:noWrap w:val="0"/>
            <w:vAlign w:val="center"/>
          </w:tcPr>
          <w:p w14:paraId="213C317B">
            <w:pPr>
              <w:pStyle w:val="26"/>
              <w:bidi w:val="0"/>
              <w:rPr>
                <w:rFonts w:hint="default"/>
              </w:rPr>
            </w:pPr>
            <w:r>
              <w:rPr>
                <w:rFonts w:hint="default"/>
              </w:rPr>
              <w:t>returncode</w:t>
            </w:r>
          </w:p>
        </w:tc>
        <w:tc>
          <w:tcPr>
            <w:tcW w:w="1087" w:type="pct"/>
            <w:noWrap w:val="0"/>
            <w:vAlign w:val="center"/>
          </w:tcPr>
          <w:p w14:paraId="35891B2F">
            <w:pPr>
              <w:pStyle w:val="26"/>
              <w:bidi w:val="0"/>
              <w:rPr>
                <w:rFonts w:hint="default"/>
              </w:rPr>
            </w:pPr>
            <w:r>
              <w:rPr>
                <w:rFonts w:hint="default"/>
              </w:rPr>
              <w:t>返回码</w:t>
            </w:r>
          </w:p>
        </w:tc>
        <w:tc>
          <w:tcPr>
            <w:tcW w:w="753" w:type="pct"/>
            <w:noWrap w:val="0"/>
            <w:vAlign w:val="center"/>
          </w:tcPr>
          <w:p w14:paraId="2B6DDE5A">
            <w:pPr>
              <w:pStyle w:val="26"/>
              <w:bidi w:val="0"/>
              <w:rPr>
                <w:rFonts w:hint="default"/>
              </w:rPr>
            </w:pPr>
            <w:r>
              <w:rPr>
                <w:rFonts w:hint="default"/>
              </w:rPr>
              <w:t>varchar</w:t>
            </w:r>
          </w:p>
        </w:tc>
        <w:tc>
          <w:tcPr>
            <w:tcW w:w="418" w:type="pct"/>
            <w:noWrap w:val="0"/>
            <w:vAlign w:val="center"/>
          </w:tcPr>
          <w:p w14:paraId="11A9AE8E">
            <w:pPr>
              <w:pStyle w:val="26"/>
              <w:bidi w:val="0"/>
              <w:rPr>
                <w:rFonts w:hint="default"/>
              </w:rPr>
            </w:pPr>
            <w:r>
              <w:rPr>
                <w:rFonts w:hint="default"/>
              </w:rPr>
              <w:t>2</w:t>
            </w:r>
          </w:p>
        </w:tc>
        <w:tc>
          <w:tcPr>
            <w:tcW w:w="417" w:type="pct"/>
            <w:noWrap w:val="0"/>
            <w:vAlign w:val="center"/>
          </w:tcPr>
          <w:p w14:paraId="167051B3">
            <w:pPr>
              <w:pStyle w:val="26"/>
              <w:bidi w:val="0"/>
              <w:rPr>
                <w:rFonts w:hint="default"/>
              </w:rPr>
            </w:pPr>
            <w:r>
              <w:rPr>
                <w:rFonts w:hint="default"/>
              </w:rPr>
              <w:t>是</w:t>
            </w:r>
          </w:p>
        </w:tc>
        <w:tc>
          <w:tcPr>
            <w:tcW w:w="920" w:type="pct"/>
            <w:noWrap w:val="0"/>
            <w:vAlign w:val="center"/>
          </w:tcPr>
          <w:p w14:paraId="4CF2E90B">
            <w:pPr>
              <w:pStyle w:val="26"/>
              <w:bidi w:val="0"/>
              <w:rPr>
                <w:rFonts w:hint="default"/>
              </w:rPr>
            </w:pPr>
            <w:r>
              <w:rPr>
                <w:rFonts w:hint="default"/>
              </w:rPr>
              <w:t>00：成功</w:t>
            </w:r>
          </w:p>
          <w:p w14:paraId="29FC196C">
            <w:pPr>
              <w:pStyle w:val="26"/>
              <w:bidi w:val="0"/>
              <w:rPr>
                <w:rFonts w:hint="default"/>
              </w:rPr>
            </w:pPr>
            <w:r>
              <w:rPr>
                <w:rFonts w:hint="default"/>
              </w:rPr>
              <w:t>其它：失败</w:t>
            </w:r>
          </w:p>
        </w:tc>
      </w:tr>
      <w:tr w14:paraId="54EA7B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14D7F5">
            <w:pPr>
              <w:pStyle w:val="26"/>
              <w:bidi w:val="0"/>
              <w:rPr>
                <w:rFonts w:hint="default"/>
              </w:rPr>
            </w:pPr>
            <w:r>
              <w:rPr>
                <w:rFonts w:hint="default"/>
                <w:lang w:val="en-US" w:eastAsia="zh-CN"/>
              </w:rPr>
              <w:t>2</w:t>
            </w:r>
          </w:p>
        </w:tc>
        <w:tc>
          <w:tcPr>
            <w:tcW w:w="1004" w:type="pct"/>
            <w:noWrap w:val="0"/>
            <w:vAlign w:val="center"/>
          </w:tcPr>
          <w:p w14:paraId="260F04A9">
            <w:pPr>
              <w:pStyle w:val="26"/>
              <w:bidi w:val="0"/>
              <w:rPr>
                <w:rFonts w:hint="default"/>
              </w:rPr>
            </w:pPr>
            <w:r>
              <w:rPr>
                <w:rFonts w:hint="default"/>
              </w:rPr>
              <w:t>returnmsg</w:t>
            </w:r>
          </w:p>
        </w:tc>
        <w:tc>
          <w:tcPr>
            <w:tcW w:w="1087" w:type="pct"/>
            <w:noWrap w:val="0"/>
            <w:vAlign w:val="center"/>
          </w:tcPr>
          <w:p w14:paraId="35105802">
            <w:pPr>
              <w:pStyle w:val="26"/>
              <w:bidi w:val="0"/>
              <w:rPr>
                <w:rFonts w:hint="default"/>
              </w:rPr>
            </w:pPr>
            <w:r>
              <w:rPr>
                <w:rFonts w:hint="default"/>
              </w:rPr>
              <w:t>返回信息</w:t>
            </w:r>
          </w:p>
        </w:tc>
        <w:tc>
          <w:tcPr>
            <w:tcW w:w="753" w:type="pct"/>
            <w:noWrap w:val="0"/>
            <w:vAlign w:val="center"/>
          </w:tcPr>
          <w:p w14:paraId="6CCBD4E5">
            <w:pPr>
              <w:pStyle w:val="26"/>
              <w:bidi w:val="0"/>
              <w:rPr>
                <w:rFonts w:hint="default"/>
              </w:rPr>
            </w:pPr>
            <w:r>
              <w:rPr>
                <w:rFonts w:hint="default"/>
              </w:rPr>
              <w:t>varchar</w:t>
            </w:r>
          </w:p>
        </w:tc>
        <w:tc>
          <w:tcPr>
            <w:tcW w:w="418" w:type="pct"/>
            <w:noWrap w:val="0"/>
            <w:vAlign w:val="center"/>
          </w:tcPr>
          <w:p w14:paraId="5C7441E8">
            <w:pPr>
              <w:pStyle w:val="26"/>
              <w:bidi w:val="0"/>
              <w:rPr>
                <w:rFonts w:hint="default"/>
              </w:rPr>
            </w:pPr>
            <w:r>
              <w:rPr>
                <w:rFonts w:hint="default"/>
              </w:rPr>
              <w:t>2000</w:t>
            </w:r>
          </w:p>
        </w:tc>
        <w:tc>
          <w:tcPr>
            <w:tcW w:w="417" w:type="pct"/>
            <w:noWrap w:val="0"/>
            <w:vAlign w:val="center"/>
          </w:tcPr>
          <w:p w14:paraId="60EB473D">
            <w:pPr>
              <w:pStyle w:val="26"/>
              <w:bidi w:val="0"/>
              <w:rPr>
                <w:rFonts w:hint="default"/>
              </w:rPr>
            </w:pPr>
            <w:r>
              <w:rPr>
                <w:rFonts w:hint="default"/>
              </w:rPr>
              <w:t>否</w:t>
            </w:r>
          </w:p>
        </w:tc>
        <w:tc>
          <w:tcPr>
            <w:tcW w:w="920" w:type="pct"/>
            <w:noWrap w:val="0"/>
            <w:vAlign w:val="center"/>
          </w:tcPr>
          <w:p w14:paraId="07E9B483">
            <w:pPr>
              <w:pStyle w:val="26"/>
              <w:bidi w:val="0"/>
              <w:rPr>
                <w:rFonts w:hint="default"/>
              </w:rPr>
            </w:pPr>
            <w:r>
              <w:rPr>
                <w:rFonts w:hint="default"/>
              </w:rPr>
              <w:t>错误信息说明</w:t>
            </w:r>
          </w:p>
        </w:tc>
      </w:tr>
      <w:tr w14:paraId="7CE89A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B75FE4">
            <w:pPr>
              <w:pStyle w:val="26"/>
              <w:bidi w:val="0"/>
              <w:rPr>
                <w:rFonts w:hint="default"/>
              </w:rPr>
            </w:pPr>
            <w:r>
              <w:rPr>
                <w:rFonts w:hint="default"/>
                <w:lang w:val="en-US" w:eastAsia="zh-CN"/>
              </w:rPr>
              <w:t>3</w:t>
            </w:r>
          </w:p>
        </w:tc>
        <w:tc>
          <w:tcPr>
            <w:tcW w:w="1004" w:type="pct"/>
            <w:noWrap w:val="0"/>
            <w:vAlign w:val="center"/>
          </w:tcPr>
          <w:p w14:paraId="3556E7DF">
            <w:pPr>
              <w:pStyle w:val="26"/>
              <w:bidi w:val="0"/>
              <w:rPr>
                <w:rFonts w:hint="default"/>
              </w:rPr>
            </w:pPr>
            <w:r>
              <w:rPr>
                <w:rFonts w:hint="default"/>
              </w:rPr>
              <w:t>total</w:t>
            </w:r>
          </w:p>
        </w:tc>
        <w:tc>
          <w:tcPr>
            <w:tcW w:w="1087" w:type="pct"/>
            <w:noWrap w:val="0"/>
            <w:vAlign w:val="center"/>
          </w:tcPr>
          <w:p w14:paraId="2A8CA8F7">
            <w:pPr>
              <w:pStyle w:val="26"/>
              <w:bidi w:val="0"/>
              <w:rPr>
                <w:rFonts w:hint="default"/>
              </w:rPr>
            </w:pPr>
            <w:r>
              <w:rPr>
                <w:rFonts w:hint="default"/>
              </w:rPr>
              <w:t>总数量</w:t>
            </w:r>
          </w:p>
        </w:tc>
        <w:tc>
          <w:tcPr>
            <w:tcW w:w="753" w:type="pct"/>
            <w:noWrap w:val="0"/>
            <w:vAlign w:val="center"/>
          </w:tcPr>
          <w:p w14:paraId="48C4AC9C">
            <w:pPr>
              <w:pStyle w:val="26"/>
              <w:bidi w:val="0"/>
              <w:rPr>
                <w:rFonts w:hint="default"/>
              </w:rPr>
            </w:pPr>
            <w:r>
              <w:rPr>
                <w:rFonts w:hint="default"/>
              </w:rPr>
              <w:t>varchar</w:t>
            </w:r>
          </w:p>
        </w:tc>
        <w:tc>
          <w:tcPr>
            <w:tcW w:w="418" w:type="pct"/>
            <w:noWrap w:val="0"/>
            <w:vAlign w:val="center"/>
          </w:tcPr>
          <w:p w14:paraId="308064B2">
            <w:pPr>
              <w:pStyle w:val="26"/>
              <w:bidi w:val="0"/>
              <w:rPr>
                <w:rFonts w:hint="default"/>
              </w:rPr>
            </w:pPr>
            <w:r>
              <w:rPr>
                <w:rFonts w:hint="default"/>
              </w:rPr>
              <w:t>10</w:t>
            </w:r>
          </w:p>
        </w:tc>
        <w:tc>
          <w:tcPr>
            <w:tcW w:w="417" w:type="pct"/>
            <w:noWrap w:val="0"/>
            <w:vAlign w:val="center"/>
          </w:tcPr>
          <w:p w14:paraId="0051F4C1">
            <w:pPr>
              <w:pStyle w:val="26"/>
              <w:bidi w:val="0"/>
              <w:rPr>
                <w:rFonts w:hint="default"/>
              </w:rPr>
            </w:pPr>
            <w:r>
              <w:rPr>
                <w:rFonts w:hint="default"/>
              </w:rPr>
              <w:t>是</w:t>
            </w:r>
          </w:p>
        </w:tc>
        <w:tc>
          <w:tcPr>
            <w:tcW w:w="920" w:type="pct"/>
            <w:noWrap w:val="0"/>
            <w:vAlign w:val="center"/>
          </w:tcPr>
          <w:p w14:paraId="1A77E2FB">
            <w:pPr>
              <w:pStyle w:val="26"/>
              <w:bidi w:val="0"/>
              <w:rPr>
                <w:rFonts w:hint="default"/>
              </w:rPr>
            </w:pPr>
          </w:p>
        </w:tc>
      </w:tr>
      <w:tr w14:paraId="786829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5D3CFF">
            <w:pPr>
              <w:pStyle w:val="26"/>
              <w:bidi w:val="0"/>
              <w:rPr>
                <w:rFonts w:hint="default"/>
              </w:rPr>
            </w:pPr>
            <w:r>
              <w:rPr>
                <w:rFonts w:hint="default"/>
                <w:lang w:val="en-US" w:eastAsia="zh-CN"/>
              </w:rPr>
              <w:t>4</w:t>
            </w:r>
          </w:p>
        </w:tc>
        <w:tc>
          <w:tcPr>
            <w:tcW w:w="1004" w:type="pct"/>
            <w:noWrap w:val="0"/>
            <w:vAlign w:val="center"/>
          </w:tcPr>
          <w:p w14:paraId="26893D63">
            <w:pPr>
              <w:pStyle w:val="26"/>
              <w:bidi w:val="0"/>
              <w:rPr>
                <w:rFonts w:hint="default"/>
              </w:rPr>
            </w:pPr>
            <w:r>
              <w:rPr>
                <w:rFonts w:hint="default"/>
              </w:rPr>
              <w:t>uuid</w:t>
            </w:r>
          </w:p>
        </w:tc>
        <w:tc>
          <w:tcPr>
            <w:tcW w:w="1087" w:type="pct"/>
            <w:noWrap w:val="0"/>
            <w:vAlign w:val="center"/>
          </w:tcPr>
          <w:p w14:paraId="0BDAA9CE">
            <w:pPr>
              <w:pStyle w:val="26"/>
              <w:bidi w:val="0"/>
              <w:rPr>
                <w:rFonts w:hint="default"/>
              </w:rPr>
            </w:pPr>
            <w:r>
              <w:rPr>
                <w:rFonts w:hint="default"/>
              </w:rPr>
              <w:t>红字确认单UUID</w:t>
            </w:r>
          </w:p>
        </w:tc>
        <w:tc>
          <w:tcPr>
            <w:tcW w:w="753" w:type="pct"/>
            <w:noWrap w:val="0"/>
            <w:vAlign w:val="center"/>
          </w:tcPr>
          <w:p w14:paraId="69F62D68">
            <w:pPr>
              <w:pStyle w:val="26"/>
              <w:bidi w:val="0"/>
              <w:rPr>
                <w:rFonts w:hint="default"/>
              </w:rPr>
            </w:pPr>
            <w:r>
              <w:rPr>
                <w:rFonts w:hint="default"/>
              </w:rPr>
              <w:t>varchar</w:t>
            </w:r>
          </w:p>
        </w:tc>
        <w:tc>
          <w:tcPr>
            <w:tcW w:w="418" w:type="pct"/>
            <w:noWrap w:val="0"/>
            <w:vAlign w:val="center"/>
          </w:tcPr>
          <w:p w14:paraId="34B14B9A">
            <w:pPr>
              <w:pStyle w:val="26"/>
              <w:bidi w:val="0"/>
              <w:rPr>
                <w:rFonts w:hint="default"/>
              </w:rPr>
            </w:pPr>
            <w:r>
              <w:rPr>
                <w:rFonts w:hint="default"/>
              </w:rPr>
              <w:t>32</w:t>
            </w:r>
          </w:p>
        </w:tc>
        <w:tc>
          <w:tcPr>
            <w:tcW w:w="417" w:type="pct"/>
            <w:noWrap w:val="0"/>
            <w:vAlign w:val="center"/>
          </w:tcPr>
          <w:p w14:paraId="72026D5B">
            <w:pPr>
              <w:pStyle w:val="26"/>
              <w:bidi w:val="0"/>
              <w:rPr>
                <w:rFonts w:hint="default"/>
              </w:rPr>
            </w:pPr>
            <w:r>
              <w:rPr>
                <w:rFonts w:hint="default"/>
              </w:rPr>
              <w:t>是</w:t>
            </w:r>
          </w:p>
        </w:tc>
        <w:tc>
          <w:tcPr>
            <w:tcW w:w="920" w:type="pct"/>
            <w:noWrap w:val="0"/>
            <w:vAlign w:val="center"/>
          </w:tcPr>
          <w:p w14:paraId="5B9FA8C8">
            <w:pPr>
              <w:pStyle w:val="26"/>
              <w:bidi w:val="0"/>
              <w:rPr>
                <w:rFonts w:hint="default"/>
              </w:rPr>
            </w:pPr>
          </w:p>
        </w:tc>
      </w:tr>
      <w:tr w14:paraId="6A0C57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72D19A4">
            <w:pPr>
              <w:pStyle w:val="26"/>
              <w:bidi w:val="0"/>
              <w:rPr>
                <w:rFonts w:hint="default"/>
              </w:rPr>
            </w:pPr>
            <w:r>
              <w:rPr>
                <w:rFonts w:hint="default"/>
                <w:lang w:val="en-US" w:eastAsia="zh-CN"/>
              </w:rPr>
              <w:t>5</w:t>
            </w:r>
          </w:p>
        </w:tc>
        <w:tc>
          <w:tcPr>
            <w:tcW w:w="1004" w:type="pct"/>
            <w:noWrap w:val="0"/>
            <w:vAlign w:val="center"/>
          </w:tcPr>
          <w:p w14:paraId="490863C2">
            <w:pPr>
              <w:pStyle w:val="26"/>
              <w:bidi w:val="0"/>
              <w:rPr>
                <w:rFonts w:hint="default"/>
              </w:rPr>
            </w:pPr>
            <w:r>
              <w:rPr>
                <w:rFonts w:hint="default"/>
              </w:rPr>
              <w:t>hzfpxxqrdbh</w:t>
            </w:r>
          </w:p>
        </w:tc>
        <w:tc>
          <w:tcPr>
            <w:tcW w:w="1087" w:type="pct"/>
            <w:noWrap w:val="0"/>
            <w:vAlign w:val="center"/>
          </w:tcPr>
          <w:p w14:paraId="6FF7BDCC">
            <w:pPr>
              <w:pStyle w:val="26"/>
              <w:bidi w:val="0"/>
              <w:rPr>
                <w:rFonts w:hint="default"/>
              </w:rPr>
            </w:pPr>
            <w:r>
              <w:rPr>
                <w:rFonts w:hint="default"/>
              </w:rPr>
              <w:t>红字发票信息确认单编号</w:t>
            </w:r>
          </w:p>
        </w:tc>
        <w:tc>
          <w:tcPr>
            <w:tcW w:w="753" w:type="pct"/>
            <w:noWrap w:val="0"/>
            <w:vAlign w:val="center"/>
          </w:tcPr>
          <w:p w14:paraId="22018BF3">
            <w:pPr>
              <w:pStyle w:val="26"/>
              <w:bidi w:val="0"/>
              <w:rPr>
                <w:rFonts w:hint="default"/>
              </w:rPr>
            </w:pPr>
            <w:r>
              <w:rPr>
                <w:rFonts w:hint="default"/>
              </w:rPr>
              <w:t>varchar</w:t>
            </w:r>
          </w:p>
        </w:tc>
        <w:tc>
          <w:tcPr>
            <w:tcW w:w="418" w:type="pct"/>
            <w:noWrap w:val="0"/>
            <w:vAlign w:val="center"/>
          </w:tcPr>
          <w:p w14:paraId="196BC434">
            <w:pPr>
              <w:pStyle w:val="26"/>
              <w:bidi w:val="0"/>
              <w:rPr>
                <w:rFonts w:hint="default"/>
              </w:rPr>
            </w:pPr>
            <w:r>
              <w:rPr>
                <w:rFonts w:hint="default"/>
              </w:rPr>
              <w:t>20</w:t>
            </w:r>
          </w:p>
        </w:tc>
        <w:tc>
          <w:tcPr>
            <w:tcW w:w="417" w:type="pct"/>
            <w:noWrap w:val="0"/>
            <w:vAlign w:val="center"/>
          </w:tcPr>
          <w:p w14:paraId="3E99718F">
            <w:pPr>
              <w:pStyle w:val="26"/>
              <w:bidi w:val="0"/>
              <w:rPr>
                <w:rFonts w:hint="default"/>
              </w:rPr>
            </w:pPr>
            <w:r>
              <w:rPr>
                <w:rFonts w:hint="default"/>
              </w:rPr>
              <w:t>是</w:t>
            </w:r>
          </w:p>
        </w:tc>
        <w:tc>
          <w:tcPr>
            <w:tcW w:w="920" w:type="pct"/>
            <w:noWrap w:val="0"/>
            <w:vAlign w:val="center"/>
          </w:tcPr>
          <w:p w14:paraId="17D87146">
            <w:pPr>
              <w:pStyle w:val="26"/>
              <w:bidi w:val="0"/>
              <w:rPr>
                <w:rFonts w:hint="default"/>
              </w:rPr>
            </w:pPr>
          </w:p>
        </w:tc>
      </w:tr>
      <w:tr w14:paraId="4F89C7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BCD9CD">
            <w:pPr>
              <w:pStyle w:val="26"/>
              <w:bidi w:val="0"/>
              <w:rPr>
                <w:rFonts w:hint="default"/>
              </w:rPr>
            </w:pPr>
            <w:r>
              <w:rPr>
                <w:rFonts w:hint="default"/>
                <w:lang w:val="en-US" w:eastAsia="zh-CN"/>
              </w:rPr>
              <w:t>6</w:t>
            </w:r>
          </w:p>
        </w:tc>
        <w:tc>
          <w:tcPr>
            <w:tcW w:w="1004" w:type="pct"/>
            <w:noWrap w:val="0"/>
            <w:vAlign w:val="center"/>
          </w:tcPr>
          <w:p w14:paraId="2335B336">
            <w:pPr>
              <w:pStyle w:val="26"/>
              <w:bidi w:val="0"/>
              <w:rPr>
                <w:rFonts w:hint="default"/>
              </w:rPr>
            </w:pPr>
            <w:r>
              <w:rPr>
                <w:rFonts w:hint="default"/>
              </w:rPr>
              <w:t>lrfsf</w:t>
            </w:r>
          </w:p>
        </w:tc>
        <w:tc>
          <w:tcPr>
            <w:tcW w:w="1087" w:type="pct"/>
            <w:noWrap w:val="0"/>
            <w:vAlign w:val="center"/>
          </w:tcPr>
          <w:p w14:paraId="0E8CE299">
            <w:pPr>
              <w:pStyle w:val="26"/>
              <w:bidi w:val="0"/>
              <w:rPr>
                <w:rFonts w:hint="default"/>
              </w:rPr>
            </w:pPr>
            <w:r>
              <w:rPr>
                <w:rFonts w:hint="default"/>
              </w:rPr>
              <w:t>录入方身份</w:t>
            </w:r>
          </w:p>
        </w:tc>
        <w:tc>
          <w:tcPr>
            <w:tcW w:w="753" w:type="pct"/>
            <w:noWrap w:val="0"/>
            <w:vAlign w:val="center"/>
          </w:tcPr>
          <w:p w14:paraId="07F69951">
            <w:pPr>
              <w:pStyle w:val="26"/>
              <w:bidi w:val="0"/>
              <w:rPr>
                <w:rFonts w:hint="default"/>
              </w:rPr>
            </w:pPr>
            <w:r>
              <w:rPr>
                <w:rFonts w:hint="default"/>
              </w:rPr>
              <w:t>varchar</w:t>
            </w:r>
          </w:p>
        </w:tc>
        <w:tc>
          <w:tcPr>
            <w:tcW w:w="418" w:type="pct"/>
            <w:noWrap w:val="0"/>
            <w:vAlign w:val="center"/>
          </w:tcPr>
          <w:p w14:paraId="1F46BA9F">
            <w:pPr>
              <w:pStyle w:val="26"/>
              <w:bidi w:val="0"/>
              <w:rPr>
                <w:rFonts w:hint="default"/>
              </w:rPr>
            </w:pPr>
            <w:r>
              <w:rPr>
                <w:rFonts w:hint="default"/>
              </w:rPr>
              <w:t>2</w:t>
            </w:r>
          </w:p>
        </w:tc>
        <w:tc>
          <w:tcPr>
            <w:tcW w:w="417" w:type="pct"/>
            <w:noWrap w:val="0"/>
            <w:vAlign w:val="center"/>
          </w:tcPr>
          <w:p w14:paraId="617B4A4B">
            <w:pPr>
              <w:pStyle w:val="26"/>
              <w:bidi w:val="0"/>
              <w:rPr>
                <w:rFonts w:hint="default"/>
              </w:rPr>
            </w:pPr>
            <w:r>
              <w:rPr>
                <w:rFonts w:hint="default"/>
              </w:rPr>
              <w:t>是</w:t>
            </w:r>
          </w:p>
        </w:tc>
        <w:tc>
          <w:tcPr>
            <w:tcW w:w="920" w:type="pct"/>
            <w:noWrap w:val="0"/>
            <w:vAlign w:val="center"/>
          </w:tcPr>
          <w:p w14:paraId="57BCD4F4">
            <w:pPr>
              <w:pStyle w:val="26"/>
              <w:bidi w:val="0"/>
              <w:rPr>
                <w:rFonts w:hint="default"/>
              </w:rPr>
            </w:pPr>
            <w:r>
              <w:rPr>
                <w:rFonts w:hint="default"/>
              </w:rPr>
              <w:t>0：销方 1：购方</w:t>
            </w:r>
          </w:p>
        </w:tc>
      </w:tr>
      <w:tr w14:paraId="43F7BD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61365CB">
            <w:pPr>
              <w:pStyle w:val="26"/>
              <w:bidi w:val="0"/>
              <w:rPr>
                <w:rFonts w:hint="default"/>
              </w:rPr>
            </w:pPr>
            <w:r>
              <w:rPr>
                <w:rFonts w:hint="default"/>
                <w:lang w:val="en-US" w:eastAsia="zh-CN"/>
              </w:rPr>
              <w:t>7</w:t>
            </w:r>
          </w:p>
        </w:tc>
        <w:tc>
          <w:tcPr>
            <w:tcW w:w="1004" w:type="pct"/>
            <w:noWrap w:val="0"/>
            <w:vAlign w:val="center"/>
          </w:tcPr>
          <w:p w14:paraId="38D900C4">
            <w:pPr>
              <w:pStyle w:val="26"/>
              <w:bidi w:val="0"/>
              <w:rPr>
                <w:rFonts w:hint="default"/>
              </w:rPr>
            </w:pPr>
            <w:r>
              <w:rPr>
                <w:rFonts w:hint="default"/>
              </w:rPr>
              <w:t>xsfnsrsbh</w:t>
            </w:r>
          </w:p>
        </w:tc>
        <w:tc>
          <w:tcPr>
            <w:tcW w:w="1087" w:type="pct"/>
            <w:noWrap w:val="0"/>
            <w:vAlign w:val="center"/>
          </w:tcPr>
          <w:p w14:paraId="5528E001">
            <w:pPr>
              <w:pStyle w:val="26"/>
              <w:bidi w:val="0"/>
              <w:rPr>
                <w:rFonts w:hint="default"/>
              </w:rPr>
            </w:pPr>
            <w:r>
              <w:rPr>
                <w:rFonts w:hint="default"/>
              </w:rPr>
              <w:t>（销售方）统一社会信用代码/纳税人识别号/身份证件号码</w:t>
            </w:r>
          </w:p>
        </w:tc>
        <w:tc>
          <w:tcPr>
            <w:tcW w:w="753" w:type="pct"/>
            <w:noWrap w:val="0"/>
            <w:vAlign w:val="center"/>
          </w:tcPr>
          <w:p w14:paraId="1BC2A396">
            <w:pPr>
              <w:pStyle w:val="26"/>
              <w:bidi w:val="0"/>
              <w:rPr>
                <w:rFonts w:hint="default"/>
              </w:rPr>
            </w:pPr>
            <w:r>
              <w:rPr>
                <w:rFonts w:hint="default"/>
              </w:rPr>
              <w:t>varchar</w:t>
            </w:r>
          </w:p>
        </w:tc>
        <w:tc>
          <w:tcPr>
            <w:tcW w:w="418" w:type="pct"/>
            <w:noWrap w:val="0"/>
            <w:vAlign w:val="center"/>
          </w:tcPr>
          <w:p w14:paraId="4FE0BD34">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2B8BE3B8">
            <w:pPr>
              <w:pStyle w:val="26"/>
              <w:bidi w:val="0"/>
              <w:rPr>
                <w:rFonts w:hint="default"/>
              </w:rPr>
            </w:pPr>
            <w:r>
              <w:rPr>
                <w:rFonts w:hint="default"/>
              </w:rPr>
              <w:t>否</w:t>
            </w:r>
          </w:p>
        </w:tc>
        <w:tc>
          <w:tcPr>
            <w:tcW w:w="920" w:type="pct"/>
            <w:noWrap w:val="0"/>
            <w:vAlign w:val="center"/>
          </w:tcPr>
          <w:p w14:paraId="542EFE5A">
            <w:pPr>
              <w:pStyle w:val="26"/>
              <w:bidi w:val="0"/>
              <w:rPr>
                <w:rFonts w:hint="default"/>
              </w:rPr>
            </w:pPr>
          </w:p>
        </w:tc>
      </w:tr>
      <w:tr w14:paraId="3C7D38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FECA1A5">
            <w:pPr>
              <w:pStyle w:val="26"/>
              <w:bidi w:val="0"/>
              <w:rPr>
                <w:rFonts w:hint="default"/>
              </w:rPr>
            </w:pPr>
            <w:r>
              <w:rPr>
                <w:rFonts w:hint="default"/>
                <w:lang w:val="en-US" w:eastAsia="zh-CN"/>
              </w:rPr>
              <w:t>8</w:t>
            </w:r>
          </w:p>
        </w:tc>
        <w:tc>
          <w:tcPr>
            <w:tcW w:w="1004" w:type="pct"/>
            <w:noWrap w:val="0"/>
            <w:vAlign w:val="center"/>
          </w:tcPr>
          <w:p w14:paraId="3D93BC5B">
            <w:pPr>
              <w:pStyle w:val="26"/>
              <w:bidi w:val="0"/>
              <w:rPr>
                <w:rFonts w:hint="default"/>
              </w:rPr>
            </w:pPr>
            <w:r>
              <w:rPr>
                <w:rFonts w:hint="default"/>
              </w:rPr>
              <w:t>xsfmc</w:t>
            </w:r>
          </w:p>
        </w:tc>
        <w:tc>
          <w:tcPr>
            <w:tcW w:w="1087" w:type="pct"/>
            <w:noWrap w:val="0"/>
            <w:vAlign w:val="center"/>
          </w:tcPr>
          <w:p w14:paraId="16C66AB0">
            <w:pPr>
              <w:pStyle w:val="26"/>
              <w:bidi w:val="0"/>
              <w:rPr>
                <w:rFonts w:hint="default"/>
              </w:rPr>
            </w:pPr>
            <w:r>
              <w:rPr>
                <w:rFonts w:hint="default"/>
              </w:rPr>
              <w:t>（销售方）名称</w:t>
            </w:r>
          </w:p>
        </w:tc>
        <w:tc>
          <w:tcPr>
            <w:tcW w:w="753" w:type="pct"/>
            <w:noWrap w:val="0"/>
            <w:vAlign w:val="center"/>
          </w:tcPr>
          <w:p w14:paraId="36697D5A">
            <w:pPr>
              <w:pStyle w:val="26"/>
              <w:bidi w:val="0"/>
              <w:rPr>
                <w:rFonts w:hint="default"/>
              </w:rPr>
            </w:pPr>
            <w:r>
              <w:rPr>
                <w:rFonts w:hint="default"/>
              </w:rPr>
              <w:t>varchar</w:t>
            </w:r>
          </w:p>
        </w:tc>
        <w:tc>
          <w:tcPr>
            <w:tcW w:w="418" w:type="pct"/>
            <w:noWrap w:val="0"/>
            <w:vAlign w:val="center"/>
          </w:tcPr>
          <w:p w14:paraId="17CCA783">
            <w:pPr>
              <w:pStyle w:val="26"/>
              <w:bidi w:val="0"/>
              <w:rPr>
                <w:rFonts w:hint="default"/>
              </w:rPr>
            </w:pPr>
            <w:r>
              <w:rPr>
                <w:rFonts w:hint="default"/>
              </w:rPr>
              <w:t>300</w:t>
            </w:r>
          </w:p>
        </w:tc>
        <w:tc>
          <w:tcPr>
            <w:tcW w:w="417" w:type="pct"/>
            <w:noWrap w:val="0"/>
            <w:vAlign w:val="center"/>
          </w:tcPr>
          <w:p w14:paraId="74D59F9C">
            <w:pPr>
              <w:pStyle w:val="26"/>
              <w:bidi w:val="0"/>
              <w:rPr>
                <w:rFonts w:hint="default"/>
              </w:rPr>
            </w:pPr>
            <w:r>
              <w:rPr>
                <w:rFonts w:hint="default"/>
              </w:rPr>
              <w:t>是</w:t>
            </w:r>
          </w:p>
        </w:tc>
        <w:tc>
          <w:tcPr>
            <w:tcW w:w="920" w:type="pct"/>
            <w:noWrap w:val="0"/>
            <w:vAlign w:val="center"/>
          </w:tcPr>
          <w:p w14:paraId="0069EC19">
            <w:pPr>
              <w:pStyle w:val="26"/>
              <w:bidi w:val="0"/>
              <w:rPr>
                <w:rFonts w:hint="default"/>
              </w:rPr>
            </w:pPr>
          </w:p>
        </w:tc>
      </w:tr>
      <w:tr w14:paraId="3E6F45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20E080">
            <w:pPr>
              <w:pStyle w:val="26"/>
              <w:bidi w:val="0"/>
              <w:rPr>
                <w:rFonts w:hint="default"/>
              </w:rPr>
            </w:pPr>
            <w:r>
              <w:rPr>
                <w:rFonts w:hint="default"/>
                <w:lang w:val="en-US" w:eastAsia="zh-CN"/>
              </w:rPr>
              <w:t>9</w:t>
            </w:r>
          </w:p>
        </w:tc>
        <w:tc>
          <w:tcPr>
            <w:tcW w:w="1004" w:type="pct"/>
            <w:noWrap w:val="0"/>
            <w:vAlign w:val="center"/>
          </w:tcPr>
          <w:p w14:paraId="72D83DF1">
            <w:pPr>
              <w:pStyle w:val="26"/>
              <w:bidi w:val="0"/>
              <w:rPr>
                <w:rFonts w:hint="default"/>
              </w:rPr>
            </w:pPr>
            <w:r>
              <w:rPr>
                <w:rFonts w:hint="default"/>
              </w:rPr>
              <w:t>gmfnsrsbh</w:t>
            </w:r>
          </w:p>
        </w:tc>
        <w:tc>
          <w:tcPr>
            <w:tcW w:w="1087" w:type="pct"/>
            <w:noWrap w:val="0"/>
            <w:vAlign w:val="center"/>
          </w:tcPr>
          <w:p w14:paraId="5CE5C00A">
            <w:pPr>
              <w:pStyle w:val="26"/>
              <w:bidi w:val="0"/>
              <w:rPr>
                <w:rFonts w:hint="default"/>
              </w:rPr>
            </w:pPr>
            <w:r>
              <w:rPr>
                <w:rFonts w:hint="default"/>
              </w:rPr>
              <w:t>（购买方）统一社会信用代码/纳税人识别号/身份证件号码</w:t>
            </w:r>
          </w:p>
        </w:tc>
        <w:tc>
          <w:tcPr>
            <w:tcW w:w="753" w:type="pct"/>
            <w:noWrap w:val="0"/>
            <w:vAlign w:val="center"/>
          </w:tcPr>
          <w:p w14:paraId="28A196D2">
            <w:pPr>
              <w:pStyle w:val="26"/>
              <w:bidi w:val="0"/>
              <w:rPr>
                <w:rFonts w:hint="default"/>
              </w:rPr>
            </w:pPr>
            <w:r>
              <w:rPr>
                <w:rFonts w:hint="default"/>
              </w:rPr>
              <w:t>varchar</w:t>
            </w:r>
          </w:p>
        </w:tc>
        <w:tc>
          <w:tcPr>
            <w:tcW w:w="418" w:type="pct"/>
            <w:noWrap w:val="0"/>
            <w:vAlign w:val="center"/>
          </w:tcPr>
          <w:p w14:paraId="2AF7ED88">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358CF020">
            <w:pPr>
              <w:pStyle w:val="26"/>
              <w:bidi w:val="0"/>
              <w:rPr>
                <w:rFonts w:hint="default"/>
              </w:rPr>
            </w:pPr>
            <w:r>
              <w:rPr>
                <w:rFonts w:hint="default"/>
              </w:rPr>
              <w:t>是</w:t>
            </w:r>
          </w:p>
        </w:tc>
        <w:tc>
          <w:tcPr>
            <w:tcW w:w="920" w:type="pct"/>
            <w:noWrap w:val="0"/>
            <w:vAlign w:val="center"/>
          </w:tcPr>
          <w:p w14:paraId="3E93C212">
            <w:pPr>
              <w:pStyle w:val="26"/>
              <w:bidi w:val="0"/>
              <w:rPr>
                <w:rFonts w:hint="default"/>
              </w:rPr>
            </w:pPr>
          </w:p>
        </w:tc>
      </w:tr>
      <w:tr w14:paraId="31D92F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B3BDB72">
            <w:pPr>
              <w:pStyle w:val="26"/>
              <w:bidi w:val="0"/>
              <w:rPr>
                <w:rFonts w:hint="default"/>
              </w:rPr>
            </w:pPr>
            <w:r>
              <w:rPr>
                <w:rFonts w:hint="default"/>
                <w:lang w:val="en-US" w:eastAsia="zh-CN"/>
              </w:rPr>
              <w:t>10</w:t>
            </w:r>
          </w:p>
        </w:tc>
        <w:tc>
          <w:tcPr>
            <w:tcW w:w="1004" w:type="pct"/>
            <w:noWrap w:val="0"/>
            <w:vAlign w:val="center"/>
          </w:tcPr>
          <w:p w14:paraId="4629A708">
            <w:pPr>
              <w:pStyle w:val="26"/>
              <w:bidi w:val="0"/>
              <w:rPr>
                <w:rFonts w:hint="default"/>
              </w:rPr>
            </w:pPr>
            <w:r>
              <w:rPr>
                <w:rFonts w:hint="default"/>
              </w:rPr>
              <w:t>gmfmc</w:t>
            </w:r>
          </w:p>
        </w:tc>
        <w:tc>
          <w:tcPr>
            <w:tcW w:w="1087" w:type="pct"/>
            <w:noWrap w:val="0"/>
            <w:vAlign w:val="center"/>
          </w:tcPr>
          <w:p w14:paraId="020E7D06">
            <w:pPr>
              <w:pStyle w:val="26"/>
              <w:bidi w:val="0"/>
              <w:rPr>
                <w:rFonts w:hint="default"/>
              </w:rPr>
            </w:pPr>
            <w:r>
              <w:rPr>
                <w:rFonts w:hint="default"/>
              </w:rPr>
              <w:t>（购买方）名称</w:t>
            </w:r>
          </w:p>
        </w:tc>
        <w:tc>
          <w:tcPr>
            <w:tcW w:w="753" w:type="pct"/>
            <w:noWrap w:val="0"/>
            <w:vAlign w:val="center"/>
          </w:tcPr>
          <w:p w14:paraId="4AC51656">
            <w:pPr>
              <w:pStyle w:val="26"/>
              <w:bidi w:val="0"/>
              <w:rPr>
                <w:rFonts w:hint="default"/>
              </w:rPr>
            </w:pPr>
            <w:r>
              <w:rPr>
                <w:rFonts w:hint="default"/>
              </w:rPr>
              <w:t>varchar</w:t>
            </w:r>
          </w:p>
        </w:tc>
        <w:tc>
          <w:tcPr>
            <w:tcW w:w="418" w:type="pct"/>
            <w:noWrap w:val="0"/>
            <w:vAlign w:val="center"/>
          </w:tcPr>
          <w:p w14:paraId="67C2CB93">
            <w:pPr>
              <w:pStyle w:val="26"/>
              <w:bidi w:val="0"/>
              <w:rPr>
                <w:rFonts w:hint="default"/>
              </w:rPr>
            </w:pPr>
            <w:r>
              <w:rPr>
                <w:rFonts w:hint="default"/>
              </w:rPr>
              <w:t>300</w:t>
            </w:r>
          </w:p>
        </w:tc>
        <w:tc>
          <w:tcPr>
            <w:tcW w:w="417" w:type="pct"/>
            <w:noWrap w:val="0"/>
            <w:vAlign w:val="center"/>
          </w:tcPr>
          <w:p w14:paraId="106B7851">
            <w:pPr>
              <w:pStyle w:val="26"/>
              <w:bidi w:val="0"/>
              <w:rPr>
                <w:rFonts w:hint="default"/>
              </w:rPr>
            </w:pPr>
            <w:r>
              <w:rPr>
                <w:rFonts w:hint="default"/>
              </w:rPr>
              <w:t>是</w:t>
            </w:r>
          </w:p>
        </w:tc>
        <w:tc>
          <w:tcPr>
            <w:tcW w:w="920" w:type="pct"/>
            <w:noWrap w:val="0"/>
            <w:vAlign w:val="center"/>
          </w:tcPr>
          <w:p w14:paraId="25B31DE2">
            <w:pPr>
              <w:pStyle w:val="26"/>
              <w:bidi w:val="0"/>
              <w:rPr>
                <w:rFonts w:hint="default"/>
              </w:rPr>
            </w:pPr>
          </w:p>
        </w:tc>
      </w:tr>
      <w:tr w14:paraId="474AE6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5BA395">
            <w:pPr>
              <w:pStyle w:val="26"/>
              <w:bidi w:val="0"/>
              <w:rPr>
                <w:rFonts w:hint="default"/>
              </w:rPr>
            </w:pPr>
            <w:r>
              <w:rPr>
                <w:rFonts w:hint="default"/>
                <w:lang w:val="en-US" w:eastAsia="zh-CN"/>
              </w:rPr>
              <w:t>11</w:t>
            </w:r>
          </w:p>
        </w:tc>
        <w:tc>
          <w:tcPr>
            <w:tcW w:w="1004" w:type="pct"/>
            <w:noWrap w:val="0"/>
            <w:vAlign w:val="center"/>
          </w:tcPr>
          <w:p w14:paraId="7F369FC9">
            <w:pPr>
              <w:pStyle w:val="26"/>
              <w:bidi w:val="0"/>
              <w:rPr>
                <w:rFonts w:hint="default"/>
              </w:rPr>
            </w:pPr>
            <w:r>
              <w:rPr>
                <w:rFonts w:hint="default"/>
              </w:rPr>
              <w:t>lzfpdm</w:t>
            </w:r>
          </w:p>
        </w:tc>
        <w:tc>
          <w:tcPr>
            <w:tcW w:w="1087" w:type="pct"/>
            <w:noWrap w:val="0"/>
            <w:vAlign w:val="center"/>
          </w:tcPr>
          <w:p w14:paraId="3D5E6118">
            <w:pPr>
              <w:pStyle w:val="26"/>
              <w:bidi w:val="0"/>
              <w:rPr>
                <w:rFonts w:hint="default"/>
              </w:rPr>
            </w:pPr>
            <w:r>
              <w:rPr>
                <w:rFonts w:hint="default"/>
              </w:rPr>
              <w:t>蓝字发票代码</w:t>
            </w:r>
          </w:p>
        </w:tc>
        <w:tc>
          <w:tcPr>
            <w:tcW w:w="753" w:type="pct"/>
            <w:noWrap w:val="0"/>
            <w:vAlign w:val="center"/>
          </w:tcPr>
          <w:p w14:paraId="7307E573">
            <w:pPr>
              <w:pStyle w:val="26"/>
              <w:bidi w:val="0"/>
              <w:rPr>
                <w:rFonts w:hint="default"/>
              </w:rPr>
            </w:pPr>
            <w:r>
              <w:rPr>
                <w:rFonts w:hint="default"/>
              </w:rPr>
              <w:t>varchar</w:t>
            </w:r>
          </w:p>
        </w:tc>
        <w:tc>
          <w:tcPr>
            <w:tcW w:w="418" w:type="pct"/>
            <w:noWrap w:val="0"/>
            <w:vAlign w:val="center"/>
          </w:tcPr>
          <w:p w14:paraId="0E49AA07">
            <w:pPr>
              <w:pStyle w:val="26"/>
              <w:bidi w:val="0"/>
              <w:rPr>
                <w:rFonts w:hint="default"/>
              </w:rPr>
            </w:pPr>
            <w:r>
              <w:rPr>
                <w:rFonts w:hint="default"/>
              </w:rPr>
              <w:t>12</w:t>
            </w:r>
          </w:p>
        </w:tc>
        <w:tc>
          <w:tcPr>
            <w:tcW w:w="417" w:type="pct"/>
            <w:noWrap w:val="0"/>
            <w:vAlign w:val="center"/>
          </w:tcPr>
          <w:p w14:paraId="787C6DE3">
            <w:pPr>
              <w:pStyle w:val="26"/>
              <w:bidi w:val="0"/>
              <w:rPr>
                <w:rFonts w:hint="default"/>
              </w:rPr>
            </w:pPr>
            <w:r>
              <w:rPr>
                <w:rFonts w:hint="default"/>
              </w:rPr>
              <w:t>否</w:t>
            </w:r>
          </w:p>
        </w:tc>
        <w:tc>
          <w:tcPr>
            <w:tcW w:w="920" w:type="pct"/>
            <w:noWrap w:val="0"/>
            <w:vAlign w:val="center"/>
          </w:tcPr>
          <w:p w14:paraId="3C3F66C0">
            <w:pPr>
              <w:pStyle w:val="26"/>
              <w:bidi w:val="0"/>
              <w:rPr>
                <w:rFonts w:hint="default"/>
              </w:rPr>
            </w:pPr>
          </w:p>
        </w:tc>
      </w:tr>
      <w:tr w14:paraId="6C8FFE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B38D5D">
            <w:pPr>
              <w:pStyle w:val="26"/>
              <w:bidi w:val="0"/>
              <w:rPr>
                <w:rFonts w:hint="default"/>
              </w:rPr>
            </w:pPr>
            <w:r>
              <w:rPr>
                <w:rFonts w:hint="default"/>
                <w:lang w:val="en-US" w:eastAsia="zh-CN"/>
              </w:rPr>
              <w:t>12</w:t>
            </w:r>
          </w:p>
        </w:tc>
        <w:tc>
          <w:tcPr>
            <w:tcW w:w="1004" w:type="pct"/>
            <w:noWrap w:val="0"/>
            <w:vAlign w:val="center"/>
          </w:tcPr>
          <w:p w14:paraId="0FF6D370">
            <w:pPr>
              <w:pStyle w:val="26"/>
              <w:bidi w:val="0"/>
              <w:rPr>
                <w:rFonts w:hint="default"/>
              </w:rPr>
            </w:pPr>
            <w:r>
              <w:rPr>
                <w:rFonts w:hint="default"/>
              </w:rPr>
              <w:t>lzfphm</w:t>
            </w:r>
          </w:p>
        </w:tc>
        <w:tc>
          <w:tcPr>
            <w:tcW w:w="1087" w:type="pct"/>
            <w:noWrap w:val="0"/>
            <w:vAlign w:val="center"/>
          </w:tcPr>
          <w:p w14:paraId="67EF4282">
            <w:pPr>
              <w:pStyle w:val="26"/>
              <w:bidi w:val="0"/>
              <w:rPr>
                <w:rFonts w:hint="default"/>
              </w:rPr>
            </w:pPr>
            <w:r>
              <w:rPr>
                <w:rFonts w:hint="default"/>
              </w:rPr>
              <w:t>蓝字发票号码</w:t>
            </w:r>
          </w:p>
        </w:tc>
        <w:tc>
          <w:tcPr>
            <w:tcW w:w="753" w:type="pct"/>
            <w:noWrap w:val="0"/>
            <w:vAlign w:val="center"/>
          </w:tcPr>
          <w:p w14:paraId="2C513B15">
            <w:pPr>
              <w:pStyle w:val="26"/>
              <w:bidi w:val="0"/>
              <w:rPr>
                <w:rFonts w:hint="default"/>
              </w:rPr>
            </w:pPr>
            <w:r>
              <w:rPr>
                <w:rFonts w:hint="default"/>
              </w:rPr>
              <w:t>varchar</w:t>
            </w:r>
          </w:p>
        </w:tc>
        <w:tc>
          <w:tcPr>
            <w:tcW w:w="418" w:type="pct"/>
            <w:noWrap w:val="0"/>
            <w:vAlign w:val="center"/>
          </w:tcPr>
          <w:p w14:paraId="35BABE56">
            <w:pPr>
              <w:pStyle w:val="26"/>
              <w:bidi w:val="0"/>
              <w:rPr>
                <w:rFonts w:hint="default"/>
              </w:rPr>
            </w:pPr>
            <w:r>
              <w:rPr>
                <w:rFonts w:hint="default"/>
              </w:rPr>
              <w:t>20</w:t>
            </w:r>
          </w:p>
        </w:tc>
        <w:tc>
          <w:tcPr>
            <w:tcW w:w="417" w:type="pct"/>
            <w:noWrap w:val="0"/>
            <w:vAlign w:val="center"/>
          </w:tcPr>
          <w:p w14:paraId="0611FE1B">
            <w:pPr>
              <w:pStyle w:val="26"/>
              <w:bidi w:val="0"/>
              <w:rPr>
                <w:rFonts w:hint="default"/>
              </w:rPr>
            </w:pPr>
            <w:r>
              <w:rPr>
                <w:rFonts w:hint="default"/>
              </w:rPr>
              <w:t>否</w:t>
            </w:r>
          </w:p>
        </w:tc>
        <w:tc>
          <w:tcPr>
            <w:tcW w:w="920" w:type="pct"/>
            <w:noWrap w:val="0"/>
            <w:vAlign w:val="center"/>
          </w:tcPr>
          <w:p w14:paraId="4E70ABB0">
            <w:pPr>
              <w:pStyle w:val="26"/>
              <w:bidi w:val="0"/>
              <w:rPr>
                <w:rFonts w:hint="default"/>
              </w:rPr>
            </w:pPr>
          </w:p>
        </w:tc>
      </w:tr>
      <w:tr w14:paraId="00BFC1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BB19507">
            <w:pPr>
              <w:pStyle w:val="26"/>
              <w:bidi w:val="0"/>
              <w:rPr>
                <w:rFonts w:hint="default"/>
              </w:rPr>
            </w:pPr>
            <w:r>
              <w:rPr>
                <w:rFonts w:hint="default"/>
                <w:lang w:val="en-US" w:eastAsia="zh-CN"/>
              </w:rPr>
              <w:t>13</w:t>
            </w:r>
          </w:p>
        </w:tc>
        <w:tc>
          <w:tcPr>
            <w:tcW w:w="1004" w:type="pct"/>
            <w:noWrap w:val="0"/>
            <w:vAlign w:val="center"/>
          </w:tcPr>
          <w:p w14:paraId="0B369C50">
            <w:pPr>
              <w:pStyle w:val="26"/>
              <w:bidi w:val="0"/>
              <w:rPr>
                <w:rFonts w:hint="default"/>
              </w:rPr>
            </w:pPr>
            <w:r>
              <w:rPr>
                <w:rFonts w:hint="default"/>
              </w:rPr>
              <w:t>sfzzfpbz</w:t>
            </w:r>
          </w:p>
        </w:tc>
        <w:tc>
          <w:tcPr>
            <w:tcW w:w="1087" w:type="pct"/>
            <w:noWrap w:val="0"/>
            <w:vAlign w:val="center"/>
          </w:tcPr>
          <w:p w14:paraId="6ED52688">
            <w:pPr>
              <w:pStyle w:val="26"/>
              <w:bidi w:val="0"/>
              <w:rPr>
                <w:rFonts w:hint="default"/>
              </w:rPr>
            </w:pPr>
            <w:r>
              <w:rPr>
                <w:rFonts w:hint="default"/>
              </w:rPr>
              <w:t>是否纸质发票标志</w:t>
            </w:r>
          </w:p>
        </w:tc>
        <w:tc>
          <w:tcPr>
            <w:tcW w:w="753" w:type="pct"/>
            <w:noWrap w:val="0"/>
            <w:vAlign w:val="center"/>
          </w:tcPr>
          <w:p w14:paraId="32311823">
            <w:pPr>
              <w:pStyle w:val="26"/>
              <w:bidi w:val="0"/>
              <w:rPr>
                <w:rFonts w:hint="default"/>
              </w:rPr>
            </w:pPr>
            <w:r>
              <w:rPr>
                <w:rFonts w:hint="default"/>
              </w:rPr>
              <w:t>varchar</w:t>
            </w:r>
          </w:p>
        </w:tc>
        <w:tc>
          <w:tcPr>
            <w:tcW w:w="418" w:type="pct"/>
            <w:noWrap w:val="0"/>
            <w:vAlign w:val="center"/>
          </w:tcPr>
          <w:p w14:paraId="19E90A25">
            <w:pPr>
              <w:pStyle w:val="26"/>
              <w:bidi w:val="0"/>
              <w:rPr>
                <w:rFonts w:hint="default"/>
              </w:rPr>
            </w:pPr>
            <w:r>
              <w:rPr>
                <w:rFonts w:hint="default"/>
              </w:rPr>
              <w:t>1</w:t>
            </w:r>
          </w:p>
        </w:tc>
        <w:tc>
          <w:tcPr>
            <w:tcW w:w="417" w:type="pct"/>
            <w:noWrap w:val="0"/>
            <w:vAlign w:val="center"/>
          </w:tcPr>
          <w:p w14:paraId="6BDB3760">
            <w:pPr>
              <w:pStyle w:val="26"/>
              <w:bidi w:val="0"/>
              <w:rPr>
                <w:rFonts w:hint="default"/>
              </w:rPr>
            </w:pPr>
            <w:r>
              <w:rPr>
                <w:rFonts w:hint="default"/>
              </w:rPr>
              <w:t>是</w:t>
            </w:r>
          </w:p>
        </w:tc>
        <w:tc>
          <w:tcPr>
            <w:tcW w:w="920" w:type="pct"/>
            <w:noWrap w:val="0"/>
            <w:vAlign w:val="center"/>
          </w:tcPr>
          <w:p w14:paraId="3AEE0417">
            <w:pPr>
              <w:pStyle w:val="26"/>
              <w:bidi w:val="0"/>
              <w:rPr>
                <w:rFonts w:hint="default"/>
              </w:rPr>
            </w:pPr>
            <w:r>
              <w:rPr>
                <w:rFonts w:hint="default"/>
              </w:rPr>
              <w:t>Y=纸质发票，N=电子发票</w:t>
            </w:r>
          </w:p>
        </w:tc>
      </w:tr>
      <w:tr w14:paraId="67BE6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DB4178">
            <w:pPr>
              <w:pStyle w:val="26"/>
              <w:bidi w:val="0"/>
              <w:rPr>
                <w:rFonts w:hint="default"/>
              </w:rPr>
            </w:pPr>
            <w:r>
              <w:rPr>
                <w:rFonts w:hint="default"/>
                <w:lang w:val="en-US" w:eastAsia="zh-CN"/>
              </w:rPr>
              <w:t>14</w:t>
            </w:r>
          </w:p>
        </w:tc>
        <w:tc>
          <w:tcPr>
            <w:tcW w:w="1004" w:type="pct"/>
            <w:noWrap w:val="0"/>
            <w:vAlign w:val="center"/>
          </w:tcPr>
          <w:p w14:paraId="629D104E">
            <w:pPr>
              <w:pStyle w:val="26"/>
              <w:bidi w:val="0"/>
              <w:rPr>
                <w:rFonts w:hint="default"/>
              </w:rPr>
            </w:pPr>
            <w:r>
              <w:rPr>
                <w:rFonts w:hint="default"/>
              </w:rPr>
              <w:t>lzkprq</w:t>
            </w:r>
          </w:p>
        </w:tc>
        <w:tc>
          <w:tcPr>
            <w:tcW w:w="1087" w:type="pct"/>
            <w:noWrap w:val="0"/>
            <w:vAlign w:val="center"/>
          </w:tcPr>
          <w:p w14:paraId="530A149C">
            <w:pPr>
              <w:pStyle w:val="26"/>
              <w:bidi w:val="0"/>
              <w:rPr>
                <w:rFonts w:hint="default"/>
              </w:rPr>
            </w:pPr>
            <w:r>
              <w:rPr>
                <w:rFonts w:hint="default"/>
              </w:rPr>
              <w:t>蓝字发票开票日期</w:t>
            </w:r>
          </w:p>
        </w:tc>
        <w:tc>
          <w:tcPr>
            <w:tcW w:w="753" w:type="pct"/>
            <w:noWrap w:val="0"/>
            <w:vAlign w:val="center"/>
          </w:tcPr>
          <w:p w14:paraId="266E6BBB">
            <w:pPr>
              <w:pStyle w:val="26"/>
              <w:bidi w:val="0"/>
              <w:rPr>
                <w:rFonts w:hint="default"/>
              </w:rPr>
            </w:pPr>
            <w:r>
              <w:rPr>
                <w:rFonts w:hint="default"/>
              </w:rPr>
              <w:t>datetime</w:t>
            </w:r>
          </w:p>
        </w:tc>
        <w:tc>
          <w:tcPr>
            <w:tcW w:w="418" w:type="pct"/>
            <w:noWrap w:val="0"/>
            <w:vAlign w:val="center"/>
          </w:tcPr>
          <w:p w14:paraId="6903C65C">
            <w:pPr>
              <w:pStyle w:val="26"/>
              <w:bidi w:val="0"/>
              <w:rPr>
                <w:rFonts w:hint="default"/>
              </w:rPr>
            </w:pPr>
          </w:p>
        </w:tc>
        <w:tc>
          <w:tcPr>
            <w:tcW w:w="417" w:type="pct"/>
            <w:noWrap w:val="0"/>
            <w:vAlign w:val="center"/>
          </w:tcPr>
          <w:p w14:paraId="60ACAEA5">
            <w:pPr>
              <w:pStyle w:val="26"/>
              <w:bidi w:val="0"/>
              <w:rPr>
                <w:rFonts w:hint="default"/>
              </w:rPr>
            </w:pPr>
            <w:r>
              <w:rPr>
                <w:rFonts w:hint="default"/>
              </w:rPr>
              <w:t>否</w:t>
            </w:r>
          </w:p>
        </w:tc>
        <w:tc>
          <w:tcPr>
            <w:tcW w:w="920" w:type="pct"/>
            <w:noWrap w:val="0"/>
            <w:vAlign w:val="center"/>
          </w:tcPr>
          <w:p w14:paraId="3013ECB3">
            <w:pPr>
              <w:pStyle w:val="26"/>
              <w:bidi w:val="0"/>
              <w:rPr>
                <w:rFonts w:hint="default"/>
              </w:rPr>
            </w:pPr>
            <w:r>
              <w:rPr>
                <w:rFonts w:hint="default"/>
              </w:rPr>
              <w:t>yyyy-MM-dd HH:mm:ss</w:t>
            </w:r>
          </w:p>
        </w:tc>
      </w:tr>
      <w:tr w14:paraId="0F934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7C1BCAF">
            <w:pPr>
              <w:pStyle w:val="26"/>
              <w:bidi w:val="0"/>
              <w:rPr>
                <w:rFonts w:hint="default"/>
              </w:rPr>
            </w:pPr>
            <w:r>
              <w:rPr>
                <w:rFonts w:hint="default"/>
                <w:lang w:val="en-US" w:eastAsia="zh-CN"/>
              </w:rPr>
              <w:t>15</w:t>
            </w:r>
          </w:p>
        </w:tc>
        <w:tc>
          <w:tcPr>
            <w:tcW w:w="1004" w:type="pct"/>
            <w:noWrap w:val="0"/>
            <w:vAlign w:val="center"/>
          </w:tcPr>
          <w:p w14:paraId="50E868EA">
            <w:pPr>
              <w:pStyle w:val="26"/>
              <w:bidi w:val="0"/>
              <w:rPr>
                <w:rFonts w:hint="default"/>
              </w:rPr>
            </w:pPr>
            <w:r>
              <w:rPr>
                <w:rFonts w:hint="default"/>
              </w:rPr>
              <w:t>lzhjje</w:t>
            </w:r>
          </w:p>
        </w:tc>
        <w:tc>
          <w:tcPr>
            <w:tcW w:w="1087" w:type="pct"/>
            <w:noWrap w:val="0"/>
            <w:vAlign w:val="center"/>
          </w:tcPr>
          <w:p w14:paraId="52F9D018">
            <w:pPr>
              <w:pStyle w:val="26"/>
              <w:bidi w:val="0"/>
              <w:rPr>
                <w:rFonts w:hint="default"/>
              </w:rPr>
            </w:pPr>
            <w:r>
              <w:rPr>
                <w:rFonts w:hint="default"/>
              </w:rPr>
              <w:t>蓝字发票合计金额</w:t>
            </w:r>
          </w:p>
        </w:tc>
        <w:tc>
          <w:tcPr>
            <w:tcW w:w="753" w:type="pct"/>
            <w:noWrap w:val="0"/>
            <w:vAlign w:val="center"/>
          </w:tcPr>
          <w:p w14:paraId="62B45374">
            <w:pPr>
              <w:pStyle w:val="26"/>
              <w:bidi w:val="0"/>
              <w:rPr>
                <w:rFonts w:hint="default"/>
              </w:rPr>
            </w:pPr>
            <w:r>
              <w:rPr>
                <w:rFonts w:hint="default"/>
              </w:rPr>
              <w:t>number</w:t>
            </w:r>
          </w:p>
        </w:tc>
        <w:tc>
          <w:tcPr>
            <w:tcW w:w="418" w:type="pct"/>
            <w:noWrap w:val="0"/>
            <w:vAlign w:val="center"/>
          </w:tcPr>
          <w:p w14:paraId="4BAD2BF0">
            <w:pPr>
              <w:pStyle w:val="26"/>
              <w:bidi w:val="0"/>
              <w:rPr>
                <w:rFonts w:hint="default"/>
              </w:rPr>
            </w:pPr>
            <w:r>
              <w:rPr>
                <w:rFonts w:hint="default"/>
              </w:rPr>
              <w:t>18,2</w:t>
            </w:r>
          </w:p>
        </w:tc>
        <w:tc>
          <w:tcPr>
            <w:tcW w:w="417" w:type="pct"/>
            <w:noWrap w:val="0"/>
            <w:vAlign w:val="center"/>
          </w:tcPr>
          <w:p w14:paraId="29FAFD94">
            <w:pPr>
              <w:pStyle w:val="26"/>
              <w:bidi w:val="0"/>
              <w:rPr>
                <w:rFonts w:hint="default"/>
              </w:rPr>
            </w:pPr>
            <w:r>
              <w:rPr>
                <w:rFonts w:hint="default"/>
              </w:rPr>
              <w:t>否</w:t>
            </w:r>
          </w:p>
        </w:tc>
        <w:tc>
          <w:tcPr>
            <w:tcW w:w="920" w:type="pct"/>
            <w:noWrap w:val="0"/>
            <w:vAlign w:val="center"/>
          </w:tcPr>
          <w:p w14:paraId="04153516">
            <w:pPr>
              <w:pStyle w:val="26"/>
              <w:bidi w:val="0"/>
              <w:rPr>
                <w:rFonts w:hint="default"/>
              </w:rPr>
            </w:pPr>
          </w:p>
        </w:tc>
      </w:tr>
      <w:tr w14:paraId="75DB95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934672">
            <w:pPr>
              <w:pStyle w:val="26"/>
              <w:bidi w:val="0"/>
              <w:rPr>
                <w:rFonts w:hint="default"/>
              </w:rPr>
            </w:pPr>
            <w:r>
              <w:rPr>
                <w:rFonts w:hint="default"/>
                <w:lang w:val="en-US" w:eastAsia="zh-CN"/>
              </w:rPr>
              <w:t>16</w:t>
            </w:r>
          </w:p>
        </w:tc>
        <w:tc>
          <w:tcPr>
            <w:tcW w:w="1004" w:type="pct"/>
            <w:noWrap w:val="0"/>
            <w:vAlign w:val="center"/>
          </w:tcPr>
          <w:p w14:paraId="0854E6D5">
            <w:pPr>
              <w:pStyle w:val="26"/>
              <w:bidi w:val="0"/>
              <w:rPr>
                <w:rFonts w:hint="default"/>
              </w:rPr>
            </w:pPr>
            <w:r>
              <w:rPr>
                <w:rFonts w:hint="default"/>
              </w:rPr>
              <w:t>lzhjse</w:t>
            </w:r>
          </w:p>
        </w:tc>
        <w:tc>
          <w:tcPr>
            <w:tcW w:w="1087" w:type="pct"/>
            <w:noWrap w:val="0"/>
            <w:vAlign w:val="center"/>
          </w:tcPr>
          <w:p w14:paraId="20AB8C71">
            <w:pPr>
              <w:pStyle w:val="26"/>
              <w:bidi w:val="0"/>
              <w:rPr>
                <w:rFonts w:hint="default"/>
              </w:rPr>
            </w:pPr>
            <w:r>
              <w:rPr>
                <w:rFonts w:hint="default"/>
              </w:rPr>
              <w:t>蓝字发票合计税额</w:t>
            </w:r>
          </w:p>
        </w:tc>
        <w:tc>
          <w:tcPr>
            <w:tcW w:w="753" w:type="pct"/>
            <w:noWrap w:val="0"/>
            <w:vAlign w:val="center"/>
          </w:tcPr>
          <w:p w14:paraId="1B6E903D">
            <w:pPr>
              <w:pStyle w:val="26"/>
              <w:bidi w:val="0"/>
              <w:rPr>
                <w:rFonts w:hint="default"/>
              </w:rPr>
            </w:pPr>
            <w:r>
              <w:rPr>
                <w:rFonts w:hint="default"/>
              </w:rPr>
              <w:t>number</w:t>
            </w:r>
          </w:p>
        </w:tc>
        <w:tc>
          <w:tcPr>
            <w:tcW w:w="418" w:type="pct"/>
            <w:noWrap w:val="0"/>
            <w:vAlign w:val="center"/>
          </w:tcPr>
          <w:p w14:paraId="43B36CEC">
            <w:pPr>
              <w:pStyle w:val="26"/>
              <w:bidi w:val="0"/>
              <w:rPr>
                <w:rFonts w:hint="default"/>
              </w:rPr>
            </w:pPr>
            <w:r>
              <w:rPr>
                <w:rFonts w:hint="default"/>
              </w:rPr>
              <w:t>18,2</w:t>
            </w:r>
          </w:p>
        </w:tc>
        <w:tc>
          <w:tcPr>
            <w:tcW w:w="417" w:type="pct"/>
            <w:noWrap w:val="0"/>
            <w:vAlign w:val="center"/>
          </w:tcPr>
          <w:p w14:paraId="4688D563">
            <w:pPr>
              <w:pStyle w:val="26"/>
              <w:bidi w:val="0"/>
              <w:rPr>
                <w:rFonts w:hint="default"/>
              </w:rPr>
            </w:pPr>
            <w:r>
              <w:rPr>
                <w:rFonts w:hint="default"/>
              </w:rPr>
              <w:t>否</w:t>
            </w:r>
          </w:p>
        </w:tc>
        <w:tc>
          <w:tcPr>
            <w:tcW w:w="920" w:type="pct"/>
            <w:noWrap w:val="0"/>
            <w:vAlign w:val="center"/>
          </w:tcPr>
          <w:p w14:paraId="1579DC53">
            <w:pPr>
              <w:pStyle w:val="26"/>
              <w:bidi w:val="0"/>
              <w:rPr>
                <w:rFonts w:hint="default"/>
              </w:rPr>
            </w:pPr>
          </w:p>
        </w:tc>
      </w:tr>
      <w:tr w14:paraId="7EFB93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4BA3B7">
            <w:pPr>
              <w:pStyle w:val="26"/>
              <w:bidi w:val="0"/>
              <w:rPr>
                <w:rFonts w:hint="default"/>
              </w:rPr>
            </w:pPr>
            <w:r>
              <w:rPr>
                <w:rFonts w:hint="default"/>
                <w:lang w:val="en-US" w:eastAsia="zh-CN"/>
              </w:rPr>
              <w:t>17</w:t>
            </w:r>
          </w:p>
        </w:tc>
        <w:tc>
          <w:tcPr>
            <w:tcW w:w="1004" w:type="pct"/>
            <w:noWrap w:val="0"/>
            <w:vAlign w:val="center"/>
          </w:tcPr>
          <w:p w14:paraId="2B4D3AC8">
            <w:pPr>
              <w:pStyle w:val="26"/>
              <w:bidi w:val="0"/>
              <w:rPr>
                <w:rFonts w:hint="default"/>
              </w:rPr>
            </w:pPr>
            <w:r>
              <w:rPr>
                <w:rFonts w:hint="default"/>
              </w:rPr>
              <w:t>lzfppzDm</w:t>
            </w:r>
          </w:p>
        </w:tc>
        <w:tc>
          <w:tcPr>
            <w:tcW w:w="1087" w:type="pct"/>
            <w:noWrap w:val="0"/>
            <w:vAlign w:val="center"/>
          </w:tcPr>
          <w:p w14:paraId="6D70FAD1">
            <w:pPr>
              <w:pStyle w:val="26"/>
              <w:bidi w:val="0"/>
              <w:rPr>
                <w:rFonts w:hint="default"/>
              </w:rPr>
            </w:pPr>
            <w:r>
              <w:rPr>
                <w:rFonts w:hint="default"/>
              </w:rPr>
              <w:t>蓝字发票票种代码</w:t>
            </w:r>
          </w:p>
        </w:tc>
        <w:tc>
          <w:tcPr>
            <w:tcW w:w="753" w:type="pct"/>
            <w:noWrap w:val="0"/>
            <w:vAlign w:val="center"/>
          </w:tcPr>
          <w:p w14:paraId="6E47CC48">
            <w:pPr>
              <w:pStyle w:val="26"/>
              <w:bidi w:val="0"/>
              <w:rPr>
                <w:rFonts w:hint="default"/>
              </w:rPr>
            </w:pPr>
            <w:r>
              <w:rPr>
                <w:rFonts w:hint="default"/>
              </w:rPr>
              <w:t>varchar</w:t>
            </w:r>
          </w:p>
        </w:tc>
        <w:tc>
          <w:tcPr>
            <w:tcW w:w="418" w:type="pct"/>
            <w:noWrap w:val="0"/>
            <w:vAlign w:val="center"/>
          </w:tcPr>
          <w:p w14:paraId="64CB3B9A">
            <w:pPr>
              <w:pStyle w:val="26"/>
              <w:bidi w:val="0"/>
              <w:rPr>
                <w:rFonts w:hint="default"/>
              </w:rPr>
            </w:pPr>
            <w:r>
              <w:rPr>
                <w:rFonts w:hint="default"/>
              </w:rPr>
              <w:t>2</w:t>
            </w:r>
          </w:p>
        </w:tc>
        <w:tc>
          <w:tcPr>
            <w:tcW w:w="417" w:type="pct"/>
            <w:noWrap w:val="0"/>
            <w:vAlign w:val="center"/>
          </w:tcPr>
          <w:p w14:paraId="3367B2C5">
            <w:pPr>
              <w:pStyle w:val="26"/>
              <w:bidi w:val="0"/>
              <w:rPr>
                <w:rFonts w:hint="default"/>
              </w:rPr>
            </w:pPr>
            <w:r>
              <w:rPr>
                <w:rFonts w:hint="default"/>
              </w:rPr>
              <w:t>否</w:t>
            </w:r>
          </w:p>
        </w:tc>
        <w:tc>
          <w:tcPr>
            <w:tcW w:w="920" w:type="pct"/>
            <w:noWrap w:val="0"/>
            <w:vAlign w:val="center"/>
          </w:tcPr>
          <w:p w14:paraId="730F7767">
            <w:pPr>
              <w:pStyle w:val="26"/>
              <w:bidi w:val="0"/>
              <w:rPr>
                <w:rFonts w:hint="default"/>
              </w:rPr>
            </w:pPr>
            <w:r>
              <w:rPr>
                <w:rFonts w:hint="default"/>
              </w:rPr>
              <w:t>01: 增值税专用发票</w:t>
            </w:r>
          </w:p>
          <w:p w14:paraId="27A8B019">
            <w:pPr>
              <w:pStyle w:val="26"/>
              <w:bidi w:val="0"/>
              <w:rPr>
                <w:rFonts w:hint="default"/>
              </w:rPr>
            </w:pPr>
            <w:r>
              <w:rPr>
                <w:rFonts w:hint="default"/>
              </w:rPr>
              <w:t>02: 普通发票</w:t>
            </w:r>
          </w:p>
          <w:p w14:paraId="00984573">
            <w:pPr>
              <w:pStyle w:val="26"/>
              <w:bidi w:val="0"/>
              <w:rPr>
                <w:rFonts w:hint="default"/>
              </w:rPr>
            </w:pPr>
            <w:r>
              <w:rPr>
                <w:rFonts w:hint="default"/>
              </w:rPr>
              <w:t>03: 机动车统一销售发票</w:t>
            </w:r>
          </w:p>
          <w:p w14:paraId="5A999F93">
            <w:pPr>
              <w:pStyle w:val="26"/>
              <w:bidi w:val="0"/>
              <w:rPr>
                <w:rFonts w:hint="default"/>
              </w:rPr>
            </w:pPr>
            <w:r>
              <w:rPr>
                <w:rFonts w:hint="default"/>
              </w:rPr>
              <w:t>04: 二手车统一销售发票</w:t>
            </w:r>
          </w:p>
        </w:tc>
      </w:tr>
      <w:tr w14:paraId="3A7A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D5DB02">
            <w:pPr>
              <w:pStyle w:val="26"/>
              <w:bidi w:val="0"/>
              <w:rPr>
                <w:rFonts w:hint="default"/>
              </w:rPr>
            </w:pPr>
            <w:r>
              <w:rPr>
                <w:rFonts w:hint="default"/>
                <w:lang w:val="en-US" w:eastAsia="zh-CN"/>
              </w:rPr>
              <w:t>18</w:t>
            </w:r>
          </w:p>
        </w:tc>
        <w:tc>
          <w:tcPr>
            <w:tcW w:w="1004" w:type="pct"/>
            <w:noWrap w:val="0"/>
            <w:vAlign w:val="center"/>
          </w:tcPr>
          <w:p w14:paraId="13A53B3F">
            <w:pPr>
              <w:pStyle w:val="26"/>
              <w:bidi w:val="0"/>
              <w:rPr>
                <w:rFonts w:hint="default"/>
              </w:rPr>
            </w:pPr>
            <w:r>
              <w:rPr>
                <w:rFonts w:hint="default"/>
              </w:rPr>
              <w:t>lzfpTdyslxDm</w:t>
            </w:r>
          </w:p>
        </w:tc>
        <w:tc>
          <w:tcPr>
            <w:tcW w:w="1087" w:type="pct"/>
            <w:noWrap w:val="0"/>
            <w:vAlign w:val="center"/>
          </w:tcPr>
          <w:p w14:paraId="652B65B0">
            <w:pPr>
              <w:pStyle w:val="26"/>
              <w:bidi w:val="0"/>
              <w:rPr>
                <w:rFonts w:hint="default"/>
              </w:rPr>
            </w:pPr>
            <w:r>
              <w:rPr>
                <w:rFonts w:hint="default"/>
              </w:rPr>
              <w:t>蓝字发票特定要素类型代码</w:t>
            </w:r>
          </w:p>
        </w:tc>
        <w:tc>
          <w:tcPr>
            <w:tcW w:w="753" w:type="pct"/>
            <w:noWrap w:val="0"/>
            <w:vAlign w:val="center"/>
          </w:tcPr>
          <w:p w14:paraId="76E1BD63">
            <w:pPr>
              <w:pStyle w:val="26"/>
              <w:bidi w:val="0"/>
              <w:rPr>
                <w:rFonts w:hint="default"/>
              </w:rPr>
            </w:pPr>
            <w:r>
              <w:rPr>
                <w:rFonts w:hint="default"/>
              </w:rPr>
              <w:t>varchar</w:t>
            </w:r>
          </w:p>
        </w:tc>
        <w:tc>
          <w:tcPr>
            <w:tcW w:w="418" w:type="pct"/>
            <w:noWrap w:val="0"/>
            <w:vAlign w:val="center"/>
          </w:tcPr>
          <w:p w14:paraId="09A9B8CB">
            <w:pPr>
              <w:pStyle w:val="26"/>
              <w:bidi w:val="0"/>
              <w:rPr>
                <w:rFonts w:hint="default"/>
              </w:rPr>
            </w:pPr>
            <w:r>
              <w:rPr>
                <w:rFonts w:hint="default"/>
              </w:rPr>
              <w:t>2</w:t>
            </w:r>
          </w:p>
        </w:tc>
        <w:tc>
          <w:tcPr>
            <w:tcW w:w="417" w:type="pct"/>
            <w:noWrap w:val="0"/>
            <w:vAlign w:val="center"/>
          </w:tcPr>
          <w:p w14:paraId="16942418">
            <w:pPr>
              <w:pStyle w:val="26"/>
              <w:bidi w:val="0"/>
              <w:rPr>
                <w:rFonts w:hint="default"/>
                <w:lang w:eastAsia="zh-CN"/>
              </w:rPr>
            </w:pPr>
            <w:r>
              <w:rPr>
                <w:rFonts w:hint="default"/>
                <w:lang w:val="en-US" w:eastAsia="zh-CN"/>
              </w:rPr>
              <w:t>是</w:t>
            </w:r>
          </w:p>
        </w:tc>
        <w:tc>
          <w:tcPr>
            <w:tcW w:w="920" w:type="pct"/>
            <w:noWrap w:val="0"/>
            <w:vAlign w:val="center"/>
          </w:tcPr>
          <w:p w14:paraId="6FDA2D48">
            <w:pPr>
              <w:pStyle w:val="26"/>
              <w:bidi w:val="0"/>
              <w:rPr>
                <w:rFonts w:hint="default"/>
              </w:rPr>
            </w:pPr>
            <w:r>
              <w:rPr>
                <w:rFonts w:hint="default"/>
              </w:rPr>
              <w:t>01：成品油发票</w:t>
            </w:r>
          </w:p>
          <w:p w14:paraId="2B7874F8">
            <w:pPr>
              <w:pStyle w:val="26"/>
              <w:bidi w:val="0"/>
              <w:rPr>
                <w:rFonts w:hint="default"/>
              </w:rPr>
            </w:pPr>
            <w:r>
              <w:rPr>
                <w:rFonts w:hint="default"/>
              </w:rPr>
              <w:t>02：稀土发票</w:t>
            </w:r>
          </w:p>
          <w:p w14:paraId="1A758592">
            <w:pPr>
              <w:pStyle w:val="26"/>
              <w:bidi w:val="0"/>
              <w:rPr>
                <w:rFonts w:hint="default"/>
              </w:rPr>
            </w:pPr>
            <w:r>
              <w:rPr>
                <w:rFonts w:hint="default"/>
              </w:rPr>
              <w:t>03：建筑服务发票</w:t>
            </w:r>
          </w:p>
          <w:p w14:paraId="5BA27F90">
            <w:pPr>
              <w:pStyle w:val="26"/>
              <w:bidi w:val="0"/>
              <w:rPr>
                <w:rFonts w:hint="default"/>
              </w:rPr>
            </w:pPr>
            <w:r>
              <w:rPr>
                <w:rFonts w:hint="default"/>
              </w:rPr>
              <w:t>04：货物运输服务发票</w:t>
            </w:r>
          </w:p>
          <w:p w14:paraId="10FF7833">
            <w:pPr>
              <w:pStyle w:val="26"/>
              <w:bidi w:val="0"/>
              <w:rPr>
                <w:rFonts w:hint="default"/>
              </w:rPr>
            </w:pPr>
            <w:r>
              <w:rPr>
                <w:rFonts w:hint="default"/>
              </w:rPr>
              <w:t>05：不动产销售服务发票</w:t>
            </w:r>
          </w:p>
          <w:p w14:paraId="018AB3FA">
            <w:pPr>
              <w:pStyle w:val="26"/>
              <w:bidi w:val="0"/>
              <w:rPr>
                <w:rFonts w:hint="default"/>
              </w:rPr>
            </w:pPr>
            <w:r>
              <w:rPr>
                <w:rFonts w:hint="default"/>
              </w:rPr>
              <w:t>06：不动产租赁服务发票</w:t>
            </w:r>
          </w:p>
          <w:p w14:paraId="7478447B">
            <w:pPr>
              <w:pStyle w:val="26"/>
              <w:bidi w:val="0"/>
              <w:rPr>
                <w:rFonts w:hint="default"/>
              </w:rPr>
            </w:pPr>
            <w:r>
              <w:rPr>
                <w:rFonts w:hint="default"/>
              </w:rPr>
              <w:t>07：代收车船税</w:t>
            </w:r>
          </w:p>
          <w:p w14:paraId="249225F8">
            <w:pPr>
              <w:pStyle w:val="26"/>
              <w:bidi w:val="0"/>
              <w:rPr>
                <w:rFonts w:hint="default"/>
              </w:rPr>
            </w:pPr>
            <w:r>
              <w:rPr>
                <w:rFonts w:hint="default"/>
              </w:rPr>
              <w:t>08：通行费</w:t>
            </w:r>
          </w:p>
          <w:p w14:paraId="60FD24F1">
            <w:pPr>
              <w:pStyle w:val="26"/>
              <w:bidi w:val="0"/>
              <w:rPr>
                <w:rFonts w:hint="default"/>
              </w:rPr>
            </w:pPr>
            <w:r>
              <w:rPr>
                <w:rFonts w:hint="default"/>
              </w:rPr>
              <w:t>09：旅客运输服务发票</w:t>
            </w:r>
          </w:p>
          <w:p w14:paraId="4BB7C4F7">
            <w:pPr>
              <w:pStyle w:val="26"/>
              <w:bidi w:val="0"/>
              <w:rPr>
                <w:rFonts w:hint="default"/>
              </w:rPr>
            </w:pPr>
            <w:r>
              <w:rPr>
                <w:rFonts w:hint="default"/>
              </w:rPr>
              <w:t>10：医疗服务（住院）发票</w:t>
            </w:r>
          </w:p>
          <w:p w14:paraId="0ABBF8D2">
            <w:pPr>
              <w:pStyle w:val="26"/>
              <w:bidi w:val="0"/>
              <w:rPr>
                <w:rFonts w:hint="default"/>
              </w:rPr>
            </w:pPr>
            <w:r>
              <w:rPr>
                <w:rFonts w:hint="default"/>
              </w:rPr>
              <w:t>11：医疗服务（门诊）发票</w:t>
            </w:r>
          </w:p>
          <w:p w14:paraId="07A427ED">
            <w:pPr>
              <w:pStyle w:val="26"/>
              <w:bidi w:val="0"/>
              <w:rPr>
                <w:rFonts w:hint="default"/>
              </w:rPr>
            </w:pPr>
            <w:r>
              <w:rPr>
                <w:rFonts w:hint="default"/>
              </w:rPr>
              <w:t>12：自产农产品销售发票</w:t>
            </w:r>
          </w:p>
          <w:p w14:paraId="19B9327A">
            <w:pPr>
              <w:pStyle w:val="26"/>
              <w:bidi w:val="0"/>
              <w:rPr>
                <w:rFonts w:hint="default"/>
              </w:rPr>
            </w:pPr>
            <w:r>
              <w:rPr>
                <w:rFonts w:hint="default"/>
              </w:rPr>
              <w:t>13</w:t>
            </w:r>
            <w:r>
              <w:rPr>
                <w:rFonts w:hint="default"/>
              </w:rPr>
              <w:tab/>
            </w:r>
            <w:r>
              <w:rPr>
                <w:rFonts w:hint="default"/>
              </w:rPr>
              <w:t>拖拉机和联合收割机发票</w:t>
            </w:r>
          </w:p>
          <w:p w14:paraId="7193FC1D">
            <w:pPr>
              <w:pStyle w:val="26"/>
              <w:bidi w:val="0"/>
              <w:rPr>
                <w:rFonts w:hint="default"/>
              </w:rPr>
            </w:pPr>
            <w:r>
              <w:rPr>
                <w:rFonts w:hint="default"/>
              </w:rPr>
              <w:t>14：机动车</w:t>
            </w:r>
          </w:p>
          <w:p w14:paraId="7194BDCD">
            <w:pPr>
              <w:pStyle w:val="26"/>
              <w:bidi w:val="0"/>
              <w:rPr>
                <w:rFonts w:hint="default"/>
              </w:rPr>
            </w:pPr>
            <w:r>
              <w:rPr>
                <w:rFonts w:hint="default"/>
              </w:rPr>
              <w:t>15：二手车</w:t>
            </w:r>
          </w:p>
          <w:p w14:paraId="698FD261">
            <w:pPr>
              <w:pStyle w:val="26"/>
              <w:bidi w:val="0"/>
              <w:rPr>
                <w:rFonts w:hint="default"/>
              </w:rPr>
            </w:pPr>
            <w:r>
              <w:rPr>
                <w:rFonts w:hint="default"/>
              </w:rPr>
              <w:t>16：农产品收购发票</w:t>
            </w:r>
          </w:p>
          <w:p w14:paraId="4CE968D6">
            <w:pPr>
              <w:pStyle w:val="26"/>
              <w:bidi w:val="0"/>
              <w:rPr>
                <w:rFonts w:hint="default"/>
              </w:rPr>
            </w:pPr>
            <w:r>
              <w:rPr>
                <w:rFonts w:hint="default"/>
              </w:rPr>
              <w:t>17：光伏收购发票</w:t>
            </w:r>
          </w:p>
          <w:p w14:paraId="1CBF3B21">
            <w:pPr>
              <w:pStyle w:val="26"/>
              <w:bidi w:val="0"/>
              <w:rPr>
                <w:rFonts w:hint="default"/>
              </w:rPr>
            </w:pPr>
            <w:r>
              <w:rPr>
                <w:rFonts w:hint="default"/>
              </w:rPr>
              <w:t>18：卷烟发票</w:t>
            </w:r>
          </w:p>
        </w:tc>
      </w:tr>
      <w:tr w14:paraId="725E41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4BD94A">
            <w:pPr>
              <w:pStyle w:val="26"/>
              <w:bidi w:val="0"/>
              <w:rPr>
                <w:rFonts w:hint="default"/>
              </w:rPr>
            </w:pPr>
            <w:r>
              <w:rPr>
                <w:rFonts w:hint="default"/>
                <w:lang w:val="en-US" w:eastAsia="zh-CN"/>
              </w:rPr>
              <w:t>19</w:t>
            </w:r>
          </w:p>
        </w:tc>
        <w:tc>
          <w:tcPr>
            <w:tcW w:w="1004" w:type="pct"/>
            <w:noWrap w:val="0"/>
            <w:vAlign w:val="center"/>
          </w:tcPr>
          <w:p w14:paraId="690F5A51">
            <w:pPr>
              <w:pStyle w:val="26"/>
              <w:bidi w:val="0"/>
              <w:rPr>
                <w:rFonts w:hint="default"/>
              </w:rPr>
            </w:pPr>
            <w:r>
              <w:rPr>
                <w:rFonts w:hint="default"/>
              </w:rPr>
              <w:t>hzcxje</w:t>
            </w:r>
          </w:p>
        </w:tc>
        <w:tc>
          <w:tcPr>
            <w:tcW w:w="1087" w:type="pct"/>
            <w:noWrap w:val="0"/>
            <w:vAlign w:val="center"/>
          </w:tcPr>
          <w:p w14:paraId="73FA400A">
            <w:pPr>
              <w:pStyle w:val="26"/>
              <w:bidi w:val="0"/>
              <w:rPr>
                <w:rFonts w:hint="default"/>
              </w:rPr>
            </w:pPr>
            <w:r>
              <w:rPr>
                <w:rFonts w:hint="default"/>
              </w:rPr>
              <w:t>红字冲销金额</w:t>
            </w:r>
          </w:p>
        </w:tc>
        <w:tc>
          <w:tcPr>
            <w:tcW w:w="753" w:type="pct"/>
            <w:noWrap w:val="0"/>
            <w:vAlign w:val="center"/>
          </w:tcPr>
          <w:p w14:paraId="1E273A6E">
            <w:pPr>
              <w:pStyle w:val="26"/>
              <w:bidi w:val="0"/>
              <w:rPr>
                <w:rFonts w:hint="default"/>
              </w:rPr>
            </w:pPr>
            <w:r>
              <w:rPr>
                <w:rFonts w:hint="default"/>
              </w:rPr>
              <w:t>number</w:t>
            </w:r>
          </w:p>
        </w:tc>
        <w:tc>
          <w:tcPr>
            <w:tcW w:w="418" w:type="pct"/>
            <w:noWrap w:val="0"/>
            <w:vAlign w:val="center"/>
          </w:tcPr>
          <w:p w14:paraId="245C6C1D">
            <w:pPr>
              <w:pStyle w:val="26"/>
              <w:bidi w:val="0"/>
              <w:rPr>
                <w:rFonts w:hint="default"/>
              </w:rPr>
            </w:pPr>
            <w:r>
              <w:rPr>
                <w:rFonts w:hint="default"/>
              </w:rPr>
              <w:t>18,2</w:t>
            </w:r>
          </w:p>
        </w:tc>
        <w:tc>
          <w:tcPr>
            <w:tcW w:w="417" w:type="pct"/>
            <w:noWrap w:val="0"/>
            <w:vAlign w:val="center"/>
          </w:tcPr>
          <w:p w14:paraId="4BE10343">
            <w:pPr>
              <w:pStyle w:val="26"/>
              <w:bidi w:val="0"/>
              <w:rPr>
                <w:rFonts w:hint="default"/>
              </w:rPr>
            </w:pPr>
            <w:r>
              <w:rPr>
                <w:rFonts w:hint="default"/>
              </w:rPr>
              <w:t>是</w:t>
            </w:r>
          </w:p>
        </w:tc>
        <w:tc>
          <w:tcPr>
            <w:tcW w:w="920" w:type="pct"/>
            <w:noWrap w:val="0"/>
            <w:vAlign w:val="center"/>
          </w:tcPr>
          <w:p w14:paraId="22E4F9A3">
            <w:pPr>
              <w:pStyle w:val="26"/>
              <w:bidi w:val="0"/>
              <w:rPr>
                <w:rFonts w:hint="default"/>
              </w:rPr>
            </w:pPr>
          </w:p>
        </w:tc>
      </w:tr>
      <w:tr w14:paraId="7B48A4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6CCB1B">
            <w:pPr>
              <w:pStyle w:val="26"/>
              <w:bidi w:val="0"/>
              <w:rPr>
                <w:rFonts w:hint="default"/>
              </w:rPr>
            </w:pPr>
            <w:r>
              <w:rPr>
                <w:rFonts w:hint="default"/>
                <w:lang w:val="en-US" w:eastAsia="zh-CN"/>
              </w:rPr>
              <w:t>20</w:t>
            </w:r>
          </w:p>
        </w:tc>
        <w:tc>
          <w:tcPr>
            <w:tcW w:w="1004" w:type="pct"/>
            <w:noWrap w:val="0"/>
            <w:vAlign w:val="center"/>
          </w:tcPr>
          <w:p w14:paraId="1EAA20A5">
            <w:pPr>
              <w:pStyle w:val="26"/>
              <w:bidi w:val="0"/>
              <w:rPr>
                <w:rFonts w:hint="default"/>
              </w:rPr>
            </w:pPr>
            <w:r>
              <w:rPr>
                <w:rFonts w:hint="default"/>
              </w:rPr>
              <w:t>hzcxse</w:t>
            </w:r>
          </w:p>
        </w:tc>
        <w:tc>
          <w:tcPr>
            <w:tcW w:w="1087" w:type="pct"/>
            <w:noWrap w:val="0"/>
            <w:vAlign w:val="center"/>
          </w:tcPr>
          <w:p w14:paraId="5642C441">
            <w:pPr>
              <w:pStyle w:val="26"/>
              <w:bidi w:val="0"/>
              <w:rPr>
                <w:rFonts w:hint="default"/>
              </w:rPr>
            </w:pPr>
            <w:r>
              <w:rPr>
                <w:rFonts w:hint="default"/>
              </w:rPr>
              <w:t>红字冲销税额</w:t>
            </w:r>
          </w:p>
        </w:tc>
        <w:tc>
          <w:tcPr>
            <w:tcW w:w="753" w:type="pct"/>
            <w:noWrap w:val="0"/>
            <w:vAlign w:val="center"/>
          </w:tcPr>
          <w:p w14:paraId="45C4E794">
            <w:pPr>
              <w:pStyle w:val="26"/>
              <w:bidi w:val="0"/>
              <w:rPr>
                <w:rFonts w:hint="default"/>
              </w:rPr>
            </w:pPr>
            <w:r>
              <w:rPr>
                <w:rFonts w:hint="default"/>
              </w:rPr>
              <w:t>number</w:t>
            </w:r>
          </w:p>
        </w:tc>
        <w:tc>
          <w:tcPr>
            <w:tcW w:w="418" w:type="pct"/>
            <w:noWrap w:val="0"/>
            <w:vAlign w:val="center"/>
          </w:tcPr>
          <w:p w14:paraId="472F147B">
            <w:pPr>
              <w:pStyle w:val="26"/>
              <w:bidi w:val="0"/>
              <w:rPr>
                <w:rFonts w:hint="default"/>
              </w:rPr>
            </w:pPr>
            <w:r>
              <w:rPr>
                <w:rFonts w:hint="default"/>
              </w:rPr>
              <w:t>18,2</w:t>
            </w:r>
          </w:p>
        </w:tc>
        <w:tc>
          <w:tcPr>
            <w:tcW w:w="417" w:type="pct"/>
            <w:noWrap w:val="0"/>
            <w:vAlign w:val="center"/>
          </w:tcPr>
          <w:p w14:paraId="715A629C">
            <w:pPr>
              <w:pStyle w:val="26"/>
              <w:bidi w:val="0"/>
              <w:rPr>
                <w:rFonts w:hint="default"/>
              </w:rPr>
            </w:pPr>
            <w:r>
              <w:rPr>
                <w:rFonts w:hint="default"/>
              </w:rPr>
              <w:t>是</w:t>
            </w:r>
          </w:p>
        </w:tc>
        <w:tc>
          <w:tcPr>
            <w:tcW w:w="920" w:type="pct"/>
            <w:noWrap w:val="0"/>
            <w:vAlign w:val="center"/>
          </w:tcPr>
          <w:p w14:paraId="01915602">
            <w:pPr>
              <w:pStyle w:val="26"/>
              <w:bidi w:val="0"/>
              <w:rPr>
                <w:rFonts w:hint="default"/>
              </w:rPr>
            </w:pPr>
          </w:p>
        </w:tc>
      </w:tr>
      <w:tr w14:paraId="2AE100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AF75395">
            <w:pPr>
              <w:pStyle w:val="26"/>
              <w:bidi w:val="0"/>
              <w:rPr>
                <w:rFonts w:hint="default"/>
              </w:rPr>
            </w:pPr>
            <w:r>
              <w:rPr>
                <w:rFonts w:hint="default"/>
                <w:lang w:val="en-US" w:eastAsia="zh-CN"/>
              </w:rPr>
              <w:t>21</w:t>
            </w:r>
          </w:p>
        </w:tc>
        <w:tc>
          <w:tcPr>
            <w:tcW w:w="1004" w:type="pct"/>
            <w:noWrap w:val="0"/>
            <w:vAlign w:val="center"/>
          </w:tcPr>
          <w:p w14:paraId="1245D09A">
            <w:pPr>
              <w:pStyle w:val="26"/>
              <w:bidi w:val="0"/>
              <w:rPr>
                <w:rFonts w:hint="default"/>
              </w:rPr>
            </w:pPr>
            <w:r>
              <w:rPr>
                <w:rFonts w:hint="default"/>
              </w:rPr>
              <w:t>hzqrdmxsl</w:t>
            </w:r>
          </w:p>
        </w:tc>
        <w:tc>
          <w:tcPr>
            <w:tcW w:w="1087" w:type="pct"/>
            <w:noWrap w:val="0"/>
            <w:vAlign w:val="center"/>
          </w:tcPr>
          <w:p w14:paraId="367643E0">
            <w:pPr>
              <w:pStyle w:val="26"/>
              <w:bidi w:val="0"/>
              <w:rPr>
                <w:rFonts w:hint="default"/>
              </w:rPr>
            </w:pPr>
            <w:r>
              <w:rPr>
                <w:rFonts w:hint="default"/>
              </w:rPr>
              <w:t>红字确认单明细数量</w:t>
            </w:r>
          </w:p>
        </w:tc>
        <w:tc>
          <w:tcPr>
            <w:tcW w:w="753" w:type="pct"/>
            <w:noWrap w:val="0"/>
            <w:vAlign w:val="center"/>
          </w:tcPr>
          <w:p w14:paraId="2BE4AB8B">
            <w:pPr>
              <w:pStyle w:val="26"/>
              <w:bidi w:val="0"/>
              <w:rPr>
                <w:rFonts w:hint="default"/>
              </w:rPr>
            </w:pPr>
            <w:r>
              <w:rPr>
                <w:rFonts w:hint="default"/>
              </w:rPr>
              <w:t>number</w:t>
            </w:r>
          </w:p>
        </w:tc>
        <w:tc>
          <w:tcPr>
            <w:tcW w:w="418" w:type="pct"/>
            <w:noWrap w:val="0"/>
            <w:vAlign w:val="center"/>
          </w:tcPr>
          <w:p w14:paraId="39D46888">
            <w:pPr>
              <w:pStyle w:val="26"/>
              <w:bidi w:val="0"/>
              <w:rPr>
                <w:rFonts w:hint="default"/>
              </w:rPr>
            </w:pPr>
            <w:r>
              <w:rPr>
                <w:rFonts w:hint="default"/>
              </w:rPr>
              <w:t>10</w:t>
            </w:r>
          </w:p>
        </w:tc>
        <w:tc>
          <w:tcPr>
            <w:tcW w:w="417" w:type="pct"/>
            <w:noWrap w:val="0"/>
            <w:vAlign w:val="center"/>
          </w:tcPr>
          <w:p w14:paraId="1A38199E">
            <w:pPr>
              <w:pStyle w:val="26"/>
              <w:bidi w:val="0"/>
              <w:rPr>
                <w:rFonts w:hint="default"/>
              </w:rPr>
            </w:pPr>
            <w:r>
              <w:rPr>
                <w:rFonts w:hint="default"/>
              </w:rPr>
              <w:t>是</w:t>
            </w:r>
          </w:p>
        </w:tc>
        <w:tc>
          <w:tcPr>
            <w:tcW w:w="920" w:type="pct"/>
            <w:noWrap w:val="0"/>
            <w:vAlign w:val="center"/>
          </w:tcPr>
          <w:p w14:paraId="39B280CB">
            <w:pPr>
              <w:pStyle w:val="26"/>
              <w:bidi w:val="0"/>
              <w:rPr>
                <w:rFonts w:hint="default"/>
              </w:rPr>
            </w:pPr>
          </w:p>
        </w:tc>
      </w:tr>
      <w:tr w14:paraId="43D2DF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ADDCFD">
            <w:pPr>
              <w:pStyle w:val="26"/>
              <w:bidi w:val="0"/>
              <w:rPr>
                <w:rFonts w:hint="default"/>
              </w:rPr>
            </w:pPr>
            <w:r>
              <w:rPr>
                <w:rFonts w:hint="default"/>
                <w:lang w:val="en-US" w:eastAsia="zh-CN"/>
              </w:rPr>
              <w:t>22</w:t>
            </w:r>
          </w:p>
        </w:tc>
        <w:tc>
          <w:tcPr>
            <w:tcW w:w="1004" w:type="pct"/>
            <w:noWrap w:val="0"/>
            <w:vAlign w:val="center"/>
          </w:tcPr>
          <w:p w14:paraId="3838B018">
            <w:pPr>
              <w:pStyle w:val="26"/>
              <w:bidi w:val="0"/>
              <w:rPr>
                <w:rFonts w:hint="default"/>
              </w:rPr>
            </w:pPr>
            <w:r>
              <w:rPr>
                <w:rFonts w:hint="default"/>
              </w:rPr>
              <w:t>chyyDm</w:t>
            </w:r>
          </w:p>
        </w:tc>
        <w:tc>
          <w:tcPr>
            <w:tcW w:w="1087" w:type="pct"/>
            <w:noWrap w:val="0"/>
            <w:vAlign w:val="center"/>
          </w:tcPr>
          <w:p w14:paraId="24C50A7D">
            <w:pPr>
              <w:pStyle w:val="26"/>
              <w:bidi w:val="0"/>
              <w:rPr>
                <w:rFonts w:hint="default"/>
              </w:rPr>
            </w:pPr>
            <w:r>
              <w:rPr>
                <w:rFonts w:hint="default"/>
              </w:rPr>
              <w:t>红字发票冲红原因代码</w:t>
            </w:r>
          </w:p>
        </w:tc>
        <w:tc>
          <w:tcPr>
            <w:tcW w:w="753" w:type="pct"/>
            <w:noWrap w:val="0"/>
            <w:vAlign w:val="center"/>
          </w:tcPr>
          <w:p w14:paraId="582A66D8">
            <w:pPr>
              <w:pStyle w:val="26"/>
              <w:bidi w:val="0"/>
              <w:rPr>
                <w:rFonts w:hint="default"/>
              </w:rPr>
            </w:pPr>
            <w:r>
              <w:rPr>
                <w:rFonts w:hint="default"/>
              </w:rPr>
              <w:t>varchar</w:t>
            </w:r>
          </w:p>
        </w:tc>
        <w:tc>
          <w:tcPr>
            <w:tcW w:w="418" w:type="pct"/>
            <w:noWrap w:val="0"/>
            <w:vAlign w:val="center"/>
          </w:tcPr>
          <w:p w14:paraId="181A98F1">
            <w:pPr>
              <w:pStyle w:val="26"/>
              <w:bidi w:val="0"/>
              <w:rPr>
                <w:rFonts w:hint="default"/>
              </w:rPr>
            </w:pPr>
            <w:r>
              <w:rPr>
                <w:rFonts w:hint="default"/>
              </w:rPr>
              <w:t>2</w:t>
            </w:r>
          </w:p>
        </w:tc>
        <w:tc>
          <w:tcPr>
            <w:tcW w:w="417" w:type="pct"/>
            <w:noWrap w:val="0"/>
            <w:vAlign w:val="center"/>
          </w:tcPr>
          <w:p w14:paraId="3A793155">
            <w:pPr>
              <w:pStyle w:val="26"/>
              <w:bidi w:val="0"/>
              <w:rPr>
                <w:rFonts w:hint="default"/>
              </w:rPr>
            </w:pPr>
            <w:r>
              <w:rPr>
                <w:rFonts w:hint="default"/>
              </w:rPr>
              <w:t>是</w:t>
            </w:r>
          </w:p>
        </w:tc>
        <w:tc>
          <w:tcPr>
            <w:tcW w:w="920" w:type="pct"/>
            <w:noWrap w:val="0"/>
            <w:vAlign w:val="center"/>
          </w:tcPr>
          <w:p w14:paraId="2C6B5D79">
            <w:pPr>
              <w:pStyle w:val="26"/>
              <w:bidi w:val="0"/>
              <w:rPr>
                <w:rFonts w:hint="default"/>
              </w:rPr>
            </w:pPr>
            <w:r>
              <w:rPr>
                <w:rFonts w:hint="default"/>
              </w:rPr>
              <w:t>01：开票有误</w:t>
            </w:r>
          </w:p>
          <w:p w14:paraId="7951396E">
            <w:pPr>
              <w:pStyle w:val="26"/>
              <w:bidi w:val="0"/>
              <w:rPr>
                <w:rFonts w:hint="default"/>
              </w:rPr>
            </w:pPr>
            <w:r>
              <w:rPr>
                <w:rFonts w:hint="default"/>
              </w:rPr>
              <w:t>02：销货退回</w:t>
            </w:r>
          </w:p>
          <w:p w14:paraId="5A14AF96">
            <w:pPr>
              <w:pStyle w:val="26"/>
              <w:bidi w:val="0"/>
              <w:rPr>
                <w:rFonts w:hint="default"/>
              </w:rPr>
            </w:pPr>
            <w:r>
              <w:rPr>
                <w:rFonts w:hint="default"/>
              </w:rPr>
              <w:t>03：服务中止</w:t>
            </w:r>
          </w:p>
          <w:p w14:paraId="7C8D6A62">
            <w:pPr>
              <w:pStyle w:val="26"/>
              <w:bidi w:val="0"/>
              <w:rPr>
                <w:rFonts w:hint="default"/>
              </w:rPr>
            </w:pPr>
            <w:r>
              <w:rPr>
                <w:rFonts w:hint="default"/>
              </w:rPr>
              <w:t>04：销售折让</w:t>
            </w:r>
          </w:p>
        </w:tc>
      </w:tr>
      <w:tr w14:paraId="291850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BAF15F">
            <w:pPr>
              <w:pStyle w:val="26"/>
              <w:bidi w:val="0"/>
              <w:rPr>
                <w:rFonts w:hint="default"/>
              </w:rPr>
            </w:pPr>
            <w:r>
              <w:rPr>
                <w:rFonts w:hint="default"/>
                <w:lang w:val="en-US" w:eastAsia="zh-CN"/>
              </w:rPr>
              <w:t>23</w:t>
            </w:r>
          </w:p>
        </w:tc>
        <w:tc>
          <w:tcPr>
            <w:tcW w:w="1004" w:type="pct"/>
            <w:noWrap w:val="0"/>
            <w:vAlign w:val="center"/>
          </w:tcPr>
          <w:p w14:paraId="02069C83">
            <w:pPr>
              <w:pStyle w:val="26"/>
              <w:bidi w:val="0"/>
              <w:rPr>
                <w:rFonts w:hint="default"/>
              </w:rPr>
            </w:pPr>
            <w:r>
              <w:rPr>
                <w:rFonts w:hint="default"/>
              </w:rPr>
              <w:t>hzqrxxztDm</w:t>
            </w:r>
          </w:p>
        </w:tc>
        <w:tc>
          <w:tcPr>
            <w:tcW w:w="1087" w:type="pct"/>
            <w:noWrap w:val="0"/>
            <w:vAlign w:val="center"/>
          </w:tcPr>
          <w:p w14:paraId="2236B295">
            <w:pPr>
              <w:pStyle w:val="26"/>
              <w:bidi w:val="0"/>
              <w:rPr>
                <w:rFonts w:hint="default"/>
              </w:rPr>
            </w:pPr>
            <w:r>
              <w:rPr>
                <w:rFonts w:hint="default"/>
              </w:rPr>
              <w:t>红字确认信息状态代码</w:t>
            </w:r>
          </w:p>
        </w:tc>
        <w:tc>
          <w:tcPr>
            <w:tcW w:w="753" w:type="pct"/>
            <w:noWrap w:val="0"/>
            <w:vAlign w:val="center"/>
          </w:tcPr>
          <w:p w14:paraId="428B7D4E">
            <w:pPr>
              <w:pStyle w:val="26"/>
              <w:bidi w:val="0"/>
              <w:rPr>
                <w:rFonts w:hint="default"/>
              </w:rPr>
            </w:pPr>
            <w:r>
              <w:rPr>
                <w:rFonts w:hint="default"/>
              </w:rPr>
              <w:t>varchar</w:t>
            </w:r>
          </w:p>
        </w:tc>
        <w:tc>
          <w:tcPr>
            <w:tcW w:w="418" w:type="pct"/>
            <w:noWrap w:val="0"/>
            <w:vAlign w:val="center"/>
          </w:tcPr>
          <w:p w14:paraId="4767817D">
            <w:pPr>
              <w:pStyle w:val="26"/>
              <w:bidi w:val="0"/>
              <w:rPr>
                <w:rFonts w:hint="default"/>
              </w:rPr>
            </w:pPr>
            <w:r>
              <w:rPr>
                <w:rFonts w:hint="default"/>
              </w:rPr>
              <w:t>2</w:t>
            </w:r>
          </w:p>
        </w:tc>
        <w:tc>
          <w:tcPr>
            <w:tcW w:w="417" w:type="pct"/>
            <w:noWrap w:val="0"/>
            <w:vAlign w:val="center"/>
          </w:tcPr>
          <w:p w14:paraId="3D0EB179">
            <w:pPr>
              <w:pStyle w:val="26"/>
              <w:bidi w:val="0"/>
              <w:rPr>
                <w:rFonts w:hint="default"/>
              </w:rPr>
            </w:pPr>
            <w:r>
              <w:rPr>
                <w:rFonts w:hint="default"/>
              </w:rPr>
              <w:t>是</w:t>
            </w:r>
          </w:p>
        </w:tc>
        <w:tc>
          <w:tcPr>
            <w:tcW w:w="920" w:type="pct"/>
            <w:noWrap w:val="0"/>
            <w:vAlign w:val="center"/>
          </w:tcPr>
          <w:p w14:paraId="0FA37F25">
            <w:pPr>
              <w:pStyle w:val="26"/>
              <w:bidi w:val="0"/>
              <w:rPr>
                <w:rFonts w:hint="default"/>
              </w:rPr>
            </w:pPr>
          </w:p>
        </w:tc>
      </w:tr>
      <w:tr w14:paraId="010A66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490C8C">
            <w:pPr>
              <w:pStyle w:val="26"/>
              <w:bidi w:val="0"/>
              <w:rPr>
                <w:rFonts w:hint="default"/>
              </w:rPr>
            </w:pPr>
            <w:r>
              <w:rPr>
                <w:rFonts w:hint="default"/>
                <w:lang w:val="en-US" w:eastAsia="zh-CN"/>
              </w:rPr>
              <w:t>24</w:t>
            </w:r>
          </w:p>
        </w:tc>
        <w:tc>
          <w:tcPr>
            <w:tcW w:w="1004" w:type="pct"/>
            <w:noWrap w:val="0"/>
            <w:vAlign w:val="center"/>
          </w:tcPr>
          <w:p w14:paraId="74FD4AC2">
            <w:pPr>
              <w:pStyle w:val="26"/>
              <w:bidi w:val="0"/>
              <w:rPr>
                <w:rFonts w:hint="default"/>
              </w:rPr>
            </w:pPr>
            <w:r>
              <w:rPr>
                <w:rFonts w:hint="default"/>
              </w:rPr>
              <w:t>qrrq</w:t>
            </w:r>
          </w:p>
        </w:tc>
        <w:tc>
          <w:tcPr>
            <w:tcW w:w="1087" w:type="pct"/>
            <w:noWrap w:val="0"/>
            <w:vAlign w:val="center"/>
          </w:tcPr>
          <w:p w14:paraId="3D28AD36">
            <w:pPr>
              <w:pStyle w:val="26"/>
              <w:bidi w:val="0"/>
              <w:rPr>
                <w:rFonts w:hint="default"/>
              </w:rPr>
            </w:pPr>
            <w:r>
              <w:rPr>
                <w:rFonts w:hint="default"/>
              </w:rPr>
              <w:t>确认日期</w:t>
            </w:r>
          </w:p>
        </w:tc>
        <w:tc>
          <w:tcPr>
            <w:tcW w:w="753" w:type="pct"/>
            <w:noWrap w:val="0"/>
            <w:vAlign w:val="center"/>
          </w:tcPr>
          <w:p w14:paraId="54718C91">
            <w:pPr>
              <w:pStyle w:val="26"/>
              <w:bidi w:val="0"/>
              <w:rPr>
                <w:rFonts w:hint="default"/>
              </w:rPr>
            </w:pPr>
            <w:r>
              <w:rPr>
                <w:rFonts w:hint="default"/>
              </w:rPr>
              <w:t>datetime</w:t>
            </w:r>
          </w:p>
        </w:tc>
        <w:tc>
          <w:tcPr>
            <w:tcW w:w="418" w:type="pct"/>
            <w:noWrap w:val="0"/>
            <w:vAlign w:val="center"/>
          </w:tcPr>
          <w:p w14:paraId="7DE5CD80">
            <w:pPr>
              <w:pStyle w:val="26"/>
              <w:bidi w:val="0"/>
              <w:rPr>
                <w:rFonts w:hint="default"/>
              </w:rPr>
            </w:pPr>
          </w:p>
        </w:tc>
        <w:tc>
          <w:tcPr>
            <w:tcW w:w="417" w:type="pct"/>
            <w:noWrap w:val="0"/>
            <w:vAlign w:val="center"/>
          </w:tcPr>
          <w:p w14:paraId="2F721538">
            <w:pPr>
              <w:pStyle w:val="26"/>
              <w:bidi w:val="0"/>
              <w:rPr>
                <w:rFonts w:hint="default"/>
              </w:rPr>
            </w:pPr>
            <w:r>
              <w:rPr>
                <w:rFonts w:hint="default"/>
              </w:rPr>
              <w:t>否</w:t>
            </w:r>
          </w:p>
        </w:tc>
        <w:tc>
          <w:tcPr>
            <w:tcW w:w="920" w:type="pct"/>
            <w:noWrap w:val="0"/>
            <w:vAlign w:val="center"/>
          </w:tcPr>
          <w:p w14:paraId="7FF9187D">
            <w:pPr>
              <w:pStyle w:val="26"/>
              <w:bidi w:val="0"/>
              <w:rPr>
                <w:rFonts w:hint="default"/>
              </w:rPr>
            </w:pPr>
            <w:r>
              <w:rPr>
                <w:rFonts w:hint="default"/>
              </w:rPr>
              <w:t>yyyy-MM-dd HH:mm:ss</w:t>
            </w:r>
          </w:p>
        </w:tc>
      </w:tr>
      <w:tr w14:paraId="758B5F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E540FD">
            <w:pPr>
              <w:pStyle w:val="26"/>
              <w:bidi w:val="0"/>
              <w:rPr>
                <w:rFonts w:hint="default"/>
              </w:rPr>
            </w:pPr>
            <w:r>
              <w:rPr>
                <w:rFonts w:hint="default"/>
                <w:lang w:val="en-US" w:eastAsia="zh-CN"/>
              </w:rPr>
              <w:t>25</w:t>
            </w:r>
          </w:p>
        </w:tc>
        <w:tc>
          <w:tcPr>
            <w:tcW w:w="1004" w:type="pct"/>
            <w:noWrap w:val="0"/>
            <w:vAlign w:val="center"/>
          </w:tcPr>
          <w:p w14:paraId="4FD87B7B">
            <w:pPr>
              <w:pStyle w:val="26"/>
              <w:bidi w:val="0"/>
              <w:rPr>
                <w:rFonts w:hint="default"/>
              </w:rPr>
            </w:pPr>
            <w:r>
              <w:rPr>
                <w:rFonts w:hint="default"/>
              </w:rPr>
              <w:t>ykjhzfpbz</w:t>
            </w:r>
          </w:p>
        </w:tc>
        <w:tc>
          <w:tcPr>
            <w:tcW w:w="1087" w:type="pct"/>
            <w:noWrap w:val="0"/>
            <w:vAlign w:val="center"/>
          </w:tcPr>
          <w:p w14:paraId="4E2DD100">
            <w:pPr>
              <w:pStyle w:val="26"/>
              <w:bidi w:val="0"/>
              <w:rPr>
                <w:rFonts w:hint="default"/>
              </w:rPr>
            </w:pPr>
            <w:r>
              <w:rPr>
                <w:rFonts w:hint="default"/>
              </w:rPr>
              <w:t>已开具红字发票标志</w:t>
            </w:r>
          </w:p>
        </w:tc>
        <w:tc>
          <w:tcPr>
            <w:tcW w:w="753" w:type="pct"/>
            <w:noWrap w:val="0"/>
            <w:vAlign w:val="center"/>
          </w:tcPr>
          <w:p w14:paraId="15BBAB36">
            <w:pPr>
              <w:pStyle w:val="26"/>
              <w:bidi w:val="0"/>
              <w:rPr>
                <w:rFonts w:hint="default"/>
              </w:rPr>
            </w:pPr>
            <w:r>
              <w:rPr>
                <w:rFonts w:hint="default"/>
              </w:rPr>
              <w:t>varchar</w:t>
            </w:r>
          </w:p>
        </w:tc>
        <w:tc>
          <w:tcPr>
            <w:tcW w:w="418" w:type="pct"/>
            <w:noWrap w:val="0"/>
            <w:vAlign w:val="center"/>
          </w:tcPr>
          <w:p w14:paraId="61D7132E">
            <w:pPr>
              <w:pStyle w:val="26"/>
              <w:bidi w:val="0"/>
              <w:rPr>
                <w:rFonts w:hint="default"/>
              </w:rPr>
            </w:pPr>
            <w:r>
              <w:rPr>
                <w:rFonts w:hint="default"/>
              </w:rPr>
              <w:t>1</w:t>
            </w:r>
          </w:p>
        </w:tc>
        <w:tc>
          <w:tcPr>
            <w:tcW w:w="417" w:type="pct"/>
            <w:noWrap w:val="0"/>
            <w:vAlign w:val="center"/>
          </w:tcPr>
          <w:p w14:paraId="19F1EA78">
            <w:pPr>
              <w:pStyle w:val="26"/>
              <w:bidi w:val="0"/>
              <w:rPr>
                <w:rFonts w:hint="default"/>
              </w:rPr>
            </w:pPr>
            <w:r>
              <w:rPr>
                <w:rFonts w:hint="default"/>
              </w:rPr>
              <w:t>否</w:t>
            </w:r>
          </w:p>
        </w:tc>
        <w:tc>
          <w:tcPr>
            <w:tcW w:w="920" w:type="pct"/>
            <w:noWrap w:val="0"/>
            <w:vAlign w:val="center"/>
          </w:tcPr>
          <w:p w14:paraId="0F0812BC">
            <w:pPr>
              <w:pStyle w:val="26"/>
              <w:bidi w:val="0"/>
              <w:rPr>
                <w:rFonts w:hint="default"/>
              </w:rPr>
            </w:pPr>
            <w:r>
              <w:rPr>
                <w:rFonts w:hint="default"/>
              </w:rPr>
              <w:t>Y：已开具</w:t>
            </w:r>
          </w:p>
          <w:p w14:paraId="42C02FA3">
            <w:pPr>
              <w:pStyle w:val="26"/>
              <w:bidi w:val="0"/>
              <w:rPr>
                <w:rFonts w:hint="default"/>
              </w:rPr>
            </w:pPr>
            <w:r>
              <w:rPr>
                <w:rFonts w:hint="default"/>
              </w:rPr>
              <w:t>N：未开具</w:t>
            </w:r>
          </w:p>
        </w:tc>
      </w:tr>
      <w:tr w14:paraId="5882FA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7BCA2B">
            <w:pPr>
              <w:pStyle w:val="26"/>
              <w:bidi w:val="0"/>
              <w:rPr>
                <w:rFonts w:hint="default"/>
              </w:rPr>
            </w:pPr>
            <w:r>
              <w:rPr>
                <w:rFonts w:hint="default"/>
                <w:lang w:val="en-US" w:eastAsia="zh-CN"/>
              </w:rPr>
              <w:t>26</w:t>
            </w:r>
          </w:p>
        </w:tc>
        <w:tc>
          <w:tcPr>
            <w:tcW w:w="1004" w:type="pct"/>
            <w:noWrap w:val="0"/>
            <w:vAlign w:val="center"/>
          </w:tcPr>
          <w:p w14:paraId="2438B0A5">
            <w:pPr>
              <w:pStyle w:val="26"/>
              <w:bidi w:val="0"/>
              <w:rPr>
                <w:rFonts w:hint="default"/>
              </w:rPr>
            </w:pPr>
            <w:r>
              <w:rPr>
                <w:rFonts w:hint="default"/>
              </w:rPr>
              <w:t>hzfphm</w:t>
            </w:r>
          </w:p>
        </w:tc>
        <w:tc>
          <w:tcPr>
            <w:tcW w:w="1087" w:type="pct"/>
            <w:noWrap w:val="0"/>
            <w:vAlign w:val="center"/>
          </w:tcPr>
          <w:p w14:paraId="6F2105DA">
            <w:pPr>
              <w:pStyle w:val="26"/>
              <w:bidi w:val="0"/>
              <w:rPr>
                <w:rFonts w:hint="default"/>
              </w:rPr>
            </w:pPr>
            <w:r>
              <w:rPr>
                <w:rFonts w:hint="default"/>
              </w:rPr>
              <w:t>红字发票号码</w:t>
            </w:r>
          </w:p>
        </w:tc>
        <w:tc>
          <w:tcPr>
            <w:tcW w:w="753" w:type="pct"/>
            <w:noWrap w:val="0"/>
            <w:vAlign w:val="center"/>
          </w:tcPr>
          <w:p w14:paraId="238E1454">
            <w:pPr>
              <w:pStyle w:val="26"/>
              <w:bidi w:val="0"/>
              <w:rPr>
                <w:rFonts w:hint="default"/>
              </w:rPr>
            </w:pPr>
            <w:r>
              <w:rPr>
                <w:rFonts w:hint="default"/>
              </w:rPr>
              <w:t>varchar</w:t>
            </w:r>
          </w:p>
        </w:tc>
        <w:tc>
          <w:tcPr>
            <w:tcW w:w="418" w:type="pct"/>
            <w:noWrap w:val="0"/>
            <w:vAlign w:val="center"/>
          </w:tcPr>
          <w:p w14:paraId="28AE856A">
            <w:pPr>
              <w:pStyle w:val="26"/>
              <w:bidi w:val="0"/>
              <w:rPr>
                <w:rFonts w:hint="default"/>
              </w:rPr>
            </w:pPr>
            <w:r>
              <w:rPr>
                <w:rFonts w:hint="default"/>
              </w:rPr>
              <w:t>20</w:t>
            </w:r>
          </w:p>
        </w:tc>
        <w:tc>
          <w:tcPr>
            <w:tcW w:w="417" w:type="pct"/>
            <w:noWrap w:val="0"/>
            <w:vAlign w:val="center"/>
          </w:tcPr>
          <w:p w14:paraId="5A8EAEB3">
            <w:pPr>
              <w:pStyle w:val="26"/>
              <w:bidi w:val="0"/>
              <w:rPr>
                <w:rFonts w:hint="default"/>
              </w:rPr>
            </w:pPr>
            <w:r>
              <w:rPr>
                <w:rFonts w:hint="default"/>
              </w:rPr>
              <w:t>否</w:t>
            </w:r>
          </w:p>
        </w:tc>
        <w:tc>
          <w:tcPr>
            <w:tcW w:w="920" w:type="pct"/>
            <w:noWrap w:val="0"/>
            <w:vAlign w:val="center"/>
          </w:tcPr>
          <w:p w14:paraId="4073C289">
            <w:pPr>
              <w:pStyle w:val="26"/>
              <w:bidi w:val="0"/>
              <w:rPr>
                <w:rFonts w:hint="default"/>
              </w:rPr>
            </w:pPr>
          </w:p>
        </w:tc>
      </w:tr>
      <w:tr w14:paraId="5FB8ED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E5090B">
            <w:pPr>
              <w:pStyle w:val="26"/>
              <w:bidi w:val="0"/>
              <w:rPr>
                <w:rFonts w:hint="default"/>
              </w:rPr>
            </w:pPr>
            <w:r>
              <w:rPr>
                <w:rFonts w:hint="default"/>
                <w:lang w:val="en-US" w:eastAsia="zh-CN"/>
              </w:rPr>
              <w:t>27</w:t>
            </w:r>
          </w:p>
        </w:tc>
        <w:tc>
          <w:tcPr>
            <w:tcW w:w="1004" w:type="pct"/>
            <w:noWrap w:val="0"/>
            <w:vAlign w:val="center"/>
          </w:tcPr>
          <w:p w14:paraId="3BFD2FAD">
            <w:pPr>
              <w:pStyle w:val="26"/>
              <w:bidi w:val="0"/>
              <w:rPr>
                <w:rFonts w:hint="default"/>
              </w:rPr>
            </w:pPr>
            <w:r>
              <w:rPr>
                <w:rFonts w:hint="default"/>
              </w:rPr>
              <w:t>hzkprq</w:t>
            </w:r>
          </w:p>
        </w:tc>
        <w:tc>
          <w:tcPr>
            <w:tcW w:w="1087" w:type="pct"/>
            <w:noWrap w:val="0"/>
            <w:vAlign w:val="center"/>
          </w:tcPr>
          <w:p w14:paraId="4FC65C21">
            <w:pPr>
              <w:pStyle w:val="26"/>
              <w:bidi w:val="0"/>
              <w:rPr>
                <w:rFonts w:hint="default"/>
              </w:rPr>
            </w:pPr>
            <w:r>
              <w:rPr>
                <w:rFonts w:hint="default"/>
              </w:rPr>
              <w:t>红字开票日期</w:t>
            </w:r>
          </w:p>
        </w:tc>
        <w:tc>
          <w:tcPr>
            <w:tcW w:w="753" w:type="pct"/>
            <w:noWrap w:val="0"/>
            <w:vAlign w:val="center"/>
          </w:tcPr>
          <w:p w14:paraId="7A4727EC">
            <w:pPr>
              <w:pStyle w:val="26"/>
              <w:bidi w:val="0"/>
              <w:rPr>
                <w:rFonts w:hint="default"/>
              </w:rPr>
            </w:pPr>
            <w:r>
              <w:rPr>
                <w:rFonts w:hint="default"/>
              </w:rPr>
              <w:t>datetime</w:t>
            </w:r>
          </w:p>
        </w:tc>
        <w:tc>
          <w:tcPr>
            <w:tcW w:w="418" w:type="pct"/>
            <w:noWrap w:val="0"/>
            <w:vAlign w:val="center"/>
          </w:tcPr>
          <w:p w14:paraId="6B401ADB">
            <w:pPr>
              <w:pStyle w:val="26"/>
              <w:bidi w:val="0"/>
              <w:rPr>
                <w:rFonts w:hint="default"/>
              </w:rPr>
            </w:pPr>
          </w:p>
        </w:tc>
        <w:tc>
          <w:tcPr>
            <w:tcW w:w="417" w:type="pct"/>
            <w:noWrap w:val="0"/>
            <w:vAlign w:val="center"/>
          </w:tcPr>
          <w:p w14:paraId="003F7B15">
            <w:pPr>
              <w:pStyle w:val="26"/>
              <w:bidi w:val="0"/>
              <w:rPr>
                <w:rFonts w:hint="default"/>
              </w:rPr>
            </w:pPr>
            <w:r>
              <w:rPr>
                <w:rFonts w:hint="default"/>
              </w:rPr>
              <w:t>是</w:t>
            </w:r>
          </w:p>
        </w:tc>
        <w:tc>
          <w:tcPr>
            <w:tcW w:w="920" w:type="pct"/>
            <w:noWrap w:val="0"/>
            <w:vAlign w:val="center"/>
          </w:tcPr>
          <w:p w14:paraId="37F086FB">
            <w:pPr>
              <w:pStyle w:val="26"/>
              <w:bidi w:val="0"/>
              <w:rPr>
                <w:rFonts w:hint="default"/>
              </w:rPr>
            </w:pPr>
            <w:r>
              <w:rPr>
                <w:rFonts w:hint="default"/>
              </w:rPr>
              <w:t>yyyy-MM-dd HH:mm:ss</w:t>
            </w:r>
          </w:p>
        </w:tc>
      </w:tr>
      <w:tr w14:paraId="46ECD0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F03BC84">
            <w:pPr>
              <w:pStyle w:val="26"/>
              <w:bidi w:val="0"/>
              <w:rPr>
                <w:rFonts w:hint="default"/>
              </w:rPr>
            </w:pPr>
            <w:r>
              <w:rPr>
                <w:rFonts w:hint="default"/>
                <w:lang w:val="en-US" w:eastAsia="zh-CN"/>
              </w:rPr>
              <w:t>28</w:t>
            </w:r>
          </w:p>
        </w:tc>
        <w:tc>
          <w:tcPr>
            <w:tcW w:w="1004" w:type="pct"/>
            <w:noWrap w:val="0"/>
            <w:vAlign w:val="center"/>
          </w:tcPr>
          <w:p w14:paraId="33F05F9A">
            <w:pPr>
              <w:pStyle w:val="26"/>
              <w:bidi w:val="0"/>
              <w:rPr>
                <w:rFonts w:hint="default"/>
              </w:rPr>
            </w:pPr>
            <w:r>
              <w:rPr>
                <w:rFonts w:hint="default"/>
              </w:rPr>
              <w:t>yxbz</w:t>
            </w:r>
          </w:p>
        </w:tc>
        <w:tc>
          <w:tcPr>
            <w:tcW w:w="1087" w:type="pct"/>
            <w:noWrap w:val="0"/>
            <w:vAlign w:val="center"/>
          </w:tcPr>
          <w:p w14:paraId="6C077350">
            <w:pPr>
              <w:pStyle w:val="26"/>
              <w:bidi w:val="0"/>
              <w:rPr>
                <w:rFonts w:hint="default"/>
              </w:rPr>
            </w:pPr>
            <w:r>
              <w:rPr>
                <w:rFonts w:hint="default"/>
              </w:rPr>
              <w:t>有效标志</w:t>
            </w:r>
          </w:p>
        </w:tc>
        <w:tc>
          <w:tcPr>
            <w:tcW w:w="753" w:type="pct"/>
            <w:noWrap w:val="0"/>
            <w:vAlign w:val="center"/>
          </w:tcPr>
          <w:p w14:paraId="4E3666FD">
            <w:pPr>
              <w:pStyle w:val="26"/>
              <w:bidi w:val="0"/>
              <w:rPr>
                <w:rFonts w:hint="default"/>
              </w:rPr>
            </w:pPr>
            <w:r>
              <w:rPr>
                <w:rFonts w:hint="default"/>
              </w:rPr>
              <w:t>varchar</w:t>
            </w:r>
          </w:p>
        </w:tc>
        <w:tc>
          <w:tcPr>
            <w:tcW w:w="418" w:type="pct"/>
            <w:noWrap w:val="0"/>
            <w:vAlign w:val="center"/>
          </w:tcPr>
          <w:p w14:paraId="674DFD28">
            <w:pPr>
              <w:pStyle w:val="26"/>
              <w:bidi w:val="0"/>
              <w:rPr>
                <w:rFonts w:hint="default"/>
              </w:rPr>
            </w:pPr>
            <w:r>
              <w:rPr>
                <w:rFonts w:hint="default"/>
              </w:rPr>
              <w:t>1</w:t>
            </w:r>
          </w:p>
        </w:tc>
        <w:tc>
          <w:tcPr>
            <w:tcW w:w="417" w:type="pct"/>
            <w:noWrap w:val="0"/>
            <w:vAlign w:val="center"/>
          </w:tcPr>
          <w:p w14:paraId="22632969">
            <w:pPr>
              <w:pStyle w:val="26"/>
              <w:bidi w:val="0"/>
              <w:rPr>
                <w:rFonts w:hint="default"/>
              </w:rPr>
            </w:pPr>
            <w:r>
              <w:rPr>
                <w:rFonts w:hint="default"/>
              </w:rPr>
              <w:t>是</w:t>
            </w:r>
          </w:p>
        </w:tc>
        <w:tc>
          <w:tcPr>
            <w:tcW w:w="920" w:type="pct"/>
            <w:noWrap w:val="0"/>
            <w:vAlign w:val="center"/>
          </w:tcPr>
          <w:p w14:paraId="12C7CCFC">
            <w:pPr>
              <w:pStyle w:val="26"/>
              <w:bidi w:val="0"/>
              <w:rPr>
                <w:rFonts w:hint="default"/>
              </w:rPr>
            </w:pPr>
            <w:r>
              <w:rPr>
                <w:rFonts w:hint="default"/>
              </w:rPr>
              <w:t>Y：有效</w:t>
            </w:r>
          </w:p>
          <w:p w14:paraId="2AA69B4F">
            <w:pPr>
              <w:pStyle w:val="26"/>
              <w:bidi w:val="0"/>
              <w:rPr>
                <w:rFonts w:hint="default"/>
              </w:rPr>
            </w:pPr>
            <w:r>
              <w:rPr>
                <w:rFonts w:hint="default"/>
              </w:rPr>
              <w:t>N：无效</w:t>
            </w:r>
          </w:p>
        </w:tc>
      </w:tr>
      <w:tr w14:paraId="7E5358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BCD829">
            <w:pPr>
              <w:pStyle w:val="26"/>
              <w:bidi w:val="0"/>
              <w:rPr>
                <w:rFonts w:hint="default"/>
              </w:rPr>
            </w:pPr>
            <w:r>
              <w:rPr>
                <w:rFonts w:hint="default"/>
                <w:lang w:val="en-US" w:eastAsia="zh-CN"/>
              </w:rPr>
              <w:t>29</w:t>
            </w:r>
          </w:p>
        </w:tc>
        <w:tc>
          <w:tcPr>
            <w:tcW w:w="1004" w:type="pct"/>
            <w:noWrap w:val="0"/>
            <w:vAlign w:val="center"/>
          </w:tcPr>
          <w:p w14:paraId="4D58FEF9">
            <w:pPr>
              <w:pStyle w:val="26"/>
              <w:bidi w:val="0"/>
              <w:rPr>
                <w:rFonts w:hint="default"/>
                <w:lang w:val="en-US" w:eastAsia="zh-CN"/>
              </w:rPr>
            </w:pPr>
            <w:r>
              <w:rPr>
                <w:rFonts w:hint="default"/>
                <w:lang w:val="en-US" w:eastAsia="zh-CN"/>
              </w:rPr>
              <w:t>l</w:t>
            </w:r>
            <w:r>
              <w:rPr>
                <w:rFonts w:hint="default"/>
              </w:rPr>
              <w:t>rrq</w:t>
            </w:r>
          </w:p>
        </w:tc>
        <w:tc>
          <w:tcPr>
            <w:tcW w:w="1087" w:type="pct"/>
            <w:noWrap w:val="0"/>
            <w:vAlign w:val="center"/>
          </w:tcPr>
          <w:p w14:paraId="4FC12272">
            <w:pPr>
              <w:pStyle w:val="26"/>
              <w:bidi w:val="0"/>
              <w:rPr>
                <w:rFonts w:hint="default"/>
                <w:lang w:val="en-US" w:eastAsia="zh-CN"/>
              </w:rPr>
            </w:pPr>
            <w:r>
              <w:rPr>
                <w:rFonts w:hint="default"/>
              </w:rPr>
              <w:t>录入日期</w:t>
            </w:r>
          </w:p>
        </w:tc>
        <w:tc>
          <w:tcPr>
            <w:tcW w:w="753" w:type="pct"/>
            <w:noWrap w:val="0"/>
            <w:vAlign w:val="center"/>
          </w:tcPr>
          <w:p w14:paraId="4F1521F6">
            <w:pPr>
              <w:pStyle w:val="26"/>
              <w:bidi w:val="0"/>
              <w:rPr>
                <w:rFonts w:hint="default"/>
                <w:lang w:val="en-US" w:eastAsia="zh-CN"/>
              </w:rPr>
            </w:pPr>
            <w:r>
              <w:rPr>
                <w:rFonts w:hint="default"/>
              </w:rPr>
              <w:t>datetime</w:t>
            </w:r>
          </w:p>
        </w:tc>
        <w:tc>
          <w:tcPr>
            <w:tcW w:w="418" w:type="pct"/>
            <w:noWrap w:val="0"/>
            <w:vAlign w:val="top"/>
          </w:tcPr>
          <w:p w14:paraId="59916C1F">
            <w:pPr>
              <w:pStyle w:val="26"/>
              <w:bidi w:val="0"/>
              <w:rPr>
                <w:rFonts w:hint="default"/>
                <w:lang w:val="en-US" w:eastAsia="zh-CN"/>
              </w:rPr>
            </w:pPr>
          </w:p>
        </w:tc>
        <w:tc>
          <w:tcPr>
            <w:tcW w:w="417" w:type="pct"/>
            <w:noWrap w:val="0"/>
            <w:vAlign w:val="center"/>
          </w:tcPr>
          <w:p w14:paraId="681F7EFB">
            <w:pPr>
              <w:pStyle w:val="26"/>
              <w:bidi w:val="0"/>
              <w:rPr>
                <w:rFonts w:hint="default"/>
                <w:lang w:val="en-US" w:eastAsia="zh-CN"/>
              </w:rPr>
            </w:pPr>
            <w:r>
              <w:rPr>
                <w:rFonts w:hint="default"/>
                <w:lang w:val="en-US" w:eastAsia="zh-CN"/>
              </w:rPr>
              <w:t>是</w:t>
            </w:r>
          </w:p>
        </w:tc>
        <w:tc>
          <w:tcPr>
            <w:tcW w:w="920" w:type="pct"/>
            <w:noWrap w:val="0"/>
            <w:vAlign w:val="center"/>
          </w:tcPr>
          <w:p w14:paraId="232113C1">
            <w:pPr>
              <w:pStyle w:val="26"/>
              <w:bidi w:val="0"/>
              <w:rPr>
                <w:rFonts w:hint="default"/>
                <w:lang w:val="en-US" w:eastAsia="zh-CN"/>
              </w:rPr>
            </w:pPr>
            <w:r>
              <w:rPr>
                <w:rFonts w:hint="default"/>
              </w:rPr>
              <w:t>yyyy-MM-dd HH:mm:ss</w:t>
            </w:r>
          </w:p>
        </w:tc>
      </w:tr>
    </w:tbl>
    <w:p w14:paraId="6A7D4CA5">
      <w:pPr>
        <w:pStyle w:val="6"/>
        <w:bidi w:val="0"/>
        <w:rPr>
          <w:rFonts w:hint="default"/>
          <w:lang w:eastAsia="zh-CN"/>
        </w:rPr>
      </w:pPr>
      <w:bookmarkStart w:id="361" w:name="_Toc12578"/>
      <w:r>
        <w:rPr>
          <w:rFonts w:hint="default"/>
        </w:rPr>
        <w:t>16.6</w:t>
      </w:r>
      <w:r>
        <w:rPr>
          <w:rFonts w:hint="default"/>
          <w:lang w:eastAsia="zh-CN"/>
        </w:rPr>
        <w:t>返回报文示例</w:t>
      </w:r>
      <w:bookmarkEnd w:id="361"/>
      <w:r>
        <w:rPr>
          <w:rFonts w:hint="default"/>
          <w:lang w:eastAsia="zh-CN"/>
        </w:rPr>
        <w:t xml:space="preserve"> </w:t>
      </w:r>
    </w:p>
    <w:p w14:paraId="0508AE0B">
      <w:pPr>
        <w:pStyle w:val="5"/>
        <w:bidi w:val="0"/>
        <w:rPr>
          <w:rFonts w:hint="default"/>
        </w:rPr>
      </w:pPr>
      <w:bookmarkStart w:id="362" w:name="OLE_LINK20"/>
      <w:bookmarkStart w:id="363" w:name="_Toc15740"/>
      <w:r>
        <w:rPr>
          <w:rFonts w:hint="default"/>
        </w:rPr>
        <w:t>成功时返回：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40C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EDF8BD">
            <w:pPr>
              <w:bidi w:val="0"/>
              <w:rPr>
                <w:rFonts w:hint="default"/>
              </w:rPr>
            </w:pPr>
            <w:r>
              <w:rPr>
                <w:rFonts w:hint="default"/>
              </w:rPr>
              <w:t>{</w:t>
            </w:r>
          </w:p>
          <w:p w14:paraId="2CBC1C51">
            <w:pPr>
              <w:bidi w:val="0"/>
              <w:rPr>
                <w:rFonts w:hint="default"/>
              </w:rPr>
            </w:pPr>
            <w:r>
              <w:rPr>
                <w:rFonts w:hint="default"/>
              </w:rPr>
              <w:tab/>
            </w:r>
            <w:r>
              <w:rPr>
                <w:rFonts w:hint="default"/>
              </w:rPr>
              <w:t>"Response": {</w:t>
            </w:r>
          </w:p>
          <w:p w14:paraId="20D24948">
            <w:pPr>
              <w:bidi w:val="0"/>
              <w:rPr>
                <w:rFonts w:hint="default"/>
              </w:rPr>
            </w:pPr>
            <w:r>
              <w:rPr>
                <w:rFonts w:hint="default"/>
              </w:rPr>
              <w:tab/>
            </w:r>
            <w:r>
              <w:rPr>
                <w:rFonts w:hint="default"/>
              </w:rPr>
              <w:tab/>
            </w:r>
            <w:r>
              <w:rPr>
                <w:rFonts w:hint="default"/>
              </w:rPr>
              <w:t>"RequestId": "16位随机数字和字母组合",</w:t>
            </w:r>
          </w:p>
          <w:p w14:paraId="1374C7A5">
            <w:pPr>
              <w:bidi w:val="0"/>
              <w:rPr>
                <w:rFonts w:hint="default"/>
              </w:rPr>
            </w:pPr>
            <w:r>
              <w:rPr>
                <w:rFonts w:hint="default"/>
              </w:rPr>
              <w:tab/>
            </w:r>
            <w:r>
              <w:rPr>
                <w:rFonts w:hint="default"/>
              </w:rPr>
              <w:tab/>
            </w:r>
            <w:r>
              <w:rPr>
                <w:rFonts w:hint="default"/>
              </w:rPr>
              <w:t>"Data": {</w:t>
            </w:r>
          </w:p>
          <w:p w14:paraId="2AED4E15">
            <w:pPr>
              <w:bidi w:val="0"/>
              <w:rPr>
                <w:rFonts w:hint="default"/>
              </w:rPr>
            </w:pPr>
            <w:r>
              <w:rPr>
                <w:rFonts w:hint="default"/>
              </w:rPr>
              <w:tab/>
            </w:r>
            <w:r>
              <w:rPr>
                <w:rFonts w:hint="default"/>
              </w:rPr>
              <w:tab/>
            </w:r>
            <w:r>
              <w:rPr>
                <w:rFonts w:hint="default"/>
              </w:rPr>
              <w:tab/>
            </w:r>
            <w:r>
              <w:rPr>
                <w:rFonts w:hint="default"/>
              </w:rPr>
              <w:t>"returncode": "00",</w:t>
            </w:r>
          </w:p>
          <w:p w14:paraId="7754B34E">
            <w:pPr>
              <w:bidi w:val="0"/>
              <w:rPr>
                <w:rFonts w:hint="default"/>
              </w:rPr>
            </w:pPr>
            <w:r>
              <w:rPr>
                <w:rFonts w:hint="default"/>
              </w:rPr>
              <w:tab/>
            </w:r>
            <w:r>
              <w:rPr>
                <w:rFonts w:hint="default"/>
              </w:rPr>
              <w:tab/>
            </w:r>
            <w:r>
              <w:rPr>
                <w:rFonts w:hint="default"/>
              </w:rPr>
              <w:tab/>
            </w:r>
            <w:r>
              <w:rPr>
                <w:rFonts w:hint="default"/>
              </w:rPr>
              <w:t>"returnmsg": "成功",</w:t>
            </w:r>
          </w:p>
          <w:p w14:paraId="78C529E0">
            <w:pPr>
              <w:bidi w:val="0"/>
              <w:rPr>
                <w:rFonts w:hint="default"/>
              </w:rPr>
            </w:pPr>
            <w:r>
              <w:rPr>
                <w:rFonts w:hint="default"/>
              </w:rPr>
              <w:tab/>
            </w:r>
            <w:r>
              <w:rPr>
                <w:rFonts w:hint="default"/>
              </w:rPr>
              <w:tab/>
            </w:r>
            <w:r>
              <w:rPr>
                <w:rFonts w:hint="default"/>
              </w:rPr>
              <w:tab/>
            </w:r>
            <w:r>
              <w:rPr>
                <w:rFonts w:hint="default"/>
              </w:rPr>
              <w:t>"hzqrxxList": {</w:t>
            </w:r>
          </w:p>
          <w:p w14:paraId="424EC15B">
            <w:pPr>
              <w:bidi w:val="0"/>
              <w:rPr>
                <w:rFonts w:hint="default"/>
              </w:rPr>
            </w:pPr>
            <w:r>
              <w:rPr>
                <w:rFonts w:hint="default"/>
              </w:rPr>
              <w:tab/>
            </w:r>
            <w:r>
              <w:rPr>
                <w:rFonts w:hint="default"/>
              </w:rPr>
              <w:tab/>
            </w:r>
            <w:r>
              <w:rPr>
                <w:rFonts w:hint="default"/>
              </w:rPr>
              <w:tab/>
            </w:r>
            <w:r>
              <w:rPr>
                <w:rFonts w:hint="default"/>
              </w:rPr>
              <w:tab/>
            </w:r>
            <w:r>
              <w:rPr>
                <w:rFonts w:hint="default"/>
              </w:rPr>
              <w:t>"pageNumber": 1,</w:t>
            </w:r>
          </w:p>
          <w:p w14:paraId="0ADACAFF">
            <w:pPr>
              <w:bidi w:val="0"/>
              <w:rPr>
                <w:rFonts w:hint="default"/>
              </w:rPr>
            </w:pPr>
            <w:r>
              <w:rPr>
                <w:rFonts w:hint="default"/>
              </w:rPr>
              <w:tab/>
            </w:r>
            <w:r>
              <w:rPr>
                <w:rFonts w:hint="default"/>
              </w:rPr>
              <w:tab/>
            </w:r>
            <w:r>
              <w:rPr>
                <w:rFonts w:hint="default"/>
              </w:rPr>
              <w:tab/>
            </w:r>
            <w:r>
              <w:rPr>
                <w:rFonts w:hint="default"/>
              </w:rPr>
              <w:tab/>
            </w:r>
            <w:r>
              <w:rPr>
                <w:rFonts w:hint="default"/>
              </w:rPr>
              <w:t>"pageSize": 20,</w:t>
            </w:r>
          </w:p>
          <w:p w14:paraId="25BC1BAB">
            <w:pPr>
              <w:bidi w:val="0"/>
              <w:rPr>
                <w:rFonts w:hint="default"/>
              </w:rPr>
            </w:pPr>
            <w:r>
              <w:rPr>
                <w:rFonts w:hint="default"/>
              </w:rPr>
              <w:tab/>
            </w:r>
            <w:r>
              <w:rPr>
                <w:rFonts w:hint="default"/>
              </w:rPr>
              <w:tab/>
            </w:r>
            <w:r>
              <w:rPr>
                <w:rFonts w:hint="default"/>
              </w:rPr>
              <w:tab/>
            </w:r>
            <w:r>
              <w:rPr>
                <w:rFonts w:hint="default"/>
              </w:rPr>
              <w:tab/>
            </w:r>
            <w:r>
              <w:rPr>
                <w:rFonts w:hint="default"/>
              </w:rPr>
              <w:t>"total": 1,</w:t>
            </w:r>
          </w:p>
          <w:p w14:paraId="5CE15EB5">
            <w:pPr>
              <w:bidi w:val="0"/>
              <w:rPr>
                <w:rFonts w:hint="default"/>
              </w:rPr>
            </w:pPr>
            <w:r>
              <w:rPr>
                <w:rFonts w:hint="default"/>
              </w:rPr>
              <w:tab/>
            </w:r>
            <w:r>
              <w:rPr>
                <w:rFonts w:hint="default"/>
              </w:rPr>
              <w:tab/>
            </w:r>
            <w:r>
              <w:rPr>
                <w:rFonts w:hint="default"/>
              </w:rPr>
              <w:tab/>
            </w:r>
            <w:r>
              <w:rPr>
                <w:rFonts w:hint="default"/>
              </w:rPr>
              <w:tab/>
            </w:r>
            <w:r>
              <w:rPr>
                <w:rFonts w:hint="default"/>
              </w:rPr>
              <w:t>"list": [</w:t>
            </w:r>
          </w:p>
          <w:p w14:paraId="0374EF16">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181A4305">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"uuid": "红字确认单UUID",</w:t>
            </w:r>
          </w:p>
          <w:p w14:paraId="6B135E30">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"hzfpxxqrdbh": "红字发票信息确认单编号",</w:t>
            </w:r>
          </w:p>
          <w:p w14:paraId="0B6BCA7C">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"lrfsf": "录入方身份",</w:t>
            </w:r>
          </w:p>
          <w:p w14:paraId="6EA36640">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"xsfnsrsbh": "（销售方）统一社会信用代码/纳税人识别号/身份证件号码",</w:t>
            </w:r>
          </w:p>
          <w:p w14:paraId="3B7A876B">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"xsfmc": "（销售方）名称",</w:t>
            </w:r>
          </w:p>
          <w:p w14:paraId="67AD27E2">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"gmfnsrsbh": "（购买方）统一社会信用代码/纳税人识别号/身份证件号码",</w:t>
            </w:r>
          </w:p>
          <w:p w14:paraId="2D316F53">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"gmfmc": "（购买方）名称",</w:t>
            </w:r>
          </w:p>
          <w:p w14:paraId="5579EF81">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"lzfpdm": "蓝字发票发票代码",</w:t>
            </w:r>
          </w:p>
          <w:p w14:paraId="5B91CF9D">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"lzfphm": "蓝字发票发票号码",</w:t>
            </w:r>
          </w:p>
          <w:p w14:paraId="14379E57">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"sfzzfpbz": "是否纸质发票标志",</w:t>
            </w:r>
          </w:p>
          <w:p w14:paraId="2B93A10B">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"lzkprq": "蓝字发票开票日期",</w:t>
            </w:r>
          </w:p>
          <w:p w14:paraId="6D0E652B">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"lzhjje": "蓝字发票合计金额",</w:t>
            </w:r>
          </w:p>
          <w:p w14:paraId="4F75E1E5">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"lzhjse": "蓝字发票合计税额",</w:t>
            </w:r>
          </w:p>
          <w:p w14:paraId="05958B3F">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"lzfppzDm": "蓝字发票发票票种代码",</w:t>
            </w:r>
          </w:p>
          <w:p w14:paraId="5A68A1FD">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"lzfpTdyslxDm": "蓝字发票特定要素类型代码",</w:t>
            </w:r>
          </w:p>
          <w:p w14:paraId="10538DB6">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"hzcxje": "红字冲销金额",</w:t>
            </w:r>
          </w:p>
          <w:p w14:paraId="19D56770">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"hzcxse": "红字冲销税额",</w:t>
            </w:r>
          </w:p>
          <w:p w14:paraId="426662ED">
            <w:pPr>
              <w:bidi w:val="0"/>
              <w:rPr>
                <w:rFonts w:hint="default"/>
              </w:rPr>
            </w:pPr>
            <w:r>
              <w:rPr>
                <w:rFonts w:hint="default"/>
              </w:rPr>
              <w:t>"hzqrdmxsl": "红字确认单明细数量",</w:t>
            </w:r>
          </w:p>
          <w:p w14:paraId="2CC3BE5D">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"chyyDm": "红字发票冲红原因代码",</w:t>
            </w:r>
          </w:p>
          <w:p w14:paraId="174E4B1A">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"hzqrxxztDm": "红字确认信息状态代码",</w:t>
            </w:r>
          </w:p>
          <w:p w14:paraId="26086F53">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"qrrq": "确认日期",</w:t>
            </w:r>
          </w:p>
          <w:p w14:paraId="40A0C24A">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"ykjhzfpbz": "已开具红字发票标志",</w:t>
            </w:r>
          </w:p>
          <w:p w14:paraId="1B18D8AA">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"hzfphm": "红字发票号码",</w:t>
            </w:r>
          </w:p>
          <w:p w14:paraId="21D2B673">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"hzkprq": "红字开票日期",</w:t>
            </w:r>
          </w:p>
          <w:p w14:paraId="53067B7F">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"yxbz": "有效标志",</w:t>
            </w:r>
          </w:p>
          <w:p w14:paraId="16378CFA">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"lrrq": "录入日期"</w:t>
            </w:r>
          </w:p>
          <w:p w14:paraId="0E1B3A79">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300C61F8">
            <w:pPr>
              <w:bidi w:val="0"/>
              <w:rPr>
                <w:rFonts w:hint="default"/>
              </w:rPr>
            </w:pPr>
            <w:r>
              <w:rPr>
                <w:rFonts w:hint="default"/>
              </w:rPr>
              <w:tab/>
            </w:r>
            <w:r>
              <w:rPr>
                <w:rFonts w:hint="default"/>
              </w:rPr>
              <w:tab/>
            </w:r>
            <w:r>
              <w:rPr>
                <w:rFonts w:hint="default"/>
              </w:rPr>
              <w:tab/>
            </w:r>
            <w:r>
              <w:rPr>
                <w:rFonts w:hint="default"/>
              </w:rPr>
              <w:tab/>
            </w:r>
            <w:r>
              <w:rPr>
                <w:rFonts w:hint="default"/>
              </w:rPr>
              <w:t>]</w:t>
            </w:r>
          </w:p>
          <w:p w14:paraId="4DBE3706">
            <w:pPr>
              <w:bidi w:val="0"/>
              <w:rPr>
                <w:rFonts w:hint="default"/>
              </w:rPr>
            </w:pPr>
            <w:r>
              <w:rPr>
                <w:rFonts w:hint="default"/>
              </w:rPr>
              <w:tab/>
            </w:r>
            <w:r>
              <w:rPr>
                <w:rFonts w:hint="default"/>
              </w:rPr>
              <w:tab/>
            </w:r>
            <w:r>
              <w:rPr>
                <w:rFonts w:hint="default"/>
              </w:rPr>
              <w:tab/>
            </w:r>
            <w:r>
              <w:rPr>
                <w:rFonts w:hint="default"/>
              </w:rPr>
              <w:t>}</w:t>
            </w:r>
          </w:p>
          <w:p w14:paraId="58D50886">
            <w:pPr>
              <w:bidi w:val="0"/>
              <w:rPr>
                <w:rFonts w:hint="default"/>
              </w:rPr>
            </w:pPr>
            <w:r>
              <w:rPr>
                <w:rFonts w:hint="default"/>
              </w:rPr>
              <w:tab/>
            </w:r>
            <w:r>
              <w:rPr>
                <w:rFonts w:hint="default"/>
              </w:rPr>
              <w:tab/>
            </w:r>
            <w:r>
              <w:rPr>
                <w:rFonts w:hint="default"/>
              </w:rPr>
              <w:t>}</w:t>
            </w:r>
          </w:p>
          <w:p w14:paraId="1615BDA6">
            <w:pPr>
              <w:bidi w:val="0"/>
              <w:rPr>
                <w:rFonts w:hint="default"/>
              </w:rPr>
            </w:pPr>
            <w:r>
              <w:rPr>
                <w:rFonts w:hint="default"/>
              </w:rPr>
              <w:tab/>
            </w:r>
            <w:r>
              <w:rPr>
                <w:rFonts w:hint="default"/>
              </w:rPr>
              <w:t>}</w:t>
            </w:r>
          </w:p>
          <w:p w14:paraId="120BD635">
            <w:pPr>
              <w:bidi w:val="0"/>
              <w:rPr>
                <w:rFonts w:hint="default"/>
              </w:rPr>
            </w:pPr>
            <w:r>
              <w:rPr>
                <w:rFonts w:hint="default"/>
              </w:rPr>
              <w:t>}</w:t>
            </w:r>
          </w:p>
        </w:tc>
      </w:tr>
    </w:tbl>
    <w:p w14:paraId="16BDF1A4">
      <w:pPr>
        <w:pStyle w:val="5"/>
        <w:bidi w:val="0"/>
        <w:rPr>
          <w:rFonts w:hint="default"/>
        </w:rPr>
      </w:pPr>
      <w:r>
        <w:rPr>
          <w:rFonts w:hint="default"/>
        </w:rPr>
        <w:t>失败时返回：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93F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03F0BE">
            <w:pPr>
              <w:bidi w:val="0"/>
              <w:rPr>
                <w:rFonts w:hint="default"/>
              </w:rPr>
            </w:pPr>
            <w:r>
              <w:rPr>
                <w:rFonts w:hint="default"/>
              </w:rPr>
              <w:t>{</w:t>
            </w:r>
          </w:p>
          <w:p w14:paraId="30C7AE57">
            <w:pPr>
              <w:bidi w:val="0"/>
              <w:rPr>
                <w:rFonts w:hint="default"/>
              </w:rPr>
            </w:pPr>
            <w:r>
              <w:rPr>
                <w:rFonts w:hint="default"/>
              </w:rPr>
              <w:tab/>
            </w:r>
            <w:r>
              <w:rPr>
                <w:rFonts w:hint="default"/>
              </w:rPr>
              <w:t>"Response":{</w:t>
            </w:r>
          </w:p>
          <w:p w14:paraId="273C6F8F">
            <w:pPr>
              <w:bidi w:val="0"/>
              <w:rPr>
                <w:rFonts w:hint="default"/>
              </w:rPr>
            </w:pPr>
            <w:r>
              <w:rPr>
                <w:rFonts w:hint="default"/>
              </w:rPr>
              <w:tab/>
            </w:r>
            <w:r>
              <w:rPr>
                <w:rFonts w:hint="default"/>
              </w:rPr>
              <w:tab/>
            </w:r>
            <w:r>
              <w:rPr>
                <w:rFonts w:hint="default"/>
              </w:rPr>
              <w:t>"RequestId": "16位随机数字和字母组合",</w:t>
            </w:r>
          </w:p>
          <w:p w14:paraId="3530A20F">
            <w:pPr>
              <w:bidi w:val="0"/>
              <w:rPr>
                <w:rFonts w:hint="default"/>
              </w:rPr>
            </w:pPr>
            <w:r>
              <w:rPr>
                <w:rFonts w:hint="default"/>
              </w:rPr>
              <w:tab/>
            </w:r>
            <w:r>
              <w:rPr>
                <w:rFonts w:hint="default"/>
              </w:rPr>
              <w:tab/>
            </w:r>
            <w:r>
              <w:rPr>
                <w:rFonts w:hint="default"/>
              </w:rPr>
              <w:t>"Error":{</w:t>
            </w:r>
          </w:p>
          <w:p w14:paraId="7BCBA589">
            <w:pPr>
              <w:bidi w:val="0"/>
              <w:rPr>
                <w:rFonts w:hint="default"/>
              </w:rPr>
            </w:pPr>
            <w:r>
              <w:rPr>
                <w:rFonts w:hint="default"/>
              </w:rPr>
              <w:tab/>
            </w:r>
            <w:r>
              <w:rPr>
                <w:rFonts w:hint="default"/>
              </w:rPr>
              <w:tab/>
            </w:r>
            <w:r>
              <w:rPr>
                <w:rFonts w:hint="default"/>
              </w:rPr>
              <w:tab/>
            </w:r>
            <w:r>
              <w:rPr>
                <w:rFonts w:hint="default"/>
              </w:rPr>
              <w:t>"Code": "01”,</w:t>
            </w:r>
          </w:p>
          <w:p w14:paraId="71D09EA6">
            <w:pPr>
              <w:bidi w:val="0"/>
              <w:rPr>
                <w:rFonts w:hint="default"/>
              </w:rPr>
            </w:pPr>
            <w:r>
              <w:rPr>
                <w:rFonts w:hint="default"/>
              </w:rPr>
              <w:tab/>
            </w:r>
            <w:r>
              <w:rPr>
                <w:rFonts w:hint="default"/>
              </w:rPr>
              <w:tab/>
            </w:r>
            <w:r>
              <w:rPr>
                <w:rFonts w:hint="default"/>
              </w:rPr>
              <w:tab/>
            </w:r>
            <w:r>
              <w:rPr>
                <w:rFonts w:hint="default"/>
              </w:rPr>
              <w:t>"Message": "错误说明"</w:t>
            </w:r>
          </w:p>
          <w:p w14:paraId="19AA18FC">
            <w:pPr>
              <w:bidi w:val="0"/>
              <w:rPr>
                <w:rFonts w:hint="default"/>
              </w:rPr>
            </w:pPr>
            <w:r>
              <w:rPr>
                <w:rFonts w:hint="default"/>
              </w:rPr>
              <w:t>}</w:t>
            </w:r>
          </w:p>
          <w:p w14:paraId="2279B763">
            <w:pPr>
              <w:bidi w:val="0"/>
              <w:rPr>
                <w:rFonts w:hint="default"/>
              </w:rPr>
            </w:pPr>
            <w:r>
              <w:rPr>
                <w:rFonts w:hint="default"/>
              </w:rPr>
              <w:tab/>
            </w:r>
            <w:r>
              <w:rPr>
                <w:rFonts w:hint="default"/>
              </w:rPr>
              <w:t>}</w:t>
            </w:r>
          </w:p>
          <w:p w14:paraId="5C2B733C">
            <w:pPr>
              <w:bidi w:val="0"/>
              <w:rPr>
                <w:rFonts w:hint="default"/>
              </w:rPr>
            </w:pPr>
            <w:r>
              <w:rPr>
                <w:rFonts w:hint="default"/>
              </w:rPr>
              <w:t>}</w:t>
            </w:r>
          </w:p>
        </w:tc>
      </w:tr>
      <w:bookmarkEnd w:id="362"/>
    </w:tbl>
    <w:p w14:paraId="14514500">
      <w:pPr>
        <w:pStyle w:val="4"/>
        <w:widowControl/>
        <w:spacing w:beforeAutospacing="0" w:afterAutospacing="0" w:line="408" w:lineRule="auto"/>
        <w:rPr>
          <w:rFonts w:hint="default" w:ascii="Times New Roman" w:hAnsi="Times New Roman" w:eastAsia="宋体" w:cs="Times New Roman"/>
          <w:sz w:val="28"/>
          <w:szCs w:val="28"/>
        </w:rPr>
      </w:pPr>
      <w:bookmarkStart w:id="364" w:name="_Toc27310"/>
      <w:bookmarkStart w:id="365" w:name="_Toc28844"/>
      <w:r>
        <w:rPr>
          <w:rFonts w:hint="default" w:ascii="Times New Roman" w:hAnsi="Times New Roman" w:eastAsia="宋体" w:cs="Times New Roman"/>
          <w:sz w:val="28"/>
          <w:szCs w:val="28"/>
        </w:rPr>
        <w:t>17.查询成品油发票上传结果</w:t>
      </w:r>
      <w:bookmarkEnd w:id="363"/>
      <w:bookmarkEnd w:id="364"/>
      <w:bookmarkEnd w:id="365"/>
    </w:p>
    <w:p w14:paraId="32FC0FAD">
      <w:pPr>
        <w:pStyle w:val="6"/>
        <w:bidi w:val="0"/>
        <w:rPr>
          <w:rFonts w:hint="default"/>
        </w:rPr>
      </w:pPr>
      <w:bookmarkStart w:id="366" w:name="_Toc2048"/>
      <w:r>
        <w:rPr>
          <w:rFonts w:hint="default"/>
        </w:rPr>
        <w:t>17.1接口说明</w:t>
      </w:r>
      <w:bookmarkEnd w:id="366"/>
    </w:p>
    <w:p w14:paraId="42A6A834">
      <w:pPr>
        <w:pStyle w:val="5"/>
        <w:bidi w:val="0"/>
        <w:rPr>
          <w:rFonts w:hint="default"/>
        </w:rPr>
      </w:pPr>
      <w:r>
        <w:rPr>
          <w:rFonts w:hint="default"/>
        </w:rPr>
        <w:t>给企业提供查询成品油发票开具状态的功能，预</w:t>
      </w:r>
      <w:r>
        <w:rPr>
          <w:rFonts w:hint="default"/>
          <w:lang w:val="en-US" w:eastAsia="zh-Hans"/>
        </w:rPr>
        <w:t>开</w:t>
      </w:r>
      <w:r>
        <w:rPr>
          <w:rFonts w:hint="default"/>
        </w:rPr>
        <w:t>发票上传后由税务局端对发票再次进行校验，如果校验通过则表明发票开具成功。此时企业根据上传返回的信息查询发票开具的状态。</w:t>
      </w:r>
    </w:p>
    <w:p w14:paraId="41DC2654">
      <w:pPr>
        <w:pStyle w:val="5"/>
        <w:bidi w:val="0"/>
        <w:rPr>
          <w:rFonts w:hint="default"/>
          <w:lang w:val="en-US" w:eastAsia="zh-CN"/>
        </w:rPr>
      </w:pPr>
      <w:r>
        <w:rPr>
          <w:rFonts w:hint="default"/>
          <w:lang w:val="en-US" w:eastAsia="zh-CN"/>
        </w:rPr>
        <w:t>发票上传结果只能在发票上传后12小时内查询，如果超过12小时只能重新上传发票再获取上传结果。</w:t>
      </w:r>
    </w:p>
    <w:p w14:paraId="3BA4E398">
      <w:pPr>
        <w:pStyle w:val="6"/>
        <w:bidi w:val="0"/>
        <w:rPr>
          <w:rFonts w:hint="default"/>
        </w:rPr>
      </w:pPr>
      <w:bookmarkStart w:id="367" w:name="_Toc12123"/>
      <w:r>
        <w:rPr>
          <w:rFonts w:hint="default"/>
        </w:rPr>
        <w:t>17.2请求方式</w:t>
      </w:r>
      <w:bookmarkEnd w:id="367"/>
    </w:p>
    <w:p w14:paraId="3F8324DA">
      <w:pPr>
        <w:pStyle w:val="5"/>
        <w:bidi w:val="0"/>
        <w:rPr>
          <w:rFonts w:hint="default"/>
        </w:rPr>
      </w:pPr>
      <w:r>
        <w:rPr>
          <w:rFonts w:hint="default"/>
        </w:rPr>
        <w:t>请求方式为POST</w:t>
      </w:r>
    </w:p>
    <w:p w14:paraId="32B38604">
      <w:pPr>
        <w:pStyle w:val="5"/>
        <w:bidi w:val="0"/>
        <w:rPr>
          <w:rFonts w:hint="default"/>
        </w:rPr>
      </w:pPr>
      <w:r>
        <w:rPr>
          <w:rFonts w:hint="default"/>
        </w:rPr>
        <w:t>●</w:t>
      </w:r>
      <w:r>
        <w:rPr>
          <w:rFonts w:hint="default"/>
          <w:lang w:val="en-US"/>
        </w:rPr>
        <w:t xml:space="preserve"> </w:t>
      </w:r>
      <w:r>
        <w:rPr>
          <w:rFonts w:hint="default"/>
        </w:rPr>
        <w:t>path指该参数为路径参数</w:t>
      </w:r>
    </w:p>
    <w:p w14:paraId="267831DB">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3234AFBD">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05FA92AA">
      <w:pPr>
        <w:pStyle w:val="6"/>
        <w:bidi w:val="0"/>
        <w:rPr>
          <w:rFonts w:hint="default"/>
          <w:lang w:eastAsia="zh-CN"/>
        </w:rPr>
      </w:pPr>
      <w:bookmarkStart w:id="368" w:name="_Toc25548"/>
      <w:r>
        <w:rPr>
          <w:rFonts w:hint="default"/>
        </w:rPr>
        <w:t>17.3</w:t>
      </w:r>
      <w:r>
        <w:rPr>
          <w:rFonts w:hint="default"/>
          <w:lang w:eastAsia="zh-CN"/>
        </w:rPr>
        <w:t>请求参数</w:t>
      </w:r>
      <w:bookmarkEnd w:id="368"/>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B3DD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8962D24">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49B2A0F0">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0AE01D91">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41DC3406">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3CB73E80">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19A82B9C">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48007C81">
            <w:pPr>
              <w:pStyle w:val="25"/>
              <w:bidi w:val="0"/>
              <w:rPr>
                <w:rFonts w:hint="default"/>
              </w:rPr>
            </w:pPr>
            <w:r>
              <w:rPr>
                <w:rFonts w:hint="default"/>
              </w:rPr>
              <w:t>说明</w:t>
            </w:r>
          </w:p>
        </w:tc>
      </w:tr>
      <w:tr w14:paraId="5606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72E6EE2">
            <w:pPr>
              <w:pStyle w:val="26"/>
              <w:bidi w:val="0"/>
              <w:rPr>
                <w:rFonts w:hint="default"/>
                <w:lang w:val="en-US"/>
              </w:rPr>
            </w:pPr>
            <w:r>
              <w:rPr>
                <w:rFonts w:hint="default"/>
                <w:lang w:val="en-US"/>
              </w:rPr>
              <w:t>1</w:t>
            </w:r>
          </w:p>
        </w:tc>
        <w:tc>
          <w:tcPr>
            <w:tcW w:w="1004" w:type="pct"/>
            <w:tcBorders>
              <w:top w:val="single" w:color="auto" w:sz="6" w:space="0"/>
            </w:tcBorders>
            <w:noWrap w:val="0"/>
            <w:vAlign w:val="center"/>
          </w:tcPr>
          <w:p w14:paraId="2ED59E86">
            <w:pPr>
              <w:pStyle w:val="26"/>
              <w:bidi w:val="0"/>
              <w:rPr>
                <w:rFonts w:hint="default"/>
              </w:rPr>
            </w:pPr>
            <w:r>
              <w:rPr>
                <w:rFonts w:hint="default"/>
              </w:rPr>
              <w:t>sllsh</w:t>
            </w:r>
          </w:p>
        </w:tc>
        <w:tc>
          <w:tcPr>
            <w:tcW w:w="1087" w:type="pct"/>
            <w:tcBorders>
              <w:top w:val="single" w:color="auto" w:sz="6" w:space="0"/>
            </w:tcBorders>
            <w:noWrap w:val="0"/>
            <w:vAlign w:val="center"/>
          </w:tcPr>
          <w:p w14:paraId="7FEE6C62">
            <w:pPr>
              <w:pStyle w:val="26"/>
              <w:bidi w:val="0"/>
              <w:rPr>
                <w:rFonts w:hint="default"/>
              </w:rPr>
            </w:pPr>
            <w:r>
              <w:rPr>
                <w:rFonts w:hint="default"/>
              </w:rPr>
              <w:t>受理流水号</w:t>
            </w:r>
          </w:p>
        </w:tc>
        <w:tc>
          <w:tcPr>
            <w:tcW w:w="753" w:type="pct"/>
            <w:tcBorders>
              <w:top w:val="single" w:color="auto" w:sz="6" w:space="0"/>
            </w:tcBorders>
            <w:noWrap w:val="0"/>
            <w:vAlign w:val="center"/>
          </w:tcPr>
          <w:p w14:paraId="5D894B4B">
            <w:pPr>
              <w:pStyle w:val="26"/>
              <w:bidi w:val="0"/>
              <w:rPr>
                <w:rFonts w:hint="default"/>
              </w:rPr>
            </w:pPr>
            <w:r>
              <w:rPr>
                <w:rFonts w:hint="default"/>
              </w:rPr>
              <w:t>String</w:t>
            </w:r>
          </w:p>
        </w:tc>
        <w:tc>
          <w:tcPr>
            <w:tcW w:w="418" w:type="pct"/>
            <w:tcBorders>
              <w:top w:val="single" w:color="auto" w:sz="6" w:space="0"/>
            </w:tcBorders>
            <w:noWrap w:val="0"/>
            <w:vAlign w:val="center"/>
          </w:tcPr>
          <w:p w14:paraId="4C4138FE">
            <w:pPr>
              <w:pStyle w:val="26"/>
              <w:bidi w:val="0"/>
              <w:rPr>
                <w:rFonts w:hint="default"/>
              </w:rPr>
            </w:pPr>
            <w:r>
              <w:rPr>
                <w:rFonts w:hint="default"/>
              </w:rPr>
              <w:t>40</w:t>
            </w:r>
          </w:p>
        </w:tc>
        <w:tc>
          <w:tcPr>
            <w:tcW w:w="417" w:type="pct"/>
            <w:tcBorders>
              <w:top w:val="single" w:color="auto" w:sz="6" w:space="0"/>
            </w:tcBorders>
            <w:noWrap w:val="0"/>
            <w:vAlign w:val="center"/>
          </w:tcPr>
          <w:p w14:paraId="459A7C48">
            <w:pPr>
              <w:pStyle w:val="26"/>
              <w:bidi w:val="0"/>
              <w:rPr>
                <w:rFonts w:hint="default"/>
              </w:rPr>
            </w:pPr>
            <w:r>
              <w:rPr>
                <w:rFonts w:hint="default"/>
              </w:rPr>
              <w:t>是</w:t>
            </w:r>
          </w:p>
        </w:tc>
        <w:tc>
          <w:tcPr>
            <w:tcW w:w="920" w:type="pct"/>
            <w:tcBorders>
              <w:top w:val="single" w:color="auto" w:sz="6" w:space="0"/>
            </w:tcBorders>
            <w:noWrap w:val="0"/>
            <w:vAlign w:val="center"/>
          </w:tcPr>
          <w:p w14:paraId="26F5A227">
            <w:pPr>
              <w:pStyle w:val="26"/>
              <w:bidi w:val="0"/>
              <w:rPr>
                <w:rFonts w:hint="default"/>
              </w:rPr>
            </w:pPr>
          </w:p>
        </w:tc>
      </w:tr>
    </w:tbl>
    <w:p w14:paraId="3A897D9B">
      <w:pPr>
        <w:pStyle w:val="6"/>
        <w:bidi w:val="0"/>
        <w:rPr>
          <w:rFonts w:hint="default"/>
          <w:lang w:eastAsia="zh-CN"/>
        </w:rPr>
      </w:pPr>
      <w:bookmarkStart w:id="369" w:name="_Toc3491"/>
      <w:r>
        <w:rPr>
          <w:rFonts w:hint="default"/>
        </w:rPr>
        <w:t>17.4</w:t>
      </w:r>
      <w:r>
        <w:rPr>
          <w:rFonts w:hint="default"/>
          <w:lang w:eastAsia="zh-CN"/>
        </w:rPr>
        <w:t>请求报文示例</w:t>
      </w:r>
      <w:bookmarkEnd w:id="36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D2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968662">
            <w:pPr>
              <w:bidi w:val="0"/>
              <w:rPr>
                <w:rFonts w:hint="default"/>
              </w:rPr>
            </w:pPr>
            <w:bookmarkStart w:id="370" w:name="OLE_LINK21"/>
            <w:r>
              <w:rPr>
                <w:rFonts w:hint="default"/>
              </w:rPr>
              <w:t>{</w:t>
            </w:r>
          </w:p>
          <w:p w14:paraId="088D4051">
            <w:pPr>
              <w:bidi w:val="0"/>
              <w:rPr>
                <w:rFonts w:hint="default"/>
              </w:rPr>
            </w:pPr>
            <w:r>
              <w:rPr>
                <w:rFonts w:hint="default"/>
              </w:rPr>
              <w:t xml:space="preserve"> "sllsh": "受理流水号"</w:t>
            </w:r>
          </w:p>
          <w:p w14:paraId="18E32364">
            <w:pPr>
              <w:bidi w:val="0"/>
              <w:rPr>
                <w:rFonts w:hint="default"/>
              </w:rPr>
            </w:pPr>
            <w:r>
              <w:rPr>
                <w:rFonts w:hint="default"/>
              </w:rPr>
              <w:t>}</w:t>
            </w:r>
          </w:p>
        </w:tc>
      </w:tr>
      <w:bookmarkEnd w:id="370"/>
    </w:tbl>
    <w:p w14:paraId="26C430BB">
      <w:pPr>
        <w:pStyle w:val="6"/>
        <w:bidi w:val="0"/>
        <w:rPr>
          <w:rFonts w:hint="default"/>
          <w:lang w:eastAsia="zh-CN"/>
        </w:rPr>
      </w:pPr>
      <w:bookmarkStart w:id="371" w:name="_Toc9870"/>
      <w:r>
        <w:rPr>
          <w:rFonts w:hint="default"/>
        </w:rPr>
        <w:t>17.5</w:t>
      </w:r>
      <w:r>
        <w:rPr>
          <w:rFonts w:hint="default"/>
          <w:lang w:eastAsia="zh-CN"/>
        </w:rPr>
        <w:t>返回参数</w:t>
      </w:r>
      <w:bookmarkEnd w:id="371"/>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5C91A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3B43544">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785E4E67">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26FAE603">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031A8718">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4C7085DF">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53847EC7">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22110BA8">
            <w:pPr>
              <w:pStyle w:val="25"/>
              <w:bidi w:val="0"/>
              <w:rPr>
                <w:rFonts w:hint="default"/>
              </w:rPr>
            </w:pPr>
            <w:r>
              <w:rPr>
                <w:rFonts w:hint="default"/>
              </w:rPr>
              <w:t>说明</w:t>
            </w:r>
          </w:p>
        </w:tc>
      </w:tr>
      <w:tr w14:paraId="1D9F04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40EC9B4">
            <w:pPr>
              <w:pStyle w:val="26"/>
              <w:bidi w:val="0"/>
              <w:rPr>
                <w:rFonts w:hint="default"/>
              </w:rPr>
            </w:pPr>
            <w:r>
              <w:rPr>
                <w:rFonts w:hint="default"/>
                <w:lang w:val="en-US" w:eastAsia="zh-CN"/>
              </w:rPr>
              <w:t>1</w:t>
            </w:r>
          </w:p>
        </w:tc>
        <w:tc>
          <w:tcPr>
            <w:tcW w:w="1004" w:type="pct"/>
            <w:noWrap w:val="0"/>
            <w:vAlign w:val="center"/>
          </w:tcPr>
          <w:p w14:paraId="3416E49C">
            <w:pPr>
              <w:pStyle w:val="26"/>
              <w:bidi w:val="0"/>
              <w:rPr>
                <w:rFonts w:hint="default"/>
              </w:rPr>
            </w:pPr>
            <w:r>
              <w:rPr>
                <w:rFonts w:hint="default"/>
              </w:rPr>
              <w:t>returncode</w:t>
            </w:r>
          </w:p>
        </w:tc>
        <w:tc>
          <w:tcPr>
            <w:tcW w:w="1087" w:type="pct"/>
            <w:noWrap w:val="0"/>
            <w:vAlign w:val="center"/>
          </w:tcPr>
          <w:p w14:paraId="1D94ACB3">
            <w:pPr>
              <w:pStyle w:val="26"/>
              <w:bidi w:val="0"/>
              <w:rPr>
                <w:rFonts w:hint="default"/>
              </w:rPr>
            </w:pPr>
            <w:r>
              <w:rPr>
                <w:rFonts w:hint="default"/>
              </w:rPr>
              <w:t>返回码</w:t>
            </w:r>
          </w:p>
        </w:tc>
        <w:tc>
          <w:tcPr>
            <w:tcW w:w="753" w:type="pct"/>
            <w:noWrap w:val="0"/>
            <w:vAlign w:val="center"/>
          </w:tcPr>
          <w:p w14:paraId="0DEEE6D0">
            <w:pPr>
              <w:pStyle w:val="26"/>
              <w:bidi w:val="0"/>
              <w:rPr>
                <w:rFonts w:hint="default"/>
              </w:rPr>
            </w:pPr>
            <w:r>
              <w:rPr>
                <w:rFonts w:hint="default"/>
              </w:rPr>
              <w:t>varchar</w:t>
            </w:r>
          </w:p>
        </w:tc>
        <w:tc>
          <w:tcPr>
            <w:tcW w:w="418" w:type="pct"/>
            <w:noWrap w:val="0"/>
            <w:vAlign w:val="center"/>
          </w:tcPr>
          <w:p w14:paraId="4A00F941">
            <w:pPr>
              <w:pStyle w:val="26"/>
              <w:bidi w:val="0"/>
              <w:rPr>
                <w:rFonts w:hint="default"/>
              </w:rPr>
            </w:pPr>
            <w:r>
              <w:rPr>
                <w:rFonts w:hint="default"/>
              </w:rPr>
              <w:t>2</w:t>
            </w:r>
          </w:p>
        </w:tc>
        <w:tc>
          <w:tcPr>
            <w:tcW w:w="417" w:type="pct"/>
            <w:noWrap w:val="0"/>
            <w:vAlign w:val="center"/>
          </w:tcPr>
          <w:p w14:paraId="7AF8EE7C">
            <w:pPr>
              <w:pStyle w:val="26"/>
              <w:bidi w:val="0"/>
              <w:rPr>
                <w:rFonts w:hint="default"/>
              </w:rPr>
            </w:pPr>
            <w:r>
              <w:rPr>
                <w:rFonts w:hint="default"/>
              </w:rPr>
              <w:t>是</w:t>
            </w:r>
          </w:p>
        </w:tc>
        <w:tc>
          <w:tcPr>
            <w:tcW w:w="920" w:type="pct"/>
            <w:noWrap w:val="0"/>
            <w:vAlign w:val="center"/>
          </w:tcPr>
          <w:p w14:paraId="2ABD7F55">
            <w:pPr>
              <w:pStyle w:val="26"/>
              <w:bidi w:val="0"/>
              <w:rPr>
                <w:rFonts w:hint="default"/>
              </w:rPr>
            </w:pPr>
            <w:r>
              <w:rPr>
                <w:rFonts w:hint="default"/>
              </w:rPr>
              <w:t>00：成功</w:t>
            </w:r>
          </w:p>
          <w:p w14:paraId="4595FB19">
            <w:pPr>
              <w:pStyle w:val="26"/>
              <w:bidi w:val="0"/>
              <w:rPr>
                <w:rFonts w:hint="default"/>
              </w:rPr>
            </w:pPr>
            <w:r>
              <w:rPr>
                <w:rFonts w:hint="default"/>
              </w:rPr>
              <w:t>其它：失败</w:t>
            </w:r>
          </w:p>
        </w:tc>
      </w:tr>
      <w:tr w14:paraId="703F7B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DA29B7">
            <w:pPr>
              <w:pStyle w:val="26"/>
              <w:bidi w:val="0"/>
              <w:rPr>
                <w:rFonts w:hint="default"/>
              </w:rPr>
            </w:pPr>
            <w:r>
              <w:rPr>
                <w:rFonts w:hint="default"/>
                <w:lang w:val="en-US" w:eastAsia="zh-CN"/>
              </w:rPr>
              <w:t>2</w:t>
            </w:r>
          </w:p>
        </w:tc>
        <w:tc>
          <w:tcPr>
            <w:tcW w:w="1004" w:type="pct"/>
            <w:noWrap w:val="0"/>
            <w:vAlign w:val="center"/>
          </w:tcPr>
          <w:p w14:paraId="66793C8F">
            <w:pPr>
              <w:pStyle w:val="26"/>
              <w:bidi w:val="0"/>
              <w:rPr>
                <w:rFonts w:hint="default"/>
              </w:rPr>
            </w:pPr>
            <w:r>
              <w:rPr>
                <w:rFonts w:hint="default"/>
              </w:rPr>
              <w:t>returnmsg</w:t>
            </w:r>
          </w:p>
        </w:tc>
        <w:tc>
          <w:tcPr>
            <w:tcW w:w="1087" w:type="pct"/>
            <w:noWrap w:val="0"/>
            <w:vAlign w:val="center"/>
          </w:tcPr>
          <w:p w14:paraId="750F3198">
            <w:pPr>
              <w:pStyle w:val="26"/>
              <w:bidi w:val="0"/>
              <w:rPr>
                <w:rFonts w:hint="default"/>
              </w:rPr>
            </w:pPr>
            <w:r>
              <w:rPr>
                <w:rFonts w:hint="default"/>
              </w:rPr>
              <w:t>返回信息</w:t>
            </w:r>
          </w:p>
        </w:tc>
        <w:tc>
          <w:tcPr>
            <w:tcW w:w="753" w:type="pct"/>
            <w:noWrap w:val="0"/>
            <w:vAlign w:val="center"/>
          </w:tcPr>
          <w:p w14:paraId="3BCED807">
            <w:pPr>
              <w:pStyle w:val="26"/>
              <w:bidi w:val="0"/>
              <w:rPr>
                <w:rFonts w:hint="default"/>
              </w:rPr>
            </w:pPr>
            <w:r>
              <w:rPr>
                <w:rFonts w:hint="default"/>
              </w:rPr>
              <w:t>varchar</w:t>
            </w:r>
          </w:p>
        </w:tc>
        <w:tc>
          <w:tcPr>
            <w:tcW w:w="418" w:type="pct"/>
            <w:noWrap w:val="0"/>
            <w:vAlign w:val="center"/>
          </w:tcPr>
          <w:p w14:paraId="63265E4E">
            <w:pPr>
              <w:pStyle w:val="26"/>
              <w:bidi w:val="0"/>
              <w:rPr>
                <w:rFonts w:hint="default"/>
              </w:rPr>
            </w:pPr>
            <w:r>
              <w:rPr>
                <w:rFonts w:hint="default"/>
              </w:rPr>
              <w:t>2000</w:t>
            </w:r>
          </w:p>
        </w:tc>
        <w:tc>
          <w:tcPr>
            <w:tcW w:w="417" w:type="pct"/>
            <w:noWrap w:val="0"/>
            <w:vAlign w:val="center"/>
          </w:tcPr>
          <w:p w14:paraId="0F3965DA">
            <w:pPr>
              <w:pStyle w:val="26"/>
              <w:bidi w:val="0"/>
              <w:rPr>
                <w:rFonts w:hint="default"/>
              </w:rPr>
            </w:pPr>
            <w:r>
              <w:rPr>
                <w:rFonts w:hint="default"/>
              </w:rPr>
              <w:t>否</w:t>
            </w:r>
          </w:p>
        </w:tc>
        <w:tc>
          <w:tcPr>
            <w:tcW w:w="920" w:type="pct"/>
            <w:noWrap w:val="0"/>
            <w:vAlign w:val="center"/>
          </w:tcPr>
          <w:p w14:paraId="3E59F478">
            <w:pPr>
              <w:pStyle w:val="26"/>
              <w:bidi w:val="0"/>
              <w:rPr>
                <w:rFonts w:hint="default"/>
              </w:rPr>
            </w:pPr>
            <w:r>
              <w:rPr>
                <w:rFonts w:hint="default"/>
              </w:rPr>
              <w:t>错误信息说明</w:t>
            </w:r>
          </w:p>
        </w:tc>
      </w:tr>
      <w:tr w14:paraId="01C863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23D6D5">
            <w:pPr>
              <w:pStyle w:val="26"/>
              <w:bidi w:val="0"/>
              <w:rPr>
                <w:rFonts w:hint="default"/>
              </w:rPr>
            </w:pPr>
            <w:r>
              <w:rPr>
                <w:rFonts w:hint="default"/>
                <w:lang w:val="en-US" w:eastAsia="zh-CN"/>
              </w:rPr>
              <w:t>3</w:t>
            </w:r>
          </w:p>
        </w:tc>
        <w:tc>
          <w:tcPr>
            <w:tcW w:w="1004" w:type="pct"/>
            <w:noWrap w:val="0"/>
            <w:vAlign w:val="center"/>
          </w:tcPr>
          <w:p w14:paraId="671CA2A2">
            <w:pPr>
              <w:pStyle w:val="26"/>
              <w:bidi w:val="0"/>
              <w:rPr>
                <w:rFonts w:hint="default"/>
              </w:rPr>
            </w:pPr>
            <w:r>
              <w:rPr>
                <w:rFonts w:hint="default"/>
              </w:rPr>
              <w:t>fphm</w:t>
            </w:r>
          </w:p>
        </w:tc>
        <w:tc>
          <w:tcPr>
            <w:tcW w:w="1087" w:type="pct"/>
            <w:noWrap w:val="0"/>
            <w:vAlign w:val="center"/>
          </w:tcPr>
          <w:p w14:paraId="4C716D20">
            <w:pPr>
              <w:pStyle w:val="26"/>
              <w:bidi w:val="0"/>
              <w:rPr>
                <w:rFonts w:hint="default"/>
              </w:rPr>
            </w:pPr>
            <w:r>
              <w:rPr>
                <w:rFonts w:hint="default"/>
              </w:rPr>
              <w:t>发票号码</w:t>
            </w:r>
          </w:p>
        </w:tc>
        <w:tc>
          <w:tcPr>
            <w:tcW w:w="753" w:type="pct"/>
            <w:noWrap w:val="0"/>
            <w:vAlign w:val="center"/>
          </w:tcPr>
          <w:p w14:paraId="3ED53202">
            <w:pPr>
              <w:pStyle w:val="26"/>
              <w:bidi w:val="0"/>
              <w:rPr>
                <w:rFonts w:hint="default"/>
              </w:rPr>
            </w:pPr>
            <w:r>
              <w:rPr>
                <w:rFonts w:hint="default"/>
              </w:rPr>
              <w:t>varchar</w:t>
            </w:r>
          </w:p>
        </w:tc>
        <w:tc>
          <w:tcPr>
            <w:tcW w:w="418" w:type="pct"/>
            <w:noWrap w:val="0"/>
            <w:vAlign w:val="center"/>
          </w:tcPr>
          <w:p w14:paraId="1FF9C33D">
            <w:pPr>
              <w:pStyle w:val="26"/>
              <w:bidi w:val="0"/>
              <w:rPr>
                <w:rFonts w:hint="default"/>
              </w:rPr>
            </w:pPr>
            <w:r>
              <w:rPr>
                <w:rFonts w:hint="default"/>
              </w:rPr>
              <w:t>20</w:t>
            </w:r>
          </w:p>
        </w:tc>
        <w:tc>
          <w:tcPr>
            <w:tcW w:w="417" w:type="pct"/>
            <w:noWrap w:val="0"/>
            <w:vAlign w:val="center"/>
          </w:tcPr>
          <w:p w14:paraId="56D33311">
            <w:pPr>
              <w:pStyle w:val="26"/>
              <w:bidi w:val="0"/>
              <w:rPr>
                <w:rFonts w:hint="default"/>
              </w:rPr>
            </w:pPr>
            <w:r>
              <w:rPr>
                <w:rFonts w:hint="default"/>
              </w:rPr>
              <w:t>是</w:t>
            </w:r>
          </w:p>
        </w:tc>
        <w:tc>
          <w:tcPr>
            <w:tcW w:w="920" w:type="pct"/>
            <w:noWrap w:val="0"/>
            <w:vAlign w:val="center"/>
          </w:tcPr>
          <w:p w14:paraId="0623705B">
            <w:pPr>
              <w:pStyle w:val="26"/>
              <w:bidi w:val="0"/>
              <w:rPr>
                <w:rFonts w:hint="default"/>
              </w:rPr>
            </w:pPr>
          </w:p>
        </w:tc>
      </w:tr>
      <w:tr w14:paraId="5B50FD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146144F">
            <w:pPr>
              <w:pStyle w:val="26"/>
              <w:bidi w:val="0"/>
              <w:rPr>
                <w:rFonts w:hint="default"/>
              </w:rPr>
            </w:pPr>
            <w:r>
              <w:rPr>
                <w:rFonts w:hint="default"/>
                <w:lang w:val="en-US" w:eastAsia="zh-CN"/>
              </w:rPr>
              <w:t>4</w:t>
            </w:r>
          </w:p>
        </w:tc>
        <w:tc>
          <w:tcPr>
            <w:tcW w:w="1004" w:type="pct"/>
            <w:noWrap w:val="0"/>
            <w:vAlign w:val="center"/>
          </w:tcPr>
          <w:p w14:paraId="7BA64ECC">
            <w:pPr>
              <w:pStyle w:val="26"/>
              <w:bidi w:val="0"/>
              <w:rPr>
                <w:rFonts w:hint="default"/>
              </w:rPr>
            </w:pPr>
            <w:r>
              <w:rPr>
                <w:rFonts w:hint="default"/>
              </w:rPr>
              <w:t>status</w:t>
            </w:r>
          </w:p>
        </w:tc>
        <w:tc>
          <w:tcPr>
            <w:tcW w:w="1087" w:type="pct"/>
            <w:noWrap w:val="0"/>
            <w:vAlign w:val="center"/>
          </w:tcPr>
          <w:p w14:paraId="51886A7C">
            <w:pPr>
              <w:pStyle w:val="26"/>
              <w:bidi w:val="0"/>
              <w:rPr>
                <w:rFonts w:hint="default"/>
              </w:rPr>
            </w:pPr>
            <w:r>
              <w:rPr>
                <w:rFonts w:hint="default"/>
              </w:rPr>
              <w:t>上传状态</w:t>
            </w:r>
          </w:p>
        </w:tc>
        <w:tc>
          <w:tcPr>
            <w:tcW w:w="753" w:type="pct"/>
            <w:noWrap w:val="0"/>
            <w:vAlign w:val="center"/>
          </w:tcPr>
          <w:p w14:paraId="03E73638">
            <w:pPr>
              <w:pStyle w:val="26"/>
              <w:bidi w:val="0"/>
              <w:rPr>
                <w:rFonts w:hint="default"/>
              </w:rPr>
            </w:pPr>
            <w:r>
              <w:rPr>
                <w:rFonts w:hint="default"/>
              </w:rPr>
              <w:t>varchar</w:t>
            </w:r>
          </w:p>
        </w:tc>
        <w:tc>
          <w:tcPr>
            <w:tcW w:w="418" w:type="pct"/>
            <w:noWrap w:val="0"/>
            <w:vAlign w:val="center"/>
          </w:tcPr>
          <w:p w14:paraId="4A7A6AD3">
            <w:pPr>
              <w:pStyle w:val="26"/>
              <w:bidi w:val="0"/>
              <w:rPr>
                <w:rFonts w:hint="default"/>
              </w:rPr>
            </w:pPr>
            <w:r>
              <w:rPr>
                <w:rFonts w:hint="default"/>
              </w:rPr>
              <w:t>2</w:t>
            </w:r>
          </w:p>
        </w:tc>
        <w:tc>
          <w:tcPr>
            <w:tcW w:w="417" w:type="pct"/>
            <w:noWrap w:val="0"/>
            <w:vAlign w:val="center"/>
          </w:tcPr>
          <w:p w14:paraId="2931C5CE">
            <w:pPr>
              <w:pStyle w:val="26"/>
              <w:bidi w:val="0"/>
              <w:rPr>
                <w:rFonts w:hint="default"/>
              </w:rPr>
            </w:pPr>
            <w:r>
              <w:rPr>
                <w:rFonts w:hint="default"/>
              </w:rPr>
              <w:t>是</w:t>
            </w:r>
          </w:p>
        </w:tc>
        <w:tc>
          <w:tcPr>
            <w:tcW w:w="920" w:type="pct"/>
            <w:noWrap w:val="0"/>
            <w:vAlign w:val="center"/>
          </w:tcPr>
          <w:p w14:paraId="16BAA53B">
            <w:pPr>
              <w:pStyle w:val="26"/>
              <w:bidi w:val="0"/>
              <w:rPr>
                <w:rFonts w:hint="default"/>
              </w:rPr>
            </w:pPr>
            <w:r>
              <w:rPr>
                <w:rFonts w:hint="default"/>
              </w:rPr>
              <w:t>00：上传成功</w:t>
            </w:r>
          </w:p>
          <w:p w14:paraId="59D2E18E">
            <w:pPr>
              <w:pStyle w:val="26"/>
              <w:bidi w:val="0"/>
              <w:rPr>
                <w:rFonts w:hint="default"/>
              </w:rPr>
            </w:pPr>
            <w:r>
              <w:rPr>
                <w:rFonts w:hint="default"/>
              </w:rPr>
              <w:t>01：发票上传处理中</w:t>
            </w:r>
          </w:p>
          <w:p w14:paraId="7D41A0FF">
            <w:pPr>
              <w:pStyle w:val="26"/>
              <w:bidi w:val="0"/>
              <w:rPr>
                <w:rFonts w:hint="default"/>
              </w:rPr>
            </w:pPr>
            <w:r>
              <w:rPr>
                <w:rFonts w:hint="default"/>
              </w:rPr>
              <w:t>02：上传失败</w:t>
            </w:r>
          </w:p>
          <w:p w14:paraId="185EDF95">
            <w:pPr>
              <w:pStyle w:val="26"/>
              <w:bidi w:val="0"/>
              <w:rPr>
                <w:rFonts w:hint="default"/>
              </w:rPr>
            </w:pPr>
            <w:r>
              <w:rPr>
                <w:rFonts w:hint="default"/>
              </w:rPr>
              <w:t>03：重复上传</w:t>
            </w:r>
          </w:p>
        </w:tc>
      </w:tr>
      <w:tr w14:paraId="55178E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5A65F6">
            <w:pPr>
              <w:pStyle w:val="26"/>
              <w:bidi w:val="0"/>
              <w:rPr>
                <w:rFonts w:hint="default"/>
              </w:rPr>
            </w:pPr>
            <w:r>
              <w:rPr>
                <w:rFonts w:hint="default"/>
                <w:lang w:val="en-US" w:eastAsia="zh-CN"/>
              </w:rPr>
              <w:t>5</w:t>
            </w:r>
          </w:p>
        </w:tc>
        <w:tc>
          <w:tcPr>
            <w:tcW w:w="1004" w:type="pct"/>
            <w:noWrap w:val="0"/>
            <w:vAlign w:val="center"/>
          </w:tcPr>
          <w:p w14:paraId="43EFA397">
            <w:pPr>
              <w:pStyle w:val="26"/>
              <w:bidi w:val="0"/>
              <w:rPr>
                <w:rFonts w:hint="default"/>
                <w:lang w:val="en-US" w:eastAsia="zh-Hans"/>
              </w:rPr>
            </w:pPr>
            <w:r>
              <w:rPr>
                <w:rFonts w:hint="default"/>
                <w:lang w:val="en-US" w:eastAsia="zh-Hans"/>
              </w:rPr>
              <w:t>cpyycbs</w:t>
            </w:r>
          </w:p>
        </w:tc>
        <w:tc>
          <w:tcPr>
            <w:tcW w:w="1087" w:type="pct"/>
            <w:noWrap w:val="0"/>
            <w:vAlign w:val="center"/>
          </w:tcPr>
          <w:p w14:paraId="0107C25B">
            <w:pPr>
              <w:pStyle w:val="26"/>
              <w:bidi w:val="0"/>
              <w:rPr>
                <w:rFonts w:hint="default"/>
                <w:lang w:val="en-US" w:eastAsia="zh-Hans"/>
              </w:rPr>
            </w:pPr>
            <w:r>
              <w:rPr>
                <w:rFonts w:hint="default"/>
                <w:lang w:val="en-US" w:eastAsia="zh-Hans"/>
              </w:rPr>
              <w:t>成品油异常标识</w:t>
            </w:r>
          </w:p>
        </w:tc>
        <w:tc>
          <w:tcPr>
            <w:tcW w:w="753" w:type="pct"/>
            <w:noWrap w:val="0"/>
            <w:vAlign w:val="center"/>
          </w:tcPr>
          <w:p w14:paraId="4DE216EB">
            <w:pPr>
              <w:pStyle w:val="26"/>
              <w:bidi w:val="0"/>
              <w:rPr>
                <w:rFonts w:hint="default"/>
                <w:lang w:val="en-US" w:eastAsia="zh-Hans"/>
              </w:rPr>
            </w:pPr>
            <w:r>
              <w:rPr>
                <w:rFonts w:hint="default"/>
                <w:lang w:val="en-US" w:eastAsia="zh-Hans"/>
              </w:rPr>
              <w:t>varchar</w:t>
            </w:r>
          </w:p>
        </w:tc>
        <w:tc>
          <w:tcPr>
            <w:tcW w:w="418" w:type="pct"/>
            <w:noWrap w:val="0"/>
            <w:vAlign w:val="center"/>
          </w:tcPr>
          <w:p w14:paraId="54E5E60F">
            <w:pPr>
              <w:pStyle w:val="26"/>
              <w:bidi w:val="0"/>
              <w:rPr>
                <w:rFonts w:hint="default"/>
              </w:rPr>
            </w:pPr>
            <w:r>
              <w:rPr>
                <w:rFonts w:hint="default"/>
              </w:rPr>
              <w:t>1</w:t>
            </w:r>
          </w:p>
        </w:tc>
        <w:tc>
          <w:tcPr>
            <w:tcW w:w="417" w:type="pct"/>
            <w:noWrap w:val="0"/>
            <w:vAlign w:val="center"/>
          </w:tcPr>
          <w:p w14:paraId="026DCA82">
            <w:pPr>
              <w:pStyle w:val="26"/>
              <w:bidi w:val="0"/>
              <w:rPr>
                <w:rFonts w:hint="default"/>
                <w:lang w:val="en-US" w:eastAsia="zh-Hans"/>
              </w:rPr>
            </w:pPr>
            <w:r>
              <w:rPr>
                <w:rFonts w:hint="default"/>
                <w:lang w:val="en-US" w:eastAsia="zh-Hans"/>
              </w:rPr>
              <w:t>是</w:t>
            </w:r>
          </w:p>
        </w:tc>
        <w:tc>
          <w:tcPr>
            <w:tcW w:w="920" w:type="pct"/>
            <w:noWrap w:val="0"/>
            <w:vAlign w:val="center"/>
          </w:tcPr>
          <w:p w14:paraId="2BA87667">
            <w:pPr>
              <w:pStyle w:val="26"/>
              <w:bidi w:val="0"/>
              <w:rPr>
                <w:rFonts w:hint="default"/>
              </w:rPr>
            </w:pPr>
            <w:r>
              <w:rPr>
                <w:rFonts w:hint="default"/>
                <w:lang w:val="en-US" w:eastAsia="zh-CN"/>
              </w:rPr>
              <w:t xml:space="preserve">9：正常 </w:t>
            </w:r>
          </w:p>
          <w:p w14:paraId="2338EC37">
            <w:pPr>
              <w:pStyle w:val="26"/>
              <w:bidi w:val="0"/>
              <w:rPr>
                <w:rFonts w:hint="default"/>
              </w:rPr>
            </w:pPr>
            <w:r>
              <w:rPr>
                <w:rFonts w:hint="default"/>
                <w:lang w:val="en-US" w:eastAsia="zh-CN"/>
              </w:rPr>
              <w:t>1：成品油单价异常</w:t>
            </w:r>
          </w:p>
        </w:tc>
      </w:tr>
      <w:tr w14:paraId="7E312A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2BC84F06">
            <w:pPr>
              <w:pStyle w:val="26"/>
              <w:bidi w:val="0"/>
              <w:rPr>
                <w:rFonts w:hint="default"/>
              </w:rPr>
            </w:pPr>
            <w:r>
              <w:rPr>
                <w:rFonts w:hint="default"/>
                <w:lang w:val="en-US" w:eastAsia="zh-CN"/>
              </w:rPr>
              <w:t>6</w:t>
            </w:r>
          </w:p>
        </w:tc>
        <w:tc>
          <w:tcPr>
            <w:tcW w:w="1004" w:type="pct"/>
            <w:noWrap w:val="0"/>
            <w:vAlign w:val="center"/>
          </w:tcPr>
          <w:p w14:paraId="42EE6DCF">
            <w:pPr>
              <w:pStyle w:val="26"/>
              <w:bidi w:val="0"/>
              <w:rPr>
                <w:rFonts w:hint="default"/>
              </w:rPr>
            </w:pPr>
            <w:r>
              <w:rPr>
                <w:rFonts w:hint="default"/>
              </w:rPr>
              <w:t>message</w:t>
            </w:r>
          </w:p>
        </w:tc>
        <w:tc>
          <w:tcPr>
            <w:tcW w:w="1087" w:type="pct"/>
            <w:noWrap w:val="0"/>
            <w:vAlign w:val="center"/>
          </w:tcPr>
          <w:p w14:paraId="18F19867">
            <w:pPr>
              <w:pStyle w:val="26"/>
              <w:bidi w:val="0"/>
              <w:rPr>
                <w:rFonts w:hint="default"/>
              </w:rPr>
            </w:pPr>
            <w:r>
              <w:rPr>
                <w:rFonts w:hint="default"/>
              </w:rPr>
              <w:t>详细信息</w:t>
            </w:r>
          </w:p>
        </w:tc>
        <w:tc>
          <w:tcPr>
            <w:tcW w:w="753" w:type="pct"/>
            <w:noWrap w:val="0"/>
            <w:vAlign w:val="center"/>
          </w:tcPr>
          <w:p w14:paraId="10042EE7">
            <w:pPr>
              <w:pStyle w:val="26"/>
              <w:bidi w:val="0"/>
              <w:rPr>
                <w:rFonts w:hint="default"/>
              </w:rPr>
            </w:pPr>
            <w:r>
              <w:rPr>
                <w:rFonts w:hint="default"/>
              </w:rPr>
              <w:t>varchar</w:t>
            </w:r>
          </w:p>
        </w:tc>
        <w:tc>
          <w:tcPr>
            <w:tcW w:w="418" w:type="pct"/>
            <w:noWrap w:val="0"/>
            <w:vAlign w:val="center"/>
          </w:tcPr>
          <w:p w14:paraId="050953DE">
            <w:pPr>
              <w:pStyle w:val="26"/>
              <w:bidi w:val="0"/>
              <w:rPr>
                <w:rFonts w:hint="default"/>
              </w:rPr>
            </w:pPr>
            <w:r>
              <w:rPr>
                <w:rFonts w:hint="default"/>
              </w:rPr>
              <w:t>30</w:t>
            </w:r>
          </w:p>
        </w:tc>
        <w:tc>
          <w:tcPr>
            <w:tcW w:w="417" w:type="pct"/>
            <w:noWrap w:val="0"/>
            <w:vAlign w:val="center"/>
          </w:tcPr>
          <w:p w14:paraId="667C13E5">
            <w:pPr>
              <w:pStyle w:val="26"/>
              <w:bidi w:val="0"/>
              <w:rPr>
                <w:rFonts w:hint="default"/>
              </w:rPr>
            </w:pPr>
            <w:r>
              <w:rPr>
                <w:rFonts w:hint="default"/>
              </w:rPr>
              <w:t>否</w:t>
            </w:r>
          </w:p>
        </w:tc>
        <w:tc>
          <w:tcPr>
            <w:tcW w:w="920" w:type="pct"/>
            <w:noWrap w:val="0"/>
            <w:vAlign w:val="center"/>
          </w:tcPr>
          <w:p w14:paraId="7BDA4268">
            <w:pPr>
              <w:pStyle w:val="26"/>
              <w:bidi w:val="0"/>
              <w:rPr>
                <w:rFonts w:hint="default"/>
              </w:rPr>
            </w:pPr>
            <w:r>
              <w:rPr>
                <w:rFonts w:hint="default"/>
              </w:rPr>
              <w:t>详细信息</w:t>
            </w:r>
          </w:p>
        </w:tc>
      </w:tr>
      <w:tr w14:paraId="6F75C9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C0B5BE">
            <w:pPr>
              <w:pStyle w:val="26"/>
              <w:bidi w:val="0"/>
              <w:rPr>
                <w:rFonts w:hint="default"/>
              </w:rPr>
            </w:pPr>
            <w:r>
              <w:rPr>
                <w:rFonts w:hint="default"/>
                <w:lang w:val="en-US" w:eastAsia="zh-CN"/>
              </w:rPr>
              <w:t>7</w:t>
            </w:r>
          </w:p>
        </w:tc>
        <w:tc>
          <w:tcPr>
            <w:tcW w:w="1004" w:type="pct"/>
            <w:noWrap w:val="0"/>
            <w:vAlign w:val="center"/>
          </w:tcPr>
          <w:p w14:paraId="2C953D18">
            <w:pPr>
              <w:pStyle w:val="26"/>
              <w:bidi w:val="0"/>
              <w:rPr>
                <w:rFonts w:hint="default"/>
              </w:rPr>
            </w:pPr>
            <w:r>
              <w:rPr>
                <w:rFonts w:hint="default"/>
              </w:rPr>
              <w:t>Code</w:t>
            </w:r>
          </w:p>
        </w:tc>
        <w:tc>
          <w:tcPr>
            <w:tcW w:w="1087" w:type="pct"/>
            <w:noWrap w:val="0"/>
            <w:vAlign w:val="center"/>
          </w:tcPr>
          <w:p w14:paraId="3583217A">
            <w:pPr>
              <w:pStyle w:val="26"/>
              <w:bidi w:val="0"/>
              <w:rPr>
                <w:rFonts w:hint="default"/>
              </w:rPr>
            </w:pPr>
            <w:r>
              <w:rPr>
                <w:rFonts w:hint="default"/>
              </w:rPr>
              <w:t>错误码</w:t>
            </w:r>
          </w:p>
        </w:tc>
        <w:tc>
          <w:tcPr>
            <w:tcW w:w="753" w:type="pct"/>
            <w:noWrap w:val="0"/>
            <w:vAlign w:val="center"/>
          </w:tcPr>
          <w:p w14:paraId="5666A5EE">
            <w:pPr>
              <w:pStyle w:val="26"/>
              <w:bidi w:val="0"/>
              <w:rPr>
                <w:rFonts w:hint="default"/>
              </w:rPr>
            </w:pPr>
            <w:r>
              <w:rPr>
                <w:rFonts w:hint="default"/>
              </w:rPr>
              <w:t>varchar</w:t>
            </w:r>
          </w:p>
        </w:tc>
        <w:tc>
          <w:tcPr>
            <w:tcW w:w="418" w:type="pct"/>
            <w:noWrap w:val="0"/>
            <w:vAlign w:val="center"/>
          </w:tcPr>
          <w:p w14:paraId="27A6CBEE">
            <w:pPr>
              <w:pStyle w:val="26"/>
              <w:bidi w:val="0"/>
              <w:rPr>
                <w:rFonts w:hint="default"/>
              </w:rPr>
            </w:pPr>
            <w:r>
              <w:rPr>
                <w:rFonts w:hint="default"/>
              </w:rPr>
              <w:t>20</w:t>
            </w:r>
          </w:p>
        </w:tc>
        <w:tc>
          <w:tcPr>
            <w:tcW w:w="417" w:type="pct"/>
            <w:noWrap w:val="0"/>
            <w:vAlign w:val="center"/>
          </w:tcPr>
          <w:p w14:paraId="3984CFAE">
            <w:pPr>
              <w:pStyle w:val="26"/>
              <w:bidi w:val="0"/>
              <w:rPr>
                <w:rFonts w:hint="default"/>
              </w:rPr>
            </w:pPr>
            <w:r>
              <w:rPr>
                <w:rFonts w:hint="default"/>
              </w:rPr>
              <w:t>否</w:t>
            </w:r>
          </w:p>
        </w:tc>
        <w:tc>
          <w:tcPr>
            <w:tcW w:w="920" w:type="pct"/>
            <w:noWrap w:val="0"/>
            <w:vAlign w:val="center"/>
          </w:tcPr>
          <w:p w14:paraId="72AC3728">
            <w:pPr>
              <w:pStyle w:val="26"/>
              <w:bidi w:val="0"/>
              <w:rPr>
                <w:rFonts w:hint="default"/>
              </w:rPr>
            </w:pPr>
            <w:r>
              <w:rPr>
                <w:rFonts w:hint="default"/>
              </w:rPr>
              <w:t>未查询到上传结果会返回固定的Code值</w:t>
            </w:r>
          </w:p>
        </w:tc>
      </w:tr>
    </w:tbl>
    <w:p w14:paraId="713EC519">
      <w:pPr>
        <w:pStyle w:val="6"/>
        <w:bidi w:val="0"/>
        <w:rPr>
          <w:rFonts w:hint="default"/>
          <w:lang w:eastAsia="zh-CN"/>
        </w:rPr>
      </w:pPr>
      <w:bookmarkStart w:id="372" w:name="_Toc5289"/>
      <w:r>
        <w:rPr>
          <w:rFonts w:hint="default"/>
        </w:rPr>
        <w:t>17.6</w:t>
      </w:r>
      <w:r>
        <w:rPr>
          <w:rFonts w:hint="default"/>
          <w:lang w:eastAsia="zh-CN"/>
        </w:rPr>
        <w:t>返回报文示例</w:t>
      </w:r>
      <w:bookmarkEnd w:id="372"/>
      <w:r>
        <w:rPr>
          <w:rFonts w:hint="default"/>
          <w:lang w:eastAsia="zh-CN"/>
        </w:rPr>
        <w:t xml:space="preserve"> </w:t>
      </w:r>
    </w:p>
    <w:p w14:paraId="0DCC5FE7">
      <w:pPr>
        <w:pStyle w:val="5"/>
        <w:bidi w:val="0"/>
        <w:rPr>
          <w:rFonts w:hint="default"/>
        </w:rPr>
      </w:pPr>
      <w:r>
        <w:rPr>
          <w:rFonts w:hint="default"/>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AF8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5A2B0F">
            <w:pPr>
              <w:bidi w:val="0"/>
              <w:rPr>
                <w:rFonts w:hint="default"/>
              </w:rPr>
            </w:pPr>
            <w:r>
              <w:rPr>
                <w:rFonts w:hint="default"/>
              </w:rPr>
              <w:t>{</w:t>
            </w:r>
          </w:p>
          <w:p w14:paraId="60D61BEF">
            <w:pPr>
              <w:bidi w:val="0"/>
              <w:rPr>
                <w:rFonts w:hint="default"/>
              </w:rPr>
            </w:pPr>
            <w:r>
              <w:rPr>
                <w:rFonts w:hint="default"/>
              </w:rPr>
              <w:tab/>
            </w:r>
            <w:r>
              <w:rPr>
                <w:rFonts w:hint="default"/>
              </w:rPr>
              <w:t>"Response": {</w:t>
            </w:r>
          </w:p>
          <w:p w14:paraId="3C696E05">
            <w:pPr>
              <w:bidi w:val="0"/>
              <w:rPr>
                <w:rFonts w:hint="default"/>
              </w:rPr>
            </w:pPr>
            <w:r>
              <w:rPr>
                <w:rFonts w:hint="default"/>
              </w:rPr>
              <w:tab/>
            </w:r>
            <w:r>
              <w:rPr>
                <w:rFonts w:hint="default"/>
              </w:rPr>
              <w:tab/>
            </w:r>
            <w:r>
              <w:rPr>
                <w:rFonts w:hint="default"/>
              </w:rPr>
              <w:t>"RequestId": "16位随机数字和字母组合",</w:t>
            </w:r>
          </w:p>
          <w:p w14:paraId="0DC8448C">
            <w:pPr>
              <w:bidi w:val="0"/>
              <w:rPr>
                <w:rFonts w:hint="default"/>
              </w:rPr>
            </w:pPr>
            <w:r>
              <w:rPr>
                <w:rFonts w:hint="default"/>
              </w:rPr>
              <w:tab/>
            </w:r>
            <w:r>
              <w:rPr>
                <w:rFonts w:hint="default"/>
              </w:rPr>
              <w:tab/>
            </w:r>
            <w:r>
              <w:rPr>
                <w:rFonts w:hint="default"/>
              </w:rPr>
              <w:t>"Data": {</w:t>
            </w:r>
          </w:p>
          <w:p w14:paraId="3D396C0B">
            <w:pPr>
              <w:bidi w:val="0"/>
              <w:rPr>
                <w:rFonts w:hint="default"/>
              </w:rPr>
            </w:pPr>
            <w:r>
              <w:rPr>
                <w:rFonts w:hint="default"/>
              </w:rPr>
              <w:tab/>
            </w:r>
            <w:r>
              <w:rPr>
                <w:rFonts w:hint="default"/>
              </w:rPr>
              <w:tab/>
            </w:r>
            <w:r>
              <w:rPr>
                <w:rFonts w:hint="default"/>
              </w:rPr>
              <w:tab/>
            </w:r>
            <w:r>
              <w:rPr>
                <w:rFonts w:hint="default"/>
              </w:rPr>
              <w:t>"returncode": "00",</w:t>
            </w:r>
          </w:p>
          <w:p w14:paraId="52FA071B">
            <w:pPr>
              <w:bidi w:val="0"/>
              <w:rPr>
                <w:rFonts w:hint="default"/>
              </w:rPr>
            </w:pPr>
            <w:r>
              <w:rPr>
                <w:rFonts w:hint="default"/>
              </w:rPr>
              <w:tab/>
            </w:r>
            <w:r>
              <w:rPr>
                <w:rFonts w:hint="default"/>
              </w:rPr>
              <w:tab/>
            </w:r>
            <w:r>
              <w:rPr>
                <w:rFonts w:hint="default"/>
              </w:rPr>
              <w:tab/>
            </w:r>
            <w:r>
              <w:rPr>
                <w:rFonts w:hint="default"/>
              </w:rPr>
              <w:t>"returnmsg": "成功",</w:t>
            </w:r>
          </w:p>
          <w:p w14:paraId="4DB9A1DC">
            <w:pPr>
              <w:bidi w:val="0"/>
              <w:rPr>
                <w:rFonts w:hint="default"/>
              </w:rPr>
            </w:pPr>
            <w:bookmarkStart w:id="373" w:name="OLE_LINK34"/>
            <w:r>
              <w:rPr>
                <w:rFonts w:hint="default"/>
              </w:rPr>
              <w:tab/>
            </w:r>
            <w:r>
              <w:rPr>
                <w:rFonts w:hint="default"/>
              </w:rPr>
              <w:tab/>
            </w:r>
            <w:r>
              <w:rPr>
                <w:rFonts w:hint="default"/>
              </w:rPr>
              <w:tab/>
            </w:r>
            <w:r>
              <w:rPr>
                <w:rFonts w:hint="default"/>
              </w:rPr>
              <w:t>"resultList": [</w:t>
            </w:r>
          </w:p>
          <w:p w14:paraId="2B19678E">
            <w:pPr>
              <w:bidi w:val="0"/>
              <w:rPr>
                <w:rFonts w:hint="default"/>
              </w:rPr>
            </w:pPr>
            <w:r>
              <w:rPr>
                <w:rFonts w:hint="default"/>
              </w:rPr>
              <w:tab/>
            </w:r>
            <w:r>
              <w:rPr>
                <w:rFonts w:hint="default"/>
              </w:rPr>
              <w:tab/>
            </w:r>
            <w:r>
              <w:rPr>
                <w:rFonts w:hint="default"/>
              </w:rPr>
              <w:tab/>
            </w:r>
            <w:r>
              <w:rPr>
                <w:rFonts w:hint="default"/>
              </w:rPr>
              <w:tab/>
            </w:r>
            <w:r>
              <w:rPr>
                <w:rFonts w:hint="default"/>
              </w:rPr>
              <w:t>{</w:t>
            </w:r>
          </w:p>
          <w:p w14:paraId="3913EC84">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"fphm": "发票号码1",</w:t>
            </w:r>
          </w:p>
          <w:p w14:paraId="3E353A33">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"status": "上传状态",</w:t>
            </w:r>
          </w:p>
          <w:p w14:paraId="42661066">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"message": "详细信息",</w:t>
            </w:r>
          </w:p>
          <w:p w14:paraId="712B848F">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"cpyycbs": "</w:t>
            </w:r>
            <w:r>
              <w:rPr>
                <w:rFonts w:hint="default"/>
                <w:lang w:val="en-US" w:eastAsia="zh-CN"/>
              </w:rPr>
              <w:t>成品油异常标识</w:t>
            </w:r>
            <w:r>
              <w:rPr>
                <w:rFonts w:hint="default"/>
              </w:rPr>
              <w:t>"</w:t>
            </w:r>
          </w:p>
          <w:p w14:paraId="07AD048F">
            <w:pPr>
              <w:bidi w:val="0"/>
              <w:rPr>
                <w:rFonts w:hint="default"/>
              </w:rPr>
            </w:pPr>
            <w:r>
              <w:rPr>
                <w:rFonts w:hint="default"/>
              </w:rPr>
              <w:tab/>
            </w:r>
            <w:r>
              <w:rPr>
                <w:rFonts w:hint="default"/>
              </w:rPr>
              <w:tab/>
            </w:r>
            <w:r>
              <w:rPr>
                <w:rFonts w:hint="default"/>
              </w:rPr>
              <w:tab/>
            </w:r>
            <w:r>
              <w:rPr>
                <w:rFonts w:hint="default"/>
              </w:rPr>
              <w:tab/>
            </w:r>
            <w:r>
              <w:rPr>
                <w:rFonts w:hint="default"/>
              </w:rPr>
              <w:t>},</w:t>
            </w:r>
          </w:p>
          <w:p w14:paraId="51ED6BD2">
            <w:pPr>
              <w:bidi w:val="0"/>
              <w:rPr>
                <w:rFonts w:hint="default"/>
              </w:rPr>
            </w:pPr>
            <w:r>
              <w:rPr>
                <w:rFonts w:hint="default"/>
              </w:rPr>
              <w:t xml:space="preserve"> {</w:t>
            </w:r>
          </w:p>
          <w:p w14:paraId="141E7168">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"fphm": "发票号码2",</w:t>
            </w:r>
          </w:p>
          <w:p w14:paraId="7F09CEC2">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"status": "上传状态",</w:t>
            </w:r>
          </w:p>
          <w:p w14:paraId="3DF7BD0B">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"message": "详细信息",</w:t>
            </w:r>
          </w:p>
          <w:p w14:paraId="425FEF79">
            <w:pPr>
              <w:bidi w:val="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"cpyycbs": "</w:t>
            </w:r>
            <w:r>
              <w:rPr>
                <w:rFonts w:hint="default"/>
                <w:lang w:val="en-US" w:eastAsia="zh-CN"/>
              </w:rPr>
              <w:t>成品油异常标识</w:t>
            </w:r>
            <w:r>
              <w:rPr>
                <w:rFonts w:hint="default"/>
              </w:rPr>
              <w:t>"</w:t>
            </w:r>
          </w:p>
          <w:p w14:paraId="222EE5A5">
            <w:pPr>
              <w:bidi w:val="0"/>
              <w:rPr>
                <w:rFonts w:hint="default"/>
              </w:rPr>
            </w:pPr>
            <w:r>
              <w:rPr>
                <w:rFonts w:hint="default"/>
              </w:rPr>
              <w:tab/>
            </w:r>
            <w:r>
              <w:rPr>
                <w:rFonts w:hint="default"/>
              </w:rPr>
              <w:tab/>
            </w:r>
            <w:r>
              <w:rPr>
                <w:rFonts w:hint="default"/>
              </w:rPr>
              <w:tab/>
            </w:r>
            <w:r>
              <w:rPr>
                <w:rFonts w:hint="default"/>
              </w:rPr>
              <w:tab/>
            </w:r>
            <w:r>
              <w:rPr>
                <w:rFonts w:hint="default"/>
              </w:rPr>
              <w:t>}</w:t>
            </w:r>
          </w:p>
          <w:p w14:paraId="413250FF">
            <w:pPr>
              <w:bidi w:val="0"/>
              <w:rPr>
                <w:rFonts w:hint="default"/>
              </w:rPr>
            </w:pPr>
            <w:r>
              <w:rPr>
                <w:rFonts w:hint="default"/>
              </w:rPr>
              <w:tab/>
            </w:r>
            <w:r>
              <w:rPr>
                <w:rFonts w:hint="default"/>
              </w:rPr>
              <w:tab/>
            </w:r>
            <w:r>
              <w:rPr>
                <w:rFonts w:hint="default"/>
              </w:rPr>
              <w:tab/>
            </w:r>
            <w:r>
              <w:rPr>
                <w:rFonts w:hint="default"/>
              </w:rPr>
              <w:t>]</w:t>
            </w:r>
          </w:p>
          <w:bookmarkEnd w:id="373"/>
          <w:p w14:paraId="3878A58A">
            <w:pPr>
              <w:bidi w:val="0"/>
              <w:rPr>
                <w:rFonts w:hint="default"/>
              </w:rPr>
            </w:pPr>
            <w:r>
              <w:rPr>
                <w:rFonts w:hint="default"/>
              </w:rPr>
              <w:tab/>
            </w:r>
            <w:r>
              <w:rPr>
                <w:rFonts w:hint="default"/>
              </w:rPr>
              <w:tab/>
            </w:r>
            <w:r>
              <w:rPr>
                <w:rFonts w:hint="default"/>
              </w:rPr>
              <w:t>}</w:t>
            </w:r>
          </w:p>
          <w:p w14:paraId="630CEBA9">
            <w:pPr>
              <w:bidi w:val="0"/>
              <w:rPr>
                <w:rFonts w:hint="default"/>
              </w:rPr>
            </w:pPr>
            <w:r>
              <w:rPr>
                <w:rFonts w:hint="default"/>
              </w:rPr>
              <w:tab/>
            </w:r>
            <w:r>
              <w:rPr>
                <w:rFonts w:hint="default"/>
              </w:rPr>
              <w:t>}</w:t>
            </w:r>
          </w:p>
          <w:p w14:paraId="268FF5D7">
            <w:pPr>
              <w:bidi w:val="0"/>
              <w:rPr>
                <w:rFonts w:hint="default"/>
              </w:rPr>
            </w:pPr>
            <w:r>
              <w:rPr>
                <w:rFonts w:hint="default"/>
              </w:rPr>
              <w:t>}</w:t>
            </w:r>
          </w:p>
        </w:tc>
      </w:tr>
    </w:tbl>
    <w:p w14:paraId="498009E4">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1B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F9905F">
            <w:pPr>
              <w:bidi w:val="0"/>
              <w:rPr>
                <w:rFonts w:hint="default"/>
              </w:rPr>
            </w:pPr>
            <w:r>
              <w:rPr>
                <w:rFonts w:hint="default"/>
              </w:rPr>
              <w:t>{</w:t>
            </w:r>
          </w:p>
          <w:p w14:paraId="2B5FFC0D">
            <w:pPr>
              <w:bidi w:val="0"/>
              <w:rPr>
                <w:rFonts w:hint="default"/>
              </w:rPr>
            </w:pPr>
            <w:r>
              <w:rPr>
                <w:rFonts w:hint="default"/>
              </w:rPr>
              <w:tab/>
            </w:r>
            <w:r>
              <w:rPr>
                <w:rFonts w:hint="default"/>
              </w:rPr>
              <w:t>"Response":{</w:t>
            </w:r>
          </w:p>
          <w:p w14:paraId="7DB87AB7">
            <w:pPr>
              <w:bidi w:val="0"/>
              <w:rPr>
                <w:rFonts w:hint="default"/>
              </w:rPr>
            </w:pPr>
            <w:r>
              <w:rPr>
                <w:rFonts w:hint="default"/>
              </w:rPr>
              <w:tab/>
            </w:r>
            <w:r>
              <w:rPr>
                <w:rFonts w:hint="default"/>
              </w:rPr>
              <w:tab/>
            </w:r>
            <w:r>
              <w:rPr>
                <w:rFonts w:hint="default"/>
              </w:rPr>
              <w:t>"RequestId": "16位随机数字和字母组合",</w:t>
            </w:r>
          </w:p>
          <w:p w14:paraId="7FFDF849">
            <w:pPr>
              <w:bidi w:val="0"/>
              <w:rPr>
                <w:rFonts w:hint="default"/>
              </w:rPr>
            </w:pPr>
            <w:r>
              <w:rPr>
                <w:rFonts w:hint="default"/>
              </w:rPr>
              <w:tab/>
            </w:r>
            <w:r>
              <w:rPr>
                <w:rFonts w:hint="default"/>
              </w:rPr>
              <w:tab/>
            </w:r>
            <w:r>
              <w:rPr>
                <w:rFonts w:hint="default"/>
              </w:rPr>
              <w:t>"Error":{</w:t>
            </w:r>
          </w:p>
          <w:p w14:paraId="7EF84A96">
            <w:pPr>
              <w:bidi w:val="0"/>
              <w:rPr>
                <w:rFonts w:hint="default"/>
              </w:rPr>
            </w:pPr>
            <w:r>
              <w:rPr>
                <w:rFonts w:hint="default"/>
              </w:rPr>
              <w:tab/>
            </w:r>
            <w:r>
              <w:rPr>
                <w:rFonts w:hint="default"/>
              </w:rPr>
              <w:tab/>
            </w:r>
            <w:r>
              <w:rPr>
                <w:rFonts w:hint="default"/>
              </w:rPr>
              <w:tab/>
            </w:r>
            <w:r>
              <w:rPr>
                <w:rFonts w:hint="default"/>
              </w:rPr>
              <w:t>"Code": "01",</w:t>
            </w:r>
          </w:p>
          <w:p w14:paraId="25BAE9D5">
            <w:pPr>
              <w:bidi w:val="0"/>
              <w:rPr>
                <w:rFonts w:hint="default"/>
              </w:rPr>
            </w:pPr>
            <w:r>
              <w:rPr>
                <w:rFonts w:hint="default"/>
              </w:rPr>
              <w:tab/>
            </w:r>
            <w:r>
              <w:rPr>
                <w:rFonts w:hint="default"/>
              </w:rPr>
              <w:tab/>
            </w:r>
            <w:r>
              <w:rPr>
                <w:rFonts w:hint="default"/>
              </w:rPr>
              <w:tab/>
            </w:r>
            <w:r>
              <w:rPr>
                <w:rFonts w:hint="default"/>
              </w:rPr>
              <w:t>"Message": "错误说明"</w:t>
            </w:r>
          </w:p>
          <w:p w14:paraId="2328D9C3">
            <w:pPr>
              <w:bidi w:val="0"/>
              <w:rPr>
                <w:rFonts w:hint="default"/>
              </w:rPr>
            </w:pPr>
            <w:r>
              <w:rPr>
                <w:rFonts w:hint="default"/>
              </w:rPr>
              <w:t>}</w:t>
            </w:r>
          </w:p>
          <w:p w14:paraId="6D9312D3">
            <w:pPr>
              <w:bidi w:val="0"/>
              <w:rPr>
                <w:rFonts w:hint="default"/>
              </w:rPr>
            </w:pPr>
            <w:r>
              <w:rPr>
                <w:rFonts w:hint="default"/>
              </w:rPr>
              <w:tab/>
            </w:r>
            <w:r>
              <w:rPr>
                <w:rFonts w:hint="default"/>
              </w:rPr>
              <w:t>}</w:t>
            </w:r>
          </w:p>
          <w:p w14:paraId="479C02D9">
            <w:pPr>
              <w:bidi w:val="0"/>
              <w:rPr>
                <w:rFonts w:hint="default"/>
              </w:rPr>
            </w:pPr>
            <w:r>
              <w:rPr>
                <w:rFonts w:hint="default"/>
              </w:rPr>
              <w:t>}</w:t>
            </w:r>
          </w:p>
        </w:tc>
      </w:tr>
    </w:tbl>
    <w:p w14:paraId="025D9FC1">
      <w:pPr>
        <w:pStyle w:val="4"/>
        <w:widowControl/>
        <w:spacing w:beforeAutospacing="0" w:afterAutospacing="0" w:line="408" w:lineRule="auto"/>
        <w:rPr>
          <w:rFonts w:hint="default" w:ascii="Times New Roman" w:hAnsi="Times New Roman" w:eastAsia="宋体" w:cs="Times New Roman"/>
          <w:sz w:val="28"/>
          <w:szCs w:val="28"/>
        </w:rPr>
      </w:pPr>
      <w:bookmarkStart w:id="374" w:name="_Toc27443"/>
      <w:bookmarkStart w:id="375" w:name="_Toc1549"/>
      <w:bookmarkStart w:id="376" w:name="_Toc29659"/>
      <w:r>
        <w:rPr>
          <w:rFonts w:hint="default" w:ascii="Times New Roman" w:hAnsi="Times New Roman" w:eastAsia="宋体" w:cs="Times New Roman"/>
          <w:sz w:val="28"/>
          <w:szCs w:val="28"/>
        </w:rPr>
        <w:t>18.成品油红字确认单申请</w:t>
      </w:r>
      <w:bookmarkEnd w:id="374"/>
      <w:bookmarkEnd w:id="375"/>
      <w:bookmarkEnd w:id="376"/>
    </w:p>
    <w:p w14:paraId="4C68ED7A">
      <w:pPr>
        <w:pStyle w:val="6"/>
        <w:bidi w:val="0"/>
        <w:rPr>
          <w:rFonts w:hint="default"/>
        </w:rPr>
      </w:pPr>
      <w:bookmarkStart w:id="377" w:name="_Toc25267"/>
      <w:r>
        <w:rPr>
          <w:rFonts w:hint="default"/>
        </w:rPr>
        <w:t>18.1接口说明</w:t>
      </w:r>
      <w:bookmarkEnd w:id="377"/>
    </w:p>
    <w:p w14:paraId="0F62D36F">
      <w:pPr>
        <w:pStyle w:val="5"/>
        <w:bidi w:val="0"/>
        <w:rPr>
          <w:rFonts w:hint="default"/>
        </w:rPr>
      </w:pPr>
      <w:r>
        <w:rPr>
          <w:rFonts w:hint="default"/>
        </w:rPr>
        <w:t>给企业提供红字确认单开具功能。</w:t>
      </w:r>
    </w:p>
    <w:p w14:paraId="7F0C2F66">
      <w:pPr>
        <w:pStyle w:val="6"/>
        <w:bidi w:val="0"/>
        <w:rPr>
          <w:rFonts w:hint="default"/>
        </w:rPr>
      </w:pPr>
      <w:bookmarkStart w:id="378" w:name="_Toc12749"/>
      <w:r>
        <w:rPr>
          <w:rFonts w:hint="default"/>
        </w:rPr>
        <w:t>18.2请求方式</w:t>
      </w:r>
      <w:bookmarkEnd w:id="378"/>
    </w:p>
    <w:p w14:paraId="74E93035">
      <w:pPr>
        <w:pStyle w:val="5"/>
        <w:bidi w:val="0"/>
        <w:rPr>
          <w:rFonts w:hint="default"/>
        </w:rPr>
      </w:pPr>
      <w:r>
        <w:rPr>
          <w:rFonts w:hint="default"/>
        </w:rPr>
        <w:t>请求方式为POST</w:t>
      </w:r>
    </w:p>
    <w:p w14:paraId="49957A3F">
      <w:pPr>
        <w:pStyle w:val="5"/>
        <w:bidi w:val="0"/>
        <w:rPr>
          <w:rFonts w:hint="default"/>
        </w:rPr>
      </w:pPr>
      <w:r>
        <w:rPr>
          <w:rFonts w:hint="default"/>
        </w:rPr>
        <w:t>●</w:t>
      </w:r>
      <w:r>
        <w:rPr>
          <w:rFonts w:hint="default"/>
          <w:lang w:val="en-US"/>
        </w:rPr>
        <w:t xml:space="preserve"> </w:t>
      </w:r>
      <w:r>
        <w:rPr>
          <w:rFonts w:hint="default"/>
        </w:rPr>
        <w:t>path指该参数为路径参数</w:t>
      </w:r>
    </w:p>
    <w:p w14:paraId="167AEC2C">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0483DD35">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18F8B23E">
      <w:pPr>
        <w:pStyle w:val="6"/>
        <w:bidi w:val="0"/>
        <w:rPr>
          <w:rFonts w:hint="default"/>
          <w:lang w:eastAsia="zh-CN"/>
        </w:rPr>
      </w:pPr>
      <w:bookmarkStart w:id="379" w:name="_Toc28387"/>
      <w:r>
        <w:rPr>
          <w:rFonts w:hint="default"/>
        </w:rPr>
        <w:t>18.3</w:t>
      </w:r>
      <w:r>
        <w:rPr>
          <w:rFonts w:hint="default"/>
          <w:lang w:eastAsia="zh-CN"/>
        </w:rPr>
        <w:t>请求参数</w:t>
      </w:r>
      <w:bookmarkEnd w:id="379"/>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35100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4EC7FF9">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03B59340">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656327A0">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7B25C8DE">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005CC719">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6E68B45A">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3AADB206">
            <w:pPr>
              <w:pStyle w:val="25"/>
              <w:bidi w:val="0"/>
              <w:rPr>
                <w:rFonts w:hint="default"/>
              </w:rPr>
            </w:pPr>
            <w:r>
              <w:rPr>
                <w:rFonts w:hint="default"/>
              </w:rPr>
              <w:t>说明</w:t>
            </w:r>
          </w:p>
        </w:tc>
      </w:tr>
      <w:tr w14:paraId="0596D3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30899569">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2DC797EC">
            <w:pPr>
              <w:pStyle w:val="26"/>
              <w:bidi w:val="0"/>
              <w:rPr>
                <w:rFonts w:hint="default"/>
              </w:rPr>
            </w:pPr>
            <w:r>
              <w:rPr>
                <w:rFonts w:hint="default"/>
              </w:rPr>
              <w:t>lrfsf</w:t>
            </w:r>
          </w:p>
        </w:tc>
        <w:tc>
          <w:tcPr>
            <w:tcW w:w="1087" w:type="pct"/>
            <w:tcBorders>
              <w:top w:val="single" w:color="auto" w:sz="6" w:space="0"/>
            </w:tcBorders>
            <w:noWrap w:val="0"/>
            <w:vAlign w:val="center"/>
          </w:tcPr>
          <w:p w14:paraId="3FD82C95">
            <w:pPr>
              <w:pStyle w:val="26"/>
              <w:bidi w:val="0"/>
              <w:rPr>
                <w:rFonts w:hint="default"/>
              </w:rPr>
            </w:pPr>
            <w:r>
              <w:rPr>
                <w:rFonts w:hint="default"/>
              </w:rPr>
              <w:t>录入方身份</w:t>
            </w:r>
          </w:p>
        </w:tc>
        <w:tc>
          <w:tcPr>
            <w:tcW w:w="753" w:type="pct"/>
            <w:tcBorders>
              <w:top w:val="single" w:color="auto" w:sz="6" w:space="0"/>
            </w:tcBorders>
            <w:noWrap w:val="0"/>
            <w:vAlign w:val="center"/>
          </w:tcPr>
          <w:p w14:paraId="1599BFFA">
            <w:pPr>
              <w:pStyle w:val="26"/>
              <w:bidi w:val="0"/>
              <w:rPr>
                <w:rFonts w:hint="default"/>
              </w:rPr>
            </w:pPr>
            <w:r>
              <w:rPr>
                <w:rFonts w:hint="default"/>
              </w:rPr>
              <w:t>varchar</w:t>
            </w:r>
          </w:p>
        </w:tc>
        <w:tc>
          <w:tcPr>
            <w:tcW w:w="418" w:type="pct"/>
            <w:tcBorders>
              <w:top w:val="single" w:color="auto" w:sz="6" w:space="0"/>
            </w:tcBorders>
            <w:noWrap w:val="0"/>
            <w:vAlign w:val="center"/>
          </w:tcPr>
          <w:p w14:paraId="395C7EF7">
            <w:pPr>
              <w:pStyle w:val="26"/>
              <w:bidi w:val="0"/>
              <w:rPr>
                <w:rFonts w:hint="default"/>
              </w:rPr>
            </w:pPr>
            <w:r>
              <w:rPr>
                <w:rFonts w:hint="default"/>
              </w:rPr>
              <w:t>2</w:t>
            </w:r>
          </w:p>
        </w:tc>
        <w:tc>
          <w:tcPr>
            <w:tcW w:w="417" w:type="pct"/>
            <w:tcBorders>
              <w:top w:val="single" w:color="auto" w:sz="6" w:space="0"/>
            </w:tcBorders>
            <w:noWrap w:val="0"/>
            <w:vAlign w:val="center"/>
          </w:tcPr>
          <w:p w14:paraId="096CF311">
            <w:pPr>
              <w:pStyle w:val="26"/>
              <w:bidi w:val="0"/>
              <w:rPr>
                <w:rFonts w:hint="default"/>
              </w:rPr>
            </w:pPr>
            <w:r>
              <w:rPr>
                <w:rFonts w:hint="default"/>
              </w:rPr>
              <w:t>是</w:t>
            </w:r>
          </w:p>
        </w:tc>
        <w:tc>
          <w:tcPr>
            <w:tcW w:w="920" w:type="pct"/>
            <w:tcBorders>
              <w:top w:val="single" w:color="auto" w:sz="6" w:space="0"/>
            </w:tcBorders>
            <w:noWrap w:val="0"/>
            <w:vAlign w:val="center"/>
          </w:tcPr>
          <w:p w14:paraId="2777DEB5">
            <w:pPr>
              <w:pStyle w:val="26"/>
              <w:bidi w:val="0"/>
              <w:rPr>
                <w:rFonts w:hint="default"/>
              </w:rPr>
            </w:pPr>
            <w:r>
              <w:rPr>
                <w:rFonts w:hint="default"/>
              </w:rPr>
              <w:t>0：销方</w:t>
            </w:r>
          </w:p>
          <w:p w14:paraId="48425DB2">
            <w:pPr>
              <w:pStyle w:val="26"/>
              <w:bidi w:val="0"/>
              <w:rPr>
                <w:rFonts w:hint="default"/>
              </w:rPr>
            </w:pPr>
            <w:r>
              <w:rPr>
                <w:rFonts w:hint="default"/>
              </w:rPr>
              <w:t>1：购方</w:t>
            </w:r>
          </w:p>
        </w:tc>
      </w:tr>
      <w:tr w14:paraId="1CF4AD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46D3A4">
            <w:pPr>
              <w:pStyle w:val="26"/>
              <w:bidi w:val="0"/>
              <w:rPr>
                <w:rFonts w:hint="default"/>
              </w:rPr>
            </w:pPr>
            <w:r>
              <w:rPr>
                <w:rFonts w:hint="default"/>
                <w:lang w:val="en-US" w:eastAsia="zh-CN"/>
              </w:rPr>
              <w:t>2</w:t>
            </w:r>
          </w:p>
        </w:tc>
        <w:tc>
          <w:tcPr>
            <w:tcW w:w="1004" w:type="pct"/>
            <w:noWrap w:val="0"/>
            <w:vAlign w:val="center"/>
          </w:tcPr>
          <w:p w14:paraId="43A59769">
            <w:pPr>
              <w:pStyle w:val="26"/>
              <w:bidi w:val="0"/>
              <w:rPr>
                <w:rFonts w:hint="default"/>
              </w:rPr>
            </w:pPr>
            <w:r>
              <w:rPr>
                <w:rFonts w:hint="default"/>
              </w:rPr>
              <w:t>xsfnsrsbh</w:t>
            </w:r>
          </w:p>
        </w:tc>
        <w:tc>
          <w:tcPr>
            <w:tcW w:w="1087" w:type="pct"/>
            <w:noWrap w:val="0"/>
            <w:vAlign w:val="center"/>
          </w:tcPr>
          <w:p w14:paraId="4FD0A747">
            <w:pPr>
              <w:pStyle w:val="26"/>
              <w:bidi w:val="0"/>
              <w:rPr>
                <w:rFonts w:hint="default"/>
              </w:rPr>
            </w:pPr>
            <w:r>
              <w:rPr>
                <w:rFonts w:hint="default"/>
              </w:rPr>
              <w:t>销售方纳税人识别号</w:t>
            </w:r>
          </w:p>
        </w:tc>
        <w:tc>
          <w:tcPr>
            <w:tcW w:w="753" w:type="pct"/>
            <w:noWrap w:val="0"/>
            <w:vAlign w:val="center"/>
          </w:tcPr>
          <w:p w14:paraId="098578D4">
            <w:pPr>
              <w:pStyle w:val="26"/>
              <w:bidi w:val="0"/>
              <w:rPr>
                <w:rFonts w:hint="default"/>
              </w:rPr>
            </w:pPr>
            <w:r>
              <w:rPr>
                <w:rFonts w:hint="default"/>
              </w:rPr>
              <w:t>varchar</w:t>
            </w:r>
          </w:p>
        </w:tc>
        <w:tc>
          <w:tcPr>
            <w:tcW w:w="418" w:type="pct"/>
            <w:noWrap w:val="0"/>
            <w:vAlign w:val="center"/>
          </w:tcPr>
          <w:p w14:paraId="2514E0C3">
            <w:pPr>
              <w:pStyle w:val="26"/>
              <w:bidi w:val="0"/>
              <w:rPr>
                <w:rFonts w:hint="default"/>
                <w:lang w:eastAsia="zh-CN"/>
              </w:rPr>
            </w:pPr>
            <w:r>
              <w:rPr>
                <w:rFonts w:hint="default"/>
              </w:rPr>
              <w:t>2</w:t>
            </w:r>
            <w:r>
              <w:rPr>
                <w:rFonts w:hint="default"/>
                <w:lang w:val="en-US" w:eastAsia="zh-CN"/>
              </w:rPr>
              <w:t>0</w:t>
            </w:r>
          </w:p>
        </w:tc>
        <w:tc>
          <w:tcPr>
            <w:tcW w:w="417" w:type="pct"/>
            <w:noWrap w:val="0"/>
            <w:vAlign w:val="center"/>
          </w:tcPr>
          <w:p w14:paraId="15C9A8FE">
            <w:pPr>
              <w:pStyle w:val="26"/>
              <w:bidi w:val="0"/>
              <w:rPr>
                <w:rFonts w:hint="default"/>
              </w:rPr>
            </w:pPr>
            <w:r>
              <w:rPr>
                <w:rFonts w:hint="default"/>
              </w:rPr>
              <w:t>是</w:t>
            </w:r>
          </w:p>
        </w:tc>
        <w:tc>
          <w:tcPr>
            <w:tcW w:w="920" w:type="pct"/>
            <w:noWrap w:val="0"/>
            <w:vAlign w:val="center"/>
          </w:tcPr>
          <w:p w14:paraId="2A61E491">
            <w:pPr>
              <w:pStyle w:val="26"/>
              <w:bidi w:val="0"/>
              <w:rPr>
                <w:rFonts w:hint="default"/>
              </w:rPr>
            </w:pPr>
          </w:p>
        </w:tc>
      </w:tr>
      <w:tr w14:paraId="78C274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B98D73">
            <w:pPr>
              <w:pStyle w:val="26"/>
              <w:bidi w:val="0"/>
              <w:rPr>
                <w:rFonts w:hint="default"/>
              </w:rPr>
            </w:pPr>
            <w:r>
              <w:rPr>
                <w:rFonts w:hint="default"/>
                <w:lang w:val="en-US" w:eastAsia="zh-CN"/>
              </w:rPr>
              <w:t>3</w:t>
            </w:r>
          </w:p>
        </w:tc>
        <w:tc>
          <w:tcPr>
            <w:tcW w:w="1004" w:type="pct"/>
            <w:noWrap w:val="0"/>
            <w:vAlign w:val="center"/>
          </w:tcPr>
          <w:p w14:paraId="6C7D4B91">
            <w:pPr>
              <w:pStyle w:val="26"/>
              <w:bidi w:val="0"/>
              <w:rPr>
                <w:rFonts w:hint="default"/>
              </w:rPr>
            </w:pPr>
            <w:r>
              <w:rPr>
                <w:rFonts w:hint="default"/>
              </w:rPr>
              <w:t>xsfmc</w:t>
            </w:r>
          </w:p>
        </w:tc>
        <w:tc>
          <w:tcPr>
            <w:tcW w:w="1087" w:type="pct"/>
            <w:noWrap w:val="0"/>
            <w:vAlign w:val="center"/>
          </w:tcPr>
          <w:p w14:paraId="7607F7DC">
            <w:pPr>
              <w:pStyle w:val="26"/>
              <w:bidi w:val="0"/>
              <w:rPr>
                <w:rFonts w:hint="default"/>
              </w:rPr>
            </w:pPr>
            <w:r>
              <w:rPr>
                <w:rFonts w:hint="default"/>
              </w:rPr>
              <w:t>销售方名称</w:t>
            </w:r>
          </w:p>
        </w:tc>
        <w:tc>
          <w:tcPr>
            <w:tcW w:w="753" w:type="pct"/>
            <w:noWrap w:val="0"/>
            <w:vAlign w:val="center"/>
          </w:tcPr>
          <w:p w14:paraId="64C0A8C4">
            <w:pPr>
              <w:pStyle w:val="26"/>
              <w:bidi w:val="0"/>
              <w:rPr>
                <w:rFonts w:hint="default"/>
              </w:rPr>
            </w:pPr>
            <w:r>
              <w:rPr>
                <w:rFonts w:hint="default"/>
              </w:rPr>
              <w:t>varchar</w:t>
            </w:r>
          </w:p>
        </w:tc>
        <w:tc>
          <w:tcPr>
            <w:tcW w:w="418" w:type="pct"/>
            <w:noWrap w:val="0"/>
            <w:vAlign w:val="center"/>
          </w:tcPr>
          <w:p w14:paraId="07DDF1E7">
            <w:pPr>
              <w:pStyle w:val="26"/>
              <w:bidi w:val="0"/>
              <w:rPr>
                <w:rFonts w:hint="default"/>
              </w:rPr>
            </w:pPr>
            <w:r>
              <w:rPr>
                <w:rFonts w:hint="default"/>
              </w:rPr>
              <w:t>300</w:t>
            </w:r>
          </w:p>
        </w:tc>
        <w:tc>
          <w:tcPr>
            <w:tcW w:w="417" w:type="pct"/>
            <w:noWrap w:val="0"/>
            <w:vAlign w:val="center"/>
          </w:tcPr>
          <w:p w14:paraId="6A8A3A75">
            <w:pPr>
              <w:pStyle w:val="26"/>
              <w:bidi w:val="0"/>
              <w:rPr>
                <w:rFonts w:hint="default"/>
              </w:rPr>
            </w:pPr>
            <w:r>
              <w:rPr>
                <w:rFonts w:hint="default"/>
              </w:rPr>
              <w:t>是</w:t>
            </w:r>
          </w:p>
        </w:tc>
        <w:tc>
          <w:tcPr>
            <w:tcW w:w="920" w:type="pct"/>
            <w:noWrap w:val="0"/>
            <w:vAlign w:val="center"/>
          </w:tcPr>
          <w:p w14:paraId="653535AF">
            <w:pPr>
              <w:pStyle w:val="26"/>
              <w:bidi w:val="0"/>
              <w:rPr>
                <w:rFonts w:hint="default"/>
              </w:rPr>
            </w:pPr>
          </w:p>
        </w:tc>
      </w:tr>
      <w:tr w14:paraId="39FE8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045658">
            <w:pPr>
              <w:pStyle w:val="26"/>
              <w:bidi w:val="0"/>
              <w:rPr>
                <w:rFonts w:hint="default"/>
              </w:rPr>
            </w:pPr>
            <w:r>
              <w:rPr>
                <w:rFonts w:hint="default"/>
                <w:lang w:val="en-US" w:eastAsia="zh-CN"/>
              </w:rPr>
              <w:t>4</w:t>
            </w:r>
          </w:p>
        </w:tc>
        <w:tc>
          <w:tcPr>
            <w:tcW w:w="1004" w:type="pct"/>
            <w:noWrap w:val="0"/>
            <w:vAlign w:val="center"/>
          </w:tcPr>
          <w:p w14:paraId="16C21935">
            <w:pPr>
              <w:pStyle w:val="26"/>
              <w:bidi w:val="0"/>
              <w:rPr>
                <w:rFonts w:hint="default"/>
              </w:rPr>
            </w:pPr>
            <w:r>
              <w:rPr>
                <w:rFonts w:hint="default"/>
              </w:rPr>
              <w:t>gmfnsrsbh</w:t>
            </w:r>
          </w:p>
        </w:tc>
        <w:tc>
          <w:tcPr>
            <w:tcW w:w="1087" w:type="pct"/>
            <w:noWrap w:val="0"/>
            <w:vAlign w:val="center"/>
          </w:tcPr>
          <w:p w14:paraId="4873A842">
            <w:pPr>
              <w:pStyle w:val="26"/>
              <w:bidi w:val="0"/>
              <w:rPr>
                <w:rFonts w:hint="default"/>
              </w:rPr>
            </w:pPr>
            <w:r>
              <w:rPr>
                <w:rFonts w:hint="default"/>
              </w:rPr>
              <w:t>购买方纳税人识别号</w:t>
            </w:r>
          </w:p>
        </w:tc>
        <w:tc>
          <w:tcPr>
            <w:tcW w:w="753" w:type="pct"/>
            <w:noWrap w:val="0"/>
            <w:vAlign w:val="center"/>
          </w:tcPr>
          <w:p w14:paraId="059BB1C0">
            <w:pPr>
              <w:pStyle w:val="26"/>
              <w:bidi w:val="0"/>
              <w:rPr>
                <w:rFonts w:hint="default"/>
              </w:rPr>
            </w:pPr>
            <w:r>
              <w:rPr>
                <w:rFonts w:hint="default"/>
              </w:rPr>
              <w:t>varchar</w:t>
            </w:r>
          </w:p>
        </w:tc>
        <w:tc>
          <w:tcPr>
            <w:tcW w:w="418" w:type="pct"/>
            <w:noWrap w:val="0"/>
            <w:vAlign w:val="center"/>
          </w:tcPr>
          <w:p w14:paraId="3C4A504C">
            <w:pPr>
              <w:pStyle w:val="26"/>
              <w:bidi w:val="0"/>
              <w:rPr>
                <w:rFonts w:hint="default"/>
              </w:rPr>
            </w:pPr>
            <w:r>
              <w:rPr>
                <w:rFonts w:hint="default"/>
              </w:rPr>
              <w:t>20</w:t>
            </w:r>
          </w:p>
        </w:tc>
        <w:tc>
          <w:tcPr>
            <w:tcW w:w="417" w:type="pct"/>
            <w:noWrap w:val="0"/>
            <w:vAlign w:val="center"/>
          </w:tcPr>
          <w:p w14:paraId="7281D09A">
            <w:pPr>
              <w:pStyle w:val="26"/>
              <w:bidi w:val="0"/>
              <w:rPr>
                <w:rFonts w:hint="default"/>
              </w:rPr>
            </w:pPr>
            <w:r>
              <w:rPr>
                <w:rFonts w:hint="default"/>
              </w:rPr>
              <w:t>否</w:t>
            </w:r>
          </w:p>
        </w:tc>
        <w:tc>
          <w:tcPr>
            <w:tcW w:w="920" w:type="pct"/>
            <w:noWrap w:val="0"/>
            <w:vAlign w:val="center"/>
          </w:tcPr>
          <w:p w14:paraId="5A4E4663">
            <w:pPr>
              <w:pStyle w:val="26"/>
              <w:bidi w:val="0"/>
              <w:rPr>
                <w:rFonts w:hint="default"/>
              </w:rPr>
            </w:pPr>
          </w:p>
        </w:tc>
      </w:tr>
      <w:tr w14:paraId="1F5CA5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C264C79">
            <w:pPr>
              <w:pStyle w:val="26"/>
              <w:bidi w:val="0"/>
              <w:rPr>
                <w:rFonts w:hint="default"/>
              </w:rPr>
            </w:pPr>
            <w:r>
              <w:rPr>
                <w:rFonts w:hint="default"/>
                <w:lang w:val="en-US" w:eastAsia="zh-CN"/>
              </w:rPr>
              <w:t>5</w:t>
            </w:r>
          </w:p>
        </w:tc>
        <w:tc>
          <w:tcPr>
            <w:tcW w:w="1004" w:type="pct"/>
            <w:noWrap w:val="0"/>
            <w:vAlign w:val="center"/>
          </w:tcPr>
          <w:p w14:paraId="07820C9B">
            <w:pPr>
              <w:pStyle w:val="26"/>
              <w:bidi w:val="0"/>
              <w:rPr>
                <w:rFonts w:hint="default"/>
              </w:rPr>
            </w:pPr>
            <w:r>
              <w:rPr>
                <w:rFonts w:hint="default"/>
              </w:rPr>
              <w:t>gmfmc</w:t>
            </w:r>
          </w:p>
        </w:tc>
        <w:tc>
          <w:tcPr>
            <w:tcW w:w="1087" w:type="pct"/>
            <w:noWrap w:val="0"/>
            <w:vAlign w:val="center"/>
          </w:tcPr>
          <w:p w14:paraId="5AB22C06">
            <w:pPr>
              <w:pStyle w:val="26"/>
              <w:bidi w:val="0"/>
              <w:rPr>
                <w:rFonts w:hint="default"/>
              </w:rPr>
            </w:pPr>
            <w:r>
              <w:rPr>
                <w:rFonts w:hint="default"/>
              </w:rPr>
              <w:t>购买方名称</w:t>
            </w:r>
          </w:p>
        </w:tc>
        <w:tc>
          <w:tcPr>
            <w:tcW w:w="753" w:type="pct"/>
            <w:noWrap w:val="0"/>
            <w:vAlign w:val="center"/>
          </w:tcPr>
          <w:p w14:paraId="1DB075B1">
            <w:pPr>
              <w:pStyle w:val="26"/>
              <w:bidi w:val="0"/>
              <w:rPr>
                <w:rFonts w:hint="default"/>
              </w:rPr>
            </w:pPr>
            <w:r>
              <w:rPr>
                <w:rFonts w:hint="default"/>
              </w:rPr>
              <w:t>varchar</w:t>
            </w:r>
          </w:p>
        </w:tc>
        <w:tc>
          <w:tcPr>
            <w:tcW w:w="418" w:type="pct"/>
            <w:noWrap w:val="0"/>
            <w:vAlign w:val="center"/>
          </w:tcPr>
          <w:p w14:paraId="36B3CFE8">
            <w:pPr>
              <w:pStyle w:val="26"/>
              <w:bidi w:val="0"/>
              <w:rPr>
                <w:rFonts w:hint="default"/>
              </w:rPr>
            </w:pPr>
            <w:r>
              <w:rPr>
                <w:rFonts w:hint="default"/>
              </w:rPr>
              <w:t>300</w:t>
            </w:r>
          </w:p>
        </w:tc>
        <w:tc>
          <w:tcPr>
            <w:tcW w:w="417" w:type="pct"/>
            <w:noWrap w:val="0"/>
            <w:vAlign w:val="center"/>
          </w:tcPr>
          <w:p w14:paraId="422EF854">
            <w:pPr>
              <w:pStyle w:val="26"/>
              <w:bidi w:val="0"/>
              <w:rPr>
                <w:rFonts w:hint="default"/>
              </w:rPr>
            </w:pPr>
            <w:r>
              <w:rPr>
                <w:rFonts w:hint="default"/>
              </w:rPr>
              <w:t>是</w:t>
            </w:r>
          </w:p>
        </w:tc>
        <w:tc>
          <w:tcPr>
            <w:tcW w:w="920" w:type="pct"/>
            <w:noWrap w:val="0"/>
            <w:vAlign w:val="center"/>
          </w:tcPr>
          <w:p w14:paraId="55DE3CE4">
            <w:pPr>
              <w:pStyle w:val="26"/>
              <w:bidi w:val="0"/>
              <w:rPr>
                <w:rFonts w:hint="default"/>
              </w:rPr>
            </w:pPr>
          </w:p>
        </w:tc>
      </w:tr>
      <w:tr w14:paraId="60D0A9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CA436C">
            <w:pPr>
              <w:pStyle w:val="26"/>
              <w:bidi w:val="0"/>
              <w:rPr>
                <w:rFonts w:hint="default"/>
              </w:rPr>
            </w:pPr>
            <w:r>
              <w:rPr>
                <w:rFonts w:hint="default"/>
                <w:lang w:val="en-US" w:eastAsia="zh-CN"/>
              </w:rPr>
              <w:t>6</w:t>
            </w:r>
          </w:p>
        </w:tc>
        <w:tc>
          <w:tcPr>
            <w:tcW w:w="1004" w:type="pct"/>
            <w:noWrap w:val="0"/>
            <w:vAlign w:val="center"/>
          </w:tcPr>
          <w:p w14:paraId="749B0AEB">
            <w:pPr>
              <w:pStyle w:val="26"/>
              <w:bidi w:val="0"/>
              <w:rPr>
                <w:rFonts w:hint="default"/>
              </w:rPr>
            </w:pPr>
            <w:r>
              <w:rPr>
                <w:rFonts w:hint="default"/>
              </w:rPr>
              <w:t>lzfpdm</w:t>
            </w:r>
          </w:p>
        </w:tc>
        <w:tc>
          <w:tcPr>
            <w:tcW w:w="1087" w:type="pct"/>
            <w:noWrap w:val="0"/>
            <w:vAlign w:val="center"/>
          </w:tcPr>
          <w:p w14:paraId="735C2A4F">
            <w:pPr>
              <w:pStyle w:val="26"/>
              <w:bidi w:val="0"/>
              <w:rPr>
                <w:rFonts w:hint="default"/>
              </w:rPr>
            </w:pPr>
            <w:r>
              <w:rPr>
                <w:rFonts w:hint="default"/>
              </w:rPr>
              <w:t>蓝字发票代码</w:t>
            </w:r>
          </w:p>
        </w:tc>
        <w:tc>
          <w:tcPr>
            <w:tcW w:w="753" w:type="pct"/>
            <w:noWrap w:val="0"/>
            <w:vAlign w:val="center"/>
          </w:tcPr>
          <w:p w14:paraId="4C8FC5BB">
            <w:pPr>
              <w:pStyle w:val="26"/>
              <w:bidi w:val="0"/>
              <w:rPr>
                <w:rFonts w:hint="default"/>
              </w:rPr>
            </w:pPr>
            <w:r>
              <w:rPr>
                <w:rFonts w:hint="default"/>
              </w:rPr>
              <w:t>varchar</w:t>
            </w:r>
          </w:p>
        </w:tc>
        <w:tc>
          <w:tcPr>
            <w:tcW w:w="418" w:type="pct"/>
            <w:noWrap w:val="0"/>
            <w:vAlign w:val="center"/>
          </w:tcPr>
          <w:p w14:paraId="6D8D79B2">
            <w:pPr>
              <w:pStyle w:val="26"/>
              <w:bidi w:val="0"/>
              <w:rPr>
                <w:rFonts w:hint="default"/>
              </w:rPr>
            </w:pPr>
            <w:r>
              <w:rPr>
                <w:rFonts w:hint="default"/>
              </w:rPr>
              <w:t>12</w:t>
            </w:r>
          </w:p>
        </w:tc>
        <w:tc>
          <w:tcPr>
            <w:tcW w:w="417" w:type="pct"/>
            <w:noWrap w:val="0"/>
            <w:vAlign w:val="center"/>
          </w:tcPr>
          <w:p w14:paraId="0A126FAC">
            <w:pPr>
              <w:pStyle w:val="26"/>
              <w:bidi w:val="0"/>
              <w:rPr>
                <w:rFonts w:hint="default"/>
              </w:rPr>
            </w:pPr>
            <w:r>
              <w:rPr>
                <w:rFonts w:hint="default"/>
              </w:rPr>
              <w:t>否</w:t>
            </w:r>
          </w:p>
        </w:tc>
        <w:tc>
          <w:tcPr>
            <w:tcW w:w="920" w:type="pct"/>
            <w:noWrap w:val="0"/>
            <w:vAlign w:val="center"/>
          </w:tcPr>
          <w:p w14:paraId="7868A224">
            <w:pPr>
              <w:pStyle w:val="26"/>
              <w:bidi w:val="0"/>
              <w:rPr>
                <w:rFonts w:hint="default"/>
              </w:rPr>
            </w:pPr>
          </w:p>
        </w:tc>
      </w:tr>
      <w:tr w14:paraId="56D19F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22C88E">
            <w:pPr>
              <w:pStyle w:val="26"/>
              <w:bidi w:val="0"/>
              <w:rPr>
                <w:rFonts w:hint="default"/>
              </w:rPr>
            </w:pPr>
            <w:r>
              <w:rPr>
                <w:rFonts w:hint="default"/>
                <w:lang w:val="en-US" w:eastAsia="zh-CN"/>
              </w:rPr>
              <w:t>7</w:t>
            </w:r>
          </w:p>
        </w:tc>
        <w:tc>
          <w:tcPr>
            <w:tcW w:w="1004" w:type="pct"/>
            <w:noWrap w:val="0"/>
            <w:vAlign w:val="center"/>
          </w:tcPr>
          <w:p w14:paraId="00D8E978">
            <w:pPr>
              <w:pStyle w:val="26"/>
              <w:bidi w:val="0"/>
              <w:rPr>
                <w:rFonts w:hint="default"/>
              </w:rPr>
            </w:pPr>
            <w:r>
              <w:rPr>
                <w:rFonts w:hint="default"/>
              </w:rPr>
              <w:t>lzfphm</w:t>
            </w:r>
          </w:p>
        </w:tc>
        <w:tc>
          <w:tcPr>
            <w:tcW w:w="1087" w:type="pct"/>
            <w:noWrap w:val="0"/>
            <w:vAlign w:val="center"/>
          </w:tcPr>
          <w:p w14:paraId="3E62C34E">
            <w:pPr>
              <w:pStyle w:val="26"/>
              <w:bidi w:val="0"/>
              <w:rPr>
                <w:rFonts w:hint="default"/>
              </w:rPr>
            </w:pPr>
            <w:r>
              <w:rPr>
                <w:rFonts w:hint="default"/>
              </w:rPr>
              <w:t>蓝字发票号码</w:t>
            </w:r>
          </w:p>
        </w:tc>
        <w:tc>
          <w:tcPr>
            <w:tcW w:w="753" w:type="pct"/>
            <w:noWrap w:val="0"/>
            <w:vAlign w:val="center"/>
          </w:tcPr>
          <w:p w14:paraId="678D5B88">
            <w:pPr>
              <w:pStyle w:val="26"/>
              <w:bidi w:val="0"/>
              <w:rPr>
                <w:rFonts w:hint="default"/>
              </w:rPr>
            </w:pPr>
            <w:r>
              <w:rPr>
                <w:rFonts w:hint="default"/>
              </w:rPr>
              <w:t>varchar</w:t>
            </w:r>
          </w:p>
        </w:tc>
        <w:tc>
          <w:tcPr>
            <w:tcW w:w="418" w:type="pct"/>
            <w:noWrap w:val="0"/>
            <w:vAlign w:val="center"/>
          </w:tcPr>
          <w:p w14:paraId="248DB8D9">
            <w:pPr>
              <w:pStyle w:val="26"/>
              <w:bidi w:val="0"/>
              <w:rPr>
                <w:rFonts w:hint="default"/>
              </w:rPr>
            </w:pPr>
            <w:r>
              <w:rPr>
                <w:rFonts w:hint="default"/>
              </w:rPr>
              <w:t>20</w:t>
            </w:r>
          </w:p>
        </w:tc>
        <w:tc>
          <w:tcPr>
            <w:tcW w:w="417" w:type="pct"/>
            <w:noWrap w:val="0"/>
            <w:vAlign w:val="center"/>
          </w:tcPr>
          <w:p w14:paraId="4523C075">
            <w:pPr>
              <w:pStyle w:val="26"/>
              <w:bidi w:val="0"/>
              <w:rPr>
                <w:rFonts w:hint="default"/>
              </w:rPr>
            </w:pPr>
            <w:r>
              <w:rPr>
                <w:rFonts w:hint="default"/>
              </w:rPr>
              <w:t>是</w:t>
            </w:r>
          </w:p>
        </w:tc>
        <w:tc>
          <w:tcPr>
            <w:tcW w:w="920" w:type="pct"/>
            <w:noWrap w:val="0"/>
            <w:vAlign w:val="center"/>
          </w:tcPr>
          <w:p w14:paraId="251A5678">
            <w:pPr>
              <w:pStyle w:val="26"/>
              <w:bidi w:val="0"/>
              <w:rPr>
                <w:rFonts w:hint="default"/>
              </w:rPr>
            </w:pPr>
          </w:p>
        </w:tc>
      </w:tr>
      <w:tr w14:paraId="54A31E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8C63D3">
            <w:pPr>
              <w:pStyle w:val="26"/>
              <w:bidi w:val="0"/>
              <w:rPr>
                <w:rFonts w:hint="default"/>
              </w:rPr>
            </w:pPr>
            <w:r>
              <w:rPr>
                <w:rFonts w:hint="default"/>
                <w:lang w:val="en-US" w:eastAsia="zh-CN"/>
              </w:rPr>
              <w:t>8</w:t>
            </w:r>
          </w:p>
        </w:tc>
        <w:tc>
          <w:tcPr>
            <w:tcW w:w="1004" w:type="pct"/>
            <w:noWrap w:val="0"/>
            <w:vAlign w:val="center"/>
          </w:tcPr>
          <w:p w14:paraId="18BAE97E">
            <w:pPr>
              <w:pStyle w:val="26"/>
              <w:bidi w:val="0"/>
              <w:rPr>
                <w:rFonts w:hint="default"/>
              </w:rPr>
            </w:pPr>
            <w:r>
              <w:rPr>
                <w:rFonts w:hint="default"/>
              </w:rPr>
              <w:t>sfzzfpbz</w:t>
            </w:r>
          </w:p>
        </w:tc>
        <w:tc>
          <w:tcPr>
            <w:tcW w:w="1087" w:type="pct"/>
            <w:noWrap w:val="0"/>
            <w:vAlign w:val="center"/>
          </w:tcPr>
          <w:p w14:paraId="75F51E2B">
            <w:pPr>
              <w:pStyle w:val="26"/>
              <w:bidi w:val="0"/>
              <w:rPr>
                <w:rFonts w:hint="default"/>
              </w:rPr>
            </w:pPr>
            <w:r>
              <w:rPr>
                <w:rFonts w:hint="default"/>
              </w:rPr>
              <w:t>是否纸质发票标志</w:t>
            </w:r>
          </w:p>
        </w:tc>
        <w:tc>
          <w:tcPr>
            <w:tcW w:w="753" w:type="pct"/>
            <w:noWrap w:val="0"/>
            <w:vAlign w:val="center"/>
          </w:tcPr>
          <w:p w14:paraId="1AAC8AF2">
            <w:pPr>
              <w:pStyle w:val="26"/>
              <w:bidi w:val="0"/>
              <w:rPr>
                <w:rFonts w:hint="default"/>
              </w:rPr>
            </w:pPr>
            <w:r>
              <w:rPr>
                <w:rFonts w:hint="default"/>
              </w:rPr>
              <w:t>varchar</w:t>
            </w:r>
          </w:p>
        </w:tc>
        <w:tc>
          <w:tcPr>
            <w:tcW w:w="418" w:type="pct"/>
            <w:noWrap w:val="0"/>
            <w:vAlign w:val="center"/>
          </w:tcPr>
          <w:p w14:paraId="44B90F05">
            <w:pPr>
              <w:pStyle w:val="26"/>
              <w:bidi w:val="0"/>
              <w:rPr>
                <w:rFonts w:hint="default"/>
              </w:rPr>
            </w:pPr>
            <w:r>
              <w:rPr>
                <w:rFonts w:hint="default"/>
              </w:rPr>
              <w:t>1</w:t>
            </w:r>
          </w:p>
        </w:tc>
        <w:tc>
          <w:tcPr>
            <w:tcW w:w="417" w:type="pct"/>
            <w:noWrap w:val="0"/>
            <w:vAlign w:val="center"/>
          </w:tcPr>
          <w:p w14:paraId="720ED745">
            <w:pPr>
              <w:pStyle w:val="26"/>
              <w:bidi w:val="0"/>
              <w:rPr>
                <w:rFonts w:hint="default"/>
              </w:rPr>
            </w:pPr>
            <w:r>
              <w:rPr>
                <w:rFonts w:hint="default"/>
              </w:rPr>
              <w:t>是</w:t>
            </w:r>
          </w:p>
        </w:tc>
        <w:tc>
          <w:tcPr>
            <w:tcW w:w="920" w:type="pct"/>
            <w:noWrap w:val="0"/>
            <w:vAlign w:val="center"/>
          </w:tcPr>
          <w:p w14:paraId="4422F124">
            <w:pPr>
              <w:pStyle w:val="26"/>
              <w:bidi w:val="0"/>
              <w:rPr>
                <w:rFonts w:hint="default"/>
              </w:rPr>
            </w:pPr>
            <w:r>
              <w:rPr>
                <w:rFonts w:hint="default"/>
              </w:rPr>
              <w:t>Y：纸质发票</w:t>
            </w:r>
          </w:p>
          <w:p w14:paraId="31EDCCAB">
            <w:pPr>
              <w:pStyle w:val="26"/>
              <w:bidi w:val="0"/>
              <w:rPr>
                <w:rFonts w:hint="default"/>
              </w:rPr>
            </w:pPr>
            <w:r>
              <w:rPr>
                <w:rFonts w:hint="default"/>
              </w:rPr>
              <w:t>N：电子发票</w:t>
            </w:r>
          </w:p>
        </w:tc>
      </w:tr>
      <w:tr w14:paraId="593DF5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AFF663">
            <w:pPr>
              <w:pStyle w:val="26"/>
              <w:bidi w:val="0"/>
              <w:rPr>
                <w:rFonts w:hint="default"/>
              </w:rPr>
            </w:pPr>
            <w:r>
              <w:rPr>
                <w:rFonts w:hint="default"/>
                <w:lang w:val="en-US" w:eastAsia="zh-CN"/>
              </w:rPr>
              <w:t>9</w:t>
            </w:r>
          </w:p>
        </w:tc>
        <w:tc>
          <w:tcPr>
            <w:tcW w:w="1004" w:type="pct"/>
            <w:noWrap w:val="0"/>
            <w:vAlign w:val="center"/>
          </w:tcPr>
          <w:p w14:paraId="1A6060AA">
            <w:pPr>
              <w:pStyle w:val="26"/>
              <w:bidi w:val="0"/>
              <w:rPr>
                <w:rFonts w:hint="default"/>
              </w:rPr>
            </w:pPr>
            <w:r>
              <w:rPr>
                <w:rFonts w:hint="default"/>
              </w:rPr>
              <w:t>lzkprq</w:t>
            </w:r>
          </w:p>
        </w:tc>
        <w:tc>
          <w:tcPr>
            <w:tcW w:w="1087" w:type="pct"/>
            <w:noWrap w:val="0"/>
            <w:vAlign w:val="center"/>
          </w:tcPr>
          <w:p w14:paraId="4E2EEF5F">
            <w:pPr>
              <w:pStyle w:val="26"/>
              <w:bidi w:val="0"/>
              <w:rPr>
                <w:rFonts w:hint="default"/>
              </w:rPr>
            </w:pPr>
            <w:r>
              <w:rPr>
                <w:rFonts w:hint="default"/>
              </w:rPr>
              <w:t>蓝字发票开票日期</w:t>
            </w:r>
          </w:p>
        </w:tc>
        <w:tc>
          <w:tcPr>
            <w:tcW w:w="753" w:type="pct"/>
            <w:noWrap w:val="0"/>
            <w:vAlign w:val="center"/>
          </w:tcPr>
          <w:p w14:paraId="27DC7C30">
            <w:pPr>
              <w:pStyle w:val="26"/>
              <w:bidi w:val="0"/>
              <w:rPr>
                <w:rFonts w:hint="default"/>
              </w:rPr>
            </w:pPr>
            <w:r>
              <w:rPr>
                <w:rFonts w:hint="default"/>
              </w:rPr>
              <w:t>datetime</w:t>
            </w:r>
          </w:p>
        </w:tc>
        <w:tc>
          <w:tcPr>
            <w:tcW w:w="418" w:type="pct"/>
            <w:noWrap w:val="0"/>
            <w:vAlign w:val="center"/>
          </w:tcPr>
          <w:p w14:paraId="762FB4D5">
            <w:pPr>
              <w:pStyle w:val="26"/>
              <w:bidi w:val="0"/>
              <w:rPr>
                <w:rFonts w:hint="default"/>
              </w:rPr>
            </w:pPr>
          </w:p>
        </w:tc>
        <w:tc>
          <w:tcPr>
            <w:tcW w:w="417" w:type="pct"/>
            <w:noWrap w:val="0"/>
            <w:vAlign w:val="center"/>
          </w:tcPr>
          <w:p w14:paraId="65EDD282">
            <w:pPr>
              <w:pStyle w:val="26"/>
              <w:bidi w:val="0"/>
              <w:rPr>
                <w:rFonts w:hint="default"/>
              </w:rPr>
            </w:pPr>
            <w:r>
              <w:rPr>
                <w:rFonts w:hint="default"/>
              </w:rPr>
              <w:t>是</w:t>
            </w:r>
          </w:p>
        </w:tc>
        <w:tc>
          <w:tcPr>
            <w:tcW w:w="920" w:type="pct"/>
            <w:noWrap w:val="0"/>
            <w:vAlign w:val="center"/>
          </w:tcPr>
          <w:p w14:paraId="41D1C9EB">
            <w:pPr>
              <w:pStyle w:val="26"/>
              <w:bidi w:val="0"/>
              <w:rPr>
                <w:rFonts w:hint="default"/>
              </w:rPr>
            </w:pPr>
            <w:r>
              <w:rPr>
                <w:rFonts w:hint="default"/>
              </w:rPr>
              <w:t>yyyy-MM-dd HH:mm:ss</w:t>
            </w:r>
          </w:p>
        </w:tc>
      </w:tr>
      <w:tr w14:paraId="11676C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7BCDFB">
            <w:pPr>
              <w:pStyle w:val="26"/>
              <w:bidi w:val="0"/>
              <w:rPr>
                <w:rFonts w:hint="default"/>
              </w:rPr>
            </w:pPr>
            <w:r>
              <w:rPr>
                <w:rFonts w:hint="default"/>
                <w:lang w:val="en-US" w:eastAsia="zh-CN"/>
              </w:rPr>
              <w:t>10</w:t>
            </w:r>
          </w:p>
        </w:tc>
        <w:tc>
          <w:tcPr>
            <w:tcW w:w="1004" w:type="pct"/>
            <w:noWrap w:val="0"/>
            <w:vAlign w:val="center"/>
          </w:tcPr>
          <w:p w14:paraId="7B1F97B4">
            <w:pPr>
              <w:pStyle w:val="26"/>
              <w:bidi w:val="0"/>
              <w:rPr>
                <w:rFonts w:hint="default"/>
              </w:rPr>
            </w:pPr>
            <w:r>
              <w:rPr>
                <w:rFonts w:hint="default"/>
              </w:rPr>
              <w:t>lzhjje</w:t>
            </w:r>
          </w:p>
        </w:tc>
        <w:tc>
          <w:tcPr>
            <w:tcW w:w="1087" w:type="pct"/>
            <w:noWrap w:val="0"/>
            <w:vAlign w:val="center"/>
          </w:tcPr>
          <w:p w14:paraId="093EA4FE">
            <w:pPr>
              <w:pStyle w:val="26"/>
              <w:bidi w:val="0"/>
              <w:rPr>
                <w:rFonts w:hint="default"/>
              </w:rPr>
            </w:pPr>
            <w:r>
              <w:rPr>
                <w:rFonts w:hint="default"/>
              </w:rPr>
              <w:t>蓝字发票合计金额</w:t>
            </w:r>
          </w:p>
        </w:tc>
        <w:tc>
          <w:tcPr>
            <w:tcW w:w="753" w:type="pct"/>
            <w:noWrap w:val="0"/>
            <w:vAlign w:val="center"/>
          </w:tcPr>
          <w:p w14:paraId="521238C6">
            <w:pPr>
              <w:pStyle w:val="26"/>
              <w:bidi w:val="0"/>
              <w:rPr>
                <w:rFonts w:hint="default"/>
              </w:rPr>
            </w:pPr>
            <w:r>
              <w:rPr>
                <w:rFonts w:hint="default"/>
              </w:rPr>
              <w:t>number</w:t>
            </w:r>
          </w:p>
        </w:tc>
        <w:tc>
          <w:tcPr>
            <w:tcW w:w="418" w:type="pct"/>
            <w:noWrap w:val="0"/>
            <w:vAlign w:val="center"/>
          </w:tcPr>
          <w:p w14:paraId="07A29518">
            <w:pPr>
              <w:pStyle w:val="26"/>
              <w:bidi w:val="0"/>
              <w:rPr>
                <w:rFonts w:hint="default"/>
              </w:rPr>
            </w:pPr>
            <w:r>
              <w:rPr>
                <w:rFonts w:hint="default"/>
              </w:rPr>
              <w:t>18,2</w:t>
            </w:r>
          </w:p>
        </w:tc>
        <w:tc>
          <w:tcPr>
            <w:tcW w:w="417" w:type="pct"/>
            <w:noWrap w:val="0"/>
            <w:vAlign w:val="center"/>
          </w:tcPr>
          <w:p w14:paraId="133DCD86">
            <w:pPr>
              <w:pStyle w:val="26"/>
              <w:bidi w:val="0"/>
              <w:rPr>
                <w:rFonts w:hint="default"/>
              </w:rPr>
            </w:pPr>
            <w:r>
              <w:rPr>
                <w:rFonts w:hint="default"/>
              </w:rPr>
              <w:t>是</w:t>
            </w:r>
          </w:p>
        </w:tc>
        <w:tc>
          <w:tcPr>
            <w:tcW w:w="920" w:type="pct"/>
            <w:noWrap w:val="0"/>
            <w:vAlign w:val="center"/>
          </w:tcPr>
          <w:p w14:paraId="74EDBE08">
            <w:pPr>
              <w:pStyle w:val="26"/>
              <w:bidi w:val="0"/>
              <w:rPr>
                <w:rFonts w:hint="default"/>
              </w:rPr>
            </w:pPr>
          </w:p>
        </w:tc>
      </w:tr>
      <w:tr w14:paraId="1BDA6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316BC7D">
            <w:pPr>
              <w:pStyle w:val="26"/>
              <w:bidi w:val="0"/>
              <w:rPr>
                <w:rFonts w:hint="default"/>
              </w:rPr>
            </w:pPr>
            <w:r>
              <w:rPr>
                <w:rFonts w:hint="default"/>
                <w:lang w:val="en-US" w:eastAsia="zh-CN"/>
              </w:rPr>
              <w:t>11</w:t>
            </w:r>
          </w:p>
        </w:tc>
        <w:tc>
          <w:tcPr>
            <w:tcW w:w="1004" w:type="pct"/>
            <w:noWrap w:val="0"/>
            <w:vAlign w:val="center"/>
          </w:tcPr>
          <w:p w14:paraId="6891E921">
            <w:pPr>
              <w:pStyle w:val="26"/>
              <w:bidi w:val="0"/>
              <w:rPr>
                <w:rFonts w:hint="default"/>
              </w:rPr>
            </w:pPr>
            <w:r>
              <w:rPr>
                <w:rFonts w:hint="default"/>
              </w:rPr>
              <w:t>lzhjse</w:t>
            </w:r>
          </w:p>
        </w:tc>
        <w:tc>
          <w:tcPr>
            <w:tcW w:w="1087" w:type="pct"/>
            <w:noWrap w:val="0"/>
            <w:vAlign w:val="center"/>
          </w:tcPr>
          <w:p w14:paraId="509F5F2B">
            <w:pPr>
              <w:pStyle w:val="26"/>
              <w:bidi w:val="0"/>
              <w:rPr>
                <w:rFonts w:hint="default"/>
              </w:rPr>
            </w:pPr>
            <w:r>
              <w:rPr>
                <w:rFonts w:hint="default"/>
              </w:rPr>
              <w:t>蓝字发票合计税额</w:t>
            </w:r>
          </w:p>
        </w:tc>
        <w:tc>
          <w:tcPr>
            <w:tcW w:w="753" w:type="pct"/>
            <w:noWrap w:val="0"/>
            <w:vAlign w:val="center"/>
          </w:tcPr>
          <w:p w14:paraId="74B91267">
            <w:pPr>
              <w:pStyle w:val="26"/>
              <w:bidi w:val="0"/>
              <w:rPr>
                <w:rFonts w:hint="default"/>
              </w:rPr>
            </w:pPr>
            <w:r>
              <w:rPr>
                <w:rFonts w:hint="default"/>
              </w:rPr>
              <w:t>number</w:t>
            </w:r>
          </w:p>
        </w:tc>
        <w:tc>
          <w:tcPr>
            <w:tcW w:w="418" w:type="pct"/>
            <w:noWrap w:val="0"/>
            <w:vAlign w:val="center"/>
          </w:tcPr>
          <w:p w14:paraId="08BE6CBF">
            <w:pPr>
              <w:pStyle w:val="26"/>
              <w:bidi w:val="0"/>
              <w:rPr>
                <w:rFonts w:hint="default"/>
              </w:rPr>
            </w:pPr>
            <w:r>
              <w:rPr>
                <w:rFonts w:hint="default"/>
              </w:rPr>
              <w:t>18,2</w:t>
            </w:r>
          </w:p>
        </w:tc>
        <w:tc>
          <w:tcPr>
            <w:tcW w:w="417" w:type="pct"/>
            <w:noWrap w:val="0"/>
            <w:vAlign w:val="center"/>
          </w:tcPr>
          <w:p w14:paraId="0E7ED77D">
            <w:pPr>
              <w:pStyle w:val="26"/>
              <w:bidi w:val="0"/>
              <w:rPr>
                <w:rFonts w:hint="default"/>
              </w:rPr>
            </w:pPr>
            <w:r>
              <w:rPr>
                <w:rFonts w:hint="default"/>
              </w:rPr>
              <w:t>是</w:t>
            </w:r>
          </w:p>
        </w:tc>
        <w:tc>
          <w:tcPr>
            <w:tcW w:w="920" w:type="pct"/>
            <w:noWrap w:val="0"/>
            <w:vAlign w:val="center"/>
          </w:tcPr>
          <w:p w14:paraId="4D9E1C53">
            <w:pPr>
              <w:pStyle w:val="26"/>
              <w:bidi w:val="0"/>
              <w:rPr>
                <w:rFonts w:hint="default"/>
              </w:rPr>
            </w:pPr>
          </w:p>
        </w:tc>
      </w:tr>
      <w:tr w14:paraId="46D310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2F66D3D4">
            <w:pPr>
              <w:pStyle w:val="26"/>
              <w:bidi w:val="0"/>
              <w:rPr>
                <w:rFonts w:hint="default"/>
              </w:rPr>
            </w:pPr>
            <w:r>
              <w:rPr>
                <w:rFonts w:hint="default"/>
                <w:lang w:val="en-US" w:eastAsia="zh-CN"/>
              </w:rPr>
              <w:t>12</w:t>
            </w:r>
          </w:p>
        </w:tc>
        <w:tc>
          <w:tcPr>
            <w:tcW w:w="1004" w:type="pct"/>
            <w:noWrap w:val="0"/>
            <w:vAlign w:val="center"/>
          </w:tcPr>
          <w:p w14:paraId="53D637B7">
            <w:pPr>
              <w:pStyle w:val="26"/>
              <w:bidi w:val="0"/>
              <w:rPr>
                <w:rFonts w:hint="default"/>
              </w:rPr>
            </w:pPr>
            <w:r>
              <w:rPr>
                <w:rFonts w:hint="default"/>
              </w:rPr>
              <w:t>lzfppzDm</w:t>
            </w:r>
          </w:p>
        </w:tc>
        <w:tc>
          <w:tcPr>
            <w:tcW w:w="1087" w:type="pct"/>
            <w:noWrap w:val="0"/>
            <w:vAlign w:val="center"/>
          </w:tcPr>
          <w:p w14:paraId="0DA43FB4">
            <w:pPr>
              <w:pStyle w:val="26"/>
              <w:bidi w:val="0"/>
              <w:rPr>
                <w:rFonts w:hint="default"/>
              </w:rPr>
            </w:pPr>
            <w:r>
              <w:rPr>
                <w:rFonts w:hint="default"/>
              </w:rPr>
              <w:t>蓝字发票票种代码</w:t>
            </w:r>
          </w:p>
        </w:tc>
        <w:tc>
          <w:tcPr>
            <w:tcW w:w="753" w:type="pct"/>
            <w:noWrap w:val="0"/>
            <w:vAlign w:val="center"/>
          </w:tcPr>
          <w:p w14:paraId="26B61A1B">
            <w:pPr>
              <w:pStyle w:val="26"/>
              <w:bidi w:val="0"/>
              <w:rPr>
                <w:rFonts w:hint="default"/>
              </w:rPr>
            </w:pPr>
            <w:r>
              <w:rPr>
                <w:rFonts w:hint="default"/>
              </w:rPr>
              <w:t>varchar</w:t>
            </w:r>
          </w:p>
        </w:tc>
        <w:tc>
          <w:tcPr>
            <w:tcW w:w="418" w:type="pct"/>
            <w:noWrap w:val="0"/>
            <w:vAlign w:val="center"/>
          </w:tcPr>
          <w:p w14:paraId="1F776A28">
            <w:pPr>
              <w:pStyle w:val="26"/>
              <w:bidi w:val="0"/>
              <w:rPr>
                <w:rFonts w:hint="default"/>
              </w:rPr>
            </w:pPr>
            <w:r>
              <w:rPr>
                <w:rFonts w:hint="default"/>
              </w:rPr>
              <w:t>2</w:t>
            </w:r>
          </w:p>
        </w:tc>
        <w:tc>
          <w:tcPr>
            <w:tcW w:w="417" w:type="pct"/>
            <w:noWrap w:val="0"/>
            <w:vAlign w:val="center"/>
          </w:tcPr>
          <w:p w14:paraId="54B90529">
            <w:pPr>
              <w:pStyle w:val="26"/>
              <w:bidi w:val="0"/>
              <w:rPr>
                <w:rFonts w:hint="default"/>
              </w:rPr>
            </w:pPr>
            <w:r>
              <w:rPr>
                <w:rFonts w:hint="default"/>
              </w:rPr>
              <w:t>是</w:t>
            </w:r>
          </w:p>
        </w:tc>
        <w:tc>
          <w:tcPr>
            <w:tcW w:w="920" w:type="pct"/>
            <w:noWrap w:val="0"/>
            <w:vAlign w:val="center"/>
          </w:tcPr>
          <w:p w14:paraId="67706100">
            <w:pPr>
              <w:pStyle w:val="26"/>
              <w:bidi w:val="0"/>
              <w:rPr>
                <w:rFonts w:hint="default"/>
              </w:rPr>
            </w:pPr>
            <w:r>
              <w:rPr>
                <w:rFonts w:hint="default"/>
              </w:rPr>
              <w:t>01: 增值税专用发票</w:t>
            </w:r>
          </w:p>
          <w:p w14:paraId="219A171A">
            <w:pPr>
              <w:pStyle w:val="26"/>
              <w:bidi w:val="0"/>
              <w:rPr>
                <w:rFonts w:hint="default"/>
              </w:rPr>
            </w:pPr>
            <w:r>
              <w:rPr>
                <w:rFonts w:hint="default"/>
              </w:rPr>
              <w:t>02: 普通发票</w:t>
            </w:r>
          </w:p>
          <w:p w14:paraId="62117D10">
            <w:pPr>
              <w:pStyle w:val="26"/>
              <w:bidi w:val="0"/>
              <w:rPr>
                <w:rFonts w:hint="default"/>
              </w:rPr>
            </w:pPr>
            <w:r>
              <w:rPr>
                <w:rFonts w:hint="default"/>
              </w:rPr>
              <w:t>03: 机动车统一销售发票</w:t>
            </w:r>
          </w:p>
          <w:p w14:paraId="780246D8">
            <w:pPr>
              <w:pStyle w:val="26"/>
              <w:bidi w:val="0"/>
              <w:rPr>
                <w:rFonts w:hint="default"/>
              </w:rPr>
            </w:pPr>
            <w:r>
              <w:rPr>
                <w:rFonts w:hint="default"/>
              </w:rPr>
              <w:t>04: 二手车统一销售发票</w:t>
            </w:r>
          </w:p>
        </w:tc>
      </w:tr>
      <w:tr w14:paraId="11C606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F68810A">
            <w:pPr>
              <w:pStyle w:val="26"/>
              <w:bidi w:val="0"/>
              <w:rPr>
                <w:rFonts w:hint="default"/>
              </w:rPr>
            </w:pPr>
            <w:r>
              <w:rPr>
                <w:rFonts w:hint="default"/>
                <w:lang w:val="en-US" w:eastAsia="zh-CN"/>
              </w:rPr>
              <w:t>13</w:t>
            </w:r>
          </w:p>
        </w:tc>
        <w:tc>
          <w:tcPr>
            <w:tcW w:w="1004" w:type="pct"/>
            <w:noWrap w:val="0"/>
            <w:vAlign w:val="center"/>
          </w:tcPr>
          <w:p w14:paraId="61C64888">
            <w:pPr>
              <w:pStyle w:val="26"/>
              <w:bidi w:val="0"/>
              <w:rPr>
                <w:rFonts w:hint="default"/>
              </w:rPr>
            </w:pPr>
            <w:r>
              <w:rPr>
                <w:rFonts w:hint="default"/>
              </w:rPr>
              <w:t>lzfpTdyslxDm</w:t>
            </w:r>
          </w:p>
        </w:tc>
        <w:tc>
          <w:tcPr>
            <w:tcW w:w="1087" w:type="pct"/>
            <w:noWrap w:val="0"/>
            <w:vAlign w:val="center"/>
          </w:tcPr>
          <w:p w14:paraId="002CC6D7">
            <w:pPr>
              <w:pStyle w:val="26"/>
              <w:bidi w:val="0"/>
              <w:rPr>
                <w:rFonts w:hint="default"/>
              </w:rPr>
            </w:pPr>
            <w:r>
              <w:rPr>
                <w:rFonts w:hint="default"/>
              </w:rPr>
              <w:t>蓝字发票特定要素类型代码</w:t>
            </w:r>
          </w:p>
        </w:tc>
        <w:tc>
          <w:tcPr>
            <w:tcW w:w="753" w:type="pct"/>
            <w:noWrap w:val="0"/>
            <w:vAlign w:val="center"/>
          </w:tcPr>
          <w:p w14:paraId="7B1D2AA9">
            <w:pPr>
              <w:pStyle w:val="26"/>
              <w:bidi w:val="0"/>
              <w:rPr>
                <w:rFonts w:hint="default"/>
              </w:rPr>
            </w:pPr>
            <w:r>
              <w:rPr>
                <w:rFonts w:hint="default"/>
              </w:rPr>
              <w:t>varchar</w:t>
            </w:r>
          </w:p>
        </w:tc>
        <w:tc>
          <w:tcPr>
            <w:tcW w:w="418" w:type="pct"/>
            <w:noWrap w:val="0"/>
            <w:vAlign w:val="center"/>
          </w:tcPr>
          <w:p w14:paraId="2939C630">
            <w:pPr>
              <w:pStyle w:val="26"/>
              <w:bidi w:val="0"/>
              <w:rPr>
                <w:rFonts w:hint="default"/>
              </w:rPr>
            </w:pPr>
            <w:r>
              <w:rPr>
                <w:rFonts w:hint="default"/>
              </w:rPr>
              <w:t>2</w:t>
            </w:r>
          </w:p>
        </w:tc>
        <w:tc>
          <w:tcPr>
            <w:tcW w:w="417" w:type="pct"/>
            <w:noWrap w:val="0"/>
            <w:vAlign w:val="center"/>
          </w:tcPr>
          <w:p w14:paraId="3944A41E">
            <w:pPr>
              <w:pStyle w:val="26"/>
              <w:bidi w:val="0"/>
              <w:rPr>
                <w:rFonts w:hint="default"/>
                <w:lang w:eastAsia="zh-CN"/>
              </w:rPr>
            </w:pPr>
            <w:r>
              <w:rPr>
                <w:rFonts w:hint="default"/>
                <w:lang w:val="en-US" w:eastAsia="zh-CN"/>
              </w:rPr>
              <w:t>是</w:t>
            </w:r>
          </w:p>
        </w:tc>
        <w:tc>
          <w:tcPr>
            <w:tcW w:w="920" w:type="pct"/>
            <w:noWrap w:val="0"/>
            <w:vAlign w:val="center"/>
          </w:tcPr>
          <w:p w14:paraId="48AAEE7C">
            <w:pPr>
              <w:pStyle w:val="26"/>
              <w:bidi w:val="0"/>
              <w:rPr>
                <w:rFonts w:hint="default"/>
              </w:rPr>
            </w:pPr>
            <w:r>
              <w:rPr>
                <w:rFonts w:hint="default"/>
              </w:rPr>
              <w:t>01：成品油发票</w:t>
            </w:r>
          </w:p>
          <w:p w14:paraId="3AEB3E6D">
            <w:pPr>
              <w:pStyle w:val="26"/>
              <w:bidi w:val="0"/>
              <w:rPr>
                <w:rFonts w:hint="default"/>
              </w:rPr>
            </w:pPr>
            <w:r>
              <w:rPr>
                <w:rFonts w:hint="default"/>
              </w:rPr>
              <w:t>02：稀土发票</w:t>
            </w:r>
          </w:p>
          <w:p w14:paraId="4747E696">
            <w:pPr>
              <w:pStyle w:val="26"/>
              <w:bidi w:val="0"/>
              <w:rPr>
                <w:rFonts w:hint="default"/>
              </w:rPr>
            </w:pPr>
            <w:r>
              <w:rPr>
                <w:rFonts w:hint="default"/>
              </w:rPr>
              <w:t>03：建筑服务发票</w:t>
            </w:r>
          </w:p>
          <w:p w14:paraId="605F6B79">
            <w:pPr>
              <w:pStyle w:val="26"/>
              <w:bidi w:val="0"/>
              <w:rPr>
                <w:rFonts w:hint="default"/>
              </w:rPr>
            </w:pPr>
            <w:r>
              <w:rPr>
                <w:rFonts w:hint="default"/>
              </w:rPr>
              <w:t>04：货物运输服务发票</w:t>
            </w:r>
          </w:p>
          <w:p w14:paraId="588CBD6D">
            <w:pPr>
              <w:pStyle w:val="26"/>
              <w:bidi w:val="0"/>
              <w:rPr>
                <w:rFonts w:hint="default"/>
              </w:rPr>
            </w:pPr>
            <w:r>
              <w:rPr>
                <w:rFonts w:hint="default"/>
              </w:rPr>
              <w:t>05：不动产销售服务发票</w:t>
            </w:r>
          </w:p>
          <w:p w14:paraId="6384E464">
            <w:pPr>
              <w:pStyle w:val="26"/>
              <w:bidi w:val="0"/>
              <w:rPr>
                <w:rFonts w:hint="default"/>
              </w:rPr>
            </w:pPr>
            <w:r>
              <w:rPr>
                <w:rFonts w:hint="default"/>
              </w:rPr>
              <w:t>06：不动产租赁服务发票</w:t>
            </w:r>
          </w:p>
          <w:p w14:paraId="318BB0AB">
            <w:pPr>
              <w:pStyle w:val="26"/>
              <w:bidi w:val="0"/>
              <w:rPr>
                <w:rFonts w:hint="default"/>
              </w:rPr>
            </w:pPr>
            <w:r>
              <w:rPr>
                <w:rFonts w:hint="default"/>
              </w:rPr>
              <w:t>07：代收车船税</w:t>
            </w:r>
          </w:p>
          <w:p w14:paraId="2A78D3BB">
            <w:pPr>
              <w:pStyle w:val="26"/>
              <w:bidi w:val="0"/>
              <w:rPr>
                <w:rFonts w:hint="default"/>
              </w:rPr>
            </w:pPr>
            <w:r>
              <w:rPr>
                <w:rFonts w:hint="default"/>
              </w:rPr>
              <w:t>08：通行费</w:t>
            </w:r>
          </w:p>
          <w:p w14:paraId="556C2515">
            <w:pPr>
              <w:pStyle w:val="26"/>
              <w:bidi w:val="0"/>
              <w:rPr>
                <w:rFonts w:hint="default"/>
              </w:rPr>
            </w:pPr>
            <w:r>
              <w:rPr>
                <w:rFonts w:hint="default"/>
              </w:rPr>
              <w:t>09：旅客运输服务发票</w:t>
            </w:r>
          </w:p>
          <w:p w14:paraId="5F63315C">
            <w:pPr>
              <w:pStyle w:val="26"/>
              <w:bidi w:val="0"/>
              <w:rPr>
                <w:rFonts w:hint="default"/>
              </w:rPr>
            </w:pPr>
            <w:r>
              <w:rPr>
                <w:rFonts w:hint="default"/>
              </w:rPr>
              <w:t>10：医疗服务（住院）发票</w:t>
            </w:r>
          </w:p>
          <w:p w14:paraId="33327986">
            <w:pPr>
              <w:pStyle w:val="26"/>
              <w:bidi w:val="0"/>
              <w:rPr>
                <w:rFonts w:hint="default"/>
              </w:rPr>
            </w:pPr>
            <w:r>
              <w:rPr>
                <w:rFonts w:hint="default"/>
              </w:rPr>
              <w:t>11：医疗服务（门诊）发票</w:t>
            </w:r>
          </w:p>
          <w:p w14:paraId="7C46DE33">
            <w:pPr>
              <w:pStyle w:val="26"/>
              <w:bidi w:val="0"/>
              <w:rPr>
                <w:rFonts w:hint="default"/>
              </w:rPr>
            </w:pPr>
            <w:r>
              <w:rPr>
                <w:rFonts w:hint="default"/>
              </w:rPr>
              <w:t>12：自产农产品销售发票</w:t>
            </w:r>
          </w:p>
          <w:p w14:paraId="468126C2">
            <w:pPr>
              <w:pStyle w:val="26"/>
              <w:bidi w:val="0"/>
              <w:rPr>
                <w:rFonts w:hint="default"/>
              </w:rPr>
            </w:pPr>
            <w:r>
              <w:rPr>
                <w:rFonts w:hint="default"/>
              </w:rPr>
              <w:t>13</w:t>
            </w:r>
            <w:r>
              <w:rPr>
                <w:rFonts w:hint="default"/>
              </w:rPr>
              <w:tab/>
            </w:r>
            <w:r>
              <w:rPr>
                <w:rFonts w:hint="default"/>
              </w:rPr>
              <w:t>拖拉机和联合收割机发票</w:t>
            </w:r>
          </w:p>
          <w:p w14:paraId="57B3BAA3">
            <w:pPr>
              <w:pStyle w:val="26"/>
              <w:bidi w:val="0"/>
              <w:rPr>
                <w:rFonts w:hint="default"/>
              </w:rPr>
            </w:pPr>
            <w:r>
              <w:rPr>
                <w:rFonts w:hint="default"/>
              </w:rPr>
              <w:t>14：机动车</w:t>
            </w:r>
          </w:p>
          <w:p w14:paraId="5DAB376B">
            <w:pPr>
              <w:pStyle w:val="26"/>
              <w:bidi w:val="0"/>
              <w:rPr>
                <w:rFonts w:hint="default"/>
              </w:rPr>
            </w:pPr>
            <w:r>
              <w:rPr>
                <w:rFonts w:hint="default"/>
              </w:rPr>
              <w:t>15：二手车</w:t>
            </w:r>
          </w:p>
          <w:p w14:paraId="45D302CB">
            <w:pPr>
              <w:pStyle w:val="26"/>
              <w:bidi w:val="0"/>
              <w:rPr>
                <w:rFonts w:hint="default"/>
              </w:rPr>
            </w:pPr>
            <w:r>
              <w:rPr>
                <w:rFonts w:hint="default"/>
              </w:rPr>
              <w:t>16：农产品收购发票</w:t>
            </w:r>
          </w:p>
          <w:p w14:paraId="016E7B90">
            <w:pPr>
              <w:pStyle w:val="26"/>
              <w:bidi w:val="0"/>
              <w:rPr>
                <w:rFonts w:hint="default"/>
              </w:rPr>
            </w:pPr>
            <w:r>
              <w:rPr>
                <w:rFonts w:hint="default"/>
              </w:rPr>
              <w:t>17：光伏收购发票</w:t>
            </w:r>
          </w:p>
          <w:p w14:paraId="59E88FBF">
            <w:pPr>
              <w:pStyle w:val="26"/>
              <w:bidi w:val="0"/>
              <w:rPr>
                <w:rFonts w:hint="default"/>
              </w:rPr>
            </w:pPr>
            <w:r>
              <w:rPr>
                <w:rFonts w:hint="default"/>
              </w:rPr>
              <w:t>18：卷烟发票</w:t>
            </w:r>
          </w:p>
        </w:tc>
      </w:tr>
      <w:tr w14:paraId="58927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C90E42">
            <w:pPr>
              <w:pStyle w:val="26"/>
              <w:bidi w:val="0"/>
              <w:rPr>
                <w:rFonts w:hint="default"/>
              </w:rPr>
            </w:pPr>
            <w:r>
              <w:rPr>
                <w:rFonts w:hint="default"/>
                <w:lang w:val="en-US" w:eastAsia="zh-CN"/>
              </w:rPr>
              <w:t>14</w:t>
            </w:r>
          </w:p>
        </w:tc>
        <w:tc>
          <w:tcPr>
            <w:tcW w:w="1004" w:type="pct"/>
            <w:noWrap w:val="0"/>
            <w:vAlign w:val="center"/>
          </w:tcPr>
          <w:p w14:paraId="1FF1B72E">
            <w:pPr>
              <w:pStyle w:val="26"/>
              <w:bidi w:val="0"/>
              <w:rPr>
                <w:rFonts w:hint="default"/>
              </w:rPr>
            </w:pPr>
            <w:r>
              <w:rPr>
                <w:rFonts w:hint="default"/>
              </w:rPr>
              <w:t>hzcxje</w:t>
            </w:r>
          </w:p>
        </w:tc>
        <w:tc>
          <w:tcPr>
            <w:tcW w:w="1087" w:type="pct"/>
            <w:noWrap w:val="0"/>
            <w:vAlign w:val="center"/>
          </w:tcPr>
          <w:p w14:paraId="6726FAA4">
            <w:pPr>
              <w:pStyle w:val="26"/>
              <w:bidi w:val="0"/>
              <w:rPr>
                <w:rFonts w:hint="default"/>
              </w:rPr>
            </w:pPr>
            <w:r>
              <w:rPr>
                <w:rFonts w:hint="default"/>
              </w:rPr>
              <w:t>红字冲销金额</w:t>
            </w:r>
          </w:p>
        </w:tc>
        <w:tc>
          <w:tcPr>
            <w:tcW w:w="753" w:type="pct"/>
            <w:noWrap w:val="0"/>
            <w:vAlign w:val="center"/>
          </w:tcPr>
          <w:p w14:paraId="62C6750E">
            <w:pPr>
              <w:pStyle w:val="26"/>
              <w:bidi w:val="0"/>
              <w:rPr>
                <w:rFonts w:hint="default"/>
              </w:rPr>
            </w:pPr>
            <w:r>
              <w:rPr>
                <w:rFonts w:hint="default"/>
              </w:rPr>
              <w:t>number</w:t>
            </w:r>
          </w:p>
        </w:tc>
        <w:tc>
          <w:tcPr>
            <w:tcW w:w="418" w:type="pct"/>
            <w:noWrap w:val="0"/>
            <w:vAlign w:val="center"/>
          </w:tcPr>
          <w:p w14:paraId="0EA107FB">
            <w:pPr>
              <w:pStyle w:val="26"/>
              <w:bidi w:val="0"/>
              <w:rPr>
                <w:rFonts w:hint="default"/>
              </w:rPr>
            </w:pPr>
            <w:r>
              <w:rPr>
                <w:rFonts w:hint="default"/>
              </w:rPr>
              <w:t>18,2</w:t>
            </w:r>
          </w:p>
        </w:tc>
        <w:tc>
          <w:tcPr>
            <w:tcW w:w="417" w:type="pct"/>
            <w:noWrap w:val="0"/>
            <w:vAlign w:val="center"/>
          </w:tcPr>
          <w:p w14:paraId="570EF336">
            <w:pPr>
              <w:pStyle w:val="26"/>
              <w:bidi w:val="0"/>
              <w:rPr>
                <w:rFonts w:hint="default"/>
              </w:rPr>
            </w:pPr>
            <w:r>
              <w:rPr>
                <w:rFonts w:hint="default"/>
              </w:rPr>
              <w:t>是</w:t>
            </w:r>
          </w:p>
        </w:tc>
        <w:tc>
          <w:tcPr>
            <w:tcW w:w="920" w:type="pct"/>
            <w:noWrap w:val="0"/>
            <w:vAlign w:val="center"/>
          </w:tcPr>
          <w:p w14:paraId="1655EE81">
            <w:pPr>
              <w:pStyle w:val="26"/>
              <w:bidi w:val="0"/>
              <w:rPr>
                <w:rFonts w:hint="default"/>
              </w:rPr>
            </w:pPr>
          </w:p>
        </w:tc>
      </w:tr>
      <w:tr w14:paraId="7C4BB7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2DF677">
            <w:pPr>
              <w:pStyle w:val="26"/>
              <w:bidi w:val="0"/>
              <w:rPr>
                <w:rFonts w:hint="default"/>
              </w:rPr>
            </w:pPr>
            <w:r>
              <w:rPr>
                <w:rFonts w:hint="default"/>
                <w:lang w:val="en-US" w:eastAsia="zh-CN"/>
              </w:rPr>
              <w:t>15</w:t>
            </w:r>
          </w:p>
        </w:tc>
        <w:tc>
          <w:tcPr>
            <w:tcW w:w="1004" w:type="pct"/>
            <w:noWrap w:val="0"/>
            <w:vAlign w:val="center"/>
          </w:tcPr>
          <w:p w14:paraId="13432A74">
            <w:pPr>
              <w:pStyle w:val="26"/>
              <w:bidi w:val="0"/>
              <w:rPr>
                <w:rFonts w:hint="default"/>
              </w:rPr>
            </w:pPr>
            <w:r>
              <w:rPr>
                <w:rFonts w:hint="default"/>
              </w:rPr>
              <w:t>hzcxse</w:t>
            </w:r>
          </w:p>
        </w:tc>
        <w:tc>
          <w:tcPr>
            <w:tcW w:w="1087" w:type="pct"/>
            <w:noWrap w:val="0"/>
            <w:vAlign w:val="center"/>
          </w:tcPr>
          <w:p w14:paraId="310C2516">
            <w:pPr>
              <w:pStyle w:val="26"/>
              <w:bidi w:val="0"/>
              <w:rPr>
                <w:rFonts w:hint="default"/>
              </w:rPr>
            </w:pPr>
            <w:r>
              <w:rPr>
                <w:rFonts w:hint="default"/>
              </w:rPr>
              <w:t>红字冲销税额</w:t>
            </w:r>
          </w:p>
        </w:tc>
        <w:tc>
          <w:tcPr>
            <w:tcW w:w="753" w:type="pct"/>
            <w:noWrap w:val="0"/>
            <w:vAlign w:val="center"/>
          </w:tcPr>
          <w:p w14:paraId="7938F81A">
            <w:pPr>
              <w:pStyle w:val="26"/>
              <w:bidi w:val="0"/>
              <w:rPr>
                <w:rFonts w:hint="default"/>
              </w:rPr>
            </w:pPr>
            <w:r>
              <w:rPr>
                <w:rFonts w:hint="default"/>
              </w:rPr>
              <w:t>number</w:t>
            </w:r>
          </w:p>
        </w:tc>
        <w:tc>
          <w:tcPr>
            <w:tcW w:w="418" w:type="pct"/>
            <w:noWrap w:val="0"/>
            <w:vAlign w:val="center"/>
          </w:tcPr>
          <w:p w14:paraId="1D0AE9A6">
            <w:pPr>
              <w:pStyle w:val="26"/>
              <w:bidi w:val="0"/>
              <w:rPr>
                <w:rFonts w:hint="default"/>
              </w:rPr>
            </w:pPr>
            <w:r>
              <w:rPr>
                <w:rFonts w:hint="default"/>
              </w:rPr>
              <w:t>18,2</w:t>
            </w:r>
          </w:p>
        </w:tc>
        <w:tc>
          <w:tcPr>
            <w:tcW w:w="417" w:type="pct"/>
            <w:noWrap w:val="0"/>
            <w:vAlign w:val="center"/>
          </w:tcPr>
          <w:p w14:paraId="17E2A756">
            <w:pPr>
              <w:pStyle w:val="26"/>
              <w:bidi w:val="0"/>
              <w:rPr>
                <w:rFonts w:hint="default"/>
              </w:rPr>
            </w:pPr>
            <w:r>
              <w:rPr>
                <w:rFonts w:hint="default"/>
              </w:rPr>
              <w:t>是</w:t>
            </w:r>
          </w:p>
        </w:tc>
        <w:tc>
          <w:tcPr>
            <w:tcW w:w="920" w:type="pct"/>
            <w:noWrap w:val="0"/>
            <w:vAlign w:val="center"/>
          </w:tcPr>
          <w:p w14:paraId="618699E5">
            <w:pPr>
              <w:pStyle w:val="26"/>
              <w:bidi w:val="0"/>
              <w:rPr>
                <w:rFonts w:hint="default"/>
              </w:rPr>
            </w:pPr>
          </w:p>
        </w:tc>
      </w:tr>
      <w:tr w14:paraId="63508D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D4021B">
            <w:pPr>
              <w:pStyle w:val="26"/>
              <w:bidi w:val="0"/>
              <w:rPr>
                <w:rFonts w:hint="default"/>
              </w:rPr>
            </w:pPr>
            <w:r>
              <w:rPr>
                <w:rFonts w:hint="default"/>
                <w:lang w:val="en-US" w:eastAsia="zh-CN"/>
              </w:rPr>
              <w:t>16</w:t>
            </w:r>
          </w:p>
        </w:tc>
        <w:tc>
          <w:tcPr>
            <w:tcW w:w="1004" w:type="pct"/>
            <w:noWrap w:val="0"/>
            <w:vAlign w:val="center"/>
          </w:tcPr>
          <w:p w14:paraId="4900B15C">
            <w:pPr>
              <w:pStyle w:val="26"/>
              <w:bidi w:val="0"/>
              <w:rPr>
                <w:rFonts w:hint="default"/>
              </w:rPr>
            </w:pPr>
            <w:r>
              <w:rPr>
                <w:rFonts w:hint="default"/>
              </w:rPr>
              <w:t>chyyDm</w:t>
            </w:r>
          </w:p>
        </w:tc>
        <w:tc>
          <w:tcPr>
            <w:tcW w:w="1087" w:type="pct"/>
            <w:noWrap w:val="0"/>
            <w:vAlign w:val="center"/>
          </w:tcPr>
          <w:p w14:paraId="56E5183B">
            <w:pPr>
              <w:pStyle w:val="26"/>
              <w:bidi w:val="0"/>
              <w:rPr>
                <w:rFonts w:hint="default"/>
              </w:rPr>
            </w:pPr>
            <w:r>
              <w:rPr>
                <w:rFonts w:hint="default"/>
              </w:rPr>
              <w:t>红字发票冲红原因代码</w:t>
            </w:r>
          </w:p>
        </w:tc>
        <w:tc>
          <w:tcPr>
            <w:tcW w:w="753" w:type="pct"/>
            <w:noWrap w:val="0"/>
            <w:vAlign w:val="center"/>
          </w:tcPr>
          <w:p w14:paraId="1D2F4647">
            <w:pPr>
              <w:pStyle w:val="26"/>
              <w:bidi w:val="0"/>
              <w:rPr>
                <w:rFonts w:hint="default"/>
              </w:rPr>
            </w:pPr>
            <w:r>
              <w:rPr>
                <w:rFonts w:hint="default"/>
              </w:rPr>
              <w:t>varchar</w:t>
            </w:r>
          </w:p>
        </w:tc>
        <w:tc>
          <w:tcPr>
            <w:tcW w:w="418" w:type="pct"/>
            <w:noWrap w:val="0"/>
            <w:vAlign w:val="center"/>
          </w:tcPr>
          <w:p w14:paraId="26079EBD">
            <w:pPr>
              <w:pStyle w:val="26"/>
              <w:bidi w:val="0"/>
              <w:rPr>
                <w:rFonts w:hint="default"/>
              </w:rPr>
            </w:pPr>
            <w:r>
              <w:rPr>
                <w:rFonts w:hint="default"/>
              </w:rPr>
              <w:t>2</w:t>
            </w:r>
          </w:p>
        </w:tc>
        <w:tc>
          <w:tcPr>
            <w:tcW w:w="417" w:type="pct"/>
            <w:noWrap w:val="0"/>
            <w:vAlign w:val="center"/>
          </w:tcPr>
          <w:p w14:paraId="3758F037">
            <w:pPr>
              <w:pStyle w:val="26"/>
              <w:bidi w:val="0"/>
              <w:rPr>
                <w:rFonts w:hint="default"/>
              </w:rPr>
            </w:pPr>
            <w:r>
              <w:rPr>
                <w:rFonts w:hint="default"/>
              </w:rPr>
              <w:t>是</w:t>
            </w:r>
          </w:p>
        </w:tc>
        <w:tc>
          <w:tcPr>
            <w:tcW w:w="920" w:type="pct"/>
            <w:noWrap w:val="0"/>
            <w:vAlign w:val="center"/>
          </w:tcPr>
          <w:p w14:paraId="0A01030D">
            <w:pPr>
              <w:pStyle w:val="26"/>
              <w:bidi w:val="0"/>
              <w:rPr>
                <w:rFonts w:hint="default"/>
              </w:rPr>
            </w:pPr>
            <w:r>
              <w:rPr>
                <w:rFonts w:hint="default"/>
              </w:rPr>
              <w:t>01：开票有误</w:t>
            </w:r>
          </w:p>
          <w:p w14:paraId="33986932">
            <w:pPr>
              <w:pStyle w:val="26"/>
              <w:bidi w:val="0"/>
              <w:rPr>
                <w:rFonts w:hint="default"/>
              </w:rPr>
            </w:pPr>
            <w:r>
              <w:rPr>
                <w:rFonts w:hint="default"/>
              </w:rPr>
              <w:t>02：销货退回</w:t>
            </w:r>
          </w:p>
          <w:p w14:paraId="10D4A291">
            <w:pPr>
              <w:pStyle w:val="26"/>
              <w:bidi w:val="0"/>
              <w:rPr>
                <w:rFonts w:hint="default"/>
              </w:rPr>
            </w:pPr>
            <w:r>
              <w:rPr>
                <w:rFonts w:hint="default"/>
              </w:rPr>
              <w:t>03：服务中止</w:t>
            </w:r>
          </w:p>
          <w:p w14:paraId="34C21782">
            <w:pPr>
              <w:pStyle w:val="26"/>
              <w:bidi w:val="0"/>
              <w:rPr>
                <w:rFonts w:hint="default"/>
              </w:rPr>
            </w:pPr>
            <w:r>
              <w:rPr>
                <w:rFonts w:hint="default"/>
              </w:rPr>
              <w:t>04：销售折让</w:t>
            </w:r>
          </w:p>
        </w:tc>
      </w:tr>
      <w:tr w14:paraId="47CA01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B50340">
            <w:pPr>
              <w:pStyle w:val="26"/>
              <w:bidi w:val="0"/>
              <w:rPr>
                <w:rFonts w:hint="default"/>
              </w:rPr>
            </w:pPr>
            <w:r>
              <w:rPr>
                <w:rFonts w:hint="default"/>
                <w:lang w:val="en-US" w:eastAsia="zh-CN"/>
              </w:rPr>
              <w:t>17</w:t>
            </w:r>
          </w:p>
        </w:tc>
        <w:tc>
          <w:tcPr>
            <w:tcW w:w="1004" w:type="pct"/>
            <w:noWrap w:val="0"/>
            <w:vAlign w:val="center"/>
          </w:tcPr>
          <w:p w14:paraId="3427CBD3">
            <w:pPr>
              <w:pStyle w:val="26"/>
              <w:bidi w:val="0"/>
              <w:rPr>
                <w:rFonts w:hint="default"/>
              </w:rPr>
            </w:pPr>
            <w:r>
              <w:rPr>
                <w:rFonts w:hint="default"/>
              </w:rPr>
              <w:t>lzmxxh</w:t>
            </w:r>
          </w:p>
        </w:tc>
        <w:tc>
          <w:tcPr>
            <w:tcW w:w="1087" w:type="pct"/>
            <w:noWrap w:val="0"/>
            <w:vAlign w:val="center"/>
          </w:tcPr>
          <w:p w14:paraId="657DEB9F">
            <w:pPr>
              <w:pStyle w:val="26"/>
              <w:bidi w:val="0"/>
              <w:rPr>
                <w:rFonts w:hint="default"/>
              </w:rPr>
            </w:pPr>
            <w:r>
              <w:rPr>
                <w:rFonts w:hint="default"/>
              </w:rPr>
              <w:t>蓝字发票明细序号</w:t>
            </w:r>
          </w:p>
        </w:tc>
        <w:tc>
          <w:tcPr>
            <w:tcW w:w="753" w:type="pct"/>
            <w:noWrap w:val="0"/>
            <w:vAlign w:val="center"/>
          </w:tcPr>
          <w:p w14:paraId="5A6C3C5B">
            <w:pPr>
              <w:pStyle w:val="26"/>
              <w:bidi w:val="0"/>
              <w:rPr>
                <w:rFonts w:hint="default"/>
              </w:rPr>
            </w:pPr>
            <w:r>
              <w:rPr>
                <w:rFonts w:hint="default"/>
              </w:rPr>
              <w:t>number</w:t>
            </w:r>
          </w:p>
        </w:tc>
        <w:tc>
          <w:tcPr>
            <w:tcW w:w="418" w:type="pct"/>
            <w:noWrap w:val="0"/>
            <w:vAlign w:val="center"/>
          </w:tcPr>
          <w:p w14:paraId="57739445">
            <w:pPr>
              <w:pStyle w:val="26"/>
              <w:bidi w:val="0"/>
              <w:rPr>
                <w:rFonts w:hint="default"/>
              </w:rPr>
            </w:pPr>
            <w:r>
              <w:rPr>
                <w:rFonts w:hint="default"/>
              </w:rPr>
              <w:t>8</w:t>
            </w:r>
          </w:p>
        </w:tc>
        <w:tc>
          <w:tcPr>
            <w:tcW w:w="417" w:type="pct"/>
            <w:noWrap w:val="0"/>
            <w:vAlign w:val="center"/>
          </w:tcPr>
          <w:p w14:paraId="3296721E">
            <w:pPr>
              <w:pStyle w:val="26"/>
              <w:bidi w:val="0"/>
              <w:rPr>
                <w:rFonts w:hint="default"/>
                <w:lang w:val="en-US" w:eastAsia="zh-CN"/>
              </w:rPr>
            </w:pPr>
            <w:r>
              <w:rPr>
                <w:rFonts w:hint="default"/>
                <w:lang w:val="en-US" w:eastAsia="zh-CN"/>
              </w:rPr>
              <w:t>是</w:t>
            </w:r>
          </w:p>
        </w:tc>
        <w:tc>
          <w:tcPr>
            <w:tcW w:w="920" w:type="pct"/>
            <w:noWrap w:val="0"/>
            <w:vAlign w:val="center"/>
          </w:tcPr>
          <w:p w14:paraId="5215FA81">
            <w:pPr>
              <w:pStyle w:val="26"/>
              <w:bidi w:val="0"/>
              <w:rPr>
                <w:rFonts w:hint="default"/>
              </w:rPr>
            </w:pPr>
          </w:p>
        </w:tc>
      </w:tr>
      <w:tr w14:paraId="69D2FF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3392B7D9">
            <w:pPr>
              <w:pStyle w:val="26"/>
              <w:bidi w:val="0"/>
              <w:rPr>
                <w:rFonts w:hint="default"/>
              </w:rPr>
            </w:pPr>
            <w:r>
              <w:rPr>
                <w:rFonts w:hint="default"/>
                <w:lang w:val="en-US" w:eastAsia="zh-CN"/>
              </w:rPr>
              <w:t>18</w:t>
            </w:r>
          </w:p>
        </w:tc>
        <w:tc>
          <w:tcPr>
            <w:tcW w:w="1004" w:type="pct"/>
            <w:noWrap w:val="0"/>
            <w:vAlign w:val="center"/>
          </w:tcPr>
          <w:p w14:paraId="5941F0BE">
            <w:pPr>
              <w:pStyle w:val="26"/>
              <w:bidi w:val="0"/>
              <w:rPr>
                <w:rFonts w:hint="default"/>
              </w:rPr>
            </w:pPr>
            <w:r>
              <w:rPr>
                <w:rFonts w:hint="default"/>
              </w:rPr>
              <w:t>xh</w:t>
            </w:r>
          </w:p>
        </w:tc>
        <w:tc>
          <w:tcPr>
            <w:tcW w:w="1087" w:type="pct"/>
            <w:noWrap w:val="0"/>
            <w:vAlign w:val="center"/>
          </w:tcPr>
          <w:p w14:paraId="3F7505AF">
            <w:pPr>
              <w:pStyle w:val="26"/>
              <w:bidi w:val="0"/>
              <w:rPr>
                <w:rFonts w:hint="default"/>
              </w:rPr>
            </w:pPr>
            <w:r>
              <w:rPr>
                <w:rFonts w:hint="default"/>
              </w:rPr>
              <w:t>序号</w:t>
            </w:r>
          </w:p>
        </w:tc>
        <w:tc>
          <w:tcPr>
            <w:tcW w:w="753" w:type="pct"/>
            <w:noWrap w:val="0"/>
            <w:vAlign w:val="top"/>
          </w:tcPr>
          <w:p w14:paraId="3311C132">
            <w:pPr>
              <w:pStyle w:val="26"/>
              <w:bidi w:val="0"/>
              <w:rPr>
                <w:rFonts w:hint="default"/>
              </w:rPr>
            </w:pPr>
            <w:r>
              <w:rPr>
                <w:rFonts w:hint="default"/>
              </w:rPr>
              <w:t>number</w:t>
            </w:r>
          </w:p>
        </w:tc>
        <w:tc>
          <w:tcPr>
            <w:tcW w:w="418" w:type="pct"/>
            <w:noWrap w:val="0"/>
            <w:vAlign w:val="center"/>
          </w:tcPr>
          <w:p w14:paraId="6CA210F7">
            <w:pPr>
              <w:pStyle w:val="26"/>
              <w:bidi w:val="0"/>
              <w:rPr>
                <w:rFonts w:hint="default"/>
              </w:rPr>
            </w:pPr>
            <w:r>
              <w:rPr>
                <w:rFonts w:hint="default"/>
              </w:rPr>
              <w:t>8</w:t>
            </w:r>
          </w:p>
        </w:tc>
        <w:tc>
          <w:tcPr>
            <w:tcW w:w="417" w:type="pct"/>
            <w:noWrap w:val="0"/>
            <w:vAlign w:val="center"/>
          </w:tcPr>
          <w:p w14:paraId="2F5CFA03">
            <w:pPr>
              <w:pStyle w:val="26"/>
              <w:bidi w:val="0"/>
              <w:rPr>
                <w:rFonts w:hint="default"/>
              </w:rPr>
            </w:pPr>
            <w:r>
              <w:rPr>
                <w:rFonts w:hint="default"/>
              </w:rPr>
              <w:t>是</w:t>
            </w:r>
          </w:p>
        </w:tc>
        <w:tc>
          <w:tcPr>
            <w:tcW w:w="920" w:type="pct"/>
            <w:noWrap w:val="0"/>
            <w:vAlign w:val="center"/>
          </w:tcPr>
          <w:p w14:paraId="7D5D57AF">
            <w:pPr>
              <w:pStyle w:val="26"/>
              <w:bidi w:val="0"/>
              <w:rPr>
                <w:rFonts w:hint="default"/>
              </w:rPr>
            </w:pPr>
          </w:p>
        </w:tc>
      </w:tr>
      <w:tr w14:paraId="7FFD2D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11F1ED">
            <w:pPr>
              <w:pStyle w:val="26"/>
              <w:bidi w:val="0"/>
              <w:rPr>
                <w:rFonts w:hint="default"/>
              </w:rPr>
            </w:pPr>
            <w:r>
              <w:rPr>
                <w:rFonts w:hint="default"/>
                <w:lang w:val="en-US" w:eastAsia="zh-CN"/>
              </w:rPr>
              <w:t>19</w:t>
            </w:r>
          </w:p>
        </w:tc>
        <w:tc>
          <w:tcPr>
            <w:tcW w:w="1004" w:type="pct"/>
            <w:noWrap w:val="0"/>
            <w:vAlign w:val="center"/>
          </w:tcPr>
          <w:p w14:paraId="55D50EFA">
            <w:pPr>
              <w:pStyle w:val="26"/>
              <w:bidi w:val="0"/>
              <w:rPr>
                <w:rFonts w:hint="default"/>
              </w:rPr>
            </w:pPr>
            <w:r>
              <w:rPr>
                <w:rFonts w:hint="default"/>
              </w:rPr>
              <w:t>sphfwssflhbbm</w:t>
            </w:r>
          </w:p>
        </w:tc>
        <w:tc>
          <w:tcPr>
            <w:tcW w:w="1087" w:type="pct"/>
            <w:noWrap w:val="0"/>
            <w:vAlign w:val="center"/>
          </w:tcPr>
          <w:p w14:paraId="0CD93F61">
            <w:pPr>
              <w:pStyle w:val="26"/>
              <w:bidi w:val="0"/>
              <w:rPr>
                <w:rFonts w:hint="default"/>
              </w:rPr>
            </w:pPr>
            <w:r>
              <w:rPr>
                <w:rFonts w:hint="default"/>
              </w:rPr>
              <w:t>商品和服务税收分类合并编码</w:t>
            </w:r>
          </w:p>
        </w:tc>
        <w:tc>
          <w:tcPr>
            <w:tcW w:w="753" w:type="pct"/>
            <w:noWrap w:val="0"/>
            <w:vAlign w:val="top"/>
          </w:tcPr>
          <w:p w14:paraId="01DD33D5">
            <w:pPr>
              <w:pStyle w:val="26"/>
              <w:bidi w:val="0"/>
              <w:rPr>
                <w:rFonts w:hint="default"/>
              </w:rPr>
            </w:pPr>
            <w:r>
              <w:rPr>
                <w:rFonts w:hint="default"/>
              </w:rPr>
              <w:t>String</w:t>
            </w:r>
          </w:p>
        </w:tc>
        <w:tc>
          <w:tcPr>
            <w:tcW w:w="418" w:type="pct"/>
            <w:noWrap w:val="0"/>
            <w:vAlign w:val="center"/>
          </w:tcPr>
          <w:p w14:paraId="57848843">
            <w:pPr>
              <w:pStyle w:val="26"/>
              <w:bidi w:val="0"/>
              <w:rPr>
                <w:rFonts w:hint="default"/>
              </w:rPr>
            </w:pPr>
            <w:r>
              <w:rPr>
                <w:rFonts w:hint="default"/>
              </w:rPr>
              <w:t>19</w:t>
            </w:r>
          </w:p>
        </w:tc>
        <w:tc>
          <w:tcPr>
            <w:tcW w:w="417" w:type="pct"/>
            <w:noWrap w:val="0"/>
            <w:vAlign w:val="center"/>
          </w:tcPr>
          <w:p w14:paraId="0A1158CF">
            <w:pPr>
              <w:pStyle w:val="26"/>
              <w:bidi w:val="0"/>
              <w:rPr>
                <w:rFonts w:hint="default"/>
              </w:rPr>
            </w:pPr>
            <w:r>
              <w:rPr>
                <w:rFonts w:hint="default"/>
              </w:rPr>
              <w:t>是</w:t>
            </w:r>
          </w:p>
        </w:tc>
        <w:tc>
          <w:tcPr>
            <w:tcW w:w="920" w:type="pct"/>
            <w:noWrap w:val="0"/>
            <w:vAlign w:val="center"/>
          </w:tcPr>
          <w:p w14:paraId="0B68C4F7">
            <w:pPr>
              <w:pStyle w:val="26"/>
              <w:bidi w:val="0"/>
              <w:rPr>
                <w:rFonts w:hint="default"/>
              </w:rPr>
            </w:pPr>
          </w:p>
        </w:tc>
      </w:tr>
      <w:tr w14:paraId="12E8FA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5BB8F61D">
            <w:pPr>
              <w:pStyle w:val="26"/>
              <w:bidi w:val="0"/>
              <w:rPr>
                <w:rFonts w:hint="default"/>
              </w:rPr>
            </w:pPr>
            <w:r>
              <w:rPr>
                <w:rFonts w:hint="default"/>
                <w:lang w:val="en-US" w:eastAsia="zh-CN"/>
              </w:rPr>
              <w:t>20</w:t>
            </w:r>
          </w:p>
        </w:tc>
        <w:tc>
          <w:tcPr>
            <w:tcW w:w="1004" w:type="pct"/>
            <w:noWrap w:val="0"/>
            <w:vAlign w:val="center"/>
          </w:tcPr>
          <w:p w14:paraId="0A1FB4A4">
            <w:pPr>
              <w:pStyle w:val="26"/>
              <w:bidi w:val="0"/>
              <w:rPr>
                <w:rFonts w:hint="default"/>
              </w:rPr>
            </w:pPr>
            <w:r>
              <w:rPr>
                <w:rFonts w:hint="default"/>
              </w:rPr>
              <w:t>hwhyslwfwmc</w:t>
            </w:r>
          </w:p>
        </w:tc>
        <w:tc>
          <w:tcPr>
            <w:tcW w:w="1087" w:type="pct"/>
            <w:noWrap w:val="0"/>
            <w:vAlign w:val="center"/>
          </w:tcPr>
          <w:p w14:paraId="2B589663">
            <w:pPr>
              <w:pStyle w:val="26"/>
              <w:bidi w:val="0"/>
              <w:rPr>
                <w:rFonts w:hint="default"/>
              </w:rPr>
            </w:pPr>
            <w:r>
              <w:rPr>
                <w:rFonts w:hint="default"/>
              </w:rPr>
              <w:t>货物或应税劳务、服务名称</w:t>
            </w:r>
          </w:p>
        </w:tc>
        <w:tc>
          <w:tcPr>
            <w:tcW w:w="753" w:type="pct"/>
            <w:noWrap w:val="0"/>
            <w:vAlign w:val="top"/>
          </w:tcPr>
          <w:p w14:paraId="593CA159">
            <w:pPr>
              <w:pStyle w:val="26"/>
              <w:bidi w:val="0"/>
              <w:rPr>
                <w:rFonts w:hint="default"/>
              </w:rPr>
            </w:pPr>
            <w:r>
              <w:rPr>
                <w:rFonts w:hint="default"/>
              </w:rPr>
              <w:t>varchar</w:t>
            </w:r>
          </w:p>
        </w:tc>
        <w:tc>
          <w:tcPr>
            <w:tcW w:w="418" w:type="pct"/>
            <w:noWrap w:val="0"/>
            <w:vAlign w:val="center"/>
          </w:tcPr>
          <w:p w14:paraId="6AC2C8AB">
            <w:pPr>
              <w:pStyle w:val="26"/>
              <w:bidi w:val="0"/>
              <w:rPr>
                <w:rFonts w:hint="default"/>
              </w:rPr>
            </w:pPr>
            <w:r>
              <w:rPr>
                <w:rFonts w:hint="default"/>
              </w:rPr>
              <w:t>300</w:t>
            </w:r>
          </w:p>
        </w:tc>
        <w:tc>
          <w:tcPr>
            <w:tcW w:w="417" w:type="pct"/>
            <w:noWrap w:val="0"/>
            <w:vAlign w:val="center"/>
          </w:tcPr>
          <w:p w14:paraId="4A40BE48">
            <w:pPr>
              <w:pStyle w:val="26"/>
              <w:bidi w:val="0"/>
              <w:rPr>
                <w:rFonts w:hint="default"/>
              </w:rPr>
            </w:pPr>
            <w:r>
              <w:rPr>
                <w:rFonts w:hint="default"/>
              </w:rPr>
              <w:t>是</w:t>
            </w:r>
          </w:p>
        </w:tc>
        <w:tc>
          <w:tcPr>
            <w:tcW w:w="920" w:type="pct"/>
            <w:noWrap w:val="0"/>
            <w:vAlign w:val="center"/>
          </w:tcPr>
          <w:p w14:paraId="03D432B2">
            <w:pPr>
              <w:pStyle w:val="26"/>
              <w:bidi w:val="0"/>
              <w:rPr>
                <w:rFonts w:hint="default"/>
              </w:rPr>
            </w:pPr>
          </w:p>
        </w:tc>
      </w:tr>
      <w:tr w14:paraId="3F01F2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E1EB0C7">
            <w:pPr>
              <w:pStyle w:val="26"/>
              <w:bidi w:val="0"/>
              <w:rPr>
                <w:rFonts w:hint="default"/>
              </w:rPr>
            </w:pPr>
            <w:r>
              <w:rPr>
                <w:rFonts w:hint="default"/>
                <w:lang w:val="en-US" w:eastAsia="zh-CN"/>
              </w:rPr>
              <w:t>21</w:t>
            </w:r>
          </w:p>
        </w:tc>
        <w:tc>
          <w:tcPr>
            <w:tcW w:w="1004" w:type="pct"/>
            <w:noWrap w:val="0"/>
            <w:vAlign w:val="center"/>
          </w:tcPr>
          <w:p w14:paraId="13B9F095">
            <w:pPr>
              <w:pStyle w:val="26"/>
              <w:bidi w:val="0"/>
              <w:rPr>
                <w:rFonts w:hint="default"/>
              </w:rPr>
            </w:pPr>
            <w:r>
              <w:rPr>
                <w:rFonts w:hint="default"/>
              </w:rPr>
              <w:t>spfwjc</w:t>
            </w:r>
          </w:p>
        </w:tc>
        <w:tc>
          <w:tcPr>
            <w:tcW w:w="1087" w:type="pct"/>
            <w:noWrap w:val="0"/>
            <w:vAlign w:val="center"/>
          </w:tcPr>
          <w:p w14:paraId="585D4E90">
            <w:pPr>
              <w:pStyle w:val="26"/>
              <w:bidi w:val="0"/>
              <w:rPr>
                <w:rFonts w:hint="default"/>
              </w:rPr>
            </w:pPr>
            <w:r>
              <w:rPr>
                <w:rFonts w:hint="default"/>
              </w:rPr>
              <w:t>商品服务简称</w:t>
            </w:r>
          </w:p>
        </w:tc>
        <w:tc>
          <w:tcPr>
            <w:tcW w:w="753" w:type="pct"/>
            <w:noWrap w:val="0"/>
            <w:vAlign w:val="top"/>
          </w:tcPr>
          <w:p w14:paraId="2ADBD12E">
            <w:pPr>
              <w:pStyle w:val="26"/>
              <w:bidi w:val="0"/>
              <w:rPr>
                <w:rFonts w:hint="default"/>
              </w:rPr>
            </w:pPr>
            <w:r>
              <w:rPr>
                <w:rFonts w:hint="default"/>
              </w:rPr>
              <w:t>String</w:t>
            </w:r>
          </w:p>
        </w:tc>
        <w:tc>
          <w:tcPr>
            <w:tcW w:w="418" w:type="pct"/>
            <w:noWrap w:val="0"/>
            <w:vAlign w:val="center"/>
          </w:tcPr>
          <w:p w14:paraId="3DA6D405">
            <w:pPr>
              <w:pStyle w:val="26"/>
              <w:bidi w:val="0"/>
              <w:rPr>
                <w:rFonts w:hint="default"/>
              </w:rPr>
            </w:pPr>
            <w:r>
              <w:rPr>
                <w:rFonts w:hint="default"/>
              </w:rPr>
              <w:t>120</w:t>
            </w:r>
          </w:p>
        </w:tc>
        <w:tc>
          <w:tcPr>
            <w:tcW w:w="417" w:type="pct"/>
            <w:noWrap w:val="0"/>
            <w:vAlign w:val="center"/>
          </w:tcPr>
          <w:p w14:paraId="46F181B8">
            <w:pPr>
              <w:pStyle w:val="26"/>
              <w:bidi w:val="0"/>
              <w:rPr>
                <w:rFonts w:hint="default"/>
              </w:rPr>
            </w:pPr>
            <w:r>
              <w:rPr>
                <w:rFonts w:hint="default"/>
              </w:rPr>
              <w:t>是</w:t>
            </w:r>
          </w:p>
        </w:tc>
        <w:tc>
          <w:tcPr>
            <w:tcW w:w="920" w:type="pct"/>
            <w:noWrap w:val="0"/>
            <w:vAlign w:val="center"/>
          </w:tcPr>
          <w:p w14:paraId="68E1DFC7">
            <w:pPr>
              <w:pStyle w:val="26"/>
              <w:bidi w:val="0"/>
              <w:rPr>
                <w:rFonts w:hint="default"/>
              </w:rPr>
            </w:pPr>
          </w:p>
        </w:tc>
      </w:tr>
      <w:tr w14:paraId="102B7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A3578D">
            <w:pPr>
              <w:pStyle w:val="26"/>
              <w:bidi w:val="0"/>
              <w:rPr>
                <w:rFonts w:hint="default"/>
              </w:rPr>
            </w:pPr>
            <w:r>
              <w:rPr>
                <w:rFonts w:hint="default"/>
                <w:lang w:val="en-US" w:eastAsia="zh-CN"/>
              </w:rPr>
              <w:t>22</w:t>
            </w:r>
          </w:p>
        </w:tc>
        <w:tc>
          <w:tcPr>
            <w:tcW w:w="1004" w:type="pct"/>
            <w:noWrap w:val="0"/>
            <w:vAlign w:val="center"/>
          </w:tcPr>
          <w:p w14:paraId="06E924DA">
            <w:pPr>
              <w:pStyle w:val="26"/>
              <w:bidi w:val="0"/>
              <w:rPr>
                <w:rFonts w:hint="default"/>
              </w:rPr>
            </w:pPr>
            <w:r>
              <w:rPr>
                <w:rFonts w:hint="default"/>
              </w:rPr>
              <w:t>xmmc</w:t>
            </w:r>
          </w:p>
        </w:tc>
        <w:tc>
          <w:tcPr>
            <w:tcW w:w="1087" w:type="pct"/>
            <w:noWrap w:val="0"/>
            <w:vAlign w:val="center"/>
          </w:tcPr>
          <w:p w14:paraId="615E1DF8">
            <w:pPr>
              <w:pStyle w:val="26"/>
              <w:bidi w:val="0"/>
              <w:rPr>
                <w:rFonts w:hint="default"/>
              </w:rPr>
            </w:pPr>
            <w:r>
              <w:rPr>
                <w:rFonts w:hint="default"/>
              </w:rPr>
              <w:t>项目名称</w:t>
            </w:r>
          </w:p>
        </w:tc>
        <w:tc>
          <w:tcPr>
            <w:tcW w:w="753" w:type="pct"/>
            <w:noWrap w:val="0"/>
            <w:vAlign w:val="center"/>
          </w:tcPr>
          <w:p w14:paraId="024AA9F1">
            <w:pPr>
              <w:pStyle w:val="26"/>
              <w:bidi w:val="0"/>
              <w:rPr>
                <w:rFonts w:hint="default"/>
              </w:rPr>
            </w:pPr>
            <w:r>
              <w:rPr>
                <w:rFonts w:hint="default"/>
              </w:rPr>
              <w:t>varchar</w:t>
            </w:r>
          </w:p>
        </w:tc>
        <w:tc>
          <w:tcPr>
            <w:tcW w:w="418" w:type="pct"/>
            <w:noWrap w:val="0"/>
            <w:vAlign w:val="center"/>
          </w:tcPr>
          <w:p w14:paraId="6CC21762">
            <w:pPr>
              <w:pStyle w:val="26"/>
              <w:bidi w:val="0"/>
              <w:rPr>
                <w:rFonts w:hint="default"/>
              </w:rPr>
            </w:pPr>
            <w:r>
              <w:rPr>
                <w:rFonts w:hint="default"/>
              </w:rPr>
              <w:t>600</w:t>
            </w:r>
          </w:p>
        </w:tc>
        <w:tc>
          <w:tcPr>
            <w:tcW w:w="417" w:type="pct"/>
            <w:noWrap w:val="0"/>
            <w:vAlign w:val="center"/>
          </w:tcPr>
          <w:p w14:paraId="47073DDB">
            <w:pPr>
              <w:pStyle w:val="26"/>
              <w:bidi w:val="0"/>
              <w:rPr>
                <w:rFonts w:hint="default"/>
              </w:rPr>
            </w:pPr>
            <w:r>
              <w:rPr>
                <w:rFonts w:hint="default"/>
              </w:rPr>
              <w:t>是</w:t>
            </w:r>
          </w:p>
        </w:tc>
        <w:tc>
          <w:tcPr>
            <w:tcW w:w="920" w:type="pct"/>
            <w:noWrap w:val="0"/>
            <w:vAlign w:val="center"/>
          </w:tcPr>
          <w:p w14:paraId="1CB1DC2A">
            <w:pPr>
              <w:pStyle w:val="26"/>
              <w:bidi w:val="0"/>
              <w:rPr>
                <w:rFonts w:hint="default"/>
              </w:rPr>
            </w:pPr>
          </w:p>
        </w:tc>
      </w:tr>
      <w:tr w14:paraId="157D4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89DEF5D">
            <w:pPr>
              <w:pStyle w:val="26"/>
              <w:bidi w:val="0"/>
              <w:rPr>
                <w:rFonts w:hint="default"/>
              </w:rPr>
            </w:pPr>
            <w:r>
              <w:rPr>
                <w:rFonts w:hint="default"/>
                <w:lang w:val="en-US" w:eastAsia="zh-CN"/>
              </w:rPr>
              <w:t>23</w:t>
            </w:r>
          </w:p>
        </w:tc>
        <w:tc>
          <w:tcPr>
            <w:tcW w:w="1004" w:type="pct"/>
            <w:noWrap w:val="0"/>
            <w:vAlign w:val="center"/>
          </w:tcPr>
          <w:p w14:paraId="03943E3B">
            <w:pPr>
              <w:pStyle w:val="26"/>
              <w:bidi w:val="0"/>
              <w:rPr>
                <w:rFonts w:hint="default"/>
              </w:rPr>
            </w:pPr>
            <w:r>
              <w:rPr>
                <w:rFonts w:hint="default"/>
              </w:rPr>
              <w:t>ggxh</w:t>
            </w:r>
          </w:p>
        </w:tc>
        <w:tc>
          <w:tcPr>
            <w:tcW w:w="1087" w:type="pct"/>
            <w:noWrap w:val="0"/>
            <w:vAlign w:val="center"/>
          </w:tcPr>
          <w:p w14:paraId="22E6AE4F">
            <w:pPr>
              <w:pStyle w:val="26"/>
              <w:bidi w:val="0"/>
              <w:rPr>
                <w:rFonts w:hint="default"/>
              </w:rPr>
            </w:pPr>
            <w:r>
              <w:rPr>
                <w:rFonts w:hint="default"/>
              </w:rPr>
              <w:t>规格型号</w:t>
            </w:r>
          </w:p>
        </w:tc>
        <w:tc>
          <w:tcPr>
            <w:tcW w:w="753" w:type="pct"/>
            <w:noWrap w:val="0"/>
            <w:vAlign w:val="center"/>
          </w:tcPr>
          <w:p w14:paraId="44637774">
            <w:pPr>
              <w:pStyle w:val="26"/>
              <w:bidi w:val="0"/>
              <w:rPr>
                <w:rFonts w:hint="default"/>
              </w:rPr>
            </w:pPr>
            <w:r>
              <w:rPr>
                <w:rFonts w:hint="default"/>
              </w:rPr>
              <w:t>varchar</w:t>
            </w:r>
          </w:p>
        </w:tc>
        <w:tc>
          <w:tcPr>
            <w:tcW w:w="418" w:type="pct"/>
            <w:noWrap w:val="0"/>
            <w:vAlign w:val="center"/>
          </w:tcPr>
          <w:p w14:paraId="406123EB">
            <w:pPr>
              <w:pStyle w:val="26"/>
              <w:bidi w:val="0"/>
              <w:rPr>
                <w:rFonts w:hint="default"/>
              </w:rPr>
            </w:pPr>
            <w:r>
              <w:rPr>
                <w:rFonts w:hint="default"/>
              </w:rPr>
              <w:t>150</w:t>
            </w:r>
          </w:p>
        </w:tc>
        <w:tc>
          <w:tcPr>
            <w:tcW w:w="417" w:type="pct"/>
            <w:noWrap w:val="0"/>
            <w:vAlign w:val="center"/>
          </w:tcPr>
          <w:p w14:paraId="04ED8654">
            <w:pPr>
              <w:pStyle w:val="26"/>
              <w:bidi w:val="0"/>
              <w:rPr>
                <w:rFonts w:hint="default"/>
              </w:rPr>
            </w:pPr>
            <w:r>
              <w:rPr>
                <w:rFonts w:hint="default"/>
              </w:rPr>
              <w:t>否</w:t>
            </w:r>
          </w:p>
        </w:tc>
        <w:tc>
          <w:tcPr>
            <w:tcW w:w="920" w:type="pct"/>
            <w:noWrap w:val="0"/>
            <w:vAlign w:val="center"/>
          </w:tcPr>
          <w:p w14:paraId="250998F8">
            <w:pPr>
              <w:pStyle w:val="26"/>
              <w:bidi w:val="0"/>
              <w:rPr>
                <w:rFonts w:hint="default"/>
              </w:rPr>
            </w:pPr>
          </w:p>
        </w:tc>
      </w:tr>
      <w:tr w14:paraId="15E14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70C28EB4">
            <w:pPr>
              <w:pStyle w:val="26"/>
              <w:bidi w:val="0"/>
              <w:rPr>
                <w:rFonts w:hint="default"/>
              </w:rPr>
            </w:pPr>
            <w:r>
              <w:rPr>
                <w:rFonts w:hint="default"/>
                <w:lang w:val="en-US" w:eastAsia="zh-CN"/>
              </w:rPr>
              <w:t>24</w:t>
            </w:r>
          </w:p>
        </w:tc>
        <w:tc>
          <w:tcPr>
            <w:tcW w:w="1004" w:type="pct"/>
            <w:noWrap w:val="0"/>
            <w:vAlign w:val="center"/>
          </w:tcPr>
          <w:p w14:paraId="37B74E8B">
            <w:pPr>
              <w:pStyle w:val="26"/>
              <w:bidi w:val="0"/>
              <w:rPr>
                <w:rFonts w:hint="default"/>
              </w:rPr>
            </w:pPr>
            <w:r>
              <w:rPr>
                <w:rFonts w:hint="default"/>
              </w:rPr>
              <w:t>dw</w:t>
            </w:r>
          </w:p>
        </w:tc>
        <w:tc>
          <w:tcPr>
            <w:tcW w:w="1087" w:type="pct"/>
            <w:noWrap w:val="0"/>
            <w:vAlign w:val="center"/>
          </w:tcPr>
          <w:p w14:paraId="2B65227B">
            <w:pPr>
              <w:pStyle w:val="26"/>
              <w:bidi w:val="0"/>
              <w:rPr>
                <w:rFonts w:hint="default"/>
              </w:rPr>
            </w:pPr>
            <w:r>
              <w:rPr>
                <w:rFonts w:hint="default"/>
              </w:rPr>
              <w:t>单位</w:t>
            </w:r>
          </w:p>
        </w:tc>
        <w:tc>
          <w:tcPr>
            <w:tcW w:w="753" w:type="pct"/>
            <w:noWrap w:val="0"/>
            <w:vAlign w:val="center"/>
          </w:tcPr>
          <w:p w14:paraId="00513507">
            <w:pPr>
              <w:pStyle w:val="26"/>
              <w:bidi w:val="0"/>
              <w:rPr>
                <w:rFonts w:hint="default"/>
              </w:rPr>
            </w:pPr>
            <w:r>
              <w:rPr>
                <w:rFonts w:hint="default"/>
              </w:rPr>
              <w:t>varchar</w:t>
            </w:r>
          </w:p>
        </w:tc>
        <w:tc>
          <w:tcPr>
            <w:tcW w:w="418" w:type="pct"/>
            <w:noWrap w:val="0"/>
            <w:vAlign w:val="center"/>
          </w:tcPr>
          <w:p w14:paraId="47A951A5">
            <w:pPr>
              <w:pStyle w:val="26"/>
              <w:bidi w:val="0"/>
              <w:rPr>
                <w:rFonts w:hint="default"/>
              </w:rPr>
            </w:pPr>
            <w:r>
              <w:rPr>
                <w:rFonts w:hint="default"/>
              </w:rPr>
              <w:t>300</w:t>
            </w:r>
          </w:p>
        </w:tc>
        <w:tc>
          <w:tcPr>
            <w:tcW w:w="417" w:type="pct"/>
            <w:noWrap w:val="0"/>
            <w:vAlign w:val="center"/>
          </w:tcPr>
          <w:p w14:paraId="189B33AB">
            <w:pPr>
              <w:pStyle w:val="26"/>
              <w:bidi w:val="0"/>
              <w:rPr>
                <w:rFonts w:hint="default"/>
                <w:lang w:eastAsia="zh-CN"/>
              </w:rPr>
            </w:pPr>
            <w:r>
              <w:rPr>
                <w:rFonts w:hint="default"/>
                <w:lang w:val="en-US" w:eastAsia="zh-CN"/>
              </w:rPr>
              <w:t>是</w:t>
            </w:r>
          </w:p>
        </w:tc>
        <w:tc>
          <w:tcPr>
            <w:tcW w:w="920" w:type="pct"/>
            <w:noWrap w:val="0"/>
            <w:vAlign w:val="center"/>
          </w:tcPr>
          <w:p w14:paraId="27FC1F25">
            <w:pPr>
              <w:pStyle w:val="26"/>
              <w:bidi w:val="0"/>
              <w:rPr>
                <w:rFonts w:hint="default"/>
              </w:rPr>
            </w:pPr>
            <w:r>
              <w:rPr>
                <w:rFonts w:hint="default"/>
              </w:rPr>
              <w:t>只能是“吨”“升”两个选项，不允许修改和自定义</w:t>
            </w:r>
          </w:p>
        </w:tc>
      </w:tr>
      <w:tr w14:paraId="6A71E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AED03A">
            <w:pPr>
              <w:pStyle w:val="26"/>
              <w:bidi w:val="0"/>
              <w:rPr>
                <w:rFonts w:hint="default"/>
              </w:rPr>
            </w:pPr>
            <w:r>
              <w:rPr>
                <w:rFonts w:hint="default"/>
                <w:lang w:val="en-US" w:eastAsia="zh-CN"/>
              </w:rPr>
              <w:t>25</w:t>
            </w:r>
          </w:p>
        </w:tc>
        <w:tc>
          <w:tcPr>
            <w:tcW w:w="1004" w:type="pct"/>
            <w:noWrap w:val="0"/>
            <w:vAlign w:val="center"/>
          </w:tcPr>
          <w:p w14:paraId="6E5FAD3F">
            <w:pPr>
              <w:pStyle w:val="26"/>
              <w:bidi w:val="0"/>
              <w:rPr>
                <w:rFonts w:hint="default"/>
              </w:rPr>
            </w:pPr>
            <w:r>
              <w:rPr>
                <w:rFonts w:hint="default"/>
              </w:rPr>
              <w:t>fpspdj</w:t>
            </w:r>
          </w:p>
        </w:tc>
        <w:tc>
          <w:tcPr>
            <w:tcW w:w="1087" w:type="pct"/>
            <w:noWrap w:val="0"/>
            <w:vAlign w:val="center"/>
          </w:tcPr>
          <w:p w14:paraId="49ED3210">
            <w:pPr>
              <w:pStyle w:val="26"/>
              <w:bidi w:val="0"/>
              <w:rPr>
                <w:rFonts w:hint="default"/>
              </w:rPr>
            </w:pPr>
            <w:r>
              <w:rPr>
                <w:rFonts w:hint="default"/>
              </w:rPr>
              <w:t>单价</w:t>
            </w:r>
          </w:p>
        </w:tc>
        <w:tc>
          <w:tcPr>
            <w:tcW w:w="753" w:type="pct"/>
            <w:noWrap w:val="0"/>
            <w:vAlign w:val="top"/>
          </w:tcPr>
          <w:p w14:paraId="127DF21F">
            <w:pPr>
              <w:pStyle w:val="26"/>
              <w:bidi w:val="0"/>
              <w:rPr>
                <w:rFonts w:hint="default"/>
              </w:rPr>
            </w:pPr>
            <w:r>
              <w:rPr>
                <w:rFonts w:hint="default"/>
              </w:rPr>
              <w:t>varchar</w:t>
            </w:r>
          </w:p>
        </w:tc>
        <w:tc>
          <w:tcPr>
            <w:tcW w:w="418" w:type="pct"/>
            <w:noWrap w:val="0"/>
            <w:vAlign w:val="center"/>
          </w:tcPr>
          <w:p w14:paraId="0CDC7466">
            <w:pPr>
              <w:pStyle w:val="26"/>
              <w:bidi w:val="0"/>
              <w:rPr>
                <w:rFonts w:hint="default"/>
              </w:rPr>
            </w:pPr>
            <w:r>
              <w:rPr>
                <w:rFonts w:hint="default"/>
              </w:rPr>
              <w:t>25</w:t>
            </w:r>
          </w:p>
        </w:tc>
        <w:tc>
          <w:tcPr>
            <w:tcW w:w="417" w:type="pct"/>
            <w:noWrap w:val="0"/>
            <w:vAlign w:val="center"/>
          </w:tcPr>
          <w:p w14:paraId="0CB0B2C7">
            <w:pPr>
              <w:pStyle w:val="26"/>
              <w:bidi w:val="0"/>
              <w:rPr>
                <w:rFonts w:hint="default"/>
              </w:rPr>
            </w:pPr>
            <w:r>
              <w:rPr>
                <w:rFonts w:hint="default"/>
              </w:rPr>
              <w:t>否</w:t>
            </w:r>
          </w:p>
        </w:tc>
        <w:tc>
          <w:tcPr>
            <w:tcW w:w="920" w:type="pct"/>
            <w:noWrap w:val="0"/>
            <w:vAlign w:val="center"/>
          </w:tcPr>
          <w:p w14:paraId="5A41F5C0">
            <w:pPr>
              <w:pStyle w:val="26"/>
              <w:bidi w:val="0"/>
              <w:rPr>
                <w:rFonts w:hint="default"/>
              </w:rPr>
            </w:pPr>
            <w:r>
              <w:rPr>
                <w:rFonts w:hint="default"/>
              </w:rPr>
              <w:t>如“数量”栏次非空，则本栏次必须非空</w:t>
            </w:r>
          </w:p>
        </w:tc>
      </w:tr>
      <w:tr w14:paraId="42BDA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CE8E70">
            <w:pPr>
              <w:pStyle w:val="26"/>
              <w:bidi w:val="0"/>
              <w:rPr>
                <w:rFonts w:hint="default"/>
              </w:rPr>
            </w:pPr>
            <w:r>
              <w:rPr>
                <w:rFonts w:hint="default"/>
                <w:lang w:val="en-US" w:eastAsia="zh-CN"/>
              </w:rPr>
              <w:t>26</w:t>
            </w:r>
          </w:p>
        </w:tc>
        <w:tc>
          <w:tcPr>
            <w:tcW w:w="1004" w:type="pct"/>
            <w:noWrap w:val="0"/>
            <w:vAlign w:val="center"/>
          </w:tcPr>
          <w:p w14:paraId="023B7B23">
            <w:pPr>
              <w:pStyle w:val="26"/>
              <w:bidi w:val="0"/>
              <w:rPr>
                <w:rFonts w:hint="default"/>
              </w:rPr>
            </w:pPr>
            <w:r>
              <w:rPr>
                <w:rFonts w:hint="default"/>
              </w:rPr>
              <w:t>fpspsl</w:t>
            </w:r>
          </w:p>
        </w:tc>
        <w:tc>
          <w:tcPr>
            <w:tcW w:w="1087" w:type="pct"/>
            <w:noWrap w:val="0"/>
            <w:vAlign w:val="center"/>
          </w:tcPr>
          <w:p w14:paraId="5C82F646">
            <w:pPr>
              <w:pStyle w:val="26"/>
              <w:bidi w:val="0"/>
              <w:rPr>
                <w:rFonts w:hint="default"/>
              </w:rPr>
            </w:pPr>
            <w:r>
              <w:rPr>
                <w:rFonts w:hint="default"/>
              </w:rPr>
              <w:t>数量</w:t>
            </w:r>
          </w:p>
        </w:tc>
        <w:tc>
          <w:tcPr>
            <w:tcW w:w="753" w:type="pct"/>
            <w:noWrap w:val="0"/>
            <w:vAlign w:val="top"/>
          </w:tcPr>
          <w:p w14:paraId="1D099220">
            <w:pPr>
              <w:pStyle w:val="26"/>
              <w:bidi w:val="0"/>
              <w:rPr>
                <w:rFonts w:hint="default"/>
              </w:rPr>
            </w:pPr>
            <w:r>
              <w:rPr>
                <w:rFonts w:hint="default"/>
              </w:rPr>
              <w:t>varchar</w:t>
            </w:r>
          </w:p>
        </w:tc>
        <w:tc>
          <w:tcPr>
            <w:tcW w:w="418" w:type="pct"/>
            <w:noWrap w:val="0"/>
            <w:vAlign w:val="center"/>
          </w:tcPr>
          <w:p w14:paraId="3319A343">
            <w:pPr>
              <w:pStyle w:val="26"/>
              <w:bidi w:val="0"/>
              <w:rPr>
                <w:rFonts w:hint="default"/>
              </w:rPr>
            </w:pPr>
            <w:r>
              <w:rPr>
                <w:rFonts w:hint="default"/>
              </w:rPr>
              <w:t>25</w:t>
            </w:r>
          </w:p>
        </w:tc>
        <w:tc>
          <w:tcPr>
            <w:tcW w:w="417" w:type="pct"/>
            <w:noWrap w:val="0"/>
            <w:vAlign w:val="center"/>
          </w:tcPr>
          <w:p w14:paraId="765D524C">
            <w:pPr>
              <w:pStyle w:val="26"/>
              <w:bidi w:val="0"/>
              <w:rPr>
                <w:rFonts w:hint="default"/>
              </w:rPr>
            </w:pPr>
            <w:r>
              <w:rPr>
                <w:rFonts w:hint="default"/>
              </w:rPr>
              <w:t>否</w:t>
            </w:r>
          </w:p>
        </w:tc>
        <w:tc>
          <w:tcPr>
            <w:tcW w:w="920" w:type="pct"/>
            <w:noWrap w:val="0"/>
            <w:vAlign w:val="center"/>
          </w:tcPr>
          <w:p w14:paraId="24EB0CB0">
            <w:pPr>
              <w:pStyle w:val="26"/>
              <w:bidi w:val="0"/>
              <w:rPr>
                <w:rFonts w:hint="default"/>
              </w:rPr>
            </w:pPr>
            <w:r>
              <w:rPr>
                <w:rFonts w:hint="default"/>
              </w:rPr>
              <w:t>如“单价”栏次非空，则本栏次必须非空</w:t>
            </w:r>
          </w:p>
        </w:tc>
      </w:tr>
      <w:tr w14:paraId="7162E4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8" w:hRule="atLeast"/>
        </w:trPr>
        <w:tc>
          <w:tcPr>
            <w:tcW w:w="397" w:type="pct"/>
            <w:noWrap w:val="0"/>
            <w:vAlign w:val="center"/>
          </w:tcPr>
          <w:p w14:paraId="6B61FE17">
            <w:pPr>
              <w:pStyle w:val="26"/>
              <w:bidi w:val="0"/>
              <w:rPr>
                <w:rFonts w:hint="default"/>
              </w:rPr>
            </w:pPr>
            <w:r>
              <w:rPr>
                <w:rFonts w:hint="default"/>
                <w:lang w:val="en-US" w:eastAsia="zh-CN"/>
              </w:rPr>
              <w:t>27</w:t>
            </w:r>
          </w:p>
        </w:tc>
        <w:tc>
          <w:tcPr>
            <w:tcW w:w="1004" w:type="pct"/>
            <w:noWrap w:val="0"/>
            <w:vAlign w:val="center"/>
          </w:tcPr>
          <w:p w14:paraId="10C59A82">
            <w:pPr>
              <w:pStyle w:val="26"/>
              <w:bidi w:val="0"/>
              <w:rPr>
                <w:rFonts w:hint="default"/>
              </w:rPr>
            </w:pPr>
            <w:r>
              <w:rPr>
                <w:rFonts w:hint="default"/>
              </w:rPr>
              <w:t>je</w:t>
            </w:r>
          </w:p>
        </w:tc>
        <w:tc>
          <w:tcPr>
            <w:tcW w:w="1087" w:type="pct"/>
            <w:noWrap w:val="0"/>
            <w:vAlign w:val="center"/>
          </w:tcPr>
          <w:p w14:paraId="0A8DB06B">
            <w:pPr>
              <w:pStyle w:val="26"/>
              <w:bidi w:val="0"/>
              <w:rPr>
                <w:rFonts w:hint="default"/>
              </w:rPr>
            </w:pPr>
            <w:r>
              <w:rPr>
                <w:rFonts w:hint="default"/>
              </w:rPr>
              <w:t>金额</w:t>
            </w:r>
          </w:p>
        </w:tc>
        <w:tc>
          <w:tcPr>
            <w:tcW w:w="753" w:type="pct"/>
            <w:noWrap w:val="0"/>
            <w:vAlign w:val="top"/>
          </w:tcPr>
          <w:p w14:paraId="018FD033">
            <w:pPr>
              <w:pStyle w:val="26"/>
              <w:bidi w:val="0"/>
              <w:rPr>
                <w:rFonts w:hint="default"/>
              </w:rPr>
            </w:pPr>
            <w:r>
              <w:rPr>
                <w:rFonts w:hint="default"/>
              </w:rPr>
              <w:t>number</w:t>
            </w:r>
          </w:p>
        </w:tc>
        <w:tc>
          <w:tcPr>
            <w:tcW w:w="418" w:type="pct"/>
            <w:noWrap w:val="0"/>
            <w:vAlign w:val="center"/>
          </w:tcPr>
          <w:p w14:paraId="0E506F76">
            <w:pPr>
              <w:pStyle w:val="26"/>
              <w:bidi w:val="0"/>
              <w:rPr>
                <w:rFonts w:hint="default"/>
              </w:rPr>
            </w:pPr>
            <w:r>
              <w:rPr>
                <w:rFonts w:hint="default"/>
              </w:rPr>
              <w:t>18,2</w:t>
            </w:r>
          </w:p>
        </w:tc>
        <w:tc>
          <w:tcPr>
            <w:tcW w:w="417" w:type="pct"/>
            <w:noWrap w:val="0"/>
            <w:vAlign w:val="center"/>
          </w:tcPr>
          <w:p w14:paraId="1A31DF7E">
            <w:pPr>
              <w:pStyle w:val="26"/>
              <w:bidi w:val="0"/>
              <w:rPr>
                <w:rFonts w:hint="default"/>
              </w:rPr>
            </w:pPr>
            <w:r>
              <w:rPr>
                <w:rFonts w:hint="default"/>
              </w:rPr>
              <w:t>是</w:t>
            </w:r>
          </w:p>
        </w:tc>
        <w:tc>
          <w:tcPr>
            <w:tcW w:w="920" w:type="pct"/>
            <w:noWrap w:val="0"/>
            <w:vAlign w:val="center"/>
          </w:tcPr>
          <w:p w14:paraId="75778826">
            <w:pPr>
              <w:pStyle w:val="26"/>
              <w:bidi w:val="0"/>
              <w:rPr>
                <w:rFonts w:hint="default"/>
              </w:rPr>
            </w:pPr>
          </w:p>
        </w:tc>
      </w:tr>
      <w:tr w14:paraId="4C8A6E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0226E2D">
            <w:pPr>
              <w:pStyle w:val="26"/>
              <w:bidi w:val="0"/>
              <w:rPr>
                <w:rFonts w:hint="default"/>
              </w:rPr>
            </w:pPr>
            <w:r>
              <w:rPr>
                <w:rFonts w:hint="default"/>
                <w:lang w:val="en-US" w:eastAsia="zh-CN"/>
              </w:rPr>
              <w:t>28</w:t>
            </w:r>
          </w:p>
        </w:tc>
        <w:tc>
          <w:tcPr>
            <w:tcW w:w="1004" w:type="pct"/>
            <w:noWrap w:val="0"/>
            <w:vAlign w:val="center"/>
          </w:tcPr>
          <w:p w14:paraId="4E10B443">
            <w:pPr>
              <w:pStyle w:val="26"/>
              <w:bidi w:val="0"/>
              <w:rPr>
                <w:rFonts w:hint="default"/>
              </w:rPr>
            </w:pPr>
            <w:r>
              <w:rPr>
                <w:rFonts w:hint="default"/>
              </w:rPr>
              <w:t>sl1</w:t>
            </w:r>
          </w:p>
        </w:tc>
        <w:tc>
          <w:tcPr>
            <w:tcW w:w="1087" w:type="pct"/>
            <w:noWrap w:val="0"/>
            <w:vAlign w:val="center"/>
          </w:tcPr>
          <w:p w14:paraId="23D3436F">
            <w:pPr>
              <w:pStyle w:val="26"/>
              <w:bidi w:val="0"/>
              <w:rPr>
                <w:rFonts w:hint="default"/>
              </w:rPr>
            </w:pPr>
            <w:r>
              <w:rPr>
                <w:rFonts w:hint="default"/>
              </w:rPr>
              <w:t>税率</w:t>
            </w:r>
          </w:p>
        </w:tc>
        <w:tc>
          <w:tcPr>
            <w:tcW w:w="753" w:type="pct"/>
            <w:noWrap w:val="0"/>
            <w:vAlign w:val="top"/>
          </w:tcPr>
          <w:p w14:paraId="3605D7EC">
            <w:pPr>
              <w:pStyle w:val="26"/>
              <w:bidi w:val="0"/>
              <w:rPr>
                <w:rFonts w:hint="default"/>
              </w:rPr>
            </w:pPr>
            <w:r>
              <w:rPr>
                <w:rFonts w:hint="default"/>
              </w:rPr>
              <w:t>number</w:t>
            </w:r>
          </w:p>
        </w:tc>
        <w:tc>
          <w:tcPr>
            <w:tcW w:w="418" w:type="pct"/>
            <w:noWrap w:val="0"/>
            <w:vAlign w:val="center"/>
          </w:tcPr>
          <w:p w14:paraId="3521B5D6">
            <w:pPr>
              <w:pStyle w:val="26"/>
              <w:bidi w:val="0"/>
              <w:rPr>
                <w:rFonts w:hint="default"/>
              </w:rPr>
            </w:pPr>
            <w:r>
              <w:rPr>
                <w:rFonts w:hint="default"/>
              </w:rPr>
              <w:t>16,6</w:t>
            </w:r>
          </w:p>
        </w:tc>
        <w:tc>
          <w:tcPr>
            <w:tcW w:w="417" w:type="pct"/>
            <w:noWrap w:val="0"/>
            <w:vAlign w:val="center"/>
          </w:tcPr>
          <w:p w14:paraId="4E4B7127">
            <w:pPr>
              <w:pStyle w:val="26"/>
              <w:bidi w:val="0"/>
              <w:rPr>
                <w:rFonts w:hint="default"/>
              </w:rPr>
            </w:pPr>
            <w:r>
              <w:rPr>
                <w:rFonts w:hint="default"/>
              </w:rPr>
              <w:t>是</w:t>
            </w:r>
          </w:p>
        </w:tc>
        <w:tc>
          <w:tcPr>
            <w:tcW w:w="920" w:type="pct"/>
            <w:noWrap w:val="0"/>
            <w:vAlign w:val="center"/>
          </w:tcPr>
          <w:p w14:paraId="7217A987">
            <w:pPr>
              <w:pStyle w:val="26"/>
              <w:bidi w:val="0"/>
              <w:rPr>
                <w:rFonts w:hint="default"/>
              </w:rPr>
            </w:pPr>
          </w:p>
        </w:tc>
      </w:tr>
      <w:tr w14:paraId="5853F8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1C97EE">
            <w:pPr>
              <w:pStyle w:val="26"/>
              <w:bidi w:val="0"/>
              <w:rPr>
                <w:rFonts w:hint="default"/>
              </w:rPr>
            </w:pPr>
            <w:r>
              <w:rPr>
                <w:rFonts w:hint="default"/>
                <w:lang w:val="en-US" w:eastAsia="zh-CN"/>
              </w:rPr>
              <w:t>29</w:t>
            </w:r>
          </w:p>
        </w:tc>
        <w:tc>
          <w:tcPr>
            <w:tcW w:w="1004" w:type="pct"/>
            <w:noWrap w:val="0"/>
            <w:vAlign w:val="center"/>
          </w:tcPr>
          <w:p w14:paraId="6340D073">
            <w:pPr>
              <w:pStyle w:val="26"/>
              <w:bidi w:val="0"/>
              <w:rPr>
                <w:rFonts w:hint="default"/>
              </w:rPr>
            </w:pPr>
            <w:r>
              <w:rPr>
                <w:rFonts w:hint="default"/>
              </w:rPr>
              <w:t>se</w:t>
            </w:r>
          </w:p>
        </w:tc>
        <w:tc>
          <w:tcPr>
            <w:tcW w:w="1087" w:type="pct"/>
            <w:noWrap w:val="0"/>
            <w:vAlign w:val="center"/>
          </w:tcPr>
          <w:p w14:paraId="1E1DAD81">
            <w:pPr>
              <w:pStyle w:val="26"/>
              <w:bidi w:val="0"/>
              <w:rPr>
                <w:rFonts w:hint="default"/>
              </w:rPr>
            </w:pPr>
            <w:r>
              <w:rPr>
                <w:rFonts w:hint="default"/>
              </w:rPr>
              <w:t>税额</w:t>
            </w:r>
          </w:p>
        </w:tc>
        <w:tc>
          <w:tcPr>
            <w:tcW w:w="753" w:type="pct"/>
            <w:noWrap w:val="0"/>
            <w:vAlign w:val="top"/>
          </w:tcPr>
          <w:p w14:paraId="3DF531B3">
            <w:pPr>
              <w:pStyle w:val="26"/>
              <w:bidi w:val="0"/>
              <w:rPr>
                <w:rFonts w:hint="default"/>
              </w:rPr>
            </w:pPr>
            <w:r>
              <w:rPr>
                <w:rFonts w:hint="default"/>
              </w:rPr>
              <w:t>number</w:t>
            </w:r>
          </w:p>
        </w:tc>
        <w:tc>
          <w:tcPr>
            <w:tcW w:w="418" w:type="pct"/>
            <w:noWrap w:val="0"/>
            <w:vAlign w:val="center"/>
          </w:tcPr>
          <w:p w14:paraId="4E100A4A">
            <w:pPr>
              <w:pStyle w:val="26"/>
              <w:bidi w:val="0"/>
              <w:rPr>
                <w:rFonts w:hint="default"/>
              </w:rPr>
            </w:pPr>
            <w:r>
              <w:rPr>
                <w:rFonts w:hint="default"/>
              </w:rPr>
              <w:t>18,2</w:t>
            </w:r>
          </w:p>
        </w:tc>
        <w:tc>
          <w:tcPr>
            <w:tcW w:w="417" w:type="pct"/>
            <w:noWrap w:val="0"/>
            <w:vAlign w:val="center"/>
          </w:tcPr>
          <w:p w14:paraId="167BCC5A">
            <w:pPr>
              <w:pStyle w:val="26"/>
              <w:bidi w:val="0"/>
              <w:rPr>
                <w:rFonts w:hint="default"/>
              </w:rPr>
            </w:pPr>
            <w:r>
              <w:rPr>
                <w:rFonts w:hint="default"/>
              </w:rPr>
              <w:t>是</w:t>
            </w:r>
          </w:p>
        </w:tc>
        <w:tc>
          <w:tcPr>
            <w:tcW w:w="920" w:type="pct"/>
            <w:noWrap w:val="0"/>
            <w:vAlign w:val="center"/>
          </w:tcPr>
          <w:p w14:paraId="3F7D254C">
            <w:pPr>
              <w:pStyle w:val="26"/>
              <w:bidi w:val="0"/>
              <w:rPr>
                <w:rFonts w:hint="default"/>
              </w:rPr>
            </w:pPr>
          </w:p>
        </w:tc>
      </w:tr>
    </w:tbl>
    <w:p w14:paraId="63E1242E">
      <w:pPr>
        <w:pStyle w:val="6"/>
        <w:bidi w:val="0"/>
        <w:rPr>
          <w:rFonts w:hint="default"/>
          <w:lang w:eastAsia="zh-CN"/>
        </w:rPr>
      </w:pPr>
      <w:bookmarkStart w:id="380" w:name="_Toc5858"/>
      <w:r>
        <w:rPr>
          <w:rFonts w:hint="default"/>
        </w:rPr>
        <w:t>18.4</w:t>
      </w:r>
      <w:r>
        <w:rPr>
          <w:rFonts w:hint="default"/>
          <w:lang w:eastAsia="zh-CN"/>
        </w:rPr>
        <w:t>请求报文示例</w:t>
      </w:r>
      <w:bookmarkEnd w:id="38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C0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05E7140">
            <w:pPr>
              <w:bidi w:val="0"/>
              <w:rPr>
                <w:rFonts w:hint="default"/>
              </w:rPr>
            </w:pPr>
            <w:bookmarkStart w:id="381" w:name="OLE_LINK22"/>
            <w:r>
              <w:rPr>
                <w:rFonts w:hint="default"/>
              </w:rPr>
              <w:t>{</w:t>
            </w:r>
          </w:p>
          <w:p w14:paraId="157505A6">
            <w:pPr>
              <w:bidi w:val="0"/>
              <w:rPr>
                <w:rFonts w:hint="default"/>
              </w:rPr>
            </w:pPr>
            <w:r>
              <w:rPr>
                <w:rFonts w:hint="default"/>
              </w:rPr>
              <w:tab/>
            </w:r>
            <w:r>
              <w:rPr>
                <w:rFonts w:hint="default"/>
              </w:rPr>
              <w:t>"lrfsf": "录入方身份",</w:t>
            </w:r>
          </w:p>
          <w:p w14:paraId="763AAAB5">
            <w:pPr>
              <w:bidi w:val="0"/>
              <w:rPr>
                <w:rFonts w:hint="default"/>
              </w:rPr>
            </w:pPr>
            <w:r>
              <w:rPr>
                <w:rFonts w:hint="default"/>
              </w:rPr>
              <w:tab/>
            </w:r>
            <w:r>
              <w:rPr>
                <w:rFonts w:hint="default"/>
              </w:rPr>
              <w:t>"xsfnsrsbh":</w:t>
            </w:r>
            <w:r>
              <w:rPr>
                <w:rFonts w:hint="default"/>
                <w:lang w:val="en-US" w:eastAsia="zh-CN"/>
              </w:rPr>
              <w:t xml:space="preserve"> </w:t>
            </w:r>
            <w:r>
              <w:rPr>
                <w:rFonts w:hint="default"/>
              </w:rPr>
              <w:t>"销售方纳税人识别号" ,</w:t>
            </w:r>
          </w:p>
          <w:p w14:paraId="71829152">
            <w:pPr>
              <w:bidi w:val="0"/>
              <w:rPr>
                <w:rFonts w:hint="default"/>
              </w:rPr>
            </w:pPr>
            <w:r>
              <w:rPr>
                <w:rFonts w:hint="default"/>
              </w:rPr>
              <w:tab/>
            </w:r>
            <w:r>
              <w:rPr>
                <w:rFonts w:hint="default"/>
              </w:rPr>
              <w:t>"xsfmc": "销售方名称",</w:t>
            </w:r>
          </w:p>
          <w:p w14:paraId="23432B74">
            <w:pPr>
              <w:bidi w:val="0"/>
              <w:rPr>
                <w:rFonts w:hint="default"/>
              </w:rPr>
            </w:pPr>
            <w:r>
              <w:rPr>
                <w:rFonts w:hint="default"/>
              </w:rPr>
              <w:tab/>
            </w:r>
            <w:r>
              <w:rPr>
                <w:rFonts w:hint="default"/>
              </w:rPr>
              <w:t>"gmfnsrsbh":</w:t>
            </w:r>
            <w:r>
              <w:rPr>
                <w:rFonts w:hint="default"/>
                <w:lang w:val="en-US" w:eastAsia="zh-CN"/>
              </w:rPr>
              <w:t xml:space="preserve"> </w:t>
            </w:r>
            <w:r>
              <w:rPr>
                <w:rFonts w:hint="default"/>
              </w:rPr>
              <w:t>"购买方纳税人识别号",</w:t>
            </w:r>
          </w:p>
          <w:p w14:paraId="6661CEA3">
            <w:pPr>
              <w:bidi w:val="0"/>
              <w:rPr>
                <w:rFonts w:hint="default"/>
              </w:rPr>
            </w:pPr>
            <w:r>
              <w:rPr>
                <w:rFonts w:hint="default"/>
              </w:rPr>
              <w:tab/>
            </w:r>
            <w:r>
              <w:rPr>
                <w:rFonts w:hint="default"/>
              </w:rPr>
              <w:t>"gmfmc":</w:t>
            </w:r>
            <w:r>
              <w:rPr>
                <w:rFonts w:hint="default"/>
                <w:lang w:val="en-US" w:eastAsia="zh-CN"/>
              </w:rPr>
              <w:t xml:space="preserve"> </w:t>
            </w:r>
            <w:r>
              <w:rPr>
                <w:rFonts w:hint="default"/>
              </w:rPr>
              <w:t>"购买方名称",</w:t>
            </w:r>
          </w:p>
          <w:p w14:paraId="1DCAE6A6">
            <w:pPr>
              <w:bidi w:val="0"/>
              <w:rPr>
                <w:rFonts w:hint="default"/>
              </w:rPr>
            </w:pPr>
            <w:r>
              <w:rPr>
                <w:rFonts w:hint="default"/>
              </w:rPr>
              <w:tab/>
            </w:r>
            <w:r>
              <w:rPr>
                <w:rFonts w:hint="default"/>
              </w:rPr>
              <w:t>"lzfpdm": "蓝字发票代码",</w:t>
            </w:r>
          </w:p>
          <w:p w14:paraId="0009AC4E">
            <w:pPr>
              <w:bidi w:val="0"/>
              <w:rPr>
                <w:rFonts w:hint="default"/>
              </w:rPr>
            </w:pPr>
            <w:r>
              <w:rPr>
                <w:rFonts w:hint="default"/>
              </w:rPr>
              <w:tab/>
            </w:r>
            <w:r>
              <w:rPr>
                <w:rFonts w:hint="default"/>
              </w:rPr>
              <w:t>"lzfphm": "蓝字发票号码",</w:t>
            </w:r>
          </w:p>
          <w:p w14:paraId="141B7A73">
            <w:pPr>
              <w:bidi w:val="0"/>
              <w:rPr>
                <w:rFonts w:hint="default"/>
              </w:rPr>
            </w:pPr>
            <w:r>
              <w:rPr>
                <w:rFonts w:hint="default"/>
              </w:rPr>
              <w:tab/>
            </w:r>
            <w:r>
              <w:rPr>
                <w:rFonts w:hint="default"/>
              </w:rPr>
              <w:t>"sfzzfpbz": "是否纸质发票标志",</w:t>
            </w:r>
          </w:p>
          <w:p w14:paraId="38C7DD43">
            <w:pPr>
              <w:bidi w:val="0"/>
              <w:rPr>
                <w:rFonts w:hint="default"/>
              </w:rPr>
            </w:pPr>
            <w:r>
              <w:rPr>
                <w:rFonts w:hint="default"/>
              </w:rPr>
              <w:tab/>
            </w:r>
            <w:r>
              <w:rPr>
                <w:rFonts w:hint="default"/>
              </w:rPr>
              <w:t>"lzkprq": "蓝字发票开票日期",</w:t>
            </w:r>
          </w:p>
          <w:p w14:paraId="0D7B4E97">
            <w:pPr>
              <w:bidi w:val="0"/>
              <w:rPr>
                <w:rFonts w:hint="default"/>
              </w:rPr>
            </w:pPr>
            <w:r>
              <w:rPr>
                <w:rFonts w:hint="default"/>
              </w:rPr>
              <w:tab/>
            </w:r>
            <w:r>
              <w:rPr>
                <w:rFonts w:hint="default"/>
              </w:rPr>
              <w:t>"lzhjje": "蓝字发票合计金额",</w:t>
            </w:r>
          </w:p>
          <w:p w14:paraId="1071018E">
            <w:pPr>
              <w:bidi w:val="0"/>
              <w:rPr>
                <w:rFonts w:hint="default"/>
              </w:rPr>
            </w:pPr>
            <w:r>
              <w:rPr>
                <w:rFonts w:hint="default"/>
              </w:rPr>
              <w:tab/>
            </w:r>
            <w:r>
              <w:rPr>
                <w:rFonts w:hint="default"/>
              </w:rPr>
              <w:t>"lzhjse": "蓝字发票合计税额",</w:t>
            </w:r>
          </w:p>
          <w:p w14:paraId="1AD7EB0F">
            <w:pPr>
              <w:bidi w:val="0"/>
              <w:rPr>
                <w:rFonts w:hint="default"/>
              </w:rPr>
            </w:pPr>
            <w:r>
              <w:rPr>
                <w:rFonts w:hint="default"/>
              </w:rPr>
              <w:tab/>
            </w:r>
            <w:r>
              <w:rPr>
                <w:rFonts w:hint="default"/>
              </w:rPr>
              <w:t>"lzfppzDm": "蓝字发票票种代码",</w:t>
            </w:r>
          </w:p>
          <w:p w14:paraId="149C99BE">
            <w:pPr>
              <w:bidi w:val="0"/>
              <w:rPr>
                <w:rFonts w:hint="default"/>
              </w:rPr>
            </w:pPr>
            <w:r>
              <w:rPr>
                <w:rFonts w:hint="default"/>
              </w:rPr>
              <w:tab/>
            </w:r>
            <w:r>
              <w:rPr>
                <w:rFonts w:hint="default"/>
              </w:rPr>
              <w:t>"lzfpTdyslxDm":</w:t>
            </w:r>
            <w:r>
              <w:rPr>
                <w:rFonts w:hint="default"/>
                <w:lang w:val="en-US" w:eastAsia="zh-CN"/>
              </w:rPr>
              <w:t xml:space="preserve"> </w:t>
            </w:r>
            <w:r>
              <w:rPr>
                <w:rFonts w:hint="default"/>
              </w:rPr>
              <w:t>"蓝字发票特定要素类型代码" ,</w:t>
            </w:r>
          </w:p>
          <w:p w14:paraId="033CDCF9">
            <w:pPr>
              <w:bidi w:val="0"/>
              <w:rPr>
                <w:rFonts w:hint="default"/>
              </w:rPr>
            </w:pPr>
            <w:r>
              <w:rPr>
                <w:rFonts w:hint="default"/>
              </w:rPr>
              <w:tab/>
            </w:r>
            <w:r>
              <w:rPr>
                <w:rFonts w:hint="default"/>
              </w:rPr>
              <w:t>"hzcxje":</w:t>
            </w:r>
            <w:r>
              <w:rPr>
                <w:rFonts w:hint="default"/>
                <w:lang w:val="en-US" w:eastAsia="zh-CN"/>
              </w:rPr>
              <w:t xml:space="preserve"> </w:t>
            </w:r>
            <w:r>
              <w:rPr>
                <w:rFonts w:hint="default"/>
              </w:rPr>
              <w:t>"红字冲销金额" ,</w:t>
            </w:r>
          </w:p>
          <w:p w14:paraId="16274F87">
            <w:pPr>
              <w:bidi w:val="0"/>
              <w:rPr>
                <w:rFonts w:hint="default"/>
              </w:rPr>
            </w:pPr>
            <w:r>
              <w:rPr>
                <w:rFonts w:hint="default"/>
              </w:rPr>
              <w:tab/>
            </w:r>
            <w:r>
              <w:rPr>
                <w:rFonts w:hint="default"/>
              </w:rPr>
              <w:t>"hzcxse":</w:t>
            </w:r>
            <w:r>
              <w:rPr>
                <w:rFonts w:hint="default"/>
                <w:lang w:val="en-US" w:eastAsia="zh-CN"/>
              </w:rPr>
              <w:t xml:space="preserve"> </w:t>
            </w:r>
            <w:r>
              <w:rPr>
                <w:rFonts w:hint="default"/>
              </w:rPr>
              <w:t>"红字冲销税额" ,</w:t>
            </w:r>
          </w:p>
          <w:p w14:paraId="41941DC0">
            <w:pPr>
              <w:bidi w:val="0"/>
              <w:rPr>
                <w:rFonts w:hint="default"/>
              </w:rPr>
            </w:pPr>
            <w:r>
              <w:rPr>
                <w:rFonts w:hint="default"/>
              </w:rPr>
              <w:tab/>
            </w:r>
            <w:r>
              <w:rPr>
                <w:rFonts w:hint="default"/>
              </w:rPr>
              <w:t>"chyyDm": "红字发票冲红原因代码",</w:t>
            </w:r>
          </w:p>
          <w:p w14:paraId="7AD7014D">
            <w:pPr>
              <w:bidi w:val="0"/>
              <w:rPr>
                <w:rFonts w:hint="default"/>
              </w:rPr>
            </w:pPr>
            <w:r>
              <w:rPr>
                <w:rFonts w:hint="default"/>
              </w:rPr>
              <w:tab/>
            </w:r>
            <w:r>
              <w:rPr>
                <w:rFonts w:hint="default"/>
              </w:rPr>
              <w:t>"hzqrdmxList": [</w:t>
            </w:r>
          </w:p>
          <w:p w14:paraId="6DE20F59">
            <w:pPr>
              <w:bidi w:val="0"/>
              <w:rPr>
                <w:rFonts w:hint="default"/>
              </w:rPr>
            </w:pPr>
            <w:r>
              <w:rPr>
                <w:rFonts w:hint="default"/>
              </w:rPr>
              <w:tab/>
            </w:r>
            <w:r>
              <w:rPr>
                <w:rFonts w:hint="default"/>
              </w:rPr>
              <w:tab/>
            </w:r>
            <w:r>
              <w:rPr>
                <w:rFonts w:hint="default"/>
              </w:rPr>
              <w:t>{</w:t>
            </w:r>
          </w:p>
          <w:p w14:paraId="2EA7B389">
            <w:pPr>
              <w:bidi w:val="0"/>
              <w:rPr>
                <w:rFonts w:hint="default"/>
              </w:rPr>
            </w:pPr>
            <w:r>
              <w:rPr>
                <w:rFonts w:hint="default"/>
              </w:rPr>
              <w:tab/>
            </w:r>
            <w:r>
              <w:rPr>
                <w:rFonts w:hint="default"/>
              </w:rPr>
              <w:tab/>
            </w:r>
            <w:r>
              <w:rPr>
                <w:rFonts w:hint="default"/>
              </w:rPr>
              <w:tab/>
            </w:r>
            <w:r>
              <w:rPr>
                <w:rFonts w:hint="default"/>
              </w:rPr>
              <w:t>"lzmxxh": "蓝字发票明细序号",</w:t>
            </w:r>
          </w:p>
          <w:p w14:paraId="648BFBF8">
            <w:pPr>
              <w:bidi w:val="0"/>
              <w:rPr>
                <w:rFonts w:hint="default"/>
              </w:rPr>
            </w:pPr>
            <w:r>
              <w:rPr>
                <w:rFonts w:hint="default"/>
              </w:rPr>
              <w:tab/>
            </w:r>
            <w:r>
              <w:rPr>
                <w:rFonts w:hint="default"/>
              </w:rPr>
              <w:tab/>
            </w:r>
            <w:r>
              <w:rPr>
                <w:rFonts w:hint="default"/>
              </w:rPr>
              <w:tab/>
            </w:r>
            <w:r>
              <w:rPr>
                <w:rFonts w:hint="default"/>
              </w:rPr>
              <w:t>"xh": "序号",</w:t>
            </w:r>
          </w:p>
          <w:p w14:paraId="7418A21E">
            <w:pPr>
              <w:bidi w:val="0"/>
              <w:rPr>
                <w:rFonts w:hint="default"/>
              </w:rPr>
            </w:pPr>
            <w:r>
              <w:rPr>
                <w:rFonts w:hint="default"/>
              </w:rPr>
              <w:tab/>
            </w:r>
            <w:r>
              <w:rPr>
                <w:rFonts w:hint="default"/>
              </w:rPr>
              <w:tab/>
            </w:r>
            <w:r>
              <w:rPr>
                <w:rFonts w:hint="default"/>
              </w:rPr>
              <w:tab/>
            </w:r>
            <w:r>
              <w:rPr>
                <w:rFonts w:hint="default"/>
              </w:rPr>
              <w:t>"sphfwssflhbbm": "商品和服务税收分类合并编码",</w:t>
            </w:r>
          </w:p>
          <w:p w14:paraId="17656CDE">
            <w:pPr>
              <w:bidi w:val="0"/>
              <w:rPr>
                <w:rFonts w:hint="default"/>
              </w:rPr>
            </w:pPr>
            <w:r>
              <w:rPr>
                <w:rFonts w:hint="default"/>
              </w:rPr>
              <w:tab/>
            </w:r>
            <w:r>
              <w:rPr>
                <w:rFonts w:hint="default"/>
              </w:rPr>
              <w:tab/>
            </w:r>
            <w:r>
              <w:rPr>
                <w:rFonts w:hint="default"/>
              </w:rPr>
              <w:tab/>
            </w:r>
            <w:r>
              <w:rPr>
                <w:rFonts w:hint="default"/>
              </w:rPr>
              <w:t>"hwhyslwfwmc": "货物或应税劳务、服务名称",</w:t>
            </w:r>
          </w:p>
          <w:p w14:paraId="6FF36254">
            <w:pPr>
              <w:bidi w:val="0"/>
              <w:rPr>
                <w:rFonts w:hint="default"/>
              </w:rPr>
            </w:pPr>
            <w:r>
              <w:rPr>
                <w:rFonts w:hint="default"/>
              </w:rPr>
              <w:tab/>
            </w:r>
            <w:r>
              <w:rPr>
                <w:rFonts w:hint="default"/>
              </w:rPr>
              <w:tab/>
            </w:r>
            <w:r>
              <w:rPr>
                <w:rFonts w:hint="default"/>
              </w:rPr>
              <w:tab/>
            </w:r>
            <w:r>
              <w:rPr>
                <w:rFonts w:hint="default"/>
              </w:rPr>
              <w:t>"spfwjc": "商品服务简称",</w:t>
            </w:r>
          </w:p>
          <w:p w14:paraId="0D01F0EE">
            <w:pPr>
              <w:bidi w:val="0"/>
              <w:rPr>
                <w:rFonts w:hint="default"/>
              </w:rPr>
            </w:pPr>
            <w:r>
              <w:rPr>
                <w:rFonts w:hint="default"/>
              </w:rPr>
              <w:tab/>
            </w:r>
            <w:r>
              <w:rPr>
                <w:rFonts w:hint="default"/>
              </w:rPr>
              <w:tab/>
            </w:r>
            <w:r>
              <w:rPr>
                <w:rFonts w:hint="default"/>
              </w:rPr>
              <w:tab/>
            </w:r>
            <w:r>
              <w:rPr>
                <w:rFonts w:hint="default"/>
              </w:rPr>
              <w:t>"xmmc": "项目名称",</w:t>
            </w:r>
          </w:p>
          <w:p w14:paraId="2A66A411">
            <w:pPr>
              <w:bidi w:val="0"/>
              <w:rPr>
                <w:rFonts w:hint="default"/>
              </w:rPr>
            </w:pPr>
            <w:r>
              <w:rPr>
                <w:rFonts w:hint="default"/>
              </w:rPr>
              <w:tab/>
            </w:r>
            <w:r>
              <w:rPr>
                <w:rFonts w:hint="default"/>
              </w:rPr>
              <w:tab/>
            </w:r>
            <w:r>
              <w:rPr>
                <w:rFonts w:hint="default"/>
              </w:rPr>
              <w:tab/>
            </w:r>
            <w:r>
              <w:rPr>
                <w:rFonts w:hint="default"/>
              </w:rPr>
              <w:t>"ggxh": "规格型号",</w:t>
            </w:r>
          </w:p>
          <w:p w14:paraId="5B6E4686">
            <w:pPr>
              <w:bidi w:val="0"/>
              <w:rPr>
                <w:rFonts w:hint="default"/>
              </w:rPr>
            </w:pPr>
            <w:r>
              <w:rPr>
                <w:rFonts w:hint="default"/>
              </w:rPr>
              <w:tab/>
            </w:r>
            <w:r>
              <w:rPr>
                <w:rFonts w:hint="default"/>
              </w:rPr>
              <w:tab/>
            </w:r>
            <w:r>
              <w:rPr>
                <w:rFonts w:hint="default"/>
              </w:rPr>
              <w:tab/>
            </w:r>
            <w:r>
              <w:rPr>
                <w:rFonts w:hint="default"/>
              </w:rPr>
              <w:t>"dw": "单位",</w:t>
            </w:r>
          </w:p>
          <w:p w14:paraId="3B5C7263">
            <w:pPr>
              <w:bidi w:val="0"/>
              <w:rPr>
                <w:rFonts w:hint="default"/>
              </w:rPr>
            </w:pPr>
            <w:r>
              <w:rPr>
                <w:rFonts w:hint="default"/>
              </w:rPr>
              <w:tab/>
            </w:r>
            <w:r>
              <w:rPr>
                <w:rFonts w:hint="default"/>
              </w:rPr>
              <w:tab/>
            </w:r>
            <w:r>
              <w:rPr>
                <w:rFonts w:hint="default"/>
              </w:rPr>
              <w:tab/>
            </w:r>
            <w:r>
              <w:rPr>
                <w:rFonts w:hint="default"/>
              </w:rPr>
              <w:t>"fpspdj": "单价",</w:t>
            </w:r>
          </w:p>
          <w:p w14:paraId="41813282">
            <w:pPr>
              <w:bidi w:val="0"/>
              <w:rPr>
                <w:rFonts w:hint="default"/>
              </w:rPr>
            </w:pPr>
            <w:r>
              <w:rPr>
                <w:rFonts w:hint="default"/>
              </w:rPr>
              <w:tab/>
            </w:r>
            <w:r>
              <w:rPr>
                <w:rFonts w:hint="default"/>
              </w:rPr>
              <w:tab/>
            </w:r>
            <w:r>
              <w:rPr>
                <w:rFonts w:hint="default"/>
              </w:rPr>
              <w:tab/>
            </w:r>
            <w:r>
              <w:rPr>
                <w:rFonts w:hint="default"/>
              </w:rPr>
              <w:t>"fpspsl": "数量",</w:t>
            </w:r>
          </w:p>
          <w:p w14:paraId="5C39A592">
            <w:pPr>
              <w:bidi w:val="0"/>
              <w:rPr>
                <w:rFonts w:hint="default"/>
              </w:rPr>
            </w:pPr>
            <w:r>
              <w:rPr>
                <w:rFonts w:hint="default"/>
              </w:rPr>
              <w:tab/>
            </w:r>
            <w:r>
              <w:rPr>
                <w:rFonts w:hint="default"/>
              </w:rPr>
              <w:tab/>
            </w:r>
            <w:r>
              <w:rPr>
                <w:rFonts w:hint="default"/>
              </w:rPr>
              <w:tab/>
            </w:r>
            <w:r>
              <w:rPr>
                <w:rFonts w:hint="default"/>
              </w:rPr>
              <w:t>"je": "金额",</w:t>
            </w:r>
          </w:p>
          <w:p w14:paraId="087CBCFA">
            <w:pPr>
              <w:bidi w:val="0"/>
              <w:rPr>
                <w:rFonts w:hint="default"/>
              </w:rPr>
            </w:pPr>
            <w:r>
              <w:rPr>
                <w:rFonts w:hint="default"/>
              </w:rPr>
              <w:tab/>
            </w:r>
            <w:r>
              <w:rPr>
                <w:rFonts w:hint="default"/>
              </w:rPr>
              <w:tab/>
            </w:r>
            <w:r>
              <w:rPr>
                <w:rFonts w:hint="default"/>
              </w:rPr>
              <w:tab/>
            </w:r>
            <w:r>
              <w:rPr>
                <w:rFonts w:hint="default"/>
              </w:rPr>
              <w:t>"sl1": "税率",</w:t>
            </w:r>
          </w:p>
          <w:p w14:paraId="66F6D398">
            <w:pPr>
              <w:bidi w:val="0"/>
              <w:rPr>
                <w:rFonts w:hint="default"/>
              </w:rPr>
            </w:pPr>
            <w:r>
              <w:rPr>
                <w:rFonts w:hint="default"/>
              </w:rPr>
              <w:tab/>
            </w:r>
            <w:r>
              <w:rPr>
                <w:rFonts w:hint="default"/>
              </w:rPr>
              <w:tab/>
            </w:r>
            <w:r>
              <w:rPr>
                <w:rFonts w:hint="default"/>
              </w:rPr>
              <w:tab/>
            </w:r>
            <w:r>
              <w:rPr>
                <w:rFonts w:hint="default"/>
              </w:rPr>
              <w:t>"se": "税额"</w:t>
            </w:r>
          </w:p>
          <w:p w14:paraId="3864E64A">
            <w:pPr>
              <w:bidi w:val="0"/>
              <w:rPr>
                <w:rFonts w:hint="default"/>
              </w:rPr>
            </w:pPr>
            <w:r>
              <w:rPr>
                <w:rFonts w:hint="default"/>
              </w:rPr>
              <w:tab/>
            </w:r>
            <w:r>
              <w:rPr>
                <w:rFonts w:hint="default"/>
              </w:rPr>
              <w:tab/>
            </w:r>
            <w:r>
              <w:rPr>
                <w:rFonts w:hint="default"/>
              </w:rPr>
              <w:t>}</w:t>
            </w:r>
          </w:p>
          <w:p w14:paraId="085A0D38">
            <w:pPr>
              <w:bidi w:val="0"/>
              <w:rPr>
                <w:rFonts w:hint="default"/>
              </w:rPr>
            </w:pPr>
            <w:r>
              <w:rPr>
                <w:rFonts w:hint="default"/>
              </w:rPr>
              <w:tab/>
            </w:r>
            <w:r>
              <w:rPr>
                <w:rFonts w:hint="default"/>
              </w:rPr>
              <w:t>]</w:t>
            </w:r>
          </w:p>
          <w:p w14:paraId="3AD91BD7">
            <w:pPr>
              <w:bidi w:val="0"/>
              <w:rPr>
                <w:rFonts w:hint="default"/>
              </w:rPr>
            </w:pPr>
            <w:r>
              <w:rPr>
                <w:rFonts w:hint="default"/>
              </w:rPr>
              <w:t>}</w:t>
            </w:r>
          </w:p>
        </w:tc>
      </w:tr>
      <w:bookmarkEnd w:id="381"/>
    </w:tbl>
    <w:p w14:paraId="578D0514">
      <w:pPr>
        <w:pStyle w:val="6"/>
        <w:bidi w:val="0"/>
        <w:rPr>
          <w:rFonts w:hint="default"/>
          <w:lang w:eastAsia="zh-CN"/>
        </w:rPr>
      </w:pPr>
      <w:bookmarkStart w:id="382" w:name="_Toc9681"/>
      <w:r>
        <w:rPr>
          <w:rFonts w:hint="default"/>
        </w:rPr>
        <w:t>18.5</w:t>
      </w:r>
      <w:r>
        <w:rPr>
          <w:rFonts w:hint="default"/>
          <w:lang w:eastAsia="zh-CN"/>
        </w:rPr>
        <w:t>返回参数</w:t>
      </w:r>
      <w:bookmarkEnd w:id="382"/>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D11E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DB7EFFD">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7BEAAA9A">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36513BD0">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0EBF319E">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4EEE80EA">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321AEC4F">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6136708C">
            <w:pPr>
              <w:pStyle w:val="25"/>
              <w:bidi w:val="0"/>
              <w:rPr>
                <w:rFonts w:hint="default"/>
              </w:rPr>
            </w:pPr>
            <w:r>
              <w:rPr>
                <w:rFonts w:hint="default"/>
              </w:rPr>
              <w:t>说明</w:t>
            </w:r>
          </w:p>
        </w:tc>
      </w:tr>
      <w:tr w14:paraId="4803B0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7C5AFBE">
            <w:pPr>
              <w:pStyle w:val="26"/>
              <w:bidi w:val="0"/>
              <w:rPr>
                <w:rFonts w:hint="default"/>
              </w:rPr>
            </w:pPr>
            <w:r>
              <w:rPr>
                <w:rFonts w:hint="default"/>
                <w:lang w:val="en-US" w:eastAsia="zh-CN"/>
              </w:rPr>
              <w:t>1</w:t>
            </w:r>
          </w:p>
        </w:tc>
        <w:tc>
          <w:tcPr>
            <w:tcW w:w="1004" w:type="pct"/>
            <w:noWrap w:val="0"/>
            <w:vAlign w:val="center"/>
          </w:tcPr>
          <w:p w14:paraId="384CACE3">
            <w:pPr>
              <w:pStyle w:val="26"/>
              <w:bidi w:val="0"/>
              <w:rPr>
                <w:rFonts w:hint="default"/>
              </w:rPr>
            </w:pPr>
            <w:r>
              <w:rPr>
                <w:rFonts w:hint="default"/>
              </w:rPr>
              <w:t>returncode</w:t>
            </w:r>
          </w:p>
        </w:tc>
        <w:tc>
          <w:tcPr>
            <w:tcW w:w="1087" w:type="pct"/>
            <w:noWrap w:val="0"/>
            <w:vAlign w:val="center"/>
          </w:tcPr>
          <w:p w14:paraId="5E9CC388">
            <w:pPr>
              <w:pStyle w:val="26"/>
              <w:bidi w:val="0"/>
              <w:rPr>
                <w:rFonts w:hint="default"/>
              </w:rPr>
            </w:pPr>
            <w:r>
              <w:rPr>
                <w:rFonts w:hint="default"/>
              </w:rPr>
              <w:t>返回码</w:t>
            </w:r>
          </w:p>
        </w:tc>
        <w:tc>
          <w:tcPr>
            <w:tcW w:w="753" w:type="pct"/>
            <w:noWrap w:val="0"/>
            <w:vAlign w:val="center"/>
          </w:tcPr>
          <w:p w14:paraId="369488BD">
            <w:pPr>
              <w:pStyle w:val="26"/>
              <w:bidi w:val="0"/>
              <w:rPr>
                <w:rFonts w:hint="default"/>
              </w:rPr>
            </w:pPr>
            <w:r>
              <w:rPr>
                <w:rFonts w:hint="default"/>
              </w:rPr>
              <w:t>varchar</w:t>
            </w:r>
          </w:p>
        </w:tc>
        <w:tc>
          <w:tcPr>
            <w:tcW w:w="418" w:type="pct"/>
            <w:noWrap w:val="0"/>
            <w:vAlign w:val="center"/>
          </w:tcPr>
          <w:p w14:paraId="1B319D37">
            <w:pPr>
              <w:pStyle w:val="26"/>
              <w:bidi w:val="0"/>
              <w:rPr>
                <w:rFonts w:hint="default"/>
              </w:rPr>
            </w:pPr>
            <w:r>
              <w:rPr>
                <w:rFonts w:hint="default"/>
              </w:rPr>
              <w:t>2</w:t>
            </w:r>
          </w:p>
        </w:tc>
        <w:tc>
          <w:tcPr>
            <w:tcW w:w="417" w:type="pct"/>
            <w:noWrap w:val="0"/>
            <w:vAlign w:val="center"/>
          </w:tcPr>
          <w:p w14:paraId="1B6DF075">
            <w:pPr>
              <w:pStyle w:val="26"/>
              <w:bidi w:val="0"/>
              <w:rPr>
                <w:rFonts w:hint="default"/>
              </w:rPr>
            </w:pPr>
            <w:r>
              <w:rPr>
                <w:rFonts w:hint="default"/>
              </w:rPr>
              <w:t>是</w:t>
            </w:r>
          </w:p>
        </w:tc>
        <w:tc>
          <w:tcPr>
            <w:tcW w:w="920" w:type="pct"/>
            <w:noWrap w:val="0"/>
            <w:vAlign w:val="center"/>
          </w:tcPr>
          <w:p w14:paraId="0EBC4D92">
            <w:pPr>
              <w:pStyle w:val="26"/>
              <w:bidi w:val="0"/>
              <w:rPr>
                <w:rFonts w:hint="default"/>
              </w:rPr>
            </w:pPr>
            <w:r>
              <w:rPr>
                <w:rFonts w:hint="default"/>
              </w:rPr>
              <w:t>00：成功</w:t>
            </w:r>
          </w:p>
          <w:p w14:paraId="09E07FD6">
            <w:pPr>
              <w:pStyle w:val="26"/>
              <w:bidi w:val="0"/>
              <w:rPr>
                <w:rFonts w:hint="default"/>
              </w:rPr>
            </w:pPr>
            <w:r>
              <w:rPr>
                <w:rFonts w:hint="default"/>
              </w:rPr>
              <w:t>其它：失败</w:t>
            </w:r>
          </w:p>
        </w:tc>
      </w:tr>
      <w:tr w14:paraId="1F1B94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F01F6CF">
            <w:pPr>
              <w:pStyle w:val="26"/>
              <w:bidi w:val="0"/>
              <w:rPr>
                <w:rFonts w:hint="default"/>
              </w:rPr>
            </w:pPr>
            <w:r>
              <w:rPr>
                <w:rFonts w:hint="default"/>
                <w:lang w:val="en-US" w:eastAsia="zh-CN"/>
              </w:rPr>
              <w:t>2</w:t>
            </w:r>
          </w:p>
        </w:tc>
        <w:tc>
          <w:tcPr>
            <w:tcW w:w="1004" w:type="pct"/>
            <w:noWrap w:val="0"/>
            <w:vAlign w:val="center"/>
          </w:tcPr>
          <w:p w14:paraId="08BC721E">
            <w:pPr>
              <w:pStyle w:val="26"/>
              <w:bidi w:val="0"/>
              <w:rPr>
                <w:rFonts w:hint="default"/>
              </w:rPr>
            </w:pPr>
            <w:r>
              <w:rPr>
                <w:rFonts w:hint="default"/>
              </w:rPr>
              <w:t>returnmsg</w:t>
            </w:r>
          </w:p>
        </w:tc>
        <w:tc>
          <w:tcPr>
            <w:tcW w:w="1087" w:type="pct"/>
            <w:noWrap w:val="0"/>
            <w:vAlign w:val="center"/>
          </w:tcPr>
          <w:p w14:paraId="3BC67335">
            <w:pPr>
              <w:pStyle w:val="26"/>
              <w:bidi w:val="0"/>
              <w:rPr>
                <w:rFonts w:hint="default"/>
              </w:rPr>
            </w:pPr>
            <w:r>
              <w:rPr>
                <w:rFonts w:hint="default"/>
              </w:rPr>
              <w:t>返回信息</w:t>
            </w:r>
          </w:p>
        </w:tc>
        <w:tc>
          <w:tcPr>
            <w:tcW w:w="753" w:type="pct"/>
            <w:noWrap w:val="0"/>
            <w:vAlign w:val="center"/>
          </w:tcPr>
          <w:p w14:paraId="3AAF3E51">
            <w:pPr>
              <w:pStyle w:val="26"/>
              <w:bidi w:val="0"/>
              <w:rPr>
                <w:rFonts w:hint="default"/>
              </w:rPr>
            </w:pPr>
            <w:r>
              <w:rPr>
                <w:rFonts w:hint="default"/>
              </w:rPr>
              <w:t>varchar</w:t>
            </w:r>
          </w:p>
        </w:tc>
        <w:tc>
          <w:tcPr>
            <w:tcW w:w="418" w:type="pct"/>
            <w:noWrap w:val="0"/>
            <w:vAlign w:val="center"/>
          </w:tcPr>
          <w:p w14:paraId="724199EA">
            <w:pPr>
              <w:pStyle w:val="26"/>
              <w:bidi w:val="0"/>
              <w:rPr>
                <w:rFonts w:hint="default"/>
              </w:rPr>
            </w:pPr>
            <w:r>
              <w:rPr>
                <w:rFonts w:hint="default"/>
              </w:rPr>
              <w:t>2000</w:t>
            </w:r>
          </w:p>
        </w:tc>
        <w:tc>
          <w:tcPr>
            <w:tcW w:w="417" w:type="pct"/>
            <w:noWrap w:val="0"/>
            <w:vAlign w:val="center"/>
          </w:tcPr>
          <w:p w14:paraId="2DEDF15A">
            <w:pPr>
              <w:pStyle w:val="26"/>
              <w:bidi w:val="0"/>
              <w:rPr>
                <w:rFonts w:hint="default"/>
              </w:rPr>
            </w:pPr>
            <w:r>
              <w:rPr>
                <w:rFonts w:hint="default"/>
              </w:rPr>
              <w:t>否</w:t>
            </w:r>
          </w:p>
        </w:tc>
        <w:tc>
          <w:tcPr>
            <w:tcW w:w="920" w:type="pct"/>
            <w:noWrap w:val="0"/>
            <w:vAlign w:val="center"/>
          </w:tcPr>
          <w:p w14:paraId="532935D9">
            <w:pPr>
              <w:pStyle w:val="26"/>
              <w:bidi w:val="0"/>
              <w:rPr>
                <w:rFonts w:hint="default"/>
              </w:rPr>
            </w:pPr>
            <w:r>
              <w:rPr>
                <w:rFonts w:hint="default"/>
              </w:rPr>
              <w:t>错误信息说明</w:t>
            </w:r>
          </w:p>
        </w:tc>
      </w:tr>
      <w:tr w14:paraId="315743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7C6D88">
            <w:pPr>
              <w:pStyle w:val="26"/>
              <w:bidi w:val="0"/>
              <w:rPr>
                <w:rFonts w:hint="default"/>
              </w:rPr>
            </w:pPr>
            <w:r>
              <w:rPr>
                <w:rFonts w:hint="default"/>
                <w:lang w:val="en-US" w:eastAsia="zh-CN"/>
              </w:rPr>
              <w:t>3</w:t>
            </w:r>
          </w:p>
        </w:tc>
        <w:tc>
          <w:tcPr>
            <w:tcW w:w="1004" w:type="pct"/>
            <w:noWrap w:val="0"/>
            <w:vAlign w:val="center"/>
          </w:tcPr>
          <w:p w14:paraId="2AB93835">
            <w:pPr>
              <w:pStyle w:val="26"/>
              <w:bidi w:val="0"/>
              <w:rPr>
                <w:rFonts w:hint="default"/>
              </w:rPr>
            </w:pPr>
            <w:r>
              <w:rPr>
                <w:rFonts w:hint="default"/>
              </w:rPr>
              <w:t>hzfpxxqrdbh</w:t>
            </w:r>
          </w:p>
        </w:tc>
        <w:tc>
          <w:tcPr>
            <w:tcW w:w="1087" w:type="pct"/>
            <w:noWrap w:val="0"/>
            <w:vAlign w:val="center"/>
          </w:tcPr>
          <w:p w14:paraId="518051FD">
            <w:pPr>
              <w:pStyle w:val="26"/>
              <w:bidi w:val="0"/>
              <w:rPr>
                <w:rFonts w:hint="default"/>
              </w:rPr>
            </w:pPr>
            <w:r>
              <w:rPr>
                <w:rFonts w:hint="default"/>
              </w:rPr>
              <w:t>红字确认单编号</w:t>
            </w:r>
          </w:p>
        </w:tc>
        <w:tc>
          <w:tcPr>
            <w:tcW w:w="753" w:type="pct"/>
            <w:noWrap w:val="0"/>
            <w:vAlign w:val="center"/>
          </w:tcPr>
          <w:p w14:paraId="1AD7D18D">
            <w:pPr>
              <w:pStyle w:val="26"/>
              <w:bidi w:val="0"/>
              <w:rPr>
                <w:rFonts w:hint="default"/>
              </w:rPr>
            </w:pPr>
            <w:r>
              <w:rPr>
                <w:rFonts w:hint="default"/>
              </w:rPr>
              <w:t>varchar</w:t>
            </w:r>
          </w:p>
        </w:tc>
        <w:tc>
          <w:tcPr>
            <w:tcW w:w="418" w:type="pct"/>
            <w:noWrap w:val="0"/>
            <w:vAlign w:val="center"/>
          </w:tcPr>
          <w:p w14:paraId="6367B5A5">
            <w:pPr>
              <w:pStyle w:val="26"/>
              <w:bidi w:val="0"/>
              <w:rPr>
                <w:rFonts w:hint="default"/>
              </w:rPr>
            </w:pPr>
            <w:r>
              <w:rPr>
                <w:rFonts w:hint="default"/>
              </w:rPr>
              <w:t>20</w:t>
            </w:r>
          </w:p>
        </w:tc>
        <w:tc>
          <w:tcPr>
            <w:tcW w:w="417" w:type="pct"/>
            <w:noWrap w:val="0"/>
            <w:vAlign w:val="center"/>
          </w:tcPr>
          <w:p w14:paraId="1DFC54F1">
            <w:pPr>
              <w:pStyle w:val="26"/>
              <w:bidi w:val="0"/>
              <w:rPr>
                <w:rFonts w:hint="default"/>
              </w:rPr>
            </w:pPr>
            <w:r>
              <w:rPr>
                <w:rFonts w:hint="default"/>
              </w:rPr>
              <w:t>否</w:t>
            </w:r>
          </w:p>
        </w:tc>
        <w:tc>
          <w:tcPr>
            <w:tcW w:w="920" w:type="pct"/>
            <w:noWrap w:val="0"/>
            <w:vAlign w:val="center"/>
          </w:tcPr>
          <w:p w14:paraId="5070C843">
            <w:pPr>
              <w:pStyle w:val="26"/>
              <w:bidi w:val="0"/>
              <w:rPr>
                <w:rFonts w:hint="default"/>
              </w:rPr>
            </w:pPr>
          </w:p>
        </w:tc>
      </w:tr>
      <w:tr w14:paraId="7ECCA1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2DF4F1">
            <w:pPr>
              <w:pStyle w:val="26"/>
              <w:bidi w:val="0"/>
              <w:rPr>
                <w:rFonts w:hint="default"/>
              </w:rPr>
            </w:pPr>
            <w:r>
              <w:rPr>
                <w:rFonts w:hint="default"/>
                <w:lang w:val="en-US" w:eastAsia="zh-CN"/>
              </w:rPr>
              <w:t>4</w:t>
            </w:r>
          </w:p>
        </w:tc>
        <w:tc>
          <w:tcPr>
            <w:tcW w:w="1004" w:type="pct"/>
            <w:noWrap w:val="0"/>
            <w:vAlign w:val="center"/>
          </w:tcPr>
          <w:p w14:paraId="66C1966F">
            <w:pPr>
              <w:pStyle w:val="26"/>
              <w:bidi w:val="0"/>
              <w:rPr>
                <w:rFonts w:hint="default"/>
              </w:rPr>
            </w:pPr>
            <w:r>
              <w:rPr>
                <w:rFonts w:hint="default"/>
              </w:rPr>
              <w:t>uuid</w:t>
            </w:r>
          </w:p>
        </w:tc>
        <w:tc>
          <w:tcPr>
            <w:tcW w:w="1087" w:type="pct"/>
            <w:noWrap w:val="0"/>
            <w:vAlign w:val="center"/>
          </w:tcPr>
          <w:p w14:paraId="2EF89FD4">
            <w:pPr>
              <w:pStyle w:val="26"/>
              <w:bidi w:val="0"/>
              <w:rPr>
                <w:rFonts w:hint="default"/>
              </w:rPr>
            </w:pPr>
            <w:r>
              <w:rPr>
                <w:rFonts w:hint="default"/>
              </w:rPr>
              <w:t>红字确认单UUID</w:t>
            </w:r>
          </w:p>
        </w:tc>
        <w:tc>
          <w:tcPr>
            <w:tcW w:w="753" w:type="pct"/>
            <w:noWrap w:val="0"/>
            <w:vAlign w:val="center"/>
          </w:tcPr>
          <w:p w14:paraId="44C2FE22">
            <w:pPr>
              <w:pStyle w:val="26"/>
              <w:bidi w:val="0"/>
              <w:rPr>
                <w:rFonts w:hint="default"/>
              </w:rPr>
            </w:pPr>
            <w:r>
              <w:rPr>
                <w:rFonts w:hint="default"/>
              </w:rPr>
              <w:t>varchar</w:t>
            </w:r>
          </w:p>
        </w:tc>
        <w:tc>
          <w:tcPr>
            <w:tcW w:w="418" w:type="pct"/>
            <w:noWrap w:val="0"/>
            <w:vAlign w:val="center"/>
          </w:tcPr>
          <w:p w14:paraId="26FF74D1">
            <w:pPr>
              <w:pStyle w:val="26"/>
              <w:bidi w:val="0"/>
              <w:rPr>
                <w:rFonts w:hint="default"/>
              </w:rPr>
            </w:pPr>
            <w:r>
              <w:rPr>
                <w:rFonts w:hint="default"/>
              </w:rPr>
              <w:t>32</w:t>
            </w:r>
          </w:p>
        </w:tc>
        <w:tc>
          <w:tcPr>
            <w:tcW w:w="417" w:type="pct"/>
            <w:noWrap w:val="0"/>
            <w:vAlign w:val="center"/>
          </w:tcPr>
          <w:p w14:paraId="01E3D49D">
            <w:pPr>
              <w:pStyle w:val="26"/>
              <w:bidi w:val="0"/>
              <w:rPr>
                <w:rFonts w:hint="default"/>
              </w:rPr>
            </w:pPr>
            <w:r>
              <w:rPr>
                <w:rFonts w:hint="default"/>
              </w:rPr>
              <w:t>否</w:t>
            </w:r>
          </w:p>
        </w:tc>
        <w:tc>
          <w:tcPr>
            <w:tcW w:w="920" w:type="pct"/>
            <w:noWrap w:val="0"/>
            <w:vAlign w:val="center"/>
          </w:tcPr>
          <w:p w14:paraId="3557358F">
            <w:pPr>
              <w:pStyle w:val="26"/>
              <w:bidi w:val="0"/>
              <w:rPr>
                <w:rFonts w:hint="default"/>
              </w:rPr>
            </w:pPr>
          </w:p>
        </w:tc>
      </w:tr>
      <w:tr w14:paraId="00B42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B022579">
            <w:pPr>
              <w:pStyle w:val="26"/>
              <w:bidi w:val="0"/>
              <w:rPr>
                <w:rFonts w:hint="default"/>
              </w:rPr>
            </w:pPr>
            <w:r>
              <w:rPr>
                <w:rFonts w:hint="default"/>
                <w:lang w:val="en-US" w:eastAsia="zh-CN"/>
              </w:rPr>
              <w:t>5</w:t>
            </w:r>
          </w:p>
        </w:tc>
        <w:tc>
          <w:tcPr>
            <w:tcW w:w="1004" w:type="pct"/>
            <w:noWrap w:val="0"/>
            <w:vAlign w:val="center"/>
          </w:tcPr>
          <w:p w14:paraId="4745D68C">
            <w:pPr>
              <w:pStyle w:val="26"/>
              <w:bidi w:val="0"/>
              <w:rPr>
                <w:rFonts w:hint="default"/>
              </w:rPr>
            </w:pPr>
            <w:r>
              <w:rPr>
                <w:rFonts w:hint="default"/>
              </w:rPr>
              <w:t>hzqrxxztDm</w:t>
            </w:r>
          </w:p>
        </w:tc>
        <w:tc>
          <w:tcPr>
            <w:tcW w:w="1087" w:type="pct"/>
            <w:noWrap w:val="0"/>
            <w:vAlign w:val="center"/>
          </w:tcPr>
          <w:p w14:paraId="36B16781">
            <w:pPr>
              <w:pStyle w:val="26"/>
              <w:bidi w:val="0"/>
              <w:rPr>
                <w:rFonts w:hint="default"/>
              </w:rPr>
            </w:pPr>
            <w:r>
              <w:rPr>
                <w:rFonts w:hint="default"/>
              </w:rPr>
              <w:t>红字确认单状态</w:t>
            </w:r>
          </w:p>
        </w:tc>
        <w:tc>
          <w:tcPr>
            <w:tcW w:w="753" w:type="pct"/>
            <w:noWrap w:val="0"/>
            <w:vAlign w:val="center"/>
          </w:tcPr>
          <w:p w14:paraId="107053F9">
            <w:pPr>
              <w:pStyle w:val="26"/>
              <w:bidi w:val="0"/>
              <w:rPr>
                <w:rFonts w:hint="default"/>
              </w:rPr>
            </w:pPr>
            <w:r>
              <w:rPr>
                <w:rFonts w:hint="default"/>
              </w:rPr>
              <w:t>varchar</w:t>
            </w:r>
          </w:p>
        </w:tc>
        <w:tc>
          <w:tcPr>
            <w:tcW w:w="418" w:type="pct"/>
            <w:noWrap w:val="0"/>
            <w:vAlign w:val="center"/>
          </w:tcPr>
          <w:p w14:paraId="0132FAEB">
            <w:pPr>
              <w:pStyle w:val="26"/>
              <w:bidi w:val="0"/>
              <w:rPr>
                <w:rFonts w:hint="default"/>
              </w:rPr>
            </w:pPr>
            <w:r>
              <w:rPr>
                <w:rFonts w:hint="default"/>
              </w:rPr>
              <w:t>2</w:t>
            </w:r>
          </w:p>
        </w:tc>
        <w:tc>
          <w:tcPr>
            <w:tcW w:w="417" w:type="pct"/>
            <w:noWrap w:val="0"/>
            <w:vAlign w:val="center"/>
          </w:tcPr>
          <w:p w14:paraId="788AB443">
            <w:pPr>
              <w:pStyle w:val="26"/>
              <w:bidi w:val="0"/>
              <w:rPr>
                <w:rFonts w:hint="default"/>
              </w:rPr>
            </w:pPr>
            <w:r>
              <w:rPr>
                <w:rFonts w:hint="default"/>
              </w:rPr>
              <w:t>否</w:t>
            </w:r>
          </w:p>
        </w:tc>
        <w:tc>
          <w:tcPr>
            <w:tcW w:w="920" w:type="pct"/>
            <w:noWrap w:val="0"/>
            <w:vAlign w:val="center"/>
          </w:tcPr>
          <w:p w14:paraId="5037D69C">
            <w:pPr>
              <w:pStyle w:val="26"/>
              <w:bidi w:val="0"/>
              <w:rPr>
                <w:rFonts w:hint="default"/>
              </w:rPr>
            </w:pPr>
            <w:r>
              <w:rPr>
                <w:rFonts w:hint="default"/>
              </w:rPr>
              <w:t>01：无需确认</w:t>
            </w:r>
          </w:p>
          <w:p w14:paraId="3E716411">
            <w:pPr>
              <w:pStyle w:val="26"/>
              <w:bidi w:val="0"/>
              <w:rPr>
                <w:rFonts w:hint="default"/>
              </w:rPr>
            </w:pPr>
            <w:r>
              <w:rPr>
                <w:rFonts w:hint="default"/>
              </w:rPr>
              <w:t>02：销方录入待购方确认</w:t>
            </w:r>
          </w:p>
          <w:p w14:paraId="77B3AD09">
            <w:pPr>
              <w:pStyle w:val="26"/>
              <w:bidi w:val="0"/>
              <w:rPr>
                <w:rFonts w:hint="default"/>
              </w:rPr>
            </w:pPr>
            <w:r>
              <w:rPr>
                <w:rFonts w:hint="default"/>
              </w:rPr>
              <w:t>03：购方录入待销方确认</w:t>
            </w:r>
          </w:p>
          <w:p w14:paraId="4E26FC79">
            <w:pPr>
              <w:pStyle w:val="26"/>
              <w:bidi w:val="0"/>
              <w:rPr>
                <w:rFonts w:hint="default"/>
              </w:rPr>
            </w:pPr>
            <w:r>
              <w:rPr>
                <w:rFonts w:hint="default"/>
              </w:rPr>
              <w:t>04：购销双方已确认</w:t>
            </w:r>
          </w:p>
          <w:p w14:paraId="12BED20C">
            <w:pPr>
              <w:pStyle w:val="26"/>
              <w:bidi w:val="0"/>
              <w:rPr>
                <w:rFonts w:hint="default"/>
              </w:rPr>
            </w:pPr>
            <w:r>
              <w:rPr>
                <w:rFonts w:hint="default"/>
              </w:rPr>
              <w:t>05：作废（销方录入购方否认）</w:t>
            </w:r>
          </w:p>
          <w:p w14:paraId="7C0068FC">
            <w:pPr>
              <w:pStyle w:val="26"/>
              <w:bidi w:val="0"/>
              <w:rPr>
                <w:rFonts w:hint="default"/>
              </w:rPr>
            </w:pPr>
            <w:r>
              <w:rPr>
                <w:rFonts w:hint="default"/>
              </w:rPr>
              <w:t>06：作废（购方录入销方否认）</w:t>
            </w:r>
          </w:p>
          <w:p w14:paraId="72A2B0AA">
            <w:pPr>
              <w:pStyle w:val="26"/>
              <w:bidi w:val="0"/>
              <w:rPr>
                <w:rFonts w:hint="default"/>
              </w:rPr>
            </w:pPr>
            <w:r>
              <w:rPr>
                <w:rFonts w:hint="default"/>
              </w:rPr>
              <w:t>07：作废（超72小时未确认）</w:t>
            </w:r>
          </w:p>
          <w:p w14:paraId="717C5667">
            <w:pPr>
              <w:pStyle w:val="26"/>
              <w:bidi w:val="0"/>
              <w:rPr>
                <w:rFonts w:hint="default"/>
              </w:rPr>
            </w:pPr>
            <w:r>
              <w:rPr>
                <w:rFonts w:hint="default"/>
              </w:rPr>
              <w:t>08：（发起方撤销）</w:t>
            </w:r>
          </w:p>
          <w:p w14:paraId="10CFC3C8">
            <w:pPr>
              <w:pStyle w:val="26"/>
              <w:bidi w:val="0"/>
              <w:rPr>
                <w:rFonts w:hint="default"/>
              </w:rPr>
            </w:pPr>
            <w:r>
              <w:rPr>
                <w:rFonts w:hint="default"/>
              </w:rPr>
              <w:t>09：作废（确认后撤销）</w:t>
            </w:r>
          </w:p>
          <w:p w14:paraId="0B7497FF">
            <w:pPr>
              <w:pStyle w:val="26"/>
              <w:bidi w:val="0"/>
              <w:rPr>
                <w:rFonts w:hint="default"/>
              </w:rPr>
            </w:pPr>
            <w:r>
              <w:rPr>
                <w:rFonts w:hint="default"/>
              </w:rPr>
              <w:t>10作废（异常凭证）</w:t>
            </w:r>
          </w:p>
        </w:tc>
      </w:tr>
    </w:tbl>
    <w:p w14:paraId="0DB016B3">
      <w:pPr>
        <w:pStyle w:val="6"/>
        <w:bidi w:val="0"/>
        <w:rPr>
          <w:rFonts w:hint="default"/>
        </w:rPr>
      </w:pPr>
      <w:bookmarkStart w:id="383" w:name="_Toc13873"/>
      <w:r>
        <w:rPr>
          <w:rFonts w:hint="default"/>
        </w:rPr>
        <w:t>18.6</w:t>
      </w:r>
      <w:r>
        <w:rPr>
          <w:rFonts w:hint="default"/>
          <w:lang w:val="en-US" w:eastAsia="zh-CN"/>
        </w:rPr>
        <w:t>返回</w:t>
      </w:r>
      <w:r>
        <w:rPr>
          <w:rFonts w:hint="default"/>
        </w:rPr>
        <w:t>报文示例</w:t>
      </w:r>
      <w:bookmarkEnd w:id="383"/>
    </w:p>
    <w:p w14:paraId="4B2BF1F0">
      <w:pPr>
        <w:pStyle w:val="5"/>
        <w:bidi w:val="0"/>
        <w:rPr>
          <w:rFonts w:hint="default"/>
        </w:rPr>
      </w:pPr>
      <w:bookmarkStart w:id="384" w:name="_Toc20077"/>
      <w:r>
        <w:rPr>
          <w:rFonts w:hint="default"/>
        </w:rPr>
        <w:t>成功时返回：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2B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1D7B646">
            <w:pPr>
              <w:bidi w:val="0"/>
              <w:rPr>
                <w:rFonts w:hint="default"/>
              </w:rPr>
            </w:pPr>
            <w:r>
              <w:rPr>
                <w:rFonts w:hint="default"/>
              </w:rPr>
              <w:t>{</w:t>
            </w:r>
          </w:p>
          <w:p w14:paraId="196D6330">
            <w:pPr>
              <w:bidi w:val="0"/>
              <w:rPr>
                <w:rFonts w:hint="default"/>
              </w:rPr>
            </w:pPr>
            <w:r>
              <w:rPr>
                <w:rFonts w:hint="default"/>
              </w:rPr>
              <w:tab/>
            </w:r>
            <w:r>
              <w:rPr>
                <w:rFonts w:hint="default"/>
              </w:rPr>
              <w:t>"Response":{</w:t>
            </w:r>
          </w:p>
          <w:p w14:paraId="2ABAB53A">
            <w:pPr>
              <w:bidi w:val="0"/>
              <w:rPr>
                <w:rFonts w:hint="default"/>
              </w:rPr>
            </w:pPr>
            <w:r>
              <w:rPr>
                <w:rFonts w:hint="default"/>
              </w:rPr>
              <w:tab/>
            </w:r>
            <w:r>
              <w:rPr>
                <w:rFonts w:hint="default"/>
              </w:rPr>
              <w:tab/>
            </w:r>
            <w:r>
              <w:rPr>
                <w:rFonts w:hint="default"/>
              </w:rPr>
              <w:t>"RequestId": "16位随机数字和字母组合",</w:t>
            </w:r>
          </w:p>
          <w:p w14:paraId="32792361">
            <w:pPr>
              <w:bidi w:val="0"/>
              <w:rPr>
                <w:rFonts w:hint="default"/>
              </w:rPr>
            </w:pPr>
            <w:r>
              <w:rPr>
                <w:rFonts w:hint="default"/>
              </w:rPr>
              <w:tab/>
            </w:r>
            <w:r>
              <w:rPr>
                <w:rFonts w:hint="default"/>
              </w:rPr>
              <w:tab/>
            </w:r>
            <w:r>
              <w:rPr>
                <w:rFonts w:hint="default"/>
              </w:rPr>
              <w:t>"Data": {</w:t>
            </w:r>
          </w:p>
          <w:p w14:paraId="7EBE050D">
            <w:pPr>
              <w:bidi w:val="0"/>
              <w:rPr>
                <w:rFonts w:hint="default"/>
              </w:rPr>
            </w:pPr>
            <w:r>
              <w:rPr>
                <w:rFonts w:hint="default"/>
              </w:rPr>
              <w:tab/>
            </w:r>
            <w:r>
              <w:rPr>
                <w:rFonts w:hint="default"/>
              </w:rPr>
              <w:tab/>
            </w:r>
            <w:r>
              <w:rPr>
                <w:rFonts w:hint="default"/>
              </w:rPr>
              <w:tab/>
            </w:r>
            <w:r>
              <w:rPr>
                <w:rFonts w:hint="default"/>
              </w:rPr>
              <w:t>"returncode": "00",</w:t>
            </w:r>
          </w:p>
          <w:p w14:paraId="260FD2BA">
            <w:pPr>
              <w:bidi w:val="0"/>
              <w:rPr>
                <w:rFonts w:hint="default"/>
              </w:rPr>
            </w:pPr>
            <w:r>
              <w:rPr>
                <w:rFonts w:hint="default"/>
              </w:rPr>
              <w:tab/>
            </w:r>
            <w:r>
              <w:rPr>
                <w:rFonts w:hint="default"/>
              </w:rPr>
              <w:tab/>
            </w:r>
            <w:r>
              <w:rPr>
                <w:rFonts w:hint="default"/>
              </w:rPr>
              <w:tab/>
            </w:r>
            <w:r>
              <w:rPr>
                <w:rFonts w:hint="default"/>
              </w:rPr>
              <w:t>"returnmsg": "成功",</w:t>
            </w:r>
          </w:p>
          <w:p w14:paraId="59B04B10">
            <w:pPr>
              <w:bidi w:val="0"/>
              <w:rPr>
                <w:rFonts w:hint="default"/>
              </w:rPr>
            </w:pPr>
            <w:r>
              <w:rPr>
                <w:rFonts w:hint="default"/>
              </w:rPr>
              <w:tab/>
            </w:r>
            <w:r>
              <w:rPr>
                <w:rFonts w:hint="default"/>
              </w:rPr>
              <w:tab/>
            </w:r>
            <w:r>
              <w:rPr>
                <w:rFonts w:hint="default"/>
              </w:rPr>
              <w:tab/>
            </w:r>
            <w:r>
              <w:rPr>
                <w:rFonts w:hint="default"/>
              </w:rPr>
              <w:t>"hzfpxxqrdbh": "红字确认单编号",</w:t>
            </w:r>
          </w:p>
          <w:p w14:paraId="62F6CD2A">
            <w:pPr>
              <w:bidi w:val="0"/>
              <w:rPr>
                <w:rFonts w:hint="default"/>
              </w:rPr>
            </w:pPr>
            <w:r>
              <w:rPr>
                <w:rFonts w:hint="default"/>
              </w:rPr>
              <w:tab/>
            </w:r>
            <w:r>
              <w:rPr>
                <w:rFonts w:hint="default"/>
              </w:rPr>
              <w:tab/>
            </w:r>
            <w:r>
              <w:rPr>
                <w:rFonts w:hint="default"/>
              </w:rPr>
              <w:tab/>
            </w:r>
            <w:r>
              <w:rPr>
                <w:rFonts w:hint="default"/>
              </w:rPr>
              <w:t>"uuid": "红字确认单UUID",</w:t>
            </w:r>
          </w:p>
          <w:p w14:paraId="35B296DD">
            <w:pPr>
              <w:bidi w:val="0"/>
              <w:rPr>
                <w:rFonts w:hint="default"/>
              </w:rPr>
            </w:pPr>
            <w:r>
              <w:rPr>
                <w:rFonts w:hint="default"/>
              </w:rPr>
              <w:tab/>
            </w:r>
            <w:r>
              <w:rPr>
                <w:rFonts w:hint="default"/>
              </w:rPr>
              <w:tab/>
            </w:r>
            <w:r>
              <w:rPr>
                <w:rFonts w:hint="default"/>
              </w:rPr>
              <w:tab/>
            </w:r>
            <w:r>
              <w:rPr>
                <w:rFonts w:hint="default"/>
              </w:rPr>
              <w:t>"hzqrxxztDm": "红字确认单状态"</w:t>
            </w:r>
          </w:p>
          <w:p w14:paraId="5E2D427D">
            <w:pPr>
              <w:bidi w:val="0"/>
              <w:rPr>
                <w:rFonts w:hint="default"/>
              </w:rPr>
            </w:pPr>
            <w:r>
              <w:rPr>
                <w:rFonts w:hint="default"/>
              </w:rPr>
              <w:t>}</w:t>
            </w:r>
          </w:p>
          <w:p w14:paraId="22AAF1C8">
            <w:pPr>
              <w:bidi w:val="0"/>
              <w:rPr>
                <w:rFonts w:hint="default"/>
              </w:rPr>
            </w:pPr>
            <w:r>
              <w:rPr>
                <w:rFonts w:hint="default"/>
              </w:rPr>
              <w:tab/>
            </w:r>
            <w:r>
              <w:rPr>
                <w:rFonts w:hint="default"/>
              </w:rPr>
              <w:t>}</w:t>
            </w:r>
          </w:p>
          <w:p w14:paraId="33F7803C">
            <w:pPr>
              <w:bidi w:val="0"/>
              <w:rPr>
                <w:rFonts w:hint="default"/>
              </w:rPr>
            </w:pPr>
            <w:r>
              <w:rPr>
                <w:rFonts w:hint="default"/>
              </w:rPr>
              <w:t>}</w:t>
            </w:r>
          </w:p>
        </w:tc>
      </w:tr>
    </w:tbl>
    <w:p w14:paraId="48F21635">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E7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28BBF96">
            <w:pPr>
              <w:bidi w:val="0"/>
              <w:rPr>
                <w:rFonts w:hint="default"/>
              </w:rPr>
            </w:pPr>
            <w:r>
              <w:rPr>
                <w:rFonts w:hint="default"/>
              </w:rPr>
              <w:t>{</w:t>
            </w:r>
          </w:p>
          <w:p w14:paraId="465B4FC2">
            <w:pPr>
              <w:bidi w:val="0"/>
              <w:rPr>
                <w:rFonts w:hint="default"/>
              </w:rPr>
            </w:pPr>
            <w:r>
              <w:rPr>
                <w:rFonts w:hint="default"/>
              </w:rPr>
              <w:tab/>
            </w:r>
            <w:r>
              <w:rPr>
                <w:rFonts w:hint="default"/>
              </w:rPr>
              <w:t>"Response":{</w:t>
            </w:r>
          </w:p>
          <w:p w14:paraId="0A05370F">
            <w:pPr>
              <w:bidi w:val="0"/>
              <w:rPr>
                <w:rFonts w:hint="default"/>
              </w:rPr>
            </w:pPr>
            <w:r>
              <w:rPr>
                <w:rFonts w:hint="default"/>
              </w:rPr>
              <w:tab/>
            </w:r>
            <w:r>
              <w:rPr>
                <w:rFonts w:hint="default"/>
              </w:rPr>
              <w:tab/>
            </w:r>
            <w:r>
              <w:rPr>
                <w:rFonts w:hint="default"/>
              </w:rPr>
              <w:t>"RequestId": "16位随机数字和字母组合",</w:t>
            </w:r>
          </w:p>
          <w:p w14:paraId="36255E5D">
            <w:pPr>
              <w:bidi w:val="0"/>
              <w:rPr>
                <w:rFonts w:hint="default"/>
              </w:rPr>
            </w:pPr>
            <w:r>
              <w:rPr>
                <w:rFonts w:hint="default"/>
              </w:rPr>
              <w:tab/>
            </w:r>
            <w:r>
              <w:rPr>
                <w:rFonts w:hint="default"/>
              </w:rPr>
              <w:tab/>
            </w:r>
            <w:r>
              <w:rPr>
                <w:rFonts w:hint="default"/>
              </w:rPr>
              <w:t>"Error":{</w:t>
            </w:r>
          </w:p>
          <w:p w14:paraId="673520E7">
            <w:pPr>
              <w:bidi w:val="0"/>
              <w:rPr>
                <w:rFonts w:hint="default"/>
              </w:rPr>
            </w:pPr>
            <w:r>
              <w:rPr>
                <w:rFonts w:hint="default"/>
              </w:rPr>
              <w:tab/>
            </w:r>
            <w:r>
              <w:rPr>
                <w:rFonts w:hint="default"/>
              </w:rPr>
              <w:tab/>
            </w:r>
            <w:r>
              <w:rPr>
                <w:rFonts w:hint="default"/>
              </w:rPr>
              <w:tab/>
            </w:r>
            <w:r>
              <w:rPr>
                <w:rFonts w:hint="default"/>
              </w:rPr>
              <w:t>"Code": "01”,</w:t>
            </w:r>
          </w:p>
          <w:p w14:paraId="6A623AA4">
            <w:pPr>
              <w:bidi w:val="0"/>
              <w:rPr>
                <w:rFonts w:hint="default"/>
              </w:rPr>
            </w:pPr>
            <w:r>
              <w:rPr>
                <w:rFonts w:hint="default"/>
              </w:rPr>
              <w:tab/>
            </w:r>
            <w:r>
              <w:rPr>
                <w:rFonts w:hint="default"/>
              </w:rPr>
              <w:tab/>
            </w:r>
            <w:r>
              <w:rPr>
                <w:rFonts w:hint="default"/>
              </w:rPr>
              <w:tab/>
            </w:r>
            <w:r>
              <w:rPr>
                <w:rFonts w:hint="default"/>
              </w:rPr>
              <w:t>"Message": "错误说明"</w:t>
            </w:r>
          </w:p>
          <w:p w14:paraId="28B9E306">
            <w:pPr>
              <w:bidi w:val="0"/>
              <w:rPr>
                <w:rFonts w:hint="default"/>
              </w:rPr>
            </w:pPr>
            <w:r>
              <w:rPr>
                <w:rFonts w:hint="default"/>
              </w:rPr>
              <w:t>}</w:t>
            </w:r>
          </w:p>
          <w:p w14:paraId="2681E2CE">
            <w:pPr>
              <w:bidi w:val="0"/>
              <w:rPr>
                <w:rFonts w:hint="default"/>
              </w:rPr>
            </w:pPr>
            <w:r>
              <w:rPr>
                <w:rFonts w:hint="default"/>
              </w:rPr>
              <w:tab/>
            </w:r>
            <w:r>
              <w:rPr>
                <w:rFonts w:hint="default"/>
              </w:rPr>
              <w:t>}</w:t>
            </w:r>
          </w:p>
          <w:p w14:paraId="6A68DBB4">
            <w:pPr>
              <w:bidi w:val="0"/>
              <w:rPr>
                <w:rFonts w:hint="default"/>
              </w:rPr>
            </w:pPr>
            <w:r>
              <w:rPr>
                <w:rFonts w:hint="default"/>
              </w:rPr>
              <w:t>}</w:t>
            </w:r>
          </w:p>
        </w:tc>
      </w:tr>
    </w:tbl>
    <w:p w14:paraId="4624C189">
      <w:pPr>
        <w:pStyle w:val="4"/>
        <w:widowControl/>
        <w:spacing w:beforeAutospacing="0" w:afterAutospacing="0" w:line="408" w:lineRule="auto"/>
        <w:rPr>
          <w:rFonts w:hint="default" w:ascii="Times New Roman" w:hAnsi="Times New Roman" w:eastAsia="宋体" w:cs="Times New Roman"/>
          <w:sz w:val="28"/>
          <w:szCs w:val="28"/>
        </w:rPr>
      </w:pPr>
      <w:bookmarkStart w:id="385" w:name="_Toc7313"/>
      <w:bookmarkStart w:id="386" w:name="_Toc294"/>
      <w:r>
        <w:rPr>
          <w:rFonts w:hint="default" w:ascii="Times New Roman" w:hAnsi="Times New Roman" w:eastAsia="宋体" w:cs="Times New Roman"/>
          <w:sz w:val="28"/>
          <w:szCs w:val="28"/>
        </w:rPr>
        <w:t>19.成品油红字确认单确认</w:t>
      </w:r>
      <w:bookmarkEnd w:id="384"/>
      <w:bookmarkEnd w:id="385"/>
      <w:bookmarkEnd w:id="386"/>
    </w:p>
    <w:p w14:paraId="5C14FA63">
      <w:pPr>
        <w:pStyle w:val="6"/>
        <w:bidi w:val="0"/>
        <w:rPr>
          <w:rFonts w:hint="default"/>
        </w:rPr>
      </w:pPr>
      <w:bookmarkStart w:id="387" w:name="_Toc11620"/>
      <w:r>
        <w:rPr>
          <w:rFonts w:hint="default"/>
        </w:rPr>
        <w:t>19.1接口说明</w:t>
      </w:r>
      <w:bookmarkEnd w:id="387"/>
    </w:p>
    <w:p w14:paraId="32C1B7DF">
      <w:pPr>
        <w:pStyle w:val="5"/>
        <w:bidi w:val="0"/>
        <w:rPr>
          <w:rFonts w:hint="default"/>
        </w:rPr>
      </w:pPr>
      <w:r>
        <w:rPr>
          <w:rFonts w:hint="default"/>
        </w:rPr>
        <w:t>给企业提供成品油红字确认单确认接口，将已经确认的红字确认单确认并上传成功后表明红字确认单确认成功。</w:t>
      </w:r>
    </w:p>
    <w:p w14:paraId="58C55DE6">
      <w:pPr>
        <w:pStyle w:val="6"/>
        <w:bidi w:val="0"/>
        <w:rPr>
          <w:rFonts w:hint="default"/>
        </w:rPr>
      </w:pPr>
      <w:bookmarkStart w:id="388" w:name="_Toc2520"/>
      <w:r>
        <w:rPr>
          <w:rFonts w:hint="default"/>
        </w:rPr>
        <w:t>19.2请求方式</w:t>
      </w:r>
      <w:bookmarkEnd w:id="388"/>
    </w:p>
    <w:p w14:paraId="74D7B3B4">
      <w:pPr>
        <w:pStyle w:val="5"/>
        <w:bidi w:val="0"/>
        <w:rPr>
          <w:rFonts w:hint="default"/>
        </w:rPr>
      </w:pPr>
      <w:r>
        <w:rPr>
          <w:rFonts w:hint="default"/>
        </w:rPr>
        <w:t>请求方式为POST</w:t>
      </w:r>
    </w:p>
    <w:p w14:paraId="028F1476">
      <w:pPr>
        <w:pStyle w:val="5"/>
        <w:bidi w:val="0"/>
        <w:rPr>
          <w:rFonts w:hint="default"/>
        </w:rPr>
      </w:pPr>
      <w:r>
        <w:rPr>
          <w:rFonts w:hint="default"/>
        </w:rPr>
        <w:t>●</w:t>
      </w:r>
      <w:r>
        <w:rPr>
          <w:rFonts w:hint="default"/>
          <w:lang w:val="en-US"/>
        </w:rPr>
        <w:t xml:space="preserve"> </w:t>
      </w:r>
      <w:r>
        <w:rPr>
          <w:rFonts w:hint="default"/>
        </w:rPr>
        <w:t>path指该参数为路径参数</w:t>
      </w:r>
    </w:p>
    <w:p w14:paraId="303E15BF">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0463584A">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7CB82B81">
      <w:pPr>
        <w:pStyle w:val="6"/>
        <w:bidi w:val="0"/>
        <w:rPr>
          <w:rFonts w:hint="default"/>
          <w:lang w:eastAsia="zh-CN"/>
        </w:rPr>
      </w:pPr>
      <w:bookmarkStart w:id="389" w:name="_Toc16614"/>
      <w:r>
        <w:rPr>
          <w:rFonts w:hint="default"/>
        </w:rPr>
        <w:t>19.3</w:t>
      </w:r>
      <w:r>
        <w:rPr>
          <w:rFonts w:hint="default"/>
          <w:lang w:eastAsia="zh-CN"/>
        </w:rPr>
        <w:t>请求参数</w:t>
      </w:r>
      <w:bookmarkEnd w:id="389"/>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CD99C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7CB04E2">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2C64A819">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4F405448">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0A3AC1B7">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1F02FA61">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537AD304">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147B8D2B">
            <w:pPr>
              <w:pStyle w:val="25"/>
              <w:bidi w:val="0"/>
              <w:rPr>
                <w:rFonts w:hint="default"/>
              </w:rPr>
            </w:pPr>
            <w:r>
              <w:rPr>
                <w:rFonts w:hint="default"/>
              </w:rPr>
              <w:t>说明</w:t>
            </w:r>
          </w:p>
        </w:tc>
      </w:tr>
      <w:tr w14:paraId="0510CF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9053E9A">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7DE05D91">
            <w:pPr>
              <w:pStyle w:val="26"/>
              <w:bidi w:val="0"/>
              <w:rPr>
                <w:rFonts w:hint="default"/>
              </w:rPr>
            </w:pPr>
            <w:r>
              <w:rPr>
                <w:rFonts w:hint="default"/>
              </w:rPr>
              <w:t>xsfnsrsbh</w:t>
            </w:r>
          </w:p>
        </w:tc>
        <w:tc>
          <w:tcPr>
            <w:tcW w:w="1087" w:type="pct"/>
            <w:tcBorders>
              <w:top w:val="single" w:color="auto" w:sz="6" w:space="0"/>
            </w:tcBorders>
            <w:noWrap w:val="0"/>
            <w:vAlign w:val="center"/>
          </w:tcPr>
          <w:p w14:paraId="332ADD2F">
            <w:pPr>
              <w:pStyle w:val="26"/>
              <w:bidi w:val="0"/>
              <w:rPr>
                <w:rFonts w:hint="default"/>
              </w:rPr>
            </w:pPr>
            <w:r>
              <w:rPr>
                <w:rFonts w:hint="default"/>
              </w:rPr>
              <w:t>统一社会信用代码/纳税人识别号/身份证件号码</w:t>
            </w:r>
          </w:p>
        </w:tc>
        <w:tc>
          <w:tcPr>
            <w:tcW w:w="753" w:type="pct"/>
            <w:tcBorders>
              <w:top w:val="single" w:color="auto" w:sz="6" w:space="0"/>
            </w:tcBorders>
            <w:noWrap w:val="0"/>
            <w:vAlign w:val="center"/>
          </w:tcPr>
          <w:p w14:paraId="749F9513">
            <w:pPr>
              <w:pStyle w:val="26"/>
              <w:bidi w:val="0"/>
              <w:rPr>
                <w:rFonts w:hint="default"/>
              </w:rPr>
            </w:pPr>
            <w:r>
              <w:rPr>
                <w:rFonts w:hint="default"/>
              </w:rPr>
              <w:t>varchar</w:t>
            </w:r>
          </w:p>
        </w:tc>
        <w:tc>
          <w:tcPr>
            <w:tcW w:w="418" w:type="pct"/>
            <w:tcBorders>
              <w:top w:val="single" w:color="auto" w:sz="6" w:space="0"/>
            </w:tcBorders>
            <w:noWrap w:val="0"/>
            <w:vAlign w:val="center"/>
          </w:tcPr>
          <w:p w14:paraId="4541E5F4">
            <w:pPr>
              <w:pStyle w:val="26"/>
              <w:bidi w:val="0"/>
              <w:rPr>
                <w:rFonts w:hint="default"/>
                <w:lang w:eastAsia="zh-CN"/>
              </w:rPr>
            </w:pPr>
            <w:r>
              <w:rPr>
                <w:rFonts w:hint="default"/>
              </w:rPr>
              <w:t>2</w:t>
            </w:r>
            <w:r>
              <w:rPr>
                <w:rFonts w:hint="default"/>
                <w:lang w:val="en-US" w:eastAsia="zh-CN"/>
              </w:rPr>
              <w:t>0</w:t>
            </w:r>
          </w:p>
        </w:tc>
        <w:tc>
          <w:tcPr>
            <w:tcW w:w="417" w:type="pct"/>
            <w:tcBorders>
              <w:top w:val="single" w:color="auto" w:sz="6" w:space="0"/>
            </w:tcBorders>
            <w:noWrap w:val="0"/>
            <w:vAlign w:val="center"/>
          </w:tcPr>
          <w:p w14:paraId="0E0AB1F7">
            <w:pPr>
              <w:pStyle w:val="26"/>
              <w:bidi w:val="0"/>
              <w:rPr>
                <w:rFonts w:hint="default"/>
              </w:rPr>
            </w:pPr>
            <w:r>
              <w:rPr>
                <w:rFonts w:hint="default"/>
              </w:rPr>
              <w:t>是</w:t>
            </w:r>
          </w:p>
        </w:tc>
        <w:tc>
          <w:tcPr>
            <w:tcW w:w="920" w:type="pct"/>
            <w:tcBorders>
              <w:top w:val="single" w:color="auto" w:sz="6" w:space="0"/>
            </w:tcBorders>
            <w:noWrap w:val="0"/>
            <w:vAlign w:val="center"/>
          </w:tcPr>
          <w:p w14:paraId="42BB368B">
            <w:pPr>
              <w:pStyle w:val="26"/>
              <w:bidi w:val="0"/>
              <w:rPr>
                <w:rFonts w:hint="default"/>
              </w:rPr>
            </w:pPr>
          </w:p>
        </w:tc>
      </w:tr>
      <w:tr w14:paraId="31168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FD67C9B">
            <w:pPr>
              <w:pStyle w:val="26"/>
              <w:bidi w:val="0"/>
              <w:rPr>
                <w:rFonts w:hint="default"/>
              </w:rPr>
            </w:pPr>
            <w:r>
              <w:rPr>
                <w:rFonts w:hint="default"/>
                <w:lang w:val="en-US" w:eastAsia="zh-CN"/>
              </w:rPr>
              <w:t>2</w:t>
            </w:r>
          </w:p>
        </w:tc>
        <w:tc>
          <w:tcPr>
            <w:tcW w:w="1004" w:type="pct"/>
            <w:noWrap w:val="0"/>
            <w:vAlign w:val="center"/>
          </w:tcPr>
          <w:p w14:paraId="1303336F">
            <w:pPr>
              <w:pStyle w:val="26"/>
              <w:bidi w:val="0"/>
              <w:rPr>
                <w:rFonts w:hint="default"/>
              </w:rPr>
            </w:pPr>
            <w:r>
              <w:rPr>
                <w:rFonts w:hint="default"/>
              </w:rPr>
              <w:t>uuid</w:t>
            </w:r>
          </w:p>
        </w:tc>
        <w:tc>
          <w:tcPr>
            <w:tcW w:w="1087" w:type="pct"/>
            <w:noWrap w:val="0"/>
            <w:vAlign w:val="center"/>
          </w:tcPr>
          <w:p w14:paraId="004FF6DF">
            <w:pPr>
              <w:pStyle w:val="26"/>
              <w:bidi w:val="0"/>
              <w:rPr>
                <w:rFonts w:hint="default"/>
              </w:rPr>
            </w:pPr>
            <w:r>
              <w:rPr>
                <w:rFonts w:hint="default"/>
              </w:rPr>
              <w:t>红字确认单UUID</w:t>
            </w:r>
          </w:p>
        </w:tc>
        <w:tc>
          <w:tcPr>
            <w:tcW w:w="753" w:type="pct"/>
            <w:noWrap w:val="0"/>
            <w:vAlign w:val="center"/>
          </w:tcPr>
          <w:p w14:paraId="37BF963F">
            <w:pPr>
              <w:pStyle w:val="26"/>
              <w:bidi w:val="0"/>
              <w:rPr>
                <w:rFonts w:hint="default"/>
              </w:rPr>
            </w:pPr>
            <w:r>
              <w:rPr>
                <w:rFonts w:hint="default"/>
              </w:rPr>
              <w:t>varchar</w:t>
            </w:r>
          </w:p>
        </w:tc>
        <w:tc>
          <w:tcPr>
            <w:tcW w:w="418" w:type="pct"/>
            <w:noWrap w:val="0"/>
            <w:vAlign w:val="center"/>
          </w:tcPr>
          <w:p w14:paraId="610391A5">
            <w:pPr>
              <w:pStyle w:val="26"/>
              <w:bidi w:val="0"/>
              <w:rPr>
                <w:rFonts w:hint="default"/>
              </w:rPr>
            </w:pPr>
            <w:r>
              <w:rPr>
                <w:rFonts w:hint="default"/>
              </w:rPr>
              <w:t>32</w:t>
            </w:r>
          </w:p>
        </w:tc>
        <w:tc>
          <w:tcPr>
            <w:tcW w:w="417" w:type="pct"/>
            <w:noWrap w:val="0"/>
            <w:vAlign w:val="center"/>
          </w:tcPr>
          <w:p w14:paraId="3901B2E1">
            <w:pPr>
              <w:pStyle w:val="26"/>
              <w:bidi w:val="0"/>
              <w:rPr>
                <w:rFonts w:hint="default"/>
              </w:rPr>
            </w:pPr>
            <w:r>
              <w:rPr>
                <w:rFonts w:hint="default"/>
              </w:rPr>
              <w:t>是</w:t>
            </w:r>
          </w:p>
        </w:tc>
        <w:tc>
          <w:tcPr>
            <w:tcW w:w="920" w:type="pct"/>
            <w:noWrap w:val="0"/>
            <w:vAlign w:val="center"/>
          </w:tcPr>
          <w:p w14:paraId="206170E6">
            <w:pPr>
              <w:pStyle w:val="26"/>
              <w:bidi w:val="0"/>
              <w:rPr>
                <w:rFonts w:hint="default"/>
              </w:rPr>
            </w:pPr>
          </w:p>
        </w:tc>
      </w:tr>
      <w:tr w14:paraId="23BC56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5B2C05">
            <w:pPr>
              <w:pStyle w:val="26"/>
              <w:bidi w:val="0"/>
              <w:rPr>
                <w:rFonts w:hint="default"/>
              </w:rPr>
            </w:pPr>
            <w:r>
              <w:rPr>
                <w:rFonts w:hint="default"/>
                <w:lang w:val="en-US" w:eastAsia="zh-CN"/>
              </w:rPr>
              <w:t>3</w:t>
            </w:r>
          </w:p>
        </w:tc>
        <w:tc>
          <w:tcPr>
            <w:tcW w:w="1004" w:type="pct"/>
            <w:noWrap w:val="0"/>
            <w:vAlign w:val="center"/>
          </w:tcPr>
          <w:p w14:paraId="3E479E4D">
            <w:pPr>
              <w:pStyle w:val="26"/>
              <w:bidi w:val="0"/>
              <w:rPr>
                <w:rFonts w:hint="default"/>
              </w:rPr>
            </w:pPr>
            <w:r>
              <w:rPr>
                <w:rFonts w:hint="default"/>
              </w:rPr>
              <w:t>hzqrdbh</w:t>
            </w:r>
          </w:p>
        </w:tc>
        <w:tc>
          <w:tcPr>
            <w:tcW w:w="1087" w:type="pct"/>
            <w:noWrap w:val="0"/>
            <w:vAlign w:val="center"/>
          </w:tcPr>
          <w:p w14:paraId="5D219C56">
            <w:pPr>
              <w:pStyle w:val="26"/>
              <w:bidi w:val="0"/>
              <w:rPr>
                <w:rFonts w:hint="default"/>
              </w:rPr>
            </w:pPr>
            <w:r>
              <w:rPr>
                <w:rFonts w:hint="default"/>
              </w:rPr>
              <w:t>红字确认单编号</w:t>
            </w:r>
          </w:p>
        </w:tc>
        <w:tc>
          <w:tcPr>
            <w:tcW w:w="753" w:type="pct"/>
            <w:noWrap w:val="0"/>
            <w:vAlign w:val="center"/>
          </w:tcPr>
          <w:p w14:paraId="1B64AB5A">
            <w:pPr>
              <w:pStyle w:val="26"/>
              <w:bidi w:val="0"/>
              <w:rPr>
                <w:rFonts w:hint="default"/>
              </w:rPr>
            </w:pPr>
            <w:r>
              <w:rPr>
                <w:rFonts w:hint="default"/>
              </w:rPr>
              <w:t>varchar</w:t>
            </w:r>
          </w:p>
        </w:tc>
        <w:tc>
          <w:tcPr>
            <w:tcW w:w="418" w:type="pct"/>
            <w:noWrap w:val="0"/>
            <w:vAlign w:val="center"/>
          </w:tcPr>
          <w:p w14:paraId="5F1A829C">
            <w:pPr>
              <w:pStyle w:val="26"/>
              <w:bidi w:val="0"/>
              <w:rPr>
                <w:rFonts w:hint="default"/>
              </w:rPr>
            </w:pPr>
            <w:r>
              <w:rPr>
                <w:rFonts w:hint="default"/>
              </w:rPr>
              <w:t>20</w:t>
            </w:r>
          </w:p>
        </w:tc>
        <w:tc>
          <w:tcPr>
            <w:tcW w:w="417" w:type="pct"/>
            <w:noWrap w:val="0"/>
            <w:vAlign w:val="center"/>
          </w:tcPr>
          <w:p w14:paraId="1D45567F">
            <w:pPr>
              <w:pStyle w:val="26"/>
              <w:bidi w:val="0"/>
              <w:rPr>
                <w:rFonts w:hint="default"/>
              </w:rPr>
            </w:pPr>
            <w:r>
              <w:rPr>
                <w:rFonts w:hint="default"/>
              </w:rPr>
              <w:t>是</w:t>
            </w:r>
          </w:p>
        </w:tc>
        <w:tc>
          <w:tcPr>
            <w:tcW w:w="920" w:type="pct"/>
            <w:noWrap w:val="0"/>
            <w:vAlign w:val="center"/>
          </w:tcPr>
          <w:p w14:paraId="3176FB36">
            <w:pPr>
              <w:pStyle w:val="26"/>
              <w:bidi w:val="0"/>
              <w:rPr>
                <w:rFonts w:hint="default"/>
              </w:rPr>
            </w:pPr>
          </w:p>
        </w:tc>
      </w:tr>
      <w:tr w14:paraId="3C64D6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7270E0DB">
            <w:pPr>
              <w:pStyle w:val="26"/>
              <w:bidi w:val="0"/>
              <w:rPr>
                <w:rFonts w:hint="default"/>
              </w:rPr>
            </w:pPr>
            <w:r>
              <w:rPr>
                <w:rFonts w:hint="default"/>
                <w:lang w:val="en-US" w:eastAsia="zh-CN"/>
              </w:rPr>
              <w:t>4</w:t>
            </w:r>
          </w:p>
        </w:tc>
        <w:tc>
          <w:tcPr>
            <w:tcW w:w="1004" w:type="pct"/>
            <w:noWrap w:val="0"/>
            <w:vAlign w:val="center"/>
          </w:tcPr>
          <w:p w14:paraId="3157FADD">
            <w:pPr>
              <w:pStyle w:val="26"/>
              <w:bidi w:val="0"/>
              <w:rPr>
                <w:rFonts w:hint="default"/>
              </w:rPr>
            </w:pPr>
            <w:r>
              <w:rPr>
                <w:rFonts w:hint="default"/>
              </w:rPr>
              <w:t>qrlx</w:t>
            </w:r>
          </w:p>
        </w:tc>
        <w:tc>
          <w:tcPr>
            <w:tcW w:w="1087" w:type="pct"/>
            <w:noWrap w:val="0"/>
            <w:vAlign w:val="center"/>
          </w:tcPr>
          <w:p w14:paraId="0A760922">
            <w:pPr>
              <w:pStyle w:val="26"/>
              <w:bidi w:val="0"/>
              <w:rPr>
                <w:rFonts w:hint="default"/>
              </w:rPr>
            </w:pPr>
            <w:r>
              <w:rPr>
                <w:rFonts w:hint="default"/>
              </w:rPr>
              <w:t>确认类型</w:t>
            </w:r>
          </w:p>
        </w:tc>
        <w:tc>
          <w:tcPr>
            <w:tcW w:w="753" w:type="pct"/>
            <w:noWrap w:val="0"/>
            <w:vAlign w:val="center"/>
          </w:tcPr>
          <w:p w14:paraId="1F54EE98">
            <w:pPr>
              <w:pStyle w:val="26"/>
              <w:bidi w:val="0"/>
              <w:rPr>
                <w:rFonts w:hint="default"/>
              </w:rPr>
            </w:pPr>
            <w:r>
              <w:rPr>
                <w:rFonts w:hint="default"/>
              </w:rPr>
              <w:t>varchar</w:t>
            </w:r>
          </w:p>
        </w:tc>
        <w:tc>
          <w:tcPr>
            <w:tcW w:w="418" w:type="pct"/>
            <w:noWrap w:val="0"/>
            <w:vAlign w:val="center"/>
          </w:tcPr>
          <w:p w14:paraId="2AD3E871">
            <w:pPr>
              <w:pStyle w:val="26"/>
              <w:bidi w:val="0"/>
              <w:rPr>
                <w:rFonts w:hint="default"/>
              </w:rPr>
            </w:pPr>
            <w:r>
              <w:rPr>
                <w:rFonts w:hint="default"/>
              </w:rPr>
              <w:t>1</w:t>
            </w:r>
          </w:p>
        </w:tc>
        <w:tc>
          <w:tcPr>
            <w:tcW w:w="417" w:type="pct"/>
            <w:noWrap w:val="0"/>
            <w:vAlign w:val="center"/>
          </w:tcPr>
          <w:p w14:paraId="1C64F50F">
            <w:pPr>
              <w:pStyle w:val="26"/>
              <w:bidi w:val="0"/>
              <w:rPr>
                <w:rFonts w:hint="default"/>
              </w:rPr>
            </w:pPr>
            <w:r>
              <w:rPr>
                <w:rFonts w:hint="default"/>
              </w:rPr>
              <w:t>是</w:t>
            </w:r>
          </w:p>
        </w:tc>
        <w:tc>
          <w:tcPr>
            <w:tcW w:w="920" w:type="pct"/>
            <w:noWrap w:val="0"/>
            <w:vAlign w:val="center"/>
          </w:tcPr>
          <w:p w14:paraId="3353C616">
            <w:pPr>
              <w:pStyle w:val="26"/>
              <w:bidi w:val="0"/>
              <w:rPr>
                <w:rFonts w:hint="default"/>
              </w:rPr>
            </w:pPr>
            <w:r>
              <w:rPr>
                <w:rFonts w:hint="default"/>
              </w:rPr>
              <w:t>Y：同意</w:t>
            </w:r>
          </w:p>
          <w:p w14:paraId="1A0D9918">
            <w:pPr>
              <w:pStyle w:val="26"/>
              <w:bidi w:val="0"/>
              <w:rPr>
                <w:rFonts w:hint="default"/>
              </w:rPr>
            </w:pPr>
            <w:r>
              <w:rPr>
                <w:rFonts w:hint="default"/>
              </w:rPr>
              <w:t>N：不同意</w:t>
            </w:r>
          </w:p>
          <w:p w14:paraId="34E38F1F">
            <w:pPr>
              <w:pStyle w:val="26"/>
              <w:bidi w:val="0"/>
              <w:rPr>
                <w:rFonts w:hint="default"/>
              </w:rPr>
            </w:pPr>
            <w:r>
              <w:rPr>
                <w:rFonts w:hint="default"/>
                <w:lang w:val="en-US" w:eastAsia="zh-CN"/>
              </w:rPr>
              <w:t>C</w:t>
            </w:r>
            <w:r>
              <w:rPr>
                <w:rFonts w:hint="default"/>
              </w:rPr>
              <w:t>：</w:t>
            </w:r>
            <w:r>
              <w:rPr>
                <w:rFonts w:hint="default"/>
                <w:lang w:val="en-US" w:eastAsia="zh-CN"/>
              </w:rPr>
              <w:t>撤销</w:t>
            </w:r>
          </w:p>
        </w:tc>
      </w:tr>
    </w:tbl>
    <w:p w14:paraId="2DA8F21C">
      <w:pPr>
        <w:pStyle w:val="6"/>
        <w:bidi w:val="0"/>
        <w:rPr>
          <w:rFonts w:hint="default"/>
          <w:lang w:eastAsia="zh-CN"/>
        </w:rPr>
      </w:pPr>
      <w:bookmarkStart w:id="390" w:name="_Toc2796"/>
      <w:r>
        <w:rPr>
          <w:rFonts w:hint="default"/>
        </w:rPr>
        <w:t>19.4</w:t>
      </w:r>
      <w:r>
        <w:rPr>
          <w:rFonts w:hint="default"/>
          <w:lang w:eastAsia="zh-CN"/>
        </w:rPr>
        <w:t>请求报文示例</w:t>
      </w:r>
      <w:bookmarkEnd w:id="39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D6C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22EC11D">
            <w:pPr>
              <w:bidi w:val="0"/>
              <w:rPr>
                <w:rFonts w:hint="default"/>
              </w:rPr>
            </w:pPr>
            <w:bookmarkStart w:id="391" w:name="OLE_LINK36"/>
            <w:r>
              <w:rPr>
                <w:rFonts w:hint="default"/>
              </w:rPr>
              <w:t>{</w:t>
            </w:r>
          </w:p>
          <w:p w14:paraId="735685E8">
            <w:pPr>
              <w:bidi w:val="0"/>
              <w:rPr>
                <w:rFonts w:hint="default"/>
              </w:rPr>
            </w:pPr>
            <w:r>
              <w:rPr>
                <w:rFonts w:hint="default"/>
              </w:rPr>
              <w:tab/>
            </w:r>
            <w:r>
              <w:rPr>
                <w:rFonts w:hint="default"/>
              </w:rPr>
              <w:t>"xsfnsrsbh": "（销售方）统一社会信用代码/纳税人识别号/身份证件号码",</w:t>
            </w:r>
          </w:p>
          <w:p w14:paraId="14957626">
            <w:pPr>
              <w:bidi w:val="0"/>
              <w:rPr>
                <w:rFonts w:hint="default"/>
              </w:rPr>
            </w:pPr>
            <w:r>
              <w:rPr>
                <w:rFonts w:hint="default"/>
              </w:rPr>
              <w:tab/>
            </w:r>
            <w:r>
              <w:rPr>
                <w:rFonts w:hint="default"/>
              </w:rPr>
              <w:t>"uuid": "红字确认单UUID ",</w:t>
            </w:r>
          </w:p>
          <w:p w14:paraId="752DABCA">
            <w:pPr>
              <w:bidi w:val="0"/>
              <w:rPr>
                <w:rFonts w:hint="default"/>
              </w:rPr>
            </w:pPr>
            <w:r>
              <w:rPr>
                <w:rFonts w:hint="default"/>
              </w:rPr>
              <w:tab/>
            </w:r>
            <w:r>
              <w:rPr>
                <w:rFonts w:hint="default"/>
              </w:rPr>
              <w:t>"hzqrdbh": "红字确认单编号 ",</w:t>
            </w:r>
          </w:p>
          <w:p w14:paraId="7B95D761">
            <w:pPr>
              <w:bidi w:val="0"/>
              <w:rPr>
                <w:rFonts w:hint="default"/>
              </w:rPr>
            </w:pPr>
            <w:r>
              <w:rPr>
                <w:rFonts w:hint="default"/>
              </w:rPr>
              <w:tab/>
            </w:r>
            <w:r>
              <w:rPr>
                <w:rFonts w:hint="default"/>
              </w:rPr>
              <w:t>"qrlx": "确认类型"</w:t>
            </w:r>
          </w:p>
          <w:p w14:paraId="22DA44AE">
            <w:pPr>
              <w:bidi w:val="0"/>
              <w:rPr>
                <w:rFonts w:hint="default"/>
              </w:rPr>
            </w:pPr>
            <w:r>
              <w:rPr>
                <w:rFonts w:hint="default"/>
              </w:rPr>
              <w:t>}</w:t>
            </w:r>
          </w:p>
        </w:tc>
      </w:tr>
      <w:bookmarkEnd w:id="391"/>
    </w:tbl>
    <w:p w14:paraId="65A33E4E">
      <w:pPr>
        <w:pStyle w:val="6"/>
        <w:bidi w:val="0"/>
        <w:rPr>
          <w:rFonts w:hint="default"/>
          <w:lang w:eastAsia="zh-CN"/>
        </w:rPr>
      </w:pPr>
      <w:bookmarkStart w:id="392" w:name="_Toc8696"/>
      <w:r>
        <w:rPr>
          <w:rFonts w:hint="default"/>
        </w:rPr>
        <w:t>19.5</w:t>
      </w:r>
      <w:r>
        <w:rPr>
          <w:rFonts w:hint="default"/>
          <w:lang w:eastAsia="zh-CN"/>
        </w:rPr>
        <w:t>返回参数</w:t>
      </w:r>
      <w:bookmarkEnd w:id="392"/>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4476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1EF8ADB">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332A9C07">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561A480E">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4C90637C">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343C7284">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762D60EE">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79F5C1C1">
            <w:pPr>
              <w:pStyle w:val="25"/>
              <w:bidi w:val="0"/>
              <w:rPr>
                <w:rFonts w:hint="default"/>
              </w:rPr>
            </w:pPr>
            <w:r>
              <w:rPr>
                <w:rFonts w:hint="default"/>
              </w:rPr>
              <w:t>说明</w:t>
            </w:r>
          </w:p>
        </w:tc>
      </w:tr>
      <w:tr w14:paraId="235CED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5CCF9B">
            <w:pPr>
              <w:pStyle w:val="26"/>
              <w:bidi w:val="0"/>
              <w:rPr>
                <w:rFonts w:hint="default"/>
              </w:rPr>
            </w:pPr>
            <w:r>
              <w:rPr>
                <w:rFonts w:hint="default"/>
                <w:lang w:val="en-US" w:eastAsia="zh-CN"/>
              </w:rPr>
              <w:t>1</w:t>
            </w:r>
          </w:p>
        </w:tc>
        <w:tc>
          <w:tcPr>
            <w:tcW w:w="1004" w:type="pct"/>
            <w:noWrap w:val="0"/>
            <w:vAlign w:val="center"/>
          </w:tcPr>
          <w:p w14:paraId="55859196">
            <w:pPr>
              <w:pStyle w:val="26"/>
              <w:bidi w:val="0"/>
              <w:rPr>
                <w:rFonts w:hint="default"/>
              </w:rPr>
            </w:pPr>
            <w:r>
              <w:rPr>
                <w:rFonts w:hint="default"/>
              </w:rPr>
              <w:t>returncode</w:t>
            </w:r>
          </w:p>
        </w:tc>
        <w:tc>
          <w:tcPr>
            <w:tcW w:w="1087" w:type="pct"/>
            <w:noWrap w:val="0"/>
            <w:vAlign w:val="center"/>
          </w:tcPr>
          <w:p w14:paraId="406C583C">
            <w:pPr>
              <w:pStyle w:val="26"/>
              <w:bidi w:val="0"/>
              <w:rPr>
                <w:rFonts w:hint="default"/>
              </w:rPr>
            </w:pPr>
            <w:r>
              <w:rPr>
                <w:rFonts w:hint="default"/>
              </w:rPr>
              <w:t>返回码</w:t>
            </w:r>
          </w:p>
        </w:tc>
        <w:tc>
          <w:tcPr>
            <w:tcW w:w="753" w:type="pct"/>
            <w:noWrap w:val="0"/>
            <w:vAlign w:val="center"/>
          </w:tcPr>
          <w:p w14:paraId="719D8445">
            <w:pPr>
              <w:pStyle w:val="26"/>
              <w:bidi w:val="0"/>
              <w:rPr>
                <w:rFonts w:hint="default"/>
              </w:rPr>
            </w:pPr>
            <w:r>
              <w:rPr>
                <w:rFonts w:hint="default"/>
              </w:rPr>
              <w:t>varchar</w:t>
            </w:r>
          </w:p>
        </w:tc>
        <w:tc>
          <w:tcPr>
            <w:tcW w:w="418" w:type="pct"/>
            <w:noWrap w:val="0"/>
            <w:vAlign w:val="center"/>
          </w:tcPr>
          <w:p w14:paraId="1FFCAE66">
            <w:pPr>
              <w:pStyle w:val="26"/>
              <w:bidi w:val="0"/>
              <w:rPr>
                <w:rFonts w:hint="default"/>
              </w:rPr>
            </w:pPr>
            <w:r>
              <w:rPr>
                <w:rFonts w:hint="default"/>
              </w:rPr>
              <w:t>2</w:t>
            </w:r>
          </w:p>
        </w:tc>
        <w:tc>
          <w:tcPr>
            <w:tcW w:w="417" w:type="pct"/>
            <w:noWrap w:val="0"/>
            <w:vAlign w:val="center"/>
          </w:tcPr>
          <w:p w14:paraId="69196B67">
            <w:pPr>
              <w:pStyle w:val="26"/>
              <w:bidi w:val="0"/>
              <w:rPr>
                <w:rFonts w:hint="default"/>
              </w:rPr>
            </w:pPr>
            <w:r>
              <w:rPr>
                <w:rFonts w:hint="default"/>
              </w:rPr>
              <w:t>是</w:t>
            </w:r>
          </w:p>
        </w:tc>
        <w:tc>
          <w:tcPr>
            <w:tcW w:w="920" w:type="pct"/>
            <w:noWrap w:val="0"/>
            <w:vAlign w:val="center"/>
          </w:tcPr>
          <w:p w14:paraId="59C9BAFA">
            <w:pPr>
              <w:pStyle w:val="26"/>
              <w:bidi w:val="0"/>
              <w:rPr>
                <w:rFonts w:hint="default"/>
              </w:rPr>
            </w:pPr>
            <w:r>
              <w:rPr>
                <w:rFonts w:hint="default"/>
              </w:rPr>
              <w:t>00：成功</w:t>
            </w:r>
          </w:p>
          <w:p w14:paraId="35E79373">
            <w:pPr>
              <w:pStyle w:val="26"/>
              <w:bidi w:val="0"/>
              <w:rPr>
                <w:rFonts w:hint="default"/>
              </w:rPr>
            </w:pPr>
            <w:r>
              <w:rPr>
                <w:rFonts w:hint="default"/>
              </w:rPr>
              <w:t>其它：失败</w:t>
            </w:r>
          </w:p>
        </w:tc>
      </w:tr>
      <w:tr w14:paraId="5791BF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CE86F0">
            <w:pPr>
              <w:pStyle w:val="26"/>
              <w:bidi w:val="0"/>
              <w:rPr>
                <w:rFonts w:hint="default"/>
              </w:rPr>
            </w:pPr>
            <w:r>
              <w:rPr>
                <w:rFonts w:hint="default"/>
                <w:lang w:val="en-US" w:eastAsia="zh-CN"/>
              </w:rPr>
              <w:t>2</w:t>
            </w:r>
          </w:p>
        </w:tc>
        <w:tc>
          <w:tcPr>
            <w:tcW w:w="1004" w:type="pct"/>
            <w:noWrap w:val="0"/>
            <w:vAlign w:val="center"/>
          </w:tcPr>
          <w:p w14:paraId="3EE3E094">
            <w:pPr>
              <w:pStyle w:val="26"/>
              <w:bidi w:val="0"/>
              <w:rPr>
                <w:rFonts w:hint="default"/>
              </w:rPr>
            </w:pPr>
            <w:r>
              <w:rPr>
                <w:rFonts w:hint="default"/>
              </w:rPr>
              <w:t>returnmsg</w:t>
            </w:r>
          </w:p>
        </w:tc>
        <w:tc>
          <w:tcPr>
            <w:tcW w:w="1087" w:type="pct"/>
            <w:noWrap w:val="0"/>
            <w:vAlign w:val="center"/>
          </w:tcPr>
          <w:p w14:paraId="42298281">
            <w:pPr>
              <w:pStyle w:val="26"/>
              <w:bidi w:val="0"/>
              <w:rPr>
                <w:rFonts w:hint="default"/>
              </w:rPr>
            </w:pPr>
            <w:r>
              <w:rPr>
                <w:rFonts w:hint="default"/>
              </w:rPr>
              <w:t>返回信息</w:t>
            </w:r>
          </w:p>
        </w:tc>
        <w:tc>
          <w:tcPr>
            <w:tcW w:w="753" w:type="pct"/>
            <w:noWrap w:val="0"/>
            <w:vAlign w:val="center"/>
          </w:tcPr>
          <w:p w14:paraId="027CBC7C">
            <w:pPr>
              <w:pStyle w:val="26"/>
              <w:bidi w:val="0"/>
              <w:rPr>
                <w:rFonts w:hint="default"/>
              </w:rPr>
            </w:pPr>
            <w:r>
              <w:rPr>
                <w:rFonts w:hint="default"/>
              </w:rPr>
              <w:t>varchar</w:t>
            </w:r>
          </w:p>
        </w:tc>
        <w:tc>
          <w:tcPr>
            <w:tcW w:w="418" w:type="pct"/>
            <w:noWrap w:val="0"/>
            <w:vAlign w:val="center"/>
          </w:tcPr>
          <w:p w14:paraId="033C7093">
            <w:pPr>
              <w:pStyle w:val="26"/>
              <w:bidi w:val="0"/>
              <w:rPr>
                <w:rFonts w:hint="default"/>
              </w:rPr>
            </w:pPr>
            <w:r>
              <w:rPr>
                <w:rFonts w:hint="default"/>
              </w:rPr>
              <w:t>2000</w:t>
            </w:r>
          </w:p>
        </w:tc>
        <w:tc>
          <w:tcPr>
            <w:tcW w:w="417" w:type="pct"/>
            <w:noWrap w:val="0"/>
            <w:vAlign w:val="center"/>
          </w:tcPr>
          <w:p w14:paraId="03845C9D">
            <w:pPr>
              <w:pStyle w:val="26"/>
              <w:bidi w:val="0"/>
              <w:rPr>
                <w:rFonts w:hint="default"/>
              </w:rPr>
            </w:pPr>
            <w:r>
              <w:rPr>
                <w:rFonts w:hint="default"/>
              </w:rPr>
              <w:t>否</w:t>
            </w:r>
          </w:p>
        </w:tc>
        <w:tc>
          <w:tcPr>
            <w:tcW w:w="920" w:type="pct"/>
            <w:noWrap w:val="0"/>
            <w:vAlign w:val="center"/>
          </w:tcPr>
          <w:p w14:paraId="2D20D08E">
            <w:pPr>
              <w:pStyle w:val="26"/>
              <w:bidi w:val="0"/>
              <w:rPr>
                <w:rFonts w:hint="default"/>
              </w:rPr>
            </w:pPr>
            <w:r>
              <w:rPr>
                <w:rFonts w:hint="default"/>
              </w:rPr>
              <w:t>错误信息说明</w:t>
            </w:r>
          </w:p>
        </w:tc>
      </w:tr>
      <w:tr w14:paraId="73E0D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58C6BD">
            <w:pPr>
              <w:pStyle w:val="26"/>
              <w:bidi w:val="0"/>
              <w:rPr>
                <w:rFonts w:hint="default"/>
              </w:rPr>
            </w:pPr>
            <w:r>
              <w:rPr>
                <w:rFonts w:hint="default"/>
                <w:lang w:val="en-US" w:eastAsia="zh-CN"/>
              </w:rPr>
              <w:t>3</w:t>
            </w:r>
          </w:p>
        </w:tc>
        <w:tc>
          <w:tcPr>
            <w:tcW w:w="1004" w:type="pct"/>
            <w:noWrap w:val="0"/>
            <w:vAlign w:val="center"/>
          </w:tcPr>
          <w:p w14:paraId="399F41E3">
            <w:pPr>
              <w:pStyle w:val="26"/>
              <w:bidi w:val="0"/>
              <w:rPr>
                <w:rFonts w:hint="default"/>
              </w:rPr>
            </w:pPr>
            <w:r>
              <w:rPr>
                <w:rFonts w:hint="default"/>
              </w:rPr>
              <w:t>qrrq</w:t>
            </w:r>
          </w:p>
        </w:tc>
        <w:tc>
          <w:tcPr>
            <w:tcW w:w="1087" w:type="pct"/>
            <w:noWrap w:val="0"/>
            <w:vAlign w:val="center"/>
          </w:tcPr>
          <w:p w14:paraId="298296FC">
            <w:pPr>
              <w:pStyle w:val="26"/>
              <w:bidi w:val="0"/>
              <w:rPr>
                <w:rFonts w:hint="default"/>
              </w:rPr>
            </w:pPr>
            <w:r>
              <w:rPr>
                <w:rFonts w:hint="default"/>
              </w:rPr>
              <w:t>确认日期</w:t>
            </w:r>
          </w:p>
        </w:tc>
        <w:tc>
          <w:tcPr>
            <w:tcW w:w="753" w:type="pct"/>
            <w:noWrap w:val="0"/>
            <w:vAlign w:val="center"/>
          </w:tcPr>
          <w:p w14:paraId="102AA0B2">
            <w:pPr>
              <w:pStyle w:val="26"/>
              <w:bidi w:val="0"/>
              <w:rPr>
                <w:rFonts w:hint="default"/>
              </w:rPr>
            </w:pPr>
            <w:r>
              <w:rPr>
                <w:rFonts w:hint="default"/>
              </w:rPr>
              <w:t>datetime</w:t>
            </w:r>
          </w:p>
        </w:tc>
        <w:tc>
          <w:tcPr>
            <w:tcW w:w="418" w:type="pct"/>
            <w:noWrap w:val="0"/>
            <w:vAlign w:val="center"/>
          </w:tcPr>
          <w:p w14:paraId="6779F345">
            <w:pPr>
              <w:pStyle w:val="26"/>
              <w:bidi w:val="0"/>
              <w:rPr>
                <w:rFonts w:hint="default"/>
              </w:rPr>
            </w:pPr>
          </w:p>
        </w:tc>
        <w:tc>
          <w:tcPr>
            <w:tcW w:w="417" w:type="pct"/>
            <w:noWrap w:val="0"/>
            <w:vAlign w:val="center"/>
          </w:tcPr>
          <w:p w14:paraId="0EBC6CC5">
            <w:pPr>
              <w:pStyle w:val="26"/>
              <w:bidi w:val="0"/>
              <w:rPr>
                <w:rFonts w:hint="default"/>
              </w:rPr>
            </w:pPr>
            <w:r>
              <w:rPr>
                <w:rFonts w:hint="default"/>
              </w:rPr>
              <w:t>否</w:t>
            </w:r>
          </w:p>
        </w:tc>
        <w:tc>
          <w:tcPr>
            <w:tcW w:w="920" w:type="pct"/>
            <w:noWrap w:val="0"/>
            <w:vAlign w:val="center"/>
          </w:tcPr>
          <w:p w14:paraId="3731FB14">
            <w:pPr>
              <w:pStyle w:val="26"/>
              <w:bidi w:val="0"/>
              <w:rPr>
                <w:rFonts w:hint="default"/>
              </w:rPr>
            </w:pPr>
            <w:r>
              <w:rPr>
                <w:rFonts w:hint="default"/>
              </w:rPr>
              <w:t>格式：</w:t>
            </w:r>
          </w:p>
          <w:p w14:paraId="7083A6A7">
            <w:pPr>
              <w:pStyle w:val="26"/>
              <w:bidi w:val="0"/>
              <w:rPr>
                <w:rFonts w:hint="default"/>
              </w:rPr>
            </w:pPr>
            <w:r>
              <w:rPr>
                <w:rFonts w:hint="default"/>
              </w:rPr>
              <w:t>yyyy-MM-dd HH:mm:ss</w:t>
            </w:r>
          </w:p>
        </w:tc>
      </w:tr>
    </w:tbl>
    <w:p w14:paraId="4E6667D1">
      <w:pPr>
        <w:pStyle w:val="6"/>
        <w:bidi w:val="0"/>
        <w:rPr>
          <w:rFonts w:hint="default"/>
          <w:lang w:eastAsia="zh-CN"/>
        </w:rPr>
      </w:pPr>
      <w:bookmarkStart w:id="393" w:name="_Toc30061"/>
      <w:r>
        <w:rPr>
          <w:rFonts w:hint="default"/>
        </w:rPr>
        <w:t>19.6</w:t>
      </w:r>
      <w:r>
        <w:rPr>
          <w:rFonts w:hint="default"/>
          <w:lang w:eastAsia="zh-CN"/>
        </w:rPr>
        <w:t>返回报文示例</w:t>
      </w:r>
      <w:bookmarkEnd w:id="393"/>
      <w:r>
        <w:rPr>
          <w:rFonts w:hint="default"/>
          <w:lang w:eastAsia="zh-CN"/>
        </w:rPr>
        <w:t xml:space="preserve"> </w:t>
      </w:r>
    </w:p>
    <w:p w14:paraId="11F70893">
      <w:pPr>
        <w:pStyle w:val="5"/>
        <w:bidi w:val="0"/>
        <w:rPr>
          <w:rFonts w:hint="default"/>
        </w:rPr>
      </w:pPr>
      <w:bookmarkStart w:id="394" w:name="OLE_LINK37"/>
      <w:bookmarkStart w:id="395" w:name="_Toc19191"/>
      <w:bookmarkStart w:id="396" w:name="_Toc9991"/>
      <w:bookmarkStart w:id="397" w:name="_Toc20878"/>
      <w:bookmarkStart w:id="398" w:name="_Toc17664"/>
      <w:r>
        <w:rPr>
          <w:rFonts w:hint="default"/>
        </w:rPr>
        <w:t>成功时返回：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B9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DA2A94">
            <w:pPr>
              <w:bidi w:val="0"/>
              <w:rPr>
                <w:rFonts w:hint="default"/>
              </w:rPr>
            </w:pPr>
            <w:r>
              <w:rPr>
                <w:rFonts w:hint="default"/>
              </w:rPr>
              <w:t>{</w:t>
            </w:r>
          </w:p>
          <w:p w14:paraId="34833ACF">
            <w:pPr>
              <w:bidi w:val="0"/>
              <w:rPr>
                <w:rFonts w:hint="default"/>
              </w:rPr>
            </w:pPr>
            <w:r>
              <w:rPr>
                <w:rFonts w:hint="default"/>
              </w:rPr>
              <w:tab/>
            </w:r>
            <w:r>
              <w:rPr>
                <w:rFonts w:hint="default"/>
              </w:rPr>
              <w:t>"Response":{</w:t>
            </w:r>
          </w:p>
          <w:p w14:paraId="6AA2C9C1">
            <w:pPr>
              <w:bidi w:val="0"/>
              <w:rPr>
                <w:rFonts w:hint="default"/>
              </w:rPr>
            </w:pPr>
            <w:r>
              <w:rPr>
                <w:rFonts w:hint="default"/>
              </w:rPr>
              <w:tab/>
            </w:r>
            <w:r>
              <w:rPr>
                <w:rFonts w:hint="default"/>
              </w:rPr>
              <w:tab/>
            </w:r>
            <w:r>
              <w:rPr>
                <w:rFonts w:hint="default"/>
              </w:rPr>
              <w:t>"RequestId": "16位随机数字和字母组合",</w:t>
            </w:r>
          </w:p>
          <w:p w14:paraId="749CEEBA">
            <w:pPr>
              <w:bidi w:val="0"/>
              <w:rPr>
                <w:rFonts w:hint="default"/>
              </w:rPr>
            </w:pPr>
            <w:r>
              <w:rPr>
                <w:rFonts w:hint="default"/>
              </w:rPr>
              <w:tab/>
            </w:r>
            <w:r>
              <w:rPr>
                <w:rFonts w:hint="default"/>
              </w:rPr>
              <w:tab/>
            </w:r>
            <w:r>
              <w:rPr>
                <w:rFonts w:hint="default"/>
              </w:rPr>
              <w:t>"Data": {</w:t>
            </w:r>
          </w:p>
          <w:p w14:paraId="18B8077D">
            <w:pPr>
              <w:bidi w:val="0"/>
              <w:rPr>
                <w:rFonts w:hint="default"/>
              </w:rPr>
            </w:pPr>
            <w:r>
              <w:rPr>
                <w:rFonts w:hint="default"/>
              </w:rPr>
              <w:tab/>
            </w:r>
            <w:r>
              <w:rPr>
                <w:rFonts w:hint="default"/>
              </w:rPr>
              <w:tab/>
            </w:r>
            <w:r>
              <w:rPr>
                <w:rFonts w:hint="default"/>
              </w:rPr>
              <w:tab/>
            </w:r>
            <w:r>
              <w:rPr>
                <w:rFonts w:hint="default"/>
              </w:rPr>
              <w:t>"returncode": "00",</w:t>
            </w:r>
          </w:p>
          <w:p w14:paraId="6DC570F5">
            <w:pPr>
              <w:bidi w:val="0"/>
              <w:rPr>
                <w:rFonts w:hint="default"/>
              </w:rPr>
            </w:pPr>
            <w:r>
              <w:rPr>
                <w:rFonts w:hint="default"/>
              </w:rPr>
              <w:tab/>
            </w:r>
            <w:r>
              <w:rPr>
                <w:rFonts w:hint="default"/>
              </w:rPr>
              <w:tab/>
            </w:r>
            <w:r>
              <w:rPr>
                <w:rFonts w:hint="default"/>
              </w:rPr>
              <w:tab/>
            </w:r>
            <w:r>
              <w:rPr>
                <w:rFonts w:hint="default"/>
              </w:rPr>
              <w:t>"returnmsg": "成功",</w:t>
            </w:r>
          </w:p>
          <w:p w14:paraId="2BA9A909">
            <w:pPr>
              <w:bidi w:val="0"/>
              <w:rPr>
                <w:rFonts w:hint="default"/>
              </w:rPr>
            </w:pPr>
            <w:r>
              <w:rPr>
                <w:rFonts w:hint="default"/>
              </w:rPr>
              <w:tab/>
            </w:r>
            <w:r>
              <w:rPr>
                <w:rFonts w:hint="default"/>
              </w:rPr>
              <w:tab/>
            </w:r>
            <w:r>
              <w:rPr>
                <w:rFonts w:hint="default"/>
              </w:rPr>
              <w:tab/>
            </w:r>
            <w:r>
              <w:rPr>
                <w:rFonts w:hint="default"/>
              </w:rPr>
              <w:t>"qrrq ": "确认日期"</w:t>
            </w:r>
          </w:p>
          <w:p w14:paraId="3215AE19">
            <w:pPr>
              <w:bidi w:val="0"/>
              <w:rPr>
                <w:rFonts w:hint="default"/>
              </w:rPr>
            </w:pPr>
            <w:r>
              <w:rPr>
                <w:rFonts w:hint="default"/>
              </w:rPr>
              <w:t>}</w:t>
            </w:r>
          </w:p>
          <w:p w14:paraId="18391991">
            <w:pPr>
              <w:bidi w:val="0"/>
              <w:rPr>
                <w:rFonts w:hint="default"/>
              </w:rPr>
            </w:pPr>
            <w:r>
              <w:rPr>
                <w:rFonts w:hint="default"/>
              </w:rPr>
              <w:tab/>
            </w:r>
            <w:r>
              <w:rPr>
                <w:rFonts w:hint="default"/>
              </w:rPr>
              <w:t>}</w:t>
            </w:r>
          </w:p>
          <w:p w14:paraId="53DF3AEE">
            <w:pPr>
              <w:bidi w:val="0"/>
              <w:rPr>
                <w:rFonts w:hint="default"/>
              </w:rPr>
            </w:pPr>
            <w:r>
              <w:rPr>
                <w:rFonts w:hint="default"/>
              </w:rPr>
              <w:t>}</w:t>
            </w:r>
          </w:p>
        </w:tc>
      </w:tr>
    </w:tbl>
    <w:p w14:paraId="18D85B48">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92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FC63FA">
            <w:pPr>
              <w:bidi w:val="0"/>
              <w:rPr>
                <w:rFonts w:hint="default"/>
              </w:rPr>
            </w:pPr>
            <w:r>
              <w:rPr>
                <w:rFonts w:hint="default"/>
              </w:rPr>
              <w:t>{</w:t>
            </w:r>
          </w:p>
          <w:p w14:paraId="49A99678">
            <w:pPr>
              <w:bidi w:val="0"/>
              <w:rPr>
                <w:rFonts w:hint="default"/>
              </w:rPr>
            </w:pPr>
            <w:r>
              <w:rPr>
                <w:rFonts w:hint="default"/>
              </w:rPr>
              <w:tab/>
            </w:r>
            <w:r>
              <w:rPr>
                <w:rFonts w:hint="default"/>
              </w:rPr>
              <w:t>"Response":{</w:t>
            </w:r>
          </w:p>
          <w:p w14:paraId="11758022">
            <w:pPr>
              <w:bidi w:val="0"/>
              <w:rPr>
                <w:rFonts w:hint="default"/>
              </w:rPr>
            </w:pPr>
            <w:r>
              <w:rPr>
                <w:rFonts w:hint="default"/>
              </w:rPr>
              <w:tab/>
            </w:r>
            <w:r>
              <w:rPr>
                <w:rFonts w:hint="default"/>
              </w:rPr>
              <w:tab/>
            </w:r>
            <w:r>
              <w:rPr>
                <w:rFonts w:hint="default"/>
              </w:rPr>
              <w:t>"RequestId": "16位随机数字和字母组合",</w:t>
            </w:r>
          </w:p>
          <w:p w14:paraId="21DE5B77">
            <w:pPr>
              <w:bidi w:val="0"/>
              <w:rPr>
                <w:rFonts w:hint="default"/>
              </w:rPr>
            </w:pPr>
            <w:r>
              <w:rPr>
                <w:rFonts w:hint="default"/>
              </w:rPr>
              <w:tab/>
            </w:r>
            <w:r>
              <w:rPr>
                <w:rFonts w:hint="default"/>
              </w:rPr>
              <w:tab/>
            </w:r>
            <w:r>
              <w:rPr>
                <w:rFonts w:hint="default"/>
              </w:rPr>
              <w:t>"Error":{</w:t>
            </w:r>
          </w:p>
          <w:p w14:paraId="228F3C5A">
            <w:pPr>
              <w:bidi w:val="0"/>
              <w:rPr>
                <w:rFonts w:hint="default"/>
              </w:rPr>
            </w:pPr>
            <w:r>
              <w:rPr>
                <w:rFonts w:hint="default"/>
              </w:rPr>
              <w:tab/>
            </w:r>
            <w:r>
              <w:rPr>
                <w:rFonts w:hint="default"/>
              </w:rPr>
              <w:tab/>
            </w:r>
            <w:r>
              <w:rPr>
                <w:rFonts w:hint="default"/>
              </w:rPr>
              <w:tab/>
            </w:r>
            <w:r>
              <w:rPr>
                <w:rFonts w:hint="default"/>
              </w:rPr>
              <w:t>"Code": "01”,</w:t>
            </w:r>
          </w:p>
          <w:p w14:paraId="16DC3C50">
            <w:pPr>
              <w:bidi w:val="0"/>
              <w:rPr>
                <w:rFonts w:hint="default"/>
              </w:rPr>
            </w:pPr>
            <w:r>
              <w:rPr>
                <w:rFonts w:hint="default"/>
              </w:rPr>
              <w:tab/>
            </w:r>
            <w:r>
              <w:rPr>
                <w:rFonts w:hint="default"/>
              </w:rPr>
              <w:tab/>
            </w:r>
            <w:r>
              <w:rPr>
                <w:rFonts w:hint="default"/>
              </w:rPr>
              <w:tab/>
            </w:r>
            <w:r>
              <w:rPr>
                <w:rFonts w:hint="default"/>
              </w:rPr>
              <w:t>"Message": "错误说明"</w:t>
            </w:r>
          </w:p>
          <w:p w14:paraId="1D2C5CED">
            <w:pPr>
              <w:bidi w:val="0"/>
              <w:rPr>
                <w:rFonts w:hint="default"/>
              </w:rPr>
            </w:pPr>
            <w:r>
              <w:rPr>
                <w:rFonts w:hint="default"/>
              </w:rPr>
              <w:t>}</w:t>
            </w:r>
          </w:p>
          <w:p w14:paraId="4C071E84">
            <w:pPr>
              <w:bidi w:val="0"/>
              <w:rPr>
                <w:rFonts w:hint="default"/>
              </w:rPr>
            </w:pPr>
            <w:r>
              <w:rPr>
                <w:rFonts w:hint="default"/>
              </w:rPr>
              <w:tab/>
            </w:r>
            <w:r>
              <w:rPr>
                <w:rFonts w:hint="default"/>
              </w:rPr>
              <w:t>}</w:t>
            </w:r>
          </w:p>
          <w:p w14:paraId="47129A7C">
            <w:pPr>
              <w:bidi w:val="0"/>
              <w:rPr>
                <w:rFonts w:hint="default"/>
              </w:rPr>
            </w:pPr>
            <w:r>
              <w:rPr>
                <w:rFonts w:hint="default"/>
              </w:rPr>
              <w:t>}</w:t>
            </w:r>
          </w:p>
        </w:tc>
      </w:tr>
      <w:bookmarkEnd w:id="394"/>
    </w:tbl>
    <w:p w14:paraId="615D1816">
      <w:pPr>
        <w:pStyle w:val="4"/>
        <w:widowControl/>
        <w:spacing w:beforeAutospacing="0" w:afterAutospacing="0" w:line="408" w:lineRule="auto"/>
        <w:rPr>
          <w:rFonts w:hint="default" w:ascii="Times New Roman" w:hAnsi="Times New Roman" w:eastAsia="宋体" w:cs="Times New Roman"/>
          <w:sz w:val="28"/>
          <w:szCs w:val="28"/>
          <w:highlight w:val="none"/>
        </w:rPr>
      </w:pPr>
      <w:bookmarkStart w:id="399" w:name="_Toc433"/>
      <w:bookmarkStart w:id="400" w:name="_Toc2421"/>
      <w:r>
        <w:rPr>
          <w:rFonts w:hint="default" w:ascii="Times New Roman" w:hAnsi="Times New Roman" w:eastAsia="宋体" w:cs="Times New Roman"/>
          <w:sz w:val="28"/>
          <w:szCs w:val="28"/>
          <w:highlight w:val="none"/>
          <w:lang w:val="en-US" w:eastAsia="zh-CN"/>
        </w:rPr>
        <w:t>2</w:t>
      </w:r>
      <w:r>
        <w:rPr>
          <w:rFonts w:hint="default" w:ascii="Times New Roman" w:hAnsi="Times New Roman" w:eastAsia="宋体" w:cs="Times New Roman"/>
          <w:sz w:val="28"/>
          <w:szCs w:val="28"/>
          <w:highlight w:val="none"/>
          <w:lang w:eastAsia="zh-CN"/>
        </w:rPr>
        <w:t>0</w:t>
      </w:r>
      <w:r>
        <w:rPr>
          <w:rFonts w:hint="default" w:ascii="Times New Roman" w:hAnsi="Times New Roman" w:eastAsia="宋体" w:cs="Times New Roman"/>
          <w:sz w:val="28"/>
          <w:szCs w:val="28"/>
          <w:highlight w:val="none"/>
        </w:rPr>
        <w:t>.上传发票汇总确认信息</w:t>
      </w:r>
      <w:bookmarkEnd w:id="395"/>
      <w:bookmarkEnd w:id="396"/>
      <w:bookmarkEnd w:id="397"/>
      <w:bookmarkEnd w:id="398"/>
      <w:bookmarkEnd w:id="399"/>
      <w:bookmarkEnd w:id="400"/>
    </w:p>
    <w:p w14:paraId="7972BD37">
      <w:pPr>
        <w:pStyle w:val="6"/>
        <w:bidi w:val="0"/>
        <w:rPr>
          <w:rFonts w:hint="default"/>
        </w:rPr>
      </w:pPr>
      <w:bookmarkStart w:id="401" w:name="_Toc4817"/>
      <w:bookmarkStart w:id="402" w:name="_Toc29676"/>
      <w:bookmarkStart w:id="403" w:name="_Toc27333"/>
      <w:bookmarkStart w:id="404" w:name="_Toc22934"/>
      <w:r>
        <w:rPr>
          <w:rFonts w:hint="default"/>
          <w:lang w:val="en-US" w:eastAsia="zh-CN"/>
        </w:rPr>
        <w:t>2</w:t>
      </w:r>
      <w:r>
        <w:rPr>
          <w:rFonts w:hint="default"/>
          <w:lang w:eastAsia="zh-CN"/>
        </w:rPr>
        <w:t>0</w:t>
      </w:r>
      <w:r>
        <w:rPr>
          <w:rFonts w:hint="default"/>
        </w:rPr>
        <w:t>.1接口说明</w:t>
      </w:r>
      <w:bookmarkEnd w:id="401"/>
      <w:bookmarkEnd w:id="402"/>
      <w:bookmarkEnd w:id="403"/>
      <w:bookmarkEnd w:id="404"/>
    </w:p>
    <w:p w14:paraId="087D0D54">
      <w:pPr>
        <w:pStyle w:val="5"/>
        <w:bidi w:val="0"/>
        <w:rPr>
          <w:rFonts w:hint="default"/>
        </w:rPr>
      </w:pPr>
      <w:r>
        <w:rPr>
          <w:rFonts w:hint="default"/>
        </w:rPr>
        <w:t>给企业提供按月上传发票汇总信息接口，以避免由于企业未及时上传发票而带来的问题。企业在每月</w:t>
      </w:r>
      <w:r>
        <w:rPr>
          <w:rFonts w:hint="default"/>
          <w:lang w:eastAsia="zh-CN"/>
        </w:rPr>
        <w:t>13日</w:t>
      </w:r>
      <w:r>
        <w:rPr>
          <w:rFonts w:hint="default"/>
          <w:lang w:val="en-US" w:eastAsia="zh-CN"/>
        </w:rPr>
        <w:t>零点</w:t>
      </w:r>
      <w:r>
        <w:rPr>
          <w:rFonts w:hint="default"/>
        </w:rPr>
        <w:t>前需</w:t>
      </w:r>
      <w:r>
        <w:rPr>
          <w:rFonts w:hint="default"/>
          <w:lang w:val="en-US" w:eastAsia="zh-CN"/>
        </w:rPr>
        <w:t>按自然月</w:t>
      </w:r>
      <w:r>
        <w:rPr>
          <w:rFonts w:hint="default"/>
        </w:rPr>
        <w:t>汇总上月</w:t>
      </w:r>
      <w:r>
        <w:rPr>
          <w:rFonts w:hint="default"/>
          <w:lang w:val="en-US" w:eastAsia="zh-CN"/>
        </w:rPr>
        <w:t>在本平台</w:t>
      </w:r>
      <w:r>
        <w:rPr>
          <w:rFonts w:hint="default"/>
        </w:rPr>
        <w:t>开具的</w:t>
      </w:r>
      <w:r>
        <w:rPr>
          <w:rFonts w:hint="default"/>
          <w:lang w:eastAsia="zh-CN"/>
        </w:rPr>
        <w:t>数字化电子</w:t>
      </w:r>
      <w:r>
        <w:rPr>
          <w:rFonts w:hint="default"/>
        </w:rPr>
        <w:t>发票的数量、金额和税额</w:t>
      </w:r>
      <w:r>
        <w:rPr>
          <w:rFonts w:hint="default"/>
          <w:lang w:val="en-US" w:eastAsia="zh-CN"/>
        </w:rPr>
        <w:t>进行上传至乐企服务端</w:t>
      </w:r>
      <w:r>
        <w:rPr>
          <w:rFonts w:hint="default"/>
        </w:rPr>
        <w:t>，</w:t>
      </w:r>
      <w:r>
        <w:rPr>
          <w:rFonts w:hint="default"/>
          <w:lang w:val="en-US" w:eastAsia="zh-CN"/>
        </w:rPr>
        <w:t>与</w:t>
      </w:r>
      <w:r>
        <w:rPr>
          <w:rFonts w:hint="default"/>
        </w:rPr>
        <w:t>乐企</w:t>
      </w:r>
      <w:r>
        <w:rPr>
          <w:rFonts w:hint="default"/>
          <w:lang w:val="en-US" w:eastAsia="zh-CN"/>
        </w:rPr>
        <w:t>服务端</w:t>
      </w:r>
      <w:r>
        <w:rPr>
          <w:rFonts w:hint="default"/>
        </w:rPr>
        <w:t>汇总接收到的</w:t>
      </w:r>
      <w:r>
        <w:rPr>
          <w:rFonts w:hint="default"/>
          <w:lang w:val="en-US" w:eastAsia="zh-CN"/>
        </w:rPr>
        <w:t>数字化电子</w:t>
      </w:r>
      <w:r>
        <w:rPr>
          <w:rFonts w:hint="default"/>
        </w:rPr>
        <w:t>发票信息进行比对，若比对一致，返回比对成功；若比对不一致，返回具体失败信息，由企业核实后，再次上传。</w:t>
      </w:r>
    </w:p>
    <w:p w14:paraId="0DCEAB23">
      <w:pPr>
        <w:pStyle w:val="5"/>
        <w:bidi w:val="0"/>
        <w:rPr>
          <w:rFonts w:hint="default"/>
        </w:rPr>
      </w:pPr>
      <w:r>
        <w:rPr>
          <w:rFonts w:hint="default"/>
        </w:rPr>
        <w:t>若企业在每月</w:t>
      </w:r>
      <w:r>
        <w:rPr>
          <w:rFonts w:hint="default"/>
          <w:lang w:eastAsia="zh-CN"/>
        </w:rPr>
        <w:t>13日</w:t>
      </w:r>
      <w:r>
        <w:rPr>
          <w:rFonts w:hint="default"/>
          <w:lang w:val="en-US" w:eastAsia="zh-CN"/>
        </w:rPr>
        <w:t>零点</w:t>
      </w:r>
      <w:r>
        <w:rPr>
          <w:rFonts w:hint="default"/>
        </w:rPr>
        <w:t>前未上传上个月的发票汇总确认信息，乐企服务端将在</w:t>
      </w:r>
      <w:r>
        <w:rPr>
          <w:rFonts w:hint="default"/>
          <w:lang w:eastAsia="zh-CN"/>
        </w:rPr>
        <w:t>13日</w:t>
      </w:r>
      <w:r>
        <w:rPr>
          <w:rFonts w:hint="default"/>
        </w:rPr>
        <w:t>零点汇总乐企服务端接收到的上个月的</w:t>
      </w:r>
      <w:r>
        <w:rPr>
          <w:rFonts w:hint="default"/>
          <w:lang w:eastAsia="zh-CN"/>
        </w:rPr>
        <w:t>数字化</w:t>
      </w:r>
      <w:r>
        <w:rPr>
          <w:rFonts w:hint="default"/>
          <w:lang w:val="en-US" w:eastAsia="zh-CN"/>
        </w:rPr>
        <w:t>电子</w:t>
      </w:r>
      <w:r>
        <w:rPr>
          <w:rFonts w:hint="default"/>
        </w:rPr>
        <w:t>发票。</w:t>
      </w:r>
    </w:p>
    <w:p w14:paraId="04BC2311">
      <w:pPr>
        <w:pStyle w:val="5"/>
        <w:bidi w:val="0"/>
        <w:rPr>
          <w:rFonts w:hint="default"/>
        </w:rPr>
      </w:pPr>
      <w:r>
        <w:rPr>
          <w:rFonts w:hint="default"/>
        </w:rPr>
        <w:t>当企业上传发票汇总确认信息后，发现已确认的月份还有</w:t>
      </w:r>
      <w:r>
        <w:rPr>
          <w:rFonts w:hint="default"/>
          <w:lang w:eastAsia="zh-CN"/>
        </w:rPr>
        <w:t>数字化电子</w:t>
      </w:r>
      <w:r>
        <w:rPr>
          <w:rFonts w:hint="default"/>
        </w:rPr>
        <w:t>发票未上传，可以取消发票汇总确认，把未上传的</w:t>
      </w:r>
      <w:r>
        <w:rPr>
          <w:rFonts w:hint="default"/>
          <w:lang w:eastAsia="zh-CN"/>
        </w:rPr>
        <w:t>数字化电子</w:t>
      </w:r>
      <w:r>
        <w:rPr>
          <w:rFonts w:hint="default"/>
        </w:rPr>
        <w:t>发票上传至乐企服务端后再次上传发票汇总确认信息。</w:t>
      </w:r>
    </w:p>
    <w:p w14:paraId="570F421B">
      <w:pPr>
        <w:pStyle w:val="6"/>
        <w:bidi w:val="0"/>
        <w:rPr>
          <w:rFonts w:hint="default"/>
        </w:rPr>
      </w:pPr>
      <w:bookmarkStart w:id="405" w:name="_Toc8920"/>
      <w:bookmarkStart w:id="406" w:name="_Toc24115"/>
      <w:bookmarkStart w:id="407" w:name="_Toc20069"/>
      <w:bookmarkStart w:id="408" w:name="_Toc1676"/>
      <w:r>
        <w:rPr>
          <w:rFonts w:hint="default"/>
          <w:lang w:val="en-US" w:eastAsia="zh-CN"/>
        </w:rPr>
        <w:t>2</w:t>
      </w:r>
      <w:r>
        <w:rPr>
          <w:rFonts w:hint="default"/>
          <w:lang w:eastAsia="zh-CN"/>
        </w:rPr>
        <w:t>0</w:t>
      </w:r>
      <w:r>
        <w:rPr>
          <w:rFonts w:hint="default"/>
        </w:rPr>
        <w:t>.2请求方式</w:t>
      </w:r>
      <w:bookmarkEnd w:id="405"/>
      <w:bookmarkEnd w:id="406"/>
      <w:bookmarkEnd w:id="407"/>
      <w:bookmarkEnd w:id="408"/>
    </w:p>
    <w:p w14:paraId="72FA8225">
      <w:pPr>
        <w:pStyle w:val="5"/>
        <w:bidi w:val="0"/>
        <w:rPr>
          <w:rFonts w:hint="default"/>
        </w:rPr>
      </w:pPr>
      <w:bookmarkStart w:id="409" w:name="_Toc22206"/>
      <w:bookmarkStart w:id="410" w:name="_Toc16528"/>
      <w:bookmarkStart w:id="411" w:name="_Toc19758"/>
      <w:r>
        <w:rPr>
          <w:rFonts w:hint="default"/>
        </w:rPr>
        <w:t>请求方式为POST</w:t>
      </w:r>
    </w:p>
    <w:p w14:paraId="334734BC">
      <w:pPr>
        <w:pStyle w:val="5"/>
        <w:bidi w:val="0"/>
        <w:rPr>
          <w:rFonts w:hint="default"/>
        </w:rPr>
      </w:pPr>
      <w:r>
        <w:rPr>
          <w:rFonts w:hint="default"/>
        </w:rPr>
        <w:t>●</w:t>
      </w:r>
      <w:r>
        <w:rPr>
          <w:rFonts w:hint="default"/>
          <w:lang w:val="en-US"/>
        </w:rPr>
        <w:t xml:space="preserve"> </w:t>
      </w:r>
      <w:r>
        <w:rPr>
          <w:rFonts w:hint="default"/>
        </w:rPr>
        <w:t>path指该参数为路径参数</w:t>
      </w:r>
    </w:p>
    <w:p w14:paraId="526AC465">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0AFDC2C2">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667AEB12">
      <w:pPr>
        <w:pStyle w:val="6"/>
        <w:bidi w:val="0"/>
        <w:rPr>
          <w:rFonts w:hint="default"/>
        </w:rPr>
      </w:pPr>
      <w:bookmarkStart w:id="412" w:name="_Toc25676"/>
      <w:r>
        <w:rPr>
          <w:rFonts w:hint="default"/>
          <w:lang w:val="en-US" w:eastAsia="zh-CN"/>
        </w:rPr>
        <w:t>2</w:t>
      </w:r>
      <w:r>
        <w:rPr>
          <w:rFonts w:hint="default"/>
          <w:lang w:eastAsia="zh-CN"/>
        </w:rPr>
        <w:t>0</w:t>
      </w:r>
      <w:r>
        <w:rPr>
          <w:rFonts w:hint="default"/>
        </w:rPr>
        <w:t>.3请求参数</w:t>
      </w:r>
      <w:bookmarkEnd w:id="409"/>
      <w:bookmarkEnd w:id="410"/>
      <w:bookmarkEnd w:id="411"/>
      <w:bookmarkEnd w:id="412"/>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7BE1A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4F1039E">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3342B9B6">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29255BDD">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7985B234">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6572B714">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2E4E0D6D">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65034414">
            <w:pPr>
              <w:pStyle w:val="25"/>
              <w:bidi w:val="0"/>
              <w:rPr>
                <w:rFonts w:hint="default"/>
              </w:rPr>
            </w:pPr>
            <w:r>
              <w:rPr>
                <w:rFonts w:hint="default"/>
              </w:rPr>
              <w:t>说明</w:t>
            </w:r>
          </w:p>
        </w:tc>
      </w:tr>
      <w:tr w14:paraId="4887C6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30466179">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11A24B67">
            <w:pPr>
              <w:pStyle w:val="26"/>
              <w:bidi w:val="0"/>
              <w:rPr>
                <w:rFonts w:hint="default"/>
              </w:rPr>
            </w:pPr>
            <w:r>
              <w:rPr>
                <w:rFonts w:hint="default"/>
              </w:rPr>
              <w:t>xsfnsrsbh</w:t>
            </w:r>
          </w:p>
        </w:tc>
        <w:tc>
          <w:tcPr>
            <w:tcW w:w="1087" w:type="pct"/>
            <w:tcBorders>
              <w:top w:val="single" w:color="auto" w:sz="6" w:space="0"/>
            </w:tcBorders>
            <w:noWrap w:val="0"/>
            <w:vAlign w:val="center"/>
          </w:tcPr>
          <w:p w14:paraId="51BAB4AE">
            <w:pPr>
              <w:pStyle w:val="26"/>
              <w:bidi w:val="0"/>
              <w:rPr>
                <w:rFonts w:hint="default"/>
              </w:rPr>
            </w:pPr>
            <w:r>
              <w:rPr>
                <w:rFonts w:hint="default"/>
              </w:rPr>
              <w:t>销售方纳税人识别号</w:t>
            </w:r>
          </w:p>
        </w:tc>
        <w:tc>
          <w:tcPr>
            <w:tcW w:w="753" w:type="pct"/>
            <w:tcBorders>
              <w:top w:val="single" w:color="auto" w:sz="6" w:space="0"/>
            </w:tcBorders>
            <w:noWrap w:val="0"/>
            <w:vAlign w:val="center"/>
          </w:tcPr>
          <w:p w14:paraId="5B36718C">
            <w:pPr>
              <w:pStyle w:val="26"/>
              <w:bidi w:val="0"/>
              <w:rPr>
                <w:rFonts w:hint="default"/>
              </w:rPr>
            </w:pPr>
            <w:r>
              <w:rPr>
                <w:rFonts w:hint="default"/>
              </w:rPr>
              <w:t>varchar</w:t>
            </w:r>
          </w:p>
        </w:tc>
        <w:tc>
          <w:tcPr>
            <w:tcW w:w="418" w:type="pct"/>
            <w:tcBorders>
              <w:top w:val="single" w:color="auto" w:sz="6" w:space="0"/>
            </w:tcBorders>
            <w:noWrap w:val="0"/>
            <w:vAlign w:val="center"/>
          </w:tcPr>
          <w:p w14:paraId="550F7D48">
            <w:pPr>
              <w:pStyle w:val="26"/>
              <w:bidi w:val="0"/>
              <w:rPr>
                <w:rFonts w:hint="default"/>
              </w:rPr>
            </w:pPr>
            <w:r>
              <w:rPr>
                <w:rFonts w:hint="default"/>
              </w:rPr>
              <w:t>20</w:t>
            </w:r>
          </w:p>
        </w:tc>
        <w:tc>
          <w:tcPr>
            <w:tcW w:w="417" w:type="pct"/>
            <w:tcBorders>
              <w:top w:val="single" w:color="auto" w:sz="6" w:space="0"/>
            </w:tcBorders>
            <w:noWrap w:val="0"/>
            <w:vAlign w:val="center"/>
          </w:tcPr>
          <w:p w14:paraId="5E8F2288">
            <w:pPr>
              <w:pStyle w:val="26"/>
              <w:bidi w:val="0"/>
              <w:rPr>
                <w:rFonts w:hint="default"/>
              </w:rPr>
            </w:pPr>
            <w:r>
              <w:rPr>
                <w:rFonts w:hint="default"/>
              </w:rPr>
              <w:t>是</w:t>
            </w:r>
          </w:p>
        </w:tc>
        <w:tc>
          <w:tcPr>
            <w:tcW w:w="920" w:type="pct"/>
            <w:tcBorders>
              <w:top w:val="single" w:color="auto" w:sz="6" w:space="0"/>
            </w:tcBorders>
            <w:noWrap w:val="0"/>
            <w:vAlign w:val="center"/>
          </w:tcPr>
          <w:p w14:paraId="7B623D4C">
            <w:pPr>
              <w:pStyle w:val="26"/>
              <w:bidi w:val="0"/>
              <w:rPr>
                <w:rFonts w:hint="default"/>
              </w:rPr>
            </w:pPr>
          </w:p>
        </w:tc>
      </w:tr>
      <w:tr w14:paraId="78EA08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06FCBF">
            <w:pPr>
              <w:pStyle w:val="26"/>
              <w:bidi w:val="0"/>
              <w:rPr>
                <w:rFonts w:hint="default"/>
              </w:rPr>
            </w:pPr>
            <w:r>
              <w:rPr>
                <w:rFonts w:hint="default"/>
                <w:lang w:val="en-US" w:eastAsia="zh-CN"/>
              </w:rPr>
              <w:t>2</w:t>
            </w:r>
          </w:p>
        </w:tc>
        <w:tc>
          <w:tcPr>
            <w:tcW w:w="1004" w:type="pct"/>
            <w:noWrap w:val="0"/>
            <w:vAlign w:val="center"/>
          </w:tcPr>
          <w:p w14:paraId="0475D92F">
            <w:pPr>
              <w:pStyle w:val="26"/>
              <w:bidi w:val="0"/>
              <w:rPr>
                <w:rFonts w:hint="default"/>
              </w:rPr>
            </w:pPr>
            <w:r>
              <w:rPr>
                <w:rFonts w:hint="default"/>
              </w:rPr>
              <w:t>xsfsjswjgdm</w:t>
            </w:r>
          </w:p>
        </w:tc>
        <w:tc>
          <w:tcPr>
            <w:tcW w:w="1087" w:type="pct"/>
            <w:noWrap w:val="0"/>
            <w:vAlign w:val="center"/>
          </w:tcPr>
          <w:p w14:paraId="4172F81D">
            <w:pPr>
              <w:pStyle w:val="26"/>
              <w:bidi w:val="0"/>
              <w:rPr>
                <w:rFonts w:hint="default"/>
              </w:rPr>
            </w:pPr>
            <w:r>
              <w:rPr>
                <w:rFonts w:hint="default"/>
              </w:rPr>
              <w:t>销售方省级税务机关代码</w:t>
            </w:r>
          </w:p>
        </w:tc>
        <w:tc>
          <w:tcPr>
            <w:tcW w:w="753" w:type="pct"/>
            <w:noWrap w:val="0"/>
            <w:vAlign w:val="center"/>
          </w:tcPr>
          <w:p w14:paraId="44416B51">
            <w:pPr>
              <w:pStyle w:val="26"/>
              <w:bidi w:val="0"/>
              <w:rPr>
                <w:rFonts w:hint="default"/>
              </w:rPr>
            </w:pPr>
            <w:r>
              <w:rPr>
                <w:rFonts w:hint="default"/>
              </w:rPr>
              <w:t>varchar</w:t>
            </w:r>
          </w:p>
        </w:tc>
        <w:tc>
          <w:tcPr>
            <w:tcW w:w="418" w:type="pct"/>
            <w:noWrap w:val="0"/>
            <w:vAlign w:val="center"/>
          </w:tcPr>
          <w:p w14:paraId="61208C2C">
            <w:pPr>
              <w:pStyle w:val="26"/>
              <w:bidi w:val="0"/>
              <w:rPr>
                <w:rFonts w:hint="default"/>
              </w:rPr>
            </w:pPr>
            <w:r>
              <w:rPr>
                <w:rFonts w:hint="default"/>
              </w:rPr>
              <w:t>11</w:t>
            </w:r>
          </w:p>
        </w:tc>
        <w:tc>
          <w:tcPr>
            <w:tcW w:w="417" w:type="pct"/>
            <w:noWrap w:val="0"/>
            <w:vAlign w:val="center"/>
          </w:tcPr>
          <w:p w14:paraId="32695357">
            <w:pPr>
              <w:pStyle w:val="26"/>
              <w:bidi w:val="0"/>
              <w:rPr>
                <w:rFonts w:hint="default"/>
              </w:rPr>
            </w:pPr>
            <w:r>
              <w:rPr>
                <w:rFonts w:hint="default"/>
              </w:rPr>
              <w:t>是</w:t>
            </w:r>
          </w:p>
        </w:tc>
        <w:tc>
          <w:tcPr>
            <w:tcW w:w="920" w:type="pct"/>
            <w:noWrap w:val="0"/>
            <w:vAlign w:val="center"/>
          </w:tcPr>
          <w:p w14:paraId="1AEBFE03">
            <w:pPr>
              <w:pStyle w:val="26"/>
              <w:bidi w:val="0"/>
              <w:rPr>
                <w:rFonts w:hint="default"/>
              </w:rPr>
            </w:pPr>
          </w:p>
        </w:tc>
      </w:tr>
      <w:tr w14:paraId="5BF102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35C644E">
            <w:pPr>
              <w:pStyle w:val="26"/>
              <w:bidi w:val="0"/>
              <w:rPr>
                <w:rFonts w:hint="default"/>
              </w:rPr>
            </w:pPr>
            <w:r>
              <w:rPr>
                <w:rFonts w:hint="default"/>
                <w:lang w:val="en-US" w:eastAsia="zh-CN"/>
              </w:rPr>
              <w:t>3</w:t>
            </w:r>
          </w:p>
        </w:tc>
        <w:tc>
          <w:tcPr>
            <w:tcW w:w="1004" w:type="pct"/>
            <w:tcBorders>
              <w:top w:val="single" w:color="auto" w:sz="6" w:space="0"/>
            </w:tcBorders>
            <w:noWrap w:val="0"/>
            <w:vAlign w:val="center"/>
          </w:tcPr>
          <w:p w14:paraId="45C395D2">
            <w:pPr>
              <w:pStyle w:val="26"/>
              <w:bidi w:val="0"/>
              <w:rPr>
                <w:rFonts w:hint="default"/>
                <w:lang w:val="en-US" w:eastAsia="zh-CN"/>
              </w:rPr>
            </w:pPr>
            <w:r>
              <w:rPr>
                <w:rFonts w:hint="default"/>
                <w:lang w:val="en-US" w:eastAsia="zh-CN"/>
              </w:rPr>
              <w:t>y</w:t>
            </w:r>
            <w:r>
              <w:rPr>
                <w:rFonts w:hint="default"/>
              </w:rPr>
              <w:t>w</w:t>
            </w:r>
            <w:r>
              <w:rPr>
                <w:rFonts w:hint="default"/>
                <w:lang w:val="en-US" w:eastAsia="zh-CN"/>
              </w:rPr>
              <w:t>lx</w:t>
            </w:r>
          </w:p>
        </w:tc>
        <w:tc>
          <w:tcPr>
            <w:tcW w:w="1087" w:type="pct"/>
            <w:tcBorders>
              <w:top w:val="single" w:color="auto" w:sz="6" w:space="0"/>
            </w:tcBorders>
            <w:noWrap w:val="0"/>
            <w:vAlign w:val="center"/>
          </w:tcPr>
          <w:p w14:paraId="329A37D2">
            <w:pPr>
              <w:pStyle w:val="26"/>
              <w:bidi w:val="0"/>
              <w:rPr>
                <w:rFonts w:hint="default"/>
              </w:rPr>
            </w:pPr>
            <w:r>
              <w:rPr>
                <w:rFonts w:hint="default"/>
              </w:rPr>
              <w:t>业务类型</w:t>
            </w:r>
          </w:p>
        </w:tc>
        <w:tc>
          <w:tcPr>
            <w:tcW w:w="753" w:type="pct"/>
            <w:tcBorders>
              <w:top w:val="single" w:color="auto" w:sz="6" w:space="0"/>
            </w:tcBorders>
            <w:noWrap w:val="0"/>
            <w:vAlign w:val="center"/>
          </w:tcPr>
          <w:p w14:paraId="4F1718A8">
            <w:pPr>
              <w:pStyle w:val="26"/>
              <w:bidi w:val="0"/>
              <w:rPr>
                <w:rFonts w:hint="default"/>
              </w:rPr>
            </w:pPr>
            <w:r>
              <w:rPr>
                <w:rFonts w:hint="default"/>
              </w:rPr>
              <w:t>varchar</w:t>
            </w:r>
          </w:p>
        </w:tc>
        <w:tc>
          <w:tcPr>
            <w:tcW w:w="418" w:type="pct"/>
            <w:tcBorders>
              <w:top w:val="single" w:color="auto" w:sz="6" w:space="0"/>
            </w:tcBorders>
            <w:noWrap w:val="0"/>
            <w:vAlign w:val="center"/>
          </w:tcPr>
          <w:p w14:paraId="55D7A9B9">
            <w:pPr>
              <w:pStyle w:val="26"/>
              <w:bidi w:val="0"/>
              <w:rPr>
                <w:rFonts w:hint="default"/>
              </w:rPr>
            </w:pPr>
            <w:r>
              <w:rPr>
                <w:rFonts w:hint="default"/>
              </w:rPr>
              <w:t>1</w:t>
            </w:r>
          </w:p>
        </w:tc>
        <w:tc>
          <w:tcPr>
            <w:tcW w:w="417" w:type="pct"/>
            <w:tcBorders>
              <w:top w:val="single" w:color="auto" w:sz="6" w:space="0"/>
            </w:tcBorders>
            <w:noWrap w:val="0"/>
            <w:vAlign w:val="center"/>
          </w:tcPr>
          <w:p w14:paraId="46000855">
            <w:pPr>
              <w:pStyle w:val="26"/>
              <w:bidi w:val="0"/>
              <w:rPr>
                <w:rFonts w:hint="default"/>
              </w:rPr>
            </w:pPr>
            <w:r>
              <w:rPr>
                <w:rFonts w:hint="default"/>
              </w:rPr>
              <w:t>是</w:t>
            </w:r>
          </w:p>
        </w:tc>
        <w:tc>
          <w:tcPr>
            <w:tcW w:w="920" w:type="pct"/>
            <w:tcBorders>
              <w:top w:val="single" w:color="auto" w:sz="6" w:space="0"/>
            </w:tcBorders>
            <w:noWrap w:val="0"/>
            <w:vAlign w:val="center"/>
          </w:tcPr>
          <w:p w14:paraId="79FBBBDF">
            <w:pPr>
              <w:pStyle w:val="26"/>
              <w:bidi w:val="0"/>
              <w:rPr>
                <w:rFonts w:hint="default"/>
              </w:rPr>
            </w:pPr>
            <w:r>
              <w:rPr>
                <w:rFonts w:hint="default"/>
              </w:rPr>
              <w:t>0：确认</w:t>
            </w:r>
          </w:p>
          <w:p w14:paraId="5DC59129">
            <w:pPr>
              <w:pStyle w:val="26"/>
              <w:bidi w:val="0"/>
              <w:rPr>
                <w:rFonts w:hint="default"/>
              </w:rPr>
            </w:pPr>
            <w:r>
              <w:rPr>
                <w:rFonts w:hint="default"/>
              </w:rPr>
              <w:t>1：取消</w:t>
            </w:r>
          </w:p>
        </w:tc>
      </w:tr>
      <w:tr w14:paraId="2E5772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CD9340">
            <w:pPr>
              <w:pStyle w:val="26"/>
              <w:bidi w:val="0"/>
              <w:rPr>
                <w:rFonts w:hint="default"/>
              </w:rPr>
            </w:pPr>
            <w:r>
              <w:rPr>
                <w:rFonts w:hint="default"/>
                <w:lang w:val="en-US" w:eastAsia="zh-CN"/>
              </w:rPr>
              <w:t>4</w:t>
            </w:r>
          </w:p>
        </w:tc>
        <w:tc>
          <w:tcPr>
            <w:tcW w:w="1004" w:type="pct"/>
            <w:noWrap w:val="0"/>
            <w:vAlign w:val="center"/>
          </w:tcPr>
          <w:p w14:paraId="4310A0A9">
            <w:pPr>
              <w:pStyle w:val="26"/>
              <w:bidi w:val="0"/>
              <w:rPr>
                <w:rFonts w:hint="default"/>
              </w:rPr>
            </w:pPr>
            <w:r>
              <w:rPr>
                <w:rFonts w:hint="default"/>
              </w:rPr>
              <w:t>ptbh</w:t>
            </w:r>
          </w:p>
        </w:tc>
        <w:tc>
          <w:tcPr>
            <w:tcW w:w="1087" w:type="pct"/>
            <w:noWrap w:val="0"/>
            <w:vAlign w:val="center"/>
          </w:tcPr>
          <w:p w14:paraId="36C5A439">
            <w:pPr>
              <w:pStyle w:val="26"/>
              <w:bidi w:val="0"/>
              <w:rPr>
                <w:rFonts w:hint="default"/>
              </w:rPr>
            </w:pPr>
            <w:r>
              <w:rPr>
                <w:rFonts w:hint="default"/>
              </w:rPr>
              <w:t>平台编号</w:t>
            </w:r>
          </w:p>
        </w:tc>
        <w:tc>
          <w:tcPr>
            <w:tcW w:w="753" w:type="pct"/>
            <w:noWrap w:val="0"/>
            <w:vAlign w:val="center"/>
          </w:tcPr>
          <w:p w14:paraId="06282597">
            <w:pPr>
              <w:pStyle w:val="26"/>
              <w:bidi w:val="0"/>
              <w:rPr>
                <w:rFonts w:hint="default"/>
              </w:rPr>
            </w:pPr>
            <w:r>
              <w:rPr>
                <w:rFonts w:hint="default"/>
              </w:rPr>
              <w:t>varchar</w:t>
            </w:r>
          </w:p>
        </w:tc>
        <w:tc>
          <w:tcPr>
            <w:tcW w:w="418" w:type="pct"/>
            <w:noWrap w:val="0"/>
            <w:vAlign w:val="center"/>
          </w:tcPr>
          <w:p w14:paraId="5998341E">
            <w:pPr>
              <w:pStyle w:val="26"/>
              <w:bidi w:val="0"/>
              <w:rPr>
                <w:rFonts w:hint="default"/>
              </w:rPr>
            </w:pPr>
            <w:r>
              <w:rPr>
                <w:rFonts w:hint="default"/>
              </w:rPr>
              <w:t>20</w:t>
            </w:r>
          </w:p>
        </w:tc>
        <w:tc>
          <w:tcPr>
            <w:tcW w:w="417" w:type="pct"/>
            <w:noWrap w:val="0"/>
            <w:vAlign w:val="center"/>
          </w:tcPr>
          <w:p w14:paraId="3BB5C924">
            <w:pPr>
              <w:pStyle w:val="26"/>
              <w:bidi w:val="0"/>
              <w:rPr>
                <w:rFonts w:hint="default"/>
              </w:rPr>
            </w:pPr>
            <w:r>
              <w:rPr>
                <w:rFonts w:hint="default"/>
              </w:rPr>
              <w:t>是</w:t>
            </w:r>
          </w:p>
        </w:tc>
        <w:tc>
          <w:tcPr>
            <w:tcW w:w="920" w:type="pct"/>
            <w:noWrap w:val="0"/>
            <w:vAlign w:val="center"/>
          </w:tcPr>
          <w:p w14:paraId="35E8DCE4">
            <w:pPr>
              <w:pStyle w:val="26"/>
              <w:bidi w:val="0"/>
              <w:rPr>
                <w:rFonts w:hint="default"/>
              </w:rPr>
            </w:pPr>
          </w:p>
        </w:tc>
      </w:tr>
      <w:tr w14:paraId="6DEFB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5D1A23">
            <w:pPr>
              <w:pStyle w:val="26"/>
              <w:bidi w:val="0"/>
              <w:rPr>
                <w:rFonts w:hint="default"/>
              </w:rPr>
            </w:pPr>
            <w:r>
              <w:rPr>
                <w:rFonts w:hint="default"/>
                <w:lang w:val="en-US" w:eastAsia="zh-CN"/>
              </w:rPr>
              <w:t>5</w:t>
            </w:r>
          </w:p>
        </w:tc>
        <w:tc>
          <w:tcPr>
            <w:tcW w:w="1004" w:type="pct"/>
            <w:noWrap w:val="0"/>
            <w:vAlign w:val="center"/>
          </w:tcPr>
          <w:p w14:paraId="7AEFFA7F">
            <w:pPr>
              <w:pStyle w:val="26"/>
              <w:bidi w:val="0"/>
              <w:rPr>
                <w:rFonts w:hint="default"/>
              </w:rPr>
            </w:pPr>
            <w:r>
              <w:rPr>
                <w:rFonts w:hint="default"/>
              </w:rPr>
              <w:t>yf</w:t>
            </w:r>
          </w:p>
        </w:tc>
        <w:tc>
          <w:tcPr>
            <w:tcW w:w="1087" w:type="pct"/>
            <w:noWrap w:val="0"/>
            <w:vAlign w:val="center"/>
          </w:tcPr>
          <w:p w14:paraId="2F494A81">
            <w:pPr>
              <w:pStyle w:val="26"/>
              <w:bidi w:val="0"/>
              <w:rPr>
                <w:rFonts w:hint="default"/>
              </w:rPr>
            </w:pPr>
            <w:r>
              <w:rPr>
                <w:rFonts w:hint="default"/>
              </w:rPr>
              <w:t>月份</w:t>
            </w:r>
          </w:p>
        </w:tc>
        <w:tc>
          <w:tcPr>
            <w:tcW w:w="753" w:type="pct"/>
            <w:noWrap w:val="0"/>
            <w:vAlign w:val="center"/>
          </w:tcPr>
          <w:p w14:paraId="02EFB09C">
            <w:pPr>
              <w:pStyle w:val="26"/>
              <w:bidi w:val="0"/>
              <w:rPr>
                <w:rFonts w:hint="default"/>
              </w:rPr>
            </w:pPr>
            <w:r>
              <w:rPr>
                <w:rFonts w:hint="default"/>
              </w:rPr>
              <w:t>varchar</w:t>
            </w:r>
          </w:p>
        </w:tc>
        <w:tc>
          <w:tcPr>
            <w:tcW w:w="418" w:type="pct"/>
            <w:noWrap w:val="0"/>
            <w:vAlign w:val="center"/>
          </w:tcPr>
          <w:p w14:paraId="20435381">
            <w:pPr>
              <w:pStyle w:val="26"/>
              <w:bidi w:val="0"/>
              <w:rPr>
                <w:rFonts w:hint="default"/>
              </w:rPr>
            </w:pPr>
            <w:r>
              <w:rPr>
                <w:rFonts w:hint="default"/>
              </w:rPr>
              <w:t>7</w:t>
            </w:r>
          </w:p>
        </w:tc>
        <w:tc>
          <w:tcPr>
            <w:tcW w:w="417" w:type="pct"/>
            <w:noWrap w:val="0"/>
            <w:vAlign w:val="center"/>
          </w:tcPr>
          <w:p w14:paraId="407655EF">
            <w:pPr>
              <w:pStyle w:val="26"/>
              <w:bidi w:val="0"/>
              <w:rPr>
                <w:rFonts w:hint="default"/>
              </w:rPr>
            </w:pPr>
            <w:r>
              <w:rPr>
                <w:rFonts w:hint="default"/>
              </w:rPr>
              <w:t>是</w:t>
            </w:r>
          </w:p>
        </w:tc>
        <w:tc>
          <w:tcPr>
            <w:tcW w:w="920" w:type="pct"/>
            <w:noWrap w:val="0"/>
            <w:vAlign w:val="center"/>
          </w:tcPr>
          <w:p w14:paraId="601D2984">
            <w:pPr>
              <w:pStyle w:val="26"/>
              <w:bidi w:val="0"/>
              <w:rPr>
                <w:rFonts w:hint="default"/>
              </w:rPr>
            </w:pPr>
            <w:r>
              <w:rPr>
                <w:rFonts w:hint="default"/>
              </w:rPr>
              <w:t>格式：yyyy-MM</w:t>
            </w:r>
          </w:p>
        </w:tc>
      </w:tr>
      <w:tr w14:paraId="06352D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38BBB5">
            <w:pPr>
              <w:pStyle w:val="26"/>
              <w:bidi w:val="0"/>
              <w:rPr>
                <w:rFonts w:hint="default"/>
              </w:rPr>
            </w:pPr>
            <w:r>
              <w:rPr>
                <w:rFonts w:hint="default"/>
                <w:lang w:val="en-US" w:eastAsia="zh-CN"/>
              </w:rPr>
              <w:t>6</w:t>
            </w:r>
          </w:p>
        </w:tc>
        <w:tc>
          <w:tcPr>
            <w:tcW w:w="1004" w:type="pct"/>
            <w:noWrap w:val="0"/>
            <w:vAlign w:val="center"/>
          </w:tcPr>
          <w:p w14:paraId="08D7BFBD">
            <w:pPr>
              <w:pStyle w:val="26"/>
              <w:bidi w:val="0"/>
              <w:rPr>
                <w:rFonts w:hint="default"/>
              </w:rPr>
            </w:pPr>
            <w:r>
              <w:rPr>
                <w:rFonts w:hint="default"/>
              </w:rPr>
              <w:t>lzfpsl</w:t>
            </w:r>
          </w:p>
        </w:tc>
        <w:tc>
          <w:tcPr>
            <w:tcW w:w="1087" w:type="pct"/>
            <w:noWrap w:val="0"/>
            <w:vAlign w:val="center"/>
          </w:tcPr>
          <w:p w14:paraId="0FF80924">
            <w:pPr>
              <w:pStyle w:val="26"/>
              <w:bidi w:val="0"/>
              <w:rPr>
                <w:rFonts w:hint="default"/>
              </w:rPr>
            </w:pPr>
            <w:r>
              <w:rPr>
                <w:rFonts w:hint="default"/>
              </w:rPr>
              <w:t>蓝字发票数量</w:t>
            </w:r>
          </w:p>
        </w:tc>
        <w:tc>
          <w:tcPr>
            <w:tcW w:w="753" w:type="pct"/>
            <w:noWrap w:val="0"/>
            <w:vAlign w:val="center"/>
          </w:tcPr>
          <w:p w14:paraId="0189182E">
            <w:pPr>
              <w:pStyle w:val="26"/>
              <w:bidi w:val="0"/>
              <w:rPr>
                <w:rFonts w:hint="default"/>
              </w:rPr>
            </w:pPr>
            <w:r>
              <w:rPr>
                <w:rFonts w:hint="default"/>
              </w:rPr>
              <w:t>number</w:t>
            </w:r>
          </w:p>
        </w:tc>
        <w:tc>
          <w:tcPr>
            <w:tcW w:w="418" w:type="pct"/>
            <w:noWrap w:val="0"/>
            <w:vAlign w:val="center"/>
          </w:tcPr>
          <w:p w14:paraId="0238D9DA">
            <w:pPr>
              <w:pStyle w:val="26"/>
              <w:bidi w:val="0"/>
              <w:rPr>
                <w:rFonts w:hint="default"/>
              </w:rPr>
            </w:pPr>
            <w:r>
              <w:rPr>
                <w:rFonts w:hint="default"/>
              </w:rPr>
              <w:t>10</w:t>
            </w:r>
          </w:p>
        </w:tc>
        <w:tc>
          <w:tcPr>
            <w:tcW w:w="417" w:type="pct"/>
            <w:noWrap w:val="0"/>
            <w:vAlign w:val="center"/>
          </w:tcPr>
          <w:p w14:paraId="7D1C8519">
            <w:pPr>
              <w:pStyle w:val="26"/>
              <w:bidi w:val="0"/>
              <w:rPr>
                <w:rFonts w:hint="default"/>
              </w:rPr>
            </w:pPr>
            <w:r>
              <w:rPr>
                <w:rFonts w:hint="default"/>
              </w:rPr>
              <w:t>否</w:t>
            </w:r>
          </w:p>
        </w:tc>
        <w:tc>
          <w:tcPr>
            <w:tcW w:w="920" w:type="pct"/>
            <w:noWrap w:val="0"/>
            <w:vAlign w:val="center"/>
          </w:tcPr>
          <w:p w14:paraId="68C4A667">
            <w:pPr>
              <w:pStyle w:val="26"/>
              <w:bidi w:val="0"/>
              <w:rPr>
                <w:rFonts w:hint="default"/>
              </w:rPr>
            </w:pPr>
            <w:r>
              <w:rPr>
                <w:rFonts w:hint="default"/>
              </w:rPr>
              <w:t>业务类型为“0”时必填</w:t>
            </w:r>
          </w:p>
        </w:tc>
      </w:tr>
      <w:tr w14:paraId="09966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7F9B81">
            <w:pPr>
              <w:pStyle w:val="26"/>
              <w:bidi w:val="0"/>
              <w:rPr>
                <w:rFonts w:hint="default"/>
              </w:rPr>
            </w:pPr>
            <w:r>
              <w:rPr>
                <w:rFonts w:hint="default"/>
                <w:lang w:val="en-US" w:eastAsia="zh-CN"/>
              </w:rPr>
              <w:t>7</w:t>
            </w:r>
          </w:p>
        </w:tc>
        <w:tc>
          <w:tcPr>
            <w:tcW w:w="1004" w:type="pct"/>
            <w:noWrap w:val="0"/>
            <w:vAlign w:val="center"/>
          </w:tcPr>
          <w:p w14:paraId="0F7C757F">
            <w:pPr>
              <w:pStyle w:val="26"/>
              <w:bidi w:val="0"/>
              <w:rPr>
                <w:rFonts w:hint="default"/>
              </w:rPr>
            </w:pPr>
            <w:r>
              <w:rPr>
                <w:rFonts w:hint="default"/>
              </w:rPr>
              <w:t>lzfpje</w:t>
            </w:r>
          </w:p>
        </w:tc>
        <w:tc>
          <w:tcPr>
            <w:tcW w:w="1087" w:type="pct"/>
            <w:noWrap w:val="0"/>
            <w:vAlign w:val="center"/>
          </w:tcPr>
          <w:p w14:paraId="00CF0CEB">
            <w:pPr>
              <w:pStyle w:val="26"/>
              <w:bidi w:val="0"/>
              <w:rPr>
                <w:rFonts w:hint="default"/>
              </w:rPr>
            </w:pPr>
            <w:r>
              <w:rPr>
                <w:rFonts w:hint="default"/>
              </w:rPr>
              <w:t>蓝字发票金额</w:t>
            </w:r>
          </w:p>
        </w:tc>
        <w:tc>
          <w:tcPr>
            <w:tcW w:w="753" w:type="pct"/>
            <w:noWrap w:val="0"/>
            <w:vAlign w:val="center"/>
          </w:tcPr>
          <w:p w14:paraId="2C484588">
            <w:pPr>
              <w:pStyle w:val="26"/>
              <w:bidi w:val="0"/>
              <w:rPr>
                <w:rFonts w:hint="default"/>
              </w:rPr>
            </w:pPr>
            <w:r>
              <w:rPr>
                <w:rFonts w:hint="default"/>
              </w:rPr>
              <w:t>number</w:t>
            </w:r>
          </w:p>
        </w:tc>
        <w:tc>
          <w:tcPr>
            <w:tcW w:w="418" w:type="pct"/>
            <w:noWrap w:val="0"/>
            <w:vAlign w:val="center"/>
          </w:tcPr>
          <w:p w14:paraId="27FC3FBE">
            <w:pPr>
              <w:pStyle w:val="26"/>
              <w:bidi w:val="0"/>
              <w:rPr>
                <w:rFonts w:hint="default"/>
              </w:rPr>
            </w:pPr>
            <w:r>
              <w:rPr>
                <w:rFonts w:hint="default"/>
              </w:rPr>
              <w:t>18,2</w:t>
            </w:r>
          </w:p>
        </w:tc>
        <w:tc>
          <w:tcPr>
            <w:tcW w:w="417" w:type="pct"/>
            <w:noWrap w:val="0"/>
            <w:vAlign w:val="center"/>
          </w:tcPr>
          <w:p w14:paraId="68D2AB2F">
            <w:pPr>
              <w:pStyle w:val="26"/>
              <w:bidi w:val="0"/>
              <w:rPr>
                <w:rFonts w:hint="default"/>
              </w:rPr>
            </w:pPr>
            <w:r>
              <w:rPr>
                <w:rFonts w:hint="default"/>
              </w:rPr>
              <w:t>否</w:t>
            </w:r>
          </w:p>
        </w:tc>
        <w:tc>
          <w:tcPr>
            <w:tcW w:w="920" w:type="pct"/>
            <w:noWrap w:val="0"/>
            <w:vAlign w:val="center"/>
          </w:tcPr>
          <w:p w14:paraId="395B77D7">
            <w:pPr>
              <w:pStyle w:val="26"/>
              <w:bidi w:val="0"/>
              <w:rPr>
                <w:rFonts w:hint="default"/>
              </w:rPr>
            </w:pPr>
            <w:r>
              <w:rPr>
                <w:rFonts w:hint="default"/>
              </w:rPr>
              <w:t>业务类型为“0”时必填</w:t>
            </w:r>
          </w:p>
        </w:tc>
      </w:tr>
      <w:tr w14:paraId="7ABFC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EDA69B">
            <w:pPr>
              <w:pStyle w:val="26"/>
              <w:bidi w:val="0"/>
              <w:rPr>
                <w:rFonts w:hint="default"/>
              </w:rPr>
            </w:pPr>
            <w:r>
              <w:rPr>
                <w:rFonts w:hint="default"/>
                <w:lang w:val="en-US" w:eastAsia="zh-CN"/>
              </w:rPr>
              <w:t>8</w:t>
            </w:r>
          </w:p>
        </w:tc>
        <w:tc>
          <w:tcPr>
            <w:tcW w:w="1004" w:type="pct"/>
            <w:noWrap w:val="0"/>
            <w:vAlign w:val="center"/>
          </w:tcPr>
          <w:p w14:paraId="78D6B4DB">
            <w:pPr>
              <w:pStyle w:val="26"/>
              <w:bidi w:val="0"/>
              <w:rPr>
                <w:rFonts w:hint="default"/>
              </w:rPr>
            </w:pPr>
            <w:r>
              <w:rPr>
                <w:rFonts w:hint="default"/>
              </w:rPr>
              <w:t>lzfpse</w:t>
            </w:r>
          </w:p>
        </w:tc>
        <w:tc>
          <w:tcPr>
            <w:tcW w:w="1087" w:type="pct"/>
            <w:noWrap w:val="0"/>
            <w:vAlign w:val="center"/>
          </w:tcPr>
          <w:p w14:paraId="19534789">
            <w:pPr>
              <w:pStyle w:val="26"/>
              <w:bidi w:val="0"/>
              <w:rPr>
                <w:rFonts w:hint="default"/>
              </w:rPr>
            </w:pPr>
            <w:r>
              <w:rPr>
                <w:rFonts w:hint="default"/>
              </w:rPr>
              <w:t>蓝字发票税额</w:t>
            </w:r>
          </w:p>
        </w:tc>
        <w:tc>
          <w:tcPr>
            <w:tcW w:w="753" w:type="pct"/>
            <w:noWrap w:val="0"/>
            <w:vAlign w:val="center"/>
          </w:tcPr>
          <w:p w14:paraId="1A9B329C">
            <w:pPr>
              <w:pStyle w:val="26"/>
              <w:bidi w:val="0"/>
              <w:rPr>
                <w:rFonts w:hint="default"/>
              </w:rPr>
            </w:pPr>
            <w:r>
              <w:rPr>
                <w:rFonts w:hint="default"/>
              </w:rPr>
              <w:t>number</w:t>
            </w:r>
          </w:p>
        </w:tc>
        <w:tc>
          <w:tcPr>
            <w:tcW w:w="418" w:type="pct"/>
            <w:noWrap w:val="0"/>
            <w:vAlign w:val="center"/>
          </w:tcPr>
          <w:p w14:paraId="33E7D1D2">
            <w:pPr>
              <w:pStyle w:val="26"/>
              <w:bidi w:val="0"/>
              <w:rPr>
                <w:rFonts w:hint="default"/>
              </w:rPr>
            </w:pPr>
            <w:r>
              <w:rPr>
                <w:rFonts w:hint="default"/>
              </w:rPr>
              <w:t>18,2</w:t>
            </w:r>
          </w:p>
        </w:tc>
        <w:tc>
          <w:tcPr>
            <w:tcW w:w="417" w:type="pct"/>
            <w:noWrap w:val="0"/>
            <w:vAlign w:val="center"/>
          </w:tcPr>
          <w:p w14:paraId="3997FC02">
            <w:pPr>
              <w:pStyle w:val="26"/>
              <w:bidi w:val="0"/>
              <w:rPr>
                <w:rFonts w:hint="default"/>
              </w:rPr>
            </w:pPr>
            <w:r>
              <w:rPr>
                <w:rFonts w:hint="default"/>
              </w:rPr>
              <w:t>否</w:t>
            </w:r>
          </w:p>
        </w:tc>
        <w:tc>
          <w:tcPr>
            <w:tcW w:w="920" w:type="pct"/>
            <w:noWrap w:val="0"/>
            <w:vAlign w:val="center"/>
          </w:tcPr>
          <w:p w14:paraId="1FACFC4A">
            <w:pPr>
              <w:pStyle w:val="26"/>
              <w:bidi w:val="0"/>
              <w:rPr>
                <w:rFonts w:hint="default"/>
              </w:rPr>
            </w:pPr>
            <w:r>
              <w:rPr>
                <w:rFonts w:hint="default"/>
              </w:rPr>
              <w:t>业务类型为“0”时必填</w:t>
            </w:r>
          </w:p>
        </w:tc>
      </w:tr>
      <w:tr w14:paraId="4CE8CF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3D165CF">
            <w:pPr>
              <w:pStyle w:val="26"/>
              <w:bidi w:val="0"/>
              <w:rPr>
                <w:rFonts w:hint="default"/>
              </w:rPr>
            </w:pPr>
            <w:r>
              <w:rPr>
                <w:rFonts w:hint="default"/>
                <w:lang w:val="en-US" w:eastAsia="zh-CN"/>
              </w:rPr>
              <w:t>9</w:t>
            </w:r>
          </w:p>
        </w:tc>
        <w:tc>
          <w:tcPr>
            <w:tcW w:w="1004" w:type="pct"/>
            <w:noWrap w:val="0"/>
            <w:vAlign w:val="center"/>
          </w:tcPr>
          <w:p w14:paraId="377C383E">
            <w:pPr>
              <w:pStyle w:val="26"/>
              <w:bidi w:val="0"/>
              <w:rPr>
                <w:rFonts w:hint="default"/>
              </w:rPr>
            </w:pPr>
            <w:r>
              <w:rPr>
                <w:rFonts w:hint="default"/>
              </w:rPr>
              <w:t>hzfpsl</w:t>
            </w:r>
          </w:p>
        </w:tc>
        <w:tc>
          <w:tcPr>
            <w:tcW w:w="1087" w:type="pct"/>
            <w:noWrap w:val="0"/>
            <w:vAlign w:val="center"/>
          </w:tcPr>
          <w:p w14:paraId="57D31282">
            <w:pPr>
              <w:pStyle w:val="26"/>
              <w:bidi w:val="0"/>
              <w:rPr>
                <w:rFonts w:hint="default"/>
              </w:rPr>
            </w:pPr>
            <w:r>
              <w:rPr>
                <w:rFonts w:hint="default"/>
              </w:rPr>
              <w:t>红字发票数量</w:t>
            </w:r>
          </w:p>
        </w:tc>
        <w:tc>
          <w:tcPr>
            <w:tcW w:w="753" w:type="pct"/>
            <w:noWrap w:val="0"/>
            <w:vAlign w:val="center"/>
          </w:tcPr>
          <w:p w14:paraId="02FBFE20">
            <w:pPr>
              <w:pStyle w:val="26"/>
              <w:bidi w:val="0"/>
              <w:rPr>
                <w:rFonts w:hint="default"/>
              </w:rPr>
            </w:pPr>
            <w:r>
              <w:rPr>
                <w:rFonts w:hint="default"/>
              </w:rPr>
              <w:t>number</w:t>
            </w:r>
          </w:p>
        </w:tc>
        <w:tc>
          <w:tcPr>
            <w:tcW w:w="418" w:type="pct"/>
            <w:noWrap w:val="0"/>
            <w:vAlign w:val="center"/>
          </w:tcPr>
          <w:p w14:paraId="62ECBEF5">
            <w:pPr>
              <w:pStyle w:val="26"/>
              <w:bidi w:val="0"/>
              <w:rPr>
                <w:rFonts w:hint="default"/>
              </w:rPr>
            </w:pPr>
            <w:r>
              <w:rPr>
                <w:rFonts w:hint="default"/>
              </w:rPr>
              <w:t>10</w:t>
            </w:r>
          </w:p>
        </w:tc>
        <w:tc>
          <w:tcPr>
            <w:tcW w:w="417" w:type="pct"/>
            <w:noWrap w:val="0"/>
            <w:vAlign w:val="center"/>
          </w:tcPr>
          <w:p w14:paraId="4ADC6C35">
            <w:pPr>
              <w:pStyle w:val="26"/>
              <w:bidi w:val="0"/>
              <w:rPr>
                <w:rFonts w:hint="default"/>
              </w:rPr>
            </w:pPr>
            <w:r>
              <w:rPr>
                <w:rFonts w:hint="default"/>
              </w:rPr>
              <w:t>否</w:t>
            </w:r>
          </w:p>
        </w:tc>
        <w:tc>
          <w:tcPr>
            <w:tcW w:w="920" w:type="pct"/>
            <w:noWrap w:val="0"/>
            <w:vAlign w:val="center"/>
          </w:tcPr>
          <w:p w14:paraId="377BDE2B">
            <w:pPr>
              <w:pStyle w:val="26"/>
              <w:bidi w:val="0"/>
              <w:rPr>
                <w:rFonts w:hint="default"/>
              </w:rPr>
            </w:pPr>
            <w:r>
              <w:rPr>
                <w:rFonts w:hint="default"/>
              </w:rPr>
              <w:t>业务类型为“0”时必填</w:t>
            </w:r>
          </w:p>
        </w:tc>
      </w:tr>
      <w:tr w14:paraId="6A7F75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525983D">
            <w:pPr>
              <w:pStyle w:val="26"/>
              <w:bidi w:val="0"/>
              <w:rPr>
                <w:rFonts w:hint="default"/>
              </w:rPr>
            </w:pPr>
            <w:r>
              <w:rPr>
                <w:rFonts w:hint="default"/>
                <w:lang w:val="en-US" w:eastAsia="zh-CN"/>
              </w:rPr>
              <w:t>10</w:t>
            </w:r>
          </w:p>
        </w:tc>
        <w:tc>
          <w:tcPr>
            <w:tcW w:w="1004" w:type="pct"/>
            <w:noWrap w:val="0"/>
            <w:vAlign w:val="center"/>
          </w:tcPr>
          <w:p w14:paraId="58EA04D5">
            <w:pPr>
              <w:pStyle w:val="26"/>
              <w:bidi w:val="0"/>
              <w:rPr>
                <w:rFonts w:hint="default"/>
              </w:rPr>
            </w:pPr>
            <w:r>
              <w:rPr>
                <w:rFonts w:hint="default"/>
              </w:rPr>
              <w:t>hzfpje</w:t>
            </w:r>
          </w:p>
        </w:tc>
        <w:tc>
          <w:tcPr>
            <w:tcW w:w="1087" w:type="pct"/>
            <w:noWrap w:val="0"/>
            <w:vAlign w:val="center"/>
          </w:tcPr>
          <w:p w14:paraId="4B60EEFD">
            <w:pPr>
              <w:pStyle w:val="26"/>
              <w:bidi w:val="0"/>
              <w:rPr>
                <w:rFonts w:hint="default"/>
              </w:rPr>
            </w:pPr>
            <w:r>
              <w:rPr>
                <w:rFonts w:hint="default"/>
              </w:rPr>
              <w:t>红字发票金额</w:t>
            </w:r>
          </w:p>
        </w:tc>
        <w:tc>
          <w:tcPr>
            <w:tcW w:w="753" w:type="pct"/>
            <w:noWrap w:val="0"/>
            <w:vAlign w:val="center"/>
          </w:tcPr>
          <w:p w14:paraId="0C793634">
            <w:pPr>
              <w:pStyle w:val="26"/>
              <w:bidi w:val="0"/>
              <w:rPr>
                <w:rFonts w:hint="default"/>
              </w:rPr>
            </w:pPr>
            <w:r>
              <w:rPr>
                <w:rFonts w:hint="default"/>
              </w:rPr>
              <w:t>number</w:t>
            </w:r>
          </w:p>
        </w:tc>
        <w:tc>
          <w:tcPr>
            <w:tcW w:w="418" w:type="pct"/>
            <w:noWrap w:val="0"/>
            <w:vAlign w:val="center"/>
          </w:tcPr>
          <w:p w14:paraId="54CC04B4">
            <w:pPr>
              <w:pStyle w:val="26"/>
              <w:bidi w:val="0"/>
              <w:rPr>
                <w:rFonts w:hint="default"/>
              </w:rPr>
            </w:pPr>
            <w:r>
              <w:rPr>
                <w:rFonts w:hint="default"/>
              </w:rPr>
              <w:t>18,2</w:t>
            </w:r>
          </w:p>
        </w:tc>
        <w:tc>
          <w:tcPr>
            <w:tcW w:w="417" w:type="pct"/>
            <w:noWrap w:val="0"/>
            <w:vAlign w:val="center"/>
          </w:tcPr>
          <w:p w14:paraId="594B4844">
            <w:pPr>
              <w:pStyle w:val="26"/>
              <w:bidi w:val="0"/>
              <w:rPr>
                <w:rFonts w:hint="default"/>
              </w:rPr>
            </w:pPr>
            <w:r>
              <w:rPr>
                <w:rFonts w:hint="default"/>
              </w:rPr>
              <w:t>否</w:t>
            </w:r>
          </w:p>
        </w:tc>
        <w:tc>
          <w:tcPr>
            <w:tcW w:w="920" w:type="pct"/>
            <w:noWrap w:val="0"/>
            <w:vAlign w:val="center"/>
          </w:tcPr>
          <w:p w14:paraId="666E70C5">
            <w:pPr>
              <w:pStyle w:val="26"/>
              <w:bidi w:val="0"/>
              <w:rPr>
                <w:rFonts w:hint="default"/>
              </w:rPr>
            </w:pPr>
            <w:r>
              <w:rPr>
                <w:rFonts w:hint="default"/>
              </w:rPr>
              <w:t>业务类型为“0”时必填</w:t>
            </w:r>
          </w:p>
        </w:tc>
      </w:tr>
      <w:tr w14:paraId="4CFF29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9A76D6">
            <w:pPr>
              <w:pStyle w:val="26"/>
              <w:bidi w:val="0"/>
              <w:rPr>
                <w:rFonts w:hint="default"/>
              </w:rPr>
            </w:pPr>
            <w:r>
              <w:rPr>
                <w:rFonts w:hint="default"/>
                <w:lang w:val="en-US" w:eastAsia="zh-CN"/>
              </w:rPr>
              <w:t>11</w:t>
            </w:r>
          </w:p>
        </w:tc>
        <w:tc>
          <w:tcPr>
            <w:tcW w:w="1004" w:type="pct"/>
            <w:noWrap w:val="0"/>
            <w:vAlign w:val="center"/>
          </w:tcPr>
          <w:p w14:paraId="587B4C5F">
            <w:pPr>
              <w:pStyle w:val="26"/>
              <w:bidi w:val="0"/>
              <w:rPr>
                <w:rFonts w:hint="default"/>
              </w:rPr>
            </w:pPr>
            <w:r>
              <w:rPr>
                <w:rFonts w:hint="default"/>
              </w:rPr>
              <w:t>hzfpse</w:t>
            </w:r>
          </w:p>
        </w:tc>
        <w:tc>
          <w:tcPr>
            <w:tcW w:w="1087" w:type="pct"/>
            <w:noWrap w:val="0"/>
            <w:vAlign w:val="center"/>
          </w:tcPr>
          <w:p w14:paraId="4BBC6507">
            <w:pPr>
              <w:pStyle w:val="26"/>
              <w:bidi w:val="0"/>
              <w:rPr>
                <w:rFonts w:hint="default"/>
              </w:rPr>
            </w:pPr>
            <w:r>
              <w:rPr>
                <w:rFonts w:hint="default"/>
              </w:rPr>
              <w:t>红字发票税额</w:t>
            </w:r>
          </w:p>
        </w:tc>
        <w:tc>
          <w:tcPr>
            <w:tcW w:w="753" w:type="pct"/>
            <w:noWrap w:val="0"/>
            <w:vAlign w:val="center"/>
          </w:tcPr>
          <w:p w14:paraId="4F066803">
            <w:pPr>
              <w:pStyle w:val="26"/>
              <w:bidi w:val="0"/>
              <w:rPr>
                <w:rFonts w:hint="default"/>
              </w:rPr>
            </w:pPr>
            <w:r>
              <w:rPr>
                <w:rFonts w:hint="default"/>
              </w:rPr>
              <w:t>number</w:t>
            </w:r>
          </w:p>
        </w:tc>
        <w:tc>
          <w:tcPr>
            <w:tcW w:w="418" w:type="pct"/>
            <w:noWrap w:val="0"/>
            <w:vAlign w:val="center"/>
          </w:tcPr>
          <w:p w14:paraId="4E98EF9A">
            <w:pPr>
              <w:pStyle w:val="26"/>
              <w:bidi w:val="0"/>
              <w:rPr>
                <w:rFonts w:hint="default"/>
              </w:rPr>
            </w:pPr>
            <w:r>
              <w:rPr>
                <w:rFonts w:hint="default"/>
              </w:rPr>
              <w:t>18,2</w:t>
            </w:r>
          </w:p>
        </w:tc>
        <w:tc>
          <w:tcPr>
            <w:tcW w:w="417" w:type="pct"/>
            <w:noWrap w:val="0"/>
            <w:vAlign w:val="center"/>
          </w:tcPr>
          <w:p w14:paraId="1ED767EB">
            <w:pPr>
              <w:pStyle w:val="26"/>
              <w:bidi w:val="0"/>
              <w:rPr>
                <w:rFonts w:hint="default"/>
              </w:rPr>
            </w:pPr>
            <w:r>
              <w:rPr>
                <w:rFonts w:hint="default"/>
              </w:rPr>
              <w:t>否</w:t>
            </w:r>
          </w:p>
        </w:tc>
        <w:tc>
          <w:tcPr>
            <w:tcW w:w="920" w:type="pct"/>
            <w:noWrap w:val="0"/>
            <w:vAlign w:val="center"/>
          </w:tcPr>
          <w:p w14:paraId="796DD67E">
            <w:pPr>
              <w:pStyle w:val="26"/>
              <w:bidi w:val="0"/>
              <w:rPr>
                <w:rFonts w:hint="default"/>
              </w:rPr>
            </w:pPr>
            <w:r>
              <w:rPr>
                <w:rFonts w:hint="default"/>
              </w:rPr>
              <w:t>业务类型为“0”时必填</w:t>
            </w:r>
          </w:p>
        </w:tc>
      </w:tr>
    </w:tbl>
    <w:p w14:paraId="326FDD2A">
      <w:pPr>
        <w:pStyle w:val="6"/>
        <w:bidi w:val="0"/>
        <w:rPr>
          <w:rFonts w:hint="default"/>
        </w:rPr>
      </w:pPr>
      <w:bookmarkStart w:id="413" w:name="_Toc12487"/>
      <w:bookmarkStart w:id="414" w:name="_Toc32099"/>
      <w:bookmarkStart w:id="415" w:name="_Toc11695"/>
      <w:bookmarkStart w:id="416" w:name="_Toc28962"/>
      <w:r>
        <w:rPr>
          <w:rFonts w:hint="default"/>
          <w:lang w:val="en-US" w:eastAsia="zh-CN"/>
        </w:rPr>
        <w:t>2</w:t>
      </w:r>
      <w:r>
        <w:rPr>
          <w:rFonts w:hint="default"/>
          <w:lang w:eastAsia="zh-CN"/>
        </w:rPr>
        <w:t>0</w:t>
      </w:r>
      <w:r>
        <w:rPr>
          <w:rFonts w:hint="default"/>
        </w:rPr>
        <w:t>.4请求报文示例</w:t>
      </w:r>
      <w:bookmarkEnd w:id="413"/>
      <w:bookmarkEnd w:id="414"/>
      <w:bookmarkEnd w:id="415"/>
      <w:bookmarkEnd w:id="416"/>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B9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B3F265D">
            <w:pPr>
              <w:bidi w:val="0"/>
              <w:rPr>
                <w:rFonts w:hint="default"/>
              </w:rPr>
            </w:pPr>
            <w:bookmarkStart w:id="417" w:name="_Toc909"/>
            <w:bookmarkStart w:id="418" w:name="_Toc2880"/>
            <w:bookmarkStart w:id="419" w:name="_Toc7279"/>
            <w:r>
              <w:rPr>
                <w:rFonts w:hint="default"/>
              </w:rPr>
              <w:t>{</w:t>
            </w:r>
          </w:p>
          <w:p w14:paraId="437B80E8">
            <w:pPr>
              <w:bidi w:val="0"/>
              <w:rPr>
                <w:rFonts w:hint="default"/>
              </w:rPr>
            </w:pPr>
            <w:r>
              <w:rPr>
                <w:rFonts w:hint="default"/>
              </w:rPr>
              <w:tab/>
            </w:r>
            <w:r>
              <w:rPr>
                <w:rFonts w:hint="default"/>
              </w:rPr>
              <w:t>"xsfnsrsbh": "销售方纳税人识别号",</w:t>
            </w:r>
          </w:p>
          <w:p w14:paraId="770C0A01">
            <w:pPr>
              <w:bidi w:val="0"/>
              <w:rPr>
                <w:rFonts w:hint="default"/>
              </w:rPr>
            </w:pPr>
            <w:r>
              <w:rPr>
                <w:rFonts w:hint="default"/>
              </w:rPr>
              <w:tab/>
            </w:r>
            <w:r>
              <w:rPr>
                <w:rFonts w:hint="default"/>
              </w:rPr>
              <w:t>"xsfsjswjgdm": "销售方省级税务机关代码",</w:t>
            </w:r>
          </w:p>
          <w:p w14:paraId="133FD274">
            <w:pPr>
              <w:bidi w:val="0"/>
              <w:rPr>
                <w:rFonts w:hint="default"/>
              </w:rPr>
            </w:pPr>
            <w:r>
              <w:rPr>
                <w:rFonts w:hint="default"/>
              </w:rPr>
              <w:tab/>
            </w:r>
            <w:r>
              <w:rPr>
                <w:rFonts w:hint="default"/>
              </w:rPr>
              <w:t>"ywlx": "业务类型",</w:t>
            </w:r>
          </w:p>
          <w:p w14:paraId="5F6A2A4A">
            <w:pPr>
              <w:bidi w:val="0"/>
              <w:rPr>
                <w:rFonts w:hint="default"/>
              </w:rPr>
            </w:pPr>
            <w:r>
              <w:rPr>
                <w:rFonts w:hint="default"/>
              </w:rPr>
              <w:tab/>
            </w:r>
            <w:r>
              <w:rPr>
                <w:rFonts w:hint="default"/>
              </w:rPr>
              <w:t>"ptbh": "平台编号",</w:t>
            </w:r>
          </w:p>
          <w:p w14:paraId="40C8B351">
            <w:pPr>
              <w:bidi w:val="0"/>
              <w:rPr>
                <w:rFonts w:hint="default"/>
              </w:rPr>
            </w:pPr>
            <w:r>
              <w:rPr>
                <w:rFonts w:hint="default"/>
              </w:rPr>
              <w:tab/>
            </w:r>
            <w:r>
              <w:rPr>
                <w:rFonts w:hint="default"/>
              </w:rPr>
              <w:t>"yf": "月份",</w:t>
            </w:r>
          </w:p>
          <w:p w14:paraId="331CC2A4">
            <w:pPr>
              <w:bidi w:val="0"/>
              <w:rPr>
                <w:rFonts w:hint="default"/>
              </w:rPr>
            </w:pPr>
            <w:r>
              <w:rPr>
                <w:rFonts w:hint="default"/>
              </w:rPr>
              <w:tab/>
            </w:r>
            <w:r>
              <w:rPr>
                <w:rFonts w:hint="default"/>
              </w:rPr>
              <w:t>"lzfpsl": "蓝字发票数量",</w:t>
            </w:r>
          </w:p>
          <w:p w14:paraId="18E99B59">
            <w:pPr>
              <w:bidi w:val="0"/>
              <w:rPr>
                <w:rFonts w:hint="default"/>
              </w:rPr>
            </w:pPr>
            <w:r>
              <w:rPr>
                <w:rFonts w:hint="default"/>
              </w:rPr>
              <w:tab/>
            </w:r>
            <w:r>
              <w:rPr>
                <w:rFonts w:hint="default"/>
              </w:rPr>
              <w:t>"lzfpje": "蓝字发票金额",</w:t>
            </w:r>
          </w:p>
          <w:p w14:paraId="5074CEC1">
            <w:pPr>
              <w:bidi w:val="0"/>
              <w:rPr>
                <w:rFonts w:hint="default"/>
              </w:rPr>
            </w:pPr>
            <w:r>
              <w:rPr>
                <w:rFonts w:hint="default"/>
              </w:rPr>
              <w:tab/>
            </w:r>
            <w:r>
              <w:rPr>
                <w:rFonts w:hint="default"/>
              </w:rPr>
              <w:t>"lzfpse": "蓝字发票税额",</w:t>
            </w:r>
          </w:p>
          <w:p w14:paraId="103CB5E1">
            <w:pPr>
              <w:bidi w:val="0"/>
              <w:rPr>
                <w:rFonts w:hint="default"/>
              </w:rPr>
            </w:pPr>
            <w:r>
              <w:rPr>
                <w:rFonts w:hint="default"/>
              </w:rPr>
              <w:tab/>
            </w:r>
            <w:r>
              <w:rPr>
                <w:rFonts w:hint="default"/>
              </w:rPr>
              <w:t>"hzfpsl": "红字发票数量",</w:t>
            </w:r>
          </w:p>
          <w:p w14:paraId="09E6FB0A">
            <w:pPr>
              <w:bidi w:val="0"/>
              <w:rPr>
                <w:rFonts w:hint="default"/>
              </w:rPr>
            </w:pPr>
            <w:r>
              <w:rPr>
                <w:rFonts w:hint="default"/>
              </w:rPr>
              <w:tab/>
            </w:r>
            <w:r>
              <w:rPr>
                <w:rFonts w:hint="default"/>
              </w:rPr>
              <w:t>"hzfpje": "红字发票金额",</w:t>
            </w:r>
          </w:p>
          <w:p w14:paraId="49B92EF5">
            <w:pPr>
              <w:bidi w:val="0"/>
              <w:rPr>
                <w:rFonts w:hint="default"/>
              </w:rPr>
            </w:pPr>
            <w:r>
              <w:rPr>
                <w:rFonts w:hint="default"/>
              </w:rPr>
              <w:tab/>
            </w:r>
            <w:r>
              <w:rPr>
                <w:rFonts w:hint="default"/>
              </w:rPr>
              <w:t>"hzfpse": "红字发票税额"</w:t>
            </w:r>
          </w:p>
          <w:p w14:paraId="23624FCE">
            <w:pPr>
              <w:bidi w:val="0"/>
              <w:rPr>
                <w:rFonts w:hint="default"/>
              </w:rPr>
            </w:pPr>
            <w:r>
              <w:rPr>
                <w:rFonts w:hint="default"/>
              </w:rPr>
              <w:t>}</w:t>
            </w:r>
          </w:p>
        </w:tc>
      </w:tr>
    </w:tbl>
    <w:p w14:paraId="5C4D5D95">
      <w:pPr>
        <w:pStyle w:val="6"/>
        <w:bidi w:val="0"/>
        <w:rPr>
          <w:rFonts w:hint="default"/>
        </w:rPr>
      </w:pPr>
      <w:bookmarkStart w:id="420" w:name="_Toc14958"/>
      <w:r>
        <w:rPr>
          <w:rFonts w:hint="default"/>
          <w:lang w:val="en-US" w:eastAsia="zh-CN"/>
        </w:rPr>
        <w:t>2</w:t>
      </w:r>
      <w:r>
        <w:rPr>
          <w:rFonts w:hint="default"/>
          <w:lang w:eastAsia="zh-CN"/>
        </w:rPr>
        <w:t>0</w:t>
      </w:r>
      <w:r>
        <w:rPr>
          <w:rFonts w:hint="default"/>
        </w:rPr>
        <w:t>.5返回参数</w:t>
      </w:r>
      <w:bookmarkEnd w:id="417"/>
      <w:bookmarkEnd w:id="418"/>
      <w:bookmarkEnd w:id="419"/>
      <w:bookmarkEnd w:id="420"/>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EC3F7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3D27F8A">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6B3323EA">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5DF1069E">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01A82B8C">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1F03D0EF">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3DCF9CEB">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429BCA81">
            <w:pPr>
              <w:pStyle w:val="25"/>
              <w:bidi w:val="0"/>
              <w:rPr>
                <w:rFonts w:hint="default"/>
              </w:rPr>
            </w:pPr>
            <w:r>
              <w:rPr>
                <w:rFonts w:hint="default"/>
              </w:rPr>
              <w:t>说明</w:t>
            </w:r>
          </w:p>
        </w:tc>
      </w:tr>
      <w:tr w14:paraId="0478C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D51249">
            <w:pPr>
              <w:pStyle w:val="26"/>
              <w:bidi w:val="0"/>
              <w:rPr>
                <w:rFonts w:hint="default"/>
              </w:rPr>
            </w:pPr>
            <w:r>
              <w:rPr>
                <w:rFonts w:hint="default"/>
                <w:lang w:val="en-US" w:eastAsia="zh-CN"/>
              </w:rPr>
              <w:t>1</w:t>
            </w:r>
          </w:p>
        </w:tc>
        <w:tc>
          <w:tcPr>
            <w:tcW w:w="1004" w:type="pct"/>
            <w:noWrap w:val="0"/>
            <w:vAlign w:val="center"/>
          </w:tcPr>
          <w:p w14:paraId="7D33C0FA">
            <w:pPr>
              <w:pStyle w:val="26"/>
              <w:bidi w:val="0"/>
              <w:rPr>
                <w:rFonts w:hint="default"/>
              </w:rPr>
            </w:pPr>
            <w:r>
              <w:rPr>
                <w:rFonts w:hint="default"/>
              </w:rPr>
              <w:t>returncode</w:t>
            </w:r>
          </w:p>
        </w:tc>
        <w:tc>
          <w:tcPr>
            <w:tcW w:w="1087" w:type="pct"/>
            <w:noWrap w:val="0"/>
            <w:vAlign w:val="center"/>
          </w:tcPr>
          <w:p w14:paraId="28136B8E">
            <w:pPr>
              <w:pStyle w:val="26"/>
              <w:bidi w:val="0"/>
              <w:rPr>
                <w:rFonts w:hint="default"/>
              </w:rPr>
            </w:pPr>
            <w:r>
              <w:rPr>
                <w:rFonts w:hint="default"/>
              </w:rPr>
              <w:t>返回码</w:t>
            </w:r>
          </w:p>
        </w:tc>
        <w:tc>
          <w:tcPr>
            <w:tcW w:w="753" w:type="pct"/>
            <w:noWrap w:val="0"/>
            <w:vAlign w:val="center"/>
          </w:tcPr>
          <w:p w14:paraId="214A7AB9">
            <w:pPr>
              <w:pStyle w:val="26"/>
              <w:bidi w:val="0"/>
              <w:rPr>
                <w:rFonts w:hint="default"/>
              </w:rPr>
            </w:pPr>
            <w:r>
              <w:rPr>
                <w:rFonts w:hint="default"/>
              </w:rPr>
              <w:t>varchar</w:t>
            </w:r>
          </w:p>
        </w:tc>
        <w:tc>
          <w:tcPr>
            <w:tcW w:w="418" w:type="pct"/>
            <w:noWrap w:val="0"/>
            <w:vAlign w:val="center"/>
          </w:tcPr>
          <w:p w14:paraId="430C1FB7">
            <w:pPr>
              <w:pStyle w:val="26"/>
              <w:bidi w:val="0"/>
              <w:rPr>
                <w:rFonts w:hint="default"/>
              </w:rPr>
            </w:pPr>
            <w:r>
              <w:rPr>
                <w:rFonts w:hint="default"/>
              </w:rPr>
              <w:t>2</w:t>
            </w:r>
          </w:p>
        </w:tc>
        <w:tc>
          <w:tcPr>
            <w:tcW w:w="417" w:type="pct"/>
            <w:noWrap w:val="0"/>
            <w:vAlign w:val="center"/>
          </w:tcPr>
          <w:p w14:paraId="37539E59">
            <w:pPr>
              <w:pStyle w:val="26"/>
              <w:bidi w:val="0"/>
              <w:rPr>
                <w:rFonts w:hint="default"/>
              </w:rPr>
            </w:pPr>
            <w:r>
              <w:rPr>
                <w:rFonts w:hint="default"/>
              </w:rPr>
              <w:t>是</w:t>
            </w:r>
          </w:p>
        </w:tc>
        <w:tc>
          <w:tcPr>
            <w:tcW w:w="920" w:type="pct"/>
            <w:noWrap w:val="0"/>
            <w:vAlign w:val="center"/>
          </w:tcPr>
          <w:p w14:paraId="39631235">
            <w:pPr>
              <w:pStyle w:val="26"/>
              <w:bidi w:val="0"/>
              <w:rPr>
                <w:rFonts w:hint="default"/>
              </w:rPr>
            </w:pPr>
            <w:r>
              <w:rPr>
                <w:rFonts w:hint="default"/>
              </w:rPr>
              <w:t>00：成功</w:t>
            </w:r>
          </w:p>
          <w:p w14:paraId="4FC45D24">
            <w:pPr>
              <w:pStyle w:val="26"/>
              <w:bidi w:val="0"/>
              <w:rPr>
                <w:rFonts w:hint="default"/>
              </w:rPr>
            </w:pPr>
            <w:r>
              <w:rPr>
                <w:rFonts w:hint="default"/>
              </w:rPr>
              <w:t>其它：失败</w:t>
            </w:r>
          </w:p>
        </w:tc>
      </w:tr>
      <w:tr w14:paraId="7B84DF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0C5C73">
            <w:pPr>
              <w:pStyle w:val="26"/>
              <w:bidi w:val="0"/>
              <w:rPr>
                <w:rFonts w:hint="default"/>
              </w:rPr>
            </w:pPr>
            <w:r>
              <w:rPr>
                <w:rFonts w:hint="default"/>
                <w:lang w:val="en-US" w:eastAsia="zh-CN"/>
              </w:rPr>
              <w:t>2</w:t>
            </w:r>
          </w:p>
        </w:tc>
        <w:tc>
          <w:tcPr>
            <w:tcW w:w="1004" w:type="pct"/>
            <w:noWrap w:val="0"/>
            <w:vAlign w:val="center"/>
          </w:tcPr>
          <w:p w14:paraId="32FA4DC0">
            <w:pPr>
              <w:pStyle w:val="26"/>
              <w:bidi w:val="0"/>
              <w:rPr>
                <w:rFonts w:hint="default"/>
              </w:rPr>
            </w:pPr>
            <w:r>
              <w:rPr>
                <w:rFonts w:hint="default"/>
              </w:rPr>
              <w:t>returnmsg</w:t>
            </w:r>
          </w:p>
        </w:tc>
        <w:tc>
          <w:tcPr>
            <w:tcW w:w="1087" w:type="pct"/>
            <w:noWrap w:val="0"/>
            <w:vAlign w:val="center"/>
          </w:tcPr>
          <w:p w14:paraId="2E7A2273">
            <w:pPr>
              <w:pStyle w:val="26"/>
              <w:bidi w:val="0"/>
              <w:rPr>
                <w:rFonts w:hint="default"/>
              </w:rPr>
            </w:pPr>
            <w:r>
              <w:rPr>
                <w:rFonts w:hint="default"/>
              </w:rPr>
              <w:t>返回信息</w:t>
            </w:r>
          </w:p>
        </w:tc>
        <w:tc>
          <w:tcPr>
            <w:tcW w:w="753" w:type="pct"/>
            <w:noWrap w:val="0"/>
            <w:vAlign w:val="center"/>
          </w:tcPr>
          <w:p w14:paraId="1F8458AB">
            <w:pPr>
              <w:pStyle w:val="26"/>
              <w:bidi w:val="0"/>
              <w:rPr>
                <w:rFonts w:hint="default"/>
              </w:rPr>
            </w:pPr>
            <w:r>
              <w:rPr>
                <w:rFonts w:hint="default"/>
              </w:rPr>
              <w:t>varchar</w:t>
            </w:r>
          </w:p>
        </w:tc>
        <w:tc>
          <w:tcPr>
            <w:tcW w:w="418" w:type="pct"/>
            <w:noWrap w:val="0"/>
            <w:vAlign w:val="center"/>
          </w:tcPr>
          <w:p w14:paraId="015B4AD3">
            <w:pPr>
              <w:pStyle w:val="26"/>
              <w:bidi w:val="0"/>
              <w:rPr>
                <w:rFonts w:hint="default"/>
              </w:rPr>
            </w:pPr>
            <w:r>
              <w:rPr>
                <w:rFonts w:hint="default"/>
              </w:rPr>
              <w:t>2000</w:t>
            </w:r>
          </w:p>
        </w:tc>
        <w:tc>
          <w:tcPr>
            <w:tcW w:w="417" w:type="pct"/>
            <w:noWrap w:val="0"/>
            <w:vAlign w:val="center"/>
          </w:tcPr>
          <w:p w14:paraId="7AD0D3A1">
            <w:pPr>
              <w:pStyle w:val="26"/>
              <w:bidi w:val="0"/>
              <w:rPr>
                <w:rFonts w:hint="default"/>
              </w:rPr>
            </w:pPr>
            <w:r>
              <w:rPr>
                <w:rFonts w:hint="default"/>
              </w:rPr>
              <w:t>否</w:t>
            </w:r>
          </w:p>
        </w:tc>
        <w:tc>
          <w:tcPr>
            <w:tcW w:w="920" w:type="pct"/>
            <w:noWrap w:val="0"/>
            <w:vAlign w:val="center"/>
          </w:tcPr>
          <w:p w14:paraId="76A0AF22">
            <w:pPr>
              <w:pStyle w:val="26"/>
              <w:bidi w:val="0"/>
              <w:rPr>
                <w:rFonts w:hint="default"/>
              </w:rPr>
            </w:pPr>
            <w:r>
              <w:rPr>
                <w:rFonts w:hint="default"/>
              </w:rPr>
              <w:t>错误信息说明</w:t>
            </w:r>
          </w:p>
        </w:tc>
      </w:tr>
    </w:tbl>
    <w:p w14:paraId="71EFD590">
      <w:pPr>
        <w:pStyle w:val="6"/>
        <w:bidi w:val="0"/>
        <w:rPr>
          <w:rFonts w:hint="default"/>
        </w:rPr>
      </w:pPr>
      <w:bookmarkStart w:id="421" w:name="_Toc7008"/>
      <w:bookmarkStart w:id="422" w:name="_Toc24689"/>
      <w:bookmarkStart w:id="423" w:name="_Toc29675"/>
      <w:bookmarkStart w:id="424" w:name="_Toc2827"/>
      <w:r>
        <w:rPr>
          <w:rFonts w:hint="default"/>
          <w:lang w:val="en-US" w:eastAsia="zh-CN"/>
        </w:rPr>
        <w:t>2</w:t>
      </w:r>
      <w:r>
        <w:rPr>
          <w:rFonts w:hint="default"/>
          <w:lang w:eastAsia="zh-CN"/>
        </w:rPr>
        <w:t>0</w:t>
      </w:r>
      <w:r>
        <w:rPr>
          <w:rFonts w:hint="default"/>
        </w:rPr>
        <w:t>.6返回报文示例</w:t>
      </w:r>
      <w:bookmarkEnd w:id="421"/>
      <w:bookmarkEnd w:id="422"/>
      <w:bookmarkEnd w:id="423"/>
      <w:bookmarkEnd w:id="424"/>
    </w:p>
    <w:p w14:paraId="698E1890">
      <w:pPr>
        <w:pStyle w:val="5"/>
        <w:bidi w:val="0"/>
        <w:rPr>
          <w:rFonts w:hint="default"/>
        </w:rPr>
      </w:pPr>
      <w:bookmarkStart w:id="425" w:name="OLE_LINK38"/>
      <w:bookmarkStart w:id="426" w:name="_Toc4195"/>
      <w:bookmarkStart w:id="427" w:name="_Toc16680"/>
      <w:bookmarkStart w:id="428" w:name="_Toc7737"/>
      <w:bookmarkStart w:id="429" w:name="_Toc1188"/>
      <w:r>
        <w:rPr>
          <w:rFonts w:hint="default"/>
        </w:rPr>
        <w:t>成功时返回：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14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B3DB42">
            <w:pPr>
              <w:bidi w:val="0"/>
              <w:rPr>
                <w:rFonts w:hint="default"/>
              </w:rPr>
            </w:pPr>
            <w:r>
              <w:rPr>
                <w:rFonts w:hint="default"/>
              </w:rPr>
              <w:t>{</w:t>
            </w:r>
          </w:p>
          <w:p w14:paraId="173DB83F">
            <w:pPr>
              <w:bidi w:val="0"/>
              <w:rPr>
                <w:rFonts w:hint="default"/>
              </w:rPr>
            </w:pPr>
            <w:r>
              <w:rPr>
                <w:rFonts w:hint="default"/>
              </w:rPr>
              <w:tab/>
            </w:r>
            <w:r>
              <w:rPr>
                <w:rFonts w:hint="default"/>
              </w:rPr>
              <w:t>"Response":{</w:t>
            </w:r>
          </w:p>
          <w:p w14:paraId="66F30828">
            <w:pPr>
              <w:bidi w:val="0"/>
              <w:rPr>
                <w:rFonts w:hint="default"/>
              </w:rPr>
            </w:pPr>
            <w:r>
              <w:rPr>
                <w:rFonts w:hint="default"/>
              </w:rPr>
              <w:tab/>
            </w:r>
            <w:r>
              <w:rPr>
                <w:rFonts w:hint="default"/>
              </w:rPr>
              <w:tab/>
            </w:r>
            <w:r>
              <w:rPr>
                <w:rFonts w:hint="default"/>
              </w:rPr>
              <w:t>"RequestId": "16位随机数字和字母组合",</w:t>
            </w:r>
          </w:p>
          <w:p w14:paraId="19A4D30B">
            <w:pPr>
              <w:bidi w:val="0"/>
              <w:rPr>
                <w:rFonts w:hint="default"/>
              </w:rPr>
            </w:pPr>
            <w:r>
              <w:rPr>
                <w:rFonts w:hint="default"/>
              </w:rPr>
              <w:tab/>
            </w:r>
            <w:r>
              <w:rPr>
                <w:rFonts w:hint="default"/>
              </w:rPr>
              <w:tab/>
            </w:r>
            <w:r>
              <w:rPr>
                <w:rFonts w:hint="default"/>
              </w:rPr>
              <w:t>"Data": {</w:t>
            </w:r>
          </w:p>
          <w:p w14:paraId="72AEA82E">
            <w:pPr>
              <w:bidi w:val="0"/>
              <w:rPr>
                <w:rFonts w:hint="default"/>
              </w:rPr>
            </w:pPr>
            <w:r>
              <w:rPr>
                <w:rFonts w:hint="default"/>
              </w:rPr>
              <w:tab/>
            </w:r>
            <w:r>
              <w:rPr>
                <w:rFonts w:hint="default"/>
              </w:rPr>
              <w:tab/>
            </w:r>
            <w:r>
              <w:rPr>
                <w:rFonts w:hint="default"/>
                <w:lang w:val="en-US"/>
              </w:rPr>
              <w:t xml:space="preserve">   </w:t>
            </w:r>
            <w:r>
              <w:rPr>
                <w:rFonts w:hint="default"/>
              </w:rPr>
              <w:t>"returncode": "00",</w:t>
            </w:r>
          </w:p>
          <w:p w14:paraId="29A7CF04">
            <w:pPr>
              <w:bidi w:val="0"/>
              <w:rPr>
                <w:rFonts w:hint="default"/>
              </w:rPr>
            </w:pPr>
            <w:r>
              <w:rPr>
                <w:rFonts w:hint="default"/>
              </w:rPr>
              <w:tab/>
            </w:r>
            <w:r>
              <w:rPr>
                <w:rFonts w:hint="default"/>
                <w:lang w:val="en-US"/>
              </w:rPr>
              <w:t xml:space="preserve">     </w:t>
            </w:r>
            <w:r>
              <w:rPr>
                <w:rFonts w:hint="default"/>
              </w:rPr>
              <w:tab/>
            </w:r>
            <w:r>
              <w:rPr>
                <w:rFonts w:hint="default"/>
              </w:rPr>
              <w:t>"returnmsg": "成功"</w:t>
            </w:r>
          </w:p>
          <w:p w14:paraId="4E85E1FC">
            <w:pPr>
              <w:bidi w:val="0"/>
              <w:rPr>
                <w:rFonts w:hint="default"/>
              </w:rPr>
            </w:pPr>
            <w:r>
              <w:rPr>
                <w:rFonts w:hint="default"/>
              </w:rPr>
              <w:t>}</w:t>
            </w:r>
          </w:p>
          <w:p w14:paraId="4C6B903C">
            <w:pPr>
              <w:bidi w:val="0"/>
              <w:rPr>
                <w:rFonts w:hint="default"/>
              </w:rPr>
            </w:pPr>
            <w:r>
              <w:rPr>
                <w:rFonts w:hint="default"/>
              </w:rPr>
              <w:tab/>
            </w:r>
            <w:r>
              <w:rPr>
                <w:rFonts w:hint="default"/>
              </w:rPr>
              <w:t>}</w:t>
            </w:r>
          </w:p>
          <w:p w14:paraId="15D9CE2F">
            <w:pPr>
              <w:bidi w:val="0"/>
              <w:rPr>
                <w:rFonts w:hint="default"/>
              </w:rPr>
            </w:pPr>
            <w:r>
              <w:rPr>
                <w:rFonts w:hint="default"/>
              </w:rPr>
              <w:t>}</w:t>
            </w:r>
          </w:p>
        </w:tc>
      </w:tr>
    </w:tbl>
    <w:p w14:paraId="22FC00C4">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1B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2675AD">
            <w:pPr>
              <w:bidi w:val="0"/>
              <w:rPr>
                <w:rFonts w:hint="default"/>
              </w:rPr>
            </w:pPr>
            <w:r>
              <w:rPr>
                <w:rFonts w:hint="default"/>
              </w:rPr>
              <w:t>{</w:t>
            </w:r>
          </w:p>
          <w:p w14:paraId="069E3F48">
            <w:pPr>
              <w:bidi w:val="0"/>
              <w:rPr>
                <w:rFonts w:hint="default"/>
              </w:rPr>
            </w:pPr>
            <w:r>
              <w:rPr>
                <w:rFonts w:hint="default"/>
              </w:rPr>
              <w:tab/>
            </w:r>
            <w:r>
              <w:rPr>
                <w:rFonts w:hint="default"/>
              </w:rPr>
              <w:t>"Response":{</w:t>
            </w:r>
          </w:p>
          <w:p w14:paraId="74C5789E">
            <w:pPr>
              <w:bidi w:val="0"/>
              <w:rPr>
                <w:rFonts w:hint="default"/>
              </w:rPr>
            </w:pPr>
            <w:r>
              <w:rPr>
                <w:rFonts w:hint="default"/>
              </w:rPr>
              <w:tab/>
            </w:r>
            <w:r>
              <w:rPr>
                <w:rFonts w:hint="default"/>
              </w:rPr>
              <w:tab/>
            </w:r>
            <w:r>
              <w:rPr>
                <w:rFonts w:hint="default"/>
              </w:rPr>
              <w:t>"RequestId": "16位随机数字和字母组合",</w:t>
            </w:r>
          </w:p>
          <w:p w14:paraId="5542F6C5">
            <w:pPr>
              <w:bidi w:val="0"/>
              <w:rPr>
                <w:rFonts w:hint="default"/>
              </w:rPr>
            </w:pPr>
            <w:r>
              <w:rPr>
                <w:rFonts w:hint="default"/>
              </w:rPr>
              <w:tab/>
            </w:r>
            <w:r>
              <w:rPr>
                <w:rFonts w:hint="default"/>
              </w:rPr>
              <w:tab/>
            </w:r>
            <w:r>
              <w:rPr>
                <w:rFonts w:hint="default"/>
              </w:rPr>
              <w:t>"Error":{</w:t>
            </w:r>
          </w:p>
          <w:p w14:paraId="7895FA4A">
            <w:pPr>
              <w:bidi w:val="0"/>
              <w:rPr>
                <w:rFonts w:hint="default"/>
              </w:rPr>
            </w:pPr>
            <w:r>
              <w:rPr>
                <w:rFonts w:hint="default"/>
              </w:rPr>
              <w:tab/>
            </w:r>
            <w:r>
              <w:rPr>
                <w:rFonts w:hint="default"/>
              </w:rPr>
              <w:tab/>
            </w:r>
            <w:r>
              <w:rPr>
                <w:rFonts w:hint="default"/>
              </w:rPr>
              <w:tab/>
            </w:r>
            <w:r>
              <w:rPr>
                <w:rFonts w:hint="default"/>
              </w:rPr>
              <w:t>"Code": "01”,</w:t>
            </w:r>
          </w:p>
          <w:p w14:paraId="38A0188C">
            <w:pPr>
              <w:bidi w:val="0"/>
              <w:rPr>
                <w:rFonts w:hint="default"/>
              </w:rPr>
            </w:pPr>
            <w:r>
              <w:rPr>
                <w:rFonts w:hint="default"/>
              </w:rPr>
              <w:tab/>
            </w:r>
            <w:r>
              <w:rPr>
                <w:rFonts w:hint="default"/>
              </w:rPr>
              <w:tab/>
            </w:r>
            <w:r>
              <w:rPr>
                <w:rFonts w:hint="default"/>
              </w:rPr>
              <w:tab/>
            </w:r>
            <w:r>
              <w:rPr>
                <w:rFonts w:hint="default"/>
              </w:rPr>
              <w:t>"Message": "错误说明"</w:t>
            </w:r>
          </w:p>
          <w:p w14:paraId="5F342C92">
            <w:pPr>
              <w:bidi w:val="0"/>
              <w:rPr>
                <w:rFonts w:hint="default"/>
              </w:rPr>
            </w:pPr>
            <w:r>
              <w:rPr>
                <w:rFonts w:hint="default"/>
              </w:rPr>
              <w:t>}</w:t>
            </w:r>
          </w:p>
          <w:p w14:paraId="55D7CAA6">
            <w:pPr>
              <w:bidi w:val="0"/>
              <w:rPr>
                <w:rFonts w:hint="default"/>
              </w:rPr>
            </w:pPr>
            <w:r>
              <w:rPr>
                <w:rFonts w:hint="default"/>
              </w:rPr>
              <w:tab/>
            </w:r>
            <w:r>
              <w:rPr>
                <w:rFonts w:hint="default"/>
              </w:rPr>
              <w:t>}</w:t>
            </w:r>
          </w:p>
          <w:p w14:paraId="04EA6AED">
            <w:pPr>
              <w:bidi w:val="0"/>
              <w:rPr>
                <w:rFonts w:hint="default"/>
              </w:rPr>
            </w:pPr>
            <w:r>
              <w:rPr>
                <w:rFonts w:hint="default"/>
              </w:rPr>
              <w:t>}</w:t>
            </w:r>
          </w:p>
        </w:tc>
      </w:tr>
      <w:bookmarkEnd w:id="425"/>
    </w:tbl>
    <w:p w14:paraId="30701BCD">
      <w:pPr>
        <w:pStyle w:val="4"/>
        <w:widowControl/>
        <w:spacing w:beforeAutospacing="0" w:afterAutospacing="0" w:line="408" w:lineRule="auto"/>
        <w:rPr>
          <w:rFonts w:hint="default" w:ascii="Times New Roman" w:hAnsi="Times New Roman" w:eastAsia="宋体" w:cs="Times New Roman"/>
          <w:sz w:val="28"/>
          <w:szCs w:val="28"/>
          <w:highlight w:val="none"/>
        </w:rPr>
      </w:pPr>
      <w:bookmarkStart w:id="430" w:name="_Toc24550"/>
      <w:bookmarkStart w:id="431" w:name="_Toc32763"/>
      <w:r>
        <w:rPr>
          <w:rFonts w:hint="default" w:ascii="Times New Roman" w:hAnsi="Times New Roman" w:eastAsia="宋体" w:cs="Times New Roman"/>
          <w:sz w:val="28"/>
          <w:szCs w:val="28"/>
          <w:highlight w:val="none"/>
          <w:lang w:val="en-US" w:eastAsia="zh-CN"/>
        </w:rPr>
        <w:t>2</w:t>
      </w:r>
      <w:r>
        <w:rPr>
          <w:rFonts w:hint="default" w:ascii="Times New Roman" w:hAnsi="Times New Roman" w:eastAsia="宋体" w:cs="Times New Roman"/>
          <w:sz w:val="28"/>
          <w:szCs w:val="28"/>
          <w:highlight w:val="none"/>
          <w:lang w:eastAsia="zh-CN"/>
        </w:rPr>
        <w:t>1</w:t>
      </w:r>
      <w:r>
        <w:rPr>
          <w:rFonts w:hint="default" w:ascii="Times New Roman" w:hAnsi="Times New Roman" w:eastAsia="宋体" w:cs="Times New Roman"/>
          <w:sz w:val="28"/>
          <w:szCs w:val="28"/>
          <w:highlight w:val="none"/>
        </w:rPr>
        <w:t>. 查询发票汇总确认信息</w:t>
      </w:r>
      <w:bookmarkEnd w:id="426"/>
      <w:bookmarkEnd w:id="427"/>
      <w:bookmarkEnd w:id="428"/>
      <w:bookmarkEnd w:id="429"/>
      <w:bookmarkEnd w:id="430"/>
      <w:bookmarkEnd w:id="431"/>
    </w:p>
    <w:p w14:paraId="117B5241">
      <w:pPr>
        <w:pStyle w:val="6"/>
        <w:bidi w:val="0"/>
        <w:rPr>
          <w:rFonts w:hint="default"/>
        </w:rPr>
      </w:pPr>
      <w:bookmarkStart w:id="432" w:name="_Toc884"/>
      <w:bookmarkStart w:id="433" w:name="_Toc16465"/>
      <w:bookmarkStart w:id="434" w:name="_Toc25323"/>
      <w:bookmarkStart w:id="435" w:name="_Toc13162"/>
      <w:r>
        <w:rPr>
          <w:rFonts w:hint="default"/>
          <w:lang w:val="en-US" w:eastAsia="zh-CN"/>
        </w:rPr>
        <w:t>2</w:t>
      </w:r>
      <w:r>
        <w:rPr>
          <w:rFonts w:hint="default"/>
          <w:lang w:eastAsia="zh-CN"/>
        </w:rPr>
        <w:t>1</w:t>
      </w:r>
      <w:r>
        <w:rPr>
          <w:rFonts w:hint="default"/>
        </w:rPr>
        <w:t>.1接口说明</w:t>
      </w:r>
      <w:bookmarkEnd w:id="432"/>
      <w:bookmarkEnd w:id="433"/>
      <w:bookmarkEnd w:id="434"/>
      <w:bookmarkEnd w:id="435"/>
    </w:p>
    <w:p w14:paraId="72208D2E">
      <w:pPr>
        <w:pStyle w:val="5"/>
        <w:bidi w:val="0"/>
        <w:rPr>
          <w:rFonts w:hint="default"/>
        </w:rPr>
      </w:pPr>
      <w:r>
        <w:rPr>
          <w:rFonts w:hint="default"/>
        </w:rPr>
        <w:t>给企业提供发票汇总确认信息查询功能，企业可以通过此接口查询历史发票汇总确认信息。</w:t>
      </w:r>
    </w:p>
    <w:p w14:paraId="36FBBB35">
      <w:pPr>
        <w:pStyle w:val="6"/>
        <w:bidi w:val="0"/>
        <w:rPr>
          <w:rFonts w:hint="default"/>
        </w:rPr>
      </w:pPr>
      <w:bookmarkStart w:id="436" w:name="_Toc22615"/>
      <w:bookmarkStart w:id="437" w:name="_Toc13553"/>
      <w:bookmarkStart w:id="438" w:name="_Toc19511"/>
      <w:bookmarkStart w:id="439" w:name="_Toc26497"/>
      <w:r>
        <w:rPr>
          <w:rFonts w:hint="default"/>
          <w:lang w:val="en-US" w:eastAsia="zh-CN"/>
        </w:rPr>
        <w:t>2</w:t>
      </w:r>
      <w:r>
        <w:rPr>
          <w:rFonts w:hint="default"/>
          <w:lang w:eastAsia="zh-CN"/>
        </w:rPr>
        <w:t>1</w:t>
      </w:r>
      <w:r>
        <w:rPr>
          <w:rFonts w:hint="default"/>
        </w:rPr>
        <w:t>.2请求方式</w:t>
      </w:r>
      <w:bookmarkEnd w:id="436"/>
      <w:bookmarkEnd w:id="437"/>
      <w:bookmarkEnd w:id="438"/>
      <w:bookmarkEnd w:id="439"/>
    </w:p>
    <w:p w14:paraId="6266D1CE">
      <w:pPr>
        <w:pStyle w:val="5"/>
        <w:bidi w:val="0"/>
        <w:rPr>
          <w:rFonts w:hint="default"/>
        </w:rPr>
      </w:pPr>
      <w:bookmarkStart w:id="440" w:name="_Toc23999"/>
      <w:bookmarkStart w:id="441" w:name="_Toc30095"/>
      <w:bookmarkStart w:id="442" w:name="_Toc9075"/>
      <w:r>
        <w:rPr>
          <w:rFonts w:hint="default"/>
        </w:rPr>
        <w:t>请求方式为POST</w:t>
      </w:r>
    </w:p>
    <w:p w14:paraId="7EE38D71">
      <w:pPr>
        <w:pStyle w:val="5"/>
        <w:bidi w:val="0"/>
        <w:rPr>
          <w:rFonts w:hint="default"/>
        </w:rPr>
      </w:pPr>
      <w:r>
        <w:rPr>
          <w:rFonts w:hint="default"/>
        </w:rPr>
        <w:t>●</w:t>
      </w:r>
      <w:r>
        <w:rPr>
          <w:rFonts w:hint="default"/>
          <w:lang w:val="en-US"/>
        </w:rPr>
        <w:t xml:space="preserve"> </w:t>
      </w:r>
      <w:r>
        <w:rPr>
          <w:rFonts w:hint="default"/>
        </w:rPr>
        <w:t>path指该参数为路径参数</w:t>
      </w:r>
    </w:p>
    <w:p w14:paraId="733246B7">
      <w:pPr>
        <w:pStyle w:val="5"/>
        <w:bidi w:val="0"/>
        <w:rPr>
          <w:rFonts w:hint="default"/>
        </w:rPr>
      </w:pPr>
      <w:r>
        <w:rPr>
          <w:rFonts w:hint="default"/>
        </w:rPr>
        <w:t>●</w:t>
      </w:r>
      <w:r>
        <w:rPr>
          <w:rFonts w:hint="default"/>
          <w:lang w:val="en-US"/>
        </w:rPr>
        <w:t xml:space="preserve"> </w:t>
      </w:r>
      <w:r>
        <w:rPr>
          <w:rFonts w:hint="default"/>
        </w:rPr>
        <w:t>query指该参数需在请求URL传参</w:t>
      </w:r>
    </w:p>
    <w:p w14:paraId="2D0205EE">
      <w:pPr>
        <w:pStyle w:val="5"/>
        <w:bidi w:val="0"/>
        <w:rPr>
          <w:rFonts w:hint="default"/>
        </w:rPr>
      </w:pPr>
      <w:r>
        <w:rPr>
          <w:rFonts w:hint="default"/>
        </w:rPr>
        <w:t>●</w:t>
      </w:r>
      <w:r>
        <w:rPr>
          <w:rFonts w:hint="default"/>
          <w:lang w:val="en-US"/>
        </w:rPr>
        <w:t xml:space="preserve"> </w:t>
      </w:r>
      <w:r>
        <w:rPr>
          <w:rFonts w:hint="default"/>
        </w:rPr>
        <w:t>body指该参数需在请求JSON传参</w:t>
      </w:r>
    </w:p>
    <w:p w14:paraId="5303188C">
      <w:pPr>
        <w:pStyle w:val="6"/>
        <w:bidi w:val="0"/>
        <w:rPr>
          <w:rFonts w:hint="default"/>
        </w:rPr>
      </w:pPr>
      <w:bookmarkStart w:id="443" w:name="_Toc23143"/>
      <w:r>
        <w:rPr>
          <w:rFonts w:hint="default"/>
          <w:lang w:val="en-US" w:eastAsia="zh-CN"/>
        </w:rPr>
        <w:t>2</w:t>
      </w:r>
      <w:r>
        <w:rPr>
          <w:rFonts w:hint="default"/>
          <w:lang w:eastAsia="zh-CN"/>
        </w:rPr>
        <w:t>1</w:t>
      </w:r>
      <w:r>
        <w:rPr>
          <w:rFonts w:hint="default"/>
        </w:rPr>
        <w:t>.3请求参数</w:t>
      </w:r>
      <w:bookmarkEnd w:id="440"/>
      <w:bookmarkEnd w:id="441"/>
      <w:bookmarkEnd w:id="442"/>
      <w:bookmarkEnd w:id="443"/>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3C1D9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8B6E169">
            <w:pPr>
              <w:pStyle w:val="2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noWrap w:val="0"/>
            <w:vAlign w:val="center"/>
          </w:tcPr>
          <w:p w14:paraId="61C01F5B">
            <w:pPr>
              <w:pStyle w:val="2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noWrap w:val="0"/>
            <w:vAlign w:val="center"/>
          </w:tcPr>
          <w:p w14:paraId="1BC47A4D">
            <w:pPr>
              <w:pStyle w:val="2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noWrap w:val="0"/>
            <w:vAlign w:val="center"/>
          </w:tcPr>
          <w:p w14:paraId="1D978FE7">
            <w:pPr>
              <w:pStyle w:val="2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noWrap w:val="0"/>
            <w:vAlign w:val="center"/>
          </w:tcPr>
          <w:p w14:paraId="5DDE5A55">
            <w:pPr>
              <w:pStyle w:val="2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noWrap w:val="0"/>
            <w:vAlign w:val="center"/>
          </w:tcPr>
          <w:p w14:paraId="37F6543B">
            <w:pPr>
              <w:pStyle w:val="2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noWrap w:val="0"/>
            <w:vAlign w:val="center"/>
          </w:tcPr>
          <w:p w14:paraId="41F880E8">
            <w:pPr>
              <w:pStyle w:val="25"/>
              <w:bidi w:val="0"/>
              <w:rPr>
                <w:rFonts w:hint="default"/>
              </w:rPr>
            </w:pPr>
            <w:r>
              <w:rPr>
                <w:rFonts w:hint="default"/>
              </w:rPr>
              <w:t>说明</w:t>
            </w:r>
          </w:p>
        </w:tc>
      </w:tr>
      <w:tr w14:paraId="4C8D8A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26A2B0E">
            <w:pPr>
              <w:pStyle w:val="26"/>
              <w:bidi w:val="0"/>
              <w:rPr>
                <w:rFonts w:hint="default"/>
              </w:rPr>
            </w:pPr>
            <w:r>
              <w:rPr>
                <w:rFonts w:hint="default"/>
                <w:lang w:val="en-US" w:eastAsia="zh-CN"/>
              </w:rPr>
              <w:t>1</w:t>
            </w:r>
          </w:p>
        </w:tc>
        <w:tc>
          <w:tcPr>
            <w:tcW w:w="1004" w:type="pct"/>
            <w:tcBorders>
              <w:top w:val="single" w:color="auto" w:sz="6" w:space="0"/>
            </w:tcBorders>
            <w:noWrap w:val="0"/>
            <w:vAlign w:val="center"/>
          </w:tcPr>
          <w:p w14:paraId="673CBFDE">
            <w:pPr>
              <w:pStyle w:val="26"/>
              <w:bidi w:val="0"/>
              <w:rPr>
                <w:rFonts w:hint="default"/>
              </w:rPr>
            </w:pPr>
            <w:r>
              <w:rPr>
                <w:rFonts w:hint="default"/>
              </w:rPr>
              <w:t>xsfnsrsbh</w:t>
            </w:r>
          </w:p>
        </w:tc>
        <w:tc>
          <w:tcPr>
            <w:tcW w:w="1087" w:type="pct"/>
            <w:tcBorders>
              <w:top w:val="single" w:color="auto" w:sz="6" w:space="0"/>
            </w:tcBorders>
            <w:noWrap w:val="0"/>
            <w:vAlign w:val="center"/>
          </w:tcPr>
          <w:p w14:paraId="77F7FC3B">
            <w:pPr>
              <w:pStyle w:val="26"/>
              <w:bidi w:val="0"/>
              <w:rPr>
                <w:rFonts w:hint="default"/>
              </w:rPr>
            </w:pPr>
            <w:r>
              <w:rPr>
                <w:rFonts w:hint="default"/>
              </w:rPr>
              <w:t>销售方纳税人识别号</w:t>
            </w:r>
          </w:p>
        </w:tc>
        <w:tc>
          <w:tcPr>
            <w:tcW w:w="753" w:type="pct"/>
            <w:tcBorders>
              <w:top w:val="single" w:color="auto" w:sz="6" w:space="0"/>
            </w:tcBorders>
            <w:noWrap w:val="0"/>
            <w:vAlign w:val="center"/>
          </w:tcPr>
          <w:p w14:paraId="0AC3153A">
            <w:pPr>
              <w:pStyle w:val="26"/>
              <w:bidi w:val="0"/>
              <w:rPr>
                <w:rFonts w:hint="default"/>
              </w:rPr>
            </w:pPr>
            <w:r>
              <w:rPr>
                <w:rFonts w:hint="default"/>
              </w:rPr>
              <w:t>varchar</w:t>
            </w:r>
          </w:p>
        </w:tc>
        <w:tc>
          <w:tcPr>
            <w:tcW w:w="418" w:type="pct"/>
            <w:tcBorders>
              <w:top w:val="single" w:color="auto" w:sz="6" w:space="0"/>
            </w:tcBorders>
            <w:noWrap w:val="0"/>
            <w:vAlign w:val="center"/>
          </w:tcPr>
          <w:p w14:paraId="55EABDDB">
            <w:pPr>
              <w:pStyle w:val="26"/>
              <w:bidi w:val="0"/>
              <w:rPr>
                <w:rFonts w:hint="default"/>
              </w:rPr>
            </w:pPr>
            <w:r>
              <w:rPr>
                <w:rFonts w:hint="default"/>
              </w:rPr>
              <w:t>20</w:t>
            </w:r>
          </w:p>
        </w:tc>
        <w:tc>
          <w:tcPr>
            <w:tcW w:w="417" w:type="pct"/>
            <w:tcBorders>
              <w:top w:val="single" w:color="auto" w:sz="6" w:space="0"/>
            </w:tcBorders>
            <w:noWrap w:val="0"/>
            <w:vAlign w:val="center"/>
          </w:tcPr>
          <w:p w14:paraId="478B8014">
            <w:pPr>
              <w:pStyle w:val="26"/>
              <w:bidi w:val="0"/>
              <w:rPr>
                <w:rFonts w:hint="default"/>
              </w:rPr>
            </w:pPr>
            <w:r>
              <w:rPr>
                <w:rFonts w:hint="default"/>
              </w:rPr>
              <w:t>是</w:t>
            </w:r>
          </w:p>
        </w:tc>
        <w:tc>
          <w:tcPr>
            <w:tcW w:w="920" w:type="pct"/>
            <w:tcBorders>
              <w:top w:val="single" w:color="auto" w:sz="6" w:space="0"/>
            </w:tcBorders>
            <w:noWrap w:val="0"/>
            <w:vAlign w:val="center"/>
          </w:tcPr>
          <w:p w14:paraId="61152108">
            <w:pPr>
              <w:pStyle w:val="26"/>
              <w:bidi w:val="0"/>
              <w:rPr>
                <w:rFonts w:hint="default"/>
              </w:rPr>
            </w:pPr>
          </w:p>
        </w:tc>
      </w:tr>
      <w:tr w14:paraId="26CE45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0707CE2">
            <w:pPr>
              <w:pStyle w:val="26"/>
              <w:bidi w:val="0"/>
              <w:rPr>
                <w:rFonts w:hint="default"/>
              </w:rPr>
            </w:pPr>
            <w:r>
              <w:rPr>
                <w:rFonts w:hint="default"/>
                <w:lang w:val="en-US" w:eastAsia="zh-CN"/>
              </w:rPr>
              <w:t>2</w:t>
            </w:r>
          </w:p>
        </w:tc>
        <w:tc>
          <w:tcPr>
            <w:tcW w:w="1004" w:type="pct"/>
            <w:noWrap w:val="0"/>
            <w:vAlign w:val="center"/>
          </w:tcPr>
          <w:p w14:paraId="304ACB5F">
            <w:pPr>
              <w:pStyle w:val="26"/>
              <w:bidi w:val="0"/>
              <w:rPr>
                <w:rFonts w:hint="default"/>
              </w:rPr>
            </w:pPr>
            <w:r>
              <w:rPr>
                <w:rFonts w:hint="default"/>
              </w:rPr>
              <w:t>xsfsjswjgdm</w:t>
            </w:r>
          </w:p>
        </w:tc>
        <w:tc>
          <w:tcPr>
            <w:tcW w:w="1087" w:type="pct"/>
            <w:noWrap w:val="0"/>
            <w:vAlign w:val="center"/>
          </w:tcPr>
          <w:p w14:paraId="7C93429D">
            <w:pPr>
              <w:pStyle w:val="26"/>
              <w:bidi w:val="0"/>
              <w:rPr>
                <w:rFonts w:hint="default"/>
              </w:rPr>
            </w:pPr>
            <w:r>
              <w:rPr>
                <w:rFonts w:hint="default"/>
              </w:rPr>
              <w:t>销售方省级税务机关代码</w:t>
            </w:r>
          </w:p>
        </w:tc>
        <w:tc>
          <w:tcPr>
            <w:tcW w:w="753" w:type="pct"/>
            <w:noWrap w:val="0"/>
            <w:vAlign w:val="center"/>
          </w:tcPr>
          <w:p w14:paraId="491F726D">
            <w:pPr>
              <w:pStyle w:val="26"/>
              <w:bidi w:val="0"/>
              <w:rPr>
                <w:rFonts w:hint="default"/>
              </w:rPr>
            </w:pPr>
            <w:r>
              <w:rPr>
                <w:rFonts w:hint="default"/>
              </w:rPr>
              <w:t>varchar</w:t>
            </w:r>
          </w:p>
        </w:tc>
        <w:tc>
          <w:tcPr>
            <w:tcW w:w="418" w:type="pct"/>
            <w:noWrap w:val="0"/>
            <w:vAlign w:val="center"/>
          </w:tcPr>
          <w:p w14:paraId="17504317">
            <w:pPr>
              <w:pStyle w:val="26"/>
              <w:bidi w:val="0"/>
              <w:rPr>
                <w:rFonts w:hint="default"/>
              </w:rPr>
            </w:pPr>
            <w:r>
              <w:rPr>
                <w:rFonts w:hint="default"/>
              </w:rPr>
              <w:t>11</w:t>
            </w:r>
          </w:p>
        </w:tc>
        <w:tc>
          <w:tcPr>
            <w:tcW w:w="417" w:type="pct"/>
            <w:noWrap w:val="0"/>
            <w:vAlign w:val="center"/>
          </w:tcPr>
          <w:p w14:paraId="6A3D765A">
            <w:pPr>
              <w:pStyle w:val="26"/>
              <w:bidi w:val="0"/>
              <w:rPr>
                <w:rFonts w:hint="default"/>
              </w:rPr>
            </w:pPr>
            <w:r>
              <w:rPr>
                <w:rFonts w:hint="default"/>
              </w:rPr>
              <w:t>是</w:t>
            </w:r>
          </w:p>
        </w:tc>
        <w:tc>
          <w:tcPr>
            <w:tcW w:w="920" w:type="pct"/>
            <w:noWrap w:val="0"/>
            <w:vAlign w:val="center"/>
          </w:tcPr>
          <w:p w14:paraId="253E5A1E">
            <w:pPr>
              <w:pStyle w:val="26"/>
              <w:bidi w:val="0"/>
              <w:rPr>
                <w:rFonts w:hint="default"/>
              </w:rPr>
            </w:pPr>
          </w:p>
        </w:tc>
      </w:tr>
      <w:tr w14:paraId="69B646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CB1FC6">
            <w:pPr>
              <w:pStyle w:val="26"/>
              <w:bidi w:val="0"/>
              <w:rPr>
                <w:rFonts w:hint="default"/>
              </w:rPr>
            </w:pPr>
            <w:r>
              <w:rPr>
                <w:rFonts w:hint="default"/>
                <w:lang w:val="en-US" w:eastAsia="zh-CN"/>
              </w:rPr>
              <w:t>3</w:t>
            </w:r>
          </w:p>
        </w:tc>
        <w:tc>
          <w:tcPr>
            <w:tcW w:w="1004" w:type="pct"/>
            <w:noWrap w:val="0"/>
            <w:vAlign w:val="center"/>
          </w:tcPr>
          <w:p w14:paraId="47D26B96">
            <w:pPr>
              <w:pStyle w:val="26"/>
              <w:bidi w:val="0"/>
              <w:rPr>
                <w:rFonts w:hint="default"/>
              </w:rPr>
            </w:pPr>
            <w:r>
              <w:rPr>
                <w:rFonts w:hint="default"/>
              </w:rPr>
              <w:t>ptbh</w:t>
            </w:r>
          </w:p>
        </w:tc>
        <w:tc>
          <w:tcPr>
            <w:tcW w:w="1087" w:type="pct"/>
            <w:noWrap w:val="0"/>
            <w:vAlign w:val="center"/>
          </w:tcPr>
          <w:p w14:paraId="1457020C">
            <w:pPr>
              <w:pStyle w:val="26"/>
              <w:bidi w:val="0"/>
              <w:rPr>
                <w:rFonts w:hint="default"/>
              </w:rPr>
            </w:pPr>
            <w:r>
              <w:rPr>
                <w:rFonts w:hint="default"/>
              </w:rPr>
              <w:t>平台编号</w:t>
            </w:r>
          </w:p>
        </w:tc>
        <w:tc>
          <w:tcPr>
            <w:tcW w:w="753" w:type="pct"/>
            <w:noWrap w:val="0"/>
            <w:vAlign w:val="center"/>
          </w:tcPr>
          <w:p w14:paraId="5B9B7ABB">
            <w:pPr>
              <w:pStyle w:val="26"/>
              <w:bidi w:val="0"/>
              <w:rPr>
                <w:rFonts w:hint="default"/>
              </w:rPr>
            </w:pPr>
            <w:r>
              <w:rPr>
                <w:rFonts w:hint="default"/>
              </w:rPr>
              <w:t>varchar</w:t>
            </w:r>
          </w:p>
        </w:tc>
        <w:tc>
          <w:tcPr>
            <w:tcW w:w="418" w:type="pct"/>
            <w:noWrap w:val="0"/>
            <w:vAlign w:val="center"/>
          </w:tcPr>
          <w:p w14:paraId="69E31310">
            <w:pPr>
              <w:pStyle w:val="26"/>
              <w:bidi w:val="0"/>
              <w:rPr>
                <w:rFonts w:hint="default"/>
              </w:rPr>
            </w:pPr>
            <w:r>
              <w:rPr>
                <w:rFonts w:hint="default"/>
              </w:rPr>
              <w:t>20</w:t>
            </w:r>
          </w:p>
        </w:tc>
        <w:tc>
          <w:tcPr>
            <w:tcW w:w="417" w:type="pct"/>
            <w:noWrap w:val="0"/>
            <w:vAlign w:val="center"/>
          </w:tcPr>
          <w:p w14:paraId="4220DDBC">
            <w:pPr>
              <w:pStyle w:val="26"/>
              <w:bidi w:val="0"/>
              <w:rPr>
                <w:rFonts w:hint="default"/>
              </w:rPr>
            </w:pPr>
            <w:r>
              <w:rPr>
                <w:rFonts w:hint="default"/>
              </w:rPr>
              <w:t>否</w:t>
            </w:r>
          </w:p>
        </w:tc>
        <w:tc>
          <w:tcPr>
            <w:tcW w:w="920" w:type="pct"/>
            <w:noWrap w:val="0"/>
            <w:vAlign w:val="center"/>
          </w:tcPr>
          <w:p w14:paraId="313467B9">
            <w:pPr>
              <w:pStyle w:val="26"/>
              <w:bidi w:val="0"/>
              <w:rPr>
                <w:rFonts w:hint="default"/>
                <w:lang w:val="en-US" w:eastAsia="zh-CN"/>
              </w:rPr>
            </w:pPr>
            <w:r>
              <w:rPr>
                <w:rFonts w:hint="default"/>
                <w:lang w:val="en-US" w:eastAsia="zh-CN"/>
              </w:rPr>
              <w:t>若为空，则查询纳税人在所有平台的开票汇总信息</w:t>
            </w:r>
          </w:p>
        </w:tc>
      </w:tr>
      <w:tr w14:paraId="2BDC3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A55009">
            <w:pPr>
              <w:pStyle w:val="26"/>
              <w:bidi w:val="0"/>
              <w:rPr>
                <w:rFonts w:hint="default"/>
              </w:rPr>
            </w:pPr>
            <w:r>
              <w:rPr>
                <w:rFonts w:hint="default"/>
                <w:lang w:val="en-US" w:eastAsia="zh-CN"/>
              </w:rPr>
              <w:t>4</w:t>
            </w:r>
          </w:p>
        </w:tc>
        <w:tc>
          <w:tcPr>
            <w:tcW w:w="1004" w:type="pct"/>
            <w:noWrap w:val="0"/>
            <w:vAlign w:val="center"/>
          </w:tcPr>
          <w:p w14:paraId="53D9034D">
            <w:pPr>
              <w:pStyle w:val="26"/>
              <w:bidi w:val="0"/>
              <w:rPr>
                <w:rFonts w:hint="default"/>
              </w:rPr>
            </w:pPr>
            <w:r>
              <w:rPr>
                <w:rFonts w:hint="default"/>
              </w:rPr>
              <w:t>yf</w:t>
            </w:r>
          </w:p>
        </w:tc>
        <w:tc>
          <w:tcPr>
            <w:tcW w:w="1087" w:type="pct"/>
            <w:noWrap w:val="0"/>
            <w:vAlign w:val="center"/>
          </w:tcPr>
          <w:p w14:paraId="3DCA3746">
            <w:pPr>
              <w:pStyle w:val="26"/>
              <w:bidi w:val="0"/>
              <w:rPr>
                <w:rFonts w:hint="default"/>
              </w:rPr>
            </w:pPr>
            <w:r>
              <w:rPr>
                <w:rFonts w:hint="default"/>
              </w:rPr>
              <w:t>月份</w:t>
            </w:r>
          </w:p>
        </w:tc>
        <w:tc>
          <w:tcPr>
            <w:tcW w:w="753" w:type="pct"/>
            <w:noWrap w:val="0"/>
            <w:vAlign w:val="center"/>
          </w:tcPr>
          <w:p w14:paraId="63079E84">
            <w:pPr>
              <w:pStyle w:val="26"/>
              <w:bidi w:val="0"/>
              <w:rPr>
                <w:rFonts w:hint="default"/>
              </w:rPr>
            </w:pPr>
            <w:r>
              <w:rPr>
                <w:rFonts w:hint="default"/>
              </w:rPr>
              <w:t>varchar</w:t>
            </w:r>
          </w:p>
        </w:tc>
        <w:tc>
          <w:tcPr>
            <w:tcW w:w="418" w:type="pct"/>
            <w:noWrap w:val="0"/>
            <w:vAlign w:val="center"/>
          </w:tcPr>
          <w:p w14:paraId="75B85C59">
            <w:pPr>
              <w:pStyle w:val="26"/>
              <w:bidi w:val="0"/>
              <w:rPr>
                <w:rFonts w:hint="default"/>
              </w:rPr>
            </w:pPr>
            <w:r>
              <w:rPr>
                <w:rFonts w:hint="default"/>
              </w:rPr>
              <w:t>7</w:t>
            </w:r>
          </w:p>
        </w:tc>
        <w:tc>
          <w:tcPr>
            <w:tcW w:w="417" w:type="pct"/>
            <w:noWrap w:val="0"/>
            <w:vAlign w:val="center"/>
          </w:tcPr>
          <w:p w14:paraId="2E96B752">
            <w:pPr>
              <w:pStyle w:val="26"/>
              <w:bidi w:val="0"/>
              <w:rPr>
                <w:rFonts w:hint="default"/>
              </w:rPr>
            </w:pPr>
            <w:r>
              <w:rPr>
                <w:rFonts w:hint="default"/>
              </w:rPr>
              <w:t>否</w:t>
            </w:r>
          </w:p>
        </w:tc>
        <w:tc>
          <w:tcPr>
            <w:tcW w:w="920" w:type="pct"/>
            <w:noWrap w:val="0"/>
            <w:vAlign w:val="center"/>
          </w:tcPr>
          <w:p w14:paraId="39D38D62">
            <w:pPr>
              <w:pStyle w:val="26"/>
              <w:bidi w:val="0"/>
              <w:rPr>
                <w:rFonts w:hint="default"/>
                <w:lang w:val="en-US" w:eastAsia="zh-CN"/>
              </w:rPr>
            </w:pPr>
            <w:r>
              <w:rPr>
                <w:rFonts w:hint="default"/>
              </w:rPr>
              <w:t>格式：yyyy-MM</w:t>
            </w:r>
            <w:r>
              <w:rPr>
                <w:rFonts w:hint="default"/>
                <w:lang w:val="en-US" w:eastAsia="zh-CN"/>
              </w:rPr>
              <w:t>若为空，则查询所有历史月份数据</w:t>
            </w:r>
          </w:p>
        </w:tc>
      </w:tr>
    </w:tbl>
    <w:p w14:paraId="31C6ED3B">
      <w:pPr>
        <w:rPr>
          <w:rFonts w:hint="default" w:ascii="Times New Roman" w:hAnsi="Times New Roman" w:eastAsia="宋体" w:cs="Times New Roman"/>
          <w:highlight w:val="none"/>
        </w:rPr>
      </w:pPr>
    </w:p>
    <w:p w14:paraId="3AEA9430">
      <w:pPr>
        <w:pStyle w:val="6"/>
        <w:bidi w:val="0"/>
        <w:rPr>
          <w:rFonts w:hint="default"/>
        </w:rPr>
      </w:pPr>
      <w:bookmarkStart w:id="444" w:name="_Toc25655"/>
      <w:bookmarkStart w:id="445" w:name="_Toc31865"/>
      <w:bookmarkStart w:id="446" w:name="_Toc19850"/>
      <w:bookmarkStart w:id="447" w:name="_Toc32027"/>
      <w:r>
        <w:rPr>
          <w:rFonts w:hint="default"/>
          <w:lang w:val="en-US" w:eastAsia="zh-CN"/>
        </w:rPr>
        <w:t>2</w:t>
      </w:r>
      <w:r>
        <w:rPr>
          <w:rFonts w:hint="default"/>
          <w:lang w:eastAsia="zh-CN"/>
        </w:rPr>
        <w:t>1</w:t>
      </w:r>
      <w:r>
        <w:rPr>
          <w:rFonts w:hint="default"/>
        </w:rPr>
        <w:t>.4请求报文示例</w:t>
      </w:r>
      <w:bookmarkEnd w:id="444"/>
      <w:bookmarkEnd w:id="445"/>
      <w:bookmarkEnd w:id="446"/>
      <w:bookmarkEnd w:id="44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93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5B45D9">
            <w:pPr>
              <w:bidi w:val="0"/>
              <w:rPr>
                <w:rFonts w:hint="default"/>
              </w:rPr>
            </w:pPr>
            <w:bookmarkStart w:id="448" w:name="_Toc8363"/>
            <w:bookmarkStart w:id="449" w:name="_Toc30064"/>
            <w:bookmarkStart w:id="450" w:name="_Toc7733"/>
            <w:r>
              <w:rPr>
                <w:rFonts w:hint="default"/>
              </w:rPr>
              <w:t>{</w:t>
            </w:r>
          </w:p>
          <w:p w14:paraId="78368288">
            <w:pPr>
              <w:bidi w:val="0"/>
              <w:rPr>
                <w:rFonts w:hint="default"/>
              </w:rPr>
            </w:pPr>
            <w:r>
              <w:rPr>
                <w:rFonts w:hint="default"/>
              </w:rPr>
              <w:tab/>
            </w:r>
            <w:r>
              <w:rPr>
                <w:rFonts w:hint="default"/>
              </w:rPr>
              <w:t>"xsfnsrsbh": "销售方纳税人识别号",</w:t>
            </w:r>
          </w:p>
          <w:p w14:paraId="43BA976F">
            <w:pPr>
              <w:bidi w:val="0"/>
              <w:rPr>
                <w:rFonts w:hint="default"/>
              </w:rPr>
            </w:pPr>
            <w:r>
              <w:rPr>
                <w:rFonts w:hint="default"/>
              </w:rPr>
              <w:tab/>
            </w:r>
            <w:r>
              <w:rPr>
                <w:rFonts w:hint="default"/>
              </w:rPr>
              <w:t>"xsfsjswjgdm": "销售方省级税务机关代码",</w:t>
            </w:r>
          </w:p>
          <w:p w14:paraId="185D1F25">
            <w:pPr>
              <w:bidi w:val="0"/>
              <w:rPr>
                <w:rFonts w:hint="default"/>
              </w:rPr>
            </w:pPr>
            <w:r>
              <w:rPr>
                <w:rFonts w:hint="default"/>
              </w:rPr>
              <w:tab/>
            </w:r>
            <w:r>
              <w:rPr>
                <w:rFonts w:hint="default"/>
              </w:rPr>
              <w:t>"ptbh": "平台编号",</w:t>
            </w:r>
          </w:p>
          <w:p w14:paraId="6B8E6067">
            <w:pPr>
              <w:bidi w:val="0"/>
              <w:rPr>
                <w:rFonts w:hint="default"/>
              </w:rPr>
            </w:pPr>
            <w:r>
              <w:rPr>
                <w:rFonts w:hint="default"/>
              </w:rPr>
              <w:tab/>
            </w:r>
            <w:r>
              <w:rPr>
                <w:rFonts w:hint="default"/>
              </w:rPr>
              <w:t>"yf": "月份"</w:t>
            </w:r>
          </w:p>
          <w:p w14:paraId="4F2D0552">
            <w:pPr>
              <w:bidi w:val="0"/>
              <w:rPr>
                <w:rFonts w:hint="default"/>
              </w:rPr>
            </w:pPr>
            <w:r>
              <w:rPr>
                <w:rFonts w:hint="default"/>
              </w:rPr>
              <w:t>}</w:t>
            </w:r>
          </w:p>
        </w:tc>
      </w:tr>
    </w:tbl>
    <w:p w14:paraId="09982761">
      <w:pPr>
        <w:pStyle w:val="6"/>
        <w:bidi w:val="0"/>
        <w:rPr>
          <w:rFonts w:hint="default"/>
        </w:rPr>
      </w:pPr>
      <w:bookmarkStart w:id="451" w:name="_Toc11680"/>
      <w:r>
        <w:rPr>
          <w:rFonts w:hint="default"/>
          <w:lang w:val="en-US" w:eastAsia="zh-CN"/>
        </w:rPr>
        <w:t>2</w:t>
      </w:r>
      <w:r>
        <w:rPr>
          <w:rFonts w:hint="default"/>
          <w:lang w:eastAsia="zh-CN"/>
        </w:rPr>
        <w:t>1</w:t>
      </w:r>
      <w:r>
        <w:rPr>
          <w:rFonts w:hint="default"/>
        </w:rPr>
        <w:t>.5返回参数</w:t>
      </w:r>
      <w:bookmarkEnd w:id="448"/>
      <w:bookmarkEnd w:id="449"/>
      <w:bookmarkEnd w:id="450"/>
      <w:bookmarkEnd w:id="451"/>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1F1FFD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B366B86">
            <w:pPr>
              <w:pStyle w:val="25"/>
              <w:bidi w:val="0"/>
            </w:pPr>
            <w:r>
              <w:t>序号</w:t>
            </w:r>
          </w:p>
        </w:tc>
        <w:tc>
          <w:tcPr>
            <w:tcW w:w="1004" w:type="pct"/>
            <w:tcBorders>
              <w:top w:val="single" w:color="auto" w:sz="12" w:space="0"/>
              <w:bottom w:val="single" w:color="auto" w:sz="6" w:space="0"/>
            </w:tcBorders>
            <w:shd w:val="clear" w:color="auto" w:fill="D8D8D8"/>
            <w:noWrap w:val="0"/>
            <w:vAlign w:val="center"/>
          </w:tcPr>
          <w:p w14:paraId="28AED97E">
            <w:pPr>
              <w:pStyle w:val="25"/>
              <w:bidi w:val="0"/>
            </w:pPr>
            <w:r>
              <w:t>数据项标识</w:t>
            </w:r>
          </w:p>
        </w:tc>
        <w:tc>
          <w:tcPr>
            <w:tcW w:w="1087" w:type="pct"/>
            <w:tcBorders>
              <w:top w:val="single" w:color="auto" w:sz="12" w:space="0"/>
              <w:bottom w:val="single" w:color="auto" w:sz="6" w:space="0"/>
            </w:tcBorders>
            <w:shd w:val="clear" w:color="auto" w:fill="D8D8D8"/>
            <w:noWrap w:val="0"/>
            <w:vAlign w:val="center"/>
          </w:tcPr>
          <w:p w14:paraId="6E16BE5A">
            <w:pPr>
              <w:pStyle w:val="25"/>
              <w:bidi w:val="0"/>
            </w:pPr>
            <w:r>
              <w:t>数据项名称</w:t>
            </w:r>
          </w:p>
        </w:tc>
        <w:tc>
          <w:tcPr>
            <w:tcW w:w="753" w:type="pct"/>
            <w:tcBorders>
              <w:top w:val="single" w:color="auto" w:sz="12" w:space="0"/>
              <w:bottom w:val="single" w:color="auto" w:sz="6" w:space="0"/>
            </w:tcBorders>
            <w:shd w:val="clear" w:color="auto" w:fill="D8D8D8"/>
            <w:noWrap w:val="0"/>
            <w:vAlign w:val="center"/>
          </w:tcPr>
          <w:p w14:paraId="6AA79C2D">
            <w:pPr>
              <w:pStyle w:val="25"/>
              <w:bidi w:val="0"/>
            </w:pPr>
            <w:r>
              <w:t>字段类型</w:t>
            </w:r>
          </w:p>
        </w:tc>
        <w:tc>
          <w:tcPr>
            <w:tcW w:w="418" w:type="pct"/>
            <w:tcBorders>
              <w:top w:val="single" w:color="auto" w:sz="12" w:space="0"/>
              <w:bottom w:val="single" w:color="auto" w:sz="6" w:space="0"/>
            </w:tcBorders>
            <w:shd w:val="clear" w:color="auto" w:fill="D8D8D8"/>
            <w:noWrap w:val="0"/>
            <w:vAlign w:val="center"/>
          </w:tcPr>
          <w:p w14:paraId="47BA5851">
            <w:pPr>
              <w:pStyle w:val="25"/>
              <w:bidi w:val="0"/>
            </w:pPr>
            <w:r>
              <w:t>长度</w:t>
            </w:r>
          </w:p>
        </w:tc>
        <w:tc>
          <w:tcPr>
            <w:tcW w:w="417" w:type="pct"/>
            <w:tcBorders>
              <w:top w:val="single" w:color="auto" w:sz="12" w:space="0"/>
              <w:bottom w:val="single" w:color="auto" w:sz="6" w:space="0"/>
            </w:tcBorders>
            <w:shd w:val="clear" w:color="auto" w:fill="D8D8D8"/>
            <w:noWrap w:val="0"/>
            <w:vAlign w:val="center"/>
          </w:tcPr>
          <w:p w14:paraId="62FD69A9">
            <w:pPr>
              <w:pStyle w:val="25"/>
              <w:bidi w:val="0"/>
            </w:pPr>
            <w:r>
              <w:t>必须</w:t>
            </w:r>
          </w:p>
        </w:tc>
        <w:tc>
          <w:tcPr>
            <w:tcW w:w="920" w:type="pct"/>
            <w:tcBorders>
              <w:top w:val="single" w:color="auto" w:sz="12" w:space="0"/>
              <w:bottom w:val="single" w:color="auto" w:sz="6" w:space="0"/>
            </w:tcBorders>
            <w:shd w:val="clear" w:color="auto" w:fill="D8D8D8"/>
            <w:noWrap w:val="0"/>
            <w:vAlign w:val="center"/>
          </w:tcPr>
          <w:p w14:paraId="0668D8C5">
            <w:pPr>
              <w:pStyle w:val="25"/>
              <w:bidi w:val="0"/>
            </w:pPr>
            <w:r>
              <w:t>说明</w:t>
            </w:r>
          </w:p>
        </w:tc>
      </w:tr>
      <w:tr w14:paraId="3CA884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4595648">
            <w:pPr>
              <w:pStyle w:val="26"/>
              <w:bidi w:val="0"/>
            </w:pPr>
            <w:r>
              <w:rPr>
                <w:rFonts w:hint="default"/>
                <w:lang w:val="en-US" w:eastAsia="zh-CN"/>
              </w:rPr>
              <w:t>1</w:t>
            </w:r>
          </w:p>
        </w:tc>
        <w:tc>
          <w:tcPr>
            <w:tcW w:w="1004" w:type="pct"/>
            <w:noWrap w:val="0"/>
            <w:vAlign w:val="center"/>
          </w:tcPr>
          <w:p w14:paraId="54A0A131">
            <w:pPr>
              <w:pStyle w:val="26"/>
              <w:bidi w:val="0"/>
            </w:pPr>
            <w:r>
              <w:t>returncode</w:t>
            </w:r>
          </w:p>
        </w:tc>
        <w:tc>
          <w:tcPr>
            <w:tcW w:w="1087" w:type="pct"/>
            <w:noWrap w:val="0"/>
            <w:vAlign w:val="center"/>
          </w:tcPr>
          <w:p w14:paraId="70D40D91">
            <w:pPr>
              <w:pStyle w:val="26"/>
              <w:bidi w:val="0"/>
            </w:pPr>
            <w:r>
              <w:t>返回码</w:t>
            </w:r>
          </w:p>
        </w:tc>
        <w:tc>
          <w:tcPr>
            <w:tcW w:w="753" w:type="pct"/>
            <w:noWrap w:val="0"/>
            <w:vAlign w:val="center"/>
          </w:tcPr>
          <w:p w14:paraId="0B194E9B">
            <w:pPr>
              <w:pStyle w:val="26"/>
              <w:bidi w:val="0"/>
            </w:pPr>
            <w:r>
              <w:t>varchar</w:t>
            </w:r>
          </w:p>
        </w:tc>
        <w:tc>
          <w:tcPr>
            <w:tcW w:w="418" w:type="pct"/>
            <w:noWrap w:val="0"/>
            <w:vAlign w:val="center"/>
          </w:tcPr>
          <w:p w14:paraId="7E95E5FE">
            <w:pPr>
              <w:pStyle w:val="26"/>
              <w:bidi w:val="0"/>
            </w:pPr>
            <w:r>
              <w:t>2</w:t>
            </w:r>
          </w:p>
        </w:tc>
        <w:tc>
          <w:tcPr>
            <w:tcW w:w="417" w:type="pct"/>
            <w:noWrap w:val="0"/>
            <w:vAlign w:val="center"/>
          </w:tcPr>
          <w:p w14:paraId="1083F92F">
            <w:pPr>
              <w:pStyle w:val="26"/>
              <w:bidi w:val="0"/>
            </w:pPr>
            <w:r>
              <w:t>是</w:t>
            </w:r>
          </w:p>
        </w:tc>
        <w:tc>
          <w:tcPr>
            <w:tcW w:w="920" w:type="pct"/>
            <w:noWrap w:val="0"/>
            <w:vAlign w:val="center"/>
          </w:tcPr>
          <w:p w14:paraId="02C1EEE6">
            <w:pPr>
              <w:pStyle w:val="26"/>
              <w:bidi w:val="0"/>
            </w:pPr>
            <w:r>
              <w:t>00：成功</w:t>
            </w:r>
          </w:p>
          <w:p w14:paraId="74840D77">
            <w:pPr>
              <w:pStyle w:val="26"/>
              <w:bidi w:val="0"/>
            </w:pPr>
            <w:r>
              <w:t>其它：失败</w:t>
            </w:r>
          </w:p>
        </w:tc>
      </w:tr>
      <w:tr w14:paraId="0382BD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433B4F">
            <w:pPr>
              <w:pStyle w:val="26"/>
              <w:bidi w:val="0"/>
            </w:pPr>
            <w:r>
              <w:rPr>
                <w:rFonts w:hint="default"/>
                <w:lang w:val="en-US" w:eastAsia="zh-CN"/>
              </w:rPr>
              <w:t>2</w:t>
            </w:r>
          </w:p>
        </w:tc>
        <w:tc>
          <w:tcPr>
            <w:tcW w:w="1004" w:type="pct"/>
            <w:noWrap w:val="0"/>
            <w:vAlign w:val="center"/>
          </w:tcPr>
          <w:p w14:paraId="0012B14B">
            <w:pPr>
              <w:pStyle w:val="26"/>
              <w:bidi w:val="0"/>
            </w:pPr>
            <w:r>
              <w:t>returnmsg</w:t>
            </w:r>
          </w:p>
        </w:tc>
        <w:tc>
          <w:tcPr>
            <w:tcW w:w="1087" w:type="pct"/>
            <w:noWrap w:val="0"/>
            <w:vAlign w:val="center"/>
          </w:tcPr>
          <w:p w14:paraId="442A7DA2">
            <w:pPr>
              <w:pStyle w:val="26"/>
              <w:bidi w:val="0"/>
            </w:pPr>
            <w:r>
              <w:t>返回信息</w:t>
            </w:r>
          </w:p>
        </w:tc>
        <w:tc>
          <w:tcPr>
            <w:tcW w:w="753" w:type="pct"/>
            <w:noWrap w:val="0"/>
            <w:vAlign w:val="center"/>
          </w:tcPr>
          <w:p w14:paraId="2AF2ABCD">
            <w:pPr>
              <w:pStyle w:val="26"/>
              <w:bidi w:val="0"/>
            </w:pPr>
            <w:r>
              <w:t>varchar</w:t>
            </w:r>
          </w:p>
        </w:tc>
        <w:tc>
          <w:tcPr>
            <w:tcW w:w="418" w:type="pct"/>
            <w:noWrap w:val="0"/>
            <w:vAlign w:val="center"/>
          </w:tcPr>
          <w:p w14:paraId="606BDC84">
            <w:pPr>
              <w:pStyle w:val="26"/>
              <w:bidi w:val="0"/>
            </w:pPr>
            <w:r>
              <w:t>2000</w:t>
            </w:r>
          </w:p>
        </w:tc>
        <w:tc>
          <w:tcPr>
            <w:tcW w:w="417" w:type="pct"/>
            <w:noWrap w:val="0"/>
            <w:vAlign w:val="center"/>
          </w:tcPr>
          <w:p w14:paraId="5E74E3A4">
            <w:pPr>
              <w:pStyle w:val="26"/>
              <w:bidi w:val="0"/>
            </w:pPr>
            <w:r>
              <w:t>否</w:t>
            </w:r>
          </w:p>
        </w:tc>
        <w:tc>
          <w:tcPr>
            <w:tcW w:w="920" w:type="pct"/>
            <w:noWrap w:val="0"/>
            <w:vAlign w:val="center"/>
          </w:tcPr>
          <w:p w14:paraId="25A54C73">
            <w:pPr>
              <w:pStyle w:val="26"/>
              <w:bidi w:val="0"/>
            </w:pPr>
            <w:r>
              <w:t>错误信息说明</w:t>
            </w:r>
          </w:p>
        </w:tc>
      </w:tr>
      <w:tr w14:paraId="343468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901D0E">
            <w:pPr>
              <w:pStyle w:val="26"/>
              <w:bidi w:val="0"/>
              <w:rPr>
                <w:rFonts w:hint="default"/>
                <w:lang w:val="en-US" w:eastAsia="zh-CN"/>
              </w:rPr>
            </w:pPr>
            <w:r>
              <w:rPr>
                <w:rFonts w:hint="eastAsia"/>
                <w:lang w:val="en-US" w:eastAsia="zh-CN"/>
              </w:rPr>
              <w:t>3</w:t>
            </w:r>
          </w:p>
        </w:tc>
        <w:tc>
          <w:tcPr>
            <w:tcW w:w="1004" w:type="pct"/>
            <w:noWrap w:val="0"/>
            <w:vAlign w:val="center"/>
          </w:tcPr>
          <w:p w14:paraId="5A076FC9">
            <w:pPr>
              <w:pStyle w:val="26"/>
              <w:bidi w:val="0"/>
              <w:rPr>
                <w:lang w:val="en-US" w:eastAsia="zh-CN"/>
              </w:rPr>
            </w:pPr>
            <w:r>
              <w:t>xsfnsrsbh</w:t>
            </w:r>
          </w:p>
        </w:tc>
        <w:tc>
          <w:tcPr>
            <w:tcW w:w="1087" w:type="pct"/>
            <w:noWrap w:val="0"/>
            <w:vAlign w:val="center"/>
          </w:tcPr>
          <w:p w14:paraId="47F9CDD7">
            <w:pPr>
              <w:pStyle w:val="26"/>
              <w:bidi w:val="0"/>
              <w:rPr>
                <w:lang w:val="en-US" w:eastAsia="zh-CN"/>
              </w:rPr>
            </w:pPr>
            <w:r>
              <w:t>销售方纳税人识别号</w:t>
            </w:r>
          </w:p>
        </w:tc>
        <w:tc>
          <w:tcPr>
            <w:tcW w:w="753" w:type="pct"/>
            <w:noWrap w:val="0"/>
            <w:vAlign w:val="center"/>
          </w:tcPr>
          <w:p w14:paraId="6855704E">
            <w:pPr>
              <w:pStyle w:val="26"/>
              <w:bidi w:val="0"/>
              <w:rPr>
                <w:lang w:val="en-US" w:eastAsia="zh-CN"/>
              </w:rPr>
            </w:pPr>
            <w:r>
              <w:t>varchar</w:t>
            </w:r>
          </w:p>
        </w:tc>
        <w:tc>
          <w:tcPr>
            <w:tcW w:w="418" w:type="pct"/>
            <w:noWrap w:val="0"/>
            <w:vAlign w:val="center"/>
          </w:tcPr>
          <w:p w14:paraId="5588CB05">
            <w:pPr>
              <w:pStyle w:val="26"/>
              <w:bidi w:val="0"/>
              <w:rPr>
                <w:lang w:val="en-US" w:eastAsia="zh-CN"/>
              </w:rPr>
            </w:pPr>
            <w:r>
              <w:t>20</w:t>
            </w:r>
          </w:p>
        </w:tc>
        <w:tc>
          <w:tcPr>
            <w:tcW w:w="417" w:type="pct"/>
            <w:noWrap w:val="0"/>
            <w:vAlign w:val="center"/>
          </w:tcPr>
          <w:p w14:paraId="0D6F9CF4">
            <w:pPr>
              <w:pStyle w:val="26"/>
              <w:bidi w:val="0"/>
            </w:pPr>
          </w:p>
          <w:p w14:paraId="72AD8EB3">
            <w:pPr>
              <w:pStyle w:val="26"/>
              <w:bidi w:val="0"/>
              <w:rPr>
                <w:lang w:val="en-US" w:eastAsia="zh-CN"/>
              </w:rPr>
            </w:pPr>
            <w:r>
              <w:t>是</w:t>
            </w:r>
          </w:p>
          <w:p w14:paraId="1F4F4628">
            <w:pPr>
              <w:pStyle w:val="26"/>
              <w:bidi w:val="0"/>
              <w:rPr>
                <w:lang w:val="en-US" w:eastAsia="zh-CN"/>
              </w:rPr>
            </w:pPr>
          </w:p>
        </w:tc>
        <w:tc>
          <w:tcPr>
            <w:tcW w:w="920" w:type="pct"/>
            <w:noWrap w:val="0"/>
            <w:vAlign w:val="center"/>
          </w:tcPr>
          <w:p w14:paraId="5DB21A46">
            <w:pPr>
              <w:pStyle w:val="26"/>
              <w:bidi w:val="0"/>
            </w:pPr>
          </w:p>
        </w:tc>
      </w:tr>
      <w:tr w14:paraId="762F14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4B2DD5B4">
            <w:pPr>
              <w:pStyle w:val="26"/>
              <w:bidi w:val="0"/>
            </w:pPr>
            <w:r>
              <w:t>发票汇总确认信息（多条记录时，循环以下节点）</w:t>
            </w:r>
          </w:p>
        </w:tc>
      </w:tr>
      <w:tr w14:paraId="77DD23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1AD8D9A7">
            <w:pPr>
              <w:pStyle w:val="26"/>
              <w:bidi w:val="0"/>
            </w:pPr>
            <w:r>
              <w:rPr>
                <w:rFonts w:hint="eastAsia"/>
                <w:lang w:val="en-US" w:eastAsia="zh-CN"/>
              </w:rPr>
              <w:t>4</w:t>
            </w:r>
          </w:p>
        </w:tc>
        <w:tc>
          <w:tcPr>
            <w:tcW w:w="1004" w:type="pct"/>
            <w:noWrap w:val="0"/>
            <w:vAlign w:val="center"/>
          </w:tcPr>
          <w:p w14:paraId="3056AEC8">
            <w:pPr>
              <w:pStyle w:val="26"/>
              <w:bidi w:val="0"/>
            </w:pPr>
            <w:r>
              <w:t>ptbh</w:t>
            </w:r>
          </w:p>
        </w:tc>
        <w:tc>
          <w:tcPr>
            <w:tcW w:w="1087" w:type="pct"/>
            <w:noWrap w:val="0"/>
            <w:vAlign w:val="center"/>
          </w:tcPr>
          <w:p w14:paraId="5EB87662">
            <w:pPr>
              <w:pStyle w:val="26"/>
              <w:bidi w:val="0"/>
            </w:pPr>
            <w:r>
              <w:t>平台编号</w:t>
            </w:r>
          </w:p>
        </w:tc>
        <w:tc>
          <w:tcPr>
            <w:tcW w:w="753" w:type="pct"/>
            <w:noWrap w:val="0"/>
            <w:vAlign w:val="center"/>
          </w:tcPr>
          <w:p w14:paraId="77BCD5C7">
            <w:pPr>
              <w:pStyle w:val="26"/>
              <w:bidi w:val="0"/>
            </w:pPr>
            <w:r>
              <w:t>varchar</w:t>
            </w:r>
          </w:p>
        </w:tc>
        <w:tc>
          <w:tcPr>
            <w:tcW w:w="418" w:type="pct"/>
            <w:noWrap w:val="0"/>
            <w:vAlign w:val="center"/>
          </w:tcPr>
          <w:p w14:paraId="72A4093C">
            <w:pPr>
              <w:pStyle w:val="26"/>
              <w:bidi w:val="0"/>
            </w:pPr>
            <w:r>
              <w:t>20</w:t>
            </w:r>
          </w:p>
        </w:tc>
        <w:tc>
          <w:tcPr>
            <w:tcW w:w="417" w:type="pct"/>
            <w:noWrap w:val="0"/>
            <w:vAlign w:val="center"/>
          </w:tcPr>
          <w:p w14:paraId="6E61510E">
            <w:pPr>
              <w:pStyle w:val="26"/>
              <w:bidi w:val="0"/>
            </w:pPr>
            <w:r>
              <w:t>否</w:t>
            </w:r>
          </w:p>
        </w:tc>
        <w:tc>
          <w:tcPr>
            <w:tcW w:w="920" w:type="pct"/>
            <w:noWrap w:val="0"/>
            <w:vAlign w:val="center"/>
          </w:tcPr>
          <w:p w14:paraId="1E5D4A03">
            <w:pPr>
              <w:pStyle w:val="26"/>
              <w:bidi w:val="0"/>
            </w:pPr>
          </w:p>
        </w:tc>
      </w:tr>
      <w:tr w14:paraId="4AF312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2A6D82">
            <w:pPr>
              <w:pStyle w:val="26"/>
              <w:bidi w:val="0"/>
            </w:pPr>
            <w:r>
              <w:rPr>
                <w:rFonts w:hint="eastAsia"/>
                <w:lang w:val="en-US" w:eastAsia="zh-CN"/>
              </w:rPr>
              <w:t>5</w:t>
            </w:r>
          </w:p>
        </w:tc>
        <w:tc>
          <w:tcPr>
            <w:tcW w:w="1004" w:type="pct"/>
            <w:noWrap w:val="0"/>
            <w:vAlign w:val="center"/>
          </w:tcPr>
          <w:p w14:paraId="1DFDF91E">
            <w:pPr>
              <w:pStyle w:val="26"/>
              <w:bidi w:val="0"/>
            </w:pPr>
            <w:r>
              <w:t>yf</w:t>
            </w:r>
          </w:p>
        </w:tc>
        <w:tc>
          <w:tcPr>
            <w:tcW w:w="1087" w:type="pct"/>
            <w:noWrap w:val="0"/>
            <w:vAlign w:val="center"/>
          </w:tcPr>
          <w:p w14:paraId="3B50428C">
            <w:pPr>
              <w:pStyle w:val="26"/>
              <w:bidi w:val="0"/>
            </w:pPr>
            <w:r>
              <w:t>月份</w:t>
            </w:r>
          </w:p>
        </w:tc>
        <w:tc>
          <w:tcPr>
            <w:tcW w:w="753" w:type="pct"/>
            <w:noWrap w:val="0"/>
            <w:vAlign w:val="center"/>
          </w:tcPr>
          <w:p w14:paraId="3E38F1A2">
            <w:pPr>
              <w:pStyle w:val="26"/>
              <w:bidi w:val="0"/>
            </w:pPr>
            <w:r>
              <w:t>varchar</w:t>
            </w:r>
          </w:p>
        </w:tc>
        <w:tc>
          <w:tcPr>
            <w:tcW w:w="418" w:type="pct"/>
            <w:noWrap w:val="0"/>
            <w:vAlign w:val="center"/>
          </w:tcPr>
          <w:p w14:paraId="2FB32DA2">
            <w:pPr>
              <w:pStyle w:val="26"/>
              <w:bidi w:val="0"/>
            </w:pPr>
            <w:r>
              <w:t>7</w:t>
            </w:r>
          </w:p>
        </w:tc>
        <w:tc>
          <w:tcPr>
            <w:tcW w:w="417" w:type="pct"/>
            <w:noWrap w:val="0"/>
            <w:vAlign w:val="center"/>
          </w:tcPr>
          <w:p w14:paraId="7C90E413">
            <w:pPr>
              <w:pStyle w:val="26"/>
              <w:bidi w:val="0"/>
            </w:pPr>
            <w:r>
              <w:t>否</w:t>
            </w:r>
          </w:p>
        </w:tc>
        <w:tc>
          <w:tcPr>
            <w:tcW w:w="920" w:type="pct"/>
            <w:noWrap w:val="0"/>
            <w:vAlign w:val="center"/>
          </w:tcPr>
          <w:p w14:paraId="1931E28E">
            <w:pPr>
              <w:pStyle w:val="26"/>
              <w:bidi w:val="0"/>
            </w:pPr>
            <w:r>
              <w:t>格式：yyyy-MM</w:t>
            </w:r>
          </w:p>
        </w:tc>
      </w:tr>
      <w:tr w14:paraId="50CA25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F857D0">
            <w:pPr>
              <w:pStyle w:val="26"/>
              <w:bidi w:val="0"/>
            </w:pPr>
            <w:r>
              <w:rPr>
                <w:rFonts w:hint="eastAsia"/>
                <w:lang w:val="en-US" w:eastAsia="zh-CN"/>
              </w:rPr>
              <w:t>6</w:t>
            </w:r>
          </w:p>
        </w:tc>
        <w:tc>
          <w:tcPr>
            <w:tcW w:w="1004" w:type="pct"/>
            <w:noWrap w:val="0"/>
            <w:vAlign w:val="center"/>
          </w:tcPr>
          <w:p w14:paraId="483583D7">
            <w:pPr>
              <w:pStyle w:val="26"/>
              <w:bidi w:val="0"/>
            </w:pPr>
            <w:r>
              <w:t>lzfpsl</w:t>
            </w:r>
          </w:p>
        </w:tc>
        <w:tc>
          <w:tcPr>
            <w:tcW w:w="1087" w:type="pct"/>
            <w:noWrap w:val="0"/>
            <w:vAlign w:val="center"/>
          </w:tcPr>
          <w:p w14:paraId="187927C3">
            <w:pPr>
              <w:pStyle w:val="26"/>
              <w:bidi w:val="0"/>
            </w:pPr>
            <w:r>
              <w:t>蓝字发票数量</w:t>
            </w:r>
          </w:p>
        </w:tc>
        <w:tc>
          <w:tcPr>
            <w:tcW w:w="753" w:type="pct"/>
            <w:noWrap w:val="0"/>
            <w:vAlign w:val="center"/>
          </w:tcPr>
          <w:p w14:paraId="0C5945D0">
            <w:pPr>
              <w:pStyle w:val="26"/>
              <w:bidi w:val="0"/>
            </w:pPr>
            <w:r>
              <w:t>number</w:t>
            </w:r>
          </w:p>
        </w:tc>
        <w:tc>
          <w:tcPr>
            <w:tcW w:w="418" w:type="pct"/>
            <w:noWrap w:val="0"/>
            <w:vAlign w:val="center"/>
          </w:tcPr>
          <w:p w14:paraId="0A503444">
            <w:pPr>
              <w:pStyle w:val="26"/>
              <w:bidi w:val="0"/>
            </w:pPr>
            <w:r>
              <w:t>10</w:t>
            </w:r>
          </w:p>
        </w:tc>
        <w:tc>
          <w:tcPr>
            <w:tcW w:w="417" w:type="pct"/>
            <w:noWrap w:val="0"/>
            <w:vAlign w:val="center"/>
          </w:tcPr>
          <w:p w14:paraId="18D195B2">
            <w:pPr>
              <w:pStyle w:val="26"/>
              <w:bidi w:val="0"/>
            </w:pPr>
            <w:r>
              <w:t>否</w:t>
            </w:r>
          </w:p>
        </w:tc>
        <w:tc>
          <w:tcPr>
            <w:tcW w:w="920" w:type="pct"/>
            <w:noWrap w:val="0"/>
            <w:vAlign w:val="center"/>
          </w:tcPr>
          <w:p w14:paraId="64B4C239">
            <w:pPr>
              <w:pStyle w:val="26"/>
              <w:bidi w:val="0"/>
            </w:pPr>
          </w:p>
        </w:tc>
      </w:tr>
      <w:tr w14:paraId="155C12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76ACF60">
            <w:pPr>
              <w:pStyle w:val="26"/>
              <w:bidi w:val="0"/>
            </w:pPr>
            <w:r>
              <w:rPr>
                <w:rFonts w:hint="eastAsia"/>
                <w:lang w:val="en-US" w:eastAsia="zh-CN"/>
              </w:rPr>
              <w:t>7</w:t>
            </w:r>
          </w:p>
        </w:tc>
        <w:tc>
          <w:tcPr>
            <w:tcW w:w="1004" w:type="pct"/>
            <w:noWrap w:val="0"/>
            <w:vAlign w:val="center"/>
          </w:tcPr>
          <w:p w14:paraId="3DC1D62A">
            <w:pPr>
              <w:pStyle w:val="26"/>
              <w:bidi w:val="0"/>
            </w:pPr>
            <w:r>
              <w:t>lzfpje</w:t>
            </w:r>
          </w:p>
        </w:tc>
        <w:tc>
          <w:tcPr>
            <w:tcW w:w="1087" w:type="pct"/>
            <w:noWrap w:val="0"/>
            <w:vAlign w:val="center"/>
          </w:tcPr>
          <w:p w14:paraId="4E34B2E4">
            <w:pPr>
              <w:pStyle w:val="26"/>
              <w:bidi w:val="0"/>
            </w:pPr>
            <w:r>
              <w:t>蓝字发票金额</w:t>
            </w:r>
          </w:p>
        </w:tc>
        <w:tc>
          <w:tcPr>
            <w:tcW w:w="753" w:type="pct"/>
            <w:noWrap w:val="0"/>
            <w:vAlign w:val="center"/>
          </w:tcPr>
          <w:p w14:paraId="6C003162">
            <w:pPr>
              <w:pStyle w:val="26"/>
              <w:bidi w:val="0"/>
            </w:pPr>
            <w:r>
              <w:t>number</w:t>
            </w:r>
          </w:p>
        </w:tc>
        <w:tc>
          <w:tcPr>
            <w:tcW w:w="418" w:type="pct"/>
            <w:noWrap w:val="0"/>
            <w:vAlign w:val="center"/>
          </w:tcPr>
          <w:p w14:paraId="44879C34">
            <w:pPr>
              <w:pStyle w:val="26"/>
              <w:bidi w:val="0"/>
            </w:pPr>
            <w:r>
              <w:t>18,2</w:t>
            </w:r>
          </w:p>
        </w:tc>
        <w:tc>
          <w:tcPr>
            <w:tcW w:w="417" w:type="pct"/>
            <w:noWrap w:val="0"/>
            <w:vAlign w:val="center"/>
          </w:tcPr>
          <w:p w14:paraId="7965A694">
            <w:pPr>
              <w:pStyle w:val="26"/>
              <w:bidi w:val="0"/>
            </w:pPr>
            <w:r>
              <w:t>否</w:t>
            </w:r>
          </w:p>
        </w:tc>
        <w:tc>
          <w:tcPr>
            <w:tcW w:w="920" w:type="pct"/>
            <w:noWrap w:val="0"/>
            <w:vAlign w:val="center"/>
          </w:tcPr>
          <w:p w14:paraId="5E043095">
            <w:pPr>
              <w:pStyle w:val="26"/>
              <w:bidi w:val="0"/>
            </w:pPr>
          </w:p>
        </w:tc>
      </w:tr>
      <w:tr w14:paraId="2ADCA3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2D8DA5">
            <w:pPr>
              <w:pStyle w:val="26"/>
              <w:bidi w:val="0"/>
            </w:pPr>
            <w:r>
              <w:rPr>
                <w:rFonts w:hint="eastAsia"/>
                <w:lang w:val="en-US" w:eastAsia="zh-CN"/>
              </w:rPr>
              <w:t>8</w:t>
            </w:r>
          </w:p>
        </w:tc>
        <w:tc>
          <w:tcPr>
            <w:tcW w:w="1004" w:type="pct"/>
            <w:noWrap w:val="0"/>
            <w:vAlign w:val="center"/>
          </w:tcPr>
          <w:p w14:paraId="4C6C71E9">
            <w:pPr>
              <w:pStyle w:val="26"/>
              <w:bidi w:val="0"/>
            </w:pPr>
            <w:r>
              <w:t>lzfpse</w:t>
            </w:r>
          </w:p>
        </w:tc>
        <w:tc>
          <w:tcPr>
            <w:tcW w:w="1087" w:type="pct"/>
            <w:noWrap w:val="0"/>
            <w:vAlign w:val="center"/>
          </w:tcPr>
          <w:p w14:paraId="4CD6F1A9">
            <w:pPr>
              <w:pStyle w:val="26"/>
              <w:bidi w:val="0"/>
            </w:pPr>
            <w:r>
              <w:t>蓝字发票税额</w:t>
            </w:r>
          </w:p>
        </w:tc>
        <w:tc>
          <w:tcPr>
            <w:tcW w:w="753" w:type="pct"/>
            <w:noWrap w:val="0"/>
            <w:vAlign w:val="center"/>
          </w:tcPr>
          <w:p w14:paraId="4FADF2D4">
            <w:pPr>
              <w:pStyle w:val="26"/>
              <w:bidi w:val="0"/>
            </w:pPr>
            <w:r>
              <w:t>number</w:t>
            </w:r>
          </w:p>
        </w:tc>
        <w:tc>
          <w:tcPr>
            <w:tcW w:w="418" w:type="pct"/>
            <w:noWrap w:val="0"/>
            <w:vAlign w:val="center"/>
          </w:tcPr>
          <w:p w14:paraId="501F35C3">
            <w:pPr>
              <w:pStyle w:val="26"/>
              <w:bidi w:val="0"/>
            </w:pPr>
            <w:r>
              <w:t>18,2</w:t>
            </w:r>
          </w:p>
        </w:tc>
        <w:tc>
          <w:tcPr>
            <w:tcW w:w="417" w:type="pct"/>
            <w:noWrap w:val="0"/>
            <w:vAlign w:val="center"/>
          </w:tcPr>
          <w:p w14:paraId="3A05F0DB">
            <w:pPr>
              <w:pStyle w:val="26"/>
              <w:bidi w:val="0"/>
            </w:pPr>
            <w:r>
              <w:t>否</w:t>
            </w:r>
          </w:p>
        </w:tc>
        <w:tc>
          <w:tcPr>
            <w:tcW w:w="920" w:type="pct"/>
            <w:noWrap w:val="0"/>
            <w:vAlign w:val="center"/>
          </w:tcPr>
          <w:p w14:paraId="262F1A03">
            <w:pPr>
              <w:pStyle w:val="26"/>
              <w:bidi w:val="0"/>
            </w:pPr>
          </w:p>
        </w:tc>
      </w:tr>
      <w:tr w14:paraId="66AFFF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17E3AD">
            <w:pPr>
              <w:pStyle w:val="26"/>
              <w:bidi w:val="0"/>
            </w:pPr>
            <w:r>
              <w:rPr>
                <w:rFonts w:hint="eastAsia"/>
                <w:lang w:val="en-US" w:eastAsia="zh-CN"/>
              </w:rPr>
              <w:t>9</w:t>
            </w:r>
          </w:p>
        </w:tc>
        <w:tc>
          <w:tcPr>
            <w:tcW w:w="1004" w:type="pct"/>
            <w:noWrap w:val="0"/>
            <w:vAlign w:val="center"/>
          </w:tcPr>
          <w:p w14:paraId="276E0B5E">
            <w:pPr>
              <w:pStyle w:val="26"/>
              <w:bidi w:val="0"/>
            </w:pPr>
            <w:r>
              <w:t>hzfpsl</w:t>
            </w:r>
          </w:p>
        </w:tc>
        <w:tc>
          <w:tcPr>
            <w:tcW w:w="1087" w:type="pct"/>
            <w:noWrap w:val="0"/>
            <w:vAlign w:val="center"/>
          </w:tcPr>
          <w:p w14:paraId="68CAB930">
            <w:pPr>
              <w:pStyle w:val="26"/>
              <w:bidi w:val="0"/>
            </w:pPr>
            <w:r>
              <w:t>红字发票数量</w:t>
            </w:r>
          </w:p>
        </w:tc>
        <w:tc>
          <w:tcPr>
            <w:tcW w:w="753" w:type="pct"/>
            <w:noWrap w:val="0"/>
            <w:vAlign w:val="center"/>
          </w:tcPr>
          <w:p w14:paraId="3519A126">
            <w:pPr>
              <w:pStyle w:val="26"/>
              <w:bidi w:val="0"/>
            </w:pPr>
            <w:r>
              <w:t>number</w:t>
            </w:r>
          </w:p>
        </w:tc>
        <w:tc>
          <w:tcPr>
            <w:tcW w:w="418" w:type="pct"/>
            <w:noWrap w:val="0"/>
            <w:vAlign w:val="center"/>
          </w:tcPr>
          <w:p w14:paraId="0D2E63DB">
            <w:pPr>
              <w:pStyle w:val="26"/>
              <w:bidi w:val="0"/>
            </w:pPr>
            <w:r>
              <w:t>10</w:t>
            </w:r>
          </w:p>
        </w:tc>
        <w:tc>
          <w:tcPr>
            <w:tcW w:w="417" w:type="pct"/>
            <w:noWrap w:val="0"/>
            <w:vAlign w:val="center"/>
          </w:tcPr>
          <w:p w14:paraId="134DADB1">
            <w:pPr>
              <w:pStyle w:val="26"/>
              <w:bidi w:val="0"/>
            </w:pPr>
            <w:r>
              <w:t>否</w:t>
            </w:r>
          </w:p>
        </w:tc>
        <w:tc>
          <w:tcPr>
            <w:tcW w:w="920" w:type="pct"/>
            <w:noWrap w:val="0"/>
            <w:vAlign w:val="center"/>
          </w:tcPr>
          <w:p w14:paraId="662726E3">
            <w:pPr>
              <w:pStyle w:val="26"/>
              <w:bidi w:val="0"/>
            </w:pPr>
          </w:p>
        </w:tc>
      </w:tr>
      <w:tr w14:paraId="4A10B6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3A2EB54">
            <w:pPr>
              <w:pStyle w:val="26"/>
              <w:bidi w:val="0"/>
              <w:rPr>
                <w:rFonts w:hint="default"/>
                <w:lang w:val="en-US"/>
              </w:rPr>
            </w:pPr>
            <w:r>
              <w:rPr>
                <w:rFonts w:hint="eastAsia"/>
                <w:lang w:val="en-US" w:eastAsia="zh-CN"/>
              </w:rPr>
              <w:t>10</w:t>
            </w:r>
          </w:p>
        </w:tc>
        <w:tc>
          <w:tcPr>
            <w:tcW w:w="1004" w:type="pct"/>
            <w:noWrap w:val="0"/>
            <w:vAlign w:val="center"/>
          </w:tcPr>
          <w:p w14:paraId="11B31D37">
            <w:pPr>
              <w:pStyle w:val="26"/>
              <w:bidi w:val="0"/>
            </w:pPr>
            <w:r>
              <w:t>hzfpje</w:t>
            </w:r>
          </w:p>
        </w:tc>
        <w:tc>
          <w:tcPr>
            <w:tcW w:w="1087" w:type="pct"/>
            <w:noWrap w:val="0"/>
            <w:vAlign w:val="center"/>
          </w:tcPr>
          <w:p w14:paraId="2F5EE421">
            <w:pPr>
              <w:pStyle w:val="26"/>
              <w:bidi w:val="0"/>
            </w:pPr>
            <w:r>
              <w:t>红字发票金额</w:t>
            </w:r>
          </w:p>
        </w:tc>
        <w:tc>
          <w:tcPr>
            <w:tcW w:w="753" w:type="pct"/>
            <w:noWrap w:val="0"/>
            <w:vAlign w:val="center"/>
          </w:tcPr>
          <w:p w14:paraId="63CE0D3C">
            <w:pPr>
              <w:pStyle w:val="26"/>
              <w:bidi w:val="0"/>
            </w:pPr>
            <w:r>
              <w:t>number</w:t>
            </w:r>
          </w:p>
        </w:tc>
        <w:tc>
          <w:tcPr>
            <w:tcW w:w="418" w:type="pct"/>
            <w:noWrap w:val="0"/>
            <w:vAlign w:val="center"/>
          </w:tcPr>
          <w:p w14:paraId="5F20EA7B">
            <w:pPr>
              <w:pStyle w:val="26"/>
              <w:bidi w:val="0"/>
            </w:pPr>
            <w:r>
              <w:t>18,2</w:t>
            </w:r>
          </w:p>
        </w:tc>
        <w:tc>
          <w:tcPr>
            <w:tcW w:w="417" w:type="pct"/>
            <w:noWrap w:val="0"/>
            <w:vAlign w:val="center"/>
          </w:tcPr>
          <w:p w14:paraId="2152A129">
            <w:pPr>
              <w:pStyle w:val="26"/>
              <w:bidi w:val="0"/>
            </w:pPr>
            <w:r>
              <w:t>否</w:t>
            </w:r>
          </w:p>
        </w:tc>
        <w:tc>
          <w:tcPr>
            <w:tcW w:w="920" w:type="pct"/>
            <w:noWrap w:val="0"/>
            <w:vAlign w:val="center"/>
          </w:tcPr>
          <w:p w14:paraId="08A38404">
            <w:pPr>
              <w:pStyle w:val="26"/>
              <w:bidi w:val="0"/>
            </w:pPr>
          </w:p>
        </w:tc>
      </w:tr>
      <w:tr w14:paraId="24E200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FE4801">
            <w:pPr>
              <w:pStyle w:val="26"/>
              <w:bidi w:val="0"/>
            </w:pPr>
            <w:r>
              <w:rPr>
                <w:rFonts w:hint="default"/>
                <w:lang w:val="en-US" w:eastAsia="zh-CN"/>
              </w:rPr>
              <w:t>1</w:t>
            </w:r>
            <w:r>
              <w:rPr>
                <w:rFonts w:hint="eastAsia"/>
                <w:lang w:val="en-US" w:eastAsia="zh-CN"/>
              </w:rPr>
              <w:t>1</w:t>
            </w:r>
          </w:p>
        </w:tc>
        <w:tc>
          <w:tcPr>
            <w:tcW w:w="1004" w:type="pct"/>
            <w:noWrap w:val="0"/>
            <w:vAlign w:val="center"/>
          </w:tcPr>
          <w:p w14:paraId="62CE5CF4">
            <w:pPr>
              <w:pStyle w:val="26"/>
              <w:bidi w:val="0"/>
            </w:pPr>
            <w:r>
              <w:t>hzfpse</w:t>
            </w:r>
          </w:p>
        </w:tc>
        <w:tc>
          <w:tcPr>
            <w:tcW w:w="1087" w:type="pct"/>
            <w:noWrap w:val="0"/>
            <w:vAlign w:val="center"/>
          </w:tcPr>
          <w:p w14:paraId="6DDE9603">
            <w:pPr>
              <w:pStyle w:val="26"/>
              <w:bidi w:val="0"/>
            </w:pPr>
            <w:r>
              <w:t>红字发票税额</w:t>
            </w:r>
          </w:p>
        </w:tc>
        <w:tc>
          <w:tcPr>
            <w:tcW w:w="753" w:type="pct"/>
            <w:noWrap w:val="0"/>
            <w:vAlign w:val="center"/>
          </w:tcPr>
          <w:p w14:paraId="604BB36D">
            <w:pPr>
              <w:pStyle w:val="26"/>
              <w:bidi w:val="0"/>
            </w:pPr>
            <w:r>
              <w:t>number</w:t>
            </w:r>
          </w:p>
        </w:tc>
        <w:tc>
          <w:tcPr>
            <w:tcW w:w="418" w:type="pct"/>
            <w:noWrap w:val="0"/>
            <w:vAlign w:val="center"/>
          </w:tcPr>
          <w:p w14:paraId="4C2B488C">
            <w:pPr>
              <w:pStyle w:val="26"/>
              <w:bidi w:val="0"/>
            </w:pPr>
            <w:r>
              <w:t>18,2</w:t>
            </w:r>
          </w:p>
        </w:tc>
        <w:tc>
          <w:tcPr>
            <w:tcW w:w="417" w:type="pct"/>
            <w:noWrap w:val="0"/>
            <w:vAlign w:val="center"/>
          </w:tcPr>
          <w:p w14:paraId="18E5B17A">
            <w:pPr>
              <w:pStyle w:val="26"/>
              <w:bidi w:val="0"/>
            </w:pPr>
            <w:r>
              <w:t>否</w:t>
            </w:r>
          </w:p>
        </w:tc>
        <w:tc>
          <w:tcPr>
            <w:tcW w:w="920" w:type="pct"/>
            <w:noWrap w:val="0"/>
            <w:vAlign w:val="center"/>
          </w:tcPr>
          <w:p w14:paraId="3D0DEB9D">
            <w:pPr>
              <w:pStyle w:val="26"/>
              <w:bidi w:val="0"/>
            </w:pPr>
          </w:p>
        </w:tc>
      </w:tr>
    </w:tbl>
    <w:p w14:paraId="01CC2415">
      <w:pPr>
        <w:pStyle w:val="6"/>
        <w:bidi w:val="0"/>
      </w:pPr>
      <w:bookmarkStart w:id="452" w:name="_Toc5776"/>
      <w:bookmarkStart w:id="453" w:name="_Toc4323"/>
      <w:bookmarkStart w:id="454" w:name="_Toc16025"/>
      <w:bookmarkStart w:id="455" w:name="_Toc11217"/>
      <w:bookmarkStart w:id="456" w:name="_Toc6622"/>
      <w:r>
        <w:rPr>
          <w:rFonts w:hint="eastAsia"/>
          <w:lang w:val="en-US" w:eastAsia="zh-CN"/>
        </w:rPr>
        <w:t>21</w:t>
      </w:r>
      <w:r>
        <w:t>.</w:t>
      </w:r>
      <w:r>
        <w:rPr>
          <w:rFonts w:hint="eastAsia"/>
          <w:lang w:val="en-US" w:eastAsia="zh-CN"/>
        </w:rPr>
        <w:t>6</w:t>
      </w:r>
      <w:r>
        <w:t>返回报文示例</w:t>
      </w:r>
      <w:bookmarkEnd w:id="452"/>
      <w:bookmarkEnd w:id="453"/>
      <w:bookmarkEnd w:id="454"/>
      <w:bookmarkEnd w:id="455"/>
      <w:bookmarkEnd w:id="456"/>
    </w:p>
    <w:p w14:paraId="6324271C">
      <w:pPr>
        <w:pStyle w:val="5"/>
        <w:bidi w:val="0"/>
      </w:pPr>
      <w:r>
        <w:t>成功时返回：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AD8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EDBEF3E">
            <w:pPr>
              <w:bidi w:val="0"/>
            </w:pPr>
            <w:r>
              <w:t>{</w:t>
            </w:r>
          </w:p>
          <w:p w14:paraId="64CC9765">
            <w:pPr>
              <w:bidi w:val="0"/>
            </w:pPr>
            <w:r>
              <w:tab/>
            </w:r>
            <w:r>
              <w:t>"Response": {</w:t>
            </w:r>
          </w:p>
          <w:p w14:paraId="74D7DB35">
            <w:pPr>
              <w:bidi w:val="0"/>
            </w:pPr>
            <w:r>
              <w:tab/>
            </w:r>
            <w:r>
              <w:tab/>
            </w:r>
            <w:r>
              <w:t>"RequestId": "16位随机数字和字母组合",</w:t>
            </w:r>
          </w:p>
          <w:p w14:paraId="1C20127F">
            <w:pPr>
              <w:bidi w:val="0"/>
            </w:pPr>
            <w:r>
              <w:tab/>
            </w:r>
            <w:r>
              <w:tab/>
            </w:r>
            <w:r>
              <w:t>"Data": {</w:t>
            </w:r>
          </w:p>
          <w:p w14:paraId="6DA4B069">
            <w:pPr>
              <w:bidi w:val="0"/>
            </w:pPr>
            <w:r>
              <w:tab/>
            </w:r>
            <w:r>
              <w:tab/>
            </w:r>
            <w:r>
              <w:tab/>
            </w:r>
            <w:r>
              <w:t>"returncode": "00",</w:t>
            </w:r>
          </w:p>
          <w:p w14:paraId="312649D2">
            <w:pPr>
              <w:bidi w:val="0"/>
            </w:pPr>
            <w:bookmarkStart w:id="457" w:name="OLE_LINK57"/>
            <w:r>
              <w:tab/>
            </w:r>
            <w:r>
              <w:tab/>
            </w:r>
            <w:r>
              <w:tab/>
            </w:r>
            <w:bookmarkEnd w:id="457"/>
            <w:r>
              <w:t>"returnmsg": "成功",</w:t>
            </w:r>
          </w:p>
          <w:p w14:paraId="20288106">
            <w:pPr>
              <w:bidi w:val="0"/>
            </w:pPr>
            <w:r>
              <w:tab/>
            </w:r>
            <w:r>
              <w:tab/>
            </w:r>
            <w:r>
              <w:tab/>
            </w:r>
            <w:r>
              <w:t>"xsfnsrsbh": "销售方纳税人识别号",</w:t>
            </w:r>
          </w:p>
          <w:p w14:paraId="6C2017D7">
            <w:pPr>
              <w:bidi w:val="0"/>
            </w:pPr>
            <w:r>
              <w:tab/>
            </w:r>
            <w:r>
              <w:tab/>
            </w:r>
            <w:r>
              <w:tab/>
            </w:r>
            <w:r>
              <w:t>"fphzqrxxList": [</w:t>
            </w:r>
          </w:p>
          <w:p w14:paraId="475C1A40">
            <w:pPr>
              <w:bidi w:val="0"/>
            </w:pPr>
            <w:r>
              <w:tab/>
            </w:r>
            <w:r>
              <w:tab/>
            </w:r>
            <w:r>
              <w:tab/>
            </w:r>
            <w:r>
              <w:tab/>
            </w:r>
            <w:r>
              <w:t>{</w:t>
            </w:r>
            <w:r>
              <w:tab/>
            </w:r>
            <w:r>
              <w:t>"ptbh": "平台编号",</w:t>
            </w:r>
          </w:p>
          <w:p w14:paraId="7F965859">
            <w:pPr>
              <w:bidi w:val="0"/>
            </w:pPr>
            <w:r>
              <w:tab/>
            </w:r>
            <w:r>
              <w:tab/>
            </w:r>
            <w:r>
              <w:tab/>
            </w:r>
            <w:r>
              <w:tab/>
            </w:r>
            <w:r>
              <w:tab/>
            </w:r>
            <w:r>
              <w:t>"yf": "月份",</w:t>
            </w:r>
          </w:p>
          <w:p w14:paraId="4A491B54">
            <w:pPr>
              <w:bidi w:val="0"/>
            </w:pPr>
            <w:r>
              <w:tab/>
            </w:r>
            <w:r>
              <w:tab/>
            </w:r>
            <w:r>
              <w:tab/>
            </w:r>
            <w:r>
              <w:tab/>
            </w:r>
            <w:r>
              <w:tab/>
            </w:r>
            <w:r>
              <w:t>"lzfpsl": "蓝字发票数量",</w:t>
            </w:r>
          </w:p>
          <w:p w14:paraId="25A0338C">
            <w:pPr>
              <w:bidi w:val="0"/>
            </w:pPr>
            <w:r>
              <w:tab/>
            </w:r>
            <w:r>
              <w:tab/>
            </w:r>
            <w:r>
              <w:tab/>
            </w:r>
            <w:r>
              <w:tab/>
            </w:r>
            <w:r>
              <w:tab/>
            </w:r>
            <w:r>
              <w:t>"lzfpje": "蓝字发票金额",</w:t>
            </w:r>
          </w:p>
          <w:p w14:paraId="487453C8">
            <w:pPr>
              <w:bidi w:val="0"/>
            </w:pPr>
            <w:r>
              <w:tab/>
            </w:r>
            <w:r>
              <w:tab/>
            </w:r>
            <w:r>
              <w:tab/>
            </w:r>
            <w:r>
              <w:tab/>
            </w:r>
            <w:r>
              <w:tab/>
            </w:r>
            <w:r>
              <w:t>"lzfpse": "蓝字发票税额",</w:t>
            </w:r>
          </w:p>
          <w:p w14:paraId="2D479484">
            <w:pPr>
              <w:bidi w:val="0"/>
            </w:pPr>
            <w:r>
              <w:tab/>
            </w:r>
            <w:r>
              <w:tab/>
            </w:r>
            <w:r>
              <w:tab/>
            </w:r>
            <w:r>
              <w:tab/>
            </w:r>
            <w:r>
              <w:tab/>
            </w:r>
            <w:r>
              <w:t>"hzfpsl": "红字发票数量",</w:t>
            </w:r>
          </w:p>
          <w:p w14:paraId="73A343D1">
            <w:pPr>
              <w:bidi w:val="0"/>
            </w:pPr>
            <w:r>
              <w:tab/>
            </w:r>
            <w:r>
              <w:tab/>
            </w:r>
            <w:r>
              <w:tab/>
            </w:r>
            <w:r>
              <w:tab/>
            </w:r>
            <w:r>
              <w:tab/>
            </w:r>
            <w:r>
              <w:t>"hzfpje": "红字发票金额",</w:t>
            </w:r>
          </w:p>
          <w:p w14:paraId="5957B024">
            <w:pPr>
              <w:bidi w:val="0"/>
            </w:pPr>
            <w:r>
              <w:tab/>
            </w:r>
            <w:r>
              <w:tab/>
            </w:r>
            <w:r>
              <w:tab/>
            </w:r>
            <w:r>
              <w:tab/>
            </w:r>
            <w:r>
              <w:tab/>
            </w:r>
            <w:r>
              <w:t>"hzfpse": "红字发票税额"</w:t>
            </w:r>
          </w:p>
          <w:p w14:paraId="276D72A4">
            <w:pPr>
              <w:bidi w:val="0"/>
            </w:pPr>
            <w:r>
              <w:tab/>
            </w:r>
            <w:r>
              <w:tab/>
            </w:r>
            <w:r>
              <w:tab/>
            </w:r>
            <w:r>
              <w:tab/>
            </w:r>
            <w:r>
              <w:t>}, {</w:t>
            </w:r>
            <w:r>
              <w:tab/>
            </w:r>
            <w:r>
              <w:t>"ptbh": "平台编号",</w:t>
            </w:r>
          </w:p>
          <w:p w14:paraId="02132EFB">
            <w:pPr>
              <w:bidi w:val="0"/>
            </w:pPr>
            <w:r>
              <w:tab/>
            </w:r>
            <w:r>
              <w:tab/>
            </w:r>
            <w:r>
              <w:tab/>
            </w:r>
            <w:r>
              <w:tab/>
            </w:r>
            <w:r>
              <w:tab/>
            </w:r>
            <w:r>
              <w:t>"yf": "月份",</w:t>
            </w:r>
          </w:p>
          <w:p w14:paraId="7C74F784">
            <w:pPr>
              <w:bidi w:val="0"/>
            </w:pPr>
            <w:r>
              <w:tab/>
            </w:r>
            <w:r>
              <w:tab/>
            </w:r>
            <w:r>
              <w:tab/>
            </w:r>
            <w:r>
              <w:tab/>
            </w:r>
            <w:r>
              <w:tab/>
            </w:r>
            <w:r>
              <w:t>"lzfpsl": "蓝字发票数量",</w:t>
            </w:r>
          </w:p>
          <w:p w14:paraId="20E526FE">
            <w:pPr>
              <w:bidi w:val="0"/>
            </w:pPr>
            <w:r>
              <w:tab/>
            </w:r>
            <w:r>
              <w:tab/>
            </w:r>
            <w:r>
              <w:tab/>
            </w:r>
            <w:r>
              <w:tab/>
            </w:r>
            <w:r>
              <w:tab/>
            </w:r>
            <w:r>
              <w:t>"lzfpje": "蓝字发票金额",</w:t>
            </w:r>
          </w:p>
          <w:p w14:paraId="04A71996">
            <w:pPr>
              <w:bidi w:val="0"/>
            </w:pPr>
            <w:r>
              <w:tab/>
            </w:r>
            <w:r>
              <w:tab/>
            </w:r>
            <w:r>
              <w:tab/>
            </w:r>
            <w:r>
              <w:tab/>
            </w:r>
            <w:r>
              <w:tab/>
            </w:r>
            <w:r>
              <w:t>"lzfpse": "蓝字发票税额",</w:t>
            </w:r>
          </w:p>
          <w:p w14:paraId="2319468F">
            <w:pPr>
              <w:bidi w:val="0"/>
            </w:pPr>
            <w:r>
              <w:tab/>
            </w:r>
            <w:r>
              <w:tab/>
            </w:r>
            <w:r>
              <w:tab/>
            </w:r>
            <w:r>
              <w:tab/>
            </w:r>
            <w:r>
              <w:tab/>
            </w:r>
            <w:r>
              <w:t>"hzfpsl": "红字发票数量",</w:t>
            </w:r>
          </w:p>
          <w:p w14:paraId="5621B20E">
            <w:pPr>
              <w:bidi w:val="0"/>
            </w:pPr>
            <w:r>
              <w:tab/>
            </w:r>
            <w:r>
              <w:tab/>
            </w:r>
            <w:r>
              <w:tab/>
            </w:r>
            <w:r>
              <w:tab/>
            </w:r>
            <w:r>
              <w:tab/>
            </w:r>
            <w:r>
              <w:t>"hzfpje": "红字发票金额",</w:t>
            </w:r>
          </w:p>
          <w:p w14:paraId="0945F7EE">
            <w:pPr>
              <w:bidi w:val="0"/>
            </w:pPr>
            <w:r>
              <w:tab/>
            </w:r>
            <w:r>
              <w:tab/>
            </w:r>
            <w:r>
              <w:tab/>
            </w:r>
            <w:r>
              <w:tab/>
            </w:r>
            <w:r>
              <w:tab/>
            </w:r>
            <w:r>
              <w:t>"hzfpse": "红字发票税额"</w:t>
            </w:r>
          </w:p>
          <w:p w14:paraId="2DECDC84">
            <w:pPr>
              <w:bidi w:val="0"/>
            </w:pPr>
            <w:r>
              <w:tab/>
            </w:r>
            <w:r>
              <w:tab/>
            </w:r>
            <w:r>
              <w:tab/>
            </w:r>
            <w:r>
              <w:tab/>
            </w:r>
            <w:r>
              <w:t>}</w:t>
            </w:r>
          </w:p>
          <w:p w14:paraId="0A8D734A">
            <w:pPr>
              <w:bidi w:val="0"/>
            </w:pPr>
            <w:r>
              <w:tab/>
            </w:r>
            <w:r>
              <w:tab/>
            </w:r>
            <w:r>
              <w:tab/>
            </w:r>
            <w:r>
              <w:t>]</w:t>
            </w:r>
          </w:p>
          <w:p w14:paraId="00C7FD1E">
            <w:pPr>
              <w:bidi w:val="0"/>
            </w:pPr>
            <w:r>
              <w:tab/>
            </w:r>
            <w:r>
              <w:tab/>
            </w:r>
            <w:r>
              <w:t>}</w:t>
            </w:r>
          </w:p>
          <w:p w14:paraId="385F89B0">
            <w:pPr>
              <w:bidi w:val="0"/>
            </w:pPr>
            <w:r>
              <w:tab/>
            </w:r>
            <w:r>
              <w:t>}</w:t>
            </w:r>
          </w:p>
          <w:p w14:paraId="10543590">
            <w:pPr>
              <w:bidi w:val="0"/>
            </w:pPr>
            <w:r>
              <w:t>}</w:t>
            </w:r>
          </w:p>
        </w:tc>
      </w:tr>
    </w:tbl>
    <w:p w14:paraId="34F6A574">
      <w:pPr>
        <w:pStyle w:val="5"/>
        <w:bidi w:val="0"/>
        <w:rPr>
          <w:rFonts w:hint="default"/>
        </w:rPr>
      </w:pPr>
      <w:r>
        <w:rPr>
          <w:rFonts w:hint="default"/>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970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4EE56F">
            <w:pPr>
              <w:bidi w:val="0"/>
              <w:rPr>
                <w:rFonts w:hint="default"/>
              </w:rPr>
            </w:pPr>
            <w:r>
              <w:rPr>
                <w:rFonts w:hint="default"/>
              </w:rPr>
              <w:t>{</w:t>
            </w:r>
          </w:p>
          <w:p w14:paraId="2A8242EB">
            <w:pPr>
              <w:bidi w:val="0"/>
              <w:rPr>
                <w:rFonts w:hint="default"/>
              </w:rPr>
            </w:pPr>
            <w:r>
              <w:rPr>
                <w:rFonts w:hint="default"/>
              </w:rPr>
              <w:tab/>
            </w:r>
            <w:r>
              <w:rPr>
                <w:rFonts w:hint="default"/>
              </w:rPr>
              <w:t>"Response":{</w:t>
            </w:r>
          </w:p>
          <w:p w14:paraId="27EB3A50">
            <w:pPr>
              <w:bidi w:val="0"/>
              <w:rPr>
                <w:rFonts w:hint="default"/>
              </w:rPr>
            </w:pPr>
            <w:r>
              <w:rPr>
                <w:rFonts w:hint="default"/>
              </w:rPr>
              <w:tab/>
            </w:r>
            <w:r>
              <w:rPr>
                <w:rFonts w:hint="default"/>
              </w:rPr>
              <w:tab/>
            </w:r>
            <w:r>
              <w:rPr>
                <w:rFonts w:hint="default"/>
              </w:rPr>
              <w:t>"RequestId": "16位随机数字和字母组合",</w:t>
            </w:r>
          </w:p>
          <w:p w14:paraId="793D2EE0">
            <w:pPr>
              <w:bidi w:val="0"/>
              <w:rPr>
                <w:rFonts w:hint="default"/>
              </w:rPr>
            </w:pPr>
            <w:r>
              <w:rPr>
                <w:rFonts w:hint="default"/>
              </w:rPr>
              <w:tab/>
            </w:r>
            <w:r>
              <w:rPr>
                <w:rFonts w:hint="default"/>
              </w:rPr>
              <w:tab/>
            </w:r>
            <w:r>
              <w:rPr>
                <w:rFonts w:hint="default"/>
              </w:rPr>
              <w:t>"Error":{</w:t>
            </w:r>
          </w:p>
          <w:p w14:paraId="6B7C445E">
            <w:pPr>
              <w:bidi w:val="0"/>
              <w:rPr>
                <w:rFonts w:hint="default"/>
              </w:rPr>
            </w:pPr>
            <w:r>
              <w:rPr>
                <w:rFonts w:hint="default"/>
              </w:rPr>
              <w:tab/>
            </w:r>
            <w:r>
              <w:rPr>
                <w:rFonts w:hint="default"/>
              </w:rPr>
              <w:tab/>
            </w:r>
            <w:r>
              <w:rPr>
                <w:rFonts w:hint="default"/>
              </w:rPr>
              <w:tab/>
            </w:r>
            <w:r>
              <w:rPr>
                <w:rFonts w:hint="default"/>
              </w:rPr>
              <w:t>"Code": "01”,</w:t>
            </w:r>
          </w:p>
          <w:p w14:paraId="69B4760C">
            <w:pPr>
              <w:bidi w:val="0"/>
              <w:rPr>
                <w:rFonts w:hint="default"/>
              </w:rPr>
            </w:pPr>
            <w:r>
              <w:rPr>
                <w:rFonts w:hint="default"/>
              </w:rPr>
              <w:tab/>
            </w:r>
            <w:r>
              <w:rPr>
                <w:rFonts w:hint="default"/>
              </w:rPr>
              <w:tab/>
            </w:r>
            <w:r>
              <w:rPr>
                <w:rFonts w:hint="default"/>
              </w:rPr>
              <w:tab/>
            </w:r>
            <w:r>
              <w:rPr>
                <w:rFonts w:hint="default"/>
              </w:rPr>
              <w:t>"Message": "错误说明"</w:t>
            </w:r>
          </w:p>
          <w:p w14:paraId="25E866CE">
            <w:pPr>
              <w:bidi w:val="0"/>
              <w:rPr>
                <w:rFonts w:hint="default"/>
              </w:rPr>
            </w:pPr>
            <w:r>
              <w:rPr>
                <w:rFonts w:hint="default"/>
              </w:rPr>
              <w:t>}</w:t>
            </w:r>
          </w:p>
          <w:p w14:paraId="6D035BC5">
            <w:pPr>
              <w:bidi w:val="0"/>
              <w:rPr>
                <w:rFonts w:hint="default"/>
              </w:rPr>
            </w:pPr>
            <w:r>
              <w:rPr>
                <w:rFonts w:hint="default"/>
              </w:rPr>
              <w:tab/>
            </w:r>
            <w:r>
              <w:rPr>
                <w:rFonts w:hint="default"/>
              </w:rPr>
              <w:t>}</w:t>
            </w:r>
          </w:p>
          <w:p w14:paraId="4B8A2CCA">
            <w:pPr>
              <w:bidi w:val="0"/>
              <w:rPr>
                <w:rFonts w:hint="default"/>
              </w:rPr>
            </w:pPr>
            <w:r>
              <w:rPr>
                <w:rFonts w:hint="default"/>
              </w:rPr>
              <w:t>}</w:t>
            </w:r>
          </w:p>
        </w:tc>
      </w:tr>
    </w:tbl>
    <w:p w14:paraId="631ABB73">
      <w:pPr>
        <w:pStyle w:val="4"/>
        <w:widowControl/>
        <w:spacing w:beforeAutospacing="0" w:afterAutospacing="0" w:line="408" w:lineRule="auto"/>
        <w:rPr>
          <w:rFonts w:hint="default" w:ascii="Times New Roman" w:hAnsi="Times New Roman" w:eastAsia="宋体"/>
          <w:sz w:val="28"/>
          <w:szCs w:val="28"/>
          <w:lang w:val="en-US" w:eastAsia="zh-CN"/>
        </w:rPr>
      </w:pPr>
      <w:bookmarkStart w:id="458" w:name="_Toc22990"/>
      <w:bookmarkStart w:id="459" w:name="_Toc3223"/>
      <w:r>
        <w:rPr>
          <w:rFonts w:hint="eastAsia" w:ascii="Times New Roman" w:hAnsi="Times New Roman"/>
          <w:sz w:val="28"/>
          <w:szCs w:val="28"/>
          <w:lang w:val="en-US" w:eastAsia="zh-CN"/>
        </w:rPr>
        <w:t>22</w:t>
      </w:r>
      <w:r>
        <w:rPr>
          <w:rFonts w:hint="default" w:ascii="Times New Roman" w:hAnsi="Times New Roman"/>
          <w:sz w:val="28"/>
          <w:szCs w:val="28"/>
        </w:rPr>
        <w:t>. 查询</w:t>
      </w:r>
      <w:r>
        <w:rPr>
          <w:rFonts w:hint="eastAsia" w:ascii="Times New Roman" w:hAnsi="Times New Roman"/>
          <w:sz w:val="28"/>
          <w:szCs w:val="28"/>
          <w:lang w:val="en-US" w:eastAsia="zh-CN"/>
        </w:rPr>
        <w:t>差额征税编码</w:t>
      </w:r>
      <w:bookmarkEnd w:id="458"/>
      <w:bookmarkEnd w:id="459"/>
    </w:p>
    <w:p w14:paraId="46B5A88C">
      <w:pPr>
        <w:pStyle w:val="6"/>
        <w:bidi w:val="0"/>
      </w:pPr>
      <w:bookmarkStart w:id="460" w:name="_Toc23854"/>
      <w:r>
        <w:rPr>
          <w:rFonts w:hint="eastAsia"/>
          <w:lang w:val="en-US" w:eastAsia="zh-CN"/>
        </w:rPr>
        <w:t>22</w:t>
      </w:r>
      <w:r>
        <w:t>.1接口说明</w:t>
      </w:r>
      <w:bookmarkEnd w:id="460"/>
    </w:p>
    <w:p w14:paraId="66B9A87E">
      <w:pPr>
        <w:pStyle w:val="5"/>
        <w:bidi w:val="0"/>
      </w:pPr>
      <w:r>
        <w:t>向企业提供查询</w:t>
      </w:r>
      <w:r>
        <w:rPr>
          <w:rFonts w:hint="eastAsia"/>
          <w:lang w:val="en-US" w:eastAsia="zh-CN"/>
        </w:rPr>
        <w:t>差额征税</w:t>
      </w:r>
      <w:r>
        <w:t>编码信息的功能，企业可将查询的</w:t>
      </w:r>
      <w:r>
        <w:rPr>
          <w:rFonts w:hint="eastAsia"/>
          <w:lang w:val="en-US" w:eastAsia="zh-CN"/>
        </w:rPr>
        <w:t>差额征税</w:t>
      </w:r>
      <w:r>
        <w:t>编码信息保存在本地。在</w:t>
      </w:r>
      <w:r>
        <w:rPr>
          <w:rFonts w:hint="eastAsia"/>
          <w:lang w:val="en-US" w:eastAsia="zh-CN"/>
        </w:rPr>
        <w:t>开具差额征税发票</w:t>
      </w:r>
      <w:r>
        <w:t>时选择保存在本地的</w:t>
      </w:r>
      <w:r>
        <w:rPr>
          <w:rFonts w:hint="eastAsia"/>
          <w:lang w:val="en-US" w:eastAsia="zh-CN"/>
        </w:rPr>
        <w:t>差额征税</w:t>
      </w:r>
      <w:r>
        <w:t>编码。</w:t>
      </w:r>
    </w:p>
    <w:p w14:paraId="50E35C44">
      <w:pPr>
        <w:pStyle w:val="6"/>
        <w:bidi w:val="0"/>
      </w:pPr>
      <w:bookmarkStart w:id="461" w:name="_Toc17347"/>
      <w:r>
        <w:rPr>
          <w:rFonts w:hint="eastAsia"/>
          <w:lang w:eastAsia="zh-CN"/>
        </w:rPr>
        <w:t>22</w:t>
      </w:r>
      <w:r>
        <w:t>.2请求方式</w:t>
      </w:r>
      <w:bookmarkEnd w:id="461"/>
    </w:p>
    <w:p w14:paraId="2BD40698">
      <w:pPr>
        <w:pStyle w:val="5"/>
        <w:bidi w:val="0"/>
      </w:pPr>
      <w:r>
        <w:t>请求方式为POST</w:t>
      </w:r>
    </w:p>
    <w:p w14:paraId="606290DA">
      <w:pPr>
        <w:pStyle w:val="5"/>
        <w:bidi w:val="0"/>
      </w:pPr>
      <w:r>
        <w:rPr>
          <w:rFonts w:hint="eastAsia"/>
        </w:rPr>
        <w:t>●</w:t>
      </w:r>
      <w:r>
        <w:rPr>
          <w:rFonts w:hint="default"/>
          <w:lang w:val="en-US"/>
        </w:rPr>
        <w:t xml:space="preserve"> </w:t>
      </w:r>
      <w:r>
        <w:t>path指该参数为路径参数</w:t>
      </w:r>
    </w:p>
    <w:p w14:paraId="7EF30E44">
      <w:pPr>
        <w:pStyle w:val="5"/>
        <w:bidi w:val="0"/>
      </w:pPr>
      <w:r>
        <w:rPr>
          <w:rFonts w:hint="eastAsia"/>
        </w:rPr>
        <w:t>●</w:t>
      </w:r>
      <w:r>
        <w:rPr>
          <w:rFonts w:hint="default"/>
          <w:lang w:val="en-US"/>
        </w:rPr>
        <w:t xml:space="preserve"> </w:t>
      </w:r>
      <w:r>
        <w:t>query指该参数需在请求URL传参</w:t>
      </w:r>
    </w:p>
    <w:p w14:paraId="2EB5FA5A">
      <w:pPr>
        <w:pStyle w:val="5"/>
        <w:bidi w:val="0"/>
      </w:pPr>
      <w:r>
        <w:rPr>
          <w:rFonts w:hint="eastAsia"/>
        </w:rPr>
        <w:t>●</w:t>
      </w:r>
      <w:r>
        <w:rPr>
          <w:rFonts w:hint="default"/>
          <w:lang w:val="en-US"/>
        </w:rPr>
        <w:t xml:space="preserve"> </w:t>
      </w:r>
      <w:r>
        <w:t>body指该参数需在请求JSON传参</w:t>
      </w:r>
    </w:p>
    <w:p w14:paraId="05E0F1F6">
      <w:pPr>
        <w:pStyle w:val="6"/>
        <w:bidi w:val="0"/>
      </w:pPr>
      <w:bookmarkStart w:id="462" w:name="_Toc23720"/>
      <w:r>
        <w:rPr>
          <w:rFonts w:hint="eastAsia"/>
          <w:lang w:val="en-US" w:eastAsia="zh-CN"/>
        </w:rPr>
        <w:t>22</w:t>
      </w:r>
      <w:r>
        <w:t>.</w:t>
      </w:r>
      <w:r>
        <w:rPr>
          <w:rFonts w:hint="eastAsia"/>
          <w:lang w:val="en-US" w:eastAsia="zh-CN"/>
        </w:rPr>
        <w:t>3</w:t>
      </w:r>
      <w:r>
        <w:t>请求参数</w:t>
      </w:r>
      <w:bookmarkEnd w:id="462"/>
    </w:p>
    <w:p w14:paraId="0178D714">
      <w:pPr>
        <w:pStyle w:val="5"/>
        <w:bidi w:val="0"/>
      </w:pPr>
      <w:r>
        <w:t>无</w:t>
      </w:r>
    </w:p>
    <w:p w14:paraId="7FDE5777">
      <w:pPr>
        <w:pStyle w:val="6"/>
        <w:bidi w:val="0"/>
      </w:pPr>
      <w:bookmarkStart w:id="463" w:name="_Toc27390"/>
      <w:r>
        <w:rPr>
          <w:rFonts w:hint="eastAsia"/>
          <w:lang w:val="en-US" w:eastAsia="zh-CN"/>
        </w:rPr>
        <w:t>22</w:t>
      </w:r>
      <w:r>
        <w:t>.</w:t>
      </w:r>
      <w:r>
        <w:rPr>
          <w:rFonts w:hint="eastAsia"/>
          <w:lang w:val="en-US" w:eastAsia="zh-CN"/>
        </w:rPr>
        <w:t>4</w:t>
      </w:r>
      <w:r>
        <w:t>请求报文示例</w:t>
      </w:r>
      <w:bookmarkEnd w:id="46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05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F46E33F">
            <w:pPr>
              <w:bidi w:val="0"/>
            </w:pPr>
            <w:r>
              <w:t>{}</w:t>
            </w:r>
          </w:p>
        </w:tc>
      </w:tr>
    </w:tbl>
    <w:p w14:paraId="424C7422">
      <w:pPr>
        <w:pStyle w:val="6"/>
        <w:bidi w:val="0"/>
      </w:pPr>
      <w:bookmarkStart w:id="464" w:name="_Toc14359"/>
      <w:r>
        <w:rPr>
          <w:rFonts w:hint="eastAsia"/>
          <w:lang w:val="en-US" w:eastAsia="zh-CN"/>
        </w:rPr>
        <w:t>22</w:t>
      </w:r>
      <w:r>
        <w:t>.</w:t>
      </w:r>
      <w:r>
        <w:rPr>
          <w:rFonts w:hint="eastAsia"/>
          <w:lang w:val="en-US" w:eastAsia="zh-CN"/>
        </w:rPr>
        <w:t>5</w:t>
      </w:r>
      <w:r>
        <w:t>返回参数</w:t>
      </w:r>
      <w:bookmarkEnd w:id="464"/>
    </w:p>
    <w:tbl>
      <w:tblPr>
        <w:tblStyle w:val="1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F88EC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87B1268">
            <w:pPr>
              <w:pStyle w:val="25"/>
              <w:bidi w:val="0"/>
            </w:pPr>
            <w:r>
              <w:t>序号</w:t>
            </w:r>
          </w:p>
        </w:tc>
        <w:tc>
          <w:tcPr>
            <w:tcW w:w="1004" w:type="pct"/>
            <w:tcBorders>
              <w:top w:val="single" w:color="auto" w:sz="12" w:space="0"/>
              <w:bottom w:val="single" w:color="auto" w:sz="6" w:space="0"/>
            </w:tcBorders>
            <w:shd w:val="clear" w:color="auto" w:fill="D8D8D8"/>
            <w:noWrap w:val="0"/>
            <w:vAlign w:val="center"/>
          </w:tcPr>
          <w:p w14:paraId="51B13F0A">
            <w:pPr>
              <w:pStyle w:val="25"/>
              <w:bidi w:val="0"/>
            </w:pPr>
            <w:r>
              <w:t>数据项标识</w:t>
            </w:r>
          </w:p>
        </w:tc>
        <w:tc>
          <w:tcPr>
            <w:tcW w:w="1087" w:type="pct"/>
            <w:tcBorders>
              <w:top w:val="single" w:color="auto" w:sz="12" w:space="0"/>
              <w:bottom w:val="single" w:color="auto" w:sz="6" w:space="0"/>
            </w:tcBorders>
            <w:shd w:val="clear" w:color="auto" w:fill="D8D8D8"/>
            <w:noWrap w:val="0"/>
            <w:vAlign w:val="center"/>
          </w:tcPr>
          <w:p w14:paraId="289FF026">
            <w:pPr>
              <w:pStyle w:val="25"/>
              <w:bidi w:val="0"/>
            </w:pPr>
            <w:r>
              <w:t>数据项名称</w:t>
            </w:r>
          </w:p>
        </w:tc>
        <w:tc>
          <w:tcPr>
            <w:tcW w:w="753" w:type="pct"/>
            <w:tcBorders>
              <w:top w:val="single" w:color="auto" w:sz="12" w:space="0"/>
              <w:bottom w:val="single" w:color="auto" w:sz="6" w:space="0"/>
            </w:tcBorders>
            <w:shd w:val="clear" w:color="auto" w:fill="D8D8D8"/>
            <w:noWrap w:val="0"/>
            <w:vAlign w:val="center"/>
          </w:tcPr>
          <w:p w14:paraId="53ECAACB">
            <w:pPr>
              <w:pStyle w:val="25"/>
              <w:bidi w:val="0"/>
            </w:pPr>
            <w:r>
              <w:t>字段类型</w:t>
            </w:r>
          </w:p>
        </w:tc>
        <w:tc>
          <w:tcPr>
            <w:tcW w:w="418" w:type="pct"/>
            <w:tcBorders>
              <w:top w:val="single" w:color="auto" w:sz="12" w:space="0"/>
              <w:bottom w:val="single" w:color="auto" w:sz="6" w:space="0"/>
            </w:tcBorders>
            <w:shd w:val="clear" w:color="auto" w:fill="D8D8D8"/>
            <w:noWrap w:val="0"/>
            <w:vAlign w:val="center"/>
          </w:tcPr>
          <w:p w14:paraId="57ED0FD2">
            <w:pPr>
              <w:pStyle w:val="25"/>
              <w:bidi w:val="0"/>
            </w:pPr>
            <w:r>
              <w:t>长度</w:t>
            </w:r>
          </w:p>
        </w:tc>
        <w:tc>
          <w:tcPr>
            <w:tcW w:w="417" w:type="pct"/>
            <w:tcBorders>
              <w:top w:val="single" w:color="auto" w:sz="12" w:space="0"/>
              <w:bottom w:val="single" w:color="auto" w:sz="6" w:space="0"/>
            </w:tcBorders>
            <w:shd w:val="clear" w:color="auto" w:fill="D8D8D8"/>
            <w:noWrap w:val="0"/>
            <w:vAlign w:val="center"/>
          </w:tcPr>
          <w:p w14:paraId="02773376">
            <w:pPr>
              <w:pStyle w:val="25"/>
              <w:bidi w:val="0"/>
            </w:pPr>
            <w:r>
              <w:t>必须</w:t>
            </w:r>
          </w:p>
        </w:tc>
        <w:tc>
          <w:tcPr>
            <w:tcW w:w="920" w:type="pct"/>
            <w:tcBorders>
              <w:top w:val="single" w:color="auto" w:sz="12" w:space="0"/>
              <w:bottom w:val="single" w:color="auto" w:sz="6" w:space="0"/>
            </w:tcBorders>
            <w:shd w:val="clear" w:color="auto" w:fill="D8D8D8"/>
            <w:noWrap w:val="0"/>
            <w:vAlign w:val="center"/>
          </w:tcPr>
          <w:p w14:paraId="25ED4755">
            <w:pPr>
              <w:pStyle w:val="25"/>
              <w:bidi w:val="0"/>
            </w:pPr>
            <w:r>
              <w:t>说明</w:t>
            </w:r>
          </w:p>
        </w:tc>
      </w:tr>
      <w:tr w14:paraId="126184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D35ACDF">
            <w:pPr>
              <w:pStyle w:val="26"/>
              <w:bidi w:val="0"/>
            </w:pPr>
            <w:r>
              <w:rPr>
                <w:rFonts w:hint="default"/>
                <w:lang w:val="en-US" w:eastAsia="zh-CN"/>
              </w:rPr>
              <w:t>1</w:t>
            </w:r>
          </w:p>
        </w:tc>
        <w:tc>
          <w:tcPr>
            <w:tcW w:w="1004" w:type="pct"/>
            <w:noWrap w:val="0"/>
            <w:vAlign w:val="center"/>
          </w:tcPr>
          <w:p w14:paraId="481729E4">
            <w:pPr>
              <w:pStyle w:val="26"/>
              <w:bidi w:val="0"/>
            </w:pPr>
            <w:r>
              <w:t>returncode</w:t>
            </w:r>
          </w:p>
        </w:tc>
        <w:tc>
          <w:tcPr>
            <w:tcW w:w="1087" w:type="pct"/>
            <w:noWrap w:val="0"/>
            <w:vAlign w:val="center"/>
          </w:tcPr>
          <w:p w14:paraId="51847F15">
            <w:pPr>
              <w:pStyle w:val="26"/>
              <w:bidi w:val="0"/>
            </w:pPr>
            <w:r>
              <w:t>返回码</w:t>
            </w:r>
          </w:p>
        </w:tc>
        <w:tc>
          <w:tcPr>
            <w:tcW w:w="753" w:type="pct"/>
            <w:noWrap w:val="0"/>
            <w:vAlign w:val="center"/>
          </w:tcPr>
          <w:p w14:paraId="2E95C600">
            <w:pPr>
              <w:pStyle w:val="26"/>
              <w:bidi w:val="0"/>
            </w:pPr>
            <w:r>
              <w:t>varchar</w:t>
            </w:r>
          </w:p>
        </w:tc>
        <w:tc>
          <w:tcPr>
            <w:tcW w:w="418" w:type="pct"/>
            <w:noWrap w:val="0"/>
            <w:vAlign w:val="center"/>
          </w:tcPr>
          <w:p w14:paraId="7DE704D2">
            <w:pPr>
              <w:pStyle w:val="26"/>
              <w:bidi w:val="0"/>
            </w:pPr>
            <w:r>
              <w:t>2</w:t>
            </w:r>
          </w:p>
        </w:tc>
        <w:tc>
          <w:tcPr>
            <w:tcW w:w="417" w:type="pct"/>
            <w:noWrap w:val="0"/>
            <w:vAlign w:val="center"/>
          </w:tcPr>
          <w:p w14:paraId="67C52E00">
            <w:pPr>
              <w:pStyle w:val="26"/>
              <w:bidi w:val="0"/>
            </w:pPr>
            <w:r>
              <w:t>是</w:t>
            </w:r>
          </w:p>
        </w:tc>
        <w:tc>
          <w:tcPr>
            <w:tcW w:w="920" w:type="pct"/>
            <w:noWrap w:val="0"/>
            <w:vAlign w:val="center"/>
          </w:tcPr>
          <w:p w14:paraId="79AFD322">
            <w:pPr>
              <w:pStyle w:val="26"/>
              <w:bidi w:val="0"/>
            </w:pPr>
            <w:r>
              <w:t>00：成功</w:t>
            </w:r>
          </w:p>
          <w:p w14:paraId="7A95CDCE">
            <w:pPr>
              <w:pStyle w:val="26"/>
              <w:bidi w:val="0"/>
            </w:pPr>
            <w:r>
              <w:t>其它：失败</w:t>
            </w:r>
          </w:p>
        </w:tc>
      </w:tr>
      <w:tr w14:paraId="5A7D2F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1F09757">
            <w:pPr>
              <w:pStyle w:val="26"/>
              <w:bidi w:val="0"/>
            </w:pPr>
            <w:r>
              <w:rPr>
                <w:rFonts w:hint="default"/>
                <w:lang w:val="en-US" w:eastAsia="zh-CN"/>
              </w:rPr>
              <w:t>2</w:t>
            </w:r>
          </w:p>
        </w:tc>
        <w:tc>
          <w:tcPr>
            <w:tcW w:w="1004" w:type="pct"/>
            <w:noWrap w:val="0"/>
            <w:vAlign w:val="center"/>
          </w:tcPr>
          <w:p w14:paraId="796534B6">
            <w:pPr>
              <w:pStyle w:val="26"/>
              <w:bidi w:val="0"/>
            </w:pPr>
            <w:r>
              <w:t>returnmsg</w:t>
            </w:r>
          </w:p>
        </w:tc>
        <w:tc>
          <w:tcPr>
            <w:tcW w:w="1087" w:type="pct"/>
            <w:noWrap w:val="0"/>
            <w:vAlign w:val="center"/>
          </w:tcPr>
          <w:p w14:paraId="111BACAA">
            <w:pPr>
              <w:pStyle w:val="26"/>
              <w:bidi w:val="0"/>
            </w:pPr>
            <w:r>
              <w:t>返回信息</w:t>
            </w:r>
          </w:p>
        </w:tc>
        <w:tc>
          <w:tcPr>
            <w:tcW w:w="753" w:type="pct"/>
            <w:noWrap w:val="0"/>
            <w:vAlign w:val="center"/>
          </w:tcPr>
          <w:p w14:paraId="4B6892F8">
            <w:pPr>
              <w:pStyle w:val="26"/>
              <w:bidi w:val="0"/>
            </w:pPr>
            <w:r>
              <w:t>varchar</w:t>
            </w:r>
          </w:p>
        </w:tc>
        <w:tc>
          <w:tcPr>
            <w:tcW w:w="418" w:type="pct"/>
            <w:noWrap w:val="0"/>
            <w:vAlign w:val="center"/>
          </w:tcPr>
          <w:p w14:paraId="4F9BEDE8">
            <w:pPr>
              <w:pStyle w:val="26"/>
              <w:bidi w:val="0"/>
            </w:pPr>
            <w:r>
              <w:t>2000</w:t>
            </w:r>
          </w:p>
        </w:tc>
        <w:tc>
          <w:tcPr>
            <w:tcW w:w="417" w:type="pct"/>
            <w:noWrap w:val="0"/>
            <w:vAlign w:val="center"/>
          </w:tcPr>
          <w:p w14:paraId="5C01A067">
            <w:pPr>
              <w:pStyle w:val="26"/>
              <w:bidi w:val="0"/>
            </w:pPr>
            <w:r>
              <w:t>否</w:t>
            </w:r>
          </w:p>
        </w:tc>
        <w:tc>
          <w:tcPr>
            <w:tcW w:w="920" w:type="pct"/>
            <w:noWrap w:val="0"/>
            <w:vAlign w:val="center"/>
          </w:tcPr>
          <w:p w14:paraId="5CB60B77">
            <w:pPr>
              <w:pStyle w:val="26"/>
              <w:bidi w:val="0"/>
            </w:pPr>
            <w:r>
              <w:t>错误信息说明</w:t>
            </w:r>
          </w:p>
        </w:tc>
      </w:tr>
      <w:tr w14:paraId="0285F8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44AA9B6">
            <w:pPr>
              <w:pStyle w:val="26"/>
              <w:bidi w:val="0"/>
            </w:pPr>
            <w:r>
              <w:rPr>
                <w:rFonts w:hint="default"/>
                <w:lang w:val="en-US" w:eastAsia="zh-CN"/>
              </w:rPr>
              <w:t>3</w:t>
            </w:r>
          </w:p>
        </w:tc>
        <w:tc>
          <w:tcPr>
            <w:tcW w:w="1004" w:type="pct"/>
            <w:noWrap w:val="0"/>
            <w:vAlign w:val="center"/>
          </w:tcPr>
          <w:p w14:paraId="357AC9BD">
            <w:pPr>
              <w:pStyle w:val="26"/>
              <w:bidi w:val="0"/>
            </w:pPr>
            <w:r>
              <w:t>count</w:t>
            </w:r>
          </w:p>
        </w:tc>
        <w:tc>
          <w:tcPr>
            <w:tcW w:w="1087" w:type="pct"/>
            <w:noWrap w:val="0"/>
            <w:vAlign w:val="center"/>
          </w:tcPr>
          <w:p w14:paraId="5D516EB4">
            <w:pPr>
              <w:pStyle w:val="26"/>
              <w:bidi w:val="0"/>
            </w:pPr>
            <w:r>
              <w:t>总数量</w:t>
            </w:r>
          </w:p>
        </w:tc>
        <w:tc>
          <w:tcPr>
            <w:tcW w:w="753" w:type="pct"/>
            <w:noWrap w:val="0"/>
            <w:vAlign w:val="center"/>
          </w:tcPr>
          <w:p w14:paraId="5C4C848A">
            <w:pPr>
              <w:pStyle w:val="26"/>
              <w:bidi w:val="0"/>
            </w:pPr>
            <w:r>
              <w:t>number</w:t>
            </w:r>
          </w:p>
        </w:tc>
        <w:tc>
          <w:tcPr>
            <w:tcW w:w="418" w:type="pct"/>
            <w:noWrap w:val="0"/>
            <w:vAlign w:val="center"/>
          </w:tcPr>
          <w:p w14:paraId="2952A5FB">
            <w:pPr>
              <w:pStyle w:val="26"/>
              <w:bidi w:val="0"/>
            </w:pPr>
            <w:r>
              <w:t>10</w:t>
            </w:r>
          </w:p>
        </w:tc>
        <w:tc>
          <w:tcPr>
            <w:tcW w:w="417" w:type="pct"/>
            <w:noWrap w:val="0"/>
            <w:vAlign w:val="center"/>
          </w:tcPr>
          <w:p w14:paraId="7114684D">
            <w:pPr>
              <w:pStyle w:val="26"/>
              <w:bidi w:val="0"/>
            </w:pPr>
            <w:r>
              <w:t>是</w:t>
            </w:r>
          </w:p>
        </w:tc>
        <w:tc>
          <w:tcPr>
            <w:tcW w:w="920" w:type="pct"/>
            <w:noWrap w:val="0"/>
            <w:vAlign w:val="center"/>
          </w:tcPr>
          <w:p w14:paraId="3F109AD9">
            <w:pPr>
              <w:pStyle w:val="26"/>
              <w:bidi w:val="0"/>
            </w:pPr>
          </w:p>
        </w:tc>
      </w:tr>
      <w:tr w14:paraId="4FA840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79F0BA3">
            <w:pPr>
              <w:pStyle w:val="26"/>
              <w:bidi w:val="0"/>
            </w:pPr>
            <w:r>
              <w:rPr>
                <w:rFonts w:hint="default"/>
                <w:lang w:val="en-US" w:eastAsia="zh-CN"/>
              </w:rPr>
              <w:t>4</w:t>
            </w:r>
          </w:p>
        </w:tc>
        <w:tc>
          <w:tcPr>
            <w:tcW w:w="1004" w:type="pct"/>
            <w:noWrap w:val="0"/>
            <w:vAlign w:val="center"/>
          </w:tcPr>
          <w:p w14:paraId="32635466">
            <w:pPr>
              <w:pStyle w:val="26"/>
              <w:bidi w:val="0"/>
              <w:rPr>
                <w:rFonts w:hint="default"/>
                <w:lang w:val="en-US" w:eastAsia="zh-CN"/>
              </w:rPr>
            </w:pPr>
            <w:bookmarkStart w:id="465" w:name="OLE_LINK68"/>
            <w:r>
              <w:t>sphfwssflhbbm</w:t>
            </w:r>
            <w:bookmarkEnd w:id="465"/>
          </w:p>
        </w:tc>
        <w:tc>
          <w:tcPr>
            <w:tcW w:w="1087" w:type="pct"/>
            <w:noWrap w:val="0"/>
            <w:vAlign w:val="center"/>
          </w:tcPr>
          <w:p w14:paraId="6FC68DC3">
            <w:pPr>
              <w:pStyle w:val="26"/>
              <w:bidi w:val="0"/>
              <w:rPr>
                <w:rFonts w:hint="default"/>
                <w:lang w:val="en-US" w:eastAsia="zh-CN"/>
              </w:rPr>
            </w:pPr>
            <w:r>
              <w:t>商品和服务税收分类合并编码</w:t>
            </w:r>
          </w:p>
        </w:tc>
        <w:tc>
          <w:tcPr>
            <w:tcW w:w="753" w:type="pct"/>
            <w:noWrap w:val="0"/>
            <w:vAlign w:val="center"/>
          </w:tcPr>
          <w:p w14:paraId="2B93055F">
            <w:pPr>
              <w:pStyle w:val="26"/>
              <w:bidi w:val="0"/>
              <w:rPr>
                <w:lang w:val="en-US" w:eastAsia="zh-CN"/>
              </w:rPr>
            </w:pPr>
            <w:r>
              <w:t>varchar</w:t>
            </w:r>
          </w:p>
        </w:tc>
        <w:tc>
          <w:tcPr>
            <w:tcW w:w="418" w:type="pct"/>
            <w:noWrap w:val="0"/>
            <w:vAlign w:val="center"/>
          </w:tcPr>
          <w:p w14:paraId="74F1EA1C">
            <w:pPr>
              <w:pStyle w:val="26"/>
              <w:bidi w:val="0"/>
              <w:rPr>
                <w:rFonts w:hint="default"/>
                <w:lang w:val="en-US" w:eastAsia="zh-CN"/>
              </w:rPr>
            </w:pPr>
            <w:r>
              <w:rPr>
                <w:rFonts w:hint="eastAsia"/>
                <w:lang w:val="en-US" w:eastAsia="zh-CN"/>
              </w:rPr>
              <w:t>19</w:t>
            </w:r>
          </w:p>
        </w:tc>
        <w:tc>
          <w:tcPr>
            <w:tcW w:w="417" w:type="pct"/>
            <w:noWrap w:val="0"/>
            <w:vAlign w:val="center"/>
          </w:tcPr>
          <w:p w14:paraId="1E1966AA">
            <w:pPr>
              <w:pStyle w:val="26"/>
              <w:bidi w:val="0"/>
              <w:rPr>
                <w:rFonts w:hint="default"/>
                <w:lang w:val="en-US" w:eastAsia="zh-CN"/>
              </w:rPr>
            </w:pPr>
            <w:r>
              <w:rPr>
                <w:rFonts w:hint="eastAsia"/>
                <w:lang w:val="en-US" w:eastAsia="zh-CN"/>
              </w:rPr>
              <w:t>是</w:t>
            </w:r>
          </w:p>
        </w:tc>
        <w:tc>
          <w:tcPr>
            <w:tcW w:w="920" w:type="pct"/>
            <w:noWrap w:val="0"/>
            <w:vAlign w:val="center"/>
          </w:tcPr>
          <w:p w14:paraId="2568B188">
            <w:pPr>
              <w:pStyle w:val="26"/>
              <w:bidi w:val="0"/>
            </w:pPr>
          </w:p>
        </w:tc>
      </w:tr>
      <w:tr w14:paraId="23F1D0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B4EF83F">
            <w:pPr>
              <w:pStyle w:val="26"/>
              <w:bidi w:val="0"/>
            </w:pPr>
            <w:r>
              <w:rPr>
                <w:rFonts w:hint="default"/>
                <w:lang w:val="en-US" w:eastAsia="zh-CN"/>
              </w:rPr>
              <w:t>5</w:t>
            </w:r>
          </w:p>
        </w:tc>
        <w:tc>
          <w:tcPr>
            <w:tcW w:w="1004" w:type="pct"/>
            <w:noWrap w:val="0"/>
            <w:vAlign w:val="center"/>
          </w:tcPr>
          <w:p w14:paraId="3BC9812E">
            <w:pPr>
              <w:pStyle w:val="26"/>
              <w:bidi w:val="0"/>
            </w:pPr>
            <w:r>
              <w:t>sphfwmc</w:t>
            </w:r>
          </w:p>
        </w:tc>
        <w:tc>
          <w:tcPr>
            <w:tcW w:w="1087" w:type="pct"/>
            <w:noWrap w:val="0"/>
            <w:vAlign w:val="center"/>
          </w:tcPr>
          <w:p w14:paraId="2A768CA3">
            <w:pPr>
              <w:pStyle w:val="26"/>
              <w:bidi w:val="0"/>
              <w:rPr>
                <w:rFonts w:hint="default"/>
                <w:lang w:val="en-US" w:eastAsia="zh-CN"/>
              </w:rPr>
            </w:pPr>
            <w:bookmarkStart w:id="466" w:name="OLE_LINK69"/>
            <w:r>
              <w:t>商品和服务名称</w:t>
            </w:r>
            <w:bookmarkEnd w:id="466"/>
          </w:p>
        </w:tc>
        <w:tc>
          <w:tcPr>
            <w:tcW w:w="753" w:type="pct"/>
            <w:noWrap w:val="0"/>
            <w:vAlign w:val="center"/>
          </w:tcPr>
          <w:p w14:paraId="43D33BE6">
            <w:pPr>
              <w:pStyle w:val="26"/>
              <w:bidi w:val="0"/>
            </w:pPr>
            <w:r>
              <w:t>varchar</w:t>
            </w:r>
          </w:p>
        </w:tc>
        <w:tc>
          <w:tcPr>
            <w:tcW w:w="418" w:type="pct"/>
            <w:noWrap w:val="0"/>
            <w:vAlign w:val="center"/>
          </w:tcPr>
          <w:p w14:paraId="2DA33141">
            <w:pPr>
              <w:pStyle w:val="26"/>
              <w:bidi w:val="0"/>
            </w:pPr>
            <w:r>
              <w:t>150</w:t>
            </w:r>
          </w:p>
        </w:tc>
        <w:tc>
          <w:tcPr>
            <w:tcW w:w="417" w:type="pct"/>
            <w:noWrap w:val="0"/>
            <w:vAlign w:val="center"/>
          </w:tcPr>
          <w:p w14:paraId="4F20EB81">
            <w:pPr>
              <w:pStyle w:val="26"/>
              <w:bidi w:val="0"/>
            </w:pPr>
            <w:r>
              <w:t>是</w:t>
            </w:r>
          </w:p>
        </w:tc>
        <w:tc>
          <w:tcPr>
            <w:tcW w:w="920" w:type="pct"/>
            <w:noWrap w:val="0"/>
            <w:vAlign w:val="center"/>
          </w:tcPr>
          <w:p w14:paraId="4BB1443C">
            <w:pPr>
              <w:pStyle w:val="26"/>
              <w:bidi w:val="0"/>
            </w:pPr>
          </w:p>
        </w:tc>
      </w:tr>
      <w:tr w14:paraId="533456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16CBCF30">
            <w:pPr>
              <w:pStyle w:val="26"/>
              <w:bidi w:val="0"/>
            </w:pPr>
            <w:r>
              <w:rPr>
                <w:rFonts w:hint="default"/>
                <w:lang w:val="en-US" w:eastAsia="zh-CN"/>
              </w:rPr>
              <w:t>6</w:t>
            </w:r>
          </w:p>
        </w:tc>
        <w:tc>
          <w:tcPr>
            <w:tcW w:w="1004" w:type="pct"/>
            <w:noWrap w:val="0"/>
            <w:vAlign w:val="center"/>
          </w:tcPr>
          <w:p w14:paraId="202096C0">
            <w:pPr>
              <w:pStyle w:val="26"/>
              <w:bidi w:val="0"/>
            </w:pPr>
            <w:r>
              <w:t>sphfwfljc</w:t>
            </w:r>
          </w:p>
        </w:tc>
        <w:tc>
          <w:tcPr>
            <w:tcW w:w="1087" w:type="pct"/>
            <w:noWrap w:val="0"/>
            <w:vAlign w:val="center"/>
          </w:tcPr>
          <w:p w14:paraId="732BB9EF">
            <w:pPr>
              <w:pStyle w:val="26"/>
              <w:bidi w:val="0"/>
              <w:rPr>
                <w:rFonts w:hint="default"/>
                <w:lang w:val="en-US" w:eastAsia="zh-CN"/>
              </w:rPr>
            </w:pPr>
            <w:r>
              <w:t>商品和服务分类简称</w:t>
            </w:r>
          </w:p>
        </w:tc>
        <w:tc>
          <w:tcPr>
            <w:tcW w:w="753" w:type="pct"/>
            <w:noWrap w:val="0"/>
            <w:vAlign w:val="center"/>
          </w:tcPr>
          <w:p w14:paraId="58300EAB">
            <w:pPr>
              <w:pStyle w:val="26"/>
              <w:bidi w:val="0"/>
            </w:pPr>
            <w:r>
              <w:t>varchar</w:t>
            </w:r>
          </w:p>
        </w:tc>
        <w:tc>
          <w:tcPr>
            <w:tcW w:w="418" w:type="pct"/>
            <w:noWrap w:val="0"/>
            <w:vAlign w:val="center"/>
          </w:tcPr>
          <w:p w14:paraId="4F5CBD25">
            <w:pPr>
              <w:pStyle w:val="26"/>
              <w:bidi w:val="0"/>
            </w:pPr>
            <w:r>
              <w:t>120</w:t>
            </w:r>
          </w:p>
        </w:tc>
        <w:tc>
          <w:tcPr>
            <w:tcW w:w="417" w:type="pct"/>
            <w:noWrap w:val="0"/>
            <w:vAlign w:val="center"/>
          </w:tcPr>
          <w:p w14:paraId="0E7FFEA8">
            <w:pPr>
              <w:pStyle w:val="26"/>
              <w:bidi w:val="0"/>
            </w:pPr>
            <w:r>
              <w:t>是</w:t>
            </w:r>
          </w:p>
        </w:tc>
        <w:tc>
          <w:tcPr>
            <w:tcW w:w="920" w:type="pct"/>
            <w:noWrap w:val="0"/>
            <w:vAlign w:val="center"/>
          </w:tcPr>
          <w:p w14:paraId="7782880F">
            <w:pPr>
              <w:pStyle w:val="26"/>
              <w:bidi w:val="0"/>
            </w:pPr>
          </w:p>
        </w:tc>
      </w:tr>
      <w:tr w14:paraId="62BFBD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BDDAC75">
            <w:pPr>
              <w:pStyle w:val="26"/>
              <w:bidi w:val="0"/>
            </w:pPr>
            <w:bookmarkStart w:id="467" w:name="OLE_LINK65" w:colFirst="3" w:colLast="6"/>
            <w:r>
              <w:rPr>
                <w:rFonts w:hint="default"/>
                <w:lang w:val="en-US" w:eastAsia="zh-CN"/>
              </w:rPr>
              <w:t>7</w:t>
            </w:r>
          </w:p>
        </w:tc>
        <w:tc>
          <w:tcPr>
            <w:tcW w:w="1004" w:type="pct"/>
            <w:noWrap w:val="0"/>
            <w:vAlign w:val="center"/>
          </w:tcPr>
          <w:p w14:paraId="2620E89F">
            <w:pPr>
              <w:pStyle w:val="26"/>
              <w:bidi w:val="0"/>
              <w:rPr>
                <w:rFonts w:hint="default"/>
                <w:lang w:val="en-US" w:eastAsia="zh-CN"/>
              </w:rPr>
            </w:pPr>
            <w:bookmarkStart w:id="468" w:name="OLE_LINK70"/>
            <w:r>
              <w:rPr>
                <w:rFonts w:hint="eastAsia"/>
                <w:lang w:val="en-US" w:eastAsia="zh-CN"/>
              </w:rPr>
              <w:t>sfkycekp</w:t>
            </w:r>
            <w:bookmarkEnd w:id="468"/>
          </w:p>
        </w:tc>
        <w:tc>
          <w:tcPr>
            <w:tcW w:w="1087" w:type="pct"/>
            <w:noWrap w:val="0"/>
            <w:vAlign w:val="center"/>
          </w:tcPr>
          <w:p w14:paraId="3E017D1A">
            <w:pPr>
              <w:pStyle w:val="26"/>
              <w:bidi w:val="0"/>
              <w:rPr>
                <w:rFonts w:hint="default"/>
                <w:lang w:val="en-US" w:eastAsia="zh-CN"/>
              </w:rPr>
            </w:pPr>
            <w:r>
              <w:rPr>
                <w:rFonts w:hint="eastAsia"/>
                <w:lang w:val="en-US" w:eastAsia="zh-CN"/>
              </w:rPr>
              <w:t>是否可以差额开票</w:t>
            </w:r>
          </w:p>
        </w:tc>
        <w:tc>
          <w:tcPr>
            <w:tcW w:w="753" w:type="pct"/>
            <w:noWrap w:val="0"/>
            <w:vAlign w:val="center"/>
          </w:tcPr>
          <w:p w14:paraId="6F35FD43">
            <w:pPr>
              <w:pStyle w:val="26"/>
              <w:bidi w:val="0"/>
              <w:rPr>
                <w:rFonts w:hint="default"/>
                <w:lang w:val="en-US" w:eastAsia="zh-CN"/>
              </w:rPr>
            </w:pPr>
            <w:r>
              <w:rPr>
                <w:rFonts w:hint="eastAsia"/>
                <w:lang w:val="en-US" w:eastAsia="zh-CN"/>
              </w:rPr>
              <w:t>varchar</w:t>
            </w:r>
          </w:p>
        </w:tc>
        <w:tc>
          <w:tcPr>
            <w:tcW w:w="418" w:type="pct"/>
            <w:noWrap w:val="0"/>
            <w:vAlign w:val="center"/>
          </w:tcPr>
          <w:p w14:paraId="5E92F8B2">
            <w:pPr>
              <w:pStyle w:val="26"/>
              <w:bidi w:val="0"/>
              <w:rPr>
                <w:rFonts w:hint="eastAsia"/>
                <w:lang w:val="en-US" w:eastAsia="zh-CN"/>
              </w:rPr>
            </w:pPr>
            <w:r>
              <w:rPr>
                <w:rFonts w:hint="eastAsia"/>
                <w:lang w:val="en-US" w:eastAsia="zh-CN"/>
              </w:rPr>
              <w:t>1</w:t>
            </w:r>
          </w:p>
        </w:tc>
        <w:tc>
          <w:tcPr>
            <w:tcW w:w="417" w:type="pct"/>
            <w:noWrap w:val="0"/>
            <w:vAlign w:val="center"/>
          </w:tcPr>
          <w:p w14:paraId="670A98D0">
            <w:pPr>
              <w:pStyle w:val="26"/>
              <w:bidi w:val="0"/>
              <w:rPr>
                <w:rFonts w:hint="default"/>
                <w:lang w:val="en-US" w:eastAsia="zh-CN"/>
              </w:rPr>
            </w:pPr>
            <w:r>
              <w:rPr>
                <w:rFonts w:hint="eastAsia"/>
                <w:lang w:val="en-US" w:eastAsia="zh-CN"/>
              </w:rPr>
              <w:t>是</w:t>
            </w:r>
          </w:p>
        </w:tc>
        <w:tc>
          <w:tcPr>
            <w:tcW w:w="920" w:type="pct"/>
            <w:noWrap w:val="0"/>
            <w:vAlign w:val="center"/>
          </w:tcPr>
          <w:p w14:paraId="6477D2BE">
            <w:pPr>
              <w:pStyle w:val="26"/>
              <w:bidi w:val="0"/>
              <w:rPr>
                <w:rFonts w:hint="default"/>
                <w:lang w:val="en-US" w:eastAsia="zh-CN"/>
              </w:rPr>
            </w:pPr>
            <w:r>
              <w:rPr>
                <w:rFonts w:hint="eastAsia"/>
                <w:lang w:val="en-US" w:eastAsia="zh-CN"/>
              </w:rPr>
              <w:t>Y：是</w:t>
            </w:r>
            <w:r>
              <w:rPr>
                <w:rFonts w:hint="eastAsia"/>
                <w:lang w:val="en-US" w:eastAsia="zh-CN"/>
              </w:rPr>
              <w:br w:type="textWrapping"/>
            </w:r>
            <w:r>
              <w:rPr>
                <w:rFonts w:hint="eastAsia"/>
                <w:lang w:val="en-US" w:eastAsia="zh-CN"/>
              </w:rPr>
              <w:t>N：否</w:t>
            </w:r>
          </w:p>
        </w:tc>
      </w:tr>
      <w:bookmarkEnd w:id="467"/>
      <w:tr w14:paraId="559428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A43026">
            <w:pPr>
              <w:pStyle w:val="26"/>
              <w:bidi w:val="0"/>
            </w:pPr>
            <w:r>
              <w:rPr>
                <w:rFonts w:hint="default"/>
                <w:lang w:val="en-US" w:eastAsia="zh-CN"/>
              </w:rPr>
              <w:t>8</w:t>
            </w:r>
          </w:p>
        </w:tc>
        <w:tc>
          <w:tcPr>
            <w:tcW w:w="1004" w:type="pct"/>
            <w:noWrap w:val="0"/>
            <w:vAlign w:val="center"/>
          </w:tcPr>
          <w:p w14:paraId="0BA2D541">
            <w:pPr>
              <w:pStyle w:val="26"/>
              <w:bidi w:val="0"/>
              <w:rPr>
                <w:rFonts w:hint="default"/>
                <w:lang w:val="en-US" w:eastAsia="zh-CN"/>
              </w:rPr>
            </w:pPr>
            <w:r>
              <w:rPr>
                <w:rFonts w:hint="eastAsia"/>
                <w:lang w:val="en-US" w:eastAsia="zh-CN"/>
              </w:rPr>
              <w:t>cekpsfkykzp</w:t>
            </w:r>
          </w:p>
        </w:tc>
        <w:tc>
          <w:tcPr>
            <w:tcW w:w="1087" w:type="pct"/>
            <w:noWrap w:val="0"/>
            <w:vAlign w:val="center"/>
          </w:tcPr>
          <w:p w14:paraId="5DF22734">
            <w:pPr>
              <w:pStyle w:val="26"/>
              <w:bidi w:val="0"/>
              <w:rPr>
                <w:rFonts w:hint="default"/>
                <w:lang w:val="en-US" w:eastAsia="zh-CN"/>
              </w:rPr>
            </w:pPr>
            <w:r>
              <w:rPr>
                <w:rFonts w:hint="eastAsia"/>
                <w:lang w:val="en-US" w:eastAsia="zh-CN"/>
              </w:rPr>
              <w:t>差额开票是否可以开专票</w:t>
            </w:r>
          </w:p>
        </w:tc>
        <w:tc>
          <w:tcPr>
            <w:tcW w:w="753" w:type="pct"/>
            <w:noWrap w:val="0"/>
            <w:vAlign w:val="center"/>
          </w:tcPr>
          <w:p w14:paraId="065FD895">
            <w:pPr>
              <w:pStyle w:val="26"/>
              <w:bidi w:val="0"/>
            </w:pPr>
            <w:r>
              <w:rPr>
                <w:rFonts w:hint="eastAsia"/>
                <w:lang w:val="en-US" w:eastAsia="zh-CN"/>
              </w:rPr>
              <w:t>varchar</w:t>
            </w:r>
          </w:p>
        </w:tc>
        <w:tc>
          <w:tcPr>
            <w:tcW w:w="418" w:type="pct"/>
            <w:noWrap w:val="0"/>
            <w:vAlign w:val="center"/>
          </w:tcPr>
          <w:p w14:paraId="763F6B4F">
            <w:pPr>
              <w:pStyle w:val="26"/>
              <w:bidi w:val="0"/>
            </w:pPr>
            <w:r>
              <w:rPr>
                <w:rFonts w:hint="eastAsia"/>
                <w:lang w:val="en-US" w:eastAsia="zh-CN"/>
              </w:rPr>
              <w:t>1</w:t>
            </w:r>
          </w:p>
        </w:tc>
        <w:tc>
          <w:tcPr>
            <w:tcW w:w="417" w:type="pct"/>
            <w:noWrap w:val="0"/>
            <w:vAlign w:val="center"/>
          </w:tcPr>
          <w:p w14:paraId="7D434F12">
            <w:pPr>
              <w:pStyle w:val="26"/>
              <w:bidi w:val="0"/>
            </w:pPr>
            <w:r>
              <w:rPr>
                <w:rFonts w:hint="eastAsia"/>
                <w:lang w:val="en-US" w:eastAsia="zh-CN"/>
              </w:rPr>
              <w:t>是</w:t>
            </w:r>
          </w:p>
        </w:tc>
        <w:tc>
          <w:tcPr>
            <w:tcW w:w="920" w:type="pct"/>
            <w:noWrap w:val="0"/>
            <w:vAlign w:val="center"/>
          </w:tcPr>
          <w:p w14:paraId="4CD5E312">
            <w:pPr>
              <w:pStyle w:val="26"/>
              <w:bidi w:val="0"/>
            </w:pPr>
            <w:r>
              <w:rPr>
                <w:rFonts w:hint="eastAsia"/>
                <w:lang w:val="en-US" w:eastAsia="zh-CN"/>
              </w:rPr>
              <w:t>Y：是</w:t>
            </w:r>
            <w:r>
              <w:rPr>
                <w:rFonts w:hint="eastAsia"/>
                <w:lang w:val="en-US" w:eastAsia="zh-CN"/>
              </w:rPr>
              <w:br w:type="textWrapping"/>
            </w:r>
            <w:r>
              <w:rPr>
                <w:rFonts w:hint="eastAsia"/>
                <w:lang w:val="en-US" w:eastAsia="zh-CN"/>
              </w:rPr>
              <w:t>N：否</w:t>
            </w:r>
          </w:p>
        </w:tc>
      </w:tr>
      <w:tr w14:paraId="090EFA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473A32E">
            <w:pPr>
              <w:pStyle w:val="26"/>
              <w:bidi w:val="0"/>
            </w:pPr>
            <w:r>
              <w:rPr>
                <w:rFonts w:hint="default"/>
                <w:lang w:val="en-US" w:eastAsia="zh-CN"/>
              </w:rPr>
              <w:t>9</w:t>
            </w:r>
          </w:p>
        </w:tc>
        <w:tc>
          <w:tcPr>
            <w:tcW w:w="1004" w:type="pct"/>
            <w:noWrap w:val="0"/>
            <w:vAlign w:val="center"/>
          </w:tcPr>
          <w:p w14:paraId="0F7822E3">
            <w:pPr>
              <w:pStyle w:val="26"/>
              <w:bidi w:val="0"/>
              <w:rPr>
                <w:rFonts w:hint="default"/>
                <w:lang w:val="en-US" w:eastAsia="zh-CN"/>
              </w:rPr>
            </w:pPr>
            <w:r>
              <w:rPr>
                <w:rFonts w:hint="eastAsia"/>
                <w:lang w:val="en-US" w:eastAsia="zh-CN"/>
              </w:rPr>
              <w:t>qekpsfkykzp</w:t>
            </w:r>
          </w:p>
        </w:tc>
        <w:tc>
          <w:tcPr>
            <w:tcW w:w="1087" w:type="pct"/>
            <w:noWrap w:val="0"/>
            <w:vAlign w:val="center"/>
          </w:tcPr>
          <w:p w14:paraId="279E1A8F">
            <w:pPr>
              <w:pStyle w:val="26"/>
              <w:bidi w:val="0"/>
              <w:rPr>
                <w:rFonts w:hint="default"/>
                <w:lang w:val="en-US" w:eastAsia="zh-CN"/>
              </w:rPr>
            </w:pPr>
            <w:bookmarkStart w:id="469" w:name="OLE_LINK71"/>
            <w:r>
              <w:rPr>
                <w:rFonts w:hint="eastAsia"/>
                <w:lang w:val="en-US" w:eastAsia="zh-CN"/>
              </w:rPr>
              <w:t>全额开票是否可以开专票</w:t>
            </w:r>
            <w:bookmarkEnd w:id="469"/>
          </w:p>
        </w:tc>
        <w:tc>
          <w:tcPr>
            <w:tcW w:w="753" w:type="pct"/>
            <w:noWrap w:val="0"/>
            <w:vAlign w:val="center"/>
          </w:tcPr>
          <w:p w14:paraId="4FACB5BC">
            <w:pPr>
              <w:pStyle w:val="26"/>
              <w:bidi w:val="0"/>
            </w:pPr>
            <w:r>
              <w:rPr>
                <w:rFonts w:hint="eastAsia"/>
                <w:lang w:val="en-US" w:eastAsia="zh-CN"/>
              </w:rPr>
              <w:t>varchar</w:t>
            </w:r>
          </w:p>
        </w:tc>
        <w:tc>
          <w:tcPr>
            <w:tcW w:w="418" w:type="pct"/>
            <w:noWrap w:val="0"/>
            <w:vAlign w:val="center"/>
          </w:tcPr>
          <w:p w14:paraId="4D47C58B">
            <w:pPr>
              <w:pStyle w:val="26"/>
              <w:bidi w:val="0"/>
            </w:pPr>
            <w:r>
              <w:rPr>
                <w:rFonts w:hint="eastAsia"/>
                <w:lang w:val="en-US" w:eastAsia="zh-CN"/>
              </w:rPr>
              <w:t>1</w:t>
            </w:r>
          </w:p>
        </w:tc>
        <w:tc>
          <w:tcPr>
            <w:tcW w:w="417" w:type="pct"/>
            <w:noWrap w:val="0"/>
            <w:vAlign w:val="center"/>
          </w:tcPr>
          <w:p w14:paraId="0A4A208F">
            <w:pPr>
              <w:pStyle w:val="26"/>
              <w:bidi w:val="0"/>
            </w:pPr>
            <w:r>
              <w:rPr>
                <w:rFonts w:hint="eastAsia"/>
                <w:lang w:val="en-US" w:eastAsia="zh-CN"/>
              </w:rPr>
              <w:t>是</w:t>
            </w:r>
          </w:p>
        </w:tc>
        <w:tc>
          <w:tcPr>
            <w:tcW w:w="920" w:type="pct"/>
            <w:noWrap w:val="0"/>
            <w:vAlign w:val="center"/>
          </w:tcPr>
          <w:p w14:paraId="741EB646">
            <w:pPr>
              <w:pStyle w:val="26"/>
              <w:bidi w:val="0"/>
            </w:pPr>
            <w:r>
              <w:rPr>
                <w:rFonts w:hint="eastAsia"/>
                <w:lang w:val="en-US" w:eastAsia="zh-CN"/>
              </w:rPr>
              <w:t>Y：是</w:t>
            </w:r>
            <w:r>
              <w:rPr>
                <w:rFonts w:hint="eastAsia"/>
                <w:lang w:val="en-US" w:eastAsia="zh-CN"/>
              </w:rPr>
              <w:br w:type="textWrapping"/>
            </w:r>
            <w:r>
              <w:rPr>
                <w:rFonts w:hint="eastAsia"/>
                <w:lang w:val="en-US" w:eastAsia="zh-CN"/>
              </w:rPr>
              <w:t>N：否</w:t>
            </w:r>
          </w:p>
        </w:tc>
      </w:tr>
      <w:tr w14:paraId="67CF51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41CC603">
            <w:pPr>
              <w:pStyle w:val="26"/>
              <w:bidi w:val="0"/>
              <w:rPr>
                <w:rFonts w:hint="default"/>
                <w:lang w:val="en-US" w:eastAsia="zh-CN"/>
              </w:rPr>
            </w:pPr>
            <w:r>
              <w:rPr>
                <w:rFonts w:hint="eastAsia"/>
                <w:lang w:val="en-US" w:eastAsia="zh-CN"/>
              </w:rPr>
              <w:t>10</w:t>
            </w:r>
          </w:p>
        </w:tc>
        <w:tc>
          <w:tcPr>
            <w:tcW w:w="1004" w:type="pct"/>
            <w:noWrap w:val="0"/>
            <w:vAlign w:val="center"/>
          </w:tcPr>
          <w:p w14:paraId="17A6DFDF">
            <w:pPr>
              <w:pStyle w:val="26"/>
              <w:bidi w:val="0"/>
              <w:rPr>
                <w:rFonts w:hint="default"/>
                <w:lang w:val="en-US" w:eastAsia="zh-CN"/>
              </w:rPr>
            </w:pPr>
            <w:r>
              <w:rPr>
                <w:rFonts w:hint="eastAsia"/>
                <w:lang w:val="en-US" w:eastAsia="zh-CN"/>
              </w:rPr>
              <w:t>ybnsrsl</w:t>
            </w:r>
          </w:p>
        </w:tc>
        <w:tc>
          <w:tcPr>
            <w:tcW w:w="1087" w:type="pct"/>
            <w:noWrap w:val="0"/>
            <w:vAlign w:val="center"/>
          </w:tcPr>
          <w:p w14:paraId="37FB46D7">
            <w:pPr>
              <w:pStyle w:val="26"/>
              <w:bidi w:val="0"/>
              <w:rPr>
                <w:rFonts w:hint="default"/>
                <w:lang w:val="en-US" w:eastAsia="zh-CN"/>
              </w:rPr>
            </w:pPr>
            <w:r>
              <w:rPr>
                <w:rFonts w:hint="eastAsia"/>
                <w:lang w:val="en-US" w:eastAsia="zh-CN"/>
              </w:rPr>
              <w:t>一般纳税人税率</w:t>
            </w:r>
          </w:p>
        </w:tc>
        <w:tc>
          <w:tcPr>
            <w:tcW w:w="753" w:type="pct"/>
            <w:noWrap w:val="0"/>
            <w:vAlign w:val="center"/>
          </w:tcPr>
          <w:p w14:paraId="1A82384B">
            <w:pPr>
              <w:pStyle w:val="26"/>
              <w:bidi w:val="0"/>
            </w:pPr>
            <w:r>
              <w:t>varchar</w:t>
            </w:r>
          </w:p>
        </w:tc>
        <w:tc>
          <w:tcPr>
            <w:tcW w:w="418" w:type="pct"/>
            <w:noWrap w:val="0"/>
            <w:vAlign w:val="center"/>
          </w:tcPr>
          <w:p w14:paraId="4D4F0AF6">
            <w:pPr>
              <w:pStyle w:val="26"/>
              <w:bidi w:val="0"/>
            </w:pPr>
            <w:r>
              <w:t>50</w:t>
            </w:r>
          </w:p>
        </w:tc>
        <w:tc>
          <w:tcPr>
            <w:tcW w:w="417" w:type="pct"/>
            <w:noWrap w:val="0"/>
            <w:vAlign w:val="center"/>
          </w:tcPr>
          <w:p w14:paraId="5DA3779E">
            <w:pPr>
              <w:pStyle w:val="26"/>
              <w:bidi w:val="0"/>
            </w:pPr>
            <w:r>
              <w:t>否</w:t>
            </w:r>
          </w:p>
        </w:tc>
        <w:tc>
          <w:tcPr>
            <w:tcW w:w="920" w:type="pct"/>
            <w:noWrap w:val="0"/>
            <w:vAlign w:val="center"/>
          </w:tcPr>
          <w:p w14:paraId="295101B8">
            <w:pPr>
              <w:pStyle w:val="26"/>
              <w:bidi w:val="0"/>
              <w:rPr>
                <w:rFonts w:hint="eastAsia"/>
                <w:lang w:eastAsia="zh-CN"/>
              </w:rPr>
            </w:pPr>
            <w:r>
              <w:t>取值返回是中文顿号连接的百分数。例如3%</w:t>
            </w:r>
            <w:r>
              <w:rPr>
                <w:rFonts w:hint="eastAsia"/>
                <w:lang w:eastAsia="zh-CN"/>
              </w:rPr>
              <w:t>、</w:t>
            </w:r>
            <w:r>
              <w:t>5%</w:t>
            </w:r>
          </w:p>
        </w:tc>
      </w:tr>
      <w:tr w14:paraId="0FB4BC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EA46CBE">
            <w:pPr>
              <w:pStyle w:val="26"/>
              <w:bidi w:val="0"/>
              <w:rPr>
                <w:rFonts w:hint="default"/>
                <w:lang w:val="en-US" w:eastAsia="zh-CN"/>
              </w:rPr>
            </w:pPr>
            <w:bookmarkStart w:id="470" w:name="OLE_LINK67" w:colFirst="3" w:colLast="5"/>
            <w:r>
              <w:rPr>
                <w:rFonts w:hint="eastAsia"/>
                <w:lang w:val="en-US" w:eastAsia="zh-CN"/>
              </w:rPr>
              <w:t>11</w:t>
            </w:r>
          </w:p>
        </w:tc>
        <w:tc>
          <w:tcPr>
            <w:tcW w:w="1004" w:type="pct"/>
            <w:noWrap w:val="0"/>
            <w:vAlign w:val="center"/>
          </w:tcPr>
          <w:p w14:paraId="62F14102">
            <w:pPr>
              <w:pStyle w:val="26"/>
              <w:bidi w:val="0"/>
              <w:rPr>
                <w:rFonts w:hint="default"/>
                <w:lang w:val="en-US" w:eastAsia="zh-CN"/>
              </w:rPr>
            </w:pPr>
            <w:r>
              <w:rPr>
                <w:rFonts w:hint="eastAsia"/>
                <w:lang w:val="en-US" w:eastAsia="zh-CN"/>
              </w:rPr>
              <w:t>ybnsrzsl</w:t>
            </w:r>
          </w:p>
        </w:tc>
        <w:tc>
          <w:tcPr>
            <w:tcW w:w="1087" w:type="pct"/>
            <w:noWrap w:val="0"/>
            <w:vAlign w:val="center"/>
          </w:tcPr>
          <w:p w14:paraId="332A17B4">
            <w:pPr>
              <w:pStyle w:val="26"/>
              <w:bidi w:val="0"/>
              <w:rPr>
                <w:rFonts w:hint="default"/>
                <w:lang w:val="en-US" w:eastAsia="zh-CN"/>
              </w:rPr>
            </w:pPr>
            <w:r>
              <w:rPr>
                <w:rFonts w:hint="eastAsia"/>
                <w:lang w:val="en-US" w:eastAsia="zh-CN"/>
              </w:rPr>
              <w:t>一般纳税人征收率</w:t>
            </w:r>
          </w:p>
        </w:tc>
        <w:tc>
          <w:tcPr>
            <w:tcW w:w="753" w:type="pct"/>
            <w:noWrap w:val="0"/>
            <w:vAlign w:val="center"/>
          </w:tcPr>
          <w:p w14:paraId="5D0FD717">
            <w:pPr>
              <w:pStyle w:val="26"/>
              <w:bidi w:val="0"/>
            </w:pPr>
            <w:r>
              <w:t>varchar</w:t>
            </w:r>
          </w:p>
        </w:tc>
        <w:tc>
          <w:tcPr>
            <w:tcW w:w="418" w:type="pct"/>
            <w:noWrap w:val="0"/>
            <w:vAlign w:val="center"/>
          </w:tcPr>
          <w:p w14:paraId="31FF1387">
            <w:pPr>
              <w:pStyle w:val="26"/>
              <w:bidi w:val="0"/>
            </w:pPr>
            <w:r>
              <w:t>50</w:t>
            </w:r>
          </w:p>
        </w:tc>
        <w:tc>
          <w:tcPr>
            <w:tcW w:w="417" w:type="pct"/>
            <w:noWrap w:val="0"/>
            <w:vAlign w:val="center"/>
          </w:tcPr>
          <w:p w14:paraId="5E1FC067">
            <w:pPr>
              <w:pStyle w:val="26"/>
              <w:bidi w:val="0"/>
            </w:pPr>
            <w:r>
              <w:t>否</w:t>
            </w:r>
          </w:p>
        </w:tc>
        <w:tc>
          <w:tcPr>
            <w:tcW w:w="920" w:type="pct"/>
            <w:noWrap w:val="0"/>
            <w:vAlign w:val="center"/>
          </w:tcPr>
          <w:p w14:paraId="00650B16">
            <w:pPr>
              <w:pStyle w:val="26"/>
              <w:bidi w:val="0"/>
            </w:pPr>
          </w:p>
        </w:tc>
      </w:tr>
      <w:bookmarkEnd w:id="470"/>
      <w:tr w14:paraId="0A7A0E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832A3C">
            <w:pPr>
              <w:pStyle w:val="26"/>
              <w:bidi w:val="0"/>
              <w:rPr>
                <w:rFonts w:hint="default"/>
                <w:lang w:val="en-US" w:eastAsia="zh-CN"/>
              </w:rPr>
            </w:pPr>
            <w:r>
              <w:rPr>
                <w:rFonts w:hint="eastAsia"/>
                <w:lang w:val="en-US" w:eastAsia="zh-CN"/>
              </w:rPr>
              <w:t>12</w:t>
            </w:r>
          </w:p>
        </w:tc>
        <w:tc>
          <w:tcPr>
            <w:tcW w:w="1004" w:type="pct"/>
            <w:noWrap w:val="0"/>
            <w:vAlign w:val="center"/>
          </w:tcPr>
          <w:p w14:paraId="5FE22347">
            <w:pPr>
              <w:pStyle w:val="26"/>
              <w:bidi w:val="0"/>
              <w:rPr>
                <w:rFonts w:hint="default"/>
                <w:lang w:val="en-US" w:eastAsia="zh-CN"/>
              </w:rPr>
            </w:pPr>
            <w:r>
              <w:rPr>
                <w:rFonts w:hint="eastAsia"/>
                <w:lang w:val="en-US" w:eastAsia="zh-CN"/>
              </w:rPr>
              <w:t>xgmnsrzsl</w:t>
            </w:r>
          </w:p>
        </w:tc>
        <w:tc>
          <w:tcPr>
            <w:tcW w:w="1087" w:type="pct"/>
            <w:noWrap w:val="0"/>
            <w:vAlign w:val="center"/>
          </w:tcPr>
          <w:p w14:paraId="331C146D">
            <w:pPr>
              <w:pStyle w:val="26"/>
              <w:bidi w:val="0"/>
              <w:rPr>
                <w:rFonts w:hint="default"/>
                <w:lang w:val="en-US" w:eastAsia="zh-CN"/>
              </w:rPr>
            </w:pPr>
            <w:r>
              <w:rPr>
                <w:rFonts w:hint="eastAsia"/>
                <w:lang w:val="en-US" w:eastAsia="zh-CN"/>
              </w:rPr>
              <w:t>小规模纳税人征收率</w:t>
            </w:r>
          </w:p>
        </w:tc>
        <w:tc>
          <w:tcPr>
            <w:tcW w:w="753" w:type="pct"/>
            <w:noWrap w:val="0"/>
            <w:vAlign w:val="center"/>
          </w:tcPr>
          <w:p w14:paraId="185D50E4">
            <w:pPr>
              <w:pStyle w:val="26"/>
              <w:bidi w:val="0"/>
              <w:rPr>
                <w:lang w:val="en-US" w:eastAsia="zh-CN"/>
              </w:rPr>
            </w:pPr>
            <w:r>
              <w:t>varchar</w:t>
            </w:r>
          </w:p>
        </w:tc>
        <w:tc>
          <w:tcPr>
            <w:tcW w:w="418" w:type="pct"/>
            <w:noWrap w:val="0"/>
            <w:vAlign w:val="center"/>
          </w:tcPr>
          <w:p w14:paraId="744194B9">
            <w:pPr>
              <w:pStyle w:val="26"/>
              <w:bidi w:val="0"/>
              <w:rPr>
                <w:lang w:val="en-US" w:eastAsia="zh-CN"/>
              </w:rPr>
            </w:pPr>
            <w:r>
              <w:t>50</w:t>
            </w:r>
          </w:p>
        </w:tc>
        <w:tc>
          <w:tcPr>
            <w:tcW w:w="417" w:type="pct"/>
            <w:noWrap w:val="0"/>
            <w:vAlign w:val="center"/>
          </w:tcPr>
          <w:p w14:paraId="30933F28">
            <w:pPr>
              <w:pStyle w:val="26"/>
              <w:bidi w:val="0"/>
              <w:rPr>
                <w:lang w:val="en-US" w:eastAsia="zh-CN"/>
              </w:rPr>
            </w:pPr>
            <w:r>
              <w:t>否</w:t>
            </w:r>
          </w:p>
        </w:tc>
        <w:tc>
          <w:tcPr>
            <w:tcW w:w="920" w:type="pct"/>
            <w:noWrap w:val="0"/>
            <w:vAlign w:val="center"/>
          </w:tcPr>
          <w:p w14:paraId="2908A79A">
            <w:pPr>
              <w:pStyle w:val="26"/>
              <w:bidi w:val="0"/>
            </w:pPr>
          </w:p>
        </w:tc>
      </w:tr>
    </w:tbl>
    <w:p w14:paraId="2983FEE4">
      <w:pPr>
        <w:pStyle w:val="6"/>
        <w:bidi w:val="0"/>
      </w:pPr>
      <w:bookmarkStart w:id="471" w:name="_Toc7917"/>
      <w:bookmarkStart w:id="472" w:name="_Toc12393"/>
      <w:bookmarkStart w:id="473" w:name="_Toc7355"/>
      <w:r>
        <w:rPr>
          <w:rFonts w:hint="eastAsia"/>
          <w:lang w:val="en-US" w:eastAsia="zh-CN"/>
        </w:rPr>
        <w:t>22</w:t>
      </w:r>
      <w:r>
        <w:t>.</w:t>
      </w:r>
      <w:r>
        <w:rPr>
          <w:rFonts w:hint="eastAsia"/>
          <w:lang w:val="en-US" w:eastAsia="zh-CN"/>
        </w:rPr>
        <w:t>6</w:t>
      </w:r>
      <w:r>
        <w:t>返回报文示例</w:t>
      </w:r>
      <w:bookmarkEnd w:id="471"/>
      <w:r>
        <w:t xml:space="preserve"> </w:t>
      </w:r>
    </w:p>
    <w:p w14:paraId="2E6D4986">
      <w:pPr>
        <w:pStyle w:val="5"/>
        <w:bidi w:val="0"/>
      </w:pPr>
      <w: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93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20FD6A4">
            <w:pPr>
              <w:bidi w:val="0"/>
            </w:pPr>
            <w:r>
              <w:t>{</w:t>
            </w:r>
          </w:p>
          <w:p w14:paraId="3068936C">
            <w:pPr>
              <w:bidi w:val="0"/>
            </w:pPr>
            <w:r>
              <w:tab/>
            </w:r>
            <w:r>
              <w:t>"Response":{</w:t>
            </w:r>
          </w:p>
          <w:p w14:paraId="360440EC">
            <w:pPr>
              <w:bidi w:val="0"/>
            </w:pPr>
            <w:r>
              <w:tab/>
            </w:r>
            <w:r>
              <w:tab/>
            </w:r>
            <w:r>
              <w:t>"RequestId": "16位随机数字和字母组合",</w:t>
            </w:r>
          </w:p>
          <w:p w14:paraId="644AE139">
            <w:pPr>
              <w:bidi w:val="0"/>
            </w:pPr>
            <w:r>
              <w:tab/>
            </w:r>
            <w:r>
              <w:tab/>
            </w:r>
            <w:r>
              <w:t>"Data":{</w:t>
            </w:r>
          </w:p>
          <w:p w14:paraId="32CB67A3">
            <w:pPr>
              <w:bidi w:val="0"/>
            </w:pPr>
            <w:r>
              <w:tab/>
            </w:r>
            <w:r>
              <w:tab/>
            </w:r>
            <w:r>
              <w:t>"returncode": "00",</w:t>
            </w:r>
          </w:p>
          <w:p w14:paraId="21985E27">
            <w:pPr>
              <w:bidi w:val="0"/>
            </w:pPr>
            <w:r>
              <w:tab/>
            </w:r>
            <w:r>
              <w:tab/>
            </w:r>
            <w:r>
              <w:t>"returnmsg": "成功",</w:t>
            </w:r>
          </w:p>
          <w:p w14:paraId="0222BF22">
            <w:pPr>
              <w:bidi w:val="0"/>
            </w:pPr>
            <w:r>
              <w:tab/>
            </w:r>
            <w:r>
              <w:tab/>
            </w:r>
            <w:r>
              <w:tab/>
            </w:r>
            <w:r>
              <w:t>"count": "总数量",</w:t>
            </w:r>
          </w:p>
          <w:p w14:paraId="2CAD692D">
            <w:pPr>
              <w:bidi w:val="0"/>
            </w:pPr>
            <w:r>
              <w:tab/>
            </w:r>
            <w:r>
              <w:tab/>
            </w:r>
            <w:r>
              <w:tab/>
            </w:r>
            <w:r>
              <w:t>"</w:t>
            </w:r>
            <w:r>
              <w:rPr>
                <w:rFonts w:hint="eastAsia"/>
                <w:lang w:val="en-US" w:eastAsia="zh-CN"/>
              </w:rPr>
              <w:t>cezs</w:t>
            </w:r>
            <w:r>
              <w:t>bmList": [</w:t>
            </w:r>
          </w:p>
          <w:p w14:paraId="46823C61">
            <w:pPr>
              <w:bidi w:val="0"/>
            </w:pPr>
            <w:r>
              <w:tab/>
            </w:r>
            <w:r>
              <w:tab/>
            </w:r>
            <w:r>
              <w:tab/>
            </w:r>
            <w:r>
              <w:tab/>
            </w:r>
            <w:r>
              <w:t>{</w:t>
            </w:r>
          </w:p>
          <w:p w14:paraId="0417A6EB">
            <w:pPr>
              <w:bidi w:val="0"/>
            </w:pPr>
            <w:r>
              <w:tab/>
            </w:r>
            <w:r>
              <w:tab/>
            </w:r>
            <w:r>
              <w:tab/>
            </w:r>
            <w:r>
              <w:tab/>
            </w:r>
            <w:r>
              <w:t xml:space="preserve">   "sphfwssflhbbm": "商品和服务税收分类合并编码",</w:t>
            </w:r>
          </w:p>
          <w:p w14:paraId="053EE6F6">
            <w:pPr>
              <w:bidi w:val="0"/>
            </w:pPr>
            <w:r>
              <w:tab/>
            </w:r>
            <w:r>
              <w:tab/>
            </w:r>
            <w:r>
              <w:tab/>
            </w:r>
            <w:r>
              <w:tab/>
            </w:r>
            <w:r>
              <w:t xml:space="preserve">   "sphfwmc": "商品和服务名称",</w:t>
            </w:r>
          </w:p>
          <w:p w14:paraId="305AA56F">
            <w:pPr>
              <w:bidi w:val="0"/>
            </w:pPr>
            <w:r>
              <w:tab/>
            </w:r>
            <w:r>
              <w:tab/>
            </w:r>
            <w:r>
              <w:tab/>
            </w:r>
            <w:r>
              <w:tab/>
            </w:r>
            <w:r>
              <w:tab/>
            </w:r>
            <w:r>
              <w:t>"sphfwfljc": "商品和服务分类简称",</w:t>
            </w:r>
          </w:p>
          <w:p w14:paraId="56677155">
            <w:pPr>
              <w:bidi w:val="0"/>
            </w:pPr>
            <w:r>
              <w:tab/>
            </w:r>
            <w:r>
              <w:tab/>
            </w:r>
            <w:r>
              <w:tab/>
            </w:r>
            <w:r>
              <w:tab/>
            </w:r>
            <w:r>
              <w:tab/>
            </w:r>
            <w:r>
              <w:t>"</w:t>
            </w:r>
            <w:r>
              <w:rPr>
                <w:rFonts w:hint="eastAsia"/>
                <w:lang w:val="en-US" w:eastAsia="zh-CN"/>
              </w:rPr>
              <w:t>sfkycekp</w:t>
            </w:r>
            <w:r>
              <w:t>": "</w:t>
            </w:r>
            <w:r>
              <w:rPr>
                <w:rFonts w:hint="eastAsia"/>
                <w:lang w:val="en-US" w:eastAsia="zh-CN"/>
              </w:rPr>
              <w:t>是否可以差额开票</w:t>
            </w:r>
            <w:r>
              <w:t>",</w:t>
            </w:r>
          </w:p>
          <w:p w14:paraId="7802602D">
            <w:pPr>
              <w:bidi w:val="0"/>
            </w:pPr>
            <w:r>
              <w:tab/>
            </w:r>
            <w:r>
              <w:tab/>
            </w:r>
            <w:r>
              <w:tab/>
            </w:r>
            <w:r>
              <w:tab/>
            </w:r>
            <w:r>
              <w:tab/>
            </w:r>
            <w:r>
              <w:t>"</w:t>
            </w:r>
            <w:r>
              <w:rPr>
                <w:rFonts w:hint="eastAsia"/>
                <w:lang w:val="en-US" w:eastAsia="zh-CN"/>
              </w:rPr>
              <w:t>cekpsfkykzp</w:t>
            </w:r>
            <w:r>
              <w:t>": "</w:t>
            </w:r>
            <w:r>
              <w:rPr>
                <w:rFonts w:hint="eastAsia"/>
                <w:lang w:val="en-US" w:eastAsia="zh-CN"/>
              </w:rPr>
              <w:t>差额开票是否可以开专票</w:t>
            </w:r>
            <w:r>
              <w:t>",</w:t>
            </w:r>
          </w:p>
          <w:p w14:paraId="04A86BE5">
            <w:pPr>
              <w:bidi w:val="0"/>
            </w:pPr>
            <w:r>
              <w:tab/>
            </w:r>
            <w:r>
              <w:tab/>
            </w:r>
            <w:r>
              <w:tab/>
            </w:r>
            <w:r>
              <w:tab/>
            </w:r>
            <w:r>
              <w:tab/>
            </w:r>
            <w:r>
              <w:t>"</w:t>
            </w:r>
            <w:r>
              <w:rPr>
                <w:rFonts w:hint="eastAsia"/>
                <w:lang w:val="en-US" w:eastAsia="zh-CN"/>
              </w:rPr>
              <w:t>qekpsfkykzp</w:t>
            </w:r>
            <w:r>
              <w:t>": "</w:t>
            </w:r>
            <w:r>
              <w:rPr>
                <w:rFonts w:hint="eastAsia"/>
                <w:lang w:val="en-US" w:eastAsia="zh-CN"/>
              </w:rPr>
              <w:t>全额开票是否可以开专票</w:t>
            </w:r>
            <w:r>
              <w:t>",</w:t>
            </w:r>
          </w:p>
          <w:p w14:paraId="1A6EA0A4">
            <w:pPr>
              <w:bidi w:val="0"/>
            </w:pPr>
            <w:r>
              <w:tab/>
            </w:r>
            <w:r>
              <w:tab/>
            </w:r>
            <w:r>
              <w:tab/>
            </w:r>
            <w:r>
              <w:tab/>
            </w:r>
            <w:r>
              <w:tab/>
            </w:r>
            <w:r>
              <w:t>"</w:t>
            </w:r>
            <w:r>
              <w:rPr>
                <w:rFonts w:hint="eastAsia"/>
                <w:lang w:val="en-US" w:eastAsia="zh-CN"/>
              </w:rPr>
              <w:t>ybnsrsl</w:t>
            </w:r>
            <w:r>
              <w:t>": "</w:t>
            </w:r>
            <w:r>
              <w:rPr>
                <w:rFonts w:hint="eastAsia"/>
                <w:lang w:val="en-US" w:eastAsia="zh-CN"/>
              </w:rPr>
              <w:t>一般纳税人税率</w:t>
            </w:r>
            <w:r>
              <w:t>",</w:t>
            </w:r>
          </w:p>
          <w:p w14:paraId="6A27ED24">
            <w:pPr>
              <w:bidi w:val="0"/>
            </w:pPr>
            <w:r>
              <w:tab/>
            </w:r>
            <w:r>
              <w:tab/>
            </w:r>
            <w:r>
              <w:tab/>
            </w:r>
            <w:r>
              <w:tab/>
            </w:r>
            <w:r>
              <w:tab/>
            </w:r>
            <w:r>
              <w:t>"</w:t>
            </w:r>
            <w:r>
              <w:rPr>
                <w:rFonts w:hint="eastAsia"/>
                <w:lang w:val="en-US" w:eastAsia="zh-CN"/>
              </w:rPr>
              <w:t>ybnsrzsl</w:t>
            </w:r>
            <w:r>
              <w:t>": "</w:t>
            </w:r>
            <w:r>
              <w:rPr>
                <w:rFonts w:hint="eastAsia"/>
                <w:lang w:val="en-US" w:eastAsia="zh-CN"/>
              </w:rPr>
              <w:t>一般纳税人征收率</w:t>
            </w:r>
            <w:r>
              <w:t>",</w:t>
            </w:r>
          </w:p>
          <w:p w14:paraId="53A10ADA">
            <w:pPr>
              <w:bidi w:val="0"/>
            </w:pPr>
            <w:r>
              <w:tab/>
            </w:r>
            <w:r>
              <w:tab/>
            </w:r>
            <w:r>
              <w:tab/>
            </w:r>
            <w:r>
              <w:tab/>
            </w:r>
            <w:r>
              <w:tab/>
            </w:r>
            <w:r>
              <w:t>"</w:t>
            </w:r>
            <w:r>
              <w:rPr>
                <w:rFonts w:hint="eastAsia"/>
                <w:lang w:val="en-US" w:eastAsia="zh-CN"/>
              </w:rPr>
              <w:t>xgmnsrzsl</w:t>
            </w:r>
            <w:r>
              <w:t>": "</w:t>
            </w:r>
            <w:r>
              <w:rPr>
                <w:rFonts w:hint="eastAsia"/>
                <w:lang w:val="en-US" w:eastAsia="zh-CN"/>
              </w:rPr>
              <w:t>小规模纳税人征收率</w:t>
            </w:r>
            <w:r>
              <w:t>"</w:t>
            </w:r>
          </w:p>
          <w:p w14:paraId="473A7301">
            <w:pPr>
              <w:bidi w:val="0"/>
            </w:pPr>
            <w:r>
              <w:tab/>
            </w:r>
            <w:r>
              <w:tab/>
            </w:r>
            <w:r>
              <w:tab/>
            </w:r>
            <w:r>
              <w:tab/>
            </w:r>
            <w:r>
              <w:t>}</w:t>
            </w:r>
          </w:p>
          <w:p w14:paraId="543A6D20">
            <w:pPr>
              <w:bidi w:val="0"/>
            </w:pPr>
            <w:r>
              <w:tab/>
            </w:r>
            <w:r>
              <w:tab/>
            </w:r>
            <w:r>
              <w:tab/>
            </w:r>
            <w:r>
              <w:t>]</w:t>
            </w:r>
          </w:p>
          <w:p w14:paraId="5ED90E64">
            <w:pPr>
              <w:bidi w:val="0"/>
            </w:pPr>
            <w:r>
              <w:tab/>
            </w:r>
            <w:r>
              <w:tab/>
            </w:r>
            <w:r>
              <w:t>}</w:t>
            </w:r>
          </w:p>
          <w:p w14:paraId="7F1C5951">
            <w:pPr>
              <w:bidi w:val="0"/>
            </w:pPr>
            <w:r>
              <w:tab/>
            </w:r>
            <w:r>
              <w:t>}</w:t>
            </w:r>
          </w:p>
          <w:p w14:paraId="537C3402">
            <w:pPr>
              <w:bidi w:val="0"/>
            </w:pPr>
            <w:r>
              <w:t>}</w:t>
            </w:r>
          </w:p>
        </w:tc>
      </w:tr>
    </w:tbl>
    <w:p w14:paraId="7115AF08">
      <w:pPr>
        <w:pStyle w:val="5"/>
        <w:bidi w:val="0"/>
      </w:pPr>
      <w: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18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205988">
            <w:pPr>
              <w:bidi w:val="0"/>
            </w:pPr>
            <w:r>
              <w:t>{</w:t>
            </w:r>
          </w:p>
          <w:p w14:paraId="4ACEA9D3">
            <w:pPr>
              <w:bidi w:val="0"/>
            </w:pPr>
            <w:r>
              <w:tab/>
            </w:r>
            <w:r>
              <w:t>"Response":{</w:t>
            </w:r>
          </w:p>
          <w:p w14:paraId="67F4DDFD">
            <w:pPr>
              <w:bidi w:val="0"/>
            </w:pPr>
            <w:r>
              <w:tab/>
            </w:r>
            <w:r>
              <w:tab/>
            </w:r>
            <w:r>
              <w:t>"RequestId": "16位随机数字和字母组合",</w:t>
            </w:r>
          </w:p>
          <w:p w14:paraId="06AEF346">
            <w:pPr>
              <w:bidi w:val="0"/>
            </w:pPr>
            <w:r>
              <w:tab/>
            </w:r>
            <w:r>
              <w:tab/>
            </w:r>
            <w:r>
              <w:t>"Error":{</w:t>
            </w:r>
          </w:p>
          <w:p w14:paraId="5F9E33EE">
            <w:pPr>
              <w:bidi w:val="0"/>
            </w:pPr>
            <w:r>
              <w:tab/>
            </w:r>
            <w:r>
              <w:tab/>
            </w:r>
            <w:r>
              <w:tab/>
            </w:r>
            <w:r>
              <w:t>"Code": "01”,</w:t>
            </w:r>
          </w:p>
          <w:p w14:paraId="26B2F198">
            <w:pPr>
              <w:bidi w:val="0"/>
            </w:pPr>
            <w:r>
              <w:tab/>
            </w:r>
            <w:r>
              <w:tab/>
            </w:r>
            <w:r>
              <w:tab/>
            </w:r>
            <w:r>
              <w:t>"Message": "错误说明"</w:t>
            </w:r>
          </w:p>
          <w:p w14:paraId="12EE2BA9">
            <w:pPr>
              <w:bidi w:val="0"/>
            </w:pPr>
            <w:r>
              <w:t>}</w:t>
            </w:r>
          </w:p>
          <w:p w14:paraId="7D866881">
            <w:pPr>
              <w:bidi w:val="0"/>
            </w:pPr>
            <w:r>
              <w:tab/>
            </w:r>
            <w:r>
              <w:t>}</w:t>
            </w:r>
          </w:p>
          <w:p w14:paraId="51A11044">
            <w:pPr>
              <w:bidi w:val="0"/>
            </w:pPr>
            <w:r>
              <w:t>}</w:t>
            </w:r>
          </w:p>
        </w:tc>
      </w:tr>
    </w:tbl>
    <w:p w14:paraId="3C5F82A9">
      <w:pPr>
        <w:pStyle w:val="5"/>
        <w:bidi w:val="0"/>
      </w:pPr>
    </w:p>
    <w:p w14:paraId="5D9F0812">
      <w:pPr>
        <w:pStyle w:val="2"/>
        <w:rPr>
          <w:rFonts w:hint="default" w:ascii="Times New Roman" w:hAnsi="Times New Roman" w:cs="Times New Roman"/>
          <w:color w:val="000000"/>
          <w:sz w:val="32"/>
          <w:szCs w:val="32"/>
          <w:lang w:eastAsia="zh-CN"/>
        </w:rPr>
      </w:pPr>
      <w:r>
        <w:rPr>
          <w:rFonts w:hint="eastAsia" w:ascii="Times New Roman" w:hAnsi="Times New Roman" w:cs="Times New Roman"/>
          <w:lang w:val="en-US" w:eastAsia="zh-CN"/>
        </w:rPr>
        <w:br w:type="page"/>
      </w:r>
      <w:bookmarkStart w:id="474" w:name="_Toc4337"/>
      <w:r>
        <w:rPr>
          <w:rFonts w:hint="eastAsia" w:ascii="Times New Roman" w:hAnsi="Times New Roman" w:cs="Times New Roman"/>
          <w:lang w:val="en-US" w:eastAsia="zh-CN"/>
        </w:rPr>
        <w:t>六</w:t>
      </w:r>
      <w:r>
        <w:rPr>
          <w:rFonts w:hint="default" w:ascii="Times New Roman" w:hAnsi="Times New Roman" w:eastAsia="Segoe UI" w:cs="Times New Roman"/>
        </w:rPr>
        <w:t>、</w:t>
      </w:r>
      <w:r>
        <w:rPr>
          <w:rFonts w:hint="eastAsia" w:ascii="Times New Roman" w:hAnsi="Times New Roman" w:cs="Times New Roman"/>
          <w:lang w:val="en-US" w:eastAsia="zh-CN"/>
        </w:rPr>
        <w:t>附件</w:t>
      </w:r>
      <w:bookmarkEnd w:id="472"/>
      <w:bookmarkEnd w:id="473"/>
      <w:bookmarkEnd w:id="474"/>
    </w:p>
    <w:p w14:paraId="4167F449">
      <w:pPr>
        <w:pStyle w:val="3"/>
        <w:rPr>
          <w:rFonts w:hint="eastAsia"/>
          <w:lang w:val="en-US" w:eastAsia="zh-CN"/>
        </w:rPr>
      </w:pPr>
      <w:bookmarkStart w:id="475" w:name="_Toc5538"/>
      <w:bookmarkStart w:id="476" w:name="_Toc30284"/>
      <w:r>
        <w:rPr>
          <w:rFonts w:hint="eastAsia"/>
          <w:lang w:val="en-US" w:eastAsia="zh-CN"/>
        </w:rPr>
        <w:t>（一）国籍代码表</w:t>
      </w:r>
      <w:bookmarkEnd w:id="475"/>
      <w:bookmarkEnd w:id="476"/>
    </w:p>
    <w:tbl>
      <w:tblPr>
        <w:tblStyle w:val="1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55E36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47233C">
            <w:pPr>
              <w:pStyle w:val="25"/>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15BF90">
            <w:pPr>
              <w:pStyle w:val="25"/>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AE4984">
            <w:pPr>
              <w:pStyle w:val="25"/>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478DED">
            <w:pPr>
              <w:pStyle w:val="25"/>
              <w:bidi w:val="0"/>
              <w:rPr>
                <w:rFonts w:hint="default"/>
              </w:rPr>
            </w:pPr>
            <w:r>
              <w:rPr>
                <w:rFonts w:hint="default"/>
                <w:lang w:val="en-US" w:eastAsia="zh-CN"/>
              </w:rPr>
              <w:t>国家或地区简称</w:t>
            </w:r>
          </w:p>
        </w:tc>
      </w:tr>
      <w:tr w14:paraId="24922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5D4FF8">
            <w:pPr>
              <w:pStyle w:val="26"/>
              <w:bidi w:val="0"/>
              <w:rPr>
                <w:rFonts w:hint="default"/>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75A945">
            <w:pPr>
              <w:pStyle w:val="26"/>
              <w:bidi w:val="0"/>
              <w:rPr>
                <w:rFonts w:hint="default"/>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547984">
            <w:pPr>
              <w:pStyle w:val="26"/>
              <w:bidi w:val="0"/>
              <w:rPr>
                <w:rFonts w:hint="default"/>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DEE829">
            <w:pPr>
              <w:pStyle w:val="26"/>
              <w:bidi w:val="0"/>
              <w:rPr>
                <w:rFonts w:hint="default"/>
              </w:rPr>
            </w:pPr>
            <w:r>
              <w:rPr>
                <w:rFonts w:hint="default"/>
                <w:lang w:val="en-US" w:eastAsia="zh-CN"/>
              </w:rPr>
              <w:t>阿富汗</w:t>
            </w:r>
          </w:p>
        </w:tc>
      </w:tr>
      <w:tr w14:paraId="5BC23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EC69C9">
            <w:pPr>
              <w:pStyle w:val="26"/>
              <w:bidi w:val="0"/>
              <w:rPr>
                <w:rFonts w:hint="default"/>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32B237">
            <w:pPr>
              <w:pStyle w:val="26"/>
              <w:bidi w:val="0"/>
              <w:rPr>
                <w:rFonts w:hint="default"/>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DD4DFE">
            <w:pPr>
              <w:pStyle w:val="26"/>
              <w:bidi w:val="0"/>
              <w:rPr>
                <w:rFonts w:hint="default"/>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D360DB">
            <w:pPr>
              <w:pStyle w:val="26"/>
              <w:bidi w:val="0"/>
              <w:rPr>
                <w:rFonts w:hint="default"/>
              </w:rPr>
            </w:pPr>
            <w:r>
              <w:rPr>
                <w:rFonts w:hint="default"/>
                <w:lang w:val="en-US" w:eastAsia="zh-CN"/>
              </w:rPr>
              <w:t>阿尔巴尼亚</w:t>
            </w:r>
          </w:p>
        </w:tc>
      </w:tr>
      <w:tr w14:paraId="7966A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D63DDF">
            <w:pPr>
              <w:pStyle w:val="26"/>
              <w:bidi w:val="0"/>
              <w:rPr>
                <w:rFonts w:hint="default"/>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5ECFDE0">
            <w:pPr>
              <w:pStyle w:val="26"/>
              <w:bidi w:val="0"/>
              <w:rPr>
                <w:rFonts w:hint="default"/>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7BA1F7">
            <w:pPr>
              <w:pStyle w:val="26"/>
              <w:bidi w:val="0"/>
              <w:rPr>
                <w:rFonts w:hint="default"/>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BBE88F">
            <w:pPr>
              <w:pStyle w:val="26"/>
              <w:bidi w:val="0"/>
              <w:rPr>
                <w:rFonts w:hint="default"/>
              </w:rPr>
            </w:pPr>
            <w:r>
              <w:rPr>
                <w:rFonts w:hint="default"/>
                <w:lang w:val="en-US" w:eastAsia="zh-CN"/>
              </w:rPr>
              <w:t>南极洲</w:t>
            </w:r>
          </w:p>
        </w:tc>
      </w:tr>
      <w:tr w14:paraId="1344C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248607">
            <w:pPr>
              <w:pStyle w:val="26"/>
              <w:bidi w:val="0"/>
              <w:rPr>
                <w:rFonts w:hint="default"/>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984FC9B">
            <w:pPr>
              <w:pStyle w:val="26"/>
              <w:bidi w:val="0"/>
              <w:rPr>
                <w:rFonts w:hint="default"/>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646CDFA">
            <w:pPr>
              <w:pStyle w:val="26"/>
              <w:bidi w:val="0"/>
              <w:rPr>
                <w:rFonts w:hint="default"/>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EB733">
            <w:pPr>
              <w:pStyle w:val="26"/>
              <w:bidi w:val="0"/>
              <w:rPr>
                <w:rFonts w:hint="default"/>
              </w:rPr>
            </w:pPr>
            <w:r>
              <w:rPr>
                <w:rFonts w:hint="default"/>
                <w:lang w:val="en-US" w:eastAsia="zh-CN"/>
              </w:rPr>
              <w:t>阿尔及利亚</w:t>
            </w:r>
          </w:p>
        </w:tc>
      </w:tr>
      <w:tr w14:paraId="2417A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5747C9">
            <w:pPr>
              <w:pStyle w:val="26"/>
              <w:bidi w:val="0"/>
              <w:rPr>
                <w:rFonts w:hint="default"/>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C17BED">
            <w:pPr>
              <w:pStyle w:val="26"/>
              <w:bidi w:val="0"/>
              <w:rPr>
                <w:rFonts w:hint="default"/>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682C81">
            <w:pPr>
              <w:pStyle w:val="26"/>
              <w:bidi w:val="0"/>
              <w:rPr>
                <w:rFonts w:hint="default"/>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97F501">
            <w:pPr>
              <w:pStyle w:val="26"/>
              <w:bidi w:val="0"/>
              <w:rPr>
                <w:rFonts w:hint="default"/>
              </w:rPr>
            </w:pPr>
            <w:r>
              <w:rPr>
                <w:rFonts w:hint="default"/>
                <w:lang w:val="en-US" w:eastAsia="zh-CN"/>
              </w:rPr>
              <w:t>美属萨摩亚</w:t>
            </w:r>
          </w:p>
        </w:tc>
      </w:tr>
      <w:tr w14:paraId="498C0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3DB6D4">
            <w:pPr>
              <w:pStyle w:val="26"/>
              <w:bidi w:val="0"/>
              <w:rPr>
                <w:rFonts w:hint="default"/>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B5C2C6">
            <w:pPr>
              <w:pStyle w:val="26"/>
              <w:bidi w:val="0"/>
              <w:rPr>
                <w:rFonts w:hint="default"/>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47EC285">
            <w:pPr>
              <w:pStyle w:val="26"/>
              <w:bidi w:val="0"/>
              <w:rPr>
                <w:rFonts w:hint="default"/>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E2BF66">
            <w:pPr>
              <w:pStyle w:val="26"/>
              <w:bidi w:val="0"/>
              <w:rPr>
                <w:rFonts w:hint="default"/>
              </w:rPr>
            </w:pPr>
            <w:r>
              <w:rPr>
                <w:rFonts w:hint="default"/>
                <w:lang w:val="en-US" w:eastAsia="zh-CN"/>
              </w:rPr>
              <w:t>安道尔</w:t>
            </w:r>
          </w:p>
        </w:tc>
      </w:tr>
      <w:tr w14:paraId="20CBD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7377F1">
            <w:pPr>
              <w:pStyle w:val="26"/>
              <w:bidi w:val="0"/>
              <w:rPr>
                <w:rFonts w:hint="default"/>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7CE2B0">
            <w:pPr>
              <w:pStyle w:val="26"/>
              <w:bidi w:val="0"/>
              <w:rPr>
                <w:rFonts w:hint="default"/>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735E73">
            <w:pPr>
              <w:pStyle w:val="26"/>
              <w:bidi w:val="0"/>
              <w:rPr>
                <w:rFonts w:hint="default"/>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B532D9">
            <w:pPr>
              <w:pStyle w:val="26"/>
              <w:bidi w:val="0"/>
              <w:rPr>
                <w:rFonts w:hint="default"/>
              </w:rPr>
            </w:pPr>
            <w:r>
              <w:rPr>
                <w:rFonts w:hint="default"/>
                <w:lang w:val="en-US" w:eastAsia="zh-CN"/>
              </w:rPr>
              <w:t>安哥拉</w:t>
            </w:r>
          </w:p>
        </w:tc>
      </w:tr>
      <w:tr w14:paraId="56918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1055B7">
            <w:pPr>
              <w:pStyle w:val="26"/>
              <w:bidi w:val="0"/>
              <w:rPr>
                <w:rFonts w:hint="default"/>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30FA4A">
            <w:pPr>
              <w:pStyle w:val="26"/>
              <w:bidi w:val="0"/>
              <w:rPr>
                <w:rFonts w:hint="default"/>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BC21B3">
            <w:pPr>
              <w:pStyle w:val="26"/>
              <w:bidi w:val="0"/>
              <w:rPr>
                <w:rFonts w:hint="default"/>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3D35FD">
            <w:pPr>
              <w:pStyle w:val="26"/>
              <w:bidi w:val="0"/>
              <w:rPr>
                <w:rFonts w:hint="default"/>
              </w:rPr>
            </w:pPr>
            <w:r>
              <w:rPr>
                <w:rFonts w:hint="default"/>
                <w:lang w:val="en-US" w:eastAsia="zh-CN"/>
              </w:rPr>
              <w:t>安提瓜和巴布达</w:t>
            </w:r>
          </w:p>
        </w:tc>
      </w:tr>
      <w:tr w14:paraId="4F0E9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74B672">
            <w:pPr>
              <w:pStyle w:val="26"/>
              <w:bidi w:val="0"/>
              <w:rPr>
                <w:rFonts w:hint="default"/>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3DFF5E">
            <w:pPr>
              <w:pStyle w:val="26"/>
              <w:bidi w:val="0"/>
              <w:rPr>
                <w:rFonts w:hint="default"/>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BAAE04">
            <w:pPr>
              <w:pStyle w:val="26"/>
              <w:bidi w:val="0"/>
              <w:rPr>
                <w:rFonts w:hint="default"/>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DB7220">
            <w:pPr>
              <w:pStyle w:val="26"/>
              <w:bidi w:val="0"/>
              <w:rPr>
                <w:rFonts w:hint="default"/>
              </w:rPr>
            </w:pPr>
            <w:r>
              <w:rPr>
                <w:rFonts w:hint="default"/>
                <w:lang w:val="en-US" w:eastAsia="zh-CN"/>
              </w:rPr>
              <w:t>阿塞拜疆</w:t>
            </w:r>
          </w:p>
        </w:tc>
      </w:tr>
      <w:tr w14:paraId="6310F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074E8D2">
            <w:pPr>
              <w:pStyle w:val="26"/>
              <w:bidi w:val="0"/>
              <w:rPr>
                <w:rFonts w:hint="default"/>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E51310">
            <w:pPr>
              <w:pStyle w:val="26"/>
              <w:bidi w:val="0"/>
              <w:rPr>
                <w:rFonts w:hint="default"/>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A305FA">
            <w:pPr>
              <w:pStyle w:val="26"/>
              <w:bidi w:val="0"/>
              <w:rPr>
                <w:rFonts w:hint="default"/>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9CA40D">
            <w:pPr>
              <w:pStyle w:val="26"/>
              <w:bidi w:val="0"/>
              <w:rPr>
                <w:rFonts w:hint="default"/>
              </w:rPr>
            </w:pPr>
            <w:r>
              <w:rPr>
                <w:rFonts w:hint="default"/>
                <w:lang w:val="en-US" w:eastAsia="zh-CN"/>
              </w:rPr>
              <w:t>阿根廷</w:t>
            </w:r>
          </w:p>
        </w:tc>
      </w:tr>
      <w:tr w14:paraId="0DB6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70184C">
            <w:pPr>
              <w:pStyle w:val="26"/>
              <w:bidi w:val="0"/>
              <w:rPr>
                <w:rFonts w:hint="default"/>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7F41DB">
            <w:pPr>
              <w:pStyle w:val="26"/>
              <w:bidi w:val="0"/>
              <w:rPr>
                <w:rFonts w:hint="default"/>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D30625">
            <w:pPr>
              <w:pStyle w:val="26"/>
              <w:bidi w:val="0"/>
              <w:rPr>
                <w:rFonts w:hint="default"/>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C18666">
            <w:pPr>
              <w:pStyle w:val="26"/>
              <w:bidi w:val="0"/>
              <w:rPr>
                <w:rFonts w:hint="default"/>
              </w:rPr>
            </w:pPr>
            <w:r>
              <w:rPr>
                <w:rFonts w:hint="default"/>
                <w:lang w:val="en-US" w:eastAsia="zh-CN"/>
              </w:rPr>
              <w:t>澳大利亚</w:t>
            </w:r>
          </w:p>
        </w:tc>
      </w:tr>
      <w:tr w14:paraId="0FE59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88EA44">
            <w:pPr>
              <w:pStyle w:val="26"/>
              <w:bidi w:val="0"/>
              <w:rPr>
                <w:rFonts w:hint="default"/>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A03591">
            <w:pPr>
              <w:pStyle w:val="26"/>
              <w:bidi w:val="0"/>
              <w:rPr>
                <w:rFonts w:hint="default"/>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8EE899">
            <w:pPr>
              <w:pStyle w:val="26"/>
              <w:bidi w:val="0"/>
              <w:rPr>
                <w:rFonts w:hint="default"/>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B79108">
            <w:pPr>
              <w:pStyle w:val="26"/>
              <w:bidi w:val="0"/>
              <w:rPr>
                <w:rFonts w:hint="default"/>
              </w:rPr>
            </w:pPr>
            <w:r>
              <w:rPr>
                <w:rFonts w:hint="default"/>
                <w:lang w:val="en-US" w:eastAsia="zh-CN"/>
              </w:rPr>
              <w:t>奥地利</w:t>
            </w:r>
          </w:p>
        </w:tc>
      </w:tr>
      <w:tr w14:paraId="4C82E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C50925">
            <w:pPr>
              <w:pStyle w:val="26"/>
              <w:bidi w:val="0"/>
              <w:rPr>
                <w:rFonts w:hint="default"/>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6FC5E5">
            <w:pPr>
              <w:pStyle w:val="26"/>
              <w:bidi w:val="0"/>
              <w:rPr>
                <w:rFonts w:hint="default"/>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CA7351">
            <w:pPr>
              <w:pStyle w:val="26"/>
              <w:bidi w:val="0"/>
              <w:rPr>
                <w:rFonts w:hint="default"/>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0945A1">
            <w:pPr>
              <w:pStyle w:val="26"/>
              <w:bidi w:val="0"/>
              <w:rPr>
                <w:rFonts w:hint="default"/>
              </w:rPr>
            </w:pPr>
            <w:r>
              <w:rPr>
                <w:rFonts w:hint="default"/>
                <w:lang w:val="en-US" w:eastAsia="zh-CN"/>
              </w:rPr>
              <w:t>巴哈马</w:t>
            </w:r>
          </w:p>
        </w:tc>
      </w:tr>
      <w:tr w14:paraId="63704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31127C7">
            <w:pPr>
              <w:pStyle w:val="26"/>
              <w:bidi w:val="0"/>
              <w:rPr>
                <w:rFonts w:hint="default"/>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245EF4">
            <w:pPr>
              <w:pStyle w:val="26"/>
              <w:bidi w:val="0"/>
              <w:rPr>
                <w:rFonts w:hint="default"/>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BE63EF">
            <w:pPr>
              <w:pStyle w:val="26"/>
              <w:bidi w:val="0"/>
              <w:rPr>
                <w:rFonts w:hint="default"/>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60CAF2">
            <w:pPr>
              <w:pStyle w:val="26"/>
              <w:bidi w:val="0"/>
              <w:rPr>
                <w:rFonts w:hint="default"/>
              </w:rPr>
            </w:pPr>
            <w:r>
              <w:rPr>
                <w:rFonts w:hint="default"/>
                <w:lang w:val="en-US" w:eastAsia="zh-CN"/>
              </w:rPr>
              <w:t>巴林</w:t>
            </w:r>
          </w:p>
        </w:tc>
      </w:tr>
      <w:tr w14:paraId="72EA6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3E0DC8">
            <w:pPr>
              <w:pStyle w:val="26"/>
              <w:bidi w:val="0"/>
              <w:rPr>
                <w:rFonts w:hint="default"/>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14C38C">
            <w:pPr>
              <w:pStyle w:val="26"/>
              <w:bidi w:val="0"/>
              <w:rPr>
                <w:rFonts w:hint="default"/>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09DFB1">
            <w:pPr>
              <w:pStyle w:val="26"/>
              <w:bidi w:val="0"/>
              <w:rPr>
                <w:rFonts w:hint="default"/>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2BC186">
            <w:pPr>
              <w:pStyle w:val="26"/>
              <w:bidi w:val="0"/>
              <w:rPr>
                <w:rFonts w:hint="default"/>
              </w:rPr>
            </w:pPr>
            <w:r>
              <w:rPr>
                <w:rFonts w:hint="default"/>
                <w:lang w:val="en-US" w:eastAsia="zh-CN"/>
              </w:rPr>
              <w:t>孟加拉国</w:t>
            </w:r>
          </w:p>
        </w:tc>
      </w:tr>
      <w:tr w14:paraId="1F27D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5849CC">
            <w:pPr>
              <w:pStyle w:val="26"/>
              <w:bidi w:val="0"/>
              <w:rPr>
                <w:rFonts w:hint="default"/>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59A239">
            <w:pPr>
              <w:pStyle w:val="26"/>
              <w:bidi w:val="0"/>
              <w:rPr>
                <w:rFonts w:hint="default"/>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752F2C">
            <w:pPr>
              <w:pStyle w:val="26"/>
              <w:bidi w:val="0"/>
              <w:rPr>
                <w:rFonts w:hint="default"/>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8FC47F">
            <w:pPr>
              <w:pStyle w:val="26"/>
              <w:bidi w:val="0"/>
              <w:rPr>
                <w:rFonts w:hint="default"/>
              </w:rPr>
            </w:pPr>
            <w:r>
              <w:rPr>
                <w:rFonts w:hint="default"/>
                <w:lang w:val="en-US" w:eastAsia="zh-CN"/>
              </w:rPr>
              <w:t>亚美尼亚</w:t>
            </w:r>
          </w:p>
        </w:tc>
      </w:tr>
      <w:tr w14:paraId="2BAD0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6483DD">
            <w:pPr>
              <w:pStyle w:val="26"/>
              <w:bidi w:val="0"/>
              <w:rPr>
                <w:rFonts w:hint="default"/>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282495">
            <w:pPr>
              <w:pStyle w:val="26"/>
              <w:bidi w:val="0"/>
              <w:rPr>
                <w:rFonts w:hint="default"/>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4DF308">
            <w:pPr>
              <w:pStyle w:val="26"/>
              <w:bidi w:val="0"/>
              <w:rPr>
                <w:rFonts w:hint="default"/>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BE9735">
            <w:pPr>
              <w:pStyle w:val="26"/>
              <w:bidi w:val="0"/>
              <w:rPr>
                <w:rFonts w:hint="default"/>
              </w:rPr>
            </w:pPr>
            <w:r>
              <w:rPr>
                <w:rFonts w:hint="default"/>
                <w:lang w:val="en-US" w:eastAsia="zh-CN"/>
              </w:rPr>
              <w:t>巴巴多斯</w:t>
            </w:r>
          </w:p>
        </w:tc>
      </w:tr>
      <w:tr w14:paraId="650A0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4E0430">
            <w:pPr>
              <w:pStyle w:val="26"/>
              <w:bidi w:val="0"/>
              <w:rPr>
                <w:rFonts w:hint="default"/>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E26059">
            <w:pPr>
              <w:pStyle w:val="26"/>
              <w:bidi w:val="0"/>
              <w:rPr>
                <w:rFonts w:hint="default"/>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7E1410">
            <w:pPr>
              <w:pStyle w:val="26"/>
              <w:bidi w:val="0"/>
              <w:rPr>
                <w:rFonts w:hint="default"/>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9DD4D4">
            <w:pPr>
              <w:pStyle w:val="26"/>
              <w:bidi w:val="0"/>
              <w:rPr>
                <w:rFonts w:hint="default"/>
              </w:rPr>
            </w:pPr>
            <w:r>
              <w:rPr>
                <w:rFonts w:hint="default"/>
                <w:lang w:val="en-US" w:eastAsia="zh-CN"/>
              </w:rPr>
              <w:t>比利时</w:t>
            </w:r>
          </w:p>
        </w:tc>
      </w:tr>
      <w:tr w14:paraId="32702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2446A0">
            <w:pPr>
              <w:pStyle w:val="26"/>
              <w:bidi w:val="0"/>
              <w:rPr>
                <w:rFonts w:hint="default"/>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FD1F67">
            <w:pPr>
              <w:pStyle w:val="26"/>
              <w:bidi w:val="0"/>
              <w:rPr>
                <w:rFonts w:hint="default"/>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832EC1">
            <w:pPr>
              <w:pStyle w:val="26"/>
              <w:bidi w:val="0"/>
              <w:rPr>
                <w:rFonts w:hint="default"/>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B5F4D1">
            <w:pPr>
              <w:pStyle w:val="26"/>
              <w:bidi w:val="0"/>
              <w:rPr>
                <w:rFonts w:hint="default"/>
              </w:rPr>
            </w:pPr>
            <w:r>
              <w:rPr>
                <w:rFonts w:hint="default"/>
                <w:lang w:val="en-US" w:eastAsia="zh-CN"/>
              </w:rPr>
              <w:t>百慕大</w:t>
            </w:r>
          </w:p>
        </w:tc>
      </w:tr>
      <w:tr w14:paraId="53A2B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2D2B53">
            <w:pPr>
              <w:pStyle w:val="26"/>
              <w:bidi w:val="0"/>
              <w:rPr>
                <w:rFonts w:hint="default"/>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9D6F28">
            <w:pPr>
              <w:pStyle w:val="26"/>
              <w:bidi w:val="0"/>
              <w:rPr>
                <w:rFonts w:hint="default"/>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A8EB48">
            <w:pPr>
              <w:pStyle w:val="26"/>
              <w:bidi w:val="0"/>
              <w:rPr>
                <w:rFonts w:hint="default"/>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4DB563">
            <w:pPr>
              <w:pStyle w:val="26"/>
              <w:bidi w:val="0"/>
              <w:rPr>
                <w:rFonts w:hint="default"/>
              </w:rPr>
            </w:pPr>
            <w:r>
              <w:rPr>
                <w:rFonts w:hint="default"/>
                <w:lang w:val="en-US" w:eastAsia="zh-CN"/>
              </w:rPr>
              <w:t>不丹</w:t>
            </w:r>
          </w:p>
        </w:tc>
      </w:tr>
      <w:tr w14:paraId="373C0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098C9D5">
            <w:pPr>
              <w:pStyle w:val="26"/>
              <w:bidi w:val="0"/>
              <w:rPr>
                <w:rFonts w:hint="default"/>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889F0A">
            <w:pPr>
              <w:pStyle w:val="26"/>
              <w:bidi w:val="0"/>
              <w:rPr>
                <w:rFonts w:hint="default"/>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AE264C">
            <w:pPr>
              <w:pStyle w:val="26"/>
              <w:bidi w:val="0"/>
              <w:rPr>
                <w:rFonts w:hint="default"/>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1522AB">
            <w:pPr>
              <w:pStyle w:val="26"/>
              <w:bidi w:val="0"/>
              <w:rPr>
                <w:rFonts w:hint="default"/>
              </w:rPr>
            </w:pPr>
            <w:r>
              <w:rPr>
                <w:rFonts w:hint="default"/>
                <w:lang w:val="en-US" w:eastAsia="zh-CN"/>
              </w:rPr>
              <w:t>玻利维亚</w:t>
            </w:r>
          </w:p>
        </w:tc>
      </w:tr>
      <w:tr w14:paraId="701CC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ACC658">
            <w:pPr>
              <w:pStyle w:val="26"/>
              <w:bidi w:val="0"/>
              <w:rPr>
                <w:rFonts w:hint="default"/>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4A7F8A">
            <w:pPr>
              <w:pStyle w:val="26"/>
              <w:bidi w:val="0"/>
              <w:rPr>
                <w:rFonts w:hint="default"/>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8E3904">
            <w:pPr>
              <w:pStyle w:val="26"/>
              <w:bidi w:val="0"/>
              <w:rPr>
                <w:rFonts w:hint="default"/>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4D4DEE">
            <w:pPr>
              <w:pStyle w:val="26"/>
              <w:bidi w:val="0"/>
              <w:rPr>
                <w:rFonts w:hint="default"/>
              </w:rPr>
            </w:pPr>
            <w:r>
              <w:rPr>
                <w:rFonts w:hint="default"/>
                <w:lang w:val="en-US" w:eastAsia="zh-CN"/>
              </w:rPr>
              <w:t>波黑</w:t>
            </w:r>
          </w:p>
        </w:tc>
      </w:tr>
      <w:tr w14:paraId="331C1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BAC049">
            <w:pPr>
              <w:pStyle w:val="26"/>
              <w:bidi w:val="0"/>
              <w:rPr>
                <w:rFonts w:hint="default"/>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2CB89C">
            <w:pPr>
              <w:pStyle w:val="26"/>
              <w:bidi w:val="0"/>
              <w:rPr>
                <w:rFonts w:hint="default"/>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42E4F0">
            <w:pPr>
              <w:pStyle w:val="26"/>
              <w:bidi w:val="0"/>
              <w:rPr>
                <w:rFonts w:hint="default"/>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170C95">
            <w:pPr>
              <w:pStyle w:val="26"/>
              <w:bidi w:val="0"/>
              <w:rPr>
                <w:rFonts w:hint="default"/>
              </w:rPr>
            </w:pPr>
            <w:r>
              <w:rPr>
                <w:rFonts w:hint="default"/>
                <w:lang w:val="en-US" w:eastAsia="zh-CN"/>
              </w:rPr>
              <w:t>博茨瓦纳</w:t>
            </w:r>
          </w:p>
        </w:tc>
      </w:tr>
      <w:tr w14:paraId="14424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DD974AF">
            <w:pPr>
              <w:pStyle w:val="26"/>
              <w:bidi w:val="0"/>
              <w:rPr>
                <w:rFonts w:hint="default"/>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C22A01">
            <w:pPr>
              <w:pStyle w:val="26"/>
              <w:bidi w:val="0"/>
              <w:rPr>
                <w:rFonts w:hint="default"/>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44C6A1">
            <w:pPr>
              <w:pStyle w:val="26"/>
              <w:bidi w:val="0"/>
              <w:rPr>
                <w:rFonts w:hint="default"/>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2A9B9B">
            <w:pPr>
              <w:pStyle w:val="26"/>
              <w:bidi w:val="0"/>
              <w:rPr>
                <w:rFonts w:hint="default"/>
              </w:rPr>
            </w:pPr>
            <w:r>
              <w:rPr>
                <w:rFonts w:hint="default"/>
                <w:lang w:val="en-US" w:eastAsia="zh-CN"/>
              </w:rPr>
              <w:t>布维岛</w:t>
            </w:r>
          </w:p>
        </w:tc>
      </w:tr>
      <w:tr w14:paraId="74C28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1375F">
            <w:pPr>
              <w:pStyle w:val="26"/>
              <w:bidi w:val="0"/>
              <w:rPr>
                <w:rFonts w:hint="default"/>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5A8B08">
            <w:pPr>
              <w:pStyle w:val="26"/>
              <w:bidi w:val="0"/>
              <w:rPr>
                <w:rFonts w:hint="default"/>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5FCAFA">
            <w:pPr>
              <w:pStyle w:val="26"/>
              <w:bidi w:val="0"/>
              <w:rPr>
                <w:rFonts w:hint="default"/>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CE200C">
            <w:pPr>
              <w:pStyle w:val="26"/>
              <w:bidi w:val="0"/>
              <w:rPr>
                <w:rFonts w:hint="default"/>
              </w:rPr>
            </w:pPr>
            <w:r>
              <w:rPr>
                <w:rFonts w:hint="default"/>
                <w:lang w:val="en-US" w:eastAsia="zh-CN"/>
              </w:rPr>
              <w:t>巴西</w:t>
            </w:r>
          </w:p>
        </w:tc>
      </w:tr>
      <w:tr w14:paraId="72CFF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621E86">
            <w:pPr>
              <w:pStyle w:val="26"/>
              <w:bidi w:val="0"/>
              <w:rPr>
                <w:rFonts w:hint="default"/>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0ED8AC">
            <w:pPr>
              <w:pStyle w:val="26"/>
              <w:bidi w:val="0"/>
              <w:rPr>
                <w:rFonts w:hint="default"/>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23BC63">
            <w:pPr>
              <w:pStyle w:val="26"/>
              <w:bidi w:val="0"/>
              <w:rPr>
                <w:rFonts w:hint="default"/>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E367A8">
            <w:pPr>
              <w:pStyle w:val="26"/>
              <w:bidi w:val="0"/>
              <w:rPr>
                <w:rFonts w:hint="default"/>
              </w:rPr>
            </w:pPr>
            <w:r>
              <w:rPr>
                <w:rFonts w:hint="default"/>
                <w:lang w:val="en-US" w:eastAsia="zh-CN"/>
              </w:rPr>
              <w:t>伯利兹</w:t>
            </w:r>
          </w:p>
        </w:tc>
      </w:tr>
      <w:tr w14:paraId="7B344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A27209D">
            <w:pPr>
              <w:pStyle w:val="26"/>
              <w:bidi w:val="0"/>
              <w:rPr>
                <w:rFonts w:hint="default"/>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720DF7">
            <w:pPr>
              <w:pStyle w:val="26"/>
              <w:bidi w:val="0"/>
              <w:rPr>
                <w:rFonts w:hint="default"/>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0D65AF">
            <w:pPr>
              <w:pStyle w:val="26"/>
              <w:bidi w:val="0"/>
              <w:rPr>
                <w:rFonts w:hint="default"/>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3CDEFE">
            <w:pPr>
              <w:pStyle w:val="26"/>
              <w:bidi w:val="0"/>
              <w:rPr>
                <w:rFonts w:hint="default"/>
              </w:rPr>
            </w:pPr>
            <w:r>
              <w:rPr>
                <w:rFonts w:hint="default"/>
                <w:lang w:val="en-US" w:eastAsia="zh-CN"/>
              </w:rPr>
              <w:t>英属印度洋领地</w:t>
            </w:r>
          </w:p>
        </w:tc>
      </w:tr>
      <w:tr w14:paraId="1F5B5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4DBE30">
            <w:pPr>
              <w:pStyle w:val="26"/>
              <w:bidi w:val="0"/>
              <w:rPr>
                <w:rFonts w:hint="default"/>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595E2C">
            <w:pPr>
              <w:pStyle w:val="26"/>
              <w:bidi w:val="0"/>
              <w:rPr>
                <w:rFonts w:hint="default"/>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F2425C">
            <w:pPr>
              <w:pStyle w:val="26"/>
              <w:bidi w:val="0"/>
              <w:rPr>
                <w:rFonts w:hint="default"/>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640F66">
            <w:pPr>
              <w:pStyle w:val="26"/>
              <w:bidi w:val="0"/>
              <w:rPr>
                <w:rFonts w:hint="default"/>
              </w:rPr>
            </w:pPr>
            <w:r>
              <w:rPr>
                <w:rFonts w:hint="default"/>
                <w:lang w:val="en-US" w:eastAsia="zh-CN"/>
              </w:rPr>
              <w:t>所罗门群岛</w:t>
            </w:r>
          </w:p>
        </w:tc>
      </w:tr>
      <w:tr w14:paraId="08D43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54C998">
            <w:pPr>
              <w:pStyle w:val="26"/>
              <w:bidi w:val="0"/>
              <w:rPr>
                <w:rFonts w:hint="default"/>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0BB774">
            <w:pPr>
              <w:pStyle w:val="26"/>
              <w:bidi w:val="0"/>
              <w:rPr>
                <w:rFonts w:hint="default"/>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54A2A2">
            <w:pPr>
              <w:pStyle w:val="26"/>
              <w:bidi w:val="0"/>
              <w:rPr>
                <w:rFonts w:hint="default"/>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8819D2">
            <w:pPr>
              <w:pStyle w:val="26"/>
              <w:bidi w:val="0"/>
              <w:rPr>
                <w:rFonts w:hint="default"/>
              </w:rPr>
            </w:pPr>
            <w:r>
              <w:rPr>
                <w:rFonts w:hint="default"/>
                <w:lang w:val="en-US" w:eastAsia="zh-CN"/>
              </w:rPr>
              <w:t>英属维尔京群岛</w:t>
            </w:r>
          </w:p>
        </w:tc>
      </w:tr>
      <w:tr w14:paraId="0684E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85969F">
            <w:pPr>
              <w:pStyle w:val="26"/>
              <w:bidi w:val="0"/>
              <w:rPr>
                <w:rFonts w:hint="default"/>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B49BD1A">
            <w:pPr>
              <w:pStyle w:val="26"/>
              <w:bidi w:val="0"/>
              <w:rPr>
                <w:rFonts w:hint="default"/>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45487">
            <w:pPr>
              <w:pStyle w:val="26"/>
              <w:bidi w:val="0"/>
              <w:rPr>
                <w:rFonts w:hint="default"/>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05B2FC">
            <w:pPr>
              <w:pStyle w:val="26"/>
              <w:bidi w:val="0"/>
              <w:rPr>
                <w:rFonts w:hint="default"/>
              </w:rPr>
            </w:pPr>
            <w:r>
              <w:rPr>
                <w:rFonts w:hint="default"/>
                <w:lang w:val="en-US" w:eastAsia="zh-CN"/>
              </w:rPr>
              <w:t>文莱</w:t>
            </w:r>
          </w:p>
        </w:tc>
      </w:tr>
      <w:tr w14:paraId="1D5FF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D72266">
            <w:pPr>
              <w:pStyle w:val="26"/>
              <w:bidi w:val="0"/>
              <w:rPr>
                <w:rFonts w:hint="default"/>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8BC067">
            <w:pPr>
              <w:pStyle w:val="26"/>
              <w:bidi w:val="0"/>
              <w:rPr>
                <w:rFonts w:hint="default"/>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D02758">
            <w:pPr>
              <w:pStyle w:val="26"/>
              <w:bidi w:val="0"/>
              <w:rPr>
                <w:rFonts w:hint="default"/>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059A68">
            <w:pPr>
              <w:pStyle w:val="26"/>
              <w:bidi w:val="0"/>
              <w:rPr>
                <w:rFonts w:hint="default"/>
              </w:rPr>
            </w:pPr>
            <w:r>
              <w:rPr>
                <w:rFonts w:hint="default"/>
                <w:lang w:val="en-US" w:eastAsia="zh-CN"/>
              </w:rPr>
              <w:t>保加利亚</w:t>
            </w:r>
          </w:p>
        </w:tc>
      </w:tr>
      <w:tr w14:paraId="40DFD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6B124">
            <w:pPr>
              <w:pStyle w:val="26"/>
              <w:bidi w:val="0"/>
              <w:rPr>
                <w:rFonts w:hint="default"/>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180FBE">
            <w:pPr>
              <w:pStyle w:val="26"/>
              <w:bidi w:val="0"/>
              <w:rPr>
                <w:rFonts w:hint="default"/>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9041DE">
            <w:pPr>
              <w:pStyle w:val="26"/>
              <w:bidi w:val="0"/>
              <w:rPr>
                <w:rFonts w:hint="default"/>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705F1A">
            <w:pPr>
              <w:pStyle w:val="26"/>
              <w:bidi w:val="0"/>
              <w:rPr>
                <w:rFonts w:hint="default"/>
              </w:rPr>
            </w:pPr>
            <w:r>
              <w:rPr>
                <w:rFonts w:hint="default"/>
                <w:lang w:val="en-US" w:eastAsia="zh-CN"/>
              </w:rPr>
              <w:t>缅甸</w:t>
            </w:r>
          </w:p>
        </w:tc>
      </w:tr>
      <w:tr w14:paraId="416A9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928073B">
            <w:pPr>
              <w:pStyle w:val="26"/>
              <w:bidi w:val="0"/>
              <w:rPr>
                <w:rFonts w:hint="default"/>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5D9165">
            <w:pPr>
              <w:pStyle w:val="26"/>
              <w:bidi w:val="0"/>
              <w:rPr>
                <w:rFonts w:hint="default"/>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9B4A38">
            <w:pPr>
              <w:pStyle w:val="26"/>
              <w:bidi w:val="0"/>
              <w:rPr>
                <w:rFonts w:hint="default"/>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1705A8">
            <w:pPr>
              <w:pStyle w:val="26"/>
              <w:bidi w:val="0"/>
              <w:rPr>
                <w:rFonts w:hint="default"/>
              </w:rPr>
            </w:pPr>
            <w:r>
              <w:rPr>
                <w:rFonts w:hint="default"/>
                <w:lang w:val="en-US" w:eastAsia="zh-CN"/>
              </w:rPr>
              <w:t>布隆迪</w:t>
            </w:r>
          </w:p>
        </w:tc>
      </w:tr>
      <w:tr w14:paraId="3BB27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61A00D">
            <w:pPr>
              <w:pStyle w:val="26"/>
              <w:bidi w:val="0"/>
              <w:rPr>
                <w:rFonts w:hint="default"/>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A43D5C">
            <w:pPr>
              <w:pStyle w:val="26"/>
              <w:bidi w:val="0"/>
              <w:rPr>
                <w:rFonts w:hint="default"/>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FD9B7E">
            <w:pPr>
              <w:pStyle w:val="26"/>
              <w:bidi w:val="0"/>
              <w:rPr>
                <w:rFonts w:hint="default"/>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206AD5">
            <w:pPr>
              <w:pStyle w:val="26"/>
              <w:bidi w:val="0"/>
              <w:rPr>
                <w:rFonts w:hint="default"/>
              </w:rPr>
            </w:pPr>
            <w:r>
              <w:rPr>
                <w:rFonts w:hint="default"/>
                <w:lang w:val="en-US" w:eastAsia="zh-CN"/>
              </w:rPr>
              <w:t>白俄罗斯</w:t>
            </w:r>
          </w:p>
        </w:tc>
      </w:tr>
      <w:tr w14:paraId="06385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6CC6E6">
            <w:pPr>
              <w:pStyle w:val="26"/>
              <w:bidi w:val="0"/>
              <w:rPr>
                <w:rFonts w:hint="default"/>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25E1E9">
            <w:pPr>
              <w:pStyle w:val="26"/>
              <w:bidi w:val="0"/>
              <w:rPr>
                <w:rFonts w:hint="default"/>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663667">
            <w:pPr>
              <w:pStyle w:val="26"/>
              <w:bidi w:val="0"/>
              <w:rPr>
                <w:rFonts w:hint="default"/>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0FF9ACC">
            <w:pPr>
              <w:pStyle w:val="26"/>
              <w:bidi w:val="0"/>
              <w:rPr>
                <w:rFonts w:hint="default"/>
              </w:rPr>
            </w:pPr>
            <w:r>
              <w:rPr>
                <w:rFonts w:hint="default"/>
                <w:lang w:val="en-US" w:eastAsia="zh-CN"/>
              </w:rPr>
              <w:t>柬埔寨</w:t>
            </w:r>
          </w:p>
        </w:tc>
      </w:tr>
      <w:tr w14:paraId="49A32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EF1059">
            <w:pPr>
              <w:pStyle w:val="26"/>
              <w:bidi w:val="0"/>
              <w:rPr>
                <w:rFonts w:hint="default"/>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5EF002">
            <w:pPr>
              <w:pStyle w:val="26"/>
              <w:bidi w:val="0"/>
              <w:rPr>
                <w:rFonts w:hint="default"/>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C8E693">
            <w:pPr>
              <w:pStyle w:val="26"/>
              <w:bidi w:val="0"/>
              <w:rPr>
                <w:rFonts w:hint="default"/>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150B67">
            <w:pPr>
              <w:pStyle w:val="26"/>
              <w:bidi w:val="0"/>
              <w:rPr>
                <w:rFonts w:hint="default"/>
              </w:rPr>
            </w:pPr>
            <w:r>
              <w:rPr>
                <w:rFonts w:hint="default"/>
                <w:lang w:val="en-US" w:eastAsia="zh-CN"/>
              </w:rPr>
              <w:t>喀麦隆</w:t>
            </w:r>
          </w:p>
        </w:tc>
      </w:tr>
      <w:tr w14:paraId="31D34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EE108F">
            <w:pPr>
              <w:pStyle w:val="26"/>
              <w:bidi w:val="0"/>
              <w:rPr>
                <w:rFonts w:hint="default"/>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A2BCF5">
            <w:pPr>
              <w:pStyle w:val="26"/>
              <w:bidi w:val="0"/>
              <w:rPr>
                <w:rFonts w:hint="default"/>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95E342">
            <w:pPr>
              <w:pStyle w:val="26"/>
              <w:bidi w:val="0"/>
              <w:rPr>
                <w:rFonts w:hint="default"/>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4B00DD">
            <w:pPr>
              <w:pStyle w:val="26"/>
              <w:bidi w:val="0"/>
              <w:rPr>
                <w:rFonts w:hint="default"/>
              </w:rPr>
            </w:pPr>
            <w:r>
              <w:rPr>
                <w:rFonts w:hint="default"/>
                <w:lang w:val="en-US" w:eastAsia="zh-CN"/>
              </w:rPr>
              <w:t>加拿大</w:t>
            </w:r>
          </w:p>
        </w:tc>
      </w:tr>
      <w:tr w14:paraId="481FF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C249E4">
            <w:pPr>
              <w:pStyle w:val="26"/>
              <w:bidi w:val="0"/>
              <w:rPr>
                <w:rFonts w:hint="default"/>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58C1E8">
            <w:pPr>
              <w:pStyle w:val="26"/>
              <w:bidi w:val="0"/>
              <w:rPr>
                <w:rFonts w:hint="default"/>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538C46">
            <w:pPr>
              <w:pStyle w:val="26"/>
              <w:bidi w:val="0"/>
              <w:rPr>
                <w:rFonts w:hint="default"/>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6CC18A">
            <w:pPr>
              <w:pStyle w:val="26"/>
              <w:bidi w:val="0"/>
              <w:rPr>
                <w:rFonts w:hint="default"/>
              </w:rPr>
            </w:pPr>
            <w:r>
              <w:rPr>
                <w:rFonts w:hint="default"/>
                <w:lang w:val="en-US" w:eastAsia="zh-CN"/>
              </w:rPr>
              <w:t>佛得角</w:t>
            </w:r>
          </w:p>
        </w:tc>
      </w:tr>
      <w:tr w14:paraId="41CBA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0D987A0">
            <w:pPr>
              <w:pStyle w:val="26"/>
              <w:bidi w:val="0"/>
              <w:rPr>
                <w:rFonts w:hint="default"/>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A88DDFD">
            <w:pPr>
              <w:pStyle w:val="26"/>
              <w:bidi w:val="0"/>
              <w:rPr>
                <w:rFonts w:hint="default"/>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6DF0CD4">
            <w:pPr>
              <w:pStyle w:val="26"/>
              <w:bidi w:val="0"/>
              <w:rPr>
                <w:rFonts w:hint="default"/>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C50B15">
            <w:pPr>
              <w:pStyle w:val="26"/>
              <w:bidi w:val="0"/>
              <w:rPr>
                <w:rFonts w:hint="default"/>
              </w:rPr>
            </w:pPr>
            <w:r>
              <w:rPr>
                <w:rFonts w:hint="default"/>
                <w:lang w:val="en-US" w:eastAsia="zh-CN"/>
              </w:rPr>
              <w:t>开曼群岛</w:t>
            </w:r>
          </w:p>
        </w:tc>
      </w:tr>
      <w:tr w14:paraId="5E591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90ABD9">
            <w:pPr>
              <w:pStyle w:val="26"/>
              <w:bidi w:val="0"/>
              <w:rPr>
                <w:rFonts w:hint="default"/>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E392E5">
            <w:pPr>
              <w:pStyle w:val="26"/>
              <w:bidi w:val="0"/>
              <w:rPr>
                <w:rFonts w:hint="default"/>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8D904A">
            <w:pPr>
              <w:pStyle w:val="26"/>
              <w:bidi w:val="0"/>
              <w:rPr>
                <w:rFonts w:hint="default"/>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1159BA4">
            <w:pPr>
              <w:pStyle w:val="26"/>
              <w:bidi w:val="0"/>
              <w:rPr>
                <w:rFonts w:hint="default"/>
              </w:rPr>
            </w:pPr>
            <w:r>
              <w:rPr>
                <w:rFonts w:hint="default"/>
                <w:lang w:val="en-US" w:eastAsia="zh-CN"/>
              </w:rPr>
              <w:t>中非</w:t>
            </w:r>
          </w:p>
        </w:tc>
      </w:tr>
      <w:tr w14:paraId="4FB3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2ED097">
            <w:pPr>
              <w:pStyle w:val="26"/>
              <w:bidi w:val="0"/>
              <w:rPr>
                <w:rFonts w:hint="default"/>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CAABBF0">
            <w:pPr>
              <w:pStyle w:val="26"/>
              <w:bidi w:val="0"/>
              <w:rPr>
                <w:rFonts w:hint="default"/>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07B932">
            <w:pPr>
              <w:pStyle w:val="26"/>
              <w:bidi w:val="0"/>
              <w:rPr>
                <w:rFonts w:hint="default"/>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2EF3D4">
            <w:pPr>
              <w:pStyle w:val="26"/>
              <w:bidi w:val="0"/>
              <w:rPr>
                <w:rFonts w:hint="default"/>
              </w:rPr>
            </w:pPr>
            <w:r>
              <w:rPr>
                <w:rFonts w:hint="default"/>
                <w:lang w:val="en-US" w:eastAsia="zh-CN"/>
              </w:rPr>
              <w:t>斯里兰卡</w:t>
            </w:r>
          </w:p>
        </w:tc>
      </w:tr>
      <w:tr w14:paraId="1007F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944605">
            <w:pPr>
              <w:pStyle w:val="26"/>
              <w:bidi w:val="0"/>
              <w:rPr>
                <w:rFonts w:hint="default"/>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91C365">
            <w:pPr>
              <w:pStyle w:val="26"/>
              <w:bidi w:val="0"/>
              <w:rPr>
                <w:rFonts w:hint="default"/>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471ACC1">
            <w:pPr>
              <w:pStyle w:val="26"/>
              <w:bidi w:val="0"/>
              <w:rPr>
                <w:rFonts w:hint="default"/>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AC490B">
            <w:pPr>
              <w:pStyle w:val="26"/>
              <w:bidi w:val="0"/>
              <w:rPr>
                <w:rFonts w:hint="default"/>
              </w:rPr>
            </w:pPr>
            <w:r>
              <w:rPr>
                <w:rFonts w:hint="default"/>
                <w:lang w:val="en-US" w:eastAsia="zh-CN"/>
              </w:rPr>
              <w:t>乍得</w:t>
            </w:r>
          </w:p>
        </w:tc>
      </w:tr>
      <w:tr w14:paraId="2A412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B82198">
            <w:pPr>
              <w:pStyle w:val="26"/>
              <w:bidi w:val="0"/>
              <w:rPr>
                <w:rFonts w:hint="default"/>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CF2F75">
            <w:pPr>
              <w:pStyle w:val="26"/>
              <w:bidi w:val="0"/>
              <w:rPr>
                <w:rFonts w:hint="default"/>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7391EA">
            <w:pPr>
              <w:pStyle w:val="26"/>
              <w:bidi w:val="0"/>
              <w:rPr>
                <w:rFonts w:hint="default"/>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4E0D4B">
            <w:pPr>
              <w:pStyle w:val="26"/>
              <w:bidi w:val="0"/>
              <w:rPr>
                <w:rFonts w:hint="default"/>
              </w:rPr>
            </w:pPr>
            <w:r>
              <w:rPr>
                <w:rFonts w:hint="default"/>
                <w:lang w:val="en-US" w:eastAsia="zh-CN"/>
              </w:rPr>
              <w:t>智利</w:t>
            </w:r>
          </w:p>
        </w:tc>
      </w:tr>
      <w:tr w14:paraId="649C6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F45F2DB">
            <w:pPr>
              <w:pStyle w:val="26"/>
              <w:bidi w:val="0"/>
              <w:rPr>
                <w:rFonts w:hint="default"/>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311BB9">
            <w:pPr>
              <w:pStyle w:val="26"/>
              <w:bidi w:val="0"/>
              <w:rPr>
                <w:rFonts w:hint="default"/>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5B559B">
            <w:pPr>
              <w:pStyle w:val="26"/>
              <w:bidi w:val="0"/>
              <w:rPr>
                <w:rFonts w:hint="default"/>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DB8542">
            <w:pPr>
              <w:pStyle w:val="26"/>
              <w:bidi w:val="0"/>
              <w:rPr>
                <w:rFonts w:hint="default"/>
              </w:rPr>
            </w:pPr>
            <w:r>
              <w:rPr>
                <w:rFonts w:hint="default"/>
                <w:lang w:val="en-US" w:eastAsia="zh-CN"/>
              </w:rPr>
              <w:t>中国</w:t>
            </w:r>
          </w:p>
        </w:tc>
      </w:tr>
      <w:tr w14:paraId="18335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133CE8">
            <w:pPr>
              <w:pStyle w:val="26"/>
              <w:bidi w:val="0"/>
              <w:rPr>
                <w:rFonts w:hint="default"/>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2DE71F">
            <w:pPr>
              <w:pStyle w:val="26"/>
              <w:bidi w:val="0"/>
              <w:rPr>
                <w:rFonts w:hint="default"/>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1E20A2">
            <w:pPr>
              <w:pStyle w:val="26"/>
              <w:bidi w:val="0"/>
              <w:rPr>
                <w:rFonts w:hint="default"/>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F47E5">
            <w:pPr>
              <w:pStyle w:val="26"/>
              <w:bidi w:val="0"/>
              <w:rPr>
                <w:rFonts w:hint="default"/>
              </w:rPr>
            </w:pPr>
            <w:r>
              <w:rPr>
                <w:rFonts w:hint="default"/>
                <w:lang w:val="en-US" w:eastAsia="zh-CN"/>
              </w:rPr>
              <w:t>中国台湾</w:t>
            </w:r>
          </w:p>
        </w:tc>
      </w:tr>
      <w:tr w14:paraId="69E6A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38507B">
            <w:pPr>
              <w:pStyle w:val="26"/>
              <w:bidi w:val="0"/>
              <w:rPr>
                <w:rFonts w:hint="default"/>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3982E7">
            <w:pPr>
              <w:pStyle w:val="26"/>
              <w:bidi w:val="0"/>
              <w:rPr>
                <w:rFonts w:hint="default"/>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53A1C2">
            <w:pPr>
              <w:pStyle w:val="26"/>
              <w:bidi w:val="0"/>
              <w:rPr>
                <w:rFonts w:hint="default"/>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497F71">
            <w:pPr>
              <w:pStyle w:val="26"/>
              <w:bidi w:val="0"/>
              <w:rPr>
                <w:rFonts w:hint="default"/>
              </w:rPr>
            </w:pPr>
            <w:r>
              <w:rPr>
                <w:rFonts w:hint="default"/>
                <w:lang w:val="en-US" w:eastAsia="zh-CN"/>
              </w:rPr>
              <w:t>圣诞岛</w:t>
            </w:r>
          </w:p>
        </w:tc>
      </w:tr>
      <w:tr w14:paraId="46C2E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4B8566">
            <w:pPr>
              <w:pStyle w:val="26"/>
              <w:bidi w:val="0"/>
              <w:rPr>
                <w:rFonts w:hint="default"/>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49BA47">
            <w:pPr>
              <w:pStyle w:val="26"/>
              <w:bidi w:val="0"/>
              <w:rPr>
                <w:rFonts w:hint="default"/>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1FA001">
            <w:pPr>
              <w:pStyle w:val="26"/>
              <w:bidi w:val="0"/>
              <w:rPr>
                <w:rFonts w:hint="default"/>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519AB0">
            <w:pPr>
              <w:pStyle w:val="26"/>
              <w:bidi w:val="0"/>
              <w:rPr>
                <w:rFonts w:hint="default"/>
              </w:rPr>
            </w:pPr>
            <w:r>
              <w:rPr>
                <w:rFonts w:hint="default"/>
                <w:lang w:val="en-US" w:eastAsia="zh-CN"/>
              </w:rPr>
              <w:t>科科斯（基林）群岛</w:t>
            </w:r>
          </w:p>
        </w:tc>
      </w:tr>
      <w:tr w14:paraId="6FCDD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D7149A">
            <w:pPr>
              <w:pStyle w:val="26"/>
              <w:bidi w:val="0"/>
              <w:rPr>
                <w:rFonts w:hint="default"/>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E1A8E9">
            <w:pPr>
              <w:pStyle w:val="26"/>
              <w:bidi w:val="0"/>
              <w:rPr>
                <w:rFonts w:hint="default"/>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B842C0">
            <w:pPr>
              <w:pStyle w:val="26"/>
              <w:bidi w:val="0"/>
              <w:rPr>
                <w:rFonts w:hint="default"/>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FE1F85">
            <w:pPr>
              <w:pStyle w:val="26"/>
              <w:bidi w:val="0"/>
              <w:rPr>
                <w:rFonts w:hint="default"/>
              </w:rPr>
            </w:pPr>
            <w:r>
              <w:rPr>
                <w:rFonts w:hint="default"/>
                <w:lang w:val="en-US" w:eastAsia="zh-CN"/>
              </w:rPr>
              <w:t>哥伦比亚</w:t>
            </w:r>
          </w:p>
        </w:tc>
      </w:tr>
      <w:tr w14:paraId="604E0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052D02">
            <w:pPr>
              <w:pStyle w:val="26"/>
              <w:bidi w:val="0"/>
              <w:rPr>
                <w:rFonts w:hint="default"/>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6E7FE2">
            <w:pPr>
              <w:pStyle w:val="26"/>
              <w:bidi w:val="0"/>
              <w:rPr>
                <w:rFonts w:hint="default"/>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5B4E58">
            <w:pPr>
              <w:pStyle w:val="26"/>
              <w:bidi w:val="0"/>
              <w:rPr>
                <w:rFonts w:hint="default"/>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82DAA3">
            <w:pPr>
              <w:pStyle w:val="26"/>
              <w:bidi w:val="0"/>
              <w:rPr>
                <w:rFonts w:hint="default"/>
              </w:rPr>
            </w:pPr>
            <w:r>
              <w:rPr>
                <w:rFonts w:hint="default"/>
                <w:lang w:val="en-US" w:eastAsia="zh-CN"/>
              </w:rPr>
              <w:t>科摩罗</w:t>
            </w:r>
          </w:p>
        </w:tc>
      </w:tr>
      <w:tr w14:paraId="12D76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63BBD7">
            <w:pPr>
              <w:pStyle w:val="26"/>
              <w:bidi w:val="0"/>
              <w:rPr>
                <w:rFonts w:hint="default"/>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36DB02">
            <w:pPr>
              <w:pStyle w:val="26"/>
              <w:bidi w:val="0"/>
              <w:rPr>
                <w:rFonts w:hint="default"/>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D2B50A">
            <w:pPr>
              <w:pStyle w:val="26"/>
              <w:bidi w:val="0"/>
              <w:rPr>
                <w:rFonts w:hint="default"/>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DFA6A6">
            <w:pPr>
              <w:pStyle w:val="26"/>
              <w:bidi w:val="0"/>
              <w:rPr>
                <w:rFonts w:hint="default"/>
              </w:rPr>
            </w:pPr>
            <w:r>
              <w:rPr>
                <w:rFonts w:hint="default"/>
                <w:lang w:val="en-US" w:eastAsia="zh-CN"/>
              </w:rPr>
              <w:t>马约特</w:t>
            </w:r>
          </w:p>
        </w:tc>
      </w:tr>
      <w:tr w14:paraId="2A975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F2C1FA">
            <w:pPr>
              <w:pStyle w:val="26"/>
              <w:bidi w:val="0"/>
              <w:rPr>
                <w:rFonts w:hint="default"/>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E37D08">
            <w:pPr>
              <w:pStyle w:val="26"/>
              <w:bidi w:val="0"/>
              <w:rPr>
                <w:rFonts w:hint="default"/>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6C38CF">
            <w:pPr>
              <w:pStyle w:val="26"/>
              <w:bidi w:val="0"/>
              <w:rPr>
                <w:rFonts w:hint="default"/>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3720DC">
            <w:pPr>
              <w:pStyle w:val="26"/>
              <w:bidi w:val="0"/>
              <w:rPr>
                <w:rFonts w:hint="default"/>
              </w:rPr>
            </w:pPr>
            <w:r>
              <w:rPr>
                <w:rFonts w:hint="default"/>
                <w:lang w:val="en-US" w:eastAsia="zh-CN"/>
              </w:rPr>
              <w:t>刚果（布）</w:t>
            </w:r>
          </w:p>
        </w:tc>
      </w:tr>
      <w:tr w14:paraId="6A550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81293D">
            <w:pPr>
              <w:pStyle w:val="26"/>
              <w:bidi w:val="0"/>
              <w:rPr>
                <w:rFonts w:hint="default"/>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5D80DC">
            <w:pPr>
              <w:pStyle w:val="26"/>
              <w:bidi w:val="0"/>
              <w:rPr>
                <w:rFonts w:hint="default"/>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6E1283">
            <w:pPr>
              <w:pStyle w:val="26"/>
              <w:bidi w:val="0"/>
              <w:rPr>
                <w:rFonts w:hint="default"/>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E60DF5">
            <w:pPr>
              <w:pStyle w:val="26"/>
              <w:bidi w:val="0"/>
              <w:rPr>
                <w:rFonts w:hint="default"/>
              </w:rPr>
            </w:pPr>
            <w:r>
              <w:rPr>
                <w:rFonts w:hint="default"/>
                <w:lang w:val="en-US" w:eastAsia="zh-CN"/>
              </w:rPr>
              <w:t>刚果（金）</w:t>
            </w:r>
          </w:p>
        </w:tc>
      </w:tr>
      <w:tr w14:paraId="53D75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D5A9251">
            <w:pPr>
              <w:pStyle w:val="26"/>
              <w:bidi w:val="0"/>
              <w:rPr>
                <w:rFonts w:hint="default"/>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3A6CEB">
            <w:pPr>
              <w:pStyle w:val="26"/>
              <w:bidi w:val="0"/>
              <w:rPr>
                <w:rFonts w:hint="default"/>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F5C31E">
            <w:pPr>
              <w:pStyle w:val="26"/>
              <w:bidi w:val="0"/>
              <w:rPr>
                <w:rFonts w:hint="default"/>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FE189B">
            <w:pPr>
              <w:pStyle w:val="26"/>
              <w:bidi w:val="0"/>
              <w:rPr>
                <w:rFonts w:hint="default"/>
              </w:rPr>
            </w:pPr>
            <w:r>
              <w:rPr>
                <w:rFonts w:hint="default"/>
                <w:lang w:val="en-US" w:eastAsia="zh-CN"/>
              </w:rPr>
              <w:t>库克群岛</w:t>
            </w:r>
          </w:p>
        </w:tc>
      </w:tr>
      <w:tr w14:paraId="0B462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3172990">
            <w:pPr>
              <w:pStyle w:val="26"/>
              <w:bidi w:val="0"/>
              <w:rPr>
                <w:rFonts w:hint="default"/>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97B4E46">
            <w:pPr>
              <w:pStyle w:val="26"/>
              <w:bidi w:val="0"/>
              <w:rPr>
                <w:rFonts w:hint="default"/>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14E8F4">
            <w:pPr>
              <w:pStyle w:val="26"/>
              <w:bidi w:val="0"/>
              <w:rPr>
                <w:rFonts w:hint="default"/>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ECF80">
            <w:pPr>
              <w:pStyle w:val="26"/>
              <w:bidi w:val="0"/>
              <w:rPr>
                <w:rFonts w:hint="default"/>
              </w:rPr>
            </w:pPr>
            <w:r>
              <w:rPr>
                <w:rFonts w:hint="default"/>
                <w:lang w:val="en-US" w:eastAsia="zh-CN"/>
              </w:rPr>
              <w:t>哥斯达黎加</w:t>
            </w:r>
          </w:p>
        </w:tc>
      </w:tr>
      <w:tr w14:paraId="57830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B3B938">
            <w:pPr>
              <w:pStyle w:val="26"/>
              <w:bidi w:val="0"/>
              <w:rPr>
                <w:rFonts w:hint="default"/>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48ED5">
            <w:pPr>
              <w:pStyle w:val="26"/>
              <w:bidi w:val="0"/>
              <w:rPr>
                <w:rFonts w:hint="default"/>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969EC0">
            <w:pPr>
              <w:pStyle w:val="26"/>
              <w:bidi w:val="0"/>
              <w:rPr>
                <w:rFonts w:hint="default"/>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1C8C1D">
            <w:pPr>
              <w:pStyle w:val="26"/>
              <w:bidi w:val="0"/>
              <w:rPr>
                <w:rFonts w:hint="default"/>
              </w:rPr>
            </w:pPr>
            <w:r>
              <w:rPr>
                <w:rFonts w:hint="default"/>
                <w:lang w:val="en-US" w:eastAsia="zh-CN"/>
              </w:rPr>
              <w:t>克罗地亚</w:t>
            </w:r>
          </w:p>
        </w:tc>
      </w:tr>
      <w:tr w14:paraId="4B8C7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703C46">
            <w:pPr>
              <w:pStyle w:val="26"/>
              <w:bidi w:val="0"/>
              <w:rPr>
                <w:rFonts w:hint="default"/>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F57F8D">
            <w:pPr>
              <w:pStyle w:val="26"/>
              <w:bidi w:val="0"/>
              <w:rPr>
                <w:rFonts w:hint="default"/>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B4AFE7">
            <w:pPr>
              <w:pStyle w:val="26"/>
              <w:bidi w:val="0"/>
              <w:rPr>
                <w:rFonts w:hint="default"/>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3DF66A">
            <w:pPr>
              <w:pStyle w:val="26"/>
              <w:bidi w:val="0"/>
              <w:rPr>
                <w:rFonts w:hint="default"/>
              </w:rPr>
            </w:pPr>
            <w:r>
              <w:rPr>
                <w:rFonts w:hint="default"/>
                <w:lang w:val="en-US" w:eastAsia="zh-CN"/>
              </w:rPr>
              <w:t>古巴</w:t>
            </w:r>
          </w:p>
        </w:tc>
      </w:tr>
      <w:tr w14:paraId="5209E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58FC38">
            <w:pPr>
              <w:pStyle w:val="26"/>
              <w:bidi w:val="0"/>
              <w:rPr>
                <w:rFonts w:hint="default"/>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CC47F7">
            <w:pPr>
              <w:pStyle w:val="26"/>
              <w:bidi w:val="0"/>
              <w:rPr>
                <w:rFonts w:hint="default"/>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0ED294">
            <w:pPr>
              <w:pStyle w:val="26"/>
              <w:bidi w:val="0"/>
              <w:rPr>
                <w:rFonts w:hint="default"/>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B4547D">
            <w:pPr>
              <w:pStyle w:val="26"/>
              <w:bidi w:val="0"/>
              <w:rPr>
                <w:rFonts w:hint="default"/>
              </w:rPr>
            </w:pPr>
            <w:r>
              <w:rPr>
                <w:rFonts w:hint="default"/>
                <w:lang w:val="en-US" w:eastAsia="zh-CN"/>
              </w:rPr>
              <w:t>塞浦路斯</w:t>
            </w:r>
          </w:p>
        </w:tc>
      </w:tr>
      <w:tr w14:paraId="7FCB7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3C2E3A">
            <w:pPr>
              <w:pStyle w:val="26"/>
              <w:bidi w:val="0"/>
              <w:rPr>
                <w:rFonts w:hint="default"/>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158EFB">
            <w:pPr>
              <w:pStyle w:val="26"/>
              <w:bidi w:val="0"/>
              <w:rPr>
                <w:rFonts w:hint="default"/>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550080">
            <w:pPr>
              <w:pStyle w:val="26"/>
              <w:bidi w:val="0"/>
              <w:rPr>
                <w:rFonts w:hint="default"/>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12B57">
            <w:pPr>
              <w:pStyle w:val="26"/>
              <w:bidi w:val="0"/>
              <w:rPr>
                <w:rFonts w:hint="default"/>
              </w:rPr>
            </w:pPr>
            <w:r>
              <w:rPr>
                <w:rFonts w:hint="default"/>
                <w:lang w:val="en-US" w:eastAsia="zh-CN"/>
              </w:rPr>
              <w:t>捷克</w:t>
            </w:r>
          </w:p>
        </w:tc>
      </w:tr>
      <w:tr w14:paraId="43A17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D0FD40">
            <w:pPr>
              <w:pStyle w:val="26"/>
              <w:bidi w:val="0"/>
              <w:rPr>
                <w:rFonts w:hint="default"/>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FF62B93">
            <w:pPr>
              <w:pStyle w:val="26"/>
              <w:bidi w:val="0"/>
              <w:rPr>
                <w:rFonts w:hint="default"/>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F6D654">
            <w:pPr>
              <w:pStyle w:val="26"/>
              <w:bidi w:val="0"/>
              <w:rPr>
                <w:rFonts w:hint="default"/>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D86C2F">
            <w:pPr>
              <w:pStyle w:val="26"/>
              <w:bidi w:val="0"/>
              <w:rPr>
                <w:rFonts w:hint="default"/>
              </w:rPr>
            </w:pPr>
            <w:r>
              <w:rPr>
                <w:rFonts w:hint="default"/>
                <w:lang w:val="en-US" w:eastAsia="zh-CN"/>
              </w:rPr>
              <w:t>贝宁</w:t>
            </w:r>
          </w:p>
        </w:tc>
      </w:tr>
      <w:tr w14:paraId="0AB1F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ECE68F">
            <w:pPr>
              <w:pStyle w:val="26"/>
              <w:bidi w:val="0"/>
              <w:rPr>
                <w:rFonts w:hint="default"/>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C02172">
            <w:pPr>
              <w:pStyle w:val="26"/>
              <w:bidi w:val="0"/>
              <w:rPr>
                <w:rFonts w:hint="default"/>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A1FC7E">
            <w:pPr>
              <w:pStyle w:val="26"/>
              <w:bidi w:val="0"/>
              <w:rPr>
                <w:rFonts w:hint="default"/>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08174">
            <w:pPr>
              <w:pStyle w:val="26"/>
              <w:bidi w:val="0"/>
              <w:rPr>
                <w:rFonts w:hint="default"/>
              </w:rPr>
            </w:pPr>
            <w:r>
              <w:rPr>
                <w:rFonts w:hint="default"/>
                <w:lang w:val="en-US" w:eastAsia="zh-CN"/>
              </w:rPr>
              <w:t>丹麦</w:t>
            </w:r>
          </w:p>
        </w:tc>
      </w:tr>
      <w:tr w14:paraId="2D1C8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9C3B56">
            <w:pPr>
              <w:pStyle w:val="26"/>
              <w:bidi w:val="0"/>
              <w:rPr>
                <w:rFonts w:hint="default"/>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DBB450">
            <w:pPr>
              <w:pStyle w:val="26"/>
              <w:bidi w:val="0"/>
              <w:rPr>
                <w:rFonts w:hint="default"/>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A2CF2F">
            <w:pPr>
              <w:pStyle w:val="26"/>
              <w:bidi w:val="0"/>
              <w:rPr>
                <w:rFonts w:hint="default"/>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1A07DB5">
            <w:pPr>
              <w:pStyle w:val="26"/>
              <w:bidi w:val="0"/>
              <w:rPr>
                <w:rFonts w:hint="default"/>
              </w:rPr>
            </w:pPr>
            <w:r>
              <w:rPr>
                <w:rFonts w:hint="default"/>
                <w:lang w:val="en-US" w:eastAsia="zh-CN"/>
              </w:rPr>
              <w:t>多米尼克</w:t>
            </w:r>
          </w:p>
        </w:tc>
      </w:tr>
      <w:tr w14:paraId="60110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284608">
            <w:pPr>
              <w:pStyle w:val="26"/>
              <w:bidi w:val="0"/>
              <w:rPr>
                <w:rFonts w:hint="default"/>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AD54C2">
            <w:pPr>
              <w:pStyle w:val="26"/>
              <w:bidi w:val="0"/>
              <w:rPr>
                <w:rFonts w:hint="default"/>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0F265B">
            <w:pPr>
              <w:pStyle w:val="26"/>
              <w:bidi w:val="0"/>
              <w:rPr>
                <w:rFonts w:hint="default"/>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214D2F">
            <w:pPr>
              <w:pStyle w:val="26"/>
              <w:bidi w:val="0"/>
              <w:rPr>
                <w:rFonts w:hint="default"/>
              </w:rPr>
            </w:pPr>
            <w:r>
              <w:rPr>
                <w:rFonts w:hint="default"/>
                <w:lang w:val="en-US" w:eastAsia="zh-CN"/>
              </w:rPr>
              <w:t>多米尼加</w:t>
            </w:r>
          </w:p>
        </w:tc>
      </w:tr>
      <w:tr w14:paraId="2A22B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9C8DCE">
            <w:pPr>
              <w:pStyle w:val="26"/>
              <w:bidi w:val="0"/>
              <w:rPr>
                <w:rFonts w:hint="default"/>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A2E970">
            <w:pPr>
              <w:pStyle w:val="26"/>
              <w:bidi w:val="0"/>
              <w:rPr>
                <w:rFonts w:hint="default"/>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292AC4">
            <w:pPr>
              <w:pStyle w:val="26"/>
              <w:bidi w:val="0"/>
              <w:rPr>
                <w:rFonts w:hint="default"/>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831D39">
            <w:pPr>
              <w:pStyle w:val="26"/>
              <w:bidi w:val="0"/>
              <w:rPr>
                <w:rFonts w:hint="default"/>
              </w:rPr>
            </w:pPr>
            <w:r>
              <w:rPr>
                <w:rFonts w:hint="default"/>
                <w:lang w:val="en-US" w:eastAsia="zh-CN"/>
              </w:rPr>
              <w:t>厄瓜多尔</w:t>
            </w:r>
          </w:p>
        </w:tc>
      </w:tr>
      <w:tr w14:paraId="5A562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144DF9">
            <w:pPr>
              <w:pStyle w:val="26"/>
              <w:bidi w:val="0"/>
              <w:rPr>
                <w:rFonts w:hint="default"/>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B2A37B9">
            <w:pPr>
              <w:pStyle w:val="26"/>
              <w:bidi w:val="0"/>
              <w:rPr>
                <w:rFonts w:hint="default"/>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41E39F">
            <w:pPr>
              <w:pStyle w:val="26"/>
              <w:bidi w:val="0"/>
              <w:rPr>
                <w:rFonts w:hint="default"/>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93DA79">
            <w:pPr>
              <w:pStyle w:val="26"/>
              <w:bidi w:val="0"/>
              <w:rPr>
                <w:rFonts w:hint="default"/>
              </w:rPr>
            </w:pPr>
            <w:r>
              <w:rPr>
                <w:rFonts w:hint="default"/>
                <w:lang w:val="en-US" w:eastAsia="zh-CN"/>
              </w:rPr>
              <w:t>萨尔瓦多</w:t>
            </w:r>
          </w:p>
        </w:tc>
      </w:tr>
      <w:tr w14:paraId="06A53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D1D324">
            <w:pPr>
              <w:pStyle w:val="26"/>
              <w:bidi w:val="0"/>
              <w:rPr>
                <w:rFonts w:hint="default"/>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8210E5">
            <w:pPr>
              <w:pStyle w:val="26"/>
              <w:bidi w:val="0"/>
              <w:rPr>
                <w:rFonts w:hint="default"/>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2F3CDD">
            <w:pPr>
              <w:pStyle w:val="26"/>
              <w:bidi w:val="0"/>
              <w:rPr>
                <w:rFonts w:hint="default"/>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025A5E">
            <w:pPr>
              <w:pStyle w:val="26"/>
              <w:bidi w:val="0"/>
              <w:rPr>
                <w:rFonts w:hint="default"/>
              </w:rPr>
            </w:pPr>
            <w:r>
              <w:rPr>
                <w:rFonts w:hint="default"/>
                <w:lang w:val="en-US" w:eastAsia="zh-CN"/>
              </w:rPr>
              <w:t>赤道几内亚</w:t>
            </w:r>
          </w:p>
        </w:tc>
      </w:tr>
      <w:tr w14:paraId="681E1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C1D32F">
            <w:pPr>
              <w:pStyle w:val="26"/>
              <w:bidi w:val="0"/>
              <w:rPr>
                <w:rFonts w:hint="default"/>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7071C6">
            <w:pPr>
              <w:pStyle w:val="26"/>
              <w:bidi w:val="0"/>
              <w:rPr>
                <w:rFonts w:hint="default"/>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1CF21D">
            <w:pPr>
              <w:pStyle w:val="26"/>
              <w:bidi w:val="0"/>
              <w:rPr>
                <w:rFonts w:hint="default"/>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A39CA7">
            <w:pPr>
              <w:pStyle w:val="26"/>
              <w:bidi w:val="0"/>
              <w:rPr>
                <w:rFonts w:hint="default"/>
              </w:rPr>
            </w:pPr>
            <w:r>
              <w:rPr>
                <w:rFonts w:hint="default"/>
                <w:lang w:val="en-US" w:eastAsia="zh-CN"/>
              </w:rPr>
              <w:t>埃塞俄比亚</w:t>
            </w:r>
          </w:p>
        </w:tc>
      </w:tr>
      <w:tr w14:paraId="26CBB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6E3DA4">
            <w:pPr>
              <w:pStyle w:val="26"/>
              <w:bidi w:val="0"/>
              <w:rPr>
                <w:rFonts w:hint="default"/>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7CF9C3">
            <w:pPr>
              <w:pStyle w:val="26"/>
              <w:bidi w:val="0"/>
              <w:rPr>
                <w:rFonts w:hint="default"/>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9D33F">
            <w:pPr>
              <w:pStyle w:val="26"/>
              <w:bidi w:val="0"/>
              <w:rPr>
                <w:rFonts w:hint="default"/>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AA2B68D">
            <w:pPr>
              <w:pStyle w:val="26"/>
              <w:bidi w:val="0"/>
              <w:rPr>
                <w:rFonts w:hint="default"/>
              </w:rPr>
            </w:pPr>
            <w:r>
              <w:rPr>
                <w:rFonts w:hint="default"/>
                <w:lang w:val="en-US" w:eastAsia="zh-CN"/>
              </w:rPr>
              <w:t>厄立特里亚</w:t>
            </w:r>
          </w:p>
        </w:tc>
      </w:tr>
      <w:tr w14:paraId="7EE70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01C271">
            <w:pPr>
              <w:pStyle w:val="26"/>
              <w:bidi w:val="0"/>
              <w:rPr>
                <w:rFonts w:hint="default"/>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1FA3A95">
            <w:pPr>
              <w:pStyle w:val="26"/>
              <w:bidi w:val="0"/>
              <w:rPr>
                <w:rFonts w:hint="default"/>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82DEA1">
            <w:pPr>
              <w:pStyle w:val="26"/>
              <w:bidi w:val="0"/>
              <w:rPr>
                <w:rFonts w:hint="default"/>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979023">
            <w:pPr>
              <w:pStyle w:val="26"/>
              <w:bidi w:val="0"/>
              <w:rPr>
                <w:rFonts w:hint="default"/>
              </w:rPr>
            </w:pPr>
            <w:r>
              <w:rPr>
                <w:rFonts w:hint="default"/>
                <w:lang w:val="en-US" w:eastAsia="zh-CN"/>
              </w:rPr>
              <w:t>爱沙尼亚</w:t>
            </w:r>
          </w:p>
        </w:tc>
      </w:tr>
      <w:tr w14:paraId="27CB9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D58F70">
            <w:pPr>
              <w:pStyle w:val="26"/>
              <w:bidi w:val="0"/>
              <w:rPr>
                <w:rFonts w:hint="default"/>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E6812A">
            <w:pPr>
              <w:pStyle w:val="26"/>
              <w:bidi w:val="0"/>
              <w:rPr>
                <w:rFonts w:hint="default"/>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9BA745">
            <w:pPr>
              <w:pStyle w:val="26"/>
              <w:bidi w:val="0"/>
              <w:rPr>
                <w:rFonts w:hint="default"/>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B32CE9">
            <w:pPr>
              <w:pStyle w:val="26"/>
              <w:bidi w:val="0"/>
              <w:rPr>
                <w:rFonts w:hint="default"/>
              </w:rPr>
            </w:pPr>
            <w:r>
              <w:rPr>
                <w:rFonts w:hint="default"/>
                <w:lang w:val="en-US" w:eastAsia="zh-CN"/>
              </w:rPr>
              <w:t>法罗群岛</w:t>
            </w:r>
          </w:p>
        </w:tc>
      </w:tr>
      <w:tr w14:paraId="45378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D53362">
            <w:pPr>
              <w:pStyle w:val="26"/>
              <w:bidi w:val="0"/>
              <w:rPr>
                <w:rFonts w:hint="default"/>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9AFC16">
            <w:pPr>
              <w:pStyle w:val="26"/>
              <w:bidi w:val="0"/>
              <w:rPr>
                <w:rFonts w:hint="default"/>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BBEFFE">
            <w:pPr>
              <w:pStyle w:val="26"/>
              <w:bidi w:val="0"/>
              <w:rPr>
                <w:rFonts w:hint="default"/>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A30B2BC">
            <w:pPr>
              <w:pStyle w:val="26"/>
              <w:bidi w:val="0"/>
              <w:rPr>
                <w:rFonts w:hint="default"/>
              </w:rPr>
            </w:pPr>
            <w:r>
              <w:rPr>
                <w:rFonts w:hint="default"/>
                <w:lang w:val="en-US" w:eastAsia="zh-CN"/>
              </w:rPr>
              <w:t>福克兰群岛（马尔维纳斯）</w:t>
            </w:r>
          </w:p>
        </w:tc>
      </w:tr>
      <w:tr w14:paraId="065A7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99AD3">
            <w:pPr>
              <w:pStyle w:val="26"/>
              <w:bidi w:val="0"/>
              <w:rPr>
                <w:rFonts w:hint="default"/>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B41D1D">
            <w:pPr>
              <w:pStyle w:val="26"/>
              <w:bidi w:val="0"/>
              <w:rPr>
                <w:rFonts w:hint="default"/>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37EE60">
            <w:pPr>
              <w:pStyle w:val="26"/>
              <w:bidi w:val="0"/>
              <w:rPr>
                <w:rFonts w:hint="default"/>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336117">
            <w:pPr>
              <w:pStyle w:val="26"/>
              <w:bidi w:val="0"/>
              <w:rPr>
                <w:rFonts w:hint="default"/>
              </w:rPr>
            </w:pPr>
            <w:r>
              <w:rPr>
                <w:rFonts w:hint="default"/>
                <w:lang w:val="en-US" w:eastAsia="zh-CN"/>
              </w:rPr>
              <w:t>南乔治亚岛和南桑德韦奇岛</w:t>
            </w:r>
          </w:p>
        </w:tc>
      </w:tr>
      <w:tr w14:paraId="0EB6B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FD585B">
            <w:pPr>
              <w:pStyle w:val="26"/>
              <w:bidi w:val="0"/>
              <w:rPr>
                <w:rFonts w:hint="default"/>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A8E542">
            <w:pPr>
              <w:pStyle w:val="26"/>
              <w:bidi w:val="0"/>
              <w:rPr>
                <w:rFonts w:hint="default"/>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38BFE6">
            <w:pPr>
              <w:pStyle w:val="26"/>
              <w:bidi w:val="0"/>
              <w:rPr>
                <w:rFonts w:hint="default"/>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7BFBE4">
            <w:pPr>
              <w:pStyle w:val="26"/>
              <w:bidi w:val="0"/>
              <w:rPr>
                <w:rFonts w:hint="default"/>
              </w:rPr>
            </w:pPr>
            <w:r>
              <w:rPr>
                <w:rFonts w:hint="default"/>
                <w:lang w:val="en-US" w:eastAsia="zh-CN"/>
              </w:rPr>
              <w:t>斐济</w:t>
            </w:r>
          </w:p>
        </w:tc>
      </w:tr>
      <w:tr w14:paraId="7CD68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AEC21A">
            <w:pPr>
              <w:pStyle w:val="26"/>
              <w:bidi w:val="0"/>
              <w:rPr>
                <w:rFonts w:hint="default"/>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35EDE9">
            <w:pPr>
              <w:pStyle w:val="26"/>
              <w:bidi w:val="0"/>
              <w:rPr>
                <w:rFonts w:hint="default"/>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FA3856">
            <w:pPr>
              <w:pStyle w:val="26"/>
              <w:bidi w:val="0"/>
              <w:rPr>
                <w:rFonts w:hint="default"/>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E450F3">
            <w:pPr>
              <w:pStyle w:val="26"/>
              <w:bidi w:val="0"/>
              <w:rPr>
                <w:rFonts w:hint="default"/>
              </w:rPr>
            </w:pPr>
            <w:r>
              <w:rPr>
                <w:rFonts w:hint="default"/>
                <w:lang w:val="en-US" w:eastAsia="zh-CN"/>
              </w:rPr>
              <w:t>芬兰</w:t>
            </w:r>
          </w:p>
        </w:tc>
      </w:tr>
      <w:tr w14:paraId="47928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82DA65">
            <w:pPr>
              <w:pStyle w:val="26"/>
              <w:bidi w:val="0"/>
              <w:rPr>
                <w:rFonts w:hint="default"/>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9D5EEF">
            <w:pPr>
              <w:pStyle w:val="26"/>
              <w:bidi w:val="0"/>
              <w:rPr>
                <w:rFonts w:hint="default"/>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723DBF">
            <w:pPr>
              <w:pStyle w:val="26"/>
              <w:bidi w:val="0"/>
              <w:rPr>
                <w:rFonts w:hint="default"/>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464729">
            <w:pPr>
              <w:pStyle w:val="26"/>
              <w:bidi w:val="0"/>
              <w:rPr>
                <w:rFonts w:hint="default"/>
              </w:rPr>
            </w:pPr>
            <w:r>
              <w:rPr>
                <w:rFonts w:hint="default"/>
                <w:lang w:val="en-US" w:eastAsia="zh-CN"/>
              </w:rPr>
              <w:t>法国</w:t>
            </w:r>
          </w:p>
        </w:tc>
      </w:tr>
      <w:tr w14:paraId="0F0A3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BB557A">
            <w:pPr>
              <w:pStyle w:val="26"/>
              <w:bidi w:val="0"/>
              <w:rPr>
                <w:rFonts w:hint="default"/>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92B3FA">
            <w:pPr>
              <w:pStyle w:val="26"/>
              <w:bidi w:val="0"/>
              <w:rPr>
                <w:rFonts w:hint="default"/>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B62865">
            <w:pPr>
              <w:pStyle w:val="26"/>
              <w:bidi w:val="0"/>
              <w:rPr>
                <w:rFonts w:hint="default"/>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1B2786">
            <w:pPr>
              <w:pStyle w:val="26"/>
              <w:bidi w:val="0"/>
              <w:rPr>
                <w:rFonts w:hint="default"/>
              </w:rPr>
            </w:pPr>
            <w:r>
              <w:rPr>
                <w:rFonts w:hint="default"/>
                <w:lang w:val="en-US" w:eastAsia="zh-CN"/>
              </w:rPr>
              <w:t>法属圭亚那</w:t>
            </w:r>
          </w:p>
        </w:tc>
      </w:tr>
      <w:tr w14:paraId="6FC81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050CE54">
            <w:pPr>
              <w:pStyle w:val="26"/>
              <w:bidi w:val="0"/>
              <w:rPr>
                <w:rFonts w:hint="default"/>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FC5E5">
            <w:pPr>
              <w:pStyle w:val="26"/>
              <w:bidi w:val="0"/>
              <w:rPr>
                <w:rFonts w:hint="default"/>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3D4E8F">
            <w:pPr>
              <w:pStyle w:val="26"/>
              <w:bidi w:val="0"/>
              <w:rPr>
                <w:rFonts w:hint="default"/>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41F42A">
            <w:pPr>
              <w:pStyle w:val="26"/>
              <w:bidi w:val="0"/>
              <w:rPr>
                <w:rFonts w:hint="default"/>
              </w:rPr>
            </w:pPr>
            <w:r>
              <w:rPr>
                <w:rFonts w:hint="default"/>
                <w:lang w:val="en-US" w:eastAsia="zh-CN"/>
              </w:rPr>
              <w:t>法属波利尼西亚</w:t>
            </w:r>
          </w:p>
        </w:tc>
      </w:tr>
      <w:tr w14:paraId="5B044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7B0A11">
            <w:pPr>
              <w:pStyle w:val="26"/>
              <w:bidi w:val="0"/>
              <w:rPr>
                <w:rFonts w:hint="default"/>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DC7EFF">
            <w:pPr>
              <w:pStyle w:val="26"/>
              <w:bidi w:val="0"/>
              <w:rPr>
                <w:rFonts w:hint="default"/>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8DCA81">
            <w:pPr>
              <w:pStyle w:val="26"/>
              <w:bidi w:val="0"/>
              <w:rPr>
                <w:rFonts w:hint="default"/>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0BAEA6">
            <w:pPr>
              <w:pStyle w:val="26"/>
              <w:bidi w:val="0"/>
              <w:rPr>
                <w:rFonts w:hint="default"/>
              </w:rPr>
            </w:pPr>
            <w:r>
              <w:rPr>
                <w:rFonts w:hint="default"/>
                <w:lang w:val="en-US" w:eastAsia="zh-CN"/>
              </w:rPr>
              <w:t>法属南部领地</w:t>
            </w:r>
          </w:p>
        </w:tc>
      </w:tr>
      <w:tr w14:paraId="72360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873CB8">
            <w:pPr>
              <w:pStyle w:val="26"/>
              <w:bidi w:val="0"/>
              <w:rPr>
                <w:rFonts w:hint="default"/>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F0B655">
            <w:pPr>
              <w:pStyle w:val="26"/>
              <w:bidi w:val="0"/>
              <w:rPr>
                <w:rFonts w:hint="default"/>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8765D1">
            <w:pPr>
              <w:pStyle w:val="26"/>
              <w:bidi w:val="0"/>
              <w:rPr>
                <w:rFonts w:hint="default"/>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01BB7E">
            <w:pPr>
              <w:pStyle w:val="26"/>
              <w:bidi w:val="0"/>
              <w:rPr>
                <w:rFonts w:hint="default"/>
              </w:rPr>
            </w:pPr>
            <w:r>
              <w:rPr>
                <w:rFonts w:hint="default"/>
                <w:lang w:val="en-US" w:eastAsia="zh-CN"/>
              </w:rPr>
              <w:t>吉布提</w:t>
            </w:r>
          </w:p>
        </w:tc>
      </w:tr>
      <w:tr w14:paraId="49F39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F525AC6">
            <w:pPr>
              <w:pStyle w:val="26"/>
              <w:bidi w:val="0"/>
              <w:rPr>
                <w:rFonts w:hint="default"/>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B6C624">
            <w:pPr>
              <w:pStyle w:val="26"/>
              <w:bidi w:val="0"/>
              <w:rPr>
                <w:rFonts w:hint="default"/>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5AF15">
            <w:pPr>
              <w:pStyle w:val="26"/>
              <w:bidi w:val="0"/>
              <w:rPr>
                <w:rFonts w:hint="default"/>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7FA84B3">
            <w:pPr>
              <w:pStyle w:val="26"/>
              <w:bidi w:val="0"/>
              <w:rPr>
                <w:rFonts w:hint="default"/>
              </w:rPr>
            </w:pPr>
            <w:r>
              <w:rPr>
                <w:rFonts w:hint="default"/>
                <w:lang w:val="en-US" w:eastAsia="zh-CN"/>
              </w:rPr>
              <w:t>加蓬</w:t>
            </w:r>
          </w:p>
        </w:tc>
      </w:tr>
      <w:tr w14:paraId="69C21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D1B69E">
            <w:pPr>
              <w:pStyle w:val="26"/>
              <w:bidi w:val="0"/>
              <w:rPr>
                <w:rFonts w:hint="default"/>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8F9654">
            <w:pPr>
              <w:pStyle w:val="26"/>
              <w:bidi w:val="0"/>
              <w:rPr>
                <w:rFonts w:hint="default"/>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14C409">
            <w:pPr>
              <w:pStyle w:val="26"/>
              <w:bidi w:val="0"/>
              <w:rPr>
                <w:rFonts w:hint="default"/>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F1B510">
            <w:pPr>
              <w:pStyle w:val="26"/>
              <w:bidi w:val="0"/>
              <w:rPr>
                <w:rFonts w:hint="default"/>
              </w:rPr>
            </w:pPr>
            <w:r>
              <w:rPr>
                <w:rFonts w:hint="default"/>
                <w:lang w:val="en-US" w:eastAsia="zh-CN"/>
              </w:rPr>
              <w:t>格鲁吉亚</w:t>
            </w:r>
          </w:p>
        </w:tc>
      </w:tr>
      <w:tr w14:paraId="3679F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A878EF">
            <w:pPr>
              <w:pStyle w:val="26"/>
              <w:bidi w:val="0"/>
              <w:rPr>
                <w:rFonts w:hint="default"/>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B78E31">
            <w:pPr>
              <w:pStyle w:val="26"/>
              <w:bidi w:val="0"/>
              <w:rPr>
                <w:rFonts w:hint="default"/>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659151">
            <w:pPr>
              <w:pStyle w:val="26"/>
              <w:bidi w:val="0"/>
              <w:rPr>
                <w:rFonts w:hint="default"/>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DC41E5">
            <w:pPr>
              <w:pStyle w:val="26"/>
              <w:bidi w:val="0"/>
              <w:rPr>
                <w:rFonts w:hint="default"/>
              </w:rPr>
            </w:pPr>
            <w:r>
              <w:rPr>
                <w:rFonts w:hint="default"/>
                <w:lang w:val="en-US" w:eastAsia="zh-CN"/>
              </w:rPr>
              <w:t>冈比亚</w:t>
            </w:r>
          </w:p>
        </w:tc>
      </w:tr>
      <w:tr w14:paraId="471C4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26FC7F">
            <w:pPr>
              <w:pStyle w:val="26"/>
              <w:bidi w:val="0"/>
              <w:rPr>
                <w:rFonts w:hint="default"/>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609E23">
            <w:pPr>
              <w:pStyle w:val="26"/>
              <w:bidi w:val="0"/>
              <w:rPr>
                <w:rFonts w:hint="default"/>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CB1871">
            <w:pPr>
              <w:pStyle w:val="26"/>
              <w:bidi w:val="0"/>
              <w:rPr>
                <w:rFonts w:hint="default"/>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501E56">
            <w:pPr>
              <w:pStyle w:val="26"/>
              <w:bidi w:val="0"/>
              <w:rPr>
                <w:rFonts w:hint="default"/>
              </w:rPr>
            </w:pPr>
            <w:r>
              <w:rPr>
                <w:rFonts w:hint="default"/>
                <w:lang w:val="en-US" w:eastAsia="zh-CN"/>
              </w:rPr>
              <w:t>巴勒斯坦</w:t>
            </w:r>
          </w:p>
        </w:tc>
      </w:tr>
      <w:tr w14:paraId="36BCB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27455B">
            <w:pPr>
              <w:pStyle w:val="26"/>
              <w:bidi w:val="0"/>
              <w:rPr>
                <w:rFonts w:hint="default"/>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F91147">
            <w:pPr>
              <w:pStyle w:val="26"/>
              <w:bidi w:val="0"/>
              <w:rPr>
                <w:rFonts w:hint="default"/>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554196">
            <w:pPr>
              <w:pStyle w:val="26"/>
              <w:bidi w:val="0"/>
              <w:rPr>
                <w:rFonts w:hint="default"/>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E72826">
            <w:pPr>
              <w:pStyle w:val="26"/>
              <w:bidi w:val="0"/>
              <w:rPr>
                <w:rFonts w:hint="default"/>
              </w:rPr>
            </w:pPr>
            <w:r>
              <w:rPr>
                <w:rFonts w:hint="default"/>
                <w:lang w:val="en-US" w:eastAsia="zh-CN"/>
              </w:rPr>
              <w:t>德国</w:t>
            </w:r>
          </w:p>
        </w:tc>
      </w:tr>
      <w:tr w14:paraId="588B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BBDFC9">
            <w:pPr>
              <w:pStyle w:val="26"/>
              <w:bidi w:val="0"/>
              <w:rPr>
                <w:rFonts w:hint="default"/>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446A292">
            <w:pPr>
              <w:pStyle w:val="26"/>
              <w:bidi w:val="0"/>
              <w:rPr>
                <w:rFonts w:hint="default"/>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2B20EF">
            <w:pPr>
              <w:pStyle w:val="26"/>
              <w:bidi w:val="0"/>
              <w:rPr>
                <w:rFonts w:hint="default"/>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E81F17">
            <w:pPr>
              <w:pStyle w:val="26"/>
              <w:bidi w:val="0"/>
              <w:rPr>
                <w:rFonts w:hint="default"/>
              </w:rPr>
            </w:pPr>
            <w:r>
              <w:rPr>
                <w:rFonts w:hint="default"/>
                <w:lang w:val="en-US" w:eastAsia="zh-CN"/>
              </w:rPr>
              <w:t>加纳</w:t>
            </w:r>
          </w:p>
        </w:tc>
      </w:tr>
      <w:tr w14:paraId="44BFB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E1053C">
            <w:pPr>
              <w:pStyle w:val="26"/>
              <w:bidi w:val="0"/>
              <w:rPr>
                <w:rFonts w:hint="default"/>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D36AA5">
            <w:pPr>
              <w:pStyle w:val="26"/>
              <w:bidi w:val="0"/>
              <w:rPr>
                <w:rFonts w:hint="default"/>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7213BF">
            <w:pPr>
              <w:pStyle w:val="26"/>
              <w:bidi w:val="0"/>
              <w:rPr>
                <w:rFonts w:hint="default"/>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B475C9">
            <w:pPr>
              <w:pStyle w:val="26"/>
              <w:bidi w:val="0"/>
              <w:rPr>
                <w:rFonts w:hint="default"/>
              </w:rPr>
            </w:pPr>
            <w:r>
              <w:rPr>
                <w:rFonts w:hint="default"/>
                <w:lang w:val="en-US" w:eastAsia="zh-CN"/>
              </w:rPr>
              <w:t>直布罗陀</w:t>
            </w:r>
          </w:p>
        </w:tc>
      </w:tr>
      <w:tr w14:paraId="2803F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4C14CA">
            <w:pPr>
              <w:pStyle w:val="26"/>
              <w:bidi w:val="0"/>
              <w:rPr>
                <w:rFonts w:hint="default"/>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105E89">
            <w:pPr>
              <w:pStyle w:val="26"/>
              <w:bidi w:val="0"/>
              <w:rPr>
                <w:rFonts w:hint="default"/>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0AC0FA">
            <w:pPr>
              <w:pStyle w:val="26"/>
              <w:bidi w:val="0"/>
              <w:rPr>
                <w:rFonts w:hint="default"/>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142B2E">
            <w:pPr>
              <w:pStyle w:val="26"/>
              <w:bidi w:val="0"/>
              <w:rPr>
                <w:rFonts w:hint="default"/>
              </w:rPr>
            </w:pPr>
            <w:r>
              <w:rPr>
                <w:rFonts w:hint="default"/>
                <w:lang w:val="en-US" w:eastAsia="zh-CN"/>
              </w:rPr>
              <w:t>基里巴斯</w:t>
            </w:r>
          </w:p>
        </w:tc>
      </w:tr>
      <w:tr w14:paraId="0C1F1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5E117C">
            <w:pPr>
              <w:pStyle w:val="26"/>
              <w:bidi w:val="0"/>
              <w:rPr>
                <w:rFonts w:hint="default"/>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D78D5A">
            <w:pPr>
              <w:pStyle w:val="26"/>
              <w:bidi w:val="0"/>
              <w:rPr>
                <w:rFonts w:hint="default"/>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522469">
            <w:pPr>
              <w:pStyle w:val="26"/>
              <w:bidi w:val="0"/>
              <w:rPr>
                <w:rFonts w:hint="default"/>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E28935">
            <w:pPr>
              <w:pStyle w:val="26"/>
              <w:bidi w:val="0"/>
              <w:rPr>
                <w:rFonts w:hint="default"/>
              </w:rPr>
            </w:pPr>
            <w:r>
              <w:rPr>
                <w:rFonts w:hint="default"/>
                <w:lang w:val="en-US" w:eastAsia="zh-CN"/>
              </w:rPr>
              <w:t>希腊</w:t>
            </w:r>
          </w:p>
        </w:tc>
      </w:tr>
      <w:tr w14:paraId="29236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0156A4">
            <w:pPr>
              <w:pStyle w:val="26"/>
              <w:bidi w:val="0"/>
              <w:rPr>
                <w:rFonts w:hint="default"/>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903A76">
            <w:pPr>
              <w:pStyle w:val="26"/>
              <w:bidi w:val="0"/>
              <w:rPr>
                <w:rFonts w:hint="default"/>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264FC0">
            <w:pPr>
              <w:pStyle w:val="26"/>
              <w:bidi w:val="0"/>
              <w:rPr>
                <w:rFonts w:hint="default"/>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AFD176">
            <w:pPr>
              <w:pStyle w:val="26"/>
              <w:bidi w:val="0"/>
              <w:rPr>
                <w:rFonts w:hint="default"/>
              </w:rPr>
            </w:pPr>
            <w:r>
              <w:rPr>
                <w:rFonts w:hint="default"/>
                <w:lang w:val="en-US" w:eastAsia="zh-CN"/>
              </w:rPr>
              <w:t>格陵兰</w:t>
            </w:r>
          </w:p>
        </w:tc>
      </w:tr>
      <w:tr w14:paraId="17602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C708D0">
            <w:pPr>
              <w:pStyle w:val="26"/>
              <w:bidi w:val="0"/>
              <w:rPr>
                <w:rFonts w:hint="default"/>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58B582">
            <w:pPr>
              <w:pStyle w:val="26"/>
              <w:bidi w:val="0"/>
              <w:rPr>
                <w:rFonts w:hint="default"/>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10B00">
            <w:pPr>
              <w:pStyle w:val="26"/>
              <w:bidi w:val="0"/>
              <w:rPr>
                <w:rFonts w:hint="default"/>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052C9F">
            <w:pPr>
              <w:pStyle w:val="26"/>
              <w:bidi w:val="0"/>
              <w:rPr>
                <w:rFonts w:hint="default"/>
              </w:rPr>
            </w:pPr>
            <w:r>
              <w:rPr>
                <w:rFonts w:hint="default"/>
                <w:lang w:val="en-US" w:eastAsia="zh-CN"/>
              </w:rPr>
              <w:t>格林纳达</w:t>
            </w:r>
          </w:p>
        </w:tc>
      </w:tr>
      <w:tr w14:paraId="13E2C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9A2ED2">
            <w:pPr>
              <w:pStyle w:val="26"/>
              <w:bidi w:val="0"/>
              <w:rPr>
                <w:rFonts w:hint="default"/>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A3D775">
            <w:pPr>
              <w:pStyle w:val="26"/>
              <w:bidi w:val="0"/>
              <w:rPr>
                <w:rFonts w:hint="default"/>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E655091">
            <w:pPr>
              <w:pStyle w:val="26"/>
              <w:bidi w:val="0"/>
              <w:rPr>
                <w:rFonts w:hint="default"/>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A82AB3F">
            <w:pPr>
              <w:pStyle w:val="26"/>
              <w:bidi w:val="0"/>
              <w:rPr>
                <w:rFonts w:hint="default"/>
              </w:rPr>
            </w:pPr>
            <w:r>
              <w:rPr>
                <w:rFonts w:hint="default"/>
                <w:lang w:val="en-US" w:eastAsia="zh-CN"/>
              </w:rPr>
              <w:t>瓜德罗普</w:t>
            </w:r>
          </w:p>
        </w:tc>
      </w:tr>
      <w:tr w14:paraId="51744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CAC8DB">
            <w:pPr>
              <w:pStyle w:val="26"/>
              <w:bidi w:val="0"/>
              <w:rPr>
                <w:rFonts w:hint="default"/>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487362">
            <w:pPr>
              <w:pStyle w:val="26"/>
              <w:bidi w:val="0"/>
              <w:rPr>
                <w:rFonts w:hint="default"/>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5848E5">
            <w:pPr>
              <w:pStyle w:val="26"/>
              <w:bidi w:val="0"/>
              <w:rPr>
                <w:rFonts w:hint="default"/>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AD7A2D">
            <w:pPr>
              <w:pStyle w:val="26"/>
              <w:bidi w:val="0"/>
              <w:rPr>
                <w:rFonts w:hint="default"/>
              </w:rPr>
            </w:pPr>
            <w:r>
              <w:rPr>
                <w:rFonts w:hint="default"/>
                <w:lang w:val="en-US" w:eastAsia="zh-CN"/>
              </w:rPr>
              <w:t>关岛</w:t>
            </w:r>
          </w:p>
        </w:tc>
      </w:tr>
      <w:tr w14:paraId="3844B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8BB2F6">
            <w:pPr>
              <w:pStyle w:val="26"/>
              <w:bidi w:val="0"/>
              <w:rPr>
                <w:rFonts w:hint="default"/>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844DD6">
            <w:pPr>
              <w:pStyle w:val="26"/>
              <w:bidi w:val="0"/>
              <w:rPr>
                <w:rFonts w:hint="default"/>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D2B9B0">
            <w:pPr>
              <w:pStyle w:val="26"/>
              <w:bidi w:val="0"/>
              <w:rPr>
                <w:rFonts w:hint="default"/>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EB56B3">
            <w:pPr>
              <w:pStyle w:val="26"/>
              <w:bidi w:val="0"/>
              <w:rPr>
                <w:rFonts w:hint="default"/>
              </w:rPr>
            </w:pPr>
            <w:r>
              <w:rPr>
                <w:rFonts w:hint="default"/>
                <w:lang w:val="en-US" w:eastAsia="zh-CN"/>
              </w:rPr>
              <w:t>危地马</w:t>
            </w:r>
          </w:p>
        </w:tc>
      </w:tr>
      <w:tr w14:paraId="3DBAB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49E2F7">
            <w:pPr>
              <w:pStyle w:val="26"/>
              <w:bidi w:val="0"/>
              <w:rPr>
                <w:rFonts w:hint="default"/>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678F156">
            <w:pPr>
              <w:pStyle w:val="26"/>
              <w:bidi w:val="0"/>
              <w:rPr>
                <w:rFonts w:hint="default"/>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6010A">
            <w:pPr>
              <w:pStyle w:val="26"/>
              <w:bidi w:val="0"/>
              <w:rPr>
                <w:rFonts w:hint="default"/>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01E31D">
            <w:pPr>
              <w:pStyle w:val="26"/>
              <w:bidi w:val="0"/>
              <w:rPr>
                <w:rFonts w:hint="default"/>
              </w:rPr>
            </w:pPr>
            <w:r>
              <w:rPr>
                <w:rFonts w:hint="default"/>
                <w:lang w:val="en-US" w:eastAsia="zh-CN"/>
              </w:rPr>
              <w:t>几内亚</w:t>
            </w:r>
          </w:p>
        </w:tc>
      </w:tr>
      <w:tr w14:paraId="5EAB5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48F527">
            <w:pPr>
              <w:pStyle w:val="26"/>
              <w:bidi w:val="0"/>
              <w:rPr>
                <w:rFonts w:hint="default"/>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4F954E">
            <w:pPr>
              <w:pStyle w:val="26"/>
              <w:bidi w:val="0"/>
              <w:rPr>
                <w:rFonts w:hint="default"/>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A03EEF">
            <w:pPr>
              <w:pStyle w:val="26"/>
              <w:bidi w:val="0"/>
              <w:rPr>
                <w:rFonts w:hint="default"/>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74F21F">
            <w:pPr>
              <w:pStyle w:val="26"/>
              <w:bidi w:val="0"/>
              <w:rPr>
                <w:rFonts w:hint="default"/>
              </w:rPr>
            </w:pPr>
            <w:r>
              <w:rPr>
                <w:rFonts w:hint="default"/>
                <w:lang w:val="en-US" w:eastAsia="zh-CN"/>
              </w:rPr>
              <w:t>圭亚那</w:t>
            </w:r>
          </w:p>
        </w:tc>
      </w:tr>
      <w:tr w14:paraId="7829C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CA2247">
            <w:pPr>
              <w:pStyle w:val="26"/>
              <w:bidi w:val="0"/>
              <w:rPr>
                <w:rFonts w:hint="default"/>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4AC434">
            <w:pPr>
              <w:pStyle w:val="26"/>
              <w:bidi w:val="0"/>
              <w:rPr>
                <w:rFonts w:hint="default"/>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A898E0">
            <w:pPr>
              <w:pStyle w:val="26"/>
              <w:bidi w:val="0"/>
              <w:rPr>
                <w:rFonts w:hint="default"/>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4600AB">
            <w:pPr>
              <w:pStyle w:val="26"/>
              <w:bidi w:val="0"/>
              <w:rPr>
                <w:rFonts w:hint="default"/>
              </w:rPr>
            </w:pPr>
            <w:r>
              <w:rPr>
                <w:rFonts w:hint="default"/>
                <w:lang w:val="en-US" w:eastAsia="zh-CN"/>
              </w:rPr>
              <w:t>海地</w:t>
            </w:r>
          </w:p>
        </w:tc>
      </w:tr>
      <w:tr w14:paraId="06B34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3C337F">
            <w:pPr>
              <w:pStyle w:val="26"/>
              <w:bidi w:val="0"/>
              <w:rPr>
                <w:rFonts w:hint="default"/>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5F17AE">
            <w:pPr>
              <w:pStyle w:val="26"/>
              <w:bidi w:val="0"/>
              <w:rPr>
                <w:rFonts w:hint="default"/>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F8DD8D">
            <w:pPr>
              <w:pStyle w:val="26"/>
              <w:bidi w:val="0"/>
              <w:rPr>
                <w:rFonts w:hint="default"/>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1D64E1">
            <w:pPr>
              <w:pStyle w:val="26"/>
              <w:bidi w:val="0"/>
              <w:rPr>
                <w:rFonts w:hint="default"/>
              </w:rPr>
            </w:pPr>
            <w:r>
              <w:rPr>
                <w:rFonts w:hint="default"/>
                <w:lang w:val="en-US" w:eastAsia="zh-CN"/>
              </w:rPr>
              <w:t>赫德岛和麦克唐纳岛</w:t>
            </w:r>
          </w:p>
        </w:tc>
      </w:tr>
      <w:tr w14:paraId="63548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251464">
            <w:pPr>
              <w:pStyle w:val="26"/>
              <w:bidi w:val="0"/>
              <w:rPr>
                <w:rFonts w:hint="default"/>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79E95B">
            <w:pPr>
              <w:pStyle w:val="26"/>
              <w:bidi w:val="0"/>
              <w:rPr>
                <w:rFonts w:hint="default"/>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FF1105">
            <w:pPr>
              <w:pStyle w:val="26"/>
              <w:bidi w:val="0"/>
              <w:rPr>
                <w:rFonts w:hint="default"/>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10C13">
            <w:pPr>
              <w:pStyle w:val="26"/>
              <w:bidi w:val="0"/>
              <w:rPr>
                <w:rFonts w:hint="default"/>
              </w:rPr>
            </w:pPr>
            <w:r>
              <w:rPr>
                <w:rFonts w:hint="default"/>
                <w:lang w:val="en-US" w:eastAsia="zh-CN"/>
              </w:rPr>
              <w:t>梵蒂冈</w:t>
            </w:r>
          </w:p>
        </w:tc>
      </w:tr>
      <w:tr w14:paraId="28B48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4B17F2">
            <w:pPr>
              <w:pStyle w:val="26"/>
              <w:bidi w:val="0"/>
              <w:rPr>
                <w:rFonts w:hint="default"/>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9B7169">
            <w:pPr>
              <w:pStyle w:val="26"/>
              <w:bidi w:val="0"/>
              <w:rPr>
                <w:rFonts w:hint="default"/>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78826A">
            <w:pPr>
              <w:pStyle w:val="26"/>
              <w:bidi w:val="0"/>
              <w:rPr>
                <w:rFonts w:hint="default"/>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6E1432">
            <w:pPr>
              <w:pStyle w:val="26"/>
              <w:bidi w:val="0"/>
              <w:rPr>
                <w:rFonts w:hint="default"/>
              </w:rPr>
            </w:pPr>
            <w:r>
              <w:rPr>
                <w:rFonts w:hint="default"/>
                <w:lang w:val="en-US" w:eastAsia="zh-CN"/>
              </w:rPr>
              <w:t>洪都拉斯</w:t>
            </w:r>
          </w:p>
        </w:tc>
      </w:tr>
      <w:tr w14:paraId="5DCD5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F9A04">
            <w:pPr>
              <w:pStyle w:val="26"/>
              <w:bidi w:val="0"/>
              <w:rPr>
                <w:rFonts w:hint="default"/>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B13745">
            <w:pPr>
              <w:pStyle w:val="26"/>
              <w:bidi w:val="0"/>
              <w:rPr>
                <w:rFonts w:hint="default"/>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C68901">
            <w:pPr>
              <w:pStyle w:val="26"/>
              <w:bidi w:val="0"/>
              <w:rPr>
                <w:rFonts w:hint="default"/>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E56129">
            <w:pPr>
              <w:pStyle w:val="26"/>
              <w:bidi w:val="0"/>
              <w:rPr>
                <w:rFonts w:hint="default"/>
              </w:rPr>
            </w:pPr>
            <w:r>
              <w:rPr>
                <w:rFonts w:hint="default"/>
                <w:lang w:val="en-US" w:eastAsia="zh-CN"/>
              </w:rPr>
              <w:t>中国香港</w:t>
            </w:r>
          </w:p>
        </w:tc>
      </w:tr>
      <w:tr w14:paraId="324BC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A9395A">
            <w:pPr>
              <w:pStyle w:val="26"/>
              <w:bidi w:val="0"/>
              <w:rPr>
                <w:rFonts w:hint="default"/>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0D9FBC">
            <w:pPr>
              <w:pStyle w:val="26"/>
              <w:bidi w:val="0"/>
              <w:rPr>
                <w:rFonts w:hint="default"/>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A0EC4B">
            <w:pPr>
              <w:pStyle w:val="26"/>
              <w:bidi w:val="0"/>
              <w:rPr>
                <w:rFonts w:hint="default"/>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39D19B">
            <w:pPr>
              <w:pStyle w:val="26"/>
              <w:bidi w:val="0"/>
              <w:rPr>
                <w:rFonts w:hint="default"/>
              </w:rPr>
            </w:pPr>
            <w:r>
              <w:rPr>
                <w:rFonts w:hint="default"/>
                <w:lang w:val="en-US" w:eastAsia="zh-CN"/>
              </w:rPr>
              <w:t>匈牙利</w:t>
            </w:r>
          </w:p>
        </w:tc>
      </w:tr>
      <w:tr w14:paraId="41CB1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FDF27D">
            <w:pPr>
              <w:pStyle w:val="26"/>
              <w:bidi w:val="0"/>
              <w:rPr>
                <w:rFonts w:hint="default"/>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6A42FA">
            <w:pPr>
              <w:pStyle w:val="26"/>
              <w:bidi w:val="0"/>
              <w:rPr>
                <w:rFonts w:hint="default"/>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84EDDF">
            <w:pPr>
              <w:pStyle w:val="26"/>
              <w:bidi w:val="0"/>
              <w:rPr>
                <w:rFonts w:hint="default"/>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BF5EB1">
            <w:pPr>
              <w:pStyle w:val="26"/>
              <w:bidi w:val="0"/>
              <w:rPr>
                <w:rFonts w:hint="default"/>
              </w:rPr>
            </w:pPr>
            <w:r>
              <w:rPr>
                <w:rFonts w:hint="default"/>
                <w:lang w:val="en-US" w:eastAsia="zh-CN"/>
              </w:rPr>
              <w:t>冰岛</w:t>
            </w:r>
          </w:p>
        </w:tc>
      </w:tr>
      <w:tr w14:paraId="5342F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0ED3F2">
            <w:pPr>
              <w:pStyle w:val="26"/>
              <w:bidi w:val="0"/>
              <w:rPr>
                <w:rFonts w:hint="default"/>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EE0BA6">
            <w:pPr>
              <w:pStyle w:val="26"/>
              <w:bidi w:val="0"/>
              <w:rPr>
                <w:rFonts w:hint="default"/>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BE4F4">
            <w:pPr>
              <w:pStyle w:val="26"/>
              <w:bidi w:val="0"/>
              <w:rPr>
                <w:rFonts w:hint="default"/>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92267D">
            <w:pPr>
              <w:pStyle w:val="26"/>
              <w:bidi w:val="0"/>
              <w:rPr>
                <w:rFonts w:hint="default"/>
              </w:rPr>
            </w:pPr>
            <w:r>
              <w:rPr>
                <w:rFonts w:hint="default"/>
                <w:lang w:val="en-US" w:eastAsia="zh-CN"/>
              </w:rPr>
              <w:t>印度</w:t>
            </w:r>
          </w:p>
        </w:tc>
      </w:tr>
      <w:tr w14:paraId="4A951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DF5404B">
            <w:pPr>
              <w:pStyle w:val="26"/>
              <w:bidi w:val="0"/>
              <w:rPr>
                <w:rFonts w:hint="default"/>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1BA7662">
            <w:pPr>
              <w:pStyle w:val="26"/>
              <w:bidi w:val="0"/>
              <w:rPr>
                <w:rFonts w:hint="default"/>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7D9EB8">
            <w:pPr>
              <w:pStyle w:val="26"/>
              <w:bidi w:val="0"/>
              <w:rPr>
                <w:rFonts w:hint="default"/>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2A493A">
            <w:pPr>
              <w:pStyle w:val="26"/>
              <w:bidi w:val="0"/>
              <w:rPr>
                <w:rFonts w:hint="default"/>
              </w:rPr>
            </w:pPr>
            <w:r>
              <w:rPr>
                <w:rFonts w:hint="default"/>
                <w:lang w:val="en-US" w:eastAsia="zh-CN"/>
              </w:rPr>
              <w:t>印度尼西亚</w:t>
            </w:r>
          </w:p>
        </w:tc>
      </w:tr>
      <w:tr w14:paraId="67EF2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3F94D4">
            <w:pPr>
              <w:pStyle w:val="26"/>
              <w:bidi w:val="0"/>
              <w:rPr>
                <w:rFonts w:hint="default"/>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7E738A">
            <w:pPr>
              <w:pStyle w:val="26"/>
              <w:bidi w:val="0"/>
              <w:rPr>
                <w:rFonts w:hint="default"/>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2B4B0B">
            <w:pPr>
              <w:pStyle w:val="26"/>
              <w:bidi w:val="0"/>
              <w:rPr>
                <w:rFonts w:hint="default"/>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F9BBAF">
            <w:pPr>
              <w:pStyle w:val="26"/>
              <w:bidi w:val="0"/>
              <w:rPr>
                <w:rFonts w:hint="default"/>
              </w:rPr>
            </w:pPr>
            <w:r>
              <w:rPr>
                <w:rFonts w:hint="default"/>
                <w:lang w:val="en-US" w:eastAsia="zh-CN"/>
              </w:rPr>
              <w:t>伊朗</w:t>
            </w:r>
          </w:p>
        </w:tc>
      </w:tr>
      <w:tr w14:paraId="784CF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828AD5">
            <w:pPr>
              <w:pStyle w:val="26"/>
              <w:bidi w:val="0"/>
              <w:rPr>
                <w:rFonts w:hint="default"/>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6D83A7">
            <w:pPr>
              <w:pStyle w:val="26"/>
              <w:bidi w:val="0"/>
              <w:rPr>
                <w:rFonts w:hint="default"/>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69DC0E">
            <w:pPr>
              <w:pStyle w:val="26"/>
              <w:bidi w:val="0"/>
              <w:rPr>
                <w:rFonts w:hint="default"/>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E32CBB">
            <w:pPr>
              <w:pStyle w:val="26"/>
              <w:bidi w:val="0"/>
              <w:rPr>
                <w:rFonts w:hint="default"/>
              </w:rPr>
            </w:pPr>
            <w:r>
              <w:rPr>
                <w:rFonts w:hint="default"/>
                <w:lang w:val="en-US" w:eastAsia="zh-CN"/>
              </w:rPr>
              <w:t>伊拉克</w:t>
            </w:r>
          </w:p>
        </w:tc>
      </w:tr>
      <w:tr w14:paraId="35CAC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E91180">
            <w:pPr>
              <w:pStyle w:val="26"/>
              <w:bidi w:val="0"/>
              <w:rPr>
                <w:rFonts w:hint="default"/>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E4E8C0">
            <w:pPr>
              <w:pStyle w:val="26"/>
              <w:bidi w:val="0"/>
              <w:rPr>
                <w:rFonts w:hint="default"/>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D5FF63">
            <w:pPr>
              <w:pStyle w:val="26"/>
              <w:bidi w:val="0"/>
              <w:rPr>
                <w:rFonts w:hint="default"/>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19CE5D">
            <w:pPr>
              <w:pStyle w:val="26"/>
              <w:bidi w:val="0"/>
              <w:rPr>
                <w:rFonts w:hint="default"/>
              </w:rPr>
            </w:pPr>
            <w:r>
              <w:rPr>
                <w:rFonts w:hint="default"/>
                <w:lang w:val="en-US" w:eastAsia="zh-CN"/>
              </w:rPr>
              <w:t>爱尔兰</w:t>
            </w:r>
          </w:p>
        </w:tc>
      </w:tr>
      <w:tr w14:paraId="4E942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072D07">
            <w:pPr>
              <w:pStyle w:val="26"/>
              <w:bidi w:val="0"/>
              <w:rPr>
                <w:rFonts w:hint="default"/>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2D62EE">
            <w:pPr>
              <w:pStyle w:val="26"/>
              <w:bidi w:val="0"/>
              <w:rPr>
                <w:rFonts w:hint="default"/>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0FB1FE">
            <w:pPr>
              <w:pStyle w:val="26"/>
              <w:bidi w:val="0"/>
              <w:rPr>
                <w:rFonts w:hint="default"/>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228AA8">
            <w:pPr>
              <w:pStyle w:val="26"/>
              <w:bidi w:val="0"/>
              <w:rPr>
                <w:rFonts w:hint="default"/>
              </w:rPr>
            </w:pPr>
            <w:r>
              <w:rPr>
                <w:rFonts w:hint="default"/>
                <w:lang w:val="en-US" w:eastAsia="zh-CN"/>
              </w:rPr>
              <w:t>以色列</w:t>
            </w:r>
          </w:p>
        </w:tc>
      </w:tr>
      <w:tr w14:paraId="15FFE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0048E3">
            <w:pPr>
              <w:pStyle w:val="26"/>
              <w:bidi w:val="0"/>
              <w:rPr>
                <w:rFonts w:hint="default"/>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E511C8">
            <w:pPr>
              <w:pStyle w:val="26"/>
              <w:bidi w:val="0"/>
              <w:rPr>
                <w:rFonts w:hint="default"/>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8888C1">
            <w:pPr>
              <w:pStyle w:val="26"/>
              <w:bidi w:val="0"/>
              <w:rPr>
                <w:rFonts w:hint="default"/>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F1A5D0">
            <w:pPr>
              <w:pStyle w:val="26"/>
              <w:bidi w:val="0"/>
              <w:rPr>
                <w:rFonts w:hint="default"/>
              </w:rPr>
            </w:pPr>
            <w:r>
              <w:rPr>
                <w:rFonts w:hint="default"/>
                <w:lang w:val="en-US" w:eastAsia="zh-CN"/>
              </w:rPr>
              <w:t>意大利</w:t>
            </w:r>
          </w:p>
        </w:tc>
      </w:tr>
      <w:tr w14:paraId="2C3C3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6811B7">
            <w:pPr>
              <w:pStyle w:val="26"/>
              <w:bidi w:val="0"/>
              <w:rPr>
                <w:rFonts w:hint="default"/>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02B57B0">
            <w:pPr>
              <w:pStyle w:val="26"/>
              <w:bidi w:val="0"/>
              <w:rPr>
                <w:rFonts w:hint="default"/>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B40D18">
            <w:pPr>
              <w:pStyle w:val="26"/>
              <w:bidi w:val="0"/>
              <w:rPr>
                <w:rFonts w:hint="default"/>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CA39D2">
            <w:pPr>
              <w:pStyle w:val="26"/>
              <w:bidi w:val="0"/>
              <w:rPr>
                <w:rFonts w:hint="default"/>
              </w:rPr>
            </w:pPr>
            <w:r>
              <w:rPr>
                <w:rFonts w:hint="default"/>
                <w:lang w:val="en-US" w:eastAsia="zh-CN"/>
              </w:rPr>
              <w:t>科特迪瓦</w:t>
            </w:r>
          </w:p>
        </w:tc>
      </w:tr>
      <w:tr w14:paraId="65111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B5A47A">
            <w:pPr>
              <w:pStyle w:val="26"/>
              <w:bidi w:val="0"/>
              <w:rPr>
                <w:rFonts w:hint="default"/>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18DC09">
            <w:pPr>
              <w:pStyle w:val="26"/>
              <w:bidi w:val="0"/>
              <w:rPr>
                <w:rFonts w:hint="default"/>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3A5FCE">
            <w:pPr>
              <w:pStyle w:val="26"/>
              <w:bidi w:val="0"/>
              <w:rPr>
                <w:rFonts w:hint="default"/>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62BAC0">
            <w:pPr>
              <w:pStyle w:val="26"/>
              <w:bidi w:val="0"/>
              <w:rPr>
                <w:rFonts w:hint="default"/>
              </w:rPr>
            </w:pPr>
            <w:r>
              <w:rPr>
                <w:rFonts w:hint="default"/>
                <w:lang w:val="en-US" w:eastAsia="zh-CN"/>
              </w:rPr>
              <w:t>牙买加</w:t>
            </w:r>
          </w:p>
        </w:tc>
      </w:tr>
      <w:tr w14:paraId="24E8E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F22B6B">
            <w:pPr>
              <w:pStyle w:val="26"/>
              <w:bidi w:val="0"/>
              <w:rPr>
                <w:rFonts w:hint="default"/>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44390D">
            <w:pPr>
              <w:pStyle w:val="26"/>
              <w:bidi w:val="0"/>
              <w:rPr>
                <w:rFonts w:hint="default"/>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197325">
            <w:pPr>
              <w:pStyle w:val="26"/>
              <w:bidi w:val="0"/>
              <w:rPr>
                <w:rFonts w:hint="default"/>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68DCBF">
            <w:pPr>
              <w:pStyle w:val="26"/>
              <w:bidi w:val="0"/>
              <w:rPr>
                <w:rFonts w:hint="default"/>
              </w:rPr>
            </w:pPr>
            <w:r>
              <w:rPr>
                <w:rFonts w:hint="default"/>
                <w:lang w:val="en-US" w:eastAsia="zh-CN"/>
              </w:rPr>
              <w:t>日本</w:t>
            </w:r>
          </w:p>
        </w:tc>
      </w:tr>
      <w:tr w14:paraId="34308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D0487A">
            <w:pPr>
              <w:pStyle w:val="26"/>
              <w:bidi w:val="0"/>
              <w:rPr>
                <w:rFonts w:hint="default"/>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413FEC">
            <w:pPr>
              <w:pStyle w:val="26"/>
              <w:bidi w:val="0"/>
              <w:rPr>
                <w:rFonts w:hint="default"/>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E78140">
            <w:pPr>
              <w:pStyle w:val="26"/>
              <w:bidi w:val="0"/>
              <w:rPr>
                <w:rFonts w:hint="default"/>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8851D5">
            <w:pPr>
              <w:pStyle w:val="26"/>
              <w:bidi w:val="0"/>
              <w:rPr>
                <w:rFonts w:hint="default"/>
              </w:rPr>
            </w:pPr>
            <w:r>
              <w:rPr>
                <w:rFonts w:hint="default"/>
                <w:lang w:val="en-US" w:eastAsia="zh-CN"/>
              </w:rPr>
              <w:t>哈萨克斯坦</w:t>
            </w:r>
          </w:p>
        </w:tc>
      </w:tr>
      <w:tr w14:paraId="082EF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0D6898">
            <w:pPr>
              <w:pStyle w:val="26"/>
              <w:bidi w:val="0"/>
              <w:rPr>
                <w:rFonts w:hint="default"/>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8EBF44">
            <w:pPr>
              <w:pStyle w:val="26"/>
              <w:bidi w:val="0"/>
              <w:rPr>
                <w:rFonts w:hint="default"/>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C2BB3">
            <w:pPr>
              <w:pStyle w:val="26"/>
              <w:bidi w:val="0"/>
              <w:rPr>
                <w:rFonts w:hint="default"/>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C362B4">
            <w:pPr>
              <w:pStyle w:val="26"/>
              <w:bidi w:val="0"/>
              <w:rPr>
                <w:rFonts w:hint="default"/>
              </w:rPr>
            </w:pPr>
            <w:r>
              <w:rPr>
                <w:rFonts w:hint="default"/>
                <w:lang w:val="en-US" w:eastAsia="zh-CN"/>
              </w:rPr>
              <w:t>约旦</w:t>
            </w:r>
          </w:p>
        </w:tc>
      </w:tr>
      <w:tr w14:paraId="241B1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28B505">
            <w:pPr>
              <w:pStyle w:val="26"/>
              <w:bidi w:val="0"/>
              <w:rPr>
                <w:rFonts w:hint="default"/>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CBEAE5A">
            <w:pPr>
              <w:pStyle w:val="26"/>
              <w:bidi w:val="0"/>
              <w:rPr>
                <w:rFonts w:hint="default"/>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AEC525">
            <w:pPr>
              <w:pStyle w:val="26"/>
              <w:bidi w:val="0"/>
              <w:rPr>
                <w:rFonts w:hint="default"/>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377817">
            <w:pPr>
              <w:pStyle w:val="26"/>
              <w:bidi w:val="0"/>
              <w:rPr>
                <w:rFonts w:hint="default"/>
              </w:rPr>
            </w:pPr>
            <w:r>
              <w:rPr>
                <w:rFonts w:hint="default"/>
                <w:lang w:val="en-US" w:eastAsia="zh-CN"/>
              </w:rPr>
              <w:t>肯尼亚</w:t>
            </w:r>
          </w:p>
        </w:tc>
      </w:tr>
      <w:tr w14:paraId="5D31D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0E48F9A">
            <w:pPr>
              <w:pStyle w:val="26"/>
              <w:bidi w:val="0"/>
              <w:rPr>
                <w:rFonts w:hint="default"/>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9DB62D">
            <w:pPr>
              <w:pStyle w:val="26"/>
              <w:bidi w:val="0"/>
              <w:rPr>
                <w:rFonts w:hint="default"/>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5EFEEC">
            <w:pPr>
              <w:pStyle w:val="26"/>
              <w:bidi w:val="0"/>
              <w:rPr>
                <w:rFonts w:hint="default"/>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BBC375">
            <w:pPr>
              <w:pStyle w:val="26"/>
              <w:bidi w:val="0"/>
              <w:rPr>
                <w:rFonts w:hint="default"/>
              </w:rPr>
            </w:pPr>
            <w:r>
              <w:rPr>
                <w:rFonts w:hint="default"/>
                <w:lang w:val="en-US" w:eastAsia="zh-CN"/>
              </w:rPr>
              <w:t>朝鲜</w:t>
            </w:r>
          </w:p>
        </w:tc>
      </w:tr>
      <w:tr w14:paraId="2740F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1DC933">
            <w:pPr>
              <w:pStyle w:val="26"/>
              <w:bidi w:val="0"/>
              <w:rPr>
                <w:rFonts w:hint="default"/>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34F404">
            <w:pPr>
              <w:pStyle w:val="26"/>
              <w:bidi w:val="0"/>
              <w:rPr>
                <w:rFonts w:hint="default"/>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6045ED">
            <w:pPr>
              <w:pStyle w:val="26"/>
              <w:bidi w:val="0"/>
              <w:rPr>
                <w:rFonts w:hint="default"/>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37F867">
            <w:pPr>
              <w:pStyle w:val="26"/>
              <w:bidi w:val="0"/>
              <w:rPr>
                <w:rFonts w:hint="default"/>
              </w:rPr>
            </w:pPr>
            <w:r>
              <w:rPr>
                <w:rFonts w:hint="default"/>
                <w:lang w:val="en-US" w:eastAsia="zh-CN"/>
              </w:rPr>
              <w:t>韩国</w:t>
            </w:r>
          </w:p>
        </w:tc>
      </w:tr>
      <w:tr w14:paraId="499FA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7FFF26">
            <w:pPr>
              <w:pStyle w:val="26"/>
              <w:bidi w:val="0"/>
              <w:rPr>
                <w:rFonts w:hint="default"/>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DBDA9">
            <w:pPr>
              <w:pStyle w:val="26"/>
              <w:bidi w:val="0"/>
              <w:rPr>
                <w:rFonts w:hint="default"/>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952869">
            <w:pPr>
              <w:pStyle w:val="26"/>
              <w:bidi w:val="0"/>
              <w:rPr>
                <w:rFonts w:hint="default"/>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24E8F9">
            <w:pPr>
              <w:pStyle w:val="26"/>
              <w:bidi w:val="0"/>
              <w:rPr>
                <w:rFonts w:hint="default"/>
              </w:rPr>
            </w:pPr>
            <w:r>
              <w:rPr>
                <w:rFonts w:hint="default"/>
                <w:lang w:val="en-US" w:eastAsia="zh-CN"/>
              </w:rPr>
              <w:t>科威特</w:t>
            </w:r>
          </w:p>
        </w:tc>
      </w:tr>
      <w:tr w14:paraId="0D59D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45B367">
            <w:pPr>
              <w:pStyle w:val="26"/>
              <w:bidi w:val="0"/>
              <w:rPr>
                <w:rFonts w:hint="default"/>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2B2D18">
            <w:pPr>
              <w:pStyle w:val="26"/>
              <w:bidi w:val="0"/>
              <w:rPr>
                <w:rFonts w:hint="default"/>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F68AEE">
            <w:pPr>
              <w:pStyle w:val="26"/>
              <w:bidi w:val="0"/>
              <w:rPr>
                <w:rFonts w:hint="default"/>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F1DC04">
            <w:pPr>
              <w:pStyle w:val="26"/>
              <w:bidi w:val="0"/>
              <w:rPr>
                <w:rFonts w:hint="default"/>
              </w:rPr>
            </w:pPr>
            <w:r>
              <w:rPr>
                <w:rFonts w:hint="default"/>
                <w:lang w:val="en-US" w:eastAsia="zh-CN"/>
              </w:rPr>
              <w:t>吉尔吉斯斯坦</w:t>
            </w:r>
          </w:p>
        </w:tc>
      </w:tr>
      <w:tr w14:paraId="24146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075CE9D">
            <w:pPr>
              <w:pStyle w:val="26"/>
              <w:bidi w:val="0"/>
              <w:rPr>
                <w:rFonts w:hint="default"/>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7F14E4">
            <w:pPr>
              <w:pStyle w:val="26"/>
              <w:bidi w:val="0"/>
              <w:rPr>
                <w:rFonts w:hint="default"/>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CC4344">
            <w:pPr>
              <w:pStyle w:val="26"/>
              <w:bidi w:val="0"/>
              <w:rPr>
                <w:rFonts w:hint="default"/>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D5CD350">
            <w:pPr>
              <w:pStyle w:val="26"/>
              <w:bidi w:val="0"/>
              <w:rPr>
                <w:rFonts w:hint="default"/>
              </w:rPr>
            </w:pPr>
            <w:r>
              <w:rPr>
                <w:rFonts w:hint="default"/>
                <w:lang w:val="en-US" w:eastAsia="zh-CN"/>
              </w:rPr>
              <w:t>老挝</w:t>
            </w:r>
          </w:p>
        </w:tc>
      </w:tr>
      <w:tr w14:paraId="402B8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3B2701">
            <w:pPr>
              <w:pStyle w:val="26"/>
              <w:bidi w:val="0"/>
              <w:rPr>
                <w:rFonts w:hint="default"/>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964371">
            <w:pPr>
              <w:pStyle w:val="26"/>
              <w:bidi w:val="0"/>
              <w:rPr>
                <w:rFonts w:hint="default"/>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76DD8">
            <w:pPr>
              <w:pStyle w:val="26"/>
              <w:bidi w:val="0"/>
              <w:rPr>
                <w:rFonts w:hint="default"/>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294513">
            <w:pPr>
              <w:pStyle w:val="26"/>
              <w:bidi w:val="0"/>
              <w:rPr>
                <w:rFonts w:hint="default"/>
              </w:rPr>
            </w:pPr>
            <w:r>
              <w:rPr>
                <w:rFonts w:hint="default"/>
                <w:lang w:val="en-US" w:eastAsia="zh-CN"/>
              </w:rPr>
              <w:t>黎巴嫩</w:t>
            </w:r>
          </w:p>
        </w:tc>
      </w:tr>
      <w:tr w14:paraId="10718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CCB8C3">
            <w:pPr>
              <w:pStyle w:val="26"/>
              <w:bidi w:val="0"/>
              <w:rPr>
                <w:rFonts w:hint="default"/>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9F6FB9">
            <w:pPr>
              <w:pStyle w:val="26"/>
              <w:bidi w:val="0"/>
              <w:rPr>
                <w:rFonts w:hint="default"/>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6FC34F">
            <w:pPr>
              <w:pStyle w:val="26"/>
              <w:bidi w:val="0"/>
              <w:rPr>
                <w:rFonts w:hint="default"/>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BD488F">
            <w:pPr>
              <w:pStyle w:val="26"/>
              <w:bidi w:val="0"/>
              <w:rPr>
                <w:rFonts w:hint="default"/>
              </w:rPr>
            </w:pPr>
            <w:r>
              <w:rPr>
                <w:rFonts w:hint="default"/>
                <w:lang w:val="en-US" w:eastAsia="zh-CN"/>
              </w:rPr>
              <w:t>莱索托</w:t>
            </w:r>
          </w:p>
        </w:tc>
      </w:tr>
      <w:tr w14:paraId="37E31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3EC371">
            <w:pPr>
              <w:pStyle w:val="26"/>
              <w:bidi w:val="0"/>
              <w:rPr>
                <w:rFonts w:hint="default"/>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627B47">
            <w:pPr>
              <w:pStyle w:val="26"/>
              <w:bidi w:val="0"/>
              <w:rPr>
                <w:rFonts w:hint="default"/>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073FFD">
            <w:pPr>
              <w:pStyle w:val="26"/>
              <w:bidi w:val="0"/>
              <w:rPr>
                <w:rFonts w:hint="default"/>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F1168D">
            <w:pPr>
              <w:pStyle w:val="26"/>
              <w:bidi w:val="0"/>
              <w:rPr>
                <w:rFonts w:hint="default"/>
              </w:rPr>
            </w:pPr>
            <w:r>
              <w:rPr>
                <w:rFonts w:hint="default"/>
                <w:lang w:val="en-US" w:eastAsia="zh-CN"/>
              </w:rPr>
              <w:t>拉脱维亚</w:t>
            </w:r>
          </w:p>
        </w:tc>
      </w:tr>
      <w:tr w14:paraId="3F85B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F55B7F">
            <w:pPr>
              <w:pStyle w:val="26"/>
              <w:bidi w:val="0"/>
              <w:rPr>
                <w:rFonts w:hint="default"/>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E508DE">
            <w:pPr>
              <w:pStyle w:val="26"/>
              <w:bidi w:val="0"/>
              <w:rPr>
                <w:rFonts w:hint="default"/>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C38CAA">
            <w:pPr>
              <w:pStyle w:val="26"/>
              <w:bidi w:val="0"/>
              <w:rPr>
                <w:rFonts w:hint="default"/>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7533163">
            <w:pPr>
              <w:pStyle w:val="26"/>
              <w:bidi w:val="0"/>
              <w:rPr>
                <w:rFonts w:hint="default"/>
              </w:rPr>
            </w:pPr>
            <w:r>
              <w:rPr>
                <w:rFonts w:hint="default"/>
                <w:lang w:val="en-US" w:eastAsia="zh-CN"/>
              </w:rPr>
              <w:t>利比里亚</w:t>
            </w:r>
          </w:p>
        </w:tc>
      </w:tr>
      <w:tr w14:paraId="0856F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B1AD6E">
            <w:pPr>
              <w:pStyle w:val="26"/>
              <w:bidi w:val="0"/>
              <w:rPr>
                <w:rFonts w:hint="default"/>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4FB562">
            <w:pPr>
              <w:pStyle w:val="26"/>
              <w:bidi w:val="0"/>
              <w:rPr>
                <w:rFonts w:hint="default"/>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783973">
            <w:pPr>
              <w:pStyle w:val="26"/>
              <w:bidi w:val="0"/>
              <w:rPr>
                <w:rFonts w:hint="default"/>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B3994A">
            <w:pPr>
              <w:pStyle w:val="26"/>
              <w:bidi w:val="0"/>
              <w:rPr>
                <w:rFonts w:hint="default"/>
              </w:rPr>
            </w:pPr>
            <w:r>
              <w:rPr>
                <w:rFonts w:hint="default"/>
                <w:lang w:val="en-US" w:eastAsia="zh-CN"/>
              </w:rPr>
              <w:t>利比亚</w:t>
            </w:r>
          </w:p>
        </w:tc>
      </w:tr>
      <w:tr w14:paraId="1288A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BA848C">
            <w:pPr>
              <w:pStyle w:val="26"/>
              <w:bidi w:val="0"/>
              <w:rPr>
                <w:rFonts w:hint="default"/>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5B40D">
            <w:pPr>
              <w:pStyle w:val="26"/>
              <w:bidi w:val="0"/>
              <w:rPr>
                <w:rFonts w:hint="default"/>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23D950">
            <w:pPr>
              <w:pStyle w:val="26"/>
              <w:bidi w:val="0"/>
              <w:rPr>
                <w:rFonts w:hint="default"/>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5D51CE">
            <w:pPr>
              <w:pStyle w:val="26"/>
              <w:bidi w:val="0"/>
              <w:rPr>
                <w:rFonts w:hint="default"/>
              </w:rPr>
            </w:pPr>
            <w:r>
              <w:rPr>
                <w:rFonts w:hint="default"/>
                <w:lang w:val="en-US" w:eastAsia="zh-CN"/>
              </w:rPr>
              <w:t>列支敦士登</w:t>
            </w:r>
          </w:p>
        </w:tc>
      </w:tr>
      <w:tr w14:paraId="0524C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AEC036">
            <w:pPr>
              <w:pStyle w:val="26"/>
              <w:bidi w:val="0"/>
              <w:rPr>
                <w:rFonts w:hint="default"/>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A98D5ED">
            <w:pPr>
              <w:pStyle w:val="26"/>
              <w:bidi w:val="0"/>
              <w:rPr>
                <w:rFonts w:hint="default"/>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1E44BE">
            <w:pPr>
              <w:pStyle w:val="26"/>
              <w:bidi w:val="0"/>
              <w:rPr>
                <w:rFonts w:hint="default"/>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6BA68F">
            <w:pPr>
              <w:pStyle w:val="26"/>
              <w:bidi w:val="0"/>
              <w:rPr>
                <w:rFonts w:hint="default"/>
              </w:rPr>
            </w:pPr>
            <w:r>
              <w:rPr>
                <w:rFonts w:hint="default"/>
                <w:lang w:val="en-US" w:eastAsia="zh-CN"/>
              </w:rPr>
              <w:t>立陶宛</w:t>
            </w:r>
          </w:p>
        </w:tc>
      </w:tr>
      <w:tr w14:paraId="021CE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3F1BAF">
            <w:pPr>
              <w:pStyle w:val="26"/>
              <w:bidi w:val="0"/>
              <w:rPr>
                <w:rFonts w:hint="default"/>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B9054F">
            <w:pPr>
              <w:pStyle w:val="26"/>
              <w:bidi w:val="0"/>
              <w:rPr>
                <w:rFonts w:hint="default"/>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2737E3">
            <w:pPr>
              <w:pStyle w:val="26"/>
              <w:bidi w:val="0"/>
              <w:rPr>
                <w:rFonts w:hint="default"/>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3FF270">
            <w:pPr>
              <w:pStyle w:val="26"/>
              <w:bidi w:val="0"/>
              <w:rPr>
                <w:rFonts w:hint="default"/>
              </w:rPr>
            </w:pPr>
            <w:r>
              <w:rPr>
                <w:rFonts w:hint="default"/>
                <w:lang w:val="en-US" w:eastAsia="zh-CN"/>
              </w:rPr>
              <w:t>卢森堡</w:t>
            </w:r>
          </w:p>
        </w:tc>
      </w:tr>
      <w:tr w14:paraId="21244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BD5B64">
            <w:pPr>
              <w:pStyle w:val="26"/>
              <w:bidi w:val="0"/>
              <w:rPr>
                <w:rFonts w:hint="default"/>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DF42C2">
            <w:pPr>
              <w:pStyle w:val="26"/>
              <w:bidi w:val="0"/>
              <w:rPr>
                <w:rFonts w:hint="default"/>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E357ED">
            <w:pPr>
              <w:pStyle w:val="26"/>
              <w:bidi w:val="0"/>
              <w:rPr>
                <w:rFonts w:hint="default"/>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57DCD3">
            <w:pPr>
              <w:pStyle w:val="26"/>
              <w:bidi w:val="0"/>
              <w:rPr>
                <w:rFonts w:hint="default"/>
              </w:rPr>
            </w:pPr>
            <w:r>
              <w:rPr>
                <w:rFonts w:hint="default"/>
                <w:lang w:val="en-US" w:eastAsia="zh-CN"/>
              </w:rPr>
              <w:t>中国澳门</w:t>
            </w:r>
          </w:p>
        </w:tc>
      </w:tr>
      <w:tr w14:paraId="6A82C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D76B54">
            <w:pPr>
              <w:pStyle w:val="26"/>
              <w:bidi w:val="0"/>
              <w:rPr>
                <w:rFonts w:hint="default"/>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EE59B5">
            <w:pPr>
              <w:pStyle w:val="26"/>
              <w:bidi w:val="0"/>
              <w:rPr>
                <w:rFonts w:hint="default"/>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F550F7">
            <w:pPr>
              <w:pStyle w:val="26"/>
              <w:bidi w:val="0"/>
              <w:rPr>
                <w:rFonts w:hint="default"/>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47C5B2">
            <w:pPr>
              <w:pStyle w:val="26"/>
              <w:bidi w:val="0"/>
              <w:rPr>
                <w:rFonts w:hint="default"/>
              </w:rPr>
            </w:pPr>
            <w:r>
              <w:rPr>
                <w:rFonts w:hint="default"/>
                <w:lang w:val="en-US" w:eastAsia="zh-CN"/>
              </w:rPr>
              <w:t>马达加斯加</w:t>
            </w:r>
          </w:p>
        </w:tc>
      </w:tr>
      <w:tr w14:paraId="1FFED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168A577">
            <w:pPr>
              <w:pStyle w:val="26"/>
              <w:bidi w:val="0"/>
              <w:rPr>
                <w:rFonts w:hint="default"/>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17A0AF">
            <w:pPr>
              <w:pStyle w:val="26"/>
              <w:bidi w:val="0"/>
              <w:rPr>
                <w:rFonts w:hint="default"/>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BBC6BC">
            <w:pPr>
              <w:pStyle w:val="26"/>
              <w:bidi w:val="0"/>
              <w:rPr>
                <w:rFonts w:hint="default"/>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0395DA">
            <w:pPr>
              <w:pStyle w:val="26"/>
              <w:bidi w:val="0"/>
              <w:rPr>
                <w:rFonts w:hint="default"/>
              </w:rPr>
            </w:pPr>
            <w:r>
              <w:rPr>
                <w:rFonts w:hint="default"/>
                <w:lang w:val="en-US" w:eastAsia="zh-CN"/>
              </w:rPr>
              <w:t>马拉维</w:t>
            </w:r>
          </w:p>
        </w:tc>
      </w:tr>
      <w:tr w14:paraId="6FC5B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0D4D28">
            <w:pPr>
              <w:pStyle w:val="26"/>
              <w:bidi w:val="0"/>
              <w:rPr>
                <w:rFonts w:hint="default"/>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D9923FD">
            <w:pPr>
              <w:pStyle w:val="26"/>
              <w:bidi w:val="0"/>
              <w:rPr>
                <w:rFonts w:hint="default"/>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4EA285">
            <w:pPr>
              <w:pStyle w:val="26"/>
              <w:bidi w:val="0"/>
              <w:rPr>
                <w:rFonts w:hint="default"/>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E5F8C">
            <w:pPr>
              <w:pStyle w:val="26"/>
              <w:bidi w:val="0"/>
              <w:rPr>
                <w:rFonts w:hint="default"/>
              </w:rPr>
            </w:pPr>
            <w:r>
              <w:rPr>
                <w:rFonts w:hint="default"/>
                <w:lang w:val="en-US" w:eastAsia="zh-CN"/>
              </w:rPr>
              <w:t>马来西亚</w:t>
            </w:r>
          </w:p>
        </w:tc>
      </w:tr>
      <w:tr w14:paraId="71818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FF0F14">
            <w:pPr>
              <w:pStyle w:val="26"/>
              <w:bidi w:val="0"/>
              <w:rPr>
                <w:rFonts w:hint="default"/>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E066A0">
            <w:pPr>
              <w:pStyle w:val="26"/>
              <w:bidi w:val="0"/>
              <w:rPr>
                <w:rFonts w:hint="default"/>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FDCA15">
            <w:pPr>
              <w:pStyle w:val="26"/>
              <w:bidi w:val="0"/>
              <w:rPr>
                <w:rFonts w:hint="default"/>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E881F2">
            <w:pPr>
              <w:pStyle w:val="26"/>
              <w:bidi w:val="0"/>
              <w:rPr>
                <w:rFonts w:hint="default"/>
              </w:rPr>
            </w:pPr>
            <w:r>
              <w:rPr>
                <w:rFonts w:hint="default"/>
                <w:lang w:val="en-US" w:eastAsia="zh-CN"/>
              </w:rPr>
              <w:t>马尔代夫</w:t>
            </w:r>
          </w:p>
        </w:tc>
      </w:tr>
      <w:tr w14:paraId="1AA67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4D0EB3">
            <w:pPr>
              <w:pStyle w:val="26"/>
              <w:bidi w:val="0"/>
              <w:rPr>
                <w:rFonts w:hint="default"/>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68A4AD">
            <w:pPr>
              <w:pStyle w:val="26"/>
              <w:bidi w:val="0"/>
              <w:rPr>
                <w:rFonts w:hint="default"/>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E287EA">
            <w:pPr>
              <w:pStyle w:val="26"/>
              <w:bidi w:val="0"/>
              <w:rPr>
                <w:rFonts w:hint="default"/>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1763D3">
            <w:pPr>
              <w:pStyle w:val="26"/>
              <w:bidi w:val="0"/>
              <w:rPr>
                <w:rFonts w:hint="default"/>
              </w:rPr>
            </w:pPr>
            <w:r>
              <w:rPr>
                <w:rFonts w:hint="default"/>
                <w:lang w:val="en-US" w:eastAsia="zh-CN"/>
              </w:rPr>
              <w:t>马里</w:t>
            </w:r>
          </w:p>
        </w:tc>
      </w:tr>
      <w:tr w14:paraId="18FDE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D2FDA4">
            <w:pPr>
              <w:pStyle w:val="26"/>
              <w:bidi w:val="0"/>
              <w:rPr>
                <w:rFonts w:hint="default"/>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DFC51B">
            <w:pPr>
              <w:pStyle w:val="26"/>
              <w:bidi w:val="0"/>
              <w:rPr>
                <w:rFonts w:hint="default"/>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6DAE15">
            <w:pPr>
              <w:pStyle w:val="26"/>
              <w:bidi w:val="0"/>
              <w:rPr>
                <w:rFonts w:hint="default"/>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A71FFA9">
            <w:pPr>
              <w:pStyle w:val="26"/>
              <w:bidi w:val="0"/>
              <w:rPr>
                <w:rFonts w:hint="default"/>
              </w:rPr>
            </w:pPr>
            <w:r>
              <w:rPr>
                <w:rFonts w:hint="default"/>
                <w:lang w:val="en-US" w:eastAsia="zh-CN"/>
              </w:rPr>
              <w:t>马耳他</w:t>
            </w:r>
          </w:p>
        </w:tc>
      </w:tr>
      <w:tr w14:paraId="6F480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89BFFD">
            <w:pPr>
              <w:pStyle w:val="26"/>
              <w:bidi w:val="0"/>
              <w:rPr>
                <w:rFonts w:hint="default"/>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6D03B9">
            <w:pPr>
              <w:pStyle w:val="26"/>
              <w:bidi w:val="0"/>
              <w:rPr>
                <w:rFonts w:hint="default"/>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4623D6">
            <w:pPr>
              <w:pStyle w:val="26"/>
              <w:bidi w:val="0"/>
              <w:rPr>
                <w:rFonts w:hint="default"/>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862880">
            <w:pPr>
              <w:pStyle w:val="26"/>
              <w:bidi w:val="0"/>
              <w:rPr>
                <w:rFonts w:hint="default"/>
              </w:rPr>
            </w:pPr>
            <w:r>
              <w:rPr>
                <w:rFonts w:hint="default"/>
                <w:lang w:val="en-US" w:eastAsia="zh-CN"/>
              </w:rPr>
              <w:t>马提尼克</w:t>
            </w:r>
          </w:p>
        </w:tc>
      </w:tr>
      <w:tr w14:paraId="26A37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133A07C">
            <w:pPr>
              <w:pStyle w:val="26"/>
              <w:bidi w:val="0"/>
              <w:rPr>
                <w:rFonts w:hint="default"/>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FBB94D">
            <w:pPr>
              <w:pStyle w:val="26"/>
              <w:bidi w:val="0"/>
              <w:rPr>
                <w:rFonts w:hint="default"/>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8548D8">
            <w:pPr>
              <w:pStyle w:val="26"/>
              <w:bidi w:val="0"/>
              <w:rPr>
                <w:rFonts w:hint="default"/>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F27A59">
            <w:pPr>
              <w:pStyle w:val="26"/>
              <w:bidi w:val="0"/>
              <w:rPr>
                <w:rFonts w:hint="default"/>
              </w:rPr>
            </w:pPr>
            <w:r>
              <w:rPr>
                <w:rFonts w:hint="default"/>
                <w:lang w:val="en-US" w:eastAsia="zh-CN"/>
              </w:rPr>
              <w:t>毛里塔尼亚</w:t>
            </w:r>
          </w:p>
        </w:tc>
      </w:tr>
      <w:tr w14:paraId="22E6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5696A9">
            <w:pPr>
              <w:pStyle w:val="26"/>
              <w:bidi w:val="0"/>
              <w:rPr>
                <w:rFonts w:hint="default"/>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137829">
            <w:pPr>
              <w:pStyle w:val="26"/>
              <w:bidi w:val="0"/>
              <w:rPr>
                <w:rFonts w:hint="default"/>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009C28">
            <w:pPr>
              <w:pStyle w:val="26"/>
              <w:bidi w:val="0"/>
              <w:rPr>
                <w:rFonts w:hint="default"/>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F7F5D2">
            <w:pPr>
              <w:pStyle w:val="26"/>
              <w:bidi w:val="0"/>
              <w:rPr>
                <w:rFonts w:hint="default"/>
              </w:rPr>
            </w:pPr>
            <w:r>
              <w:rPr>
                <w:rFonts w:hint="default"/>
                <w:lang w:val="en-US" w:eastAsia="zh-CN"/>
              </w:rPr>
              <w:t>毛里求斯</w:t>
            </w:r>
          </w:p>
        </w:tc>
      </w:tr>
      <w:tr w14:paraId="1E32F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04CF70">
            <w:pPr>
              <w:pStyle w:val="26"/>
              <w:bidi w:val="0"/>
              <w:rPr>
                <w:rFonts w:hint="default"/>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2173BC">
            <w:pPr>
              <w:pStyle w:val="26"/>
              <w:bidi w:val="0"/>
              <w:rPr>
                <w:rFonts w:hint="default"/>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1C3DFD">
            <w:pPr>
              <w:pStyle w:val="26"/>
              <w:bidi w:val="0"/>
              <w:rPr>
                <w:rFonts w:hint="default"/>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C0DE1D">
            <w:pPr>
              <w:pStyle w:val="26"/>
              <w:bidi w:val="0"/>
              <w:rPr>
                <w:rFonts w:hint="default"/>
              </w:rPr>
            </w:pPr>
            <w:r>
              <w:rPr>
                <w:rFonts w:hint="default"/>
                <w:lang w:val="en-US" w:eastAsia="zh-CN"/>
              </w:rPr>
              <w:t>墨西哥</w:t>
            </w:r>
          </w:p>
        </w:tc>
      </w:tr>
      <w:tr w14:paraId="76EC0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C05FFA">
            <w:pPr>
              <w:pStyle w:val="26"/>
              <w:bidi w:val="0"/>
              <w:rPr>
                <w:rFonts w:hint="default"/>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C0C93FD">
            <w:pPr>
              <w:pStyle w:val="26"/>
              <w:bidi w:val="0"/>
              <w:rPr>
                <w:rFonts w:hint="default"/>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9808BA">
            <w:pPr>
              <w:pStyle w:val="26"/>
              <w:bidi w:val="0"/>
              <w:rPr>
                <w:rFonts w:hint="default"/>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A0E9CA">
            <w:pPr>
              <w:pStyle w:val="26"/>
              <w:bidi w:val="0"/>
              <w:rPr>
                <w:rFonts w:hint="default"/>
              </w:rPr>
            </w:pPr>
            <w:r>
              <w:rPr>
                <w:rFonts w:hint="default"/>
                <w:lang w:val="en-US" w:eastAsia="zh-CN"/>
              </w:rPr>
              <w:t>摩纳哥</w:t>
            </w:r>
          </w:p>
        </w:tc>
      </w:tr>
      <w:tr w14:paraId="0A57D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CA0A4F">
            <w:pPr>
              <w:pStyle w:val="26"/>
              <w:bidi w:val="0"/>
              <w:rPr>
                <w:rFonts w:hint="default"/>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A0A030">
            <w:pPr>
              <w:pStyle w:val="26"/>
              <w:bidi w:val="0"/>
              <w:rPr>
                <w:rFonts w:hint="default"/>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2D98AD">
            <w:pPr>
              <w:pStyle w:val="26"/>
              <w:bidi w:val="0"/>
              <w:rPr>
                <w:rFonts w:hint="default"/>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457755">
            <w:pPr>
              <w:pStyle w:val="26"/>
              <w:bidi w:val="0"/>
              <w:rPr>
                <w:rFonts w:hint="default"/>
              </w:rPr>
            </w:pPr>
            <w:r>
              <w:rPr>
                <w:rFonts w:hint="default"/>
                <w:lang w:val="en-US" w:eastAsia="zh-CN"/>
              </w:rPr>
              <w:t>蒙古</w:t>
            </w:r>
          </w:p>
        </w:tc>
      </w:tr>
      <w:tr w14:paraId="13EAA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9BA94D">
            <w:pPr>
              <w:pStyle w:val="26"/>
              <w:bidi w:val="0"/>
              <w:rPr>
                <w:rFonts w:hint="default"/>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6AD788">
            <w:pPr>
              <w:pStyle w:val="26"/>
              <w:bidi w:val="0"/>
              <w:rPr>
                <w:rFonts w:hint="default"/>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4C19FD">
            <w:pPr>
              <w:pStyle w:val="26"/>
              <w:bidi w:val="0"/>
              <w:rPr>
                <w:rFonts w:hint="default"/>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64A2C0">
            <w:pPr>
              <w:pStyle w:val="26"/>
              <w:bidi w:val="0"/>
              <w:rPr>
                <w:rFonts w:hint="default"/>
              </w:rPr>
            </w:pPr>
            <w:r>
              <w:rPr>
                <w:rFonts w:hint="default"/>
                <w:lang w:val="en-US" w:eastAsia="zh-CN"/>
              </w:rPr>
              <w:t>摩尔多瓦</w:t>
            </w:r>
          </w:p>
        </w:tc>
      </w:tr>
      <w:tr w14:paraId="4E335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138F89">
            <w:pPr>
              <w:pStyle w:val="26"/>
              <w:bidi w:val="0"/>
              <w:rPr>
                <w:rFonts w:hint="default"/>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E2A29C">
            <w:pPr>
              <w:pStyle w:val="26"/>
              <w:bidi w:val="0"/>
              <w:rPr>
                <w:rFonts w:hint="default"/>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C81850">
            <w:pPr>
              <w:pStyle w:val="26"/>
              <w:bidi w:val="0"/>
              <w:rPr>
                <w:rFonts w:hint="default"/>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873891">
            <w:pPr>
              <w:pStyle w:val="26"/>
              <w:bidi w:val="0"/>
              <w:rPr>
                <w:rFonts w:hint="default"/>
              </w:rPr>
            </w:pPr>
            <w:r>
              <w:rPr>
                <w:rFonts w:hint="default"/>
                <w:lang w:val="en-US" w:eastAsia="zh-CN"/>
              </w:rPr>
              <w:t>黑山</w:t>
            </w:r>
          </w:p>
        </w:tc>
      </w:tr>
      <w:tr w14:paraId="2CDBE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BA579E">
            <w:pPr>
              <w:pStyle w:val="26"/>
              <w:bidi w:val="0"/>
              <w:rPr>
                <w:rFonts w:hint="default"/>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9CBBA9">
            <w:pPr>
              <w:pStyle w:val="26"/>
              <w:bidi w:val="0"/>
              <w:rPr>
                <w:rFonts w:hint="default"/>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72EFF6">
            <w:pPr>
              <w:pStyle w:val="26"/>
              <w:bidi w:val="0"/>
              <w:rPr>
                <w:rFonts w:hint="default"/>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74BF61">
            <w:pPr>
              <w:pStyle w:val="26"/>
              <w:bidi w:val="0"/>
              <w:rPr>
                <w:rFonts w:hint="default"/>
              </w:rPr>
            </w:pPr>
            <w:r>
              <w:rPr>
                <w:rFonts w:hint="default"/>
                <w:lang w:val="en-US" w:eastAsia="zh-CN"/>
              </w:rPr>
              <w:t>蒙特塞拉特</w:t>
            </w:r>
          </w:p>
        </w:tc>
      </w:tr>
      <w:tr w14:paraId="63422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0F0F75D">
            <w:pPr>
              <w:pStyle w:val="26"/>
              <w:bidi w:val="0"/>
              <w:rPr>
                <w:rFonts w:hint="default"/>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B257999">
            <w:pPr>
              <w:pStyle w:val="26"/>
              <w:bidi w:val="0"/>
              <w:rPr>
                <w:rFonts w:hint="default"/>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5C1028">
            <w:pPr>
              <w:pStyle w:val="26"/>
              <w:bidi w:val="0"/>
              <w:rPr>
                <w:rFonts w:hint="default"/>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7F9E40">
            <w:pPr>
              <w:pStyle w:val="26"/>
              <w:bidi w:val="0"/>
              <w:rPr>
                <w:rFonts w:hint="default"/>
              </w:rPr>
            </w:pPr>
            <w:r>
              <w:rPr>
                <w:rFonts w:hint="default"/>
                <w:lang w:val="en-US" w:eastAsia="zh-CN"/>
              </w:rPr>
              <w:t>摩洛哥</w:t>
            </w:r>
          </w:p>
        </w:tc>
      </w:tr>
      <w:tr w14:paraId="719C2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E41D13">
            <w:pPr>
              <w:pStyle w:val="26"/>
              <w:bidi w:val="0"/>
              <w:rPr>
                <w:rFonts w:hint="default"/>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286775">
            <w:pPr>
              <w:pStyle w:val="26"/>
              <w:bidi w:val="0"/>
              <w:rPr>
                <w:rFonts w:hint="default"/>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34ACEC">
            <w:pPr>
              <w:pStyle w:val="26"/>
              <w:bidi w:val="0"/>
              <w:rPr>
                <w:rFonts w:hint="default"/>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7C8161">
            <w:pPr>
              <w:pStyle w:val="26"/>
              <w:bidi w:val="0"/>
              <w:rPr>
                <w:rFonts w:hint="default"/>
              </w:rPr>
            </w:pPr>
            <w:r>
              <w:rPr>
                <w:rFonts w:hint="default"/>
                <w:lang w:val="en-US" w:eastAsia="zh-CN"/>
              </w:rPr>
              <w:t>莫桑比克</w:t>
            </w:r>
          </w:p>
        </w:tc>
      </w:tr>
      <w:tr w14:paraId="2C50E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91D3871">
            <w:pPr>
              <w:pStyle w:val="26"/>
              <w:bidi w:val="0"/>
              <w:rPr>
                <w:rFonts w:hint="default"/>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0B7F9F">
            <w:pPr>
              <w:pStyle w:val="26"/>
              <w:bidi w:val="0"/>
              <w:rPr>
                <w:rFonts w:hint="default"/>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1AC600">
            <w:pPr>
              <w:pStyle w:val="26"/>
              <w:bidi w:val="0"/>
              <w:rPr>
                <w:rFonts w:hint="default"/>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6D717B">
            <w:pPr>
              <w:pStyle w:val="26"/>
              <w:bidi w:val="0"/>
              <w:rPr>
                <w:rFonts w:hint="default"/>
              </w:rPr>
            </w:pPr>
            <w:r>
              <w:rPr>
                <w:rFonts w:hint="default"/>
                <w:lang w:val="en-US" w:eastAsia="zh-CN"/>
              </w:rPr>
              <w:t>阿曼</w:t>
            </w:r>
          </w:p>
        </w:tc>
      </w:tr>
      <w:tr w14:paraId="446E8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888A58">
            <w:pPr>
              <w:pStyle w:val="26"/>
              <w:bidi w:val="0"/>
              <w:rPr>
                <w:rFonts w:hint="default"/>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9D9893">
            <w:pPr>
              <w:pStyle w:val="26"/>
              <w:bidi w:val="0"/>
              <w:rPr>
                <w:rFonts w:hint="default"/>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54EF3D">
            <w:pPr>
              <w:pStyle w:val="26"/>
              <w:bidi w:val="0"/>
              <w:rPr>
                <w:rFonts w:hint="default"/>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F55254">
            <w:pPr>
              <w:pStyle w:val="26"/>
              <w:bidi w:val="0"/>
              <w:rPr>
                <w:rFonts w:hint="default"/>
              </w:rPr>
            </w:pPr>
            <w:r>
              <w:rPr>
                <w:rFonts w:hint="default"/>
                <w:lang w:val="en-US" w:eastAsia="zh-CN"/>
              </w:rPr>
              <w:t>纳米比亚</w:t>
            </w:r>
          </w:p>
        </w:tc>
      </w:tr>
      <w:tr w14:paraId="1B0FF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C1C970">
            <w:pPr>
              <w:pStyle w:val="26"/>
              <w:bidi w:val="0"/>
              <w:rPr>
                <w:rFonts w:hint="default"/>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BBD771">
            <w:pPr>
              <w:pStyle w:val="26"/>
              <w:bidi w:val="0"/>
              <w:rPr>
                <w:rFonts w:hint="default"/>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EC49CAA">
            <w:pPr>
              <w:pStyle w:val="26"/>
              <w:bidi w:val="0"/>
              <w:rPr>
                <w:rFonts w:hint="default"/>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F0B9F5">
            <w:pPr>
              <w:pStyle w:val="26"/>
              <w:bidi w:val="0"/>
              <w:rPr>
                <w:rFonts w:hint="default"/>
              </w:rPr>
            </w:pPr>
            <w:r>
              <w:rPr>
                <w:rFonts w:hint="default"/>
                <w:lang w:val="en-US" w:eastAsia="zh-CN"/>
              </w:rPr>
              <w:t>瑙鲁</w:t>
            </w:r>
          </w:p>
        </w:tc>
      </w:tr>
      <w:tr w14:paraId="6D339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1C3EC8">
            <w:pPr>
              <w:pStyle w:val="26"/>
              <w:bidi w:val="0"/>
              <w:rPr>
                <w:rFonts w:hint="default"/>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D03668">
            <w:pPr>
              <w:pStyle w:val="26"/>
              <w:bidi w:val="0"/>
              <w:rPr>
                <w:rFonts w:hint="default"/>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2B2160">
            <w:pPr>
              <w:pStyle w:val="26"/>
              <w:bidi w:val="0"/>
              <w:rPr>
                <w:rFonts w:hint="default"/>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CC31A9">
            <w:pPr>
              <w:pStyle w:val="26"/>
              <w:bidi w:val="0"/>
              <w:rPr>
                <w:rFonts w:hint="default"/>
              </w:rPr>
            </w:pPr>
            <w:r>
              <w:rPr>
                <w:rFonts w:hint="default"/>
                <w:lang w:val="en-US" w:eastAsia="zh-CN"/>
              </w:rPr>
              <w:t>尼泊尔</w:t>
            </w:r>
          </w:p>
        </w:tc>
      </w:tr>
      <w:tr w14:paraId="780E1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2E913E">
            <w:pPr>
              <w:pStyle w:val="26"/>
              <w:bidi w:val="0"/>
              <w:rPr>
                <w:rFonts w:hint="default"/>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62FEB5">
            <w:pPr>
              <w:pStyle w:val="26"/>
              <w:bidi w:val="0"/>
              <w:rPr>
                <w:rFonts w:hint="default"/>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F4256A">
            <w:pPr>
              <w:pStyle w:val="26"/>
              <w:bidi w:val="0"/>
              <w:rPr>
                <w:rFonts w:hint="default"/>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904609">
            <w:pPr>
              <w:pStyle w:val="26"/>
              <w:bidi w:val="0"/>
              <w:rPr>
                <w:rFonts w:hint="default"/>
              </w:rPr>
            </w:pPr>
            <w:r>
              <w:rPr>
                <w:rFonts w:hint="default"/>
                <w:lang w:val="en-US" w:eastAsia="zh-CN"/>
              </w:rPr>
              <w:t>荷兰</w:t>
            </w:r>
          </w:p>
        </w:tc>
      </w:tr>
      <w:tr w14:paraId="515C5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E212CE">
            <w:pPr>
              <w:pStyle w:val="26"/>
              <w:bidi w:val="0"/>
              <w:rPr>
                <w:rFonts w:hint="default"/>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3E6D35">
            <w:pPr>
              <w:pStyle w:val="26"/>
              <w:bidi w:val="0"/>
              <w:rPr>
                <w:rFonts w:hint="default"/>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CAEF47">
            <w:pPr>
              <w:pStyle w:val="26"/>
              <w:bidi w:val="0"/>
              <w:rPr>
                <w:rFonts w:hint="default"/>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C17434">
            <w:pPr>
              <w:pStyle w:val="26"/>
              <w:bidi w:val="0"/>
              <w:rPr>
                <w:rFonts w:hint="default"/>
              </w:rPr>
            </w:pPr>
            <w:r>
              <w:rPr>
                <w:rFonts w:hint="default"/>
                <w:lang w:val="en-US" w:eastAsia="zh-CN"/>
              </w:rPr>
              <w:t>荷属安的列斯</w:t>
            </w:r>
          </w:p>
        </w:tc>
      </w:tr>
      <w:tr w14:paraId="4802F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948E45">
            <w:pPr>
              <w:pStyle w:val="26"/>
              <w:bidi w:val="0"/>
              <w:rPr>
                <w:rFonts w:hint="default"/>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92E46C">
            <w:pPr>
              <w:pStyle w:val="26"/>
              <w:bidi w:val="0"/>
              <w:rPr>
                <w:rFonts w:hint="default"/>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AFA9C1">
            <w:pPr>
              <w:pStyle w:val="26"/>
              <w:bidi w:val="0"/>
              <w:rPr>
                <w:rFonts w:hint="default"/>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DEE3FD">
            <w:pPr>
              <w:pStyle w:val="26"/>
              <w:bidi w:val="0"/>
              <w:rPr>
                <w:rFonts w:hint="default"/>
              </w:rPr>
            </w:pPr>
            <w:r>
              <w:rPr>
                <w:rFonts w:hint="default"/>
                <w:lang w:val="en-US" w:eastAsia="zh-CN"/>
              </w:rPr>
              <w:t>阿鲁巴</w:t>
            </w:r>
          </w:p>
        </w:tc>
      </w:tr>
      <w:tr w14:paraId="47600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5E8B7B">
            <w:pPr>
              <w:pStyle w:val="26"/>
              <w:bidi w:val="0"/>
              <w:rPr>
                <w:rFonts w:hint="default"/>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310930">
            <w:pPr>
              <w:pStyle w:val="26"/>
              <w:bidi w:val="0"/>
              <w:rPr>
                <w:rFonts w:hint="default"/>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891211">
            <w:pPr>
              <w:pStyle w:val="26"/>
              <w:bidi w:val="0"/>
              <w:rPr>
                <w:rFonts w:hint="default"/>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619346">
            <w:pPr>
              <w:pStyle w:val="26"/>
              <w:bidi w:val="0"/>
              <w:rPr>
                <w:rFonts w:hint="default"/>
              </w:rPr>
            </w:pPr>
            <w:r>
              <w:rPr>
                <w:rFonts w:hint="default"/>
                <w:lang w:val="en-US" w:eastAsia="zh-CN"/>
              </w:rPr>
              <w:t>新喀里多尼亚</w:t>
            </w:r>
          </w:p>
        </w:tc>
      </w:tr>
      <w:tr w14:paraId="2075A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238B3D">
            <w:pPr>
              <w:pStyle w:val="26"/>
              <w:bidi w:val="0"/>
              <w:rPr>
                <w:rFonts w:hint="default"/>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DE62847">
            <w:pPr>
              <w:pStyle w:val="26"/>
              <w:bidi w:val="0"/>
              <w:rPr>
                <w:rFonts w:hint="default"/>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BB5BA3">
            <w:pPr>
              <w:pStyle w:val="26"/>
              <w:bidi w:val="0"/>
              <w:rPr>
                <w:rFonts w:hint="default"/>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D403D3">
            <w:pPr>
              <w:pStyle w:val="26"/>
              <w:bidi w:val="0"/>
              <w:rPr>
                <w:rFonts w:hint="default"/>
              </w:rPr>
            </w:pPr>
            <w:r>
              <w:rPr>
                <w:rFonts w:hint="default"/>
                <w:lang w:val="en-US" w:eastAsia="zh-CN"/>
              </w:rPr>
              <w:t>瓦努阿图</w:t>
            </w:r>
          </w:p>
        </w:tc>
      </w:tr>
      <w:tr w14:paraId="19E5B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2E7DE2">
            <w:pPr>
              <w:pStyle w:val="26"/>
              <w:bidi w:val="0"/>
              <w:rPr>
                <w:rFonts w:hint="default"/>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3411F3">
            <w:pPr>
              <w:pStyle w:val="26"/>
              <w:bidi w:val="0"/>
              <w:rPr>
                <w:rFonts w:hint="default"/>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84B878">
            <w:pPr>
              <w:pStyle w:val="26"/>
              <w:bidi w:val="0"/>
              <w:rPr>
                <w:rFonts w:hint="default"/>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05968F">
            <w:pPr>
              <w:pStyle w:val="26"/>
              <w:bidi w:val="0"/>
              <w:rPr>
                <w:rFonts w:hint="default"/>
              </w:rPr>
            </w:pPr>
            <w:r>
              <w:rPr>
                <w:rFonts w:hint="default"/>
                <w:lang w:val="en-US" w:eastAsia="zh-CN"/>
              </w:rPr>
              <w:t>新西兰</w:t>
            </w:r>
          </w:p>
        </w:tc>
      </w:tr>
      <w:tr w14:paraId="2CF26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D626A0">
            <w:pPr>
              <w:pStyle w:val="26"/>
              <w:bidi w:val="0"/>
              <w:rPr>
                <w:rFonts w:hint="default"/>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6E00D3">
            <w:pPr>
              <w:pStyle w:val="26"/>
              <w:bidi w:val="0"/>
              <w:rPr>
                <w:rFonts w:hint="default"/>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76FD7E">
            <w:pPr>
              <w:pStyle w:val="26"/>
              <w:bidi w:val="0"/>
              <w:rPr>
                <w:rFonts w:hint="default"/>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15F8E02">
            <w:pPr>
              <w:pStyle w:val="26"/>
              <w:bidi w:val="0"/>
              <w:rPr>
                <w:rFonts w:hint="default"/>
              </w:rPr>
            </w:pPr>
            <w:r>
              <w:rPr>
                <w:rFonts w:hint="default"/>
                <w:lang w:val="en-US" w:eastAsia="zh-CN"/>
              </w:rPr>
              <w:t>尼加拉瓜</w:t>
            </w:r>
          </w:p>
        </w:tc>
      </w:tr>
      <w:tr w14:paraId="744A4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FA2722">
            <w:pPr>
              <w:pStyle w:val="26"/>
              <w:bidi w:val="0"/>
              <w:rPr>
                <w:rFonts w:hint="default"/>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3381BD">
            <w:pPr>
              <w:pStyle w:val="26"/>
              <w:bidi w:val="0"/>
              <w:rPr>
                <w:rFonts w:hint="default"/>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416F00">
            <w:pPr>
              <w:pStyle w:val="26"/>
              <w:bidi w:val="0"/>
              <w:rPr>
                <w:rFonts w:hint="default"/>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74A1EC">
            <w:pPr>
              <w:pStyle w:val="26"/>
              <w:bidi w:val="0"/>
              <w:rPr>
                <w:rFonts w:hint="default"/>
              </w:rPr>
            </w:pPr>
            <w:r>
              <w:rPr>
                <w:rFonts w:hint="default"/>
                <w:lang w:val="en-US" w:eastAsia="zh-CN"/>
              </w:rPr>
              <w:t>尼日尔</w:t>
            </w:r>
          </w:p>
        </w:tc>
      </w:tr>
      <w:tr w14:paraId="0C5A5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3E2281">
            <w:pPr>
              <w:pStyle w:val="26"/>
              <w:bidi w:val="0"/>
              <w:rPr>
                <w:rFonts w:hint="default"/>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983019">
            <w:pPr>
              <w:pStyle w:val="26"/>
              <w:bidi w:val="0"/>
              <w:rPr>
                <w:rFonts w:hint="default"/>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62FDD3">
            <w:pPr>
              <w:pStyle w:val="26"/>
              <w:bidi w:val="0"/>
              <w:rPr>
                <w:rFonts w:hint="default"/>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9986E7">
            <w:pPr>
              <w:pStyle w:val="26"/>
              <w:bidi w:val="0"/>
              <w:rPr>
                <w:rFonts w:hint="default"/>
              </w:rPr>
            </w:pPr>
            <w:r>
              <w:rPr>
                <w:rFonts w:hint="default"/>
                <w:lang w:val="en-US" w:eastAsia="zh-CN"/>
              </w:rPr>
              <w:t>尼日利亚</w:t>
            </w:r>
          </w:p>
        </w:tc>
      </w:tr>
      <w:tr w14:paraId="2A19C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A7E0F6">
            <w:pPr>
              <w:pStyle w:val="26"/>
              <w:bidi w:val="0"/>
              <w:rPr>
                <w:rFonts w:hint="default"/>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5E8AAC">
            <w:pPr>
              <w:pStyle w:val="26"/>
              <w:bidi w:val="0"/>
              <w:rPr>
                <w:rFonts w:hint="default"/>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2C1CB8">
            <w:pPr>
              <w:pStyle w:val="26"/>
              <w:bidi w:val="0"/>
              <w:rPr>
                <w:rFonts w:hint="default"/>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9500FF">
            <w:pPr>
              <w:pStyle w:val="26"/>
              <w:bidi w:val="0"/>
              <w:rPr>
                <w:rFonts w:hint="default"/>
              </w:rPr>
            </w:pPr>
            <w:r>
              <w:rPr>
                <w:rFonts w:hint="default"/>
                <w:lang w:val="en-US" w:eastAsia="zh-CN"/>
              </w:rPr>
              <w:t>纽埃</w:t>
            </w:r>
          </w:p>
        </w:tc>
      </w:tr>
      <w:tr w14:paraId="11997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5A9252">
            <w:pPr>
              <w:pStyle w:val="26"/>
              <w:bidi w:val="0"/>
              <w:rPr>
                <w:rFonts w:hint="default"/>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20EECF">
            <w:pPr>
              <w:pStyle w:val="26"/>
              <w:bidi w:val="0"/>
              <w:rPr>
                <w:rFonts w:hint="default"/>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2428218">
            <w:pPr>
              <w:pStyle w:val="26"/>
              <w:bidi w:val="0"/>
              <w:rPr>
                <w:rFonts w:hint="default"/>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0057F1">
            <w:pPr>
              <w:pStyle w:val="26"/>
              <w:bidi w:val="0"/>
              <w:rPr>
                <w:rFonts w:hint="default"/>
              </w:rPr>
            </w:pPr>
            <w:r>
              <w:rPr>
                <w:rFonts w:hint="default"/>
                <w:lang w:val="en-US" w:eastAsia="zh-CN"/>
              </w:rPr>
              <w:t>诺福克岛</w:t>
            </w:r>
          </w:p>
        </w:tc>
      </w:tr>
      <w:tr w14:paraId="44094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EF1E63">
            <w:pPr>
              <w:pStyle w:val="26"/>
              <w:bidi w:val="0"/>
              <w:rPr>
                <w:rFonts w:hint="default"/>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199AC1">
            <w:pPr>
              <w:pStyle w:val="26"/>
              <w:bidi w:val="0"/>
              <w:rPr>
                <w:rFonts w:hint="default"/>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034A91">
            <w:pPr>
              <w:pStyle w:val="26"/>
              <w:bidi w:val="0"/>
              <w:rPr>
                <w:rFonts w:hint="default"/>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8CFAD1">
            <w:pPr>
              <w:pStyle w:val="26"/>
              <w:bidi w:val="0"/>
              <w:rPr>
                <w:rFonts w:hint="default"/>
              </w:rPr>
            </w:pPr>
            <w:r>
              <w:rPr>
                <w:rFonts w:hint="default"/>
                <w:lang w:val="en-US" w:eastAsia="zh-CN"/>
              </w:rPr>
              <w:t>挪威</w:t>
            </w:r>
          </w:p>
        </w:tc>
      </w:tr>
      <w:tr w14:paraId="73FA5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7F67FC">
            <w:pPr>
              <w:pStyle w:val="26"/>
              <w:bidi w:val="0"/>
              <w:rPr>
                <w:rFonts w:hint="default"/>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F7DA2F">
            <w:pPr>
              <w:pStyle w:val="26"/>
              <w:bidi w:val="0"/>
              <w:rPr>
                <w:rFonts w:hint="default"/>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7319EE">
            <w:pPr>
              <w:pStyle w:val="26"/>
              <w:bidi w:val="0"/>
              <w:rPr>
                <w:rFonts w:hint="default"/>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A83DFE">
            <w:pPr>
              <w:pStyle w:val="26"/>
              <w:bidi w:val="0"/>
              <w:rPr>
                <w:rFonts w:hint="default"/>
              </w:rPr>
            </w:pPr>
            <w:r>
              <w:rPr>
                <w:rFonts w:hint="default"/>
                <w:lang w:val="en-US" w:eastAsia="zh-CN"/>
              </w:rPr>
              <w:t>北马里亚纳</w:t>
            </w:r>
          </w:p>
        </w:tc>
      </w:tr>
      <w:tr w14:paraId="131FC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D2D31E">
            <w:pPr>
              <w:pStyle w:val="26"/>
              <w:bidi w:val="0"/>
              <w:rPr>
                <w:rFonts w:hint="default"/>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4E333A1">
            <w:pPr>
              <w:pStyle w:val="26"/>
              <w:bidi w:val="0"/>
              <w:rPr>
                <w:rFonts w:hint="default"/>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E245BA">
            <w:pPr>
              <w:pStyle w:val="26"/>
              <w:bidi w:val="0"/>
              <w:rPr>
                <w:rFonts w:hint="default"/>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0B1580">
            <w:pPr>
              <w:pStyle w:val="26"/>
              <w:bidi w:val="0"/>
              <w:rPr>
                <w:rFonts w:hint="default"/>
              </w:rPr>
            </w:pPr>
            <w:r>
              <w:rPr>
                <w:rFonts w:hint="default"/>
                <w:lang w:val="en-US" w:eastAsia="zh-CN"/>
              </w:rPr>
              <w:t>美国本土外小岛屿</w:t>
            </w:r>
          </w:p>
        </w:tc>
      </w:tr>
      <w:tr w14:paraId="31F48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2014B2">
            <w:pPr>
              <w:pStyle w:val="26"/>
              <w:bidi w:val="0"/>
              <w:rPr>
                <w:rFonts w:hint="default"/>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D8EF1DA">
            <w:pPr>
              <w:pStyle w:val="26"/>
              <w:bidi w:val="0"/>
              <w:rPr>
                <w:rFonts w:hint="default"/>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2D1F8DE">
            <w:pPr>
              <w:pStyle w:val="26"/>
              <w:bidi w:val="0"/>
              <w:rPr>
                <w:rFonts w:hint="default"/>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A373AF">
            <w:pPr>
              <w:pStyle w:val="26"/>
              <w:bidi w:val="0"/>
              <w:rPr>
                <w:rFonts w:hint="default"/>
              </w:rPr>
            </w:pPr>
            <w:r>
              <w:rPr>
                <w:rFonts w:hint="default"/>
                <w:lang w:val="en-US" w:eastAsia="zh-CN"/>
              </w:rPr>
              <w:t>密克罗尼西亚联邦</w:t>
            </w:r>
          </w:p>
        </w:tc>
      </w:tr>
      <w:tr w14:paraId="0789D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0FEB8F">
            <w:pPr>
              <w:pStyle w:val="26"/>
              <w:bidi w:val="0"/>
              <w:rPr>
                <w:rFonts w:hint="default"/>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45B355">
            <w:pPr>
              <w:pStyle w:val="26"/>
              <w:bidi w:val="0"/>
              <w:rPr>
                <w:rFonts w:hint="default"/>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3B2C10">
            <w:pPr>
              <w:pStyle w:val="26"/>
              <w:bidi w:val="0"/>
              <w:rPr>
                <w:rFonts w:hint="default"/>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A0FC43B">
            <w:pPr>
              <w:pStyle w:val="26"/>
              <w:bidi w:val="0"/>
              <w:rPr>
                <w:rFonts w:hint="default"/>
              </w:rPr>
            </w:pPr>
            <w:r>
              <w:rPr>
                <w:rFonts w:hint="default"/>
                <w:lang w:val="en-US" w:eastAsia="zh-CN"/>
              </w:rPr>
              <w:t>马绍尔群岛</w:t>
            </w:r>
          </w:p>
        </w:tc>
      </w:tr>
      <w:tr w14:paraId="444BF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01654B5">
            <w:pPr>
              <w:pStyle w:val="26"/>
              <w:bidi w:val="0"/>
              <w:rPr>
                <w:rFonts w:hint="default"/>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F939A2">
            <w:pPr>
              <w:pStyle w:val="26"/>
              <w:bidi w:val="0"/>
              <w:rPr>
                <w:rFonts w:hint="default"/>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4A1BC3">
            <w:pPr>
              <w:pStyle w:val="26"/>
              <w:bidi w:val="0"/>
              <w:rPr>
                <w:rFonts w:hint="default"/>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08A6FA">
            <w:pPr>
              <w:pStyle w:val="26"/>
              <w:bidi w:val="0"/>
              <w:rPr>
                <w:rFonts w:hint="default"/>
              </w:rPr>
            </w:pPr>
            <w:r>
              <w:rPr>
                <w:rFonts w:hint="default"/>
                <w:lang w:val="en-US" w:eastAsia="zh-CN"/>
              </w:rPr>
              <w:t>帕劳</w:t>
            </w:r>
          </w:p>
        </w:tc>
      </w:tr>
      <w:tr w14:paraId="7F921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608716">
            <w:pPr>
              <w:pStyle w:val="26"/>
              <w:bidi w:val="0"/>
              <w:rPr>
                <w:rFonts w:hint="default"/>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0B3DAE">
            <w:pPr>
              <w:pStyle w:val="26"/>
              <w:bidi w:val="0"/>
              <w:rPr>
                <w:rFonts w:hint="default"/>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5C3447">
            <w:pPr>
              <w:pStyle w:val="26"/>
              <w:bidi w:val="0"/>
              <w:rPr>
                <w:rFonts w:hint="default"/>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A595C3E">
            <w:pPr>
              <w:pStyle w:val="26"/>
              <w:bidi w:val="0"/>
              <w:rPr>
                <w:rFonts w:hint="default"/>
              </w:rPr>
            </w:pPr>
            <w:r>
              <w:rPr>
                <w:rFonts w:hint="default"/>
                <w:lang w:val="en-US" w:eastAsia="zh-CN"/>
              </w:rPr>
              <w:t>巴基斯坦</w:t>
            </w:r>
          </w:p>
        </w:tc>
      </w:tr>
      <w:tr w14:paraId="637C4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FEA986">
            <w:pPr>
              <w:pStyle w:val="26"/>
              <w:bidi w:val="0"/>
              <w:rPr>
                <w:rFonts w:hint="default"/>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176B49">
            <w:pPr>
              <w:pStyle w:val="26"/>
              <w:bidi w:val="0"/>
              <w:rPr>
                <w:rFonts w:hint="default"/>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7A63A5">
            <w:pPr>
              <w:pStyle w:val="26"/>
              <w:bidi w:val="0"/>
              <w:rPr>
                <w:rFonts w:hint="default"/>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3851C2">
            <w:pPr>
              <w:pStyle w:val="26"/>
              <w:bidi w:val="0"/>
              <w:rPr>
                <w:rFonts w:hint="default"/>
              </w:rPr>
            </w:pPr>
            <w:r>
              <w:rPr>
                <w:rFonts w:hint="default"/>
                <w:lang w:val="en-US" w:eastAsia="zh-CN"/>
              </w:rPr>
              <w:t>巴拿马</w:t>
            </w:r>
          </w:p>
        </w:tc>
      </w:tr>
      <w:tr w14:paraId="18A98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4D691E">
            <w:pPr>
              <w:pStyle w:val="26"/>
              <w:bidi w:val="0"/>
              <w:rPr>
                <w:rFonts w:hint="default"/>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DBE0DC3">
            <w:pPr>
              <w:pStyle w:val="26"/>
              <w:bidi w:val="0"/>
              <w:rPr>
                <w:rFonts w:hint="default"/>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D2FEA9E">
            <w:pPr>
              <w:pStyle w:val="26"/>
              <w:bidi w:val="0"/>
              <w:rPr>
                <w:rFonts w:hint="default"/>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C7B705">
            <w:pPr>
              <w:pStyle w:val="26"/>
              <w:bidi w:val="0"/>
              <w:rPr>
                <w:rFonts w:hint="default"/>
              </w:rPr>
            </w:pPr>
            <w:r>
              <w:rPr>
                <w:rFonts w:hint="default"/>
                <w:lang w:val="en-US" w:eastAsia="zh-CN"/>
              </w:rPr>
              <w:t>巴布亚新几内亚</w:t>
            </w:r>
          </w:p>
        </w:tc>
      </w:tr>
      <w:tr w14:paraId="5D489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9FA706">
            <w:pPr>
              <w:pStyle w:val="26"/>
              <w:bidi w:val="0"/>
              <w:rPr>
                <w:rFonts w:hint="default"/>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334947">
            <w:pPr>
              <w:pStyle w:val="26"/>
              <w:bidi w:val="0"/>
              <w:rPr>
                <w:rFonts w:hint="default"/>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5C5E2F">
            <w:pPr>
              <w:pStyle w:val="26"/>
              <w:bidi w:val="0"/>
              <w:rPr>
                <w:rFonts w:hint="default"/>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969AB5">
            <w:pPr>
              <w:pStyle w:val="26"/>
              <w:bidi w:val="0"/>
              <w:rPr>
                <w:rFonts w:hint="default"/>
              </w:rPr>
            </w:pPr>
            <w:r>
              <w:rPr>
                <w:rFonts w:hint="default"/>
                <w:lang w:val="en-US" w:eastAsia="zh-CN"/>
              </w:rPr>
              <w:t>巴拉圭</w:t>
            </w:r>
          </w:p>
        </w:tc>
      </w:tr>
      <w:tr w14:paraId="478CA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7595AD">
            <w:pPr>
              <w:pStyle w:val="26"/>
              <w:bidi w:val="0"/>
              <w:rPr>
                <w:rFonts w:hint="default"/>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463D7C">
            <w:pPr>
              <w:pStyle w:val="26"/>
              <w:bidi w:val="0"/>
              <w:rPr>
                <w:rFonts w:hint="default"/>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5F074D">
            <w:pPr>
              <w:pStyle w:val="26"/>
              <w:bidi w:val="0"/>
              <w:rPr>
                <w:rFonts w:hint="default"/>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723487">
            <w:pPr>
              <w:pStyle w:val="26"/>
              <w:bidi w:val="0"/>
              <w:rPr>
                <w:rFonts w:hint="default"/>
              </w:rPr>
            </w:pPr>
            <w:r>
              <w:rPr>
                <w:rFonts w:hint="default"/>
                <w:lang w:val="en-US" w:eastAsia="zh-CN"/>
              </w:rPr>
              <w:t>秘鲁</w:t>
            </w:r>
          </w:p>
        </w:tc>
      </w:tr>
      <w:tr w14:paraId="29DF0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13FCA16">
            <w:pPr>
              <w:pStyle w:val="26"/>
              <w:bidi w:val="0"/>
              <w:rPr>
                <w:rFonts w:hint="default"/>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AC0919">
            <w:pPr>
              <w:pStyle w:val="26"/>
              <w:bidi w:val="0"/>
              <w:rPr>
                <w:rFonts w:hint="default"/>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4935C6">
            <w:pPr>
              <w:pStyle w:val="26"/>
              <w:bidi w:val="0"/>
              <w:rPr>
                <w:rFonts w:hint="default"/>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FF5A2E">
            <w:pPr>
              <w:pStyle w:val="26"/>
              <w:bidi w:val="0"/>
              <w:rPr>
                <w:rFonts w:hint="default"/>
              </w:rPr>
            </w:pPr>
            <w:r>
              <w:rPr>
                <w:rFonts w:hint="default"/>
                <w:lang w:val="en-US" w:eastAsia="zh-CN"/>
              </w:rPr>
              <w:t>菲律宾</w:t>
            </w:r>
          </w:p>
        </w:tc>
      </w:tr>
      <w:tr w14:paraId="0BF35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06D74C">
            <w:pPr>
              <w:pStyle w:val="26"/>
              <w:bidi w:val="0"/>
              <w:rPr>
                <w:rFonts w:hint="default"/>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FEE7E7">
            <w:pPr>
              <w:pStyle w:val="26"/>
              <w:bidi w:val="0"/>
              <w:rPr>
                <w:rFonts w:hint="default"/>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7B6FAF">
            <w:pPr>
              <w:pStyle w:val="26"/>
              <w:bidi w:val="0"/>
              <w:rPr>
                <w:rFonts w:hint="default"/>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5F3945">
            <w:pPr>
              <w:pStyle w:val="26"/>
              <w:bidi w:val="0"/>
              <w:rPr>
                <w:rFonts w:hint="default"/>
              </w:rPr>
            </w:pPr>
            <w:r>
              <w:rPr>
                <w:rFonts w:hint="default"/>
                <w:lang w:val="en-US" w:eastAsia="zh-CN"/>
              </w:rPr>
              <w:t>皮特凯恩</w:t>
            </w:r>
          </w:p>
        </w:tc>
      </w:tr>
      <w:tr w14:paraId="491F7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01C2E1">
            <w:pPr>
              <w:pStyle w:val="26"/>
              <w:bidi w:val="0"/>
              <w:rPr>
                <w:rFonts w:hint="default"/>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1605B7">
            <w:pPr>
              <w:pStyle w:val="26"/>
              <w:bidi w:val="0"/>
              <w:rPr>
                <w:rFonts w:hint="default"/>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E6E072">
            <w:pPr>
              <w:pStyle w:val="26"/>
              <w:bidi w:val="0"/>
              <w:rPr>
                <w:rFonts w:hint="default"/>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64A849">
            <w:pPr>
              <w:pStyle w:val="26"/>
              <w:bidi w:val="0"/>
              <w:rPr>
                <w:rFonts w:hint="default"/>
              </w:rPr>
            </w:pPr>
            <w:r>
              <w:rPr>
                <w:rFonts w:hint="default"/>
                <w:lang w:val="en-US" w:eastAsia="zh-CN"/>
              </w:rPr>
              <w:t>波兰</w:t>
            </w:r>
          </w:p>
        </w:tc>
      </w:tr>
      <w:tr w14:paraId="7B3D1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24D8C6">
            <w:pPr>
              <w:pStyle w:val="26"/>
              <w:bidi w:val="0"/>
              <w:rPr>
                <w:rFonts w:hint="default"/>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AC205D">
            <w:pPr>
              <w:pStyle w:val="26"/>
              <w:bidi w:val="0"/>
              <w:rPr>
                <w:rFonts w:hint="default"/>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DAB3CA">
            <w:pPr>
              <w:pStyle w:val="26"/>
              <w:bidi w:val="0"/>
              <w:rPr>
                <w:rFonts w:hint="default"/>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FF4802">
            <w:pPr>
              <w:pStyle w:val="26"/>
              <w:bidi w:val="0"/>
              <w:rPr>
                <w:rFonts w:hint="default"/>
              </w:rPr>
            </w:pPr>
            <w:r>
              <w:rPr>
                <w:rFonts w:hint="default"/>
                <w:lang w:val="en-US" w:eastAsia="zh-CN"/>
              </w:rPr>
              <w:t>葡萄牙</w:t>
            </w:r>
          </w:p>
        </w:tc>
      </w:tr>
      <w:tr w14:paraId="64BF3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4580E7">
            <w:pPr>
              <w:pStyle w:val="26"/>
              <w:bidi w:val="0"/>
              <w:rPr>
                <w:rFonts w:hint="default"/>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6EE171">
            <w:pPr>
              <w:pStyle w:val="26"/>
              <w:bidi w:val="0"/>
              <w:rPr>
                <w:rFonts w:hint="default"/>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63964DB">
            <w:pPr>
              <w:pStyle w:val="26"/>
              <w:bidi w:val="0"/>
              <w:rPr>
                <w:rFonts w:hint="default"/>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F11B05">
            <w:pPr>
              <w:pStyle w:val="26"/>
              <w:bidi w:val="0"/>
              <w:rPr>
                <w:rFonts w:hint="default"/>
              </w:rPr>
            </w:pPr>
            <w:r>
              <w:rPr>
                <w:rFonts w:hint="default"/>
                <w:lang w:val="en-US" w:eastAsia="zh-CN"/>
              </w:rPr>
              <w:t>几内亚比绍</w:t>
            </w:r>
          </w:p>
        </w:tc>
      </w:tr>
      <w:tr w14:paraId="1428D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1C47A7B">
            <w:pPr>
              <w:pStyle w:val="26"/>
              <w:bidi w:val="0"/>
              <w:rPr>
                <w:rFonts w:hint="default"/>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A0FBDC">
            <w:pPr>
              <w:pStyle w:val="26"/>
              <w:bidi w:val="0"/>
              <w:rPr>
                <w:rFonts w:hint="default"/>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D3FD67">
            <w:pPr>
              <w:pStyle w:val="26"/>
              <w:bidi w:val="0"/>
              <w:rPr>
                <w:rFonts w:hint="default"/>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FF92A5">
            <w:pPr>
              <w:pStyle w:val="26"/>
              <w:bidi w:val="0"/>
              <w:rPr>
                <w:rFonts w:hint="default"/>
              </w:rPr>
            </w:pPr>
            <w:r>
              <w:rPr>
                <w:rFonts w:hint="default"/>
                <w:lang w:val="en-US" w:eastAsia="zh-CN"/>
              </w:rPr>
              <w:t>东帝汶</w:t>
            </w:r>
          </w:p>
        </w:tc>
      </w:tr>
      <w:tr w14:paraId="2F692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C5DFF3">
            <w:pPr>
              <w:pStyle w:val="26"/>
              <w:bidi w:val="0"/>
              <w:rPr>
                <w:rFonts w:hint="default"/>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25A3F0">
            <w:pPr>
              <w:pStyle w:val="26"/>
              <w:bidi w:val="0"/>
              <w:rPr>
                <w:rFonts w:hint="default"/>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AB5009">
            <w:pPr>
              <w:pStyle w:val="26"/>
              <w:bidi w:val="0"/>
              <w:rPr>
                <w:rFonts w:hint="default"/>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583768">
            <w:pPr>
              <w:pStyle w:val="26"/>
              <w:bidi w:val="0"/>
              <w:rPr>
                <w:rFonts w:hint="default"/>
              </w:rPr>
            </w:pPr>
            <w:r>
              <w:rPr>
                <w:rFonts w:hint="default"/>
                <w:lang w:val="en-US" w:eastAsia="zh-CN"/>
              </w:rPr>
              <w:t>波多黎各</w:t>
            </w:r>
          </w:p>
        </w:tc>
      </w:tr>
      <w:tr w14:paraId="0DF80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905563">
            <w:pPr>
              <w:pStyle w:val="26"/>
              <w:bidi w:val="0"/>
              <w:rPr>
                <w:rFonts w:hint="default"/>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F7F6276">
            <w:pPr>
              <w:pStyle w:val="26"/>
              <w:bidi w:val="0"/>
              <w:rPr>
                <w:rFonts w:hint="default"/>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29AD59">
            <w:pPr>
              <w:pStyle w:val="26"/>
              <w:bidi w:val="0"/>
              <w:rPr>
                <w:rFonts w:hint="default"/>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982891">
            <w:pPr>
              <w:pStyle w:val="26"/>
              <w:bidi w:val="0"/>
              <w:rPr>
                <w:rFonts w:hint="default"/>
              </w:rPr>
            </w:pPr>
            <w:r>
              <w:rPr>
                <w:rFonts w:hint="default"/>
                <w:lang w:val="en-US" w:eastAsia="zh-CN"/>
              </w:rPr>
              <w:t>卡塔尔</w:t>
            </w:r>
          </w:p>
        </w:tc>
      </w:tr>
      <w:tr w14:paraId="53794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79CE89">
            <w:pPr>
              <w:pStyle w:val="26"/>
              <w:bidi w:val="0"/>
              <w:rPr>
                <w:rFonts w:hint="default"/>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876067">
            <w:pPr>
              <w:pStyle w:val="26"/>
              <w:bidi w:val="0"/>
              <w:rPr>
                <w:rFonts w:hint="default"/>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867F5B">
            <w:pPr>
              <w:pStyle w:val="26"/>
              <w:bidi w:val="0"/>
              <w:rPr>
                <w:rFonts w:hint="default"/>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D01DBB">
            <w:pPr>
              <w:pStyle w:val="26"/>
              <w:bidi w:val="0"/>
              <w:rPr>
                <w:rFonts w:hint="default"/>
              </w:rPr>
            </w:pPr>
            <w:r>
              <w:rPr>
                <w:rFonts w:hint="default"/>
                <w:lang w:val="en-US" w:eastAsia="zh-CN"/>
              </w:rPr>
              <w:t>留尼汪</w:t>
            </w:r>
          </w:p>
        </w:tc>
      </w:tr>
      <w:tr w14:paraId="34BE7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F857AC">
            <w:pPr>
              <w:pStyle w:val="26"/>
              <w:bidi w:val="0"/>
              <w:rPr>
                <w:rFonts w:hint="default"/>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920F84A">
            <w:pPr>
              <w:pStyle w:val="26"/>
              <w:bidi w:val="0"/>
              <w:rPr>
                <w:rFonts w:hint="default"/>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DBAEF9">
            <w:pPr>
              <w:pStyle w:val="26"/>
              <w:bidi w:val="0"/>
              <w:rPr>
                <w:rFonts w:hint="default"/>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1FF033">
            <w:pPr>
              <w:pStyle w:val="26"/>
              <w:bidi w:val="0"/>
              <w:rPr>
                <w:rFonts w:hint="default"/>
              </w:rPr>
            </w:pPr>
            <w:r>
              <w:rPr>
                <w:rFonts w:hint="default"/>
                <w:lang w:val="en-US" w:eastAsia="zh-CN"/>
              </w:rPr>
              <w:t>罗马尼亚</w:t>
            </w:r>
          </w:p>
        </w:tc>
      </w:tr>
      <w:tr w14:paraId="2669C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EBE9A3">
            <w:pPr>
              <w:pStyle w:val="26"/>
              <w:bidi w:val="0"/>
              <w:rPr>
                <w:rFonts w:hint="default"/>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442238">
            <w:pPr>
              <w:pStyle w:val="26"/>
              <w:bidi w:val="0"/>
              <w:rPr>
                <w:rFonts w:hint="default"/>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893E3E">
            <w:pPr>
              <w:pStyle w:val="26"/>
              <w:bidi w:val="0"/>
              <w:rPr>
                <w:rFonts w:hint="default"/>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A19AA6">
            <w:pPr>
              <w:pStyle w:val="26"/>
              <w:bidi w:val="0"/>
              <w:rPr>
                <w:rFonts w:hint="default"/>
              </w:rPr>
            </w:pPr>
            <w:r>
              <w:rPr>
                <w:rFonts w:hint="default"/>
                <w:lang w:val="en-US" w:eastAsia="zh-CN"/>
              </w:rPr>
              <w:t>俄罗斯联邦</w:t>
            </w:r>
          </w:p>
        </w:tc>
      </w:tr>
      <w:tr w14:paraId="2E4C2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2C6835">
            <w:pPr>
              <w:pStyle w:val="26"/>
              <w:bidi w:val="0"/>
              <w:rPr>
                <w:rFonts w:hint="default"/>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89B069">
            <w:pPr>
              <w:pStyle w:val="26"/>
              <w:bidi w:val="0"/>
              <w:rPr>
                <w:rFonts w:hint="default"/>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1BAE75">
            <w:pPr>
              <w:pStyle w:val="26"/>
              <w:bidi w:val="0"/>
              <w:rPr>
                <w:rFonts w:hint="default"/>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8CBEE8">
            <w:pPr>
              <w:pStyle w:val="26"/>
              <w:bidi w:val="0"/>
              <w:rPr>
                <w:rFonts w:hint="default"/>
              </w:rPr>
            </w:pPr>
            <w:r>
              <w:rPr>
                <w:rFonts w:hint="default"/>
                <w:lang w:val="en-US" w:eastAsia="zh-CN"/>
              </w:rPr>
              <w:t>卢旺达</w:t>
            </w:r>
          </w:p>
        </w:tc>
      </w:tr>
      <w:tr w14:paraId="4CE48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EE725E">
            <w:pPr>
              <w:pStyle w:val="26"/>
              <w:bidi w:val="0"/>
              <w:rPr>
                <w:rFonts w:hint="default"/>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18CEC0">
            <w:pPr>
              <w:pStyle w:val="26"/>
              <w:bidi w:val="0"/>
              <w:rPr>
                <w:rFonts w:hint="default"/>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344FE1">
            <w:pPr>
              <w:pStyle w:val="26"/>
              <w:bidi w:val="0"/>
              <w:rPr>
                <w:rFonts w:hint="default"/>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A75FAF">
            <w:pPr>
              <w:pStyle w:val="26"/>
              <w:bidi w:val="0"/>
              <w:rPr>
                <w:rFonts w:hint="default"/>
              </w:rPr>
            </w:pPr>
            <w:r>
              <w:rPr>
                <w:rFonts w:hint="default"/>
                <w:lang w:val="en-US" w:eastAsia="zh-CN"/>
              </w:rPr>
              <w:t>圣赫勒拿</w:t>
            </w:r>
          </w:p>
        </w:tc>
      </w:tr>
      <w:tr w14:paraId="09DF0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3467B9">
            <w:pPr>
              <w:pStyle w:val="26"/>
              <w:bidi w:val="0"/>
              <w:rPr>
                <w:rFonts w:hint="default"/>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D1EA840">
            <w:pPr>
              <w:pStyle w:val="26"/>
              <w:bidi w:val="0"/>
              <w:rPr>
                <w:rFonts w:hint="default"/>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A7D011">
            <w:pPr>
              <w:pStyle w:val="26"/>
              <w:bidi w:val="0"/>
              <w:rPr>
                <w:rFonts w:hint="default"/>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C5CA82">
            <w:pPr>
              <w:pStyle w:val="26"/>
              <w:bidi w:val="0"/>
              <w:rPr>
                <w:rFonts w:hint="default"/>
              </w:rPr>
            </w:pPr>
            <w:r>
              <w:rPr>
                <w:rFonts w:hint="default"/>
                <w:lang w:val="en-US" w:eastAsia="zh-CN"/>
              </w:rPr>
              <w:t>圣基茨和尼维斯</w:t>
            </w:r>
          </w:p>
        </w:tc>
      </w:tr>
      <w:tr w14:paraId="25644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AE4D77">
            <w:pPr>
              <w:pStyle w:val="26"/>
              <w:bidi w:val="0"/>
              <w:rPr>
                <w:rFonts w:hint="default"/>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096A35">
            <w:pPr>
              <w:pStyle w:val="26"/>
              <w:bidi w:val="0"/>
              <w:rPr>
                <w:rFonts w:hint="default"/>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7A5A9A">
            <w:pPr>
              <w:pStyle w:val="26"/>
              <w:bidi w:val="0"/>
              <w:rPr>
                <w:rFonts w:hint="default"/>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B2A1D9">
            <w:pPr>
              <w:pStyle w:val="26"/>
              <w:bidi w:val="0"/>
              <w:rPr>
                <w:rFonts w:hint="default"/>
              </w:rPr>
            </w:pPr>
            <w:r>
              <w:rPr>
                <w:rFonts w:hint="default"/>
                <w:lang w:val="en-US" w:eastAsia="zh-CN"/>
              </w:rPr>
              <w:t>安圭拉</w:t>
            </w:r>
          </w:p>
        </w:tc>
      </w:tr>
      <w:tr w14:paraId="6B29B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C7B085">
            <w:pPr>
              <w:pStyle w:val="26"/>
              <w:bidi w:val="0"/>
              <w:rPr>
                <w:rFonts w:hint="default"/>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22B6B8">
            <w:pPr>
              <w:pStyle w:val="26"/>
              <w:bidi w:val="0"/>
              <w:rPr>
                <w:rFonts w:hint="default"/>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2F7E47">
            <w:pPr>
              <w:pStyle w:val="26"/>
              <w:bidi w:val="0"/>
              <w:rPr>
                <w:rFonts w:hint="default"/>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F8727C">
            <w:pPr>
              <w:pStyle w:val="26"/>
              <w:bidi w:val="0"/>
              <w:rPr>
                <w:rFonts w:hint="default"/>
              </w:rPr>
            </w:pPr>
            <w:r>
              <w:rPr>
                <w:rFonts w:hint="default"/>
                <w:lang w:val="en-US" w:eastAsia="zh-CN"/>
              </w:rPr>
              <w:t>圣卢西亚</w:t>
            </w:r>
          </w:p>
        </w:tc>
      </w:tr>
      <w:tr w14:paraId="6FD16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B642302">
            <w:pPr>
              <w:pStyle w:val="26"/>
              <w:bidi w:val="0"/>
              <w:rPr>
                <w:rFonts w:hint="default"/>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22C730">
            <w:pPr>
              <w:pStyle w:val="26"/>
              <w:bidi w:val="0"/>
              <w:rPr>
                <w:rFonts w:hint="default"/>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043B6A">
            <w:pPr>
              <w:pStyle w:val="26"/>
              <w:bidi w:val="0"/>
              <w:rPr>
                <w:rFonts w:hint="default"/>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D19C2E">
            <w:pPr>
              <w:pStyle w:val="26"/>
              <w:bidi w:val="0"/>
              <w:rPr>
                <w:rFonts w:hint="default"/>
              </w:rPr>
            </w:pPr>
            <w:r>
              <w:rPr>
                <w:rFonts w:hint="default"/>
                <w:lang w:val="en-US" w:eastAsia="zh-CN"/>
              </w:rPr>
              <w:t>圣皮埃尔和密克隆</w:t>
            </w:r>
          </w:p>
        </w:tc>
      </w:tr>
      <w:tr w14:paraId="65B27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85BF88">
            <w:pPr>
              <w:pStyle w:val="26"/>
              <w:bidi w:val="0"/>
              <w:rPr>
                <w:rFonts w:hint="default"/>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CAEE3E">
            <w:pPr>
              <w:pStyle w:val="26"/>
              <w:bidi w:val="0"/>
              <w:rPr>
                <w:rFonts w:hint="default"/>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DBBC004">
            <w:pPr>
              <w:pStyle w:val="26"/>
              <w:bidi w:val="0"/>
              <w:rPr>
                <w:rFonts w:hint="default"/>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D35DE">
            <w:pPr>
              <w:pStyle w:val="26"/>
              <w:bidi w:val="0"/>
              <w:rPr>
                <w:rFonts w:hint="default"/>
              </w:rPr>
            </w:pPr>
            <w:r>
              <w:rPr>
                <w:rFonts w:hint="default"/>
                <w:lang w:val="en-US" w:eastAsia="zh-CN"/>
              </w:rPr>
              <w:t>圣文森特和格林纳丁斯</w:t>
            </w:r>
          </w:p>
        </w:tc>
      </w:tr>
      <w:tr w14:paraId="7FC67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A404D6">
            <w:pPr>
              <w:pStyle w:val="26"/>
              <w:bidi w:val="0"/>
              <w:rPr>
                <w:rFonts w:hint="default"/>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AB4643">
            <w:pPr>
              <w:pStyle w:val="26"/>
              <w:bidi w:val="0"/>
              <w:rPr>
                <w:rFonts w:hint="default"/>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B10AC6">
            <w:pPr>
              <w:pStyle w:val="26"/>
              <w:bidi w:val="0"/>
              <w:rPr>
                <w:rFonts w:hint="default"/>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F102DE">
            <w:pPr>
              <w:pStyle w:val="26"/>
              <w:bidi w:val="0"/>
              <w:rPr>
                <w:rFonts w:hint="default"/>
              </w:rPr>
            </w:pPr>
            <w:r>
              <w:rPr>
                <w:rFonts w:hint="default"/>
                <w:lang w:val="en-US" w:eastAsia="zh-CN"/>
              </w:rPr>
              <w:t>圣马力诺</w:t>
            </w:r>
          </w:p>
        </w:tc>
      </w:tr>
      <w:tr w14:paraId="4AE46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7A5BFA">
            <w:pPr>
              <w:pStyle w:val="26"/>
              <w:bidi w:val="0"/>
              <w:rPr>
                <w:rFonts w:hint="default"/>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DF5B02">
            <w:pPr>
              <w:pStyle w:val="26"/>
              <w:bidi w:val="0"/>
              <w:rPr>
                <w:rFonts w:hint="default"/>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44A27B">
            <w:pPr>
              <w:pStyle w:val="26"/>
              <w:bidi w:val="0"/>
              <w:rPr>
                <w:rFonts w:hint="default"/>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5B4714">
            <w:pPr>
              <w:pStyle w:val="26"/>
              <w:bidi w:val="0"/>
              <w:rPr>
                <w:rFonts w:hint="default"/>
              </w:rPr>
            </w:pPr>
            <w:r>
              <w:rPr>
                <w:rFonts w:hint="default"/>
                <w:lang w:val="en-US" w:eastAsia="zh-CN"/>
              </w:rPr>
              <w:t>圣多美和普林西比</w:t>
            </w:r>
          </w:p>
        </w:tc>
      </w:tr>
      <w:tr w14:paraId="7C3CF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FBBB4E">
            <w:pPr>
              <w:pStyle w:val="26"/>
              <w:bidi w:val="0"/>
              <w:rPr>
                <w:rFonts w:hint="default"/>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D0E434">
            <w:pPr>
              <w:pStyle w:val="26"/>
              <w:bidi w:val="0"/>
              <w:rPr>
                <w:rFonts w:hint="default"/>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A89602">
            <w:pPr>
              <w:pStyle w:val="26"/>
              <w:bidi w:val="0"/>
              <w:rPr>
                <w:rFonts w:hint="default"/>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4A49AC">
            <w:pPr>
              <w:pStyle w:val="26"/>
              <w:bidi w:val="0"/>
              <w:rPr>
                <w:rFonts w:hint="default"/>
              </w:rPr>
            </w:pPr>
            <w:r>
              <w:rPr>
                <w:rFonts w:hint="default"/>
                <w:lang w:val="en-US" w:eastAsia="zh-CN"/>
              </w:rPr>
              <w:t>沙特阿拉伯</w:t>
            </w:r>
          </w:p>
        </w:tc>
      </w:tr>
      <w:tr w14:paraId="77285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07D2F6">
            <w:pPr>
              <w:pStyle w:val="26"/>
              <w:bidi w:val="0"/>
              <w:rPr>
                <w:rFonts w:hint="default"/>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8E82D3">
            <w:pPr>
              <w:pStyle w:val="26"/>
              <w:bidi w:val="0"/>
              <w:rPr>
                <w:rFonts w:hint="default"/>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BBF73D">
            <w:pPr>
              <w:pStyle w:val="26"/>
              <w:bidi w:val="0"/>
              <w:rPr>
                <w:rFonts w:hint="default"/>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51C03C">
            <w:pPr>
              <w:pStyle w:val="26"/>
              <w:bidi w:val="0"/>
              <w:rPr>
                <w:rFonts w:hint="default"/>
              </w:rPr>
            </w:pPr>
            <w:r>
              <w:rPr>
                <w:rFonts w:hint="default"/>
                <w:lang w:val="en-US" w:eastAsia="zh-CN"/>
              </w:rPr>
              <w:t>塞内加尔</w:t>
            </w:r>
          </w:p>
        </w:tc>
      </w:tr>
      <w:tr w14:paraId="5D917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01FB13">
            <w:pPr>
              <w:pStyle w:val="26"/>
              <w:bidi w:val="0"/>
              <w:rPr>
                <w:rFonts w:hint="default"/>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69CB4A">
            <w:pPr>
              <w:pStyle w:val="26"/>
              <w:bidi w:val="0"/>
              <w:rPr>
                <w:rFonts w:hint="default"/>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99864D">
            <w:pPr>
              <w:pStyle w:val="26"/>
              <w:bidi w:val="0"/>
              <w:rPr>
                <w:rFonts w:hint="default"/>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591E89">
            <w:pPr>
              <w:pStyle w:val="26"/>
              <w:bidi w:val="0"/>
              <w:rPr>
                <w:rFonts w:hint="default"/>
              </w:rPr>
            </w:pPr>
            <w:r>
              <w:rPr>
                <w:rFonts w:hint="default"/>
                <w:lang w:val="en-US" w:eastAsia="zh-CN"/>
              </w:rPr>
              <w:t>塞尔维亚</w:t>
            </w:r>
          </w:p>
        </w:tc>
      </w:tr>
      <w:tr w14:paraId="4D9CB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210CF8">
            <w:pPr>
              <w:pStyle w:val="26"/>
              <w:bidi w:val="0"/>
              <w:rPr>
                <w:rFonts w:hint="default"/>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421DBF">
            <w:pPr>
              <w:pStyle w:val="26"/>
              <w:bidi w:val="0"/>
              <w:rPr>
                <w:rFonts w:hint="default"/>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E6FB94E">
            <w:pPr>
              <w:pStyle w:val="26"/>
              <w:bidi w:val="0"/>
              <w:rPr>
                <w:rFonts w:hint="default"/>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BA1EB4">
            <w:pPr>
              <w:pStyle w:val="26"/>
              <w:bidi w:val="0"/>
              <w:rPr>
                <w:rFonts w:hint="default"/>
              </w:rPr>
            </w:pPr>
            <w:r>
              <w:rPr>
                <w:rFonts w:hint="default"/>
                <w:lang w:val="en-US" w:eastAsia="zh-CN"/>
              </w:rPr>
              <w:t>塞舌尔</w:t>
            </w:r>
          </w:p>
        </w:tc>
      </w:tr>
      <w:tr w14:paraId="19304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E0952B">
            <w:pPr>
              <w:pStyle w:val="26"/>
              <w:bidi w:val="0"/>
              <w:rPr>
                <w:rFonts w:hint="default"/>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37F68E">
            <w:pPr>
              <w:pStyle w:val="26"/>
              <w:bidi w:val="0"/>
              <w:rPr>
                <w:rFonts w:hint="default"/>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0F30A7">
            <w:pPr>
              <w:pStyle w:val="26"/>
              <w:bidi w:val="0"/>
              <w:rPr>
                <w:rFonts w:hint="default"/>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E896C2">
            <w:pPr>
              <w:pStyle w:val="26"/>
              <w:bidi w:val="0"/>
              <w:rPr>
                <w:rFonts w:hint="default"/>
              </w:rPr>
            </w:pPr>
            <w:r>
              <w:rPr>
                <w:rFonts w:hint="default"/>
                <w:lang w:val="en-US" w:eastAsia="zh-CN"/>
              </w:rPr>
              <w:t>塞拉利昂</w:t>
            </w:r>
          </w:p>
        </w:tc>
      </w:tr>
      <w:tr w14:paraId="1C69E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028E42">
            <w:pPr>
              <w:pStyle w:val="26"/>
              <w:bidi w:val="0"/>
              <w:rPr>
                <w:rFonts w:hint="default"/>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F1906E">
            <w:pPr>
              <w:pStyle w:val="26"/>
              <w:bidi w:val="0"/>
              <w:rPr>
                <w:rFonts w:hint="default"/>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9AF676">
            <w:pPr>
              <w:pStyle w:val="26"/>
              <w:bidi w:val="0"/>
              <w:rPr>
                <w:rFonts w:hint="default"/>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88CBD0">
            <w:pPr>
              <w:pStyle w:val="26"/>
              <w:bidi w:val="0"/>
              <w:rPr>
                <w:rFonts w:hint="default"/>
              </w:rPr>
            </w:pPr>
            <w:r>
              <w:rPr>
                <w:rFonts w:hint="default"/>
                <w:lang w:val="en-US" w:eastAsia="zh-CN"/>
              </w:rPr>
              <w:t>新加坡</w:t>
            </w:r>
          </w:p>
        </w:tc>
      </w:tr>
      <w:tr w14:paraId="358B1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BC1A95">
            <w:pPr>
              <w:pStyle w:val="26"/>
              <w:bidi w:val="0"/>
              <w:rPr>
                <w:rFonts w:hint="default"/>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CCEC44">
            <w:pPr>
              <w:pStyle w:val="26"/>
              <w:bidi w:val="0"/>
              <w:rPr>
                <w:rFonts w:hint="default"/>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6755F22">
            <w:pPr>
              <w:pStyle w:val="26"/>
              <w:bidi w:val="0"/>
              <w:rPr>
                <w:rFonts w:hint="default"/>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D322AA">
            <w:pPr>
              <w:pStyle w:val="26"/>
              <w:bidi w:val="0"/>
              <w:rPr>
                <w:rFonts w:hint="default"/>
              </w:rPr>
            </w:pPr>
            <w:r>
              <w:rPr>
                <w:rFonts w:hint="default"/>
                <w:lang w:val="en-US" w:eastAsia="zh-CN"/>
              </w:rPr>
              <w:t>斯洛伐克</w:t>
            </w:r>
          </w:p>
        </w:tc>
      </w:tr>
      <w:tr w14:paraId="46B5C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C03C98">
            <w:pPr>
              <w:pStyle w:val="26"/>
              <w:bidi w:val="0"/>
              <w:rPr>
                <w:rFonts w:hint="default"/>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FDE16C">
            <w:pPr>
              <w:pStyle w:val="26"/>
              <w:bidi w:val="0"/>
              <w:rPr>
                <w:rFonts w:hint="default"/>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596AAC">
            <w:pPr>
              <w:pStyle w:val="26"/>
              <w:bidi w:val="0"/>
              <w:rPr>
                <w:rFonts w:hint="default"/>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1C875D">
            <w:pPr>
              <w:pStyle w:val="26"/>
              <w:bidi w:val="0"/>
              <w:rPr>
                <w:rFonts w:hint="default"/>
              </w:rPr>
            </w:pPr>
            <w:r>
              <w:rPr>
                <w:rFonts w:hint="default"/>
                <w:lang w:val="en-US" w:eastAsia="zh-CN"/>
              </w:rPr>
              <w:t>越南</w:t>
            </w:r>
          </w:p>
        </w:tc>
      </w:tr>
      <w:tr w14:paraId="33CAC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99932C4">
            <w:pPr>
              <w:pStyle w:val="26"/>
              <w:bidi w:val="0"/>
              <w:rPr>
                <w:rFonts w:hint="default"/>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592C38">
            <w:pPr>
              <w:pStyle w:val="26"/>
              <w:bidi w:val="0"/>
              <w:rPr>
                <w:rFonts w:hint="default"/>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6FE02F">
            <w:pPr>
              <w:pStyle w:val="26"/>
              <w:bidi w:val="0"/>
              <w:rPr>
                <w:rFonts w:hint="default"/>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0E29BE">
            <w:pPr>
              <w:pStyle w:val="26"/>
              <w:bidi w:val="0"/>
              <w:rPr>
                <w:rFonts w:hint="default"/>
              </w:rPr>
            </w:pPr>
            <w:r>
              <w:rPr>
                <w:rFonts w:hint="default"/>
                <w:lang w:val="en-US" w:eastAsia="zh-CN"/>
              </w:rPr>
              <w:t>斯洛文尼亚</w:t>
            </w:r>
          </w:p>
        </w:tc>
      </w:tr>
      <w:tr w14:paraId="1E517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4CD45C">
            <w:pPr>
              <w:pStyle w:val="26"/>
              <w:bidi w:val="0"/>
              <w:rPr>
                <w:rFonts w:hint="default"/>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978F91">
            <w:pPr>
              <w:pStyle w:val="26"/>
              <w:bidi w:val="0"/>
              <w:rPr>
                <w:rFonts w:hint="default"/>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D451C3">
            <w:pPr>
              <w:pStyle w:val="26"/>
              <w:bidi w:val="0"/>
              <w:rPr>
                <w:rFonts w:hint="default"/>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BB9E4E">
            <w:pPr>
              <w:pStyle w:val="26"/>
              <w:bidi w:val="0"/>
              <w:rPr>
                <w:rFonts w:hint="default"/>
              </w:rPr>
            </w:pPr>
            <w:r>
              <w:rPr>
                <w:rFonts w:hint="default"/>
                <w:lang w:val="en-US" w:eastAsia="zh-CN"/>
              </w:rPr>
              <w:t>索马里</w:t>
            </w:r>
          </w:p>
        </w:tc>
      </w:tr>
      <w:tr w14:paraId="57988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2A4E4A">
            <w:pPr>
              <w:pStyle w:val="26"/>
              <w:bidi w:val="0"/>
              <w:rPr>
                <w:rFonts w:hint="default"/>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A3E63E">
            <w:pPr>
              <w:pStyle w:val="26"/>
              <w:bidi w:val="0"/>
              <w:rPr>
                <w:rFonts w:hint="default"/>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87D72D">
            <w:pPr>
              <w:pStyle w:val="26"/>
              <w:bidi w:val="0"/>
              <w:rPr>
                <w:rFonts w:hint="default"/>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AA164C">
            <w:pPr>
              <w:pStyle w:val="26"/>
              <w:bidi w:val="0"/>
              <w:rPr>
                <w:rFonts w:hint="default"/>
              </w:rPr>
            </w:pPr>
            <w:r>
              <w:rPr>
                <w:rFonts w:hint="default"/>
                <w:lang w:val="en-US" w:eastAsia="zh-CN"/>
              </w:rPr>
              <w:t>南非</w:t>
            </w:r>
          </w:p>
        </w:tc>
      </w:tr>
      <w:tr w14:paraId="16066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56379F">
            <w:pPr>
              <w:pStyle w:val="26"/>
              <w:bidi w:val="0"/>
              <w:rPr>
                <w:rFonts w:hint="default"/>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7B7424">
            <w:pPr>
              <w:pStyle w:val="26"/>
              <w:bidi w:val="0"/>
              <w:rPr>
                <w:rFonts w:hint="default"/>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DF8A07E">
            <w:pPr>
              <w:pStyle w:val="26"/>
              <w:bidi w:val="0"/>
              <w:rPr>
                <w:rFonts w:hint="default"/>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5C3A18">
            <w:pPr>
              <w:pStyle w:val="26"/>
              <w:bidi w:val="0"/>
              <w:rPr>
                <w:rFonts w:hint="default"/>
              </w:rPr>
            </w:pPr>
            <w:r>
              <w:rPr>
                <w:rFonts w:hint="default"/>
                <w:lang w:val="en-US" w:eastAsia="zh-CN"/>
              </w:rPr>
              <w:t>津巴布韦</w:t>
            </w:r>
          </w:p>
        </w:tc>
      </w:tr>
      <w:tr w14:paraId="219A5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29F8F5">
            <w:pPr>
              <w:pStyle w:val="26"/>
              <w:bidi w:val="0"/>
              <w:rPr>
                <w:rFonts w:hint="default"/>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3F3EC6">
            <w:pPr>
              <w:pStyle w:val="26"/>
              <w:bidi w:val="0"/>
              <w:rPr>
                <w:rFonts w:hint="default"/>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56EF7E">
            <w:pPr>
              <w:pStyle w:val="26"/>
              <w:bidi w:val="0"/>
              <w:rPr>
                <w:rFonts w:hint="default"/>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2AE22F">
            <w:pPr>
              <w:pStyle w:val="26"/>
              <w:bidi w:val="0"/>
              <w:rPr>
                <w:rFonts w:hint="default"/>
              </w:rPr>
            </w:pPr>
            <w:r>
              <w:rPr>
                <w:rFonts w:hint="default"/>
                <w:lang w:val="en-US" w:eastAsia="zh-CN"/>
              </w:rPr>
              <w:t>西班牙</w:t>
            </w:r>
          </w:p>
        </w:tc>
      </w:tr>
      <w:tr w14:paraId="03194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127EC5C">
            <w:pPr>
              <w:pStyle w:val="26"/>
              <w:bidi w:val="0"/>
              <w:rPr>
                <w:rFonts w:hint="default"/>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FBF115">
            <w:pPr>
              <w:pStyle w:val="26"/>
              <w:bidi w:val="0"/>
              <w:rPr>
                <w:rFonts w:hint="default"/>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2B6AF1">
            <w:pPr>
              <w:pStyle w:val="26"/>
              <w:bidi w:val="0"/>
              <w:rPr>
                <w:rFonts w:hint="default"/>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A6258D">
            <w:pPr>
              <w:pStyle w:val="26"/>
              <w:bidi w:val="0"/>
              <w:rPr>
                <w:rFonts w:hint="default"/>
              </w:rPr>
            </w:pPr>
            <w:r>
              <w:rPr>
                <w:rFonts w:hint="default"/>
                <w:lang w:val="en-US" w:eastAsia="zh-CN"/>
              </w:rPr>
              <w:t>南苏丹</w:t>
            </w:r>
          </w:p>
        </w:tc>
      </w:tr>
      <w:tr w14:paraId="752A5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638556">
            <w:pPr>
              <w:pStyle w:val="26"/>
              <w:bidi w:val="0"/>
              <w:rPr>
                <w:rFonts w:hint="default"/>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D1592E">
            <w:pPr>
              <w:pStyle w:val="26"/>
              <w:bidi w:val="0"/>
              <w:rPr>
                <w:rFonts w:hint="default"/>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F23361">
            <w:pPr>
              <w:pStyle w:val="26"/>
              <w:bidi w:val="0"/>
              <w:rPr>
                <w:rFonts w:hint="default"/>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D7AA790">
            <w:pPr>
              <w:pStyle w:val="26"/>
              <w:bidi w:val="0"/>
              <w:rPr>
                <w:rFonts w:hint="default"/>
              </w:rPr>
            </w:pPr>
            <w:r>
              <w:rPr>
                <w:rFonts w:hint="default"/>
                <w:lang w:val="en-US" w:eastAsia="zh-CN"/>
              </w:rPr>
              <w:t>西撒哈拉</w:t>
            </w:r>
          </w:p>
        </w:tc>
      </w:tr>
      <w:tr w14:paraId="64CDB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6A931F">
            <w:pPr>
              <w:pStyle w:val="26"/>
              <w:bidi w:val="0"/>
              <w:rPr>
                <w:rFonts w:hint="default"/>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B9A129E">
            <w:pPr>
              <w:pStyle w:val="26"/>
              <w:bidi w:val="0"/>
              <w:rPr>
                <w:rFonts w:hint="default"/>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30FE59">
            <w:pPr>
              <w:pStyle w:val="26"/>
              <w:bidi w:val="0"/>
              <w:rPr>
                <w:rFonts w:hint="default"/>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50536E">
            <w:pPr>
              <w:pStyle w:val="26"/>
              <w:bidi w:val="0"/>
              <w:rPr>
                <w:rFonts w:hint="default"/>
              </w:rPr>
            </w:pPr>
            <w:r>
              <w:rPr>
                <w:rFonts w:hint="default"/>
                <w:lang w:val="en-US" w:eastAsia="zh-CN"/>
              </w:rPr>
              <w:t>苏丹</w:t>
            </w:r>
          </w:p>
        </w:tc>
      </w:tr>
      <w:tr w14:paraId="644BA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5FF96F">
            <w:pPr>
              <w:pStyle w:val="26"/>
              <w:bidi w:val="0"/>
              <w:rPr>
                <w:rFonts w:hint="default"/>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AEDE90">
            <w:pPr>
              <w:pStyle w:val="26"/>
              <w:bidi w:val="0"/>
              <w:rPr>
                <w:rFonts w:hint="default"/>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42252E9">
            <w:pPr>
              <w:pStyle w:val="26"/>
              <w:bidi w:val="0"/>
              <w:rPr>
                <w:rFonts w:hint="default"/>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43C367">
            <w:pPr>
              <w:pStyle w:val="26"/>
              <w:bidi w:val="0"/>
              <w:rPr>
                <w:rFonts w:hint="default"/>
              </w:rPr>
            </w:pPr>
            <w:r>
              <w:rPr>
                <w:rFonts w:hint="default"/>
                <w:lang w:val="en-US" w:eastAsia="zh-CN"/>
              </w:rPr>
              <w:t>苏里南</w:t>
            </w:r>
          </w:p>
        </w:tc>
      </w:tr>
      <w:tr w14:paraId="19F94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FAD830">
            <w:pPr>
              <w:pStyle w:val="26"/>
              <w:bidi w:val="0"/>
              <w:rPr>
                <w:rFonts w:hint="default"/>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A6F8B4">
            <w:pPr>
              <w:pStyle w:val="26"/>
              <w:bidi w:val="0"/>
              <w:rPr>
                <w:rFonts w:hint="default"/>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227A8">
            <w:pPr>
              <w:pStyle w:val="26"/>
              <w:bidi w:val="0"/>
              <w:rPr>
                <w:rFonts w:hint="default"/>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BF8787">
            <w:pPr>
              <w:pStyle w:val="26"/>
              <w:bidi w:val="0"/>
              <w:rPr>
                <w:rFonts w:hint="default"/>
              </w:rPr>
            </w:pPr>
            <w:r>
              <w:rPr>
                <w:rFonts w:hint="default"/>
                <w:lang w:val="en-US" w:eastAsia="zh-CN"/>
              </w:rPr>
              <w:t>斯瓦尔巴岛和扬马延岛</w:t>
            </w:r>
          </w:p>
        </w:tc>
      </w:tr>
      <w:tr w14:paraId="41617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F5ADF1">
            <w:pPr>
              <w:pStyle w:val="26"/>
              <w:bidi w:val="0"/>
              <w:rPr>
                <w:rFonts w:hint="default"/>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AE7FC6">
            <w:pPr>
              <w:pStyle w:val="26"/>
              <w:bidi w:val="0"/>
              <w:rPr>
                <w:rFonts w:hint="default"/>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9D0033">
            <w:pPr>
              <w:pStyle w:val="26"/>
              <w:bidi w:val="0"/>
              <w:rPr>
                <w:rFonts w:hint="default"/>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7F3DF">
            <w:pPr>
              <w:pStyle w:val="26"/>
              <w:bidi w:val="0"/>
              <w:rPr>
                <w:rFonts w:hint="default"/>
              </w:rPr>
            </w:pPr>
            <w:r>
              <w:rPr>
                <w:rFonts w:hint="default"/>
                <w:lang w:val="en-US" w:eastAsia="zh-CN"/>
              </w:rPr>
              <w:t>斯威士兰</w:t>
            </w:r>
          </w:p>
        </w:tc>
      </w:tr>
      <w:tr w14:paraId="778BE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61EAEB">
            <w:pPr>
              <w:pStyle w:val="26"/>
              <w:bidi w:val="0"/>
              <w:rPr>
                <w:rFonts w:hint="default"/>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9C357C">
            <w:pPr>
              <w:pStyle w:val="26"/>
              <w:bidi w:val="0"/>
              <w:rPr>
                <w:rFonts w:hint="default"/>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EB15A9">
            <w:pPr>
              <w:pStyle w:val="26"/>
              <w:bidi w:val="0"/>
              <w:rPr>
                <w:rFonts w:hint="default"/>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F77CD3">
            <w:pPr>
              <w:pStyle w:val="26"/>
              <w:bidi w:val="0"/>
              <w:rPr>
                <w:rFonts w:hint="default"/>
              </w:rPr>
            </w:pPr>
            <w:r>
              <w:rPr>
                <w:rFonts w:hint="default"/>
                <w:lang w:val="en-US" w:eastAsia="zh-CN"/>
              </w:rPr>
              <w:t>瑞典</w:t>
            </w:r>
          </w:p>
        </w:tc>
      </w:tr>
      <w:tr w14:paraId="7E64F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D03395">
            <w:pPr>
              <w:pStyle w:val="26"/>
              <w:bidi w:val="0"/>
              <w:rPr>
                <w:rFonts w:hint="default"/>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4BC6F4D">
            <w:pPr>
              <w:pStyle w:val="26"/>
              <w:bidi w:val="0"/>
              <w:rPr>
                <w:rFonts w:hint="default"/>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A57FEE">
            <w:pPr>
              <w:pStyle w:val="26"/>
              <w:bidi w:val="0"/>
              <w:rPr>
                <w:rFonts w:hint="default"/>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0648EC">
            <w:pPr>
              <w:pStyle w:val="26"/>
              <w:bidi w:val="0"/>
              <w:rPr>
                <w:rFonts w:hint="default"/>
              </w:rPr>
            </w:pPr>
            <w:r>
              <w:rPr>
                <w:rFonts w:hint="default"/>
                <w:lang w:val="en-US" w:eastAsia="zh-CN"/>
              </w:rPr>
              <w:t>瑞士</w:t>
            </w:r>
          </w:p>
        </w:tc>
      </w:tr>
      <w:tr w14:paraId="029EE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8781D3">
            <w:pPr>
              <w:pStyle w:val="26"/>
              <w:bidi w:val="0"/>
              <w:rPr>
                <w:rFonts w:hint="default"/>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CE8C2">
            <w:pPr>
              <w:pStyle w:val="26"/>
              <w:bidi w:val="0"/>
              <w:rPr>
                <w:rFonts w:hint="default"/>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930B69">
            <w:pPr>
              <w:pStyle w:val="26"/>
              <w:bidi w:val="0"/>
              <w:rPr>
                <w:rFonts w:hint="default"/>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17EDBD">
            <w:pPr>
              <w:pStyle w:val="26"/>
              <w:bidi w:val="0"/>
              <w:rPr>
                <w:rFonts w:hint="default"/>
              </w:rPr>
            </w:pPr>
            <w:r>
              <w:rPr>
                <w:rFonts w:hint="default"/>
                <w:lang w:val="en-US" w:eastAsia="zh-CN"/>
              </w:rPr>
              <w:t>叙利亚</w:t>
            </w:r>
          </w:p>
        </w:tc>
      </w:tr>
      <w:tr w14:paraId="6E930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A1A096">
            <w:pPr>
              <w:pStyle w:val="26"/>
              <w:bidi w:val="0"/>
              <w:rPr>
                <w:rFonts w:hint="default"/>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BA14D3">
            <w:pPr>
              <w:pStyle w:val="26"/>
              <w:bidi w:val="0"/>
              <w:rPr>
                <w:rFonts w:hint="default"/>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85051F">
            <w:pPr>
              <w:pStyle w:val="26"/>
              <w:bidi w:val="0"/>
              <w:rPr>
                <w:rFonts w:hint="default"/>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C78AFF">
            <w:pPr>
              <w:pStyle w:val="26"/>
              <w:bidi w:val="0"/>
              <w:rPr>
                <w:rFonts w:hint="default"/>
              </w:rPr>
            </w:pPr>
            <w:r>
              <w:rPr>
                <w:rFonts w:hint="default"/>
                <w:lang w:val="en-US" w:eastAsia="zh-CN"/>
              </w:rPr>
              <w:t>塔吉克斯坦</w:t>
            </w:r>
          </w:p>
        </w:tc>
      </w:tr>
      <w:tr w14:paraId="1969F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84CCA7">
            <w:pPr>
              <w:pStyle w:val="26"/>
              <w:bidi w:val="0"/>
              <w:rPr>
                <w:rFonts w:hint="default"/>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DFC972">
            <w:pPr>
              <w:pStyle w:val="26"/>
              <w:bidi w:val="0"/>
              <w:rPr>
                <w:rFonts w:hint="default"/>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C08200">
            <w:pPr>
              <w:pStyle w:val="26"/>
              <w:bidi w:val="0"/>
              <w:rPr>
                <w:rFonts w:hint="default"/>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D2C17">
            <w:pPr>
              <w:pStyle w:val="26"/>
              <w:bidi w:val="0"/>
              <w:rPr>
                <w:rFonts w:hint="default"/>
              </w:rPr>
            </w:pPr>
            <w:r>
              <w:rPr>
                <w:rFonts w:hint="default"/>
                <w:lang w:val="en-US" w:eastAsia="zh-CN"/>
              </w:rPr>
              <w:t>泰国</w:t>
            </w:r>
          </w:p>
        </w:tc>
      </w:tr>
      <w:tr w14:paraId="520E7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985CBF">
            <w:pPr>
              <w:pStyle w:val="26"/>
              <w:bidi w:val="0"/>
              <w:rPr>
                <w:rFonts w:hint="default"/>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5A01DF">
            <w:pPr>
              <w:pStyle w:val="26"/>
              <w:bidi w:val="0"/>
              <w:rPr>
                <w:rFonts w:hint="default"/>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E309DF4">
            <w:pPr>
              <w:pStyle w:val="26"/>
              <w:bidi w:val="0"/>
              <w:rPr>
                <w:rFonts w:hint="default"/>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7BF7F3">
            <w:pPr>
              <w:pStyle w:val="26"/>
              <w:bidi w:val="0"/>
              <w:rPr>
                <w:rFonts w:hint="default"/>
              </w:rPr>
            </w:pPr>
            <w:r>
              <w:rPr>
                <w:rFonts w:hint="default"/>
                <w:lang w:val="en-US" w:eastAsia="zh-CN"/>
              </w:rPr>
              <w:t>多哥</w:t>
            </w:r>
          </w:p>
        </w:tc>
      </w:tr>
      <w:tr w14:paraId="03C41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D96718">
            <w:pPr>
              <w:pStyle w:val="26"/>
              <w:bidi w:val="0"/>
              <w:rPr>
                <w:rFonts w:hint="default"/>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9BF8BBB">
            <w:pPr>
              <w:pStyle w:val="26"/>
              <w:bidi w:val="0"/>
              <w:rPr>
                <w:rFonts w:hint="default"/>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804E05">
            <w:pPr>
              <w:pStyle w:val="26"/>
              <w:bidi w:val="0"/>
              <w:rPr>
                <w:rFonts w:hint="default"/>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302E35">
            <w:pPr>
              <w:pStyle w:val="26"/>
              <w:bidi w:val="0"/>
              <w:rPr>
                <w:rFonts w:hint="default"/>
              </w:rPr>
            </w:pPr>
            <w:r>
              <w:rPr>
                <w:rFonts w:hint="default"/>
                <w:lang w:val="en-US" w:eastAsia="zh-CN"/>
              </w:rPr>
              <w:t>托克劳</w:t>
            </w:r>
          </w:p>
        </w:tc>
      </w:tr>
      <w:tr w14:paraId="2F709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134DCF">
            <w:pPr>
              <w:pStyle w:val="26"/>
              <w:bidi w:val="0"/>
              <w:rPr>
                <w:rFonts w:hint="default"/>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807AD6">
            <w:pPr>
              <w:pStyle w:val="26"/>
              <w:bidi w:val="0"/>
              <w:rPr>
                <w:rFonts w:hint="default"/>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C5942B">
            <w:pPr>
              <w:pStyle w:val="26"/>
              <w:bidi w:val="0"/>
              <w:rPr>
                <w:rFonts w:hint="default"/>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C9B0BD">
            <w:pPr>
              <w:pStyle w:val="26"/>
              <w:bidi w:val="0"/>
              <w:rPr>
                <w:rFonts w:hint="default"/>
              </w:rPr>
            </w:pPr>
            <w:r>
              <w:rPr>
                <w:rFonts w:hint="default"/>
                <w:lang w:val="en-US" w:eastAsia="zh-CN"/>
              </w:rPr>
              <w:t>汤加</w:t>
            </w:r>
          </w:p>
        </w:tc>
      </w:tr>
      <w:tr w14:paraId="0CF93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AB0E60">
            <w:pPr>
              <w:pStyle w:val="26"/>
              <w:bidi w:val="0"/>
              <w:rPr>
                <w:rFonts w:hint="default"/>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ECAC86">
            <w:pPr>
              <w:pStyle w:val="26"/>
              <w:bidi w:val="0"/>
              <w:rPr>
                <w:rFonts w:hint="default"/>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22C559">
            <w:pPr>
              <w:pStyle w:val="26"/>
              <w:bidi w:val="0"/>
              <w:rPr>
                <w:rFonts w:hint="default"/>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C82D8C">
            <w:pPr>
              <w:pStyle w:val="26"/>
              <w:bidi w:val="0"/>
              <w:rPr>
                <w:rFonts w:hint="default"/>
              </w:rPr>
            </w:pPr>
            <w:r>
              <w:rPr>
                <w:rFonts w:hint="default"/>
                <w:lang w:val="en-US" w:eastAsia="zh-CN"/>
              </w:rPr>
              <w:t>特立尼达和多巴哥</w:t>
            </w:r>
          </w:p>
        </w:tc>
      </w:tr>
      <w:tr w14:paraId="7931D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BAE67B">
            <w:pPr>
              <w:pStyle w:val="26"/>
              <w:bidi w:val="0"/>
              <w:rPr>
                <w:rFonts w:hint="default"/>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BFA71B">
            <w:pPr>
              <w:pStyle w:val="26"/>
              <w:bidi w:val="0"/>
              <w:rPr>
                <w:rFonts w:hint="default"/>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7EA6B0">
            <w:pPr>
              <w:pStyle w:val="26"/>
              <w:bidi w:val="0"/>
              <w:rPr>
                <w:rFonts w:hint="default"/>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45F4C1">
            <w:pPr>
              <w:pStyle w:val="26"/>
              <w:bidi w:val="0"/>
              <w:rPr>
                <w:rFonts w:hint="default"/>
              </w:rPr>
            </w:pPr>
            <w:r>
              <w:rPr>
                <w:rFonts w:hint="default"/>
                <w:lang w:val="en-US" w:eastAsia="zh-CN"/>
              </w:rPr>
              <w:t>阿联酋</w:t>
            </w:r>
          </w:p>
        </w:tc>
      </w:tr>
      <w:tr w14:paraId="1F81A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01BB86">
            <w:pPr>
              <w:pStyle w:val="26"/>
              <w:bidi w:val="0"/>
              <w:rPr>
                <w:rFonts w:hint="default"/>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5B9A76">
            <w:pPr>
              <w:pStyle w:val="26"/>
              <w:bidi w:val="0"/>
              <w:rPr>
                <w:rFonts w:hint="default"/>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40068C">
            <w:pPr>
              <w:pStyle w:val="26"/>
              <w:bidi w:val="0"/>
              <w:rPr>
                <w:rFonts w:hint="default"/>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18E404">
            <w:pPr>
              <w:pStyle w:val="26"/>
              <w:bidi w:val="0"/>
              <w:rPr>
                <w:rFonts w:hint="default"/>
              </w:rPr>
            </w:pPr>
            <w:r>
              <w:rPr>
                <w:rFonts w:hint="default"/>
                <w:lang w:val="en-US" w:eastAsia="zh-CN"/>
              </w:rPr>
              <w:t>突尼斯</w:t>
            </w:r>
          </w:p>
        </w:tc>
      </w:tr>
      <w:tr w14:paraId="7DE97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318B96">
            <w:pPr>
              <w:pStyle w:val="26"/>
              <w:bidi w:val="0"/>
              <w:rPr>
                <w:rFonts w:hint="default"/>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AC4517">
            <w:pPr>
              <w:pStyle w:val="26"/>
              <w:bidi w:val="0"/>
              <w:rPr>
                <w:rFonts w:hint="default"/>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35AD39">
            <w:pPr>
              <w:pStyle w:val="26"/>
              <w:bidi w:val="0"/>
              <w:rPr>
                <w:rFonts w:hint="default"/>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28F562">
            <w:pPr>
              <w:pStyle w:val="26"/>
              <w:bidi w:val="0"/>
              <w:rPr>
                <w:rFonts w:hint="default"/>
              </w:rPr>
            </w:pPr>
            <w:r>
              <w:rPr>
                <w:rFonts w:hint="default"/>
                <w:lang w:val="en-US" w:eastAsia="zh-CN"/>
              </w:rPr>
              <w:t>土耳其</w:t>
            </w:r>
          </w:p>
        </w:tc>
      </w:tr>
      <w:tr w14:paraId="0B56F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A7B889">
            <w:pPr>
              <w:pStyle w:val="26"/>
              <w:bidi w:val="0"/>
              <w:rPr>
                <w:rFonts w:hint="default"/>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49256A">
            <w:pPr>
              <w:pStyle w:val="26"/>
              <w:bidi w:val="0"/>
              <w:rPr>
                <w:rFonts w:hint="default"/>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FC459C">
            <w:pPr>
              <w:pStyle w:val="26"/>
              <w:bidi w:val="0"/>
              <w:rPr>
                <w:rFonts w:hint="default"/>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E677B2">
            <w:pPr>
              <w:pStyle w:val="26"/>
              <w:bidi w:val="0"/>
              <w:rPr>
                <w:rFonts w:hint="default"/>
              </w:rPr>
            </w:pPr>
            <w:r>
              <w:rPr>
                <w:rFonts w:hint="default"/>
                <w:lang w:val="en-US" w:eastAsia="zh-CN"/>
              </w:rPr>
              <w:t>土库曼斯坦</w:t>
            </w:r>
          </w:p>
        </w:tc>
      </w:tr>
      <w:tr w14:paraId="774D9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6532FB">
            <w:pPr>
              <w:pStyle w:val="26"/>
              <w:bidi w:val="0"/>
              <w:rPr>
                <w:rFonts w:hint="default"/>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198790">
            <w:pPr>
              <w:pStyle w:val="26"/>
              <w:bidi w:val="0"/>
              <w:rPr>
                <w:rFonts w:hint="default"/>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0CF5C6">
            <w:pPr>
              <w:pStyle w:val="26"/>
              <w:bidi w:val="0"/>
              <w:rPr>
                <w:rFonts w:hint="default"/>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EA4768">
            <w:pPr>
              <w:pStyle w:val="26"/>
              <w:bidi w:val="0"/>
              <w:rPr>
                <w:rFonts w:hint="default"/>
              </w:rPr>
            </w:pPr>
            <w:r>
              <w:rPr>
                <w:rFonts w:hint="default"/>
                <w:lang w:val="en-US" w:eastAsia="zh-CN"/>
              </w:rPr>
              <w:t>特克斯和凯科斯群岛</w:t>
            </w:r>
          </w:p>
        </w:tc>
      </w:tr>
      <w:tr w14:paraId="4E66A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D6E27F">
            <w:pPr>
              <w:pStyle w:val="26"/>
              <w:bidi w:val="0"/>
              <w:rPr>
                <w:rFonts w:hint="default"/>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75AC9D">
            <w:pPr>
              <w:pStyle w:val="26"/>
              <w:bidi w:val="0"/>
              <w:rPr>
                <w:rFonts w:hint="default"/>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1DCAF6">
            <w:pPr>
              <w:pStyle w:val="26"/>
              <w:bidi w:val="0"/>
              <w:rPr>
                <w:rFonts w:hint="default"/>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7DE51D">
            <w:pPr>
              <w:pStyle w:val="26"/>
              <w:bidi w:val="0"/>
              <w:rPr>
                <w:rFonts w:hint="default"/>
              </w:rPr>
            </w:pPr>
            <w:r>
              <w:rPr>
                <w:rFonts w:hint="default"/>
                <w:lang w:val="en-US" w:eastAsia="zh-CN"/>
              </w:rPr>
              <w:t>图瓦卢</w:t>
            </w:r>
          </w:p>
        </w:tc>
      </w:tr>
      <w:tr w14:paraId="4419A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C9ED40">
            <w:pPr>
              <w:pStyle w:val="26"/>
              <w:bidi w:val="0"/>
              <w:rPr>
                <w:rFonts w:hint="default"/>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DD0A05">
            <w:pPr>
              <w:pStyle w:val="26"/>
              <w:bidi w:val="0"/>
              <w:rPr>
                <w:rFonts w:hint="default"/>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D68684">
            <w:pPr>
              <w:pStyle w:val="26"/>
              <w:bidi w:val="0"/>
              <w:rPr>
                <w:rFonts w:hint="default"/>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F1D9C1">
            <w:pPr>
              <w:pStyle w:val="26"/>
              <w:bidi w:val="0"/>
              <w:rPr>
                <w:rFonts w:hint="default"/>
              </w:rPr>
            </w:pPr>
            <w:r>
              <w:rPr>
                <w:rFonts w:hint="default"/>
                <w:lang w:val="en-US" w:eastAsia="zh-CN"/>
              </w:rPr>
              <w:t>乌干达</w:t>
            </w:r>
          </w:p>
        </w:tc>
      </w:tr>
      <w:tr w14:paraId="0E785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19F3110">
            <w:pPr>
              <w:pStyle w:val="26"/>
              <w:bidi w:val="0"/>
              <w:rPr>
                <w:rFonts w:hint="default"/>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EB060F">
            <w:pPr>
              <w:pStyle w:val="26"/>
              <w:bidi w:val="0"/>
              <w:rPr>
                <w:rFonts w:hint="default"/>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8C2CFB">
            <w:pPr>
              <w:pStyle w:val="26"/>
              <w:bidi w:val="0"/>
              <w:rPr>
                <w:rFonts w:hint="default"/>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85E5EC">
            <w:pPr>
              <w:pStyle w:val="26"/>
              <w:bidi w:val="0"/>
              <w:rPr>
                <w:rFonts w:hint="default"/>
              </w:rPr>
            </w:pPr>
            <w:r>
              <w:rPr>
                <w:rFonts w:hint="default"/>
                <w:lang w:val="en-US" w:eastAsia="zh-CN"/>
              </w:rPr>
              <w:t>乌克兰</w:t>
            </w:r>
          </w:p>
        </w:tc>
      </w:tr>
      <w:tr w14:paraId="13681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6AE274">
            <w:pPr>
              <w:pStyle w:val="26"/>
              <w:bidi w:val="0"/>
              <w:rPr>
                <w:rFonts w:hint="default"/>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E2282C">
            <w:pPr>
              <w:pStyle w:val="26"/>
              <w:bidi w:val="0"/>
              <w:rPr>
                <w:rFonts w:hint="default"/>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8AB52B">
            <w:pPr>
              <w:pStyle w:val="26"/>
              <w:bidi w:val="0"/>
              <w:rPr>
                <w:rFonts w:hint="default"/>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983D6F">
            <w:pPr>
              <w:pStyle w:val="26"/>
              <w:bidi w:val="0"/>
              <w:rPr>
                <w:rFonts w:hint="default"/>
              </w:rPr>
            </w:pPr>
            <w:r>
              <w:rPr>
                <w:rFonts w:hint="default"/>
                <w:lang w:val="en-US" w:eastAsia="zh-CN"/>
              </w:rPr>
              <w:t>前南马其顿</w:t>
            </w:r>
          </w:p>
        </w:tc>
      </w:tr>
      <w:tr w14:paraId="458DA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0546A5">
            <w:pPr>
              <w:pStyle w:val="26"/>
              <w:bidi w:val="0"/>
              <w:rPr>
                <w:rFonts w:hint="default"/>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ADA0FF">
            <w:pPr>
              <w:pStyle w:val="26"/>
              <w:bidi w:val="0"/>
              <w:rPr>
                <w:rFonts w:hint="default"/>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86F885">
            <w:pPr>
              <w:pStyle w:val="26"/>
              <w:bidi w:val="0"/>
              <w:rPr>
                <w:rFonts w:hint="default"/>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88EB6D">
            <w:pPr>
              <w:pStyle w:val="26"/>
              <w:bidi w:val="0"/>
              <w:rPr>
                <w:rFonts w:hint="default"/>
              </w:rPr>
            </w:pPr>
            <w:r>
              <w:rPr>
                <w:rFonts w:hint="default"/>
                <w:lang w:val="en-US" w:eastAsia="zh-CN"/>
              </w:rPr>
              <w:t>埃及</w:t>
            </w:r>
          </w:p>
        </w:tc>
      </w:tr>
      <w:tr w14:paraId="7A6A8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430C53">
            <w:pPr>
              <w:pStyle w:val="26"/>
              <w:bidi w:val="0"/>
              <w:rPr>
                <w:rFonts w:hint="default"/>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6BA17F">
            <w:pPr>
              <w:pStyle w:val="26"/>
              <w:bidi w:val="0"/>
              <w:rPr>
                <w:rFonts w:hint="default"/>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0A1D12">
            <w:pPr>
              <w:pStyle w:val="26"/>
              <w:bidi w:val="0"/>
              <w:rPr>
                <w:rFonts w:hint="default"/>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3FC7A5">
            <w:pPr>
              <w:pStyle w:val="26"/>
              <w:bidi w:val="0"/>
              <w:rPr>
                <w:rFonts w:hint="default"/>
              </w:rPr>
            </w:pPr>
            <w:r>
              <w:rPr>
                <w:rFonts w:hint="default"/>
                <w:lang w:val="en-US" w:eastAsia="zh-CN"/>
              </w:rPr>
              <w:t>英国</w:t>
            </w:r>
          </w:p>
        </w:tc>
      </w:tr>
      <w:tr w14:paraId="74776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A3BFF09">
            <w:pPr>
              <w:pStyle w:val="26"/>
              <w:bidi w:val="0"/>
              <w:rPr>
                <w:rFonts w:hint="default"/>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C5796D">
            <w:pPr>
              <w:pStyle w:val="26"/>
              <w:bidi w:val="0"/>
              <w:rPr>
                <w:rFonts w:hint="default"/>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471A0C">
            <w:pPr>
              <w:pStyle w:val="26"/>
              <w:bidi w:val="0"/>
              <w:rPr>
                <w:rFonts w:hint="default"/>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F47ADF">
            <w:pPr>
              <w:pStyle w:val="26"/>
              <w:bidi w:val="0"/>
              <w:rPr>
                <w:rFonts w:hint="default"/>
              </w:rPr>
            </w:pPr>
            <w:r>
              <w:rPr>
                <w:rFonts w:hint="default"/>
                <w:lang w:val="en-US" w:eastAsia="zh-CN"/>
              </w:rPr>
              <w:t>根西岛</w:t>
            </w:r>
          </w:p>
        </w:tc>
      </w:tr>
      <w:tr w14:paraId="142D5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6F9D35">
            <w:pPr>
              <w:pStyle w:val="26"/>
              <w:bidi w:val="0"/>
              <w:rPr>
                <w:rFonts w:hint="default"/>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60C71B1">
            <w:pPr>
              <w:pStyle w:val="26"/>
              <w:bidi w:val="0"/>
              <w:rPr>
                <w:rFonts w:hint="default"/>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7F54D4">
            <w:pPr>
              <w:pStyle w:val="26"/>
              <w:bidi w:val="0"/>
              <w:rPr>
                <w:rFonts w:hint="default"/>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03CBA1">
            <w:pPr>
              <w:pStyle w:val="26"/>
              <w:bidi w:val="0"/>
              <w:rPr>
                <w:rFonts w:hint="default"/>
              </w:rPr>
            </w:pPr>
            <w:r>
              <w:rPr>
                <w:rFonts w:hint="default"/>
                <w:lang w:val="en-US" w:eastAsia="zh-CN"/>
              </w:rPr>
              <w:t>泽西岛</w:t>
            </w:r>
          </w:p>
        </w:tc>
      </w:tr>
      <w:tr w14:paraId="1C9E5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BB8B5F">
            <w:pPr>
              <w:pStyle w:val="26"/>
              <w:bidi w:val="0"/>
              <w:rPr>
                <w:rFonts w:hint="default"/>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21D37D">
            <w:pPr>
              <w:pStyle w:val="26"/>
              <w:bidi w:val="0"/>
              <w:rPr>
                <w:rFonts w:hint="default"/>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8CB8BE">
            <w:pPr>
              <w:pStyle w:val="26"/>
              <w:bidi w:val="0"/>
              <w:rPr>
                <w:rFonts w:hint="default"/>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B9FAB0">
            <w:pPr>
              <w:pStyle w:val="26"/>
              <w:bidi w:val="0"/>
              <w:rPr>
                <w:rFonts w:hint="default"/>
              </w:rPr>
            </w:pPr>
            <w:r>
              <w:rPr>
                <w:rFonts w:hint="default"/>
                <w:lang w:val="en-US" w:eastAsia="zh-CN"/>
              </w:rPr>
              <w:t>马恩岛</w:t>
            </w:r>
          </w:p>
        </w:tc>
      </w:tr>
      <w:tr w14:paraId="65F6F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7D2196">
            <w:pPr>
              <w:pStyle w:val="26"/>
              <w:bidi w:val="0"/>
              <w:rPr>
                <w:rFonts w:hint="default"/>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CEF548A">
            <w:pPr>
              <w:pStyle w:val="26"/>
              <w:bidi w:val="0"/>
              <w:rPr>
                <w:rFonts w:hint="default"/>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422FFE">
            <w:pPr>
              <w:pStyle w:val="26"/>
              <w:bidi w:val="0"/>
              <w:rPr>
                <w:rFonts w:hint="default"/>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96C4A5">
            <w:pPr>
              <w:pStyle w:val="26"/>
              <w:bidi w:val="0"/>
              <w:rPr>
                <w:rFonts w:hint="default"/>
              </w:rPr>
            </w:pPr>
            <w:r>
              <w:rPr>
                <w:rFonts w:hint="default"/>
                <w:lang w:val="en-US" w:eastAsia="zh-CN"/>
              </w:rPr>
              <w:t>坦桑尼亚</w:t>
            </w:r>
          </w:p>
        </w:tc>
      </w:tr>
      <w:tr w14:paraId="28E4E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EB9D66">
            <w:pPr>
              <w:pStyle w:val="26"/>
              <w:bidi w:val="0"/>
              <w:rPr>
                <w:rFonts w:hint="default"/>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0E6B22">
            <w:pPr>
              <w:pStyle w:val="26"/>
              <w:bidi w:val="0"/>
              <w:rPr>
                <w:rFonts w:hint="default"/>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288358C">
            <w:pPr>
              <w:pStyle w:val="26"/>
              <w:bidi w:val="0"/>
              <w:rPr>
                <w:rFonts w:hint="default"/>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BFE7F0E">
            <w:pPr>
              <w:pStyle w:val="26"/>
              <w:bidi w:val="0"/>
              <w:rPr>
                <w:rFonts w:hint="default"/>
              </w:rPr>
            </w:pPr>
            <w:r>
              <w:rPr>
                <w:rFonts w:hint="default"/>
                <w:lang w:val="en-US" w:eastAsia="zh-CN"/>
              </w:rPr>
              <w:t>美国</w:t>
            </w:r>
          </w:p>
        </w:tc>
      </w:tr>
      <w:tr w14:paraId="5C6EB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740E93">
            <w:pPr>
              <w:pStyle w:val="26"/>
              <w:bidi w:val="0"/>
              <w:rPr>
                <w:rFonts w:hint="default"/>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733325">
            <w:pPr>
              <w:pStyle w:val="26"/>
              <w:bidi w:val="0"/>
              <w:rPr>
                <w:rFonts w:hint="default"/>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8DA460">
            <w:pPr>
              <w:pStyle w:val="26"/>
              <w:bidi w:val="0"/>
              <w:rPr>
                <w:rFonts w:hint="default"/>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858835">
            <w:pPr>
              <w:pStyle w:val="26"/>
              <w:bidi w:val="0"/>
              <w:rPr>
                <w:rFonts w:hint="default"/>
              </w:rPr>
            </w:pPr>
            <w:r>
              <w:rPr>
                <w:rFonts w:hint="default"/>
                <w:lang w:val="en-US" w:eastAsia="zh-CN"/>
              </w:rPr>
              <w:t>美属维尔京群岛</w:t>
            </w:r>
          </w:p>
        </w:tc>
      </w:tr>
      <w:tr w14:paraId="20853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812024">
            <w:pPr>
              <w:pStyle w:val="26"/>
              <w:bidi w:val="0"/>
              <w:rPr>
                <w:rFonts w:hint="default"/>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FF9462">
            <w:pPr>
              <w:pStyle w:val="26"/>
              <w:bidi w:val="0"/>
              <w:rPr>
                <w:rFonts w:hint="default"/>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7E496">
            <w:pPr>
              <w:pStyle w:val="26"/>
              <w:bidi w:val="0"/>
              <w:rPr>
                <w:rFonts w:hint="default"/>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5221EF">
            <w:pPr>
              <w:pStyle w:val="26"/>
              <w:bidi w:val="0"/>
              <w:rPr>
                <w:rFonts w:hint="default"/>
              </w:rPr>
            </w:pPr>
            <w:r>
              <w:rPr>
                <w:rFonts w:hint="default"/>
                <w:lang w:val="en-US" w:eastAsia="zh-CN"/>
              </w:rPr>
              <w:t>布基纳法索</w:t>
            </w:r>
          </w:p>
        </w:tc>
      </w:tr>
      <w:tr w14:paraId="12B43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3A86D4">
            <w:pPr>
              <w:pStyle w:val="26"/>
              <w:bidi w:val="0"/>
              <w:rPr>
                <w:rFonts w:hint="default"/>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0A2F4B">
            <w:pPr>
              <w:pStyle w:val="26"/>
              <w:bidi w:val="0"/>
              <w:rPr>
                <w:rFonts w:hint="default"/>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B43D44">
            <w:pPr>
              <w:pStyle w:val="26"/>
              <w:bidi w:val="0"/>
              <w:rPr>
                <w:rFonts w:hint="default"/>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15CB19">
            <w:pPr>
              <w:pStyle w:val="26"/>
              <w:bidi w:val="0"/>
              <w:rPr>
                <w:rFonts w:hint="default"/>
              </w:rPr>
            </w:pPr>
            <w:r>
              <w:rPr>
                <w:rFonts w:hint="default"/>
                <w:lang w:val="en-US" w:eastAsia="zh-CN"/>
              </w:rPr>
              <w:t>乌拉圭</w:t>
            </w:r>
          </w:p>
        </w:tc>
      </w:tr>
      <w:tr w14:paraId="035EB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A70A568">
            <w:pPr>
              <w:pStyle w:val="26"/>
              <w:bidi w:val="0"/>
              <w:rPr>
                <w:rFonts w:hint="default"/>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9A43E3">
            <w:pPr>
              <w:pStyle w:val="26"/>
              <w:bidi w:val="0"/>
              <w:rPr>
                <w:rFonts w:hint="default"/>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5A8095">
            <w:pPr>
              <w:pStyle w:val="26"/>
              <w:bidi w:val="0"/>
              <w:rPr>
                <w:rFonts w:hint="default"/>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89E3D6">
            <w:pPr>
              <w:pStyle w:val="26"/>
              <w:bidi w:val="0"/>
              <w:rPr>
                <w:rFonts w:hint="default"/>
              </w:rPr>
            </w:pPr>
            <w:r>
              <w:rPr>
                <w:rFonts w:hint="default"/>
                <w:lang w:val="en-US" w:eastAsia="zh-CN"/>
              </w:rPr>
              <w:t>乌兹别克斯坦</w:t>
            </w:r>
          </w:p>
        </w:tc>
      </w:tr>
      <w:tr w14:paraId="78524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6128C6">
            <w:pPr>
              <w:pStyle w:val="26"/>
              <w:bidi w:val="0"/>
              <w:rPr>
                <w:rFonts w:hint="default"/>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5D9DE2C">
            <w:pPr>
              <w:pStyle w:val="26"/>
              <w:bidi w:val="0"/>
              <w:rPr>
                <w:rFonts w:hint="default"/>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A8F5BD">
            <w:pPr>
              <w:pStyle w:val="26"/>
              <w:bidi w:val="0"/>
              <w:rPr>
                <w:rFonts w:hint="default"/>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BDB85D">
            <w:pPr>
              <w:pStyle w:val="26"/>
              <w:bidi w:val="0"/>
              <w:rPr>
                <w:rFonts w:hint="default"/>
              </w:rPr>
            </w:pPr>
            <w:r>
              <w:rPr>
                <w:rFonts w:hint="default"/>
                <w:lang w:val="en-US" w:eastAsia="zh-CN"/>
              </w:rPr>
              <w:t>委内瑞拉</w:t>
            </w:r>
          </w:p>
        </w:tc>
      </w:tr>
      <w:tr w14:paraId="46E90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5E8BFD">
            <w:pPr>
              <w:pStyle w:val="26"/>
              <w:bidi w:val="0"/>
              <w:rPr>
                <w:rFonts w:hint="default"/>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4129AC">
            <w:pPr>
              <w:pStyle w:val="26"/>
              <w:bidi w:val="0"/>
              <w:rPr>
                <w:rFonts w:hint="default"/>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0456B8">
            <w:pPr>
              <w:pStyle w:val="26"/>
              <w:bidi w:val="0"/>
              <w:rPr>
                <w:rFonts w:hint="default"/>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FE2D9A">
            <w:pPr>
              <w:pStyle w:val="26"/>
              <w:bidi w:val="0"/>
              <w:rPr>
                <w:rFonts w:hint="default"/>
              </w:rPr>
            </w:pPr>
            <w:r>
              <w:rPr>
                <w:rFonts w:hint="default"/>
                <w:lang w:val="en-US" w:eastAsia="zh-CN"/>
              </w:rPr>
              <w:t>瓦利斯和富图纳</w:t>
            </w:r>
          </w:p>
        </w:tc>
      </w:tr>
      <w:tr w14:paraId="1FD9C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132E49">
            <w:pPr>
              <w:pStyle w:val="26"/>
              <w:bidi w:val="0"/>
              <w:rPr>
                <w:rFonts w:hint="default"/>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E946D">
            <w:pPr>
              <w:pStyle w:val="26"/>
              <w:bidi w:val="0"/>
              <w:rPr>
                <w:rFonts w:hint="default"/>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25D450">
            <w:pPr>
              <w:pStyle w:val="26"/>
              <w:bidi w:val="0"/>
              <w:rPr>
                <w:rFonts w:hint="default"/>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73F773">
            <w:pPr>
              <w:pStyle w:val="26"/>
              <w:bidi w:val="0"/>
              <w:rPr>
                <w:rFonts w:hint="default"/>
              </w:rPr>
            </w:pPr>
            <w:r>
              <w:rPr>
                <w:rFonts w:hint="default"/>
                <w:lang w:val="en-US" w:eastAsia="zh-CN"/>
              </w:rPr>
              <w:t>萨摩亚</w:t>
            </w:r>
          </w:p>
        </w:tc>
      </w:tr>
      <w:tr w14:paraId="121EE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758AAB">
            <w:pPr>
              <w:pStyle w:val="26"/>
              <w:bidi w:val="0"/>
              <w:rPr>
                <w:rFonts w:hint="default"/>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C458F3">
            <w:pPr>
              <w:pStyle w:val="26"/>
              <w:bidi w:val="0"/>
              <w:rPr>
                <w:rFonts w:hint="default"/>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E31A35">
            <w:pPr>
              <w:pStyle w:val="26"/>
              <w:bidi w:val="0"/>
              <w:rPr>
                <w:rFonts w:hint="default"/>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7C7021">
            <w:pPr>
              <w:pStyle w:val="26"/>
              <w:bidi w:val="0"/>
              <w:rPr>
                <w:rFonts w:hint="default"/>
              </w:rPr>
            </w:pPr>
            <w:r>
              <w:rPr>
                <w:rFonts w:hint="default"/>
                <w:lang w:val="en-US" w:eastAsia="zh-CN"/>
              </w:rPr>
              <w:t>也门</w:t>
            </w:r>
          </w:p>
        </w:tc>
      </w:tr>
      <w:tr w14:paraId="6951C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AA0BD1">
            <w:pPr>
              <w:pStyle w:val="26"/>
              <w:bidi w:val="0"/>
              <w:rPr>
                <w:rFonts w:hint="default"/>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CB823B">
            <w:pPr>
              <w:pStyle w:val="26"/>
              <w:bidi w:val="0"/>
              <w:rPr>
                <w:rFonts w:hint="default"/>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AFCD6B">
            <w:pPr>
              <w:pStyle w:val="26"/>
              <w:bidi w:val="0"/>
              <w:rPr>
                <w:rFonts w:hint="default"/>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40410F">
            <w:pPr>
              <w:pStyle w:val="26"/>
              <w:bidi w:val="0"/>
              <w:rPr>
                <w:rFonts w:hint="default"/>
              </w:rPr>
            </w:pPr>
            <w:r>
              <w:rPr>
                <w:rFonts w:hint="default"/>
                <w:lang w:val="en-US" w:eastAsia="zh-CN"/>
              </w:rPr>
              <w:t>南斯拉夫</w:t>
            </w:r>
          </w:p>
        </w:tc>
      </w:tr>
      <w:tr w14:paraId="4DDA6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22A7C8">
            <w:pPr>
              <w:pStyle w:val="26"/>
              <w:bidi w:val="0"/>
              <w:rPr>
                <w:rFonts w:hint="default"/>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F40B9C2">
            <w:pPr>
              <w:pStyle w:val="26"/>
              <w:bidi w:val="0"/>
              <w:rPr>
                <w:rFonts w:hint="default"/>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DD9C88">
            <w:pPr>
              <w:pStyle w:val="26"/>
              <w:bidi w:val="0"/>
              <w:rPr>
                <w:rFonts w:hint="default"/>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34D124">
            <w:pPr>
              <w:pStyle w:val="26"/>
              <w:bidi w:val="0"/>
              <w:rPr>
                <w:rFonts w:hint="default"/>
              </w:rPr>
            </w:pPr>
            <w:r>
              <w:rPr>
                <w:rFonts w:hint="default"/>
                <w:lang w:val="en-US" w:eastAsia="zh-CN"/>
              </w:rPr>
              <w:t>赞比亚</w:t>
            </w:r>
          </w:p>
        </w:tc>
      </w:tr>
      <w:tr w14:paraId="03BD7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F02466">
            <w:pPr>
              <w:pStyle w:val="26"/>
              <w:bidi w:val="0"/>
              <w:rPr>
                <w:rFonts w:hint="default"/>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562175">
            <w:pPr>
              <w:pStyle w:val="26"/>
              <w:bidi w:val="0"/>
              <w:rPr>
                <w:rFonts w:hint="default"/>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74C285">
            <w:pPr>
              <w:pStyle w:val="26"/>
              <w:bidi w:val="0"/>
              <w:rPr>
                <w:rFonts w:hint="default"/>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6605EC">
            <w:pPr>
              <w:pStyle w:val="26"/>
              <w:bidi w:val="0"/>
              <w:rPr>
                <w:rFonts w:hint="default"/>
              </w:rPr>
            </w:pPr>
            <w:r>
              <w:rPr>
                <w:rFonts w:hint="default"/>
                <w:lang w:val="en-US" w:eastAsia="zh-CN"/>
              </w:rPr>
              <w:t>科索沃</w:t>
            </w:r>
          </w:p>
        </w:tc>
      </w:tr>
    </w:tbl>
    <w:p w14:paraId="422B5CA7">
      <w:pPr>
        <w:pStyle w:val="5"/>
        <w:bidi w:val="0"/>
        <w:rPr>
          <w:rFonts w:hint="default"/>
          <w:lang w:val="en-US" w:eastAsia="zh-CN"/>
        </w:rPr>
      </w:pPr>
    </w:p>
    <w:p w14:paraId="6D10920C"/>
    <w:p w14:paraId="2C9D4189">
      <w:pPr>
        <w:pStyle w:val="5"/>
        <w:bidi w:val="0"/>
        <w:rPr>
          <w:rFonts w:hint="default"/>
        </w:rPr>
      </w:pPr>
    </w:p>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auto"/>
    <w:pitch w:val="default"/>
    <w:sig w:usb0="00000000" w:usb1="00000000" w:usb2="00000009" w:usb3="00000000" w:csb0="0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曹桂僮">
    <w15:presenceInfo w15:providerId="WPS Office" w15:userId="7740799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3762F"/>
    <w:rsid w:val="00056C13"/>
    <w:rsid w:val="000A7F12"/>
    <w:rsid w:val="000D25C6"/>
    <w:rsid w:val="000F1B5A"/>
    <w:rsid w:val="00105B90"/>
    <w:rsid w:val="00107AE0"/>
    <w:rsid w:val="001226A4"/>
    <w:rsid w:val="00183C4D"/>
    <w:rsid w:val="001A311E"/>
    <w:rsid w:val="001E4EC5"/>
    <w:rsid w:val="00213018"/>
    <w:rsid w:val="002133AC"/>
    <w:rsid w:val="00236BF1"/>
    <w:rsid w:val="00307A95"/>
    <w:rsid w:val="00310A10"/>
    <w:rsid w:val="0033158F"/>
    <w:rsid w:val="00335311"/>
    <w:rsid w:val="00347C5A"/>
    <w:rsid w:val="0037260D"/>
    <w:rsid w:val="003829E1"/>
    <w:rsid w:val="00466CF8"/>
    <w:rsid w:val="004B1992"/>
    <w:rsid w:val="004D2437"/>
    <w:rsid w:val="004D337F"/>
    <w:rsid w:val="004D758B"/>
    <w:rsid w:val="00514B5E"/>
    <w:rsid w:val="0053743F"/>
    <w:rsid w:val="00576076"/>
    <w:rsid w:val="005D1CFA"/>
    <w:rsid w:val="00605C15"/>
    <w:rsid w:val="0062574C"/>
    <w:rsid w:val="00643BE3"/>
    <w:rsid w:val="00694D1E"/>
    <w:rsid w:val="006B093B"/>
    <w:rsid w:val="006D7B60"/>
    <w:rsid w:val="00717402"/>
    <w:rsid w:val="00771A04"/>
    <w:rsid w:val="007D21F0"/>
    <w:rsid w:val="0081013C"/>
    <w:rsid w:val="00867850"/>
    <w:rsid w:val="008A4031"/>
    <w:rsid w:val="008C71A7"/>
    <w:rsid w:val="008D138C"/>
    <w:rsid w:val="00975C3B"/>
    <w:rsid w:val="009B0FFF"/>
    <w:rsid w:val="00A17CFA"/>
    <w:rsid w:val="00A3386C"/>
    <w:rsid w:val="00A72756"/>
    <w:rsid w:val="00A8558E"/>
    <w:rsid w:val="00AC2267"/>
    <w:rsid w:val="00B06DE8"/>
    <w:rsid w:val="00B1138F"/>
    <w:rsid w:val="00B16393"/>
    <w:rsid w:val="00B9355A"/>
    <w:rsid w:val="00BD3360"/>
    <w:rsid w:val="00BE1151"/>
    <w:rsid w:val="00BF4734"/>
    <w:rsid w:val="00C050C1"/>
    <w:rsid w:val="00C76E43"/>
    <w:rsid w:val="00CA0706"/>
    <w:rsid w:val="00CC248A"/>
    <w:rsid w:val="00D05B05"/>
    <w:rsid w:val="00D358D3"/>
    <w:rsid w:val="00DB0025"/>
    <w:rsid w:val="00DD13B7"/>
    <w:rsid w:val="00DF08B9"/>
    <w:rsid w:val="00E478E4"/>
    <w:rsid w:val="00E72815"/>
    <w:rsid w:val="00EC7921"/>
    <w:rsid w:val="00ED434C"/>
    <w:rsid w:val="00ED7737"/>
    <w:rsid w:val="00F76AD2"/>
    <w:rsid w:val="00F91B43"/>
    <w:rsid w:val="00FC69A2"/>
    <w:rsid w:val="00FD614C"/>
    <w:rsid w:val="00FE1F5B"/>
    <w:rsid w:val="012C6EEB"/>
    <w:rsid w:val="01333C8F"/>
    <w:rsid w:val="016A347B"/>
    <w:rsid w:val="01781F1E"/>
    <w:rsid w:val="018F1A5D"/>
    <w:rsid w:val="01F47ED3"/>
    <w:rsid w:val="01FB0577"/>
    <w:rsid w:val="02023FF7"/>
    <w:rsid w:val="021A27AB"/>
    <w:rsid w:val="025657AD"/>
    <w:rsid w:val="02581525"/>
    <w:rsid w:val="026305F6"/>
    <w:rsid w:val="026C4FBF"/>
    <w:rsid w:val="029431A5"/>
    <w:rsid w:val="0295277A"/>
    <w:rsid w:val="02BB0B01"/>
    <w:rsid w:val="034A5312"/>
    <w:rsid w:val="036B4EE3"/>
    <w:rsid w:val="03AF33C7"/>
    <w:rsid w:val="03F718D0"/>
    <w:rsid w:val="040A2CF3"/>
    <w:rsid w:val="04194CE4"/>
    <w:rsid w:val="043438CC"/>
    <w:rsid w:val="044A6DE4"/>
    <w:rsid w:val="044C6E95"/>
    <w:rsid w:val="045A2840"/>
    <w:rsid w:val="048C1626"/>
    <w:rsid w:val="04AA25A9"/>
    <w:rsid w:val="04D06148"/>
    <w:rsid w:val="04FC5F89"/>
    <w:rsid w:val="04FF4036"/>
    <w:rsid w:val="05090BF2"/>
    <w:rsid w:val="050F7A01"/>
    <w:rsid w:val="0532605E"/>
    <w:rsid w:val="05504736"/>
    <w:rsid w:val="059C3FEC"/>
    <w:rsid w:val="05D262D1"/>
    <w:rsid w:val="05E918D0"/>
    <w:rsid w:val="05F96B7B"/>
    <w:rsid w:val="061536FE"/>
    <w:rsid w:val="063B55D3"/>
    <w:rsid w:val="065378F8"/>
    <w:rsid w:val="065E67A3"/>
    <w:rsid w:val="06640499"/>
    <w:rsid w:val="06B84A9B"/>
    <w:rsid w:val="06C70A28"/>
    <w:rsid w:val="06DD6CC0"/>
    <w:rsid w:val="070E01E7"/>
    <w:rsid w:val="0738709B"/>
    <w:rsid w:val="07632E46"/>
    <w:rsid w:val="076654CA"/>
    <w:rsid w:val="07D77390"/>
    <w:rsid w:val="07DC0C04"/>
    <w:rsid w:val="07DC6755"/>
    <w:rsid w:val="07E1225E"/>
    <w:rsid w:val="080F08D8"/>
    <w:rsid w:val="084762C4"/>
    <w:rsid w:val="0869448C"/>
    <w:rsid w:val="08705922"/>
    <w:rsid w:val="08730E67"/>
    <w:rsid w:val="08A2799E"/>
    <w:rsid w:val="08E104C7"/>
    <w:rsid w:val="08F875BE"/>
    <w:rsid w:val="09012315"/>
    <w:rsid w:val="09086696"/>
    <w:rsid w:val="09246605"/>
    <w:rsid w:val="0949606C"/>
    <w:rsid w:val="09BE31A6"/>
    <w:rsid w:val="09CD45A7"/>
    <w:rsid w:val="09EB2C7F"/>
    <w:rsid w:val="0A0B7D0E"/>
    <w:rsid w:val="0A0D1655"/>
    <w:rsid w:val="0A385D98"/>
    <w:rsid w:val="0A6A44EC"/>
    <w:rsid w:val="0A9B6646"/>
    <w:rsid w:val="0AA2698E"/>
    <w:rsid w:val="0AAC6AA7"/>
    <w:rsid w:val="0ADE5D3C"/>
    <w:rsid w:val="0B0A4B53"/>
    <w:rsid w:val="0B126A1A"/>
    <w:rsid w:val="0B4609C8"/>
    <w:rsid w:val="0BE75801"/>
    <w:rsid w:val="0C403756"/>
    <w:rsid w:val="0C564CEA"/>
    <w:rsid w:val="0C8621D3"/>
    <w:rsid w:val="0CB028B3"/>
    <w:rsid w:val="0CC70791"/>
    <w:rsid w:val="0CD520F0"/>
    <w:rsid w:val="0CD52CDE"/>
    <w:rsid w:val="0CE2480D"/>
    <w:rsid w:val="0CF462EF"/>
    <w:rsid w:val="0CFF4026"/>
    <w:rsid w:val="0D3F24B2"/>
    <w:rsid w:val="0D5F34C2"/>
    <w:rsid w:val="0D725B91"/>
    <w:rsid w:val="0DB42D0D"/>
    <w:rsid w:val="0DB62672"/>
    <w:rsid w:val="0DE325EB"/>
    <w:rsid w:val="0DE95727"/>
    <w:rsid w:val="0E19600D"/>
    <w:rsid w:val="0E4D5CB6"/>
    <w:rsid w:val="0E664FCA"/>
    <w:rsid w:val="0E6E5909"/>
    <w:rsid w:val="0E726495"/>
    <w:rsid w:val="0E7D00E8"/>
    <w:rsid w:val="0E8813E4"/>
    <w:rsid w:val="0EC817E1"/>
    <w:rsid w:val="0ED63EFE"/>
    <w:rsid w:val="0EEE22FA"/>
    <w:rsid w:val="0F000D97"/>
    <w:rsid w:val="0F0767AD"/>
    <w:rsid w:val="0F135152"/>
    <w:rsid w:val="0F1647A0"/>
    <w:rsid w:val="0F1D38DB"/>
    <w:rsid w:val="0F474DFC"/>
    <w:rsid w:val="0F6A666F"/>
    <w:rsid w:val="0F6C6610"/>
    <w:rsid w:val="0F723AD9"/>
    <w:rsid w:val="0FAF4926"/>
    <w:rsid w:val="0FB877EE"/>
    <w:rsid w:val="0FC621C4"/>
    <w:rsid w:val="100D3A67"/>
    <w:rsid w:val="101F18D4"/>
    <w:rsid w:val="10560DD9"/>
    <w:rsid w:val="105B06A0"/>
    <w:rsid w:val="106B4B98"/>
    <w:rsid w:val="107F0203"/>
    <w:rsid w:val="10964778"/>
    <w:rsid w:val="109B53FF"/>
    <w:rsid w:val="10BB176B"/>
    <w:rsid w:val="10CF7616"/>
    <w:rsid w:val="10FA429A"/>
    <w:rsid w:val="10FB40F0"/>
    <w:rsid w:val="11131439"/>
    <w:rsid w:val="11232018"/>
    <w:rsid w:val="11302CE6"/>
    <w:rsid w:val="11BC7A36"/>
    <w:rsid w:val="11F1104F"/>
    <w:rsid w:val="11F55BA6"/>
    <w:rsid w:val="11FF376C"/>
    <w:rsid w:val="120B60A4"/>
    <w:rsid w:val="126A7995"/>
    <w:rsid w:val="126F1CAA"/>
    <w:rsid w:val="12850115"/>
    <w:rsid w:val="12902616"/>
    <w:rsid w:val="12C237DD"/>
    <w:rsid w:val="12D1335A"/>
    <w:rsid w:val="12F677D5"/>
    <w:rsid w:val="12FE572C"/>
    <w:rsid w:val="13037FDB"/>
    <w:rsid w:val="132C737D"/>
    <w:rsid w:val="136B4B1D"/>
    <w:rsid w:val="13BD51FD"/>
    <w:rsid w:val="13F5096A"/>
    <w:rsid w:val="14321505"/>
    <w:rsid w:val="14411E19"/>
    <w:rsid w:val="144E09DA"/>
    <w:rsid w:val="14575AE1"/>
    <w:rsid w:val="1482543E"/>
    <w:rsid w:val="14830684"/>
    <w:rsid w:val="14884273"/>
    <w:rsid w:val="14B0130D"/>
    <w:rsid w:val="14DE58BA"/>
    <w:rsid w:val="14F501DF"/>
    <w:rsid w:val="14FF000B"/>
    <w:rsid w:val="15192EEA"/>
    <w:rsid w:val="153C6A85"/>
    <w:rsid w:val="15673B02"/>
    <w:rsid w:val="16832BBD"/>
    <w:rsid w:val="168D57EA"/>
    <w:rsid w:val="16985F3D"/>
    <w:rsid w:val="16CB68EE"/>
    <w:rsid w:val="16CF7BB0"/>
    <w:rsid w:val="16D34916"/>
    <w:rsid w:val="17050611"/>
    <w:rsid w:val="170830C2"/>
    <w:rsid w:val="17571954"/>
    <w:rsid w:val="17C84830"/>
    <w:rsid w:val="17CF72C7"/>
    <w:rsid w:val="17E24D14"/>
    <w:rsid w:val="183F0D66"/>
    <w:rsid w:val="18553D10"/>
    <w:rsid w:val="185A2D10"/>
    <w:rsid w:val="187D53EA"/>
    <w:rsid w:val="19187C8F"/>
    <w:rsid w:val="19566367"/>
    <w:rsid w:val="19C73F59"/>
    <w:rsid w:val="1A18186E"/>
    <w:rsid w:val="1A204BC7"/>
    <w:rsid w:val="1AA0054A"/>
    <w:rsid w:val="1ABE75F9"/>
    <w:rsid w:val="1ACE63D1"/>
    <w:rsid w:val="1AE91D82"/>
    <w:rsid w:val="1B043BA1"/>
    <w:rsid w:val="1B28788F"/>
    <w:rsid w:val="1B680D51"/>
    <w:rsid w:val="1B8151F1"/>
    <w:rsid w:val="1BAC6712"/>
    <w:rsid w:val="1C024264"/>
    <w:rsid w:val="1C6B63F2"/>
    <w:rsid w:val="1C8169BC"/>
    <w:rsid w:val="1C867FB6"/>
    <w:rsid w:val="1CA8578F"/>
    <w:rsid w:val="1CB80C73"/>
    <w:rsid w:val="1CCD2E2F"/>
    <w:rsid w:val="1CDC4DD5"/>
    <w:rsid w:val="1D1B4C37"/>
    <w:rsid w:val="1D4806BC"/>
    <w:rsid w:val="1D51DAC6"/>
    <w:rsid w:val="1D5C7CC4"/>
    <w:rsid w:val="1D6165A9"/>
    <w:rsid w:val="1D7E5E8C"/>
    <w:rsid w:val="1D89520D"/>
    <w:rsid w:val="1DA227A9"/>
    <w:rsid w:val="1DB7139E"/>
    <w:rsid w:val="1DBA16AF"/>
    <w:rsid w:val="1DDF547B"/>
    <w:rsid w:val="1DE475F6"/>
    <w:rsid w:val="1DE5415D"/>
    <w:rsid w:val="1DE63A32"/>
    <w:rsid w:val="1DEE1BDD"/>
    <w:rsid w:val="1E01086B"/>
    <w:rsid w:val="1E3173A3"/>
    <w:rsid w:val="1E986500"/>
    <w:rsid w:val="1EAC4C7B"/>
    <w:rsid w:val="1EC512CC"/>
    <w:rsid w:val="1ED65854"/>
    <w:rsid w:val="1F1E5CAA"/>
    <w:rsid w:val="1F3F5C6C"/>
    <w:rsid w:val="1F66799A"/>
    <w:rsid w:val="1F890B18"/>
    <w:rsid w:val="1FB57B5F"/>
    <w:rsid w:val="1FBDAB48"/>
    <w:rsid w:val="1FCD20D9"/>
    <w:rsid w:val="1FE24A2F"/>
    <w:rsid w:val="1FE43AA2"/>
    <w:rsid w:val="1FE521F3"/>
    <w:rsid w:val="1FF02946"/>
    <w:rsid w:val="202526E5"/>
    <w:rsid w:val="204131A1"/>
    <w:rsid w:val="20847C5E"/>
    <w:rsid w:val="208C618C"/>
    <w:rsid w:val="208D63E6"/>
    <w:rsid w:val="20966EA7"/>
    <w:rsid w:val="20DD55C0"/>
    <w:rsid w:val="20EB036D"/>
    <w:rsid w:val="20ED2871"/>
    <w:rsid w:val="20FB77F4"/>
    <w:rsid w:val="21090163"/>
    <w:rsid w:val="21517336"/>
    <w:rsid w:val="217F6A87"/>
    <w:rsid w:val="21A13B86"/>
    <w:rsid w:val="21A272AD"/>
    <w:rsid w:val="21C81DCC"/>
    <w:rsid w:val="22001F6C"/>
    <w:rsid w:val="2213068E"/>
    <w:rsid w:val="226A69DF"/>
    <w:rsid w:val="22715FC0"/>
    <w:rsid w:val="22802CD9"/>
    <w:rsid w:val="228A4CB8"/>
    <w:rsid w:val="22B071E1"/>
    <w:rsid w:val="22CF718A"/>
    <w:rsid w:val="2355356A"/>
    <w:rsid w:val="23C250AE"/>
    <w:rsid w:val="241120F6"/>
    <w:rsid w:val="241A1833"/>
    <w:rsid w:val="24543379"/>
    <w:rsid w:val="2466238B"/>
    <w:rsid w:val="246B6832"/>
    <w:rsid w:val="24723896"/>
    <w:rsid w:val="247D50F0"/>
    <w:rsid w:val="249A1102"/>
    <w:rsid w:val="249C6DB9"/>
    <w:rsid w:val="25145328"/>
    <w:rsid w:val="252103AF"/>
    <w:rsid w:val="25305A57"/>
    <w:rsid w:val="253247A9"/>
    <w:rsid w:val="256F255E"/>
    <w:rsid w:val="257D2ECD"/>
    <w:rsid w:val="258A3B4E"/>
    <w:rsid w:val="259F624E"/>
    <w:rsid w:val="25A16BBC"/>
    <w:rsid w:val="25B36038"/>
    <w:rsid w:val="25B43624"/>
    <w:rsid w:val="25C46B69"/>
    <w:rsid w:val="25E01FB6"/>
    <w:rsid w:val="262F7776"/>
    <w:rsid w:val="26302B7A"/>
    <w:rsid w:val="26485289"/>
    <w:rsid w:val="265754CC"/>
    <w:rsid w:val="26640061"/>
    <w:rsid w:val="266D7790"/>
    <w:rsid w:val="26A46D0E"/>
    <w:rsid w:val="26BB3CAD"/>
    <w:rsid w:val="26D26085"/>
    <w:rsid w:val="26D44D6F"/>
    <w:rsid w:val="26D66D39"/>
    <w:rsid w:val="26F2321B"/>
    <w:rsid w:val="27117D71"/>
    <w:rsid w:val="274C0DA9"/>
    <w:rsid w:val="27884432"/>
    <w:rsid w:val="27AE0453"/>
    <w:rsid w:val="27EB2370"/>
    <w:rsid w:val="27EE00B2"/>
    <w:rsid w:val="27F60935"/>
    <w:rsid w:val="281F0D2A"/>
    <w:rsid w:val="282C04B0"/>
    <w:rsid w:val="285A5748"/>
    <w:rsid w:val="28B409B4"/>
    <w:rsid w:val="28B41E3A"/>
    <w:rsid w:val="28D50D7E"/>
    <w:rsid w:val="28DF5C31"/>
    <w:rsid w:val="29451F54"/>
    <w:rsid w:val="2987431B"/>
    <w:rsid w:val="29971B88"/>
    <w:rsid w:val="299802D6"/>
    <w:rsid w:val="29B669AE"/>
    <w:rsid w:val="29D2533C"/>
    <w:rsid w:val="29E76A94"/>
    <w:rsid w:val="2A007C29"/>
    <w:rsid w:val="2A164EE7"/>
    <w:rsid w:val="2A257690"/>
    <w:rsid w:val="2A2C5576"/>
    <w:rsid w:val="2A6F7DC5"/>
    <w:rsid w:val="2A71703B"/>
    <w:rsid w:val="2AE9148E"/>
    <w:rsid w:val="2B3B716B"/>
    <w:rsid w:val="2B4B4B48"/>
    <w:rsid w:val="2B5B1A8D"/>
    <w:rsid w:val="2BB659E0"/>
    <w:rsid w:val="2BF33EE9"/>
    <w:rsid w:val="2C2220D9"/>
    <w:rsid w:val="2C2B3683"/>
    <w:rsid w:val="2C373B14"/>
    <w:rsid w:val="2C7A0718"/>
    <w:rsid w:val="2C80592C"/>
    <w:rsid w:val="2CEA7A9F"/>
    <w:rsid w:val="2CF63C91"/>
    <w:rsid w:val="2D3A3297"/>
    <w:rsid w:val="2D3D1A8D"/>
    <w:rsid w:val="2D4C4AC2"/>
    <w:rsid w:val="2D71156A"/>
    <w:rsid w:val="2D747D7A"/>
    <w:rsid w:val="2DB7E6DE"/>
    <w:rsid w:val="2DC21DC5"/>
    <w:rsid w:val="2DFF1C59"/>
    <w:rsid w:val="2E027569"/>
    <w:rsid w:val="2E9F2106"/>
    <w:rsid w:val="2EA43279"/>
    <w:rsid w:val="2EA63495"/>
    <w:rsid w:val="2F0725DA"/>
    <w:rsid w:val="2F1B2EDA"/>
    <w:rsid w:val="2F3B3CD2"/>
    <w:rsid w:val="2F496C82"/>
    <w:rsid w:val="2FBEF426"/>
    <w:rsid w:val="2FC35981"/>
    <w:rsid w:val="303A6E9F"/>
    <w:rsid w:val="30437BE6"/>
    <w:rsid w:val="30517430"/>
    <w:rsid w:val="30892585"/>
    <w:rsid w:val="30BF7D84"/>
    <w:rsid w:val="30CD5E8E"/>
    <w:rsid w:val="30DE17A1"/>
    <w:rsid w:val="30FA7AC8"/>
    <w:rsid w:val="318A0E4C"/>
    <w:rsid w:val="31DD4B6D"/>
    <w:rsid w:val="321A4112"/>
    <w:rsid w:val="3224018B"/>
    <w:rsid w:val="32270449"/>
    <w:rsid w:val="323F7D34"/>
    <w:rsid w:val="325649BA"/>
    <w:rsid w:val="3273368E"/>
    <w:rsid w:val="32764F2C"/>
    <w:rsid w:val="3293359D"/>
    <w:rsid w:val="32C12EB2"/>
    <w:rsid w:val="32C411ED"/>
    <w:rsid w:val="33182487"/>
    <w:rsid w:val="332943DF"/>
    <w:rsid w:val="333D3C9C"/>
    <w:rsid w:val="334B0167"/>
    <w:rsid w:val="335F00B6"/>
    <w:rsid w:val="33751688"/>
    <w:rsid w:val="337D0CC4"/>
    <w:rsid w:val="337F42B4"/>
    <w:rsid w:val="33871F44"/>
    <w:rsid w:val="339C26C0"/>
    <w:rsid w:val="33BC2E13"/>
    <w:rsid w:val="33BE4DDD"/>
    <w:rsid w:val="33C21B2A"/>
    <w:rsid w:val="340071A3"/>
    <w:rsid w:val="344352E2"/>
    <w:rsid w:val="347973A3"/>
    <w:rsid w:val="347F3C2A"/>
    <w:rsid w:val="34817D59"/>
    <w:rsid w:val="349A13A6"/>
    <w:rsid w:val="34EA252E"/>
    <w:rsid w:val="350E3AD1"/>
    <w:rsid w:val="351F5D4F"/>
    <w:rsid w:val="354D466A"/>
    <w:rsid w:val="355A6D87"/>
    <w:rsid w:val="356814A4"/>
    <w:rsid w:val="35DC667B"/>
    <w:rsid w:val="35F200F7"/>
    <w:rsid w:val="35F30AB5"/>
    <w:rsid w:val="36034D29"/>
    <w:rsid w:val="36176A26"/>
    <w:rsid w:val="365712E3"/>
    <w:rsid w:val="36657792"/>
    <w:rsid w:val="36826596"/>
    <w:rsid w:val="36BF3346"/>
    <w:rsid w:val="36DA0180"/>
    <w:rsid w:val="36E20DE2"/>
    <w:rsid w:val="375B3CC0"/>
    <w:rsid w:val="376C151F"/>
    <w:rsid w:val="376C4B50"/>
    <w:rsid w:val="378620B5"/>
    <w:rsid w:val="37922D6F"/>
    <w:rsid w:val="379C3687"/>
    <w:rsid w:val="37AB1169"/>
    <w:rsid w:val="37C003A8"/>
    <w:rsid w:val="37D646E1"/>
    <w:rsid w:val="380D1E8F"/>
    <w:rsid w:val="38194CD8"/>
    <w:rsid w:val="38A327F3"/>
    <w:rsid w:val="38BE762D"/>
    <w:rsid w:val="38C764E2"/>
    <w:rsid w:val="39125C9A"/>
    <w:rsid w:val="39513FFD"/>
    <w:rsid w:val="39550EF4"/>
    <w:rsid w:val="39745735"/>
    <w:rsid w:val="39A24859"/>
    <w:rsid w:val="39A33BCD"/>
    <w:rsid w:val="39D24811"/>
    <w:rsid w:val="39D8471E"/>
    <w:rsid w:val="39F07CBA"/>
    <w:rsid w:val="3A027197"/>
    <w:rsid w:val="3A132856"/>
    <w:rsid w:val="3A4D2A17"/>
    <w:rsid w:val="3AB816DC"/>
    <w:rsid w:val="3AD133FB"/>
    <w:rsid w:val="3AE05CB5"/>
    <w:rsid w:val="3AE16CA3"/>
    <w:rsid w:val="3B3135D0"/>
    <w:rsid w:val="3B77E2C5"/>
    <w:rsid w:val="3B95CDB8"/>
    <w:rsid w:val="3BB96F01"/>
    <w:rsid w:val="3BC90B25"/>
    <w:rsid w:val="3BDD601C"/>
    <w:rsid w:val="3BF81A48"/>
    <w:rsid w:val="3C2FEEB3"/>
    <w:rsid w:val="3C4F6F1A"/>
    <w:rsid w:val="3C543E3F"/>
    <w:rsid w:val="3C81505A"/>
    <w:rsid w:val="3CDC62D4"/>
    <w:rsid w:val="3CEA6C89"/>
    <w:rsid w:val="3CEF0FB2"/>
    <w:rsid w:val="3CF566F4"/>
    <w:rsid w:val="3CF74593"/>
    <w:rsid w:val="3CFB5640"/>
    <w:rsid w:val="3D0575D8"/>
    <w:rsid w:val="3D687B67"/>
    <w:rsid w:val="3D864C9A"/>
    <w:rsid w:val="3D892743"/>
    <w:rsid w:val="3D8A30D8"/>
    <w:rsid w:val="3D8F57D6"/>
    <w:rsid w:val="3DCE09E8"/>
    <w:rsid w:val="3DF52116"/>
    <w:rsid w:val="3E476105"/>
    <w:rsid w:val="3E66679D"/>
    <w:rsid w:val="3E8054C5"/>
    <w:rsid w:val="3E907F9B"/>
    <w:rsid w:val="3EE70362"/>
    <w:rsid w:val="3EF87207"/>
    <w:rsid w:val="3F763DB3"/>
    <w:rsid w:val="3F7F71C5"/>
    <w:rsid w:val="3F863BD5"/>
    <w:rsid w:val="3F8C5D8F"/>
    <w:rsid w:val="3F9C7D4C"/>
    <w:rsid w:val="3FB11C9A"/>
    <w:rsid w:val="3FBC1E86"/>
    <w:rsid w:val="3FCE6030"/>
    <w:rsid w:val="3FD6525C"/>
    <w:rsid w:val="3FF72618"/>
    <w:rsid w:val="40271248"/>
    <w:rsid w:val="40C57168"/>
    <w:rsid w:val="410425E2"/>
    <w:rsid w:val="4178784E"/>
    <w:rsid w:val="41A5138A"/>
    <w:rsid w:val="41AB63B0"/>
    <w:rsid w:val="41D30796"/>
    <w:rsid w:val="41D81760"/>
    <w:rsid w:val="41F75715"/>
    <w:rsid w:val="42334BE8"/>
    <w:rsid w:val="428B7ABE"/>
    <w:rsid w:val="42CE4AFA"/>
    <w:rsid w:val="42F00D2B"/>
    <w:rsid w:val="43000F6E"/>
    <w:rsid w:val="43141742"/>
    <w:rsid w:val="431520A2"/>
    <w:rsid w:val="43374264"/>
    <w:rsid w:val="43421586"/>
    <w:rsid w:val="437F1610"/>
    <w:rsid w:val="43886641"/>
    <w:rsid w:val="43C76010"/>
    <w:rsid w:val="43E70FD1"/>
    <w:rsid w:val="44016499"/>
    <w:rsid w:val="440570EC"/>
    <w:rsid w:val="44071E05"/>
    <w:rsid w:val="44596A3C"/>
    <w:rsid w:val="44614E95"/>
    <w:rsid w:val="44626203"/>
    <w:rsid w:val="44712D0A"/>
    <w:rsid w:val="44770688"/>
    <w:rsid w:val="44A21BB1"/>
    <w:rsid w:val="450C313F"/>
    <w:rsid w:val="4513223B"/>
    <w:rsid w:val="45172C49"/>
    <w:rsid w:val="451D0169"/>
    <w:rsid w:val="452C63A7"/>
    <w:rsid w:val="45356EC9"/>
    <w:rsid w:val="453F6202"/>
    <w:rsid w:val="45442347"/>
    <w:rsid w:val="458863C4"/>
    <w:rsid w:val="458B4D43"/>
    <w:rsid w:val="45BE0C6C"/>
    <w:rsid w:val="45C176EA"/>
    <w:rsid w:val="45C30031"/>
    <w:rsid w:val="45CC4D4F"/>
    <w:rsid w:val="460F14C8"/>
    <w:rsid w:val="46212E06"/>
    <w:rsid w:val="46416C59"/>
    <w:rsid w:val="46976989"/>
    <w:rsid w:val="472C1567"/>
    <w:rsid w:val="473E2065"/>
    <w:rsid w:val="47C7329A"/>
    <w:rsid w:val="47CB141F"/>
    <w:rsid w:val="47D61C83"/>
    <w:rsid w:val="47D72EAC"/>
    <w:rsid w:val="47F03FFE"/>
    <w:rsid w:val="484F669B"/>
    <w:rsid w:val="486E7679"/>
    <w:rsid w:val="4886352F"/>
    <w:rsid w:val="48CA3479"/>
    <w:rsid w:val="48CA6C1F"/>
    <w:rsid w:val="48E22EC4"/>
    <w:rsid w:val="498875C7"/>
    <w:rsid w:val="49A92FD6"/>
    <w:rsid w:val="49B02FC2"/>
    <w:rsid w:val="49EB5DA8"/>
    <w:rsid w:val="4A7364C9"/>
    <w:rsid w:val="4A793B68"/>
    <w:rsid w:val="4A847F96"/>
    <w:rsid w:val="4AEF2CF7"/>
    <w:rsid w:val="4AF719B3"/>
    <w:rsid w:val="4B221C9D"/>
    <w:rsid w:val="4B7574FA"/>
    <w:rsid w:val="4BB15C1C"/>
    <w:rsid w:val="4BB71AF4"/>
    <w:rsid w:val="4BB81810"/>
    <w:rsid w:val="4BBD5522"/>
    <w:rsid w:val="4BEA0177"/>
    <w:rsid w:val="4BFE035C"/>
    <w:rsid w:val="4C107D48"/>
    <w:rsid w:val="4C407D3B"/>
    <w:rsid w:val="4C651BC6"/>
    <w:rsid w:val="4C6B7D15"/>
    <w:rsid w:val="4C78532B"/>
    <w:rsid w:val="4C9D0C01"/>
    <w:rsid w:val="4CA24E44"/>
    <w:rsid w:val="4D163B5E"/>
    <w:rsid w:val="4D4F684A"/>
    <w:rsid w:val="4D50397E"/>
    <w:rsid w:val="4D667CD9"/>
    <w:rsid w:val="4DAB41CC"/>
    <w:rsid w:val="4DE70320"/>
    <w:rsid w:val="4DF0369C"/>
    <w:rsid w:val="4E1E499E"/>
    <w:rsid w:val="4E9502E8"/>
    <w:rsid w:val="4EE07EA5"/>
    <w:rsid w:val="4F4D1604"/>
    <w:rsid w:val="4F573F16"/>
    <w:rsid w:val="4F78787E"/>
    <w:rsid w:val="4F822D0B"/>
    <w:rsid w:val="4F892C9C"/>
    <w:rsid w:val="4FA94AD0"/>
    <w:rsid w:val="4FD80B7D"/>
    <w:rsid w:val="4FEF1491"/>
    <w:rsid w:val="5001396A"/>
    <w:rsid w:val="50090E9D"/>
    <w:rsid w:val="502659C1"/>
    <w:rsid w:val="505225BB"/>
    <w:rsid w:val="506D55CF"/>
    <w:rsid w:val="50713EF6"/>
    <w:rsid w:val="50A608B8"/>
    <w:rsid w:val="50C6692D"/>
    <w:rsid w:val="50E209CE"/>
    <w:rsid w:val="510D12BE"/>
    <w:rsid w:val="51112598"/>
    <w:rsid w:val="51143E36"/>
    <w:rsid w:val="5190553F"/>
    <w:rsid w:val="51994704"/>
    <w:rsid w:val="51A451BA"/>
    <w:rsid w:val="51DA5080"/>
    <w:rsid w:val="51F06651"/>
    <w:rsid w:val="5217598C"/>
    <w:rsid w:val="52181704"/>
    <w:rsid w:val="52504664"/>
    <w:rsid w:val="529F3365"/>
    <w:rsid w:val="52BC6534"/>
    <w:rsid w:val="52BC6956"/>
    <w:rsid w:val="52ED2B91"/>
    <w:rsid w:val="52EE7F3F"/>
    <w:rsid w:val="53134713"/>
    <w:rsid w:val="535451F4"/>
    <w:rsid w:val="53572C3A"/>
    <w:rsid w:val="537062B8"/>
    <w:rsid w:val="53980933"/>
    <w:rsid w:val="539869C9"/>
    <w:rsid w:val="53C95093"/>
    <w:rsid w:val="53CE3943"/>
    <w:rsid w:val="54445257"/>
    <w:rsid w:val="544762D1"/>
    <w:rsid w:val="544F5BEE"/>
    <w:rsid w:val="54507B31"/>
    <w:rsid w:val="54B337E2"/>
    <w:rsid w:val="54E1159B"/>
    <w:rsid w:val="54FF0E91"/>
    <w:rsid w:val="55381BED"/>
    <w:rsid w:val="554967A4"/>
    <w:rsid w:val="5559450E"/>
    <w:rsid w:val="556233C2"/>
    <w:rsid w:val="55672065"/>
    <w:rsid w:val="55A559A5"/>
    <w:rsid w:val="55C67DF5"/>
    <w:rsid w:val="55EA1FEA"/>
    <w:rsid w:val="56023CE0"/>
    <w:rsid w:val="561123DE"/>
    <w:rsid w:val="569B02BA"/>
    <w:rsid w:val="56A15B25"/>
    <w:rsid w:val="56A174AD"/>
    <w:rsid w:val="56B1033D"/>
    <w:rsid w:val="56BF65F2"/>
    <w:rsid w:val="56CB3384"/>
    <w:rsid w:val="56D06A51"/>
    <w:rsid w:val="572F2793"/>
    <w:rsid w:val="57376AD1"/>
    <w:rsid w:val="5821124E"/>
    <w:rsid w:val="583848AE"/>
    <w:rsid w:val="58490869"/>
    <w:rsid w:val="586B4C84"/>
    <w:rsid w:val="586F36A4"/>
    <w:rsid w:val="587E3C5D"/>
    <w:rsid w:val="58CF38DE"/>
    <w:rsid w:val="58D56F22"/>
    <w:rsid w:val="58DF40AE"/>
    <w:rsid w:val="58E95BA9"/>
    <w:rsid w:val="59517C74"/>
    <w:rsid w:val="59C66594"/>
    <w:rsid w:val="59CE1713"/>
    <w:rsid w:val="59FF7871"/>
    <w:rsid w:val="5A386DE8"/>
    <w:rsid w:val="5A3F5C1A"/>
    <w:rsid w:val="5A4A08C9"/>
    <w:rsid w:val="5A80600F"/>
    <w:rsid w:val="5AB24283"/>
    <w:rsid w:val="5AC059F7"/>
    <w:rsid w:val="5AC8016B"/>
    <w:rsid w:val="5B2F7A19"/>
    <w:rsid w:val="5B490B80"/>
    <w:rsid w:val="5B4E6F97"/>
    <w:rsid w:val="5B712CB4"/>
    <w:rsid w:val="5B9FA3ED"/>
    <w:rsid w:val="5BD99B7C"/>
    <w:rsid w:val="5BF81216"/>
    <w:rsid w:val="5C12468F"/>
    <w:rsid w:val="5C4E28F2"/>
    <w:rsid w:val="5C5872CD"/>
    <w:rsid w:val="5C7F01D7"/>
    <w:rsid w:val="5C9B6F4B"/>
    <w:rsid w:val="5CB27795"/>
    <w:rsid w:val="5CB66883"/>
    <w:rsid w:val="5CF627B6"/>
    <w:rsid w:val="5D115C47"/>
    <w:rsid w:val="5D203444"/>
    <w:rsid w:val="5D3C6DCD"/>
    <w:rsid w:val="5D40265E"/>
    <w:rsid w:val="5D738EBA"/>
    <w:rsid w:val="5D867E6A"/>
    <w:rsid w:val="5D877B34"/>
    <w:rsid w:val="5D98699A"/>
    <w:rsid w:val="5DE828D3"/>
    <w:rsid w:val="5DE84681"/>
    <w:rsid w:val="5DF92D79"/>
    <w:rsid w:val="5DFE235A"/>
    <w:rsid w:val="5E131BA0"/>
    <w:rsid w:val="5E3F59F7"/>
    <w:rsid w:val="5E56783C"/>
    <w:rsid w:val="5E73DB08"/>
    <w:rsid w:val="5E747380"/>
    <w:rsid w:val="5E8E6D7D"/>
    <w:rsid w:val="5EA06D09"/>
    <w:rsid w:val="5EA26F25"/>
    <w:rsid w:val="5EAA3765"/>
    <w:rsid w:val="5EAEA2E7"/>
    <w:rsid w:val="5EBE2AF1"/>
    <w:rsid w:val="5EF41D40"/>
    <w:rsid w:val="5EF59DC2"/>
    <w:rsid w:val="5F053010"/>
    <w:rsid w:val="5F2B2A77"/>
    <w:rsid w:val="5F37766E"/>
    <w:rsid w:val="5F3833E6"/>
    <w:rsid w:val="5F64242D"/>
    <w:rsid w:val="5F7A57AC"/>
    <w:rsid w:val="5F942D12"/>
    <w:rsid w:val="5F967949"/>
    <w:rsid w:val="5FA2045F"/>
    <w:rsid w:val="5FA8056B"/>
    <w:rsid w:val="5FB6729B"/>
    <w:rsid w:val="5FBB4107"/>
    <w:rsid w:val="5FD86892"/>
    <w:rsid w:val="5FDC6467"/>
    <w:rsid w:val="5FDF6821"/>
    <w:rsid w:val="5FDF78B6"/>
    <w:rsid w:val="5FE91108"/>
    <w:rsid w:val="604069F6"/>
    <w:rsid w:val="607A4CA4"/>
    <w:rsid w:val="609C1176"/>
    <w:rsid w:val="60D53D20"/>
    <w:rsid w:val="60D94060"/>
    <w:rsid w:val="60EF52F0"/>
    <w:rsid w:val="60FA6BA5"/>
    <w:rsid w:val="614E49B4"/>
    <w:rsid w:val="615E60F6"/>
    <w:rsid w:val="616B1851"/>
    <w:rsid w:val="61D75138"/>
    <w:rsid w:val="622C6951"/>
    <w:rsid w:val="624D71A8"/>
    <w:rsid w:val="629E7A04"/>
    <w:rsid w:val="62A104EB"/>
    <w:rsid w:val="62B334AF"/>
    <w:rsid w:val="62C51434"/>
    <w:rsid w:val="6320666B"/>
    <w:rsid w:val="633B5253"/>
    <w:rsid w:val="634342D2"/>
    <w:rsid w:val="636F1AAF"/>
    <w:rsid w:val="63734A64"/>
    <w:rsid w:val="637D3DD8"/>
    <w:rsid w:val="63B3128D"/>
    <w:rsid w:val="63F4540C"/>
    <w:rsid w:val="64027AD6"/>
    <w:rsid w:val="646151CF"/>
    <w:rsid w:val="64800E07"/>
    <w:rsid w:val="648E5197"/>
    <w:rsid w:val="649D47E6"/>
    <w:rsid w:val="64AD3F2E"/>
    <w:rsid w:val="650B0657"/>
    <w:rsid w:val="65107B35"/>
    <w:rsid w:val="655F791E"/>
    <w:rsid w:val="65634AA9"/>
    <w:rsid w:val="65732544"/>
    <w:rsid w:val="65A05841"/>
    <w:rsid w:val="65A34914"/>
    <w:rsid w:val="65C769DA"/>
    <w:rsid w:val="65CD0D2C"/>
    <w:rsid w:val="65D33E68"/>
    <w:rsid w:val="65E1627D"/>
    <w:rsid w:val="662468FE"/>
    <w:rsid w:val="662D17CA"/>
    <w:rsid w:val="668D4A66"/>
    <w:rsid w:val="669863B9"/>
    <w:rsid w:val="669D4930"/>
    <w:rsid w:val="66AA6977"/>
    <w:rsid w:val="66B617C0"/>
    <w:rsid w:val="66FE63F9"/>
    <w:rsid w:val="67325951"/>
    <w:rsid w:val="67642FCA"/>
    <w:rsid w:val="676A7004"/>
    <w:rsid w:val="677A7601"/>
    <w:rsid w:val="677D0530"/>
    <w:rsid w:val="6790128E"/>
    <w:rsid w:val="67BC1058"/>
    <w:rsid w:val="67C95523"/>
    <w:rsid w:val="67DA4307"/>
    <w:rsid w:val="67DA7730"/>
    <w:rsid w:val="681F5143"/>
    <w:rsid w:val="682269E1"/>
    <w:rsid w:val="683038C6"/>
    <w:rsid w:val="68453BFC"/>
    <w:rsid w:val="687564E4"/>
    <w:rsid w:val="68930AD1"/>
    <w:rsid w:val="68AD09A1"/>
    <w:rsid w:val="68B946CD"/>
    <w:rsid w:val="68C53BB3"/>
    <w:rsid w:val="68F6059A"/>
    <w:rsid w:val="68F71C1C"/>
    <w:rsid w:val="690927DD"/>
    <w:rsid w:val="691E189E"/>
    <w:rsid w:val="693A4200"/>
    <w:rsid w:val="695E5953"/>
    <w:rsid w:val="699806ED"/>
    <w:rsid w:val="69DF102E"/>
    <w:rsid w:val="6A1A6271"/>
    <w:rsid w:val="6A296BC5"/>
    <w:rsid w:val="6A434C91"/>
    <w:rsid w:val="6A507835"/>
    <w:rsid w:val="6A9260A0"/>
    <w:rsid w:val="6AA638F9"/>
    <w:rsid w:val="6AB34EB3"/>
    <w:rsid w:val="6ABF49BB"/>
    <w:rsid w:val="6ACF10A2"/>
    <w:rsid w:val="6AEC308C"/>
    <w:rsid w:val="6B144B5D"/>
    <w:rsid w:val="6B272C8C"/>
    <w:rsid w:val="6B7177CF"/>
    <w:rsid w:val="6B777044"/>
    <w:rsid w:val="6B921C6C"/>
    <w:rsid w:val="6BB32772"/>
    <w:rsid w:val="6C02220F"/>
    <w:rsid w:val="6C285D81"/>
    <w:rsid w:val="6C60799F"/>
    <w:rsid w:val="6C6208BA"/>
    <w:rsid w:val="6C733CAF"/>
    <w:rsid w:val="6C832144"/>
    <w:rsid w:val="6C897E9A"/>
    <w:rsid w:val="6C8F3969"/>
    <w:rsid w:val="6C92718F"/>
    <w:rsid w:val="6C933E1B"/>
    <w:rsid w:val="6CAF62D6"/>
    <w:rsid w:val="6CB15079"/>
    <w:rsid w:val="6CB20584"/>
    <w:rsid w:val="6CD24E7A"/>
    <w:rsid w:val="6CDA5ADC"/>
    <w:rsid w:val="6CE07825"/>
    <w:rsid w:val="6CEB186D"/>
    <w:rsid w:val="6DA3E241"/>
    <w:rsid w:val="6DD7F3F5"/>
    <w:rsid w:val="6DE149F5"/>
    <w:rsid w:val="6DE6438C"/>
    <w:rsid w:val="6DEC28A2"/>
    <w:rsid w:val="6DF87D2D"/>
    <w:rsid w:val="6E7504F5"/>
    <w:rsid w:val="6E7A7577"/>
    <w:rsid w:val="6E8C2A12"/>
    <w:rsid w:val="6EA42846"/>
    <w:rsid w:val="6EAC5256"/>
    <w:rsid w:val="6ED50C51"/>
    <w:rsid w:val="6EFE70EC"/>
    <w:rsid w:val="6F0A783E"/>
    <w:rsid w:val="6F255735"/>
    <w:rsid w:val="6F2B0871"/>
    <w:rsid w:val="6F34483F"/>
    <w:rsid w:val="6F3757AB"/>
    <w:rsid w:val="6F553E2A"/>
    <w:rsid w:val="6F67FC3A"/>
    <w:rsid w:val="6F9259A7"/>
    <w:rsid w:val="6FA80114"/>
    <w:rsid w:val="6FE6CE69"/>
    <w:rsid w:val="6FEE5647"/>
    <w:rsid w:val="6FFDB015"/>
    <w:rsid w:val="700C41FF"/>
    <w:rsid w:val="70321F46"/>
    <w:rsid w:val="703E6382"/>
    <w:rsid w:val="703F24B3"/>
    <w:rsid w:val="70455963"/>
    <w:rsid w:val="70473489"/>
    <w:rsid w:val="70765B1C"/>
    <w:rsid w:val="70854B24"/>
    <w:rsid w:val="70AA6BFE"/>
    <w:rsid w:val="70B47547"/>
    <w:rsid w:val="70D5010E"/>
    <w:rsid w:val="70E17439"/>
    <w:rsid w:val="70FC5DC9"/>
    <w:rsid w:val="710C5D94"/>
    <w:rsid w:val="71511A8F"/>
    <w:rsid w:val="717E2EDA"/>
    <w:rsid w:val="71A46659"/>
    <w:rsid w:val="71DD6ECF"/>
    <w:rsid w:val="71FB6091"/>
    <w:rsid w:val="722A6BB7"/>
    <w:rsid w:val="72370549"/>
    <w:rsid w:val="727F33AE"/>
    <w:rsid w:val="72FF2AFE"/>
    <w:rsid w:val="732F5946"/>
    <w:rsid w:val="735A2B7E"/>
    <w:rsid w:val="735BF0E4"/>
    <w:rsid w:val="73734595"/>
    <w:rsid w:val="73893DB8"/>
    <w:rsid w:val="73BFA258"/>
    <w:rsid w:val="73C03E57"/>
    <w:rsid w:val="73F33531"/>
    <w:rsid w:val="741915E0"/>
    <w:rsid w:val="741B5358"/>
    <w:rsid w:val="742B69D4"/>
    <w:rsid w:val="74400938"/>
    <w:rsid w:val="744C3186"/>
    <w:rsid w:val="755A531B"/>
    <w:rsid w:val="75A130D7"/>
    <w:rsid w:val="75A82C1C"/>
    <w:rsid w:val="75E874BC"/>
    <w:rsid w:val="75F3CFE9"/>
    <w:rsid w:val="761E4C8C"/>
    <w:rsid w:val="76204A71"/>
    <w:rsid w:val="765C387D"/>
    <w:rsid w:val="76781503"/>
    <w:rsid w:val="76CE60D6"/>
    <w:rsid w:val="76D65566"/>
    <w:rsid w:val="76F81981"/>
    <w:rsid w:val="76FA4E7D"/>
    <w:rsid w:val="77422BFC"/>
    <w:rsid w:val="7758241F"/>
    <w:rsid w:val="77596D93"/>
    <w:rsid w:val="777271A3"/>
    <w:rsid w:val="77822C2D"/>
    <w:rsid w:val="779A38D1"/>
    <w:rsid w:val="779E730C"/>
    <w:rsid w:val="77BA4E88"/>
    <w:rsid w:val="77BD2282"/>
    <w:rsid w:val="77BD47C9"/>
    <w:rsid w:val="77FC7C31"/>
    <w:rsid w:val="78782100"/>
    <w:rsid w:val="789E20B4"/>
    <w:rsid w:val="78A75B51"/>
    <w:rsid w:val="78CF4963"/>
    <w:rsid w:val="78D72EEE"/>
    <w:rsid w:val="78E24696"/>
    <w:rsid w:val="79684731"/>
    <w:rsid w:val="796D60A4"/>
    <w:rsid w:val="79790FBF"/>
    <w:rsid w:val="79872B48"/>
    <w:rsid w:val="79E85CDC"/>
    <w:rsid w:val="79F5608E"/>
    <w:rsid w:val="79FB57B6"/>
    <w:rsid w:val="7A063C90"/>
    <w:rsid w:val="7A33700C"/>
    <w:rsid w:val="7A6A04A0"/>
    <w:rsid w:val="7A721A4A"/>
    <w:rsid w:val="7ABB0CFB"/>
    <w:rsid w:val="7B107AC9"/>
    <w:rsid w:val="7B137A5D"/>
    <w:rsid w:val="7B1E74DC"/>
    <w:rsid w:val="7B1FE7A1"/>
    <w:rsid w:val="7B3C7258"/>
    <w:rsid w:val="7B5B3A48"/>
    <w:rsid w:val="7B5FF596"/>
    <w:rsid w:val="7B6170BC"/>
    <w:rsid w:val="7BB03CD1"/>
    <w:rsid w:val="7BB29749"/>
    <w:rsid w:val="7BBC2F7D"/>
    <w:rsid w:val="7BFA1CF7"/>
    <w:rsid w:val="7C042B76"/>
    <w:rsid w:val="7C177484"/>
    <w:rsid w:val="7C4316DD"/>
    <w:rsid w:val="7C5F1B5A"/>
    <w:rsid w:val="7C9FC08F"/>
    <w:rsid w:val="7CCE6B89"/>
    <w:rsid w:val="7CD97B5E"/>
    <w:rsid w:val="7CEC7892"/>
    <w:rsid w:val="7CF06EAF"/>
    <w:rsid w:val="7CF78B62"/>
    <w:rsid w:val="7D311748"/>
    <w:rsid w:val="7D363388"/>
    <w:rsid w:val="7D9E142A"/>
    <w:rsid w:val="7DB91ABB"/>
    <w:rsid w:val="7DCA74A7"/>
    <w:rsid w:val="7DCF439C"/>
    <w:rsid w:val="7DD56578"/>
    <w:rsid w:val="7DD80CDC"/>
    <w:rsid w:val="7DEB38EB"/>
    <w:rsid w:val="7DEFD22C"/>
    <w:rsid w:val="7E1728D6"/>
    <w:rsid w:val="7E3E7223"/>
    <w:rsid w:val="7E5394FC"/>
    <w:rsid w:val="7E7318ED"/>
    <w:rsid w:val="7E762DB4"/>
    <w:rsid w:val="7E933D3D"/>
    <w:rsid w:val="7EB03E19"/>
    <w:rsid w:val="7ECE00CB"/>
    <w:rsid w:val="7EFF5FE3"/>
    <w:rsid w:val="7F0B28E4"/>
    <w:rsid w:val="7F1F307E"/>
    <w:rsid w:val="7F482B09"/>
    <w:rsid w:val="7F4E1EE7"/>
    <w:rsid w:val="7F4F235A"/>
    <w:rsid w:val="7F5F07EF"/>
    <w:rsid w:val="7F673C5E"/>
    <w:rsid w:val="7F7A3C3B"/>
    <w:rsid w:val="7F7D28BC"/>
    <w:rsid w:val="7F8244DD"/>
    <w:rsid w:val="7F9A05EB"/>
    <w:rsid w:val="7F9B173C"/>
    <w:rsid w:val="7FDF1E02"/>
    <w:rsid w:val="7FDFB8CA"/>
    <w:rsid w:val="7FEF2EA8"/>
    <w:rsid w:val="7FF63ADC"/>
    <w:rsid w:val="93FBF09C"/>
    <w:rsid w:val="97FB5947"/>
    <w:rsid w:val="99BA592D"/>
    <w:rsid w:val="ACE75A51"/>
    <w:rsid w:val="B3BDD2BD"/>
    <w:rsid w:val="B4554F61"/>
    <w:rsid w:val="B55F219C"/>
    <w:rsid w:val="B76D31B9"/>
    <w:rsid w:val="B7DB5862"/>
    <w:rsid w:val="B8FF08EF"/>
    <w:rsid w:val="BF36E90E"/>
    <w:rsid w:val="BFFF61FF"/>
    <w:rsid w:val="C33F71B3"/>
    <w:rsid w:val="CB1F6BB7"/>
    <w:rsid w:val="CD7D822D"/>
    <w:rsid w:val="D2D76991"/>
    <w:rsid w:val="D7AF0D4B"/>
    <w:rsid w:val="DAED1A8F"/>
    <w:rsid w:val="DBDF938C"/>
    <w:rsid w:val="DBEB3565"/>
    <w:rsid w:val="DE1EBBAA"/>
    <w:rsid w:val="DEDF5FE5"/>
    <w:rsid w:val="DEF6A6F0"/>
    <w:rsid w:val="DEFE3EE7"/>
    <w:rsid w:val="DFE78DFD"/>
    <w:rsid w:val="DFF12D6B"/>
    <w:rsid w:val="DFF598DD"/>
    <w:rsid w:val="DFF63C4C"/>
    <w:rsid w:val="DFFA7E8E"/>
    <w:rsid w:val="DFFB3141"/>
    <w:rsid w:val="DFFBA07A"/>
    <w:rsid w:val="E6776666"/>
    <w:rsid w:val="E7FB4D48"/>
    <w:rsid w:val="EB7941F3"/>
    <w:rsid w:val="EDBF1CE4"/>
    <w:rsid w:val="EDEF6532"/>
    <w:rsid w:val="EEFFF9DA"/>
    <w:rsid w:val="EF77684A"/>
    <w:rsid w:val="EF8E4EF8"/>
    <w:rsid w:val="EFDFD415"/>
    <w:rsid w:val="EFFFB7F6"/>
    <w:rsid w:val="F5FE19A9"/>
    <w:rsid w:val="F76716CC"/>
    <w:rsid w:val="F7FEDAE0"/>
    <w:rsid w:val="FB7E9346"/>
    <w:rsid w:val="FBB9880B"/>
    <w:rsid w:val="FBF589F3"/>
    <w:rsid w:val="FCFD368B"/>
    <w:rsid w:val="FD7EE238"/>
    <w:rsid w:val="FDDBC7F0"/>
    <w:rsid w:val="FE31DED3"/>
    <w:rsid w:val="FEC9DCA0"/>
    <w:rsid w:val="FEF35A84"/>
    <w:rsid w:val="FEFD2EB2"/>
    <w:rsid w:val="FF03C52C"/>
    <w:rsid w:val="FF7F0C1A"/>
    <w:rsid w:val="FF8DC211"/>
    <w:rsid w:val="FFB613C9"/>
    <w:rsid w:val="FFCFA058"/>
    <w:rsid w:val="FFEE55F9"/>
    <w:rsid w:val="FFEF6E94"/>
    <w:rsid w:val="FFFB5634"/>
    <w:rsid w:val="FFFD6E8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widowControl/>
      <w:tabs>
        <w:tab w:val="left" w:pos="432"/>
        <w:tab w:val="left" w:pos="864"/>
      </w:tabs>
      <w:spacing w:before="200" w:beforeAutospacing="0" w:after="200" w:afterAutospacing="0"/>
      <w:ind w:firstLine="0"/>
      <w:outlineLvl w:val="0"/>
    </w:pPr>
    <w:rPr>
      <w:rFonts w:ascii="Helvetica" w:hAnsi="Helvetica" w:eastAsia="宋体" w:cs="宋体"/>
      <w:color w:val="000000"/>
      <w:kern w:val="2"/>
      <w:sz w:val="32"/>
      <w:szCs w:val="32"/>
    </w:rPr>
  </w:style>
  <w:style w:type="paragraph" w:styleId="3">
    <w:name w:val="heading 2"/>
    <w:basedOn w:val="4"/>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eastAsia="宋体" w:cs="宋体"/>
      <w:color w:val="000000"/>
      <w:kern w:val="2"/>
      <w:sz w:val="30"/>
      <w:szCs w:val="28"/>
    </w:rPr>
  </w:style>
  <w:style w:type="paragraph" w:styleId="4">
    <w:name w:val="heading 3"/>
    <w:basedOn w:val="5"/>
    <w:next w:val="1"/>
    <w:qFormat/>
    <w:uiPriority w:val="0"/>
    <w:pPr>
      <w:widowControl/>
      <w:tabs>
        <w:tab w:val="left" w:pos="432"/>
        <w:tab w:val="left" w:pos="864"/>
      </w:tabs>
      <w:spacing w:before="120" w:after="120"/>
      <w:ind w:firstLine="0"/>
      <w:jc w:val="left"/>
      <w:outlineLvl w:val="2"/>
    </w:pPr>
    <w:rPr>
      <w:rFonts w:ascii="Times New Roman" w:hAnsi="Times New Roman" w:eastAsia="宋体" w:cs="Times New Roman"/>
      <w:b/>
      <w:bCs/>
      <w:color w:val="000000"/>
      <w:sz w:val="28"/>
      <w:szCs w:val="24"/>
    </w:rPr>
  </w:style>
  <w:style w:type="paragraph" w:styleId="6">
    <w:name w:val="heading 4"/>
    <w:basedOn w:val="4"/>
    <w:next w:val="5"/>
    <w:qFormat/>
    <w:uiPriority w:val="0"/>
    <w:pPr>
      <w:outlineLvl w:val="3"/>
    </w:pPr>
  </w:style>
  <w:style w:type="paragraph" w:styleId="7">
    <w:name w:val="heading 5"/>
    <w:basedOn w:val="6"/>
    <w:next w:val="1"/>
    <w:qFormat/>
    <w:uiPriority w:val="0"/>
    <w:pPr>
      <w:outlineLvl w:val="4"/>
    </w:pPr>
    <w:rPr>
      <w:sz w:val="24"/>
    </w:rPr>
  </w:style>
  <w:style w:type="paragraph" w:styleId="8">
    <w:name w:val="heading 6"/>
    <w:basedOn w:val="1"/>
    <w:next w:val="5"/>
    <w:qFormat/>
    <w:uiPriority w:val="0"/>
    <w:pPr>
      <w:keepNext/>
      <w:keepLines/>
      <w:tabs>
        <w:tab w:val="left" w:pos="432"/>
        <w:tab w:val="left" w:pos="1296"/>
      </w:tabs>
      <w:spacing w:before="60" w:after="60" w:line="360" w:lineRule="auto"/>
      <w:outlineLvl w:val="5"/>
    </w:pPr>
    <w:rPr>
      <w:rFonts w:ascii="Times New Roman" w:hAnsi="Times New Roman" w:eastAsia="宋体" w:cs="Times New Roman"/>
      <w:b/>
      <w:bCs/>
      <w:sz w:val="24"/>
    </w:rPr>
  </w:style>
  <w:style w:type="paragraph" w:styleId="9">
    <w:name w:val="heading 7"/>
    <w:basedOn w:val="1"/>
    <w:next w:val="5"/>
    <w:qFormat/>
    <w:uiPriority w:val="0"/>
    <w:pPr>
      <w:keepNext/>
      <w:keepLines/>
      <w:tabs>
        <w:tab w:val="left" w:pos="432"/>
        <w:tab w:val="left" w:pos="1392"/>
        <w:tab w:val="left" w:pos="1440"/>
      </w:tabs>
      <w:spacing w:before="60" w:after="60" w:line="360" w:lineRule="auto"/>
      <w:outlineLvl w:val="6"/>
    </w:pPr>
    <w:rPr>
      <w:rFonts w:ascii="Times New Roman" w:hAnsi="Times New Roman" w:eastAsia="宋体" w:cs="Times New Roman"/>
      <w:b/>
      <w:bCs/>
      <w:sz w:val="24"/>
    </w:rPr>
  </w:style>
  <w:style w:type="paragraph" w:styleId="10">
    <w:name w:val="heading 8"/>
    <w:basedOn w:val="1"/>
    <w:next w:val="5"/>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5">
    <w:name w:val="Normal Indent"/>
    <w:basedOn w:val="1"/>
    <w:link w:val="20"/>
    <w:qFormat/>
    <w:uiPriority w:val="99"/>
    <w:pPr>
      <w:spacing w:line="360" w:lineRule="auto"/>
      <w:ind w:firstLine="482"/>
    </w:pPr>
    <w:rPr>
      <w:rFonts w:ascii="Times New Roman" w:hAnsi="Times New Roman" w:eastAsia="宋体" w:cs="Times New Roman"/>
      <w:sz w:val="24"/>
      <w:szCs w:val="20"/>
    </w:rPr>
  </w:style>
  <w:style w:type="paragraph" w:styleId="11">
    <w:name w:val="Body Text"/>
    <w:basedOn w:val="1"/>
    <w:qFormat/>
    <w:uiPriority w:val="0"/>
    <w:pPr>
      <w:spacing w:after="120"/>
    </w:pPr>
    <w:rPr>
      <w:rFonts w:ascii="仿宋_GB2312" w:hAnsi="黑体" w:eastAsia="仿宋_GB2312" w:cs="仿宋_GB2312"/>
      <w:sz w:val="28"/>
      <w:szCs w:val="28"/>
    </w:rPr>
  </w:style>
  <w:style w:type="paragraph" w:styleId="12">
    <w:name w:val="toc 3"/>
    <w:basedOn w:val="1"/>
    <w:next w:val="1"/>
    <w:qFormat/>
    <w:uiPriority w:val="0"/>
    <w:pPr>
      <w:tabs>
        <w:tab w:val="right" w:leader="dot" w:pos="8306"/>
      </w:tabs>
      <w:spacing w:line="360" w:lineRule="auto"/>
      <w:ind w:left="210" w:leftChars="100"/>
    </w:pPr>
    <w:rPr>
      <w:rFonts w:ascii="Times New Roman" w:hAnsi="Times New Roman" w:eastAsia="宋体" w:cs="Times New Roman"/>
      <w:color w:val="000000"/>
      <w:sz w:val="24"/>
      <w:szCs w:val="32"/>
    </w:rPr>
  </w:style>
  <w:style w:type="paragraph" w:styleId="13">
    <w:name w:val="footer"/>
    <w:basedOn w:val="1"/>
    <w:link w:val="21"/>
    <w:qFormat/>
    <w:uiPriority w:val="0"/>
    <w:pPr>
      <w:tabs>
        <w:tab w:val="center" w:pos="4153"/>
        <w:tab w:val="right" w:pos="8306"/>
      </w:tabs>
      <w:snapToGrid w:val="0"/>
      <w:jc w:val="left"/>
    </w:pPr>
    <w:rPr>
      <w:sz w:val="18"/>
      <w:szCs w:val="18"/>
    </w:rPr>
  </w:style>
  <w:style w:type="paragraph" w:styleId="14">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6"/>
    <w:next w:val="1"/>
    <w:qFormat/>
    <w:uiPriority w:val="39"/>
    <w:pPr>
      <w:tabs>
        <w:tab w:val="right" w:leader="dot" w:pos="8306"/>
      </w:tabs>
      <w:spacing w:line="240" w:lineRule="auto"/>
      <w:ind w:left="0" w:leftChars="0" w:firstLine="0" w:firstLineChars="0"/>
      <w:jc w:val="left"/>
    </w:pPr>
    <w:rPr>
      <w:rFonts w:ascii="Times New Roman" w:hAnsi="Times New Roman" w:eastAsia="宋体" w:cs="Times New Roman"/>
      <w:b/>
      <w:bCs/>
      <w:caps/>
      <w:color w:val="000000"/>
      <w:sz w:val="28"/>
      <w:szCs w:val="32"/>
    </w:rPr>
  </w:style>
  <w:style w:type="paragraph" w:styleId="16">
    <w:name w:val="toc 2"/>
    <w:basedOn w:val="1"/>
    <w:next w:val="1"/>
    <w:qFormat/>
    <w:uiPriority w:val="0"/>
    <w:pPr>
      <w:tabs>
        <w:tab w:val="right" w:leader="dot" w:pos="8306"/>
      </w:tabs>
      <w:spacing w:line="360" w:lineRule="auto"/>
    </w:pPr>
    <w:rPr>
      <w:rFonts w:ascii="Times New Roman" w:hAnsi="Times New Roman" w:eastAsia="宋体" w:cs="Times New Roman"/>
      <w:color w:val="000000"/>
      <w:sz w:val="24"/>
      <w:szCs w:val="32"/>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正文缩进 字符"/>
    <w:link w:val="5"/>
    <w:qFormat/>
    <w:uiPriority w:val="99"/>
    <w:rPr>
      <w:rFonts w:ascii="Times New Roman" w:hAnsi="Times New Roman"/>
      <w:kern w:val="2"/>
      <w:sz w:val="24"/>
    </w:rPr>
  </w:style>
  <w:style w:type="character" w:customStyle="1" w:styleId="21">
    <w:name w:val="页脚 字符"/>
    <w:link w:val="13"/>
    <w:qFormat/>
    <w:uiPriority w:val="0"/>
    <w:rPr>
      <w:kern w:val="2"/>
      <w:sz w:val="18"/>
      <w:szCs w:val="18"/>
    </w:rPr>
  </w:style>
  <w:style w:type="character" w:customStyle="1" w:styleId="22">
    <w:name w:val="页眉 字符"/>
    <w:link w:val="14"/>
    <w:qFormat/>
    <w:uiPriority w:val="0"/>
    <w:rPr>
      <w:kern w:val="2"/>
      <w:sz w:val="18"/>
      <w:szCs w:val="18"/>
    </w:rPr>
  </w:style>
  <w:style w:type="paragraph" w:customStyle="1" w:styleId="23">
    <w:name w:val="封面项目名称样式"/>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ascii="Times New Roman" w:hAnsi="Times New Roman" w:eastAsia="宋体" w:cs="Times New Roman"/>
      <w:b/>
      <w:sz w:val="48"/>
    </w:rPr>
  </w:style>
  <w:style w:type="paragraph" w:customStyle="1" w:styleId="24">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25">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26">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27">
    <w:name w:val="目录两个字样式"/>
    <w:basedOn w:val="1"/>
    <w:qFormat/>
    <w:uiPriority w:val="0"/>
    <w:pPr>
      <w:widowControl/>
      <w:jc w:val="center"/>
    </w:pPr>
    <w:rPr>
      <w:rFonts w:hint="eastAsia" w:ascii="宋体" w:hAnsi="宋体" w:eastAsia="宋体" w:cs="Times New Roman"/>
      <w:b/>
      <w:sz w:val="44"/>
    </w:rPr>
  </w:style>
  <w:style w:type="paragraph" w:customStyle="1" w:styleId="28">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29">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6" Type="http://schemas.microsoft.com/office/2011/relationships/people" Target="people.xml"/><Relationship Id="rId65" Type="http://schemas.openxmlformats.org/officeDocument/2006/relationships/fontTable" Target="fontTable.xml"/><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jpe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226</Pages>
  <Words>1877</Words>
  <Characters>2640</Characters>
  <Lines>7</Lines>
  <Paragraphs>1</Paragraphs>
  <TotalTime>1</TotalTime>
  <ScaleCrop>false</ScaleCrop>
  <LinksUpToDate>false</LinksUpToDate>
  <CharactersWithSpaces>2693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2022-07-22T17:42:00Z</dcterms:created>
  <dc:creator>Administrator</dc:creator>
  <cp:lastModifiedBy>曹桂僮</cp:lastModifiedBy>
  <dcterms:modified xsi:type="dcterms:W3CDTF">2025-06-10T09:08:31Z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9A69DB1BC6F7466D8ECD5EC0B1DA745D_13</vt:lpwstr>
  </property>
  <property fmtid="{D5CDD505-2E9C-101B-9397-08002B2CF9AE}" pid="4" name="KSOTemplateDocerSaveRecord">
    <vt:lpwstr>eyJoZGlkIjoiNzI1OTNlNzAwMmUzNTU0ZTIwMzNjMjVhZDg1YTNmODQiLCJ1c2VySWQiOiIxNTI2ODQ2OTIyIn0=</vt:lpwstr>
  </property>
</Properties>
</file>