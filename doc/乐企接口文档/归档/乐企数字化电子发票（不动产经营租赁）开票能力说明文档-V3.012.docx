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F4481">
      <w:pPr>
        <w:pStyle w:val="28"/>
        <w:bidi w:val="0"/>
        <w:rPr>
          <w:rFonts w:hint="default" w:ascii="Times New Roman" w:hAnsi="Times New Roman"/>
        </w:rPr>
      </w:pPr>
      <w:bookmarkStart w:id="0" w:name="_Toc12829"/>
      <w:bookmarkStart w:id="1" w:name="_Toc26831"/>
      <w:bookmarkStart w:id="2" w:name="_Toc30612"/>
      <w:bookmarkStart w:id="3" w:name="_Toc18207"/>
      <w:bookmarkStart w:id="4" w:name="_Toc139620120"/>
      <w:bookmarkStart w:id="5" w:name="_Toc22035"/>
      <w:bookmarkStart w:id="6" w:name="_Toc10971"/>
      <w:r>
        <w:rPr>
          <w:rFonts w:hint="default" w:ascii="Helvetica" w:hAnsi="Helvetica" w:eastAsia="Helvetica" w:cs="Helvetica"/>
          <w:b/>
          <w:bCs/>
          <w:color w:val="000000"/>
          <w:kern w:val="2"/>
          <w:sz w:val="48"/>
          <w:szCs w:val="32"/>
          <w:lang w:val="en-US" w:eastAsia="zh-CN" w:bidi="ar"/>
        </w:rPr>
        <w:t>乐企数字化电子发票（不动产经营租赁）开票能力说明文档V</w:t>
      </w:r>
      <w:r>
        <w:rPr>
          <w:rFonts w:hint="eastAsia" w:ascii="Helvetica" w:hAnsi="Helvetica" w:eastAsia="Helvetica" w:cs="Helvetica"/>
          <w:b/>
          <w:bCs/>
          <w:color w:val="000000"/>
          <w:kern w:val="2"/>
          <w:sz w:val="48"/>
          <w:szCs w:val="32"/>
          <w:lang w:val="en-US" w:eastAsia="zh-CN" w:bidi="ar"/>
        </w:rPr>
        <w:t>3</w:t>
      </w:r>
      <w:r>
        <w:rPr>
          <w:rFonts w:hint="default" w:ascii="Helvetica" w:hAnsi="Helvetica" w:eastAsia="Helvetica" w:cs="Helvetica"/>
          <w:b/>
          <w:bCs/>
          <w:color w:val="000000"/>
          <w:kern w:val="2"/>
          <w:sz w:val="48"/>
          <w:szCs w:val="32"/>
          <w:lang w:val="en-US" w:eastAsia="zh-CN" w:bidi="ar"/>
        </w:rPr>
        <w:t>.0</w:t>
      </w:r>
      <w:bookmarkEnd w:id="0"/>
      <w:r>
        <w:rPr>
          <w:rFonts w:hint="eastAsia" w:ascii="Helvetica" w:hAnsi="Helvetica" w:eastAsia="Helvetica" w:cs="Helvetica"/>
          <w:b/>
          <w:bCs/>
          <w:color w:val="000000"/>
          <w:kern w:val="2"/>
          <w:sz w:val="48"/>
          <w:szCs w:val="32"/>
          <w:lang w:val="en-US" w:eastAsia="zh-CN" w:bidi="ar"/>
        </w:rPr>
        <w:t>1</w:t>
      </w:r>
      <w:del w:id="0" w:author="曹桂僮" w:date="2025-06-10T14:55:55Z">
        <w:r>
          <w:rPr>
            <w:rFonts w:hint="default" w:ascii="Helvetica" w:hAnsi="Helvetica" w:eastAsia="Helvetica" w:cs="Helvetica"/>
            <w:b/>
            <w:bCs/>
            <w:color w:val="000000"/>
            <w:kern w:val="2"/>
            <w:sz w:val="48"/>
            <w:szCs w:val="32"/>
            <w:lang w:val="en-US" w:eastAsia="zh-CN" w:bidi="ar"/>
          </w:rPr>
          <w:delText>1</w:delText>
        </w:r>
      </w:del>
      <w:ins w:id="1" w:author="曹桂僮" w:date="2025-06-10T14:55:56Z">
        <w:r>
          <w:rPr>
            <w:rFonts w:hint="eastAsia" w:ascii="Helvetica" w:hAnsi="Helvetica" w:eastAsia="Helvetica" w:cs="Helvetica"/>
            <w:b/>
            <w:bCs/>
            <w:color w:val="000000"/>
            <w:kern w:val="2"/>
            <w:sz w:val="48"/>
            <w:szCs w:val="32"/>
            <w:lang w:val="en-US" w:eastAsia="zh-CN" w:bidi="ar"/>
          </w:rPr>
          <w:t>2</w:t>
        </w:r>
      </w:ins>
      <w:r>
        <w:rPr>
          <w:rFonts w:hint="default" w:ascii="Times New Roman" w:hAnsi="Times New Roman"/>
        </w:rPr>
        <w:pict>
          <v:rect id="_x0000_i1025" o:spt="1" style="height:1.5pt;width:432pt;" fillcolor="#D5DDDC" filled="t" stroked="f" coordsize="21600,21600" o:hr="t" o:hrstd="t" o:hrnoshade="t" o:hralign="center">
            <v:path/>
            <v:fill on="t" focussize="0,0"/>
            <v:stroke on="f"/>
            <v:imagedata o:title=""/>
            <o:lock v:ext="edit"/>
            <w10:wrap type="none"/>
            <w10:anchorlock/>
          </v:rect>
        </w:pict>
      </w:r>
      <w:bookmarkEnd w:id="1"/>
      <w:bookmarkEnd w:id="2"/>
      <w:bookmarkEnd w:id="3"/>
      <w:bookmarkEnd w:id="4"/>
      <w:bookmarkEnd w:id="5"/>
      <w:bookmarkEnd w:id="6"/>
    </w:p>
    <w:p w14:paraId="602FE5C5">
      <w:pPr>
        <w:widowControl/>
        <w:spacing w:before="120" w:after="120" w:line="360" w:lineRule="atLeast"/>
        <w:jc w:val="center"/>
        <w:rPr>
          <w:rFonts w:eastAsia="黑体"/>
          <w:b/>
          <w:bCs/>
          <w:color w:val="000000"/>
          <w:kern w:val="0"/>
          <w:sz w:val="44"/>
          <w:szCs w:val="44"/>
        </w:rPr>
      </w:pPr>
    </w:p>
    <w:p w14:paraId="223C3403">
      <w:pPr>
        <w:widowControl/>
        <w:spacing w:before="120" w:after="120" w:line="360" w:lineRule="atLeast"/>
        <w:jc w:val="center"/>
        <w:rPr>
          <w:rFonts w:eastAsia="黑体"/>
          <w:b/>
          <w:bCs/>
          <w:color w:val="000000"/>
          <w:kern w:val="0"/>
          <w:sz w:val="44"/>
          <w:szCs w:val="44"/>
        </w:rPr>
      </w:pPr>
    </w:p>
    <w:p w14:paraId="65E23B18">
      <w:pPr>
        <w:widowControl/>
        <w:spacing w:before="120" w:after="120" w:line="360" w:lineRule="atLeast"/>
        <w:jc w:val="center"/>
        <w:rPr>
          <w:rFonts w:eastAsia="黑体"/>
          <w:b/>
          <w:bCs/>
          <w:color w:val="000000"/>
          <w:kern w:val="0"/>
          <w:sz w:val="44"/>
          <w:szCs w:val="44"/>
        </w:rPr>
      </w:pPr>
    </w:p>
    <w:p w14:paraId="224FF1E0">
      <w:pPr>
        <w:widowControl/>
        <w:spacing w:before="120" w:after="120" w:line="360" w:lineRule="atLeast"/>
        <w:jc w:val="center"/>
        <w:rPr>
          <w:rFonts w:eastAsia="黑体"/>
          <w:b/>
          <w:bCs/>
          <w:color w:val="000000"/>
          <w:kern w:val="0"/>
          <w:sz w:val="44"/>
          <w:szCs w:val="44"/>
        </w:rPr>
      </w:pPr>
    </w:p>
    <w:p w14:paraId="7789127A">
      <w:pPr>
        <w:widowControl/>
        <w:spacing w:before="120" w:after="120" w:line="360" w:lineRule="atLeast"/>
        <w:jc w:val="center"/>
        <w:rPr>
          <w:rFonts w:eastAsia="黑体"/>
          <w:b/>
          <w:bCs/>
          <w:color w:val="000000"/>
          <w:kern w:val="0"/>
          <w:sz w:val="44"/>
          <w:szCs w:val="44"/>
        </w:rPr>
      </w:pPr>
    </w:p>
    <w:p w14:paraId="490A55FA">
      <w:pPr>
        <w:widowControl/>
        <w:spacing w:before="120" w:after="120" w:line="360" w:lineRule="atLeast"/>
        <w:jc w:val="center"/>
        <w:rPr>
          <w:rFonts w:eastAsia="黑体"/>
          <w:b/>
          <w:bCs/>
          <w:color w:val="000000"/>
          <w:kern w:val="0"/>
          <w:sz w:val="44"/>
          <w:szCs w:val="44"/>
        </w:rPr>
      </w:pPr>
    </w:p>
    <w:p w14:paraId="39007B89">
      <w:pPr>
        <w:widowControl/>
        <w:spacing w:before="120" w:after="120" w:line="360" w:lineRule="atLeast"/>
        <w:jc w:val="center"/>
        <w:rPr>
          <w:rFonts w:eastAsia="黑体"/>
          <w:b/>
          <w:bCs/>
          <w:color w:val="000000"/>
          <w:kern w:val="0"/>
          <w:sz w:val="44"/>
          <w:szCs w:val="44"/>
        </w:rPr>
      </w:pPr>
    </w:p>
    <w:p w14:paraId="6CDAE469">
      <w:pPr>
        <w:widowControl/>
        <w:spacing w:before="120" w:after="120" w:line="360" w:lineRule="atLeast"/>
        <w:jc w:val="center"/>
        <w:rPr>
          <w:rFonts w:eastAsia="黑体"/>
          <w:b/>
          <w:bCs/>
          <w:color w:val="000000"/>
          <w:kern w:val="0"/>
          <w:sz w:val="44"/>
          <w:szCs w:val="44"/>
        </w:rPr>
      </w:pPr>
    </w:p>
    <w:p w14:paraId="015F3E59">
      <w:pPr>
        <w:widowControl/>
        <w:spacing w:before="120" w:after="120" w:line="360" w:lineRule="atLeast"/>
        <w:jc w:val="center"/>
        <w:rPr>
          <w:rFonts w:eastAsia="黑体"/>
          <w:b/>
          <w:bCs/>
          <w:color w:val="000000"/>
          <w:kern w:val="0"/>
          <w:sz w:val="44"/>
          <w:szCs w:val="44"/>
        </w:rPr>
      </w:pPr>
    </w:p>
    <w:p w14:paraId="1900E6C4">
      <w:pPr>
        <w:widowControl/>
        <w:spacing w:before="120" w:after="120" w:line="360" w:lineRule="atLeast"/>
        <w:jc w:val="center"/>
        <w:rPr>
          <w:rFonts w:eastAsia="黑体"/>
          <w:b/>
          <w:bCs/>
          <w:color w:val="000000"/>
          <w:kern w:val="0"/>
          <w:sz w:val="44"/>
          <w:szCs w:val="44"/>
        </w:rPr>
      </w:pPr>
    </w:p>
    <w:p w14:paraId="4F1100EE">
      <w:pPr>
        <w:widowControl/>
        <w:spacing w:before="120" w:after="120" w:line="360" w:lineRule="atLeast"/>
        <w:jc w:val="center"/>
        <w:rPr>
          <w:rFonts w:eastAsia="黑体"/>
          <w:b/>
          <w:bCs/>
          <w:color w:val="000000"/>
          <w:kern w:val="0"/>
          <w:sz w:val="44"/>
          <w:szCs w:val="44"/>
        </w:rPr>
      </w:pPr>
    </w:p>
    <w:p w14:paraId="29D45283">
      <w:pPr>
        <w:widowControl/>
        <w:spacing w:before="120" w:after="120" w:line="360" w:lineRule="atLeast"/>
        <w:jc w:val="center"/>
        <w:rPr>
          <w:rFonts w:eastAsia="黑体"/>
          <w:b/>
          <w:bCs/>
          <w:color w:val="000000"/>
          <w:kern w:val="0"/>
          <w:sz w:val="44"/>
          <w:szCs w:val="44"/>
        </w:rPr>
      </w:pPr>
    </w:p>
    <w:p w14:paraId="79328FBB">
      <w:pPr>
        <w:widowControl/>
        <w:spacing w:before="120" w:after="120" w:line="360" w:lineRule="atLeast"/>
        <w:jc w:val="center"/>
        <w:rPr>
          <w:rFonts w:eastAsia="黑体"/>
          <w:b/>
          <w:bCs/>
          <w:color w:val="000000"/>
          <w:kern w:val="0"/>
          <w:sz w:val="44"/>
          <w:szCs w:val="44"/>
        </w:rPr>
      </w:pPr>
    </w:p>
    <w:p w14:paraId="0388A905">
      <w:pPr>
        <w:widowControl/>
        <w:spacing w:before="120" w:after="120" w:line="360" w:lineRule="atLeast"/>
        <w:jc w:val="center"/>
        <w:rPr>
          <w:rFonts w:eastAsia="黑体"/>
          <w:b/>
          <w:bCs/>
          <w:color w:val="000000"/>
          <w:kern w:val="0"/>
          <w:sz w:val="44"/>
          <w:szCs w:val="44"/>
        </w:rPr>
      </w:pPr>
    </w:p>
    <w:p w14:paraId="63758690">
      <w:pPr>
        <w:widowControl/>
        <w:spacing w:before="120" w:after="120" w:line="360" w:lineRule="atLeast"/>
        <w:jc w:val="center"/>
        <w:rPr>
          <w:rFonts w:eastAsia="黑体"/>
          <w:b/>
          <w:bCs/>
          <w:color w:val="000000"/>
          <w:kern w:val="0"/>
          <w:sz w:val="44"/>
          <w:szCs w:val="44"/>
        </w:rPr>
      </w:pPr>
    </w:p>
    <w:p w14:paraId="1193E41E">
      <w:pPr>
        <w:widowControl/>
        <w:spacing w:before="120" w:after="120" w:line="360" w:lineRule="atLeast"/>
        <w:jc w:val="center"/>
        <w:rPr>
          <w:rFonts w:eastAsia="黑体"/>
          <w:b/>
          <w:bCs/>
          <w:color w:val="000000"/>
          <w:kern w:val="0"/>
          <w:sz w:val="44"/>
          <w:szCs w:val="44"/>
        </w:rPr>
      </w:pPr>
    </w:p>
    <w:p w14:paraId="15C2E5FF">
      <w:pPr>
        <w:pStyle w:val="28"/>
        <w:bidi w:val="0"/>
        <w:rPr>
          <w:rFonts w:hint="eastAsia" w:ascii="Helvetica" w:hAnsi="Helvetica" w:eastAsia="Helvetica" w:cs="Helvetica"/>
          <w:b/>
          <w:bCs/>
          <w:color w:val="000000"/>
          <w:kern w:val="2"/>
          <w:sz w:val="48"/>
          <w:szCs w:val="32"/>
          <w:lang w:val="en-US" w:eastAsia="zh-CN" w:bidi="ar"/>
        </w:rPr>
      </w:pPr>
      <w:r>
        <w:rPr>
          <w:rFonts w:hint="eastAsia" w:ascii="Helvetica" w:hAnsi="Helvetica" w:eastAsia="Helvetica" w:cs="Helvetica"/>
          <w:b/>
          <w:bCs/>
          <w:color w:val="000000"/>
          <w:kern w:val="2"/>
          <w:sz w:val="48"/>
          <w:szCs w:val="32"/>
          <w:lang w:val="en-US" w:eastAsia="zh-CN" w:bidi="ar"/>
        </w:rPr>
        <w:t>修改说明</w:t>
      </w:r>
    </w:p>
    <w:tbl>
      <w:tblPr>
        <w:tblStyle w:val="22"/>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15" w:type="dxa"/>
          <w:left w:w="15" w:type="dxa"/>
          <w:bottom w:w="15" w:type="dxa"/>
          <w:right w:w="15" w:type="dxa"/>
        </w:tblCellMar>
      </w:tblPr>
      <w:tblGrid>
        <w:gridCol w:w="1018"/>
        <w:gridCol w:w="1563"/>
        <w:gridCol w:w="4343"/>
        <w:gridCol w:w="1366"/>
      </w:tblGrid>
      <w:tr w14:paraId="726AF1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shd w:val="clear" w:color="auto" w:fill="DDDDDD"/>
            <w:noWrap w:val="0"/>
            <w:tcMar>
              <w:top w:w="0" w:type="dxa"/>
              <w:left w:w="108" w:type="dxa"/>
              <w:bottom w:w="0" w:type="dxa"/>
              <w:right w:w="108" w:type="dxa"/>
            </w:tcMar>
            <w:vAlign w:val="center"/>
          </w:tcPr>
          <w:p w14:paraId="5EE46EEF">
            <w:pPr>
              <w:widowControl/>
              <w:spacing w:before="100" w:beforeAutospacing="1" w:after="100" w:afterAutospacing="1"/>
              <w:jc w:val="left"/>
              <w:rPr>
                <w:kern w:val="0"/>
                <w:sz w:val="20"/>
                <w:szCs w:val="20"/>
              </w:rPr>
            </w:pPr>
            <w:r>
              <w:rPr>
                <w:b/>
                <w:bCs/>
                <w:kern w:val="0"/>
                <w:szCs w:val="21"/>
              </w:rPr>
              <w:t>版本</w:t>
            </w:r>
          </w:p>
        </w:tc>
        <w:tc>
          <w:tcPr>
            <w:tcW w:w="1563" w:type="dxa"/>
            <w:shd w:val="clear" w:color="auto" w:fill="DDDDDD"/>
            <w:noWrap w:val="0"/>
            <w:tcMar>
              <w:top w:w="0" w:type="dxa"/>
              <w:left w:w="108" w:type="dxa"/>
              <w:bottom w:w="0" w:type="dxa"/>
              <w:right w:w="108" w:type="dxa"/>
            </w:tcMar>
            <w:vAlign w:val="center"/>
          </w:tcPr>
          <w:p w14:paraId="1350016A">
            <w:pPr>
              <w:widowControl/>
              <w:spacing w:before="100" w:beforeAutospacing="1" w:after="100" w:afterAutospacing="1"/>
              <w:jc w:val="left"/>
              <w:rPr>
                <w:kern w:val="0"/>
                <w:sz w:val="20"/>
                <w:szCs w:val="20"/>
              </w:rPr>
            </w:pPr>
            <w:r>
              <w:rPr>
                <w:b/>
                <w:bCs/>
                <w:kern w:val="0"/>
                <w:szCs w:val="21"/>
              </w:rPr>
              <w:t>章节编号</w:t>
            </w:r>
          </w:p>
        </w:tc>
        <w:tc>
          <w:tcPr>
            <w:tcW w:w="4343" w:type="dxa"/>
            <w:shd w:val="clear" w:color="auto" w:fill="DDDDDD"/>
            <w:noWrap w:val="0"/>
            <w:tcMar>
              <w:top w:w="0" w:type="dxa"/>
              <w:left w:w="108" w:type="dxa"/>
              <w:bottom w:w="0" w:type="dxa"/>
              <w:right w:w="108" w:type="dxa"/>
            </w:tcMar>
            <w:vAlign w:val="center"/>
          </w:tcPr>
          <w:p w14:paraId="76C71766">
            <w:pPr>
              <w:widowControl/>
              <w:spacing w:before="100" w:beforeAutospacing="1" w:after="100" w:afterAutospacing="1"/>
              <w:jc w:val="left"/>
              <w:rPr>
                <w:kern w:val="0"/>
                <w:sz w:val="20"/>
                <w:szCs w:val="20"/>
              </w:rPr>
            </w:pPr>
            <w:r>
              <w:rPr>
                <w:b/>
                <w:bCs/>
                <w:kern w:val="0"/>
                <w:szCs w:val="21"/>
              </w:rPr>
              <w:t>修订内容简述</w:t>
            </w:r>
          </w:p>
        </w:tc>
        <w:tc>
          <w:tcPr>
            <w:tcW w:w="1366" w:type="dxa"/>
            <w:shd w:val="clear" w:color="auto" w:fill="DDDDDD"/>
            <w:noWrap w:val="0"/>
            <w:tcMar>
              <w:top w:w="0" w:type="dxa"/>
              <w:left w:w="108" w:type="dxa"/>
              <w:bottom w:w="0" w:type="dxa"/>
              <w:right w:w="108" w:type="dxa"/>
            </w:tcMar>
            <w:vAlign w:val="center"/>
          </w:tcPr>
          <w:p w14:paraId="5F85568A">
            <w:pPr>
              <w:widowControl/>
              <w:spacing w:before="100" w:beforeAutospacing="1" w:after="100" w:afterAutospacing="1"/>
              <w:jc w:val="left"/>
              <w:rPr>
                <w:kern w:val="0"/>
                <w:sz w:val="20"/>
                <w:szCs w:val="20"/>
              </w:rPr>
            </w:pPr>
            <w:r>
              <w:rPr>
                <w:b/>
                <w:bCs/>
                <w:kern w:val="0"/>
                <w:szCs w:val="21"/>
              </w:rPr>
              <w:t>生效日期</w:t>
            </w:r>
          </w:p>
        </w:tc>
      </w:tr>
      <w:tr w14:paraId="11CC97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733AA116">
            <w:pPr>
              <w:widowControl/>
              <w:spacing w:before="100" w:beforeAutospacing="1" w:after="100" w:afterAutospacing="1"/>
              <w:jc w:val="left"/>
              <w:rPr>
                <w:kern w:val="0"/>
                <w:sz w:val="20"/>
                <w:szCs w:val="20"/>
              </w:rPr>
            </w:pPr>
            <w:r>
              <w:rPr>
                <w:kern w:val="0"/>
                <w:szCs w:val="21"/>
              </w:rPr>
              <w:t> V1.0</w:t>
            </w:r>
          </w:p>
        </w:tc>
        <w:tc>
          <w:tcPr>
            <w:tcW w:w="1563" w:type="dxa"/>
            <w:noWrap w:val="0"/>
            <w:tcMar>
              <w:top w:w="0" w:type="dxa"/>
              <w:left w:w="108" w:type="dxa"/>
              <w:bottom w:w="0" w:type="dxa"/>
              <w:right w:w="108" w:type="dxa"/>
            </w:tcMar>
            <w:vAlign w:val="center"/>
          </w:tcPr>
          <w:p w14:paraId="7AE572FE">
            <w:pPr>
              <w:widowControl/>
              <w:spacing w:before="100" w:beforeAutospacing="1" w:after="100" w:afterAutospacing="1"/>
              <w:jc w:val="left"/>
              <w:rPr>
                <w:rFonts w:hint="eastAsia" w:eastAsia="宋体"/>
                <w:kern w:val="0"/>
                <w:sz w:val="20"/>
                <w:szCs w:val="20"/>
                <w:lang w:eastAsia="zh-CN"/>
              </w:rPr>
            </w:pPr>
            <w:r>
              <w:rPr>
                <w:rFonts w:hint="eastAsia"/>
                <w:kern w:val="0"/>
                <w:sz w:val="20"/>
                <w:szCs w:val="20"/>
                <w:lang w:eastAsia="zh-CN"/>
              </w:rPr>
              <w:t>第四章</w:t>
            </w:r>
          </w:p>
        </w:tc>
        <w:tc>
          <w:tcPr>
            <w:tcW w:w="4343" w:type="dxa"/>
            <w:noWrap w:val="0"/>
            <w:tcMar>
              <w:top w:w="0" w:type="dxa"/>
              <w:left w:w="108" w:type="dxa"/>
              <w:bottom w:w="0" w:type="dxa"/>
              <w:right w:w="108" w:type="dxa"/>
            </w:tcMar>
            <w:vAlign w:val="center"/>
          </w:tcPr>
          <w:p w14:paraId="18BA12F1">
            <w:pPr>
              <w:widowControl/>
              <w:spacing w:before="100" w:beforeAutospacing="1" w:after="100" w:afterAutospacing="1"/>
              <w:jc w:val="left"/>
              <w:rPr>
                <w:kern w:val="0"/>
                <w:sz w:val="20"/>
                <w:szCs w:val="20"/>
              </w:rPr>
            </w:pPr>
            <w:r>
              <w:rPr>
                <w:kern w:val="0"/>
                <w:szCs w:val="21"/>
              </w:rPr>
              <w:t>开发指引/2.2.1判断纳税人开票资格</w:t>
            </w:r>
            <w:r>
              <w:rPr>
                <w:rFonts w:hint="eastAsia"/>
                <w:kern w:val="0"/>
                <w:szCs w:val="21"/>
                <w:lang w:eastAsia="zh-CN"/>
              </w:rPr>
              <w:t>，</w:t>
            </w:r>
            <w:r>
              <w:rPr>
                <w:kern w:val="0"/>
                <w:szCs w:val="21"/>
              </w:rPr>
              <w:t>增加企业性质判断</w:t>
            </w:r>
          </w:p>
        </w:tc>
        <w:tc>
          <w:tcPr>
            <w:tcW w:w="1366" w:type="dxa"/>
            <w:vMerge w:val="restart"/>
            <w:noWrap w:val="0"/>
            <w:tcMar>
              <w:top w:w="0" w:type="dxa"/>
              <w:left w:w="108" w:type="dxa"/>
              <w:bottom w:w="0" w:type="dxa"/>
              <w:right w:w="108" w:type="dxa"/>
            </w:tcMar>
            <w:vAlign w:val="center"/>
          </w:tcPr>
          <w:p w14:paraId="20D94233">
            <w:pPr>
              <w:widowControl/>
              <w:spacing w:before="100" w:beforeAutospacing="1" w:after="100" w:afterAutospacing="1"/>
              <w:jc w:val="left"/>
              <w:rPr>
                <w:kern w:val="0"/>
                <w:sz w:val="20"/>
                <w:szCs w:val="20"/>
              </w:rPr>
            </w:pPr>
            <w:r>
              <w:rPr>
                <w:kern w:val="0"/>
                <w:szCs w:val="21"/>
              </w:rPr>
              <w:t>2022.12.10</w:t>
            </w:r>
          </w:p>
        </w:tc>
      </w:tr>
      <w:tr w14:paraId="7FFA9C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717D49D9">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24C5981D">
            <w:pPr>
              <w:widowControl/>
              <w:spacing w:before="100" w:beforeAutospacing="1" w:after="100" w:afterAutospacing="1"/>
              <w:jc w:val="left"/>
              <w:rPr>
                <w:rFonts w:hint="eastAsia" w:eastAsia="宋体"/>
                <w:kern w:val="0"/>
                <w:szCs w:val="21"/>
                <w:lang w:eastAsia="zh-CN"/>
              </w:rPr>
            </w:pPr>
            <w:r>
              <w:rPr>
                <w:rFonts w:hint="eastAsia"/>
                <w:kern w:val="0"/>
                <w:sz w:val="20"/>
                <w:szCs w:val="20"/>
                <w:lang w:eastAsia="zh-CN"/>
              </w:rPr>
              <w:t>第四章</w:t>
            </w:r>
          </w:p>
        </w:tc>
        <w:tc>
          <w:tcPr>
            <w:tcW w:w="4343" w:type="dxa"/>
            <w:noWrap w:val="0"/>
            <w:tcMar>
              <w:top w:w="0" w:type="dxa"/>
              <w:left w:w="108" w:type="dxa"/>
              <w:bottom w:w="0" w:type="dxa"/>
              <w:right w:w="108" w:type="dxa"/>
            </w:tcMar>
            <w:vAlign w:val="center"/>
          </w:tcPr>
          <w:p w14:paraId="7203438E">
            <w:pPr>
              <w:widowControl/>
              <w:spacing w:before="100" w:beforeAutospacing="1" w:after="100" w:afterAutospacing="1"/>
              <w:jc w:val="left"/>
              <w:rPr>
                <w:kern w:val="0"/>
                <w:szCs w:val="21"/>
              </w:rPr>
            </w:pPr>
            <w:r>
              <w:rPr>
                <w:kern w:val="0"/>
                <w:szCs w:val="21"/>
              </w:rPr>
              <w:t>开发指引/2.2.4.3业务逻辑校验</w:t>
            </w:r>
            <w:r>
              <w:rPr>
                <w:rFonts w:hint="eastAsia"/>
                <w:kern w:val="0"/>
                <w:szCs w:val="21"/>
                <w:lang w:eastAsia="zh-CN"/>
              </w:rPr>
              <w:t>，</w:t>
            </w:r>
            <w:r>
              <w:rPr>
                <w:kern w:val="0"/>
                <w:szCs w:val="21"/>
              </w:rPr>
              <w:t>编码使用逻辑表述优化</w:t>
            </w:r>
          </w:p>
        </w:tc>
        <w:tc>
          <w:tcPr>
            <w:tcW w:w="1366" w:type="dxa"/>
            <w:vMerge w:val="continue"/>
            <w:noWrap w:val="0"/>
            <w:tcMar>
              <w:top w:w="0" w:type="dxa"/>
              <w:left w:w="108" w:type="dxa"/>
              <w:bottom w:w="0" w:type="dxa"/>
              <w:right w:w="108" w:type="dxa"/>
            </w:tcMar>
            <w:vAlign w:val="center"/>
          </w:tcPr>
          <w:p w14:paraId="083C263C">
            <w:pPr>
              <w:widowControl/>
              <w:spacing w:before="100" w:beforeAutospacing="1" w:after="100" w:afterAutospacing="1"/>
              <w:jc w:val="left"/>
              <w:rPr>
                <w:kern w:val="0"/>
                <w:szCs w:val="21"/>
              </w:rPr>
            </w:pPr>
          </w:p>
        </w:tc>
      </w:tr>
      <w:tr w14:paraId="2497A8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4A74A15E">
            <w:pPr>
              <w:widowControl/>
              <w:spacing w:before="100" w:beforeAutospacing="1" w:after="100" w:afterAutospacing="1"/>
              <w:jc w:val="left"/>
              <w:rPr>
                <w:kern w:val="0"/>
                <w:szCs w:val="21"/>
              </w:rPr>
            </w:pPr>
            <w:r>
              <w:rPr>
                <w:kern w:val="0"/>
                <w:szCs w:val="21"/>
              </w:rPr>
              <w:t>V1.001</w:t>
            </w:r>
          </w:p>
        </w:tc>
        <w:tc>
          <w:tcPr>
            <w:tcW w:w="1563" w:type="dxa"/>
            <w:noWrap w:val="0"/>
            <w:tcMar>
              <w:top w:w="0" w:type="dxa"/>
              <w:left w:w="108" w:type="dxa"/>
              <w:bottom w:w="0" w:type="dxa"/>
              <w:right w:w="108" w:type="dxa"/>
            </w:tcMar>
            <w:vAlign w:val="center"/>
          </w:tcPr>
          <w:p w14:paraId="19E42417">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第四章</w:t>
            </w:r>
          </w:p>
        </w:tc>
        <w:tc>
          <w:tcPr>
            <w:tcW w:w="4343" w:type="dxa"/>
            <w:noWrap w:val="0"/>
            <w:tcMar>
              <w:top w:w="0" w:type="dxa"/>
              <w:left w:w="108" w:type="dxa"/>
              <w:bottom w:w="0" w:type="dxa"/>
              <w:right w:w="108" w:type="dxa"/>
            </w:tcMar>
            <w:vAlign w:val="center"/>
          </w:tcPr>
          <w:p w14:paraId="6068CF63">
            <w:pPr>
              <w:widowControl/>
              <w:spacing w:before="100" w:beforeAutospacing="1" w:after="100" w:afterAutospacing="1"/>
              <w:jc w:val="left"/>
              <w:rPr>
                <w:kern w:val="0"/>
                <w:szCs w:val="21"/>
              </w:rPr>
            </w:pPr>
            <w:r>
              <w:rPr>
                <w:kern w:val="0"/>
                <w:szCs w:val="21"/>
              </w:rPr>
              <w:t> 增加数字化电子发票段禁止跨年使用校验。</w:t>
            </w:r>
          </w:p>
        </w:tc>
        <w:tc>
          <w:tcPr>
            <w:tcW w:w="1366" w:type="dxa"/>
            <w:vMerge w:val="restart"/>
            <w:noWrap w:val="0"/>
            <w:tcMar>
              <w:top w:w="0" w:type="dxa"/>
              <w:left w:w="108" w:type="dxa"/>
              <w:bottom w:w="0" w:type="dxa"/>
              <w:right w:w="108" w:type="dxa"/>
            </w:tcMar>
            <w:vAlign w:val="center"/>
          </w:tcPr>
          <w:p w14:paraId="1C111DE2">
            <w:pPr>
              <w:widowControl/>
              <w:spacing w:before="100" w:beforeAutospacing="1" w:after="100" w:afterAutospacing="1"/>
              <w:jc w:val="left"/>
              <w:rPr>
                <w:kern w:val="0"/>
                <w:szCs w:val="21"/>
              </w:rPr>
            </w:pPr>
            <w:r>
              <w:rPr>
                <w:kern w:val="0"/>
                <w:szCs w:val="21"/>
              </w:rPr>
              <w:t>2022.12.28</w:t>
            </w:r>
          </w:p>
        </w:tc>
      </w:tr>
      <w:tr w14:paraId="6A6EC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58AAD064">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2629EE2F">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42050FB6">
            <w:pPr>
              <w:widowControl/>
              <w:spacing w:before="100" w:beforeAutospacing="1" w:after="100" w:afterAutospacing="1"/>
              <w:jc w:val="left"/>
              <w:rPr>
                <w:kern w:val="0"/>
                <w:szCs w:val="21"/>
              </w:rPr>
            </w:pPr>
            <w:r>
              <w:rPr>
                <w:kern w:val="0"/>
                <w:szCs w:val="21"/>
              </w:rPr>
              <w:t>发票上传接口中购买方纳税人识别号填写增加校验规则</w:t>
            </w:r>
          </w:p>
        </w:tc>
        <w:tc>
          <w:tcPr>
            <w:tcW w:w="1366" w:type="dxa"/>
            <w:vMerge w:val="continue"/>
            <w:noWrap w:val="0"/>
            <w:tcMar>
              <w:top w:w="0" w:type="dxa"/>
              <w:left w:w="108" w:type="dxa"/>
              <w:bottom w:w="0" w:type="dxa"/>
              <w:right w:w="108" w:type="dxa"/>
            </w:tcMar>
            <w:vAlign w:val="center"/>
          </w:tcPr>
          <w:p w14:paraId="77AD8AFB">
            <w:pPr>
              <w:widowControl/>
              <w:spacing w:before="100" w:beforeAutospacing="1" w:after="100" w:afterAutospacing="1"/>
              <w:jc w:val="left"/>
              <w:rPr>
                <w:kern w:val="0"/>
                <w:szCs w:val="21"/>
              </w:rPr>
            </w:pPr>
          </w:p>
        </w:tc>
      </w:tr>
      <w:tr w14:paraId="5229E3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3789AD55">
            <w:pPr>
              <w:widowControl/>
              <w:spacing w:before="100" w:beforeAutospacing="1" w:after="100" w:afterAutospacing="1"/>
              <w:jc w:val="left"/>
              <w:rPr>
                <w:kern w:val="0"/>
                <w:szCs w:val="21"/>
              </w:rPr>
            </w:pPr>
            <w:r>
              <w:rPr>
                <w:kern w:val="0"/>
                <w:szCs w:val="21"/>
              </w:rPr>
              <w:t>V1.002</w:t>
            </w:r>
          </w:p>
        </w:tc>
        <w:tc>
          <w:tcPr>
            <w:tcW w:w="1563" w:type="dxa"/>
            <w:noWrap w:val="0"/>
            <w:tcMar>
              <w:top w:w="0" w:type="dxa"/>
              <w:left w:w="108" w:type="dxa"/>
              <w:bottom w:w="0" w:type="dxa"/>
              <w:right w:w="108" w:type="dxa"/>
            </w:tcMar>
            <w:vAlign w:val="center"/>
          </w:tcPr>
          <w:p w14:paraId="7E7CB3C3">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198C2699">
            <w:pPr>
              <w:widowControl/>
              <w:spacing w:before="100" w:beforeAutospacing="1" w:after="100" w:afterAutospacing="1"/>
              <w:jc w:val="left"/>
              <w:rPr>
                <w:kern w:val="0"/>
                <w:szCs w:val="21"/>
              </w:rPr>
            </w:pPr>
            <w:r>
              <w:rPr>
                <w:kern w:val="0"/>
                <w:szCs w:val="21"/>
              </w:rPr>
              <w:t>按照新版文档格式调整接口框架名称</w:t>
            </w:r>
          </w:p>
        </w:tc>
        <w:tc>
          <w:tcPr>
            <w:tcW w:w="1366" w:type="dxa"/>
            <w:vMerge w:val="restart"/>
            <w:noWrap w:val="0"/>
            <w:tcMar>
              <w:top w:w="0" w:type="dxa"/>
              <w:left w:w="108" w:type="dxa"/>
              <w:bottom w:w="0" w:type="dxa"/>
              <w:right w:w="108" w:type="dxa"/>
            </w:tcMar>
            <w:vAlign w:val="center"/>
          </w:tcPr>
          <w:p w14:paraId="2042784F">
            <w:pPr>
              <w:widowControl/>
              <w:spacing w:before="100" w:beforeAutospacing="1" w:after="100" w:afterAutospacing="1"/>
              <w:jc w:val="left"/>
              <w:rPr>
                <w:kern w:val="0"/>
                <w:szCs w:val="21"/>
              </w:rPr>
            </w:pPr>
            <w:r>
              <w:rPr>
                <w:kern w:val="0"/>
                <w:szCs w:val="21"/>
              </w:rPr>
              <w:t>2022.12.29</w:t>
            </w:r>
          </w:p>
        </w:tc>
      </w:tr>
      <w:tr w14:paraId="04A44D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63BB9C2D">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04AB7106">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7B1FC673">
            <w:pPr>
              <w:widowControl/>
              <w:spacing w:before="100" w:beforeAutospacing="1" w:after="100" w:afterAutospacing="1"/>
              <w:jc w:val="left"/>
              <w:rPr>
                <w:kern w:val="0"/>
                <w:szCs w:val="21"/>
              </w:rPr>
            </w:pPr>
            <w:r>
              <w:rPr>
                <w:kern w:val="0"/>
                <w:szCs w:val="21"/>
              </w:rPr>
              <w:t>发票上传接口中“</w:t>
            </w:r>
            <w:r>
              <w:rPr>
                <w:sz w:val="22"/>
                <w:szCs w:val="22"/>
              </w:rPr>
              <w:t>服务器地址</w:t>
            </w:r>
            <w:r>
              <w:rPr>
                <w:kern w:val="0"/>
                <w:szCs w:val="21"/>
              </w:rPr>
              <w:t>”和“</w:t>
            </w:r>
            <w:r>
              <w:rPr>
                <w:sz w:val="22"/>
                <w:szCs w:val="22"/>
              </w:rPr>
              <w:t>mac地址</w:t>
            </w:r>
            <w:r>
              <w:rPr>
                <w:kern w:val="0"/>
                <w:szCs w:val="21"/>
              </w:rPr>
              <w:t>”字段说明增加“需自行采集开票申请设备”。</w:t>
            </w:r>
          </w:p>
        </w:tc>
        <w:tc>
          <w:tcPr>
            <w:tcW w:w="1366" w:type="dxa"/>
            <w:vMerge w:val="continue"/>
            <w:noWrap w:val="0"/>
            <w:tcMar>
              <w:top w:w="0" w:type="dxa"/>
              <w:left w:w="108" w:type="dxa"/>
              <w:bottom w:w="0" w:type="dxa"/>
              <w:right w:w="108" w:type="dxa"/>
            </w:tcMar>
            <w:vAlign w:val="center"/>
          </w:tcPr>
          <w:p w14:paraId="3FE32CFE">
            <w:pPr>
              <w:widowControl/>
              <w:spacing w:before="100" w:beforeAutospacing="1" w:after="100" w:afterAutospacing="1"/>
              <w:jc w:val="left"/>
              <w:rPr>
                <w:kern w:val="0"/>
                <w:szCs w:val="21"/>
              </w:rPr>
            </w:pPr>
          </w:p>
        </w:tc>
      </w:tr>
      <w:tr w14:paraId="02F4C2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7837150E">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5F3E51F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7C6D25AC">
            <w:pPr>
              <w:widowControl/>
              <w:spacing w:before="100" w:beforeAutospacing="1" w:after="100" w:afterAutospacing="1"/>
              <w:jc w:val="left"/>
              <w:rPr>
                <w:kern w:val="0"/>
                <w:szCs w:val="21"/>
              </w:rPr>
            </w:pPr>
            <w:r>
              <w:rPr>
                <w:kern w:val="0"/>
                <w:szCs w:val="21"/>
              </w:rPr>
              <w:t>查询授信额度接口说明中增加查询授信额度次数限制说明。</w:t>
            </w:r>
          </w:p>
        </w:tc>
        <w:tc>
          <w:tcPr>
            <w:tcW w:w="1366" w:type="dxa"/>
            <w:vMerge w:val="continue"/>
            <w:noWrap w:val="0"/>
            <w:tcMar>
              <w:top w:w="0" w:type="dxa"/>
              <w:left w:w="108" w:type="dxa"/>
              <w:bottom w:w="0" w:type="dxa"/>
              <w:right w:w="108" w:type="dxa"/>
            </w:tcMar>
            <w:vAlign w:val="center"/>
          </w:tcPr>
          <w:p w14:paraId="6A7D294C">
            <w:pPr>
              <w:widowControl/>
              <w:spacing w:before="100" w:beforeAutospacing="1" w:after="100" w:afterAutospacing="1"/>
              <w:jc w:val="left"/>
              <w:rPr>
                <w:kern w:val="0"/>
                <w:szCs w:val="21"/>
              </w:rPr>
            </w:pPr>
          </w:p>
        </w:tc>
      </w:tr>
      <w:tr w14:paraId="4BBD0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258B015A">
            <w:pPr>
              <w:widowControl/>
              <w:spacing w:before="100" w:beforeAutospacing="1" w:after="100" w:afterAutospacing="1"/>
              <w:jc w:val="left"/>
              <w:rPr>
                <w:kern w:val="0"/>
                <w:szCs w:val="21"/>
              </w:rPr>
            </w:pPr>
            <w:r>
              <w:rPr>
                <w:kern w:val="0"/>
                <w:szCs w:val="21"/>
              </w:rPr>
              <w:t>V1.003</w:t>
            </w:r>
          </w:p>
        </w:tc>
        <w:tc>
          <w:tcPr>
            <w:tcW w:w="1563" w:type="dxa"/>
            <w:noWrap w:val="0"/>
            <w:tcMar>
              <w:top w:w="0" w:type="dxa"/>
              <w:left w:w="108" w:type="dxa"/>
              <w:bottom w:w="0" w:type="dxa"/>
              <w:right w:w="108" w:type="dxa"/>
            </w:tcMar>
            <w:vAlign w:val="center"/>
          </w:tcPr>
          <w:p w14:paraId="71066AC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p w14:paraId="77DB7D20">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259A2BF3">
            <w:pPr>
              <w:widowControl/>
              <w:spacing w:before="100" w:beforeAutospacing="1" w:after="100" w:afterAutospacing="1"/>
              <w:jc w:val="left"/>
              <w:rPr>
                <w:kern w:val="0"/>
                <w:szCs w:val="21"/>
              </w:rPr>
            </w:pPr>
            <w:r>
              <w:rPr>
                <w:kern w:val="0"/>
                <w:szCs w:val="21"/>
              </w:rPr>
              <w:t>将“全电发票”“新电票”改为“数字化电子发票”。</w:t>
            </w:r>
          </w:p>
        </w:tc>
        <w:tc>
          <w:tcPr>
            <w:tcW w:w="1366" w:type="dxa"/>
            <w:vMerge w:val="restart"/>
            <w:noWrap w:val="0"/>
            <w:tcMar>
              <w:top w:w="0" w:type="dxa"/>
              <w:left w:w="108" w:type="dxa"/>
              <w:bottom w:w="0" w:type="dxa"/>
              <w:right w:w="108" w:type="dxa"/>
            </w:tcMar>
            <w:vAlign w:val="center"/>
          </w:tcPr>
          <w:p w14:paraId="28749940">
            <w:pPr>
              <w:widowControl/>
              <w:spacing w:before="100" w:beforeAutospacing="1" w:after="100" w:afterAutospacing="1"/>
              <w:jc w:val="left"/>
              <w:rPr>
                <w:kern w:val="0"/>
                <w:szCs w:val="21"/>
              </w:rPr>
            </w:pPr>
            <w:r>
              <w:rPr>
                <w:kern w:val="0"/>
                <w:szCs w:val="21"/>
              </w:rPr>
              <w:t>2023.01.10</w:t>
            </w:r>
          </w:p>
        </w:tc>
      </w:tr>
      <w:tr w14:paraId="111B23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15F55ED3">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0AD4824B">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30D9FB10">
            <w:pPr>
              <w:widowControl/>
              <w:spacing w:before="100" w:beforeAutospacing="1" w:after="100" w:afterAutospacing="1"/>
              <w:jc w:val="left"/>
              <w:rPr>
                <w:kern w:val="0"/>
                <w:szCs w:val="21"/>
              </w:rPr>
            </w:pPr>
            <w:r>
              <w:rPr>
                <w:kern w:val="0"/>
                <w:szCs w:val="21"/>
              </w:rPr>
              <w:t>发票上传接口-接口说明中增加“每次上传最大票量为100张数字化电子发票”内容。</w:t>
            </w:r>
          </w:p>
        </w:tc>
        <w:tc>
          <w:tcPr>
            <w:tcW w:w="1366" w:type="dxa"/>
            <w:vMerge w:val="continue"/>
            <w:noWrap w:val="0"/>
            <w:tcMar>
              <w:top w:w="0" w:type="dxa"/>
              <w:left w:w="108" w:type="dxa"/>
              <w:bottom w:w="0" w:type="dxa"/>
              <w:right w:w="108" w:type="dxa"/>
            </w:tcMar>
            <w:vAlign w:val="center"/>
          </w:tcPr>
          <w:p w14:paraId="6AC8A371">
            <w:pPr>
              <w:widowControl/>
              <w:spacing w:before="100" w:beforeAutospacing="1" w:after="100" w:afterAutospacing="1"/>
              <w:jc w:val="left"/>
              <w:rPr>
                <w:kern w:val="0"/>
                <w:szCs w:val="21"/>
              </w:rPr>
            </w:pPr>
          </w:p>
        </w:tc>
      </w:tr>
      <w:tr w14:paraId="715FCE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3E8B9095">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2565B381">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311AD422">
            <w:pPr>
              <w:widowControl/>
              <w:spacing w:before="100" w:beforeAutospacing="1" w:after="100" w:afterAutospacing="1"/>
              <w:jc w:val="left"/>
              <w:rPr>
                <w:kern w:val="0"/>
                <w:szCs w:val="21"/>
              </w:rPr>
            </w:pPr>
            <w:r>
              <w:rPr>
                <w:kern w:val="0"/>
                <w:szCs w:val="21"/>
              </w:rPr>
              <w:t>发票上传接口中“平台编号”字段说明中增加“接入单位ID”。</w:t>
            </w:r>
          </w:p>
        </w:tc>
        <w:tc>
          <w:tcPr>
            <w:tcW w:w="1366" w:type="dxa"/>
            <w:vMerge w:val="continue"/>
            <w:noWrap w:val="0"/>
            <w:tcMar>
              <w:top w:w="0" w:type="dxa"/>
              <w:left w:w="108" w:type="dxa"/>
              <w:bottom w:w="0" w:type="dxa"/>
              <w:right w:w="108" w:type="dxa"/>
            </w:tcMar>
            <w:vAlign w:val="center"/>
          </w:tcPr>
          <w:p w14:paraId="69FB7F02">
            <w:pPr>
              <w:widowControl/>
              <w:spacing w:before="100" w:beforeAutospacing="1" w:after="100" w:afterAutospacing="1"/>
              <w:jc w:val="left"/>
              <w:rPr>
                <w:kern w:val="0"/>
                <w:szCs w:val="21"/>
              </w:rPr>
            </w:pPr>
          </w:p>
        </w:tc>
      </w:tr>
      <w:tr w14:paraId="543DDE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3F21E9F3">
            <w:pPr>
              <w:widowControl/>
              <w:spacing w:before="100" w:beforeAutospacing="1" w:after="100" w:afterAutospacing="1"/>
              <w:jc w:val="left"/>
              <w:rPr>
                <w:kern w:val="0"/>
                <w:szCs w:val="21"/>
              </w:rPr>
            </w:pPr>
            <w:r>
              <w:rPr>
                <w:kern w:val="0"/>
                <w:szCs w:val="21"/>
              </w:rPr>
              <w:t>V1.004</w:t>
            </w:r>
          </w:p>
        </w:tc>
        <w:tc>
          <w:tcPr>
            <w:tcW w:w="1563" w:type="dxa"/>
            <w:noWrap w:val="0"/>
            <w:tcMar>
              <w:top w:w="0" w:type="dxa"/>
              <w:left w:w="108" w:type="dxa"/>
              <w:bottom w:w="0" w:type="dxa"/>
              <w:right w:w="108" w:type="dxa"/>
            </w:tcMar>
            <w:vAlign w:val="center"/>
          </w:tcPr>
          <w:p w14:paraId="0E0BAA09">
            <w:pPr>
              <w:widowControl/>
              <w:spacing w:before="100" w:beforeAutospacing="1" w:after="100" w:afterAutospacing="1"/>
              <w:jc w:val="left"/>
              <w:rPr>
                <w:kern w:val="0"/>
                <w:szCs w:val="21"/>
              </w:rPr>
            </w:pPr>
            <w:r>
              <w:rPr>
                <w:color w:val="000000"/>
                <w:kern w:val="0"/>
                <w:sz w:val="20"/>
                <w:szCs w:val="20"/>
              </w:rPr>
              <w:t>全部</w:t>
            </w:r>
          </w:p>
        </w:tc>
        <w:tc>
          <w:tcPr>
            <w:tcW w:w="4343" w:type="dxa"/>
            <w:noWrap w:val="0"/>
            <w:tcMar>
              <w:top w:w="0" w:type="dxa"/>
              <w:left w:w="108" w:type="dxa"/>
              <w:bottom w:w="0" w:type="dxa"/>
              <w:right w:w="108" w:type="dxa"/>
            </w:tcMar>
            <w:vAlign w:val="center"/>
          </w:tcPr>
          <w:p w14:paraId="11DB169A">
            <w:pPr>
              <w:jc w:val="left"/>
              <w:rPr>
                <w:kern w:val="0"/>
                <w:szCs w:val="21"/>
              </w:rPr>
            </w:pPr>
            <w:r>
              <w:rPr>
                <w:color w:val="000000"/>
                <w:kern w:val="0"/>
                <w:szCs w:val="21"/>
                <w:lang w:bidi="ar"/>
              </w:rPr>
              <w:t>添加目录与页码</w:t>
            </w:r>
          </w:p>
        </w:tc>
        <w:tc>
          <w:tcPr>
            <w:tcW w:w="1366" w:type="dxa"/>
            <w:noWrap w:val="0"/>
            <w:tcMar>
              <w:top w:w="0" w:type="dxa"/>
              <w:left w:w="108" w:type="dxa"/>
              <w:bottom w:w="0" w:type="dxa"/>
              <w:right w:w="108" w:type="dxa"/>
            </w:tcMar>
            <w:vAlign w:val="center"/>
          </w:tcPr>
          <w:p w14:paraId="0B44A2F9">
            <w:pPr>
              <w:widowControl/>
              <w:spacing w:before="100" w:beforeAutospacing="1" w:after="100" w:afterAutospacing="1"/>
              <w:jc w:val="left"/>
              <w:rPr>
                <w:kern w:val="0"/>
                <w:szCs w:val="21"/>
              </w:rPr>
            </w:pPr>
            <w:r>
              <w:rPr>
                <w:kern w:val="0"/>
                <w:szCs w:val="21"/>
              </w:rPr>
              <w:t>2023.02.04</w:t>
            </w:r>
          </w:p>
        </w:tc>
      </w:tr>
      <w:tr w14:paraId="021529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15108EE6">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1E259BB0">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第四章</w:t>
            </w:r>
          </w:p>
          <w:p w14:paraId="14C42B78">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4343" w:type="dxa"/>
            <w:noWrap w:val="0"/>
            <w:tcMar>
              <w:top w:w="0" w:type="dxa"/>
              <w:left w:w="108" w:type="dxa"/>
              <w:bottom w:w="0" w:type="dxa"/>
              <w:right w:w="108" w:type="dxa"/>
            </w:tcMar>
            <w:vAlign w:val="center"/>
          </w:tcPr>
          <w:p w14:paraId="74EDD515">
            <w:pPr>
              <w:jc w:val="left"/>
              <w:rPr>
                <w:color w:val="000000"/>
                <w:kern w:val="0"/>
                <w:szCs w:val="21"/>
                <w:lang w:bidi="ar"/>
              </w:rPr>
            </w:pPr>
            <w:r>
              <w:rPr>
                <w:color w:val="000000"/>
                <w:kern w:val="0"/>
                <w:szCs w:val="21"/>
                <w:lang w:bidi="ar"/>
              </w:rPr>
              <w:t>2.2.4.3增加“发票明细只能有一行”校验规则；</w:t>
            </w:r>
            <w:r>
              <w:rPr>
                <w:rFonts w:hint="eastAsia"/>
                <w:color w:val="000000"/>
                <w:kern w:val="0"/>
                <w:szCs w:val="21"/>
                <w:lang w:eastAsia="zh-CN" w:bidi="ar"/>
              </w:rPr>
              <w:t>第五章</w:t>
            </w:r>
            <w:r>
              <w:rPr>
                <w:color w:val="000000"/>
                <w:kern w:val="0"/>
                <w:szCs w:val="21"/>
                <w:lang w:bidi="ar"/>
              </w:rPr>
              <w:t>第12接口中“不动产地址”、“单位”、“数量”字段增加校验说明；</w:t>
            </w:r>
            <w:r>
              <w:rPr>
                <w:rFonts w:hint="eastAsia"/>
                <w:color w:val="000000"/>
                <w:kern w:val="0"/>
                <w:szCs w:val="21"/>
                <w:lang w:eastAsia="zh-CN" w:bidi="ar"/>
              </w:rPr>
              <w:t>第五章</w:t>
            </w:r>
            <w:r>
              <w:rPr>
                <w:color w:val="000000"/>
                <w:kern w:val="0"/>
                <w:szCs w:val="21"/>
                <w:lang w:bidi="ar"/>
              </w:rPr>
              <w:t>第15接口中“单位”、“数量”字段增加校验说明；。</w:t>
            </w:r>
          </w:p>
        </w:tc>
        <w:tc>
          <w:tcPr>
            <w:tcW w:w="1366" w:type="dxa"/>
            <w:noWrap w:val="0"/>
            <w:tcMar>
              <w:top w:w="0" w:type="dxa"/>
              <w:left w:w="108" w:type="dxa"/>
              <w:bottom w:w="0" w:type="dxa"/>
              <w:right w:w="108" w:type="dxa"/>
            </w:tcMar>
            <w:vAlign w:val="center"/>
          </w:tcPr>
          <w:p w14:paraId="0CBE7979">
            <w:pPr>
              <w:widowControl/>
              <w:spacing w:before="100" w:beforeAutospacing="1" w:after="100" w:afterAutospacing="1"/>
              <w:jc w:val="left"/>
              <w:rPr>
                <w:kern w:val="0"/>
                <w:szCs w:val="21"/>
              </w:rPr>
            </w:pPr>
            <w:r>
              <w:rPr>
                <w:kern w:val="0"/>
                <w:szCs w:val="21"/>
              </w:rPr>
              <w:t>2023.2.13</w:t>
            </w:r>
          </w:p>
        </w:tc>
      </w:tr>
      <w:tr w14:paraId="397948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noWrap w:val="0"/>
            <w:tcMar>
              <w:top w:w="0" w:type="dxa"/>
              <w:left w:w="108" w:type="dxa"/>
              <w:bottom w:w="0" w:type="dxa"/>
              <w:right w:w="108" w:type="dxa"/>
            </w:tcMar>
            <w:vAlign w:val="center"/>
          </w:tcPr>
          <w:p w14:paraId="1F48D757">
            <w:pPr>
              <w:widowControl/>
              <w:spacing w:before="100" w:beforeAutospacing="1" w:after="100" w:afterAutospacing="1"/>
              <w:jc w:val="left"/>
              <w:rPr>
                <w:kern w:val="0"/>
                <w:szCs w:val="21"/>
              </w:rPr>
            </w:pPr>
            <w:r>
              <w:rPr>
                <w:kern w:val="0"/>
                <w:szCs w:val="21"/>
              </w:rPr>
              <w:t>V1.005</w:t>
            </w:r>
          </w:p>
        </w:tc>
        <w:tc>
          <w:tcPr>
            <w:tcW w:w="1563" w:type="dxa"/>
            <w:noWrap w:val="0"/>
            <w:tcMar>
              <w:top w:w="0" w:type="dxa"/>
              <w:left w:w="108" w:type="dxa"/>
              <w:bottom w:w="0" w:type="dxa"/>
              <w:right w:w="108" w:type="dxa"/>
            </w:tcMar>
            <w:vAlign w:val="center"/>
          </w:tcPr>
          <w:p w14:paraId="585E39E1">
            <w:pPr>
              <w:widowControl/>
              <w:spacing w:before="100" w:beforeAutospacing="1" w:after="100" w:afterAutospacing="1"/>
              <w:jc w:val="left"/>
              <w:rPr>
                <w:color w:val="000000"/>
                <w:kern w:val="0"/>
                <w:sz w:val="20"/>
                <w:szCs w:val="20"/>
              </w:rPr>
            </w:pPr>
            <w:r>
              <w:rPr>
                <w:color w:val="000000"/>
                <w:kern w:val="0"/>
                <w:sz w:val="20"/>
                <w:szCs w:val="20"/>
              </w:rPr>
              <w:t>全部</w:t>
            </w:r>
          </w:p>
        </w:tc>
        <w:tc>
          <w:tcPr>
            <w:tcW w:w="4343" w:type="dxa"/>
            <w:noWrap w:val="0"/>
            <w:tcMar>
              <w:top w:w="0" w:type="dxa"/>
              <w:left w:w="108" w:type="dxa"/>
              <w:bottom w:w="0" w:type="dxa"/>
              <w:right w:w="108" w:type="dxa"/>
            </w:tcMar>
            <w:vAlign w:val="center"/>
          </w:tcPr>
          <w:p w14:paraId="088ADEA7">
            <w:pPr>
              <w:jc w:val="left"/>
              <w:rPr>
                <w:color w:val="000000"/>
                <w:kern w:val="0"/>
                <w:szCs w:val="21"/>
                <w:lang w:bidi="ar"/>
              </w:rPr>
            </w:pPr>
            <w:r>
              <w:rPr>
                <w:color w:val="000000"/>
                <w:kern w:val="0"/>
                <w:szCs w:val="21"/>
                <w:lang w:bidi="ar"/>
              </w:rPr>
              <w:t>“接入单位”修改为“直连单位”。</w:t>
            </w:r>
          </w:p>
        </w:tc>
        <w:tc>
          <w:tcPr>
            <w:tcW w:w="1366" w:type="dxa"/>
            <w:noWrap w:val="0"/>
            <w:tcMar>
              <w:top w:w="0" w:type="dxa"/>
              <w:left w:w="108" w:type="dxa"/>
              <w:bottom w:w="0" w:type="dxa"/>
              <w:right w:w="108" w:type="dxa"/>
            </w:tcMar>
            <w:vAlign w:val="center"/>
          </w:tcPr>
          <w:p w14:paraId="72AF6C31">
            <w:pPr>
              <w:widowControl/>
              <w:spacing w:before="100" w:beforeAutospacing="1" w:after="100" w:afterAutospacing="1"/>
              <w:jc w:val="left"/>
              <w:rPr>
                <w:kern w:val="0"/>
                <w:szCs w:val="21"/>
              </w:rPr>
            </w:pPr>
            <w:r>
              <w:rPr>
                <w:kern w:val="0"/>
                <w:szCs w:val="21"/>
              </w:rPr>
              <w:t>2023.02.16</w:t>
            </w:r>
          </w:p>
        </w:tc>
      </w:tr>
      <w:tr w14:paraId="28AE57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noWrap w:val="0"/>
            <w:tcMar>
              <w:top w:w="0" w:type="dxa"/>
              <w:left w:w="108" w:type="dxa"/>
              <w:bottom w:w="0" w:type="dxa"/>
              <w:right w:w="108" w:type="dxa"/>
            </w:tcMar>
            <w:vAlign w:val="center"/>
          </w:tcPr>
          <w:p w14:paraId="6FE7F135">
            <w:pPr>
              <w:widowControl/>
              <w:spacing w:before="100" w:beforeAutospacing="1" w:after="100" w:afterAutospacing="1"/>
              <w:jc w:val="left"/>
              <w:rPr>
                <w:kern w:val="0"/>
                <w:szCs w:val="21"/>
              </w:rPr>
            </w:pPr>
            <w:r>
              <w:rPr>
                <w:kern w:val="0"/>
                <w:szCs w:val="21"/>
              </w:rPr>
              <w:t>V1.006</w:t>
            </w:r>
          </w:p>
        </w:tc>
        <w:tc>
          <w:tcPr>
            <w:tcW w:w="1563" w:type="dxa"/>
            <w:noWrap w:val="0"/>
            <w:tcMar>
              <w:top w:w="0" w:type="dxa"/>
              <w:left w:w="108" w:type="dxa"/>
              <w:bottom w:w="0" w:type="dxa"/>
              <w:right w:w="108" w:type="dxa"/>
            </w:tcMar>
            <w:vAlign w:val="center"/>
          </w:tcPr>
          <w:p w14:paraId="38108646">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4343" w:type="dxa"/>
            <w:noWrap w:val="0"/>
            <w:tcMar>
              <w:top w:w="0" w:type="dxa"/>
              <w:left w:w="108" w:type="dxa"/>
              <w:bottom w:w="0" w:type="dxa"/>
              <w:right w:w="108" w:type="dxa"/>
            </w:tcMar>
            <w:vAlign w:val="center"/>
          </w:tcPr>
          <w:p w14:paraId="0A4F1CF5">
            <w:pPr>
              <w:widowControl/>
              <w:spacing w:before="100" w:beforeAutospacing="1" w:after="100" w:afterAutospacing="1"/>
              <w:jc w:val="left"/>
              <w:rPr>
                <w:color w:val="000000"/>
                <w:kern w:val="0"/>
                <w:sz w:val="20"/>
                <w:szCs w:val="20"/>
              </w:rPr>
            </w:pPr>
            <w:r>
              <w:rPr>
                <w:color w:val="000000"/>
                <w:kern w:val="0"/>
                <w:sz w:val="20"/>
                <w:szCs w:val="20"/>
              </w:rPr>
              <w:t>第12不动产经营租赁发票上传接口中“租赁期起”和“租赁期止”两个字段合为“租赁期起止”。</w:t>
            </w:r>
          </w:p>
        </w:tc>
        <w:tc>
          <w:tcPr>
            <w:tcW w:w="1366" w:type="dxa"/>
            <w:noWrap w:val="0"/>
            <w:tcMar>
              <w:top w:w="0" w:type="dxa"/>
              <w:left w:w="108" w:type="dxa"/>
              <w:bottom w:w="0" w:type="dxa"/>
              <w:right w:w="108" w:type="dxa"/>
            </w:tcMar>
            <w:vAlign w:val="center"/>
          </w:tcPr>
          <w:p w14:paraId="2F0E0630">
            <w:pPr>
              <w:widowControl/>
              <w:spacing w:before="100" w:beforeAutospacing="1" w:after="100" w:afterAutospacing="1"/>
              <w:jc w:val="left"/>
              <w:rPr>
                <w:kern w:val="0"/>
                <w:szCs w:val="21"/>
              </w:rPr>
            </w:pPr>
            <w:r>
              <w:rPr>
                <w:kern w:val="0"/>
                <w:szCs w:val="21"/>
              </w:rPr>
              <w:t>2023.03.06</w:t>
            </w:r>
          </w:p>
        </w:tc>
      </w:tr>
      <w:tr w14:paraId="271BCD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noWrap w:val="0"/>
            <w:tcMar>
              <w:top w:w="0" w:type="dxa"/>
              <w:left w:w="108" w:type="dxa"/>
              <w:bottom w:w="0" w:type="dxa"/>
              <w:right w:w="108" w:type="dxa"/>
            </w:tcMar>
            <w:vAlign w:val="center"/>
          </w:tcPr>
          <w:p w14:paraId="29FBAF9F">
            <w:pPr>
              <w:widowControl/>
              <w:spacing w:before="100" w:beforeAutospacing="1" w:after="100" w:afterAutospacing="1"/>
              <w:jc w:val="left"/>
              <w:rPr>
                <w:kern w:val="0"/>
                <w:szCs w:val="21"/>
              </w:rPr>
            </w:pPr>
            <w:r>
              <w:rPr>
                <w:kern w:val="0"/>
                <w:szCs w:val="21"/>
              </w:rPr>
              <w:t>V1.007</w:t>
            </w:r>
          </w:p>
        </w:tc>
        <w:tc>
          <w:tcPr>
            <w:tcW w:w="1563" w:type="dxa"/>
            <w:noWrap w:val="0"/>
            <w:tcMar>
              <w:top w:w="0" w:type="dxa"/>
              <w:left w:w="108" w:type="dxa"/>
              <w:bottom w:w="0" w:type="dxa"/>
              <w:right w:w="108" w:type="dxa"/>
            </w:tcMar>
            <w:vAlign w:val="center"/>
          </w:tcPr>
          <w:p w14:paraId="2230E3B8">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第四章</w:t>
            </w:r>
          </w:p>
        </w:tc>
        <w:tc>
          <w:tcPr>
            <w:tcW w:w="4343" w:type="dxa"/>
            <w:noWrap w:val="0"/>
            <w:tcMar>
              <w:top w:w="0" w:type="dxa"/>
              <w:left w:w="108" w:type="dxa"/>
              <w:bottom w:w="0" w:type="dxa"/>
              <w:right w:w="108" w:type="dxa"/>
            </w:tcMar>
            <w:vAlign w:val="center"/>
          </w:tcPr>
          <w:p w14:paraId="04CC89B0">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2.2.4.3业务逻辑校验增加“平台编号”字段值必须为直连单位ID校验。</w:t>
            </w:r>
          </w:p>
        </w:tc>
        <w:tc>
          <w:tcPr>
            <w:tcW w:w="1366" w:type="dxa"/>
            <w:noWrap w:val="0"/>
            <w:tcMar>
              <w:top w:w="0" w:type="dxa"/>
              <w:left w:w="108" w:type="dxa"/>
              <w:bottom w:w="0" w:type="dxa"/>
              <w:right w:w="108" w:type="dxa"/>
            </w:tcMar>
            <w:vAlign w:val="center"/>
          </w:tcPr>
          <w:p w14:paraId="277132B5">
            <w:pPr>
              <w:widowControl/>
              <w:spacing w:before="100" w:beforeAutospacing="1" w:after="100" w:afterAutospacing="1"/>
              <w:jc w:val="left"/>
              <w:rPr>
                <w:kern w:val="0"/>
                <w:szCs w:val="21"/>
              </w:rPr>
            </w:pPr>
            <w:r>
              <w:rPr>
                <w:kern w:val="0"/>
                <w:szCs w:val="21"/>
              </w:rPr>
              <w:t>2023.05.05</w:t>
            </w:r>
          </w:p>
        </w:tc>
      </w:tr>
      <w:tr w14:paraId="45391D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noWrap w:val="0"/>
            <w:tcMar>
              <w:top w:w="0" w:type="dxa"/>
              <w:left w:w="108" w:type="dxa"/>
              <w:bottom w:w="0" w:type="dxa"/>
              <w:right w:w="108" w:type="dxa"/>
            </w:tcMar>
            <w:vAlign w:val="center"/>
          </w:tcPr>
          <w:p w14:paraId="511231B7">
            <w:pPr>
              <w:widowControl/>
              <w:spacing w:before="100" w:beforeAutospacing="1" w:after="100" w:afterAutospacing="1"/>
              <w:jc w:val="left"/>
              <w:rPr>
                <w:kern w:val="0"/>
                <w:szCs w:val="21"/>
              </w:rPr>
            </w:pPr>
            <w:r>
              <w:rPr>
                <w:kern w:val="0"/>
                <w:szCs w:val="21"/>
              </w:rPr>
              <w:t>V1.008</w:t>
            </w:r>
          </w:p>
        </w:tc>
        <w:tc>
          <w:tcPr>
            <w:tcW w:w="1563" w:type="dxa"/>
            <w:noWrap w:val="0"/>
            <w:tcMar>
              <w:top w:w="0" w:type="dxa"/>
              <w:left w:w="108" w:type="dxa"/>
              <w:bottom w:w="0" w:type="dxa"/>
              <w:right w:w="108" w:type="dxa"/>
            </w:tcMar>
            <w:vAlign w:val="center"/>
          </w:tcPr>
          <w:p w14:paraId="0FF13C42">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第四、五章</w:t>
            </w:r>
          </w:p>
        </w:tc>
        <w:tc>
          <w:tcPr>
            <w:tcW w:w="4343" w:type="dxa"/>
            <w:noWrap w:val="0"/>
            <w:tcMar>
              <w:top w:w="0" w:type="dxa"/>
              <w:left w:w="108" w:type="dxa"/>
              <w:bottom w:w="0" w:type="dxa"/>
              <w:right w:w="108" w:type="dxa"/>
            </w:tcMar>
            <w:vAlign w:val="center"/>
          </w:tcPr>
          <w:p w14:paraId="65C0061A">
            <w:pPr>
              <w:jc w:val="left"/>
            </w:pPr>
            <w:r>
              <w:rPr>
                <w:rFonts w:hint="eastAsia"/>
                <w:lang w:eastAsia="zh-CN"/>
              </w:rPr>
              <w:t>第四章</w:t>
            </w:r>
            <w:r>
              <w:t>2.2.4.3业务逻辑校验增加“购买方自然人标志”业务校验逻辑。</w:t>
            </w:r>
            <w:r>
              <w:rPr>
                <w:rFonts w:hint="eastAsia"/>
                <w:lang w:eastAsia="zh-CN"/>
              </w:rPr>
              <w:t>第五章</w:t>
            </w:r>
            <w:r>
              <w:t>12.发票上传接口中增加“购买方自然人标志”字段。</w:t>
            </w:r>
          </w:p>
        </w:tc>
        <w:tc>
          <w:tcPr>
            <w:tcW w:w="1366" w:type="dxa"/>
            <w:noWrap w:val="0"/>
            <w:tcMar>
              <w:top w:w="0" w:type="dxa"/>
              <w:left w:w="108" w:type="dxa"/>
              <w:bottom w:w="0" w:type="dxa"/>
              <w:right w:w="108" w:type="dxa"/>
            </w:tcMar>
            <w:vAlign w:val="center"/>
          </w:tcPr>
          <w:p w14:paraId="16399A2C">
            <w:pPr>
              <w:widowControl/>
              <w:spacing w:before="100" w:beforeAutospacing="1" w:after="100" w:afterAutospacing="1"/>
              <w:jc w:val="left"/>
              <w:rPr>
                <w:kern w:val="0"/>
                <w:szCs w:val="21"/>
              </w:rPr>
            </w:pPr>
            <w:r>
              <w:rPr>
                <w:kern w:val="0"/>
                <w:szCs w:val="21"/>
              </w:rPr>
              <w:t>2023.05.09</w:t>
            </w:r>
          </w:p>
        </w:tc>
      </w:tr>
      <w:tr w14:paraId="45DE25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noWrap w:val="0"/>
            <w:tcMar>
              <w:top w:w="0" w:type="dxa"/>
              <w:left w:w="108" w:type="dxa"/>
              <w:bottom w:w="0" w:type="dxa"/>
              <w:right w:w="108" w:type="dxa"/>
            </w:tcMar>
            <w:vAlign w:val="center"/>
          </w:tcPr>
          <w:p w14:paraId="5D88A32A">
            <w:pPr>
              <w:widowControl/>
              <w:spacing w:before="100" w:beforeAutospacing="1" w:after="100" w:afterAutospacing="1"/>
              <w:jc w:val="left"/>
              <w:rPr>
                <w:kern w:val="0"/>
                <w:szCs w:val="21"/>
              </w:rPr>
            </w:pPr>
            <w:r>
              <w:rPr>
                <w:kern w:val="0"/>
                <w:szCs w:val="21"/>
              </w:rPr>
              <w:t>V1.009</w:t>
            </w:r>
          </w:p>
        </w:tc>
        <w:tc>
          <w:tcPr>
            <w:tcW w:w="1563" w:type="dxa"/>
            <w:noWrap w:val="0"/>
            <w:tcMar>
              <w:top w:w="0" w:type="dxa"/>
              <w:left w:w="108" w:type="dxa"/>
              <w:bottom w:w="0" w:type="dxa"/>
              <w:right w:w="108" w:type="dxa"/>
            </w:tcMar>
            <w:vAlign w:val="center"/>
          </w:tcPr>
          <w:p w14:paraId="28C2FA87">
            <w:pPr>
              <w:jc w:val="left"/>
              <w:rPr>
                <w:rFonts w:hint="eastAsia" w:eastAsia="宋体"/>
                <w:color w:val="000000"/>
                <w:kern w:val="0"/>
                <w:sz w:val="20"/>
                <w:szCs w:val="20"/>
                <w:lang w:eastAsia="zh-CN"/>
              </w:rPr>
            </w:pPr>
            <w:r>
              <w:rPr>
                <w:rFonts w:hint="eastAsia"/>
                <w:color w:val="000000"/>
                <w:kern w:val="0"/>
                <w:szCs w:val="21"/>
                <w:lang w:eastAsia="zh-CN" w:bidi="ar"/>
              </w:rPr>
              <w:t>第四、五章</w:t>
            </w:r>
          </w:p>
        </w:tc>
        <w:tc>
          <w:tcPr>
            <w:tcW w:w="4343" w:type="dxa"/>
            <w:noWrap w:val="0"/>
            <w:tcMar>
              <w:top w:w="0" w:type="dxa"/>
              <w:left w:w="108" w:type="dxa"/>
              <w:bottom w:w="0" w:type="dxa"/>
              <w:right w:w="108" w:type="dxa"/>
            </w:tcMar>
            <w:vAlign w:val="center"/>
          </w:tcPr>
          <w:p w14:paraId="29306366">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“1.2.6获取可用税收分类编码”增加增值税特殊开票税率实现内容。“4.2.4上传不动产经营租赁红字确认单确认信息”增加红字确认单撤销内容。</w:t>
            </w:r>
            <w:r>
              <w:rPr>
                <w:rFonts w:hint="eastAsia"/>
                <w:color w:val="000000"/>
                <w:kern w:val="0"/>
                <w:szCs w:val="21"/>
                <w:lang w:eastAsia="zh-CN" w:bidi="ar"/>
              </w:rPr>
              <w:t>第五章</w:t>
            </w:r>
            <w:r>
              <w:rPr>
                <w:color w:val="000000"/>
                <w:kern w:val="0"/>
                <w:szCs w:val="21"/>
                <w:lang w:bidi="ar"/>
              </w:rPr>
              <w:t>16不动产经营租赁红字确认单确认接口中“确认类型”增加“C：撤销”状态。11查询不动产经营租赁红字确认单明细信息、13查询不动产经营租赁红字确认单列表信息接口返回参数增加“录入日期”字段。</w:t>
            </w:r>
          </w:p>
        </w:tc>
        <w:tc>
          <w:tcPr>
            <w:tcW w:w="1366" w:type="dxa"/>
            <w:noWrap w:val="0"/>
            <w:tcMar>
              <w:top w:w="0" w:type="dxa"/>
              <w:left w:w="108" w:type="dxa"/>
              <w:bottom w:w="0" w:type="dxa"/>
              <w:right w:w="108" w:type="dxa"/>
            </w:tcMar>
            <w:vAlign w:val="center"/>
          </w:tcPr>
          <w:p w14:paraId="2D5FE56F">
            <w:pPr>
              <w:widowControl/>
              <w:spacing w:before="100" w:beforeAutospacing="1" w:after="100" w:afterAutospacing="1"/>
              <w:jc w:val="left"/>
              <w:rPr>
                <w:kern w:val="0"/>
                <w:szCs w:val="21"/>
              </w:rPr>
            </w:pPr>
            <w:r>
              <w:rPr>
                <w:kern w:val="0"/>
                <w:szCs w:val="21"/>
              </w:rPr>
              <w:t>2023.05.27</w:t>
            </w:r>
          </w:p>
        </w:tc>
      </w:tr>
      <w:tr w14:paraId="0FD7FA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4A4ADFCB">
            <w:pPr>
              <w:widowControl/>
              <w:spacing w:before="100" w:beforeAutospacing="1" w:after="100" w:afterAutospacing="1"/>
              <w:jc w:val="left"/>
              <w:rPr>
                <w:kern w:val="0"/>
                <w:szCs w:val="21"/>
              </w:rPr>
            </w:pPr>
            <w:r>
              <w:rPr>
                <w:kern w:val="0"/>
                <w:szCs w:val="21"/>
              </w:rPr>
              <w:t>V2.000</w:t>
            </w:r>
          </w:p>
        </w:tc>
        <w:tc>
          <w:tcPr>
            <w:tcW w:w="1563" w:type="dxa"/>
            <w:noWrap w:val="0"/>
            <w:tcMar>
              <w:top w:w="0" w:type="dxa"/>
              <w:left w:w="108" w:type="dxa"/>
              <w:bottom w:w="0" w:type="dxa"/>
              <w:right w:w="108" w:type="dxa"/>
            </w:tcMar>
            <w:vAlign w:val="center"/>
          </w:tcPr>
          <w:p w14:paraId="00F0CE30">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第四章</w:t>
            </w:r>
          </w:p>
        </w:tc>
        <w:tc>
          <w:tcPr>
            <w:tcW w:w="4343" w:type="dxa"/>
            <w:noWrap w:val="0"/>
            <w:tcMar>
              <w:top w:w="0" w:type="dxa"/>
              <w:left w:w="108" w:type="dxa"/>
              <w:bottom w:w="0" w:type="dxa"/>
              <w:right w:w="108" w:type="dxa"/>
            </w:tcMar>
            <w:vAlign w:val="center"/>
          </w:tcPr>
          <w:p w14:paraId="7400F4F6">
            <w:pPr>
              <w:widowControl/>
              <w:spacing w:before="100" w:beforeAutospacing="1" w:after="100" w:afterAutospacing="1"/>
              <w:jc w:val="left"/>
              <w:rPr>
                <w:color w:val="000000"/>
                <w:kern w:val="0"/>
                <w:szCs w:val="21"/>
                <w:lang w:bidi="ar"/>
              </w:rPr>
            </w:pPr>
            <w:r>
              <w:rPr>
                <w:kern w:val="0"/>
                <w:szCs w:val="21"/>
              </w:rPr>
              <w:t>增加“开票汇总确认”业务场景</w:t>
            </w:r>
          </w:p>
        </w:tc>
        <w:tc>
          <w:tcPr>
            <w:tcW w:w="1366" w:type="dxa"/>
            <w:vMerge w:val="restart"/>
            <w:noWrap w:val="0"/>
            <w:tcMar>
              <w:top w:w="0" w:type="dxa"/>
              <w:left w:w="108" w:type="dxa"/>
              <w:bottom w:w="0" w:type="dxa"/>
              <w:right w:w="108" w:type="dxa"/>
            </w:tcMar>
            <w:vAlign w:val="center"/>
          </w:tcPr>
          <w:p w14:paraId="364474A9">
            <w:pPr>
              <w:widowControl/>
              <w:spacing w:before="100" w:beforeAutospacing="1" w:after="100" w:afterAutospacing="1"/>
              <w:jc w:val="left"/>
              <w:rPr>
                <w:kern w:val="0"/>
                <w:szCs w:val="21"/>
              </w:rPr>
            </w:pPr>
            <w:r>
              <w:rPr>
                <w:kern w:val="0"/>
                <w:szCs w:val="21"/>
              </w:rPr>
              <w:t>2023.05.30</w:t>
            </w:r>
          </w:p>
        </w:tc>
      </w:tr>
      <w:tr w14:paraId="46C8AE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5D057E44">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67A9A39B">
            <w:pPr>
              <w:widowControl/>
              <w:spacing w:before="100" w:beforeAutospacing="1" w:after="100" w:afterAutospacing="1"/>
              <w:jc w:val="left"/>
              <w:rPr>
                <w:rFonts w:hint="eastAsia" w:eastAsia="宋体"/>
                <w:color w:val="000000"/>
                <w:kern w:val="0"/>
                <w:szCs w:val="21"/>
                <w:lang w:eastAsia="zh-CN" w:bidi="ar"/>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6A5679D3">
            <w:pPr>
              <w:widowControl/>
              <w:spacing w:before="100" w:beforeAutospacing="1" w:after="100" w:afterAutospacing="1"/>
              <w:jc w:val="left"/>
              <w:rPr>
                <w:color w:val="000000"/>
                <w:kern w:val="0"/>
                <w:szCs w:val="21"/>
                <w:lang w:bidi="ar"/>
              </w:rPr>
            </w:pPr>
            <w:r>
              <w:rPr>
                <w:kern w:val="0"/>
                <w:szCs w:val="21"/>
              </w:rPr>
              <w:t>增加“上传发票汇总确认信息”和“查询发票汇总确认信息”两个接口</w:t>
            </w:r>
          </w:p>
        </w:tc>
        <w:tc>
          <w:tcPr>
            <w:tcW w:w="1366" w:type="dxa"/>
            <w:vMerge w:val="continue"/>
            <w:noWrap w:val="0"/>
            <w:tcMar>
              <w:top w:w="0" w:type="dxa"/>
              <w:left w:w="108" w:type="dxa"/>
              <w:bottom w:w="0" w:type="dxa"/>
              <w:right w:w="108" w:type="dxa"/>
            </w:tcMar>
            <w:vAlign w:val="center"/>
          </w:tcPr>
          <w:p w14:paraId="0DD107EA">
            <w:pPr>
              <w:widowControl/>
              <w:spacing w:before="100" w:beforeAutospacing="1" w:after="100" w:afterAutospacing="1"/>
              <w:jc w:val="left"/>
              <w:rPr>
                <w:kern w:val="0"/>
                <w:szCs w:val="21"/>
              </w:rPr>
            </w:pPr>
          </w:p>
        </w:tc>
      </w:tr>
      <w:tr w14:paraId="1B3C94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3D623A2E">
            <w:pPr>
              <w:widowControl/>
              <w:spacing w:before="100" w:beforeAutospacing="1" w:after="100" w:afterAutospacing="1"/>
              <w:jc w:val="left"/>
              <w:rPr>
                <w:kern w:val="0"/>
                <w:szCs w:val="21"/>
              </w:rPr>
            </w:pPr>
            <w:bookmarkStart w:id="7" w:name="OLE_LINK2"/>
            <w:r>
              <w:rPr>
                <w:kern w:val="0"/>
                <w:szCs w:val="21"/>
              </w:rPr>
              <w:t>V2.001</w:t>
            </w:r>
            <w:bookmarkEnd w:id="7"/>
          </w:p>
        </w:tc>
        <w:tc>
          <w:tcPr>
            <w:tcW w:w="1563" w:type="dxa"/>
            <w:noWrap w:val="0"/>
            <w:tcMar>
              <w:top w:w="0" w:type="dxa"/>
              <w:left w:w="108" w:type="dxa"/>
              <w:bottom w:w="0" w:type="dxa"/>
              <w:right w:w="108" w:type="dxa"/>
            </w:tcMar>
            <w:vAlign w:val="center"/>
          </w:tcPr>
          <w:p w14:paraId="547BCE94">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4343" w:type="dxa"/>
            <w:noWrap w:val="0"/>
            <w:tcMar>
              <w:top w:w="0" w:type="dxa"/>
              <w:left w:w="108" w:type="dxa"/>
              <w:bottom w:w="0" w:type="dxa"/>
              <w:right w:w="108" w:type="dxa"/>
            </w:tcMar>
            <w:vAlign w:val="center"/>
          </w:tcPr>
          <w:p w14:paraId="7A51C369">
            <w:pPr>
              <w:widowControl/>
              <w:jc w:val="left"/>
            </w:pPr>
            <w:bookmarkStart w:id="8" w:name="OLE_LINK12"/>
            <w:r>
              <w:rPr>
                <w:kern w:val="0"/>
                <w:szCs w:val="21"/>
              </w:rPr>
              <w:t>6调整发票汇总确认时间。</w:t>
            </w:r>
            <w:bookmarkEnd w:id="8"/>
          </w:p>
        </w:tc>
        <w:tc>
          <w:tcPr>
            <w:tcW w:w="1366" w:type="dxa"/>
            <w:noWrap w:val="0"/>
            <w:tcMar>
              <w:top w:w="0" w:type="dxa"/>
              <w:left w:w="108" w:type="dxa"/>
              <w:bottom w:w="0" w:type="dxa"/>
              <w:right w:w="108" w:type="dxa"/>
            </w:tcMar>
            <w:vAlign w:val="center"/>
          </w:tcPr>
          <w:p w14:paraId="54A70755">
            <w:pPr>
              <w:widowControl/>
              <w:spacing w:before="100" w:beforeAutospacing="1" w:after="100" w:afterAutospacing="1"/>
              <w:jc w:val="left"/>
              <w:rPr>
                <w:kern w:val="0"/>
                <w:szCs w:val="21"/>
              </w:rPr>
            </w:pPr>
            <w:r>
              <w:rPr>
                <w:kern w:val="0"/>
                <w:szCs w:val="21"/>
              </w:rPr>
              <w:t>2023．07.07</w:t>
            </w:r>
          </w:p>
        </w:tc>
      </w:tr>
      <w:tr w14:paraId="6343C5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18BEAC4C">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11ED6FBA">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70BC3BC1">
            <w:pPr>
              <w:widowControl/>
              <w:jc w:val="left"/>
            </w:pPr>
            <w:r>
              <w:t>11.查询不动产租赁红字确认单明细信息接口，调整“单位”、“单价”、“数量”说明。</w:t>
            </w:r>
          </w:p>
          <w:p w14:paraId="3C9A6B02">
            <w:pPr>
              <w:widowControl/>
              <w:jc w:val="left"/>
            </w:pPr>
            <w:r>
              <w:t>15.不动产租赁红字确认单申请接口，调整“单位”说明。</w:t>
            </w:r>
          </w:p>
          <w:p w14:paraId="1CD61070">
            <w:pPr>
              <w:pStyle w:val="30"/>
              <w:bidi w:val="0"/>
              <w:rPr>
                <w:rFonts w:ascii="Times New Roman" w:hAnsi="Times New Roman" w:cs="Times New Roman"/>
              </w:rPr>
            </w:pPr>
            <w:r>
              <w:t>17.上传发票汇总确认信息调整发票汇总确认时间。</w:t>
            </w:r>
          </w:p>
        </w:tc>
        <w:tc>
          <w:tcPr>
            <w:tcW w:w="1366" w:type="dxa"/>
            <w:noWrap w:val="0"/>
            <w:tcMar>
              <w:top w:w="0" w:type="dxa"/>
              <w:left w:w="108" w:type="dxa"/>
              <w:bottom w:w="0" w:type="dxa"/>
              <w:right w:w="108" w:type="dxa"/>
            </w:tcMar>
            <w:vAlign w:val="center"/>
          </w:tcPr>
          <w:p w14:paraId="4C1888BB">
            <w:pPr>
              <w:widowControl/>
              <w:spacing w:before="100" w:beforeAutospacing="1" w:after="100" w:afterAutospacing="1"/>
              <w:jc w:val="left"/>
              <w:rPr>
                <w:kern w:val="0"/>
                <w:szCs w:val="21"/>
              </w:rPr>
            </w:pPr>
            <w:r>
              <w:rPr>
                <w:kern w:val="0"/>
                <w:szCs w:val="21"/>
              </w:rPr>
              <w:t>2023．07.07</w:t>
            </w:r>
          </w:p>
        </w:tc>
      </w:tr>
      <w:tr w14:paraId="46EF38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0734273F">
            <w:pPr>
              <w:widowControl/>
              <w:spacing w:before="100" w:beforeAutospacing="1" w:after="100" w:afterAutospacing="1"/>
              <w:jc w:val="left"/>
              <w:rPr>
                <w:kern w:val="0"/>
                <w:szCs w:val="21"/>
              </w:rPr>
            </w:pPr>
            <w:r>
              <w:rPr>
                <w:kern w:val="0"/>
                <w:szCs w:val="21"/>
              </w:rPr>
              <w:t>V2.002</w:t>
            </w:r>
          </w:p>
        </w:tc>
        <w:tc>
          <w:tcPr>
            <w:tcW w:w="1563" w:type="dxa"/>
            <w:noWrap w:val="0"/>
            <w:tcMar>
              <w:top w:w="0" w:type="dxa"/>
              <w:left w:w="108" w:type="dxa"/>
              <w:bottom w:w="0" w:type="dxa"/>
              <w:right w:w="108" w:type="dxa"/>
            </w:tcMar>
            <w:vAlign w:val="center"/>
          </w:tcPr>
          <w:p w14:paraId="35720957">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4343" w:type="dxa"/>
            <w:noWrap w:val="0"/>
            <w:tcMar>
              <w:top w:w="0" w:type="dxa"/>
              <w:left w:w="108" w:type="dxa"/>
              <w:bottom w:w="0" w:type="dxa"/>
              <w:right w:w="108" w:type="dxa"/>
            </w:tcMar>
            <w:vAlign w:val="center"/>
          </w:tcPr>
          <w:p w14:paraId="690FB4E6">
            <w:pPr>
              <w:pStyle w:val="30"/>
              <w:bidi w:val="0"/>
              <w:rPr>
                <w:rFonts w:ascii="Times New Roman" w:hAnsi="Times New Roman" w:eastAsia="宋体" w:cs="Times New Roman"/>
                <w:kern w:val="0"/>
                <w:szCs w:val="21"/>
              </w:rPr>
            </w:pPr>
            <w:r>
              <w:t>1.获取发票批量预赋码信息、3.下载/退回授信额度接口请求参数增加“业务流水号”。</w:t>
            </w:r>
          </w:p>
        </w:tc>
        <w:tc>
          <w:tcPr>
            <w:tcW w:w="1366" w:type="dxa"/>
            <w:noWrap w:val="0"/>
            <w:tcMar>
              <w:top w:w="0" w:type="dxa"/>
              <w:left w:w="108" w:type="dxa"/>
              <w:bottom w:w="0" w:type="dxa"/>
              <w:right w:w="108" w:type="dxa"/>
            </w:tcMar>
            <w:vAlign w:val="center"/>
          </w:tcPr>
          <w:p w14:paraId="15F952F3">
            <w:pPr>
              <w:widowControl/>
              <w:spacing w:before="100" w:beforeAutospacing="1" w:after="100" w:afterAutospacing="1"/>
              <w:jc w:val="left"/>
              <w:rPr>
                <w:kern w:val="0"/>
                <w:szCs w:val="21"/>
              </w:rPr>
            </w:pPr>
            <w:r>
              <w:rPr>
                <w:kern w:val="0"/>
                <w:szCs w:val="21"/>
              </w:rPr>
              <w:t>2023．07.15</w:t>
            </w:r>
          </w:p>
        </w:tc>
      </w:tr>
      <w:tr w14:paraId="29DF61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61F1499C">
            <w:pPr>
              <w:widowControl/>
              <w:spacing w:before="100" w:beforeAutospacing="1" w:after="100" w:afterAutospacing="1"/>
              <w:jc w:val="left"/>
              <w:rPr>
                <w:kern w:val="0"/>
                <w:szCs w:val="21"/>
              </w:rPr>
            </w:pPr>
          </w:p>
        </w:tc>
        <w:tc>
          <w:tcPr>
            <w:tcW w:w="1563" w:type="dxa"/>
            <w:noWrap w:val="0"/>
            <w:tcMar>
              <w:top w:w="0" w:type="dxa"/>
              <w:left w:w="108" w:type="dxa"/>
              <w:bottom w:w="0" w:type="dxa"/>
              <w:right w:w="108" w:type="dxa"/>
            </w:tcMar>
            <w:vAlign w:val="center"/>
          </w:tcPr>
          <w:p w14:paraId="64F64B57">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4343" w:type="dxa"/>
            <w:noWrap w:val="0"/>
            <w:tcMar>
              <w:top w:w="0" w:type="dxa"/>
              <w:left w:w="108" w:type="dxa"/>
              <w:bottom w:w="0" w:type="dxa"/>
              <w:right w:w="108" w:type="dxa"/>
            </w:tcMar>
            <w:vAlign w:val="center"/>
          </w:tcPr>
          <w:p w14:paraId="6C39E6D8">
            <w:pPr>
              <w:widowControl/>
              <w:spacing w:before="100" w:beforeAutospacing="1" w:after="100" w:afterAutospacing="1"/>
              <w:jc w:val="left"/>
              <w:rPr>
                <w:kern w:val="0"/>
                <w:szCs w:val="21"/>
              </w:rPr>
            </w:pPr>
            <w:r>
              <w:rPr>
                <w:kern w:val="0"/>
                <w:szCs w:val="21"/>
              </w:rPr>
              <w:t>3.2.3.</w:t>
            </w:r>
            <w:r>
              <w:rPr>
                <w:rFonts w:hint="eastAsia"/>
                <w:kern w:val="0"/>
                <w:szCs w:val="21"/>
              </w:rPr>
              <w:t>3业务逻辑</w:t>
            </w:r>
            <w:r>
              <w:rPr>
                <w:kern w:val="0"/>
                <w:szCs w:val="21"/>
              </w:rPr>
              <w:t>校验增加红冲税控蓝票填写规则。</w:t>
            </w:r>
          </w:p>
        </w:tc>
        <w:tc>
          <w:tcPr>
            <w:tcW w:w="1366" w:type="dxa"/>
            <w:noWrap w:val="0"/>
            <w:tcMar>
              <w:top w:w="0" w:type="dxa"/>
              <w:left w:w="108" w:type="dxa"/>
              <w:bottom w:w="0" w:type="dxa"/>
              <w:right w:w="108" w:type="dxa"/>
            </w:tcMar>
            <w:vAlign w:val="center"/>
          </w:tcPr>
          <w:p w14:paraId="413F0DAA">
            <w:pPr>
              <w:widowControl/>
              <w:spacing w:before="100" w:beforeAutospacing="1" w:after="100" w:afterAutospacing="1"/>
              <w:jc w:val="left"/>
              <w:rPr>
                <w:kern w:val="0"/>
                <w:szCs w:val="21"/>
              </w:rPr>
            </w:pPr>
            <w:r>
              <w:rPr>
                <w:kern w:val="0"/>
                <w:szCs w:val="21"/>
              </w:rPr>
              <w:t>2023.0</w:t>
            </w:r>
            <w:r>
              <w:rPr>
                <w:rFonts w:hint="eastAsia"/>
                <w:kern w:val="0"/>
                <w:szCs w:val="21"/>
              </w:rPr>
              <w:t>7</w:t>
            </w:r>
            <w:r>
              <w:rPr>
                <w:kern w:val="0"/>
                <w:szCs w:val="21"/>
              </w:rPr>
              <w:t>.</w:t>
            </w:r>
            <w:r>
              <w:rPr>
                <w:rFonts w:hint="eastAsia"/>
                <w:kern w:val="0"/>
                <w:szCs w:val="21"/>
              </w:rPr>
              <w:t>19</w:t>
            </w:r>
          </w:p>
        </w:tc>
      </w:tr>
      <w:tr w14:paraId="3A2E058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0F3E260E">
            <w:pPr>
              <w:widowControl/>
              <w:spacing w:before="100" w:beforeAutospacing="1" w:after="100" w:afterAutospacing="1"/>
              <w:jc w:val="left"/>
              <w:rPr>
                <w:kern w:val="0"/>
                <w:szCs w:val="21"/>
              </w:rPr>
            </w:pPr>
            <w:bookmarkStart w:id="9" w:name="OLE_LINK4" w:colFirst="1" w:colLast="3"/>
          </w:p>
        </w:tc>
        <w:tc>
          <w:tcPr>
            <w:tcW w:w="1563" w:type="dxa"/>
            <w:noWrap w:val="0"/>
            <w:tcMar>
              <w:top w:w="0" w:type="dxa"/>
              <w:left w:w="108" w:type="dxa"/>
              <w:bottom w:w="0" w:type="dxa"/>
              <w:right w:w="108" w:type="dxa"/>
            </w:tcMar>
            <w:vAlign w:val="center"/>
          </w:tcPr>
          <w:p w14:paraId="3499E47A">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4343" w:type="dxa"/>
            <w:noWrap w:val="0"/>
            <w:tcMar>
              <w:top w:w="0" w:type="dxa"/>
              <w:left w:w="108" w:type="dxa"/>
              <w:bottom w:w="0" w:type="dxa"/>
              <w:right w:w="108" w:type="dxa"/>
            </w:tcMar>
            <w:vAlign w:val="center"/>
          </w:tcPr>
          <w:p w14:paraId="4F7C5830">
            <w:pPr>
              <w:widowControl/>
              <w:spacing w:before="100" w:beforeAutospacing="1" w:after="100" w:afterAutospacing="1"/>
              <w:jc w:val="left"/>
              <w:rPr>
                <w:rFonts w:hint="eastAsia"/>
                <w:kern w:val="0"/>
                <w:szCs w:val="21"/>
              </w:rPr>
            </w:pPr>
            <w:r>
              <w:rPr>
                <w:rFonts w:hint="eastAsia"/>
                <w:kern w:val="0"/>
                <w:szCs w:val="21"/>
                <w:lang w:eastAsia="zh-CN"/>
              </w:rPr>
              <w:t>第四章</w:t>
            </w:r>
            <w:r>
              <w:rPr>
                <w:kern w:val="0"/>
                <w:szCs w:val="21"/>
              </w:rPr>
              <w:t>5.2.4.1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2.</w:t>
            </w:r>
            <w:r>
              <w:rPr>
                <w:rFonts w:hint="eastAsia"/>
                <w:kern w:val="0"/>
                <w:szCs w:val="21"/>
                <w:lang w:val="en-US" w:eastAsia="zh-CN"/>
              </w:rPr>
              <w:t>不动产经营租赁</w:t>
            </w:r>
            <w:r>
              <w:rPr>
                <w:rFonts w:hint="eastAsia"/>
                <w:kern w:val="0"/>
                <w:szCs w:val="21"/>
              </w:rPr>
              <w:t>发票上传接口修改对应蓝字发票号码说明。</w:t>
            </w:r>
          </w:p>
        </w:tc>
        <w:tc>
          <w:tcPr>
            <w:tcW w:w="1366" w:type="dxa"/>
            <w:noWrap w:val="0"/>
            <w:tcMar>
              <w:top w:w="0" w:type="dxa"/>
              <w:left w:w="108" w:type="dxa"/>
              <w:bottom w:w="0" w:type="dxa"/>
              <w:right w:w="108" w:type="dxa"/>
            </w:tcMar>
            <w:vAlign w:val="center"/>
          </w:tcPr>
          <w:p w14:paraId="7C747C4D">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0AB27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noWrap w:val="0"/>
            <w:tcMar>
              <w:top w:w="0" w:type="dxa"/>
              <w:left w:w="108" w:type="dxa"/>
              <w:bottom w:w="0" w:type="dxa"/>
              <w:right w:w="108" w:type="dxa"/>
            </w:tcMar>
            <w:vAlign w:val="center"/>
          </w:tcPr>
          <w:p w14:paraId="11E648BD">
            <w:pPr>
              <w:widowControl/>
              <w:spacing w:before="100" w:beforeAutospacing="1" w:after="100" w:afterAutospacing="1"/>
              <w:jc w:val="left"/>
              <w:rPr>
                <w:rFonts w:hint="eastAsia" w:eastAsia="宋体"/>
                <w:kern w:val="0"/>
                <w:sz w:val="21"/>
                <w:szCs w:val="21"/>
                <w:lang w:val="en-US" w:eastAsia="zh-CN" w:bidi="ar-SA"/>
              </w:rPr>
            </w:pPr>
            <w:bookmarkStart w:id="10" w:name="OLE_LINK6" w:colFirst="0" w:colLast="3"/>
            <w:r>
              <w:rPr>
                <w:rFonts w:hint="eastAsia"/>
                <w:kern w:val="0"/>
                <w:szCs w:val="21"/>
              </w:rPr>
              <w:t>V2.00</w:t>
            </w:r>
            <w:r>
              <w:rPr>
                <w:rFonts w:hint="eastAsia"/>
                <w:kern w:val="0"/>
                <w:szCs w:val="21"/>
                <w:lang w:val="en-US" w:eastAsia="zh-CN"/>
              </w:rPr>
              <w:t>3</w:t>
            </w:r>
          </w:p>
        </w:tc>
        <w:tc>
          <w:tcPr>
            <w:tcW w:w="1563" w:type="dxa"/>
            <w:noWrap w:val="0"/>
            <w:tcMar>
              <w:top w:w="0" w:type="dxa"/>
              <w:left w:w="108" w:type="dxa"/>
              <w:bottom w:w="0" w:type="dxa"/>
              <w:right w:w="108" w:type="dxa"/>
            </w:tcMar>
            <w:vAlign w:val="center"/>
          </w:tcPr>
          <w:p w14:paraId="084D4351">
            <w:pPr>
              <w:widowControl/>
              <w:spacing w:before="100" w:beforeAutospacing="1" w:after="100" w:afterAutospacing="1"/>
              <w:jc w:val="left"/>
              <w:rPr>
                <w:rFonts w:hint="eastAsia" w:ascii="宋体" w:hAnsi="宋体" w:eastAsia="宋体"/>
                <w:kern w:val="0"/>
                <w:sz w:val="21"/>
                <w:szCs w:val="21"/>
                <w:lang w:val="en-US" w:eastAsia="zh-CN" w:bidi="ar-SA"/>
              </w:rPr>
            </w:pPr>
            <w:r>
              <w:rPr>
                <w:rFonts w:hint="eastAsia" w:ascii="宋体" w:hAnsi="宋体"/>
                <w:kern w:val="0"/>
                <w:szCs w:val="21"/>
                <w:lang w:val="en-US" w:eastAsia="zh-CN"/>
              </w:rPr>
              <w:t>第四、五章</w:t>
            </w:r>
          </w:p>
        </w:tc>
        <w:tc>
          <w:tcPr>
            <w:tcW w:w="4343" w:type="dxa"/>
            <w:noWrap w:val="0"/>
            <w:tcMar>
              <w:top w:w="0" w:type="dxa"/>
              <w:left w:w="108" w:type="dxa"/>
              <w:bottom w:w="0" w:type="dxa"/>
              <w:right w:w="108" w:type="dxa"/>
            </w:tcMar>
            <w:vAlign w:val="center"/>
          </w:tcPr>
          <w:p w14:paraId="1EC0E1D3">
            <w:pPr>
              <w:widowControl/>
              <w:spacing w:before="100" w:beforeAutospacing="1" w:after="100" w:afterAutospacing="1"/>
              <w:jc w:val="left"/>
              <w:rPr>
                <w:rFonts w:hint="eastAsia"/>
                <w:kern w:val="2"/>
                <w:sz w:val="21"/>
                <w:szCs w:val="24"/>
                <w:lang w:val="en-US" w:eastAsia="zh-CN" w:bidi="ar-SA"/>
              </w:rPr>
            </w:pPr>
            <w:r>
              <w:rPr>
                <w:rFonts w:hint="eastAsia"/>
                <w:kern w:val="0"/>
                <w:szCs w:val="21"/>
                <w:lang w:val="en-US" w:eastAsia="zh-CN"/>
              </w:rPr>
              <w:t>第四章2.2.4.1，</w:t>
            </w:r>
            <w:r>
              <w:rPr>
                <w:rFonts w:hint="default"/>
                <w:kern w:val="0"/>
                <w:szCs w:val="21"/>
                <w:lang w:val="en-US" w:eastAsia="zh-CN"/>
              </w:rPr>
              <w:t>5</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2</w:t>
            </w:r>
            <w:r>
              <w:rPr>
                <w:rFonts w:hint="eastAsia"/>
                <w:kern w:val="0"/>
                <w:szCs w:val="21"/>
                <w:lang w:val="en-US" w:eastAsia="zh-CN"/>
              </w:rPr>
              <w:t>.不动产经营租赁发票上传接口相应增加字段。</w:t>
            </w:r>
          </w:p>
        </w:tc>
        <w:tc>
          <w:tcPr>
            <w:tcW w:w="1366" w:type="dxa"/>
            <w:noWrap w:val="0"/>
            <w:tcMar>
              <w:top w:w="0" w:type="dxa"/>
              <w:left w:w="108" w:type="dxa"/>
              <w:bottom w:w="0" w:type="dxa"/>
              <w:right w:w="108" w:type="dxa"/>
            </w:tcMar>
            <w:vAlign w:val="center"/>
          </w:tcPr>
          <w:p w14:paraId="0670FEE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2023.07.31</w:t>
            </w:r>
          </w:p>
        </w:tc>
      </w:tr>
      <w:tr w14:paraId="1856A6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64DCDB75">
            <w:pPr>
              <w:widowControl/>
              <w:spacing w:before="100" w:beforeAutospacing="1" w:after="100" w:afterAutospacing="1"/>
              <w:jc w:val="left"/>
              <w:rPr>
                <w:rFonts w:hint="eastAsia"/>
                <w:kern w:val="0"/>
                <w:sz w:val="21"/>
                <w:szCs w:val="21"/>
                <w:lang w:val="en-US" w:eastAsia="zh-CN" w:bidi="ar-SA"/>
              </w:rPr>
            </w:pPr>
            <w:bookmarkStart w:id="11" w:name="OLE_LINK9" w:colFirst="0" w:colLast="3"/>
            <w:bookmarkStart w:id="12" w:name="OLE_LINK8" w:colFirst="1" w:colLast="3"/>
            <w:r>
              <w:rPr>
                <w:rFonts w:hint="default"/>
                <w:kern w:val="0"/>
                <w:szCs w:val="21"/>
                <w:lang w:val="en-US"/>
              </w:rPr>
              <w:t>V2.004</w:t>
            </w:r>
          </w:p>
        </w:tc>
        <w:tc>
          <w:tcPr>
            <w:tcW w:w="1563" w:type="dxa"/>
            <w:noWrap w:val="0"/>
            <w:tcMar>
              <w:top w:w="0" w:type="dxa"/>
              <w:left w:w="108" w:type="dxa"/>
              <w:bottom w:w="0" w:type="dxa"/>
              <w:right w:w="108" w:type="dxa"/>
            </w:tcMar>
            <w:vAlign w:val="center"/>
          </w:tcPr>
          <w:p w14:paraId="1EF8F189">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第五章</w:t>
            </w:r>
          </w:p>
        </w:tc>
        <w:tc>
          <w:tcPr>
            <w:tcW w:w="4343" w:type="dxa"/>
            <w:noWrap w:val="0"/>
            <w:tcMar>
              <w:top w:w="0" w:type="dxa"/>
              <w:left w:w="108" w:type="dxa"/>
              <w:bottom w:w="0" w:type="dxa"/>
              <w:right w:w="108" w:type="dxa"/>
            </w:tcMar>
            <w:vAlign w:val="center"/>
          </w:tcPr>
          <w:p w14:paraId="027EB4CD">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14.</w:t>
            </w:r>
            <w:r>
              <w:rPr>
                <w:rFonts w:hint="eastAsia"/>
                <w:kern w:val="0"/>
                <w:szCs w:val="21"/>
                <w:lang w:val="en-US" w:eastAsia="zh-CN"/>
              </w:rPr>
              <w:t>查询不动产经营租赁发票上传结果增加查询时间限制。</w:t>
            </w:r>
          </w:p>
        </w:tc>
        <w:tc>
          <w:tcPr>
            <w:tcW w:w="1366" w:type="dxa"/>
            <w:noWrap w:val="0"/>
            <w:tcMar>
              <w:top w:w="0" w:type="dxa"/>
              <w:left w:w="108" w:type="dxa"/>
              <w:bottom w:w="0" w:type="dxa"/>
              <w:right w:w="108" w:type="dxa"/>
            </w:tcMar>
            <w:vAlign w:val="center"/>
          </w:tcPr>
          <w:p w14:paraId="2144A3F1">
            <w:pPr>
              <w:widowControl/>
              <w:spacing w:before="100" w:beforeAutospacing="1" w:after="100" w:afterAutospacing="1"/>
              <w:jc w:val="left"/>
              <w:rPr>
                <w:rFonts w:hint="default"/>
                <w:kern w:val="0"/>
                <w:sz w:val="21"/>
                <w:szCs w:val="21"/>
                <w:lang w:val="en-US" w:eastAsia="zh-CN" w:bidi="ar-SA"/>
              </w:rPr>
            </w:pPr>
            <w:bookmarkStart w:id="13" w:name="OLE_LINK13"/>
            <w:r>
              <w:rPr>
                <w:rFonts w:hint="default"/>
                <w:kern w:val="0"/>
                <w:szCs w:val="21"/>
                <w:lang w:val="en-US"/>
              </w:rPr>
              <w:t>2023.08.23</w:t>
            </w:r>
            <w:bookmarkEnd w:id="13"/>
          </w:p>
        </w:tc>
      </w:tr>
      <w:tr w14:paraId="41D792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726ADA0D">
            <w:pPr>
              <w:widowControl/>
              <w:spacing w:before="100" w:beforeAutospacing="1" w:after="100" w:afterAutospacing="1"/>
              <w:jc w:val="left"/>
              <w:rPr>
                <w:rFonts w:hint="default"/>
                <w:kern w:val="0"/>
                <w:szCs w:val="21"/>
                <w:lang w:val="en-US"/>
              </w:rPr>
            </w:pPr>
            <w:bookmarkStart w:id="14" w:name="OLE_LINK14" w:colFirst="1" w:colLast="3"/>
          </w:p>
        </w:tc>
        <w:tc>
          <w:tcPr>
            <w:tcW w:w="1563" w:type="dxa"/>
            <w:noWrap w:val="0"/>
            <w:tcMar>
              <w:top w:w="0" w:type="dxa"/>
              <w:left w:w="108" w:type="dxa"/>
              <w:bottom w:w="0" w:type="dxa"/>
              <w:right w:w="108" w:type="dxa"/>
            </w:tcMar>
            <w:vAlign w:val="center"/>
          </w:tcPr>
          <w:p w14:paraId="4B2A6D40">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第五章</w:t>
            </w:r>
          </w:p>
        </w:tc>
        <w:tc>
          <w:tcPr>
            <w:tcW w:w="4343" w:type="dxa"/>
            <w:noWrap w:val="0"/>
            <w:tcMar>
              <w:top w:w="0" w:type="dxa"/>
              <w:left w:w="108" w:type="dxa"/>
              <w:bottom w:w="0" w:type="dxa"/>
              <w:right w:w="108" w:type="dxa"/>
            </w:tcMar>
            <w:vAlign w:val="center"/>
          </w:tcPr>
          <w:p w14:paraId="45DDA8C6">
            <w:pPr>
              <w:widowControl/>
              <w:spacing w:before="100" w:beforeAutospacing="1" w:after="100" w:afterAutospacing="1"/>
              <w:jc w:val="left"/>
              <w:rPr>
                <w:rFonts w:hint="default"/>
                <w:kern w:val="0"/>
                <w:szCs w:val="21"/>
                <w:lang w:val="en-US" w:eastAsia="zh-CN"/>
              </w:rPr>
            </w:pPr>
            <w:r>
              <w:rPr>
                <w:rFonts w:hint="default"/>
                <w:kern w:val="0"/>
                <w:szCs w:val="21"/>
                <w:lang w:val="en-US" w:eastAsia="zh-CN"/>
              </w:rPr>
              <w:t>8.</w:t>
            </w:r>
            <w:r>
              <w:rPr>
                <w:rFonts w:hint="eastAsia"/>
                <w:kern w:val="0"/>
                <w:szCs w:val="21"/>
                <w:lang w:val="en-US" w:eastAsia="zh-CN"/>
              </w:rPr>
              <w:t>查询税收分类编码“省级税务机关代码”字段必须调整为否。</w:t>
            </w:r>
          </w:p>
        </w:tc>
        <w:tc>
          <w:tcPr>
            <w:tcW w:w="1366" w:type="dxa"/>
            <w:noWrap w:val="0"/>
            <w:tcMar>
              <w:top w:w="0" w:type="dxa"/>
              <w:left w:w="108" w:type="dxa"/>
              <w:bottom w:w="0" w:type="dxa"/>
              <w:right w:w="108" w:type="dxa"/>
            </w:tcMar>
            <w:vAlign w:val="center"/>
          </w:tcPr>
          <w:p w14:paraId="37A3139F">
            <w:pPr>
              <w:widowControl/>
              <w:spacing w:before="100" w:beforeAutospacing="1" w:after="100" w:afterAutospacing="1"/>
              <w:jc w:val="left"/>
              <w:rPr>
                <w:rFonts w:hint="default"/>
                <w:kern w:val="0"/>
                <w:szCs w:val="21"/>
                <w:lang w:val="en-US"/>
              </w:rPr>
            </w:pPr>
            <w:r>
              <w:rPr>
                <w:rFonts w:hint="default"/>
                <w:kern w:val="0"/>
                <w:szCs w:val="21"/>
                <w:lang w:val="en-US"/>
              </w:rPr>
              <w:t>2023.09.02</w:t>
            </w:r>
          </w:p>
        </w:tc>
      </w:tr>
      <w:tr w14:paraId="68DBD0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noWrap w:val="0"/>
            <w:tcMar>
              <w:top w:w="0" w:type="dxa"/>
              <w:left w:w="108" w:type="dxa"/>
              <w:bottom w:w="0" w:type="dxa"/>
              <w:right w:w="108" w:type="dxa"/>
            </w:tcMar>
            <w:vAlign w:val="center"/>
          </w:tcPr>
          <w:p w14:paraId="0F5C5933">
            <w:pPr>
              <w:widowControl/>
              <w:spacing w:before="100" w:beforeAutospacing="1" w:after="100" w:afterAutospacing="1"/>
              <w:jc w:val="left"/>
              <w:rPr>
                <w:rFonts w:hint="default"/>
                <w:kern w:val="0"/>
                <w:sz w:val="21"/>
                <w:szCs w:val="21"/>
                <w:lang w:val="en-US" w:eastAsia="zh-CN" w:bidi="ar-SA"/>
              </w:rPr>
            </w:pPr>
            <w:bookmarkStart w:id="15" w:name="OLE_LINK23" w:colFirst="3" w:colLast="3"/>
            <w:bookmarkStart w:id="16" w:name="OLE_LINK15" w:colFirst="0" w:colLast="3"/>
            <w:r>
              <w:rPr>
                <w:rFonts w:hint="default"/>
                <w:kern w:val="0"/>
                <w:szCs w:val="21"/>
                <w:lang w:val="en-US"/>
              </w:rPr>
              <w:t>V2.005</w:t>
            </w:r>
          </w:p>
        </w:tc>
        <w:tc>
          <w:tcPr>
            <w:tcW w:w="1563" w:type="dxa"/>
            <w:noWrap w:val="0"/>
            <w:tcMar>
              <w:top w:w="0" w:type="dxa"/>
              <w:left w:w="108" w:type="dxa"/>
              <w:bottom w:w="0" w:type="dxa"/>
              <w:right w:w="108" w:type="dxa"/>
            </w:tcMar>
            <w:vAlign w:val="center"/>
          </w:tcPr>
          <w:p w14:paraId="2602F41F">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4343" w:type="dxa"/>
            <w:noWrap w:val="0"/>
            <w:tcMar>
              <w:top w:w="0" w:type="dxa"/>
              <w:left w:w="108" w:type="dxa"/>
              <w:bottom w:w="0" w:type="dxa"/>
              <w:right w:w="108" w:type="dxa"/>
            </w:tcMar>
            <w:vAlign w:val="center"/>
          </w:tcPr>
          <w:p w14:paraId="014C3E30">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业务逻辑校验增加非汇总项编码校验。</w:t>
            </w:r>
          </w:p>
        </w:tc>
        <w:tc>
          <w:tcPr>
            <w:tcW w:w="1366" w:type="dxa"/>
            <w:noWrap w:val="0"/>
            <w:tcMar>
              <w:top w:w="0" w:type="dxa"/>
              <w:left w:w="108" w:type="dxa"/>
              <w:bottom w:w="0" w:type="dxa"/>
              <w:right w:w="108" w:type="dxa"/>
            </w:tcMar>
            <w:vAlign w:val="center"/>
          </w:tcPr>
          <w:p w14:paraId="6B9E342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2023.09.20</w:t>
            </w:r>
          </w:p>
        </w:tc>
      </w:tr>
      <w:bookmarkEnd w:id="15"/>
      <w:tr w14:paraId="68CDF58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noWrap w:val="0"/>
            <w:tcMar>
              <w:top w:w="0" w:type="dxa"/>
              <w:left w:w="108" w:type="dxa"/>
              <w:bottom w:w="0" w:type="dxa"/>
              <w:right w:w="108" w:type="dxa"/>
            </w:tcMar>
            <w:vAlign w:val="center"/>
          </w:tcPr>
          <w:p w14:paraId="7234829A">
            <w:pPr>
              <w:widowControl/>
              <w:spacing w:before="100" w:beforeAutospacing="1" w:after="100" w:afterAutospacing="1"/>
              <w:jc w:val="left"/>
              <w:rPr>
                <w:rFonts w:hint="default" w:eastAsia="宋体"/>
                <w:kern w:val="0"/>
                <w:szCs w:val="21"/>
                <w:lang w:val="en-US" w:eastAsia="zh-CN"/>
              </w:rPr>
            </w:pPr>
            <w:bookmarkStart w:id="17" w:name="OLE_LINK24" w:colFirst="1" w:colLast="3"/>
            <w:r>
              <w:rPr>
                <w:rFonts w:hint="eastAsia" w:eastAsia="宋体"/>
                <w:kern w:val="0"/>
                <w:szCs w:val="21"/>
                <w:lang w:val="en-US" w:eastAsia="zh-CN"/>
              </w:rPr>
              <w:t>V2.006</w:t>
            </w:r>
          </w:p>
        </w:tc>
        <w:tc>
          <w:tcPr>
            <w:tcW w:w="1563" w:type="dxa"/>
            <w:noWrap w:val="0"/>
            <w:tcMar>
              <w:top w:w="0" w:type="dxa"/>
              <w:left w:w="108" w:type="dxa"/>
              <w:bottom w:w="0" w:type="dxa"/>
              <w:right w:w="108" w:type="dxa"/>
            </w:tcMar>
            <w:vAlign w:val="center"/>
          </w:tcPr>
          <w:p w14:paraId="4D983149">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第四章</w:t>
            </w:r>
          </w:p>
        </w:tc>
        <w:tc>
          <w:tcPr>
            <w:tcW w:w="4343" w:type="dxa"/>
            <w:noWrap w:val="0"/>
            <w:tcMar>
              <w:top w:w="0" w:type="dxa"/>
              <w:left w:w="108" w:type="dxa"/>
              <w:bottom w:w="0" w:type="dxa"/>
              <w:right w:w="108" w:type="dxa"/>
            </w:tcMar>
            <w:vAlign w:val="center"/>
          </w:tcPr>
          <w:p w14:paraId="153FB7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三、开发指引：增加Unicode编码使用限制</w:t>
            </w:r>
          </w:p>
        </w:tc>
        <w:tc>
          <w:tcPr>
            <w:tcW w:w="1366" w:type="dxa"/>
            <w:noWrap w:val="0"/>
            <w:tcMar>
              <w:top w:w="0" w:type="dxa"/>
              <w:left w:w="108" w:type="dxa"/>
              <w:bottom w:w="0" w:type="dxa"/>
              <w:right w:w="108" w:type="dxa"/>
            </w:tcMar>
            <w:vAlign w:val="center"/>
          </w:tcPr>
          <w:p w14:paraId="1B6DB140">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2023.11.02</w:t>
            </w:r>
          </w:p>
        </w:tc>
      </w:tr>
      <w:tr w14:paraId="73E1BF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noWrap w:val="0"/>
            <w:tcMar>
              <w:top w:w="0" w:type="dxa"/>
              <w:left w:w="108" w:type="dxa"/>
              <w:bottom w:w="0" w:type="dxa"/>
              <w:right w:w="108" w:type="dxa"/>
            </w:tcMar>
            <w:vAlign w:val="center"/>
          </w:tcPr>
          <w:p w14:paraId="36D15E4C">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V2.007</w:t>
            </w:r>
          </w:p>
        </w:tc>
        <w:tc>
          <w:tcPr>
            <w:tcW w:w="1563" w:type="dxa"/>
            <w:noWrap w:val="0"/>
            <w:tcMar>
              <w:top w:w="0" w:type="dxa"/>
              <w:left w:w="108" w:type="dxa"/>
              <w:bottom w:w="0" w:type="dxa"/>
              <w:right w:w="108" w:type="dxa"/>
            </w:tcMar>
            <w:vAlign w:val="center"/>
          </w:tcPr>
          <w:p w14:paraId="4A8E6E64">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4343" w:type="dxa"/>
            <w:noWrap w:val="0"/>
            <w:tcMar>
              <w:top w:w="0" w:type="dxa"/>
              <w:left w:w="108" w:type="dxa"/>
              <w:bottom w:w="0" w:type="dxa"/>
              <w:right w:w="108" w:type="dxa"/>
            </w:tcMar>
            <w:vAlign w:val="center"/>
          </w:tcPr>
          <w:p w14:paraId="241D4572">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2.2.4.3</w:t>
            </w:r>
            <w:r>
              <w:rPr>
                <w:rFonts w:hint="eastAsia"/>
                <w:kern w:val="0"/>
                <w:szCs w:val="21"/>
                <w:lang w:val="en-US" w:eastAsia="zh-CN"/>
              </w:rPr>
              <w:t>业务逻辑校验增加购销方税号校验规则。</w:t>
            </w:r>
          </w:p>
        </w:tc>
        <w:tc>
          <w:tcPr>
            <w:tcW w:w="1366" w:type="dxa"/>
            <w:noWrap w:val="0"/>
            <w:tcMar>
              <w:top w:w="0" w:type="dxa"/>
              <w:left w:w="108" w:type="dxa"/>
              <w:bottom w:w="0" w:type="dxa"/>
              <w:right w:w="108" w:type="dxa"/>
            </w:tcMar>
            <w:vAlign w:val="center"/>
          </w:tcPr>
          <w:p w14:paraId="71F9B6AF">
            <w:pPr>
              <w:widowControl/>
              <w:spacing w:before="100" w:beforeAutospacing="1" w:after="100" w:afterAutospacing="1"/>
              <w:jc w:val="left"/>
              <w:rPr>
                <w:rFonts w:hint="default"/>
                <w:kern w:val="0"/>
                <w:szCs w:val="21"/>
                <w:lang w:val="en-US" w:eastAsia="zh-CN"/>
              </w:rPr>
            </w:pPr>
            <w:r>
              <w:rPr>
                <w:rFonts w:hint="eastAsia"/>
                <w:kern w:val="0"/>
                <w:szCs w:val="21"/>
                <w:lang w:val="en-US" w:eastAsia="zh-CN"/>
              </w:rPr>
              <w:t>2023.11.03</w:t>
            </w:r>
          </w:p>
        </w:tc>
      </w:tr>
      <w:tr w14:paraId="7764C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4FD7682B">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V2.008</w:t>
            </w:r>
          </w:p>
        </w:tc>
        <w:tc>
          <w:tcPr>
            <w:tcW w:w="1563" w:type="dxa"/>
            <w:noWrap w:val="0"/>
            <w:tcMar>
              <w:top w:w="0" w:type="dxa"/>
              <w:left w:w="108" w:type="dxa"/>
              <w:bottom w:w="0" w:type="dxa"/>
              <w:right w:w="108" w:type="dxa"/>
            </w:tcMar>
            <w:vAlign w:val="center"/>
          </w:tcPr>
          <w:p w14:paraId="019933D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343" w:type="dxa"/>
            <w:noWrap w:val="0"/>
            <w:tcMar>
              <w:top w:w="0" w:type="dxa"/>
              <w:left w:w="108" w:type="dxa"/>
              <w:bottom w:w="0" w:type="dxa"/>
              <w:right w:w="108" w:type="dxa"/>
            </w:tcMar>
            <w:vAlign w:val="center"/>
          </w:tcPr>
          <w:p w14:paraId="3B405DE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1366" w:type="dxa"/>
            <w:noWrap w:val="0"/>
            <w:tcMar>
              <w:top w:w="0" w:type="dxa"/>
              <w:left w:w="108" w:type="dxa"/>
              <w:bottom w:w="0" w:type="dxa"/>
              <w:right w:w="108" w:type="dxa"/>
            </w:tcMar>
            <w:vAlign w:val="center"/>
          </w:tcPr>
          <w:p w14:paraId="0F75C89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r>
      <w:tr w14:paraId="6AF695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continue"/>
            <w:noWrap w:val="0"/>
            <w:tcMar>
              <w:top w:w="0" w:type="dxa"/>
              <w:left w:w="108" w:type="dxa"/>
              <w:bottom w:w="0" w:type="dxa"/>
              <w:right w:w="108" w:type="dxa"/>
            </w:tcMar>
            <w:vAlign w:val="center"/>
          </w:tcPr>
          <w:p w14:paraId="28773CC9">
            <w:pPr>
              <w:widowControl/>
              <w:spacing w:before="100" w:beforeAutospacing="1" w:after="100" w:afterAutospacing="1"/>
              <w:jc w:val="left"/>
              <w:rPr>
                <w:rFonts w:hint="eastAsia" w:eastAsia="宋体"/>
                <w:kern w:val="0"/>
                <w:szCs w:val="21"/>
                <w:lang w:val="en-US" w:eastAsia="zh-CN"/>
              </w:rPr>
            </w:pPr>
            <w:bookmarkStart w:id="18" w:name="OLE_LINK26" w:colFirst="1" w:colLast="3"/>
          </w:p>
        </w:tc>
        <w:tc>
          <w:tcPr>
            <w:tcW w:w="1563" w:type="dxa"/>
            <w:noWrap w:val="0"/>
            <w:tcMar>
              <w:top w:w="0" w:type="dxa"/>
              <w:left w:w="108" w:type="dxa"/>
              <w:bottom w:w="0" w:type="dxa"/>
              <w:right w:w="108" w:type="dxa"/>
            </w:tcMar>
            <w:vAlign w:val="center"/>
          </w:tcPr>
          <w:p w14:paraId="688CE31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第五章</w:t>
            </w:r>
          </w:p>
        </w:tc>
        <w:tc>
          <w:tcPr>
            <w:tcW w:w="4343" w:type="dxa"/>
            <w:noWrap w:val="0"/>
            <w:tcMar>
              <w:top w:w="0" w:type="dxa"/>
              <w:left w:w="108" w:type="dxa"/>
              <w:bottom w:w="0" w:type="dxa"/>
              <w:right w:w="108" w:type="dxa"/>
            </w:tcMar>
            <w:vAlign w:val="center"/>
          </w:tcPr>
          <w:p w14:paraId="0C6A848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18.查询发票汇总确认信息返回参数增加销售方纳税人识别号</w:t>
            </w:r>
          </w:p>
        </w:tc>
        <w:tc>
          <w:tcPr>
            <w:tcW w:w="1366" w:type="dxa"/>
            <w:noWrap w:val="0"/>
            <w:tcMar>
              <w:top w:w="0" w:type="dxa"/>
              <w:left w:w="108" w:type="dxa"/>
              <w:bottom w:w="0" w:type="dxa"/>
              <w:right w:w="108" w:type="dxa"/>
            </w:tcMar>
            <w:vAlign w:val="center"/>
          </w:tcPr>
          <w:p w14:paraId="04AE237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1FD569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18" w:type="dxa"/>
            <w:vMerge w:val="restart"/>
            <w:noWrap w:val="0"/>
            <w:tcMar>
              <w:top w:w="0" w:type="dxa"/>
              <w:left w:w="108" w:type="dxa"/>
              <w:bottom w:w="0" w:type="dxa"/>
              <w:right w:w="108" w:type="dxa"/>
            </w:tcMar>
            <w:vAlign w:val="center"/>
          </w:tcPr>
          <w:p w14:paraId="6440307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bookmarkStart w:id="19" w:name="OLE_LINK30" w:colFirst="0" w:colLast="3"/>
            <w:r>
              <w:rPr>
                <w:rFonts w:hint="eastAsia" w:ascii="Times New Roman" w:hAnsi="Times New Roman" w:eastAsia="宋体" w:cs="Times New Roman"/>
                <w:kern w:val="0"/>
                <w:szCs w:val="21"/>
                <w:lang w:val="en-US" w:eastAsia="zh-CN"/>
              </w:rPr>
              <w:t>V3.000</w:t>
            </w:r>
          </w:p>
        </w:tc>
        <w:tc>
          <w:tcPr>
            <w:tcW w:w="1563" w:type="dxa"/>
            <w:noWrap w:val="0"/>
            <w:tcMar>
              <w:top w:w="0" w:type="dxa"/>
              <w:left w:w="108" w:type="dxa"/>
              <w:bottom w:w="0" w:type="dxa"/>
              <w:right w:w="108" w:type="dxa"/>
            </w:tcMar>
            <w:vAlign w:val="center"/>
          </w:tcPr>
          <w:p w14:paraId="1812AE1C">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343" w:type="dxa"/>
            <w:noWrap w:val="0"/>
            <w:tcMar>
              <w:top w:w="0" w:type="dxa"/>
              <w:left w:w="108" w:type="dxa"/>
              <w:bottom w:w="0" w:type="dxa"/>
              <w:right w:w="108" w:type="dxa"/>
            </w:tcMar>
            <w:vAlign w:val="center"/>
          </w:tcPr>
          <w:p w14:paraId="7CE0F3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第四章2.2.4.1合规性校验、2.2.4.2数据校验、2.2.4.3业务逻辑校验、3.2.3.3业务逻辑校验、5.2.4.1合规性校验、5.2.4.2数据校验增加差额征税发票相关校验。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第五章11.查询不动产经营租赁红字确认单明细信息返回参数增加差额征税类型代码、扣除额、优惠政策标识字段，12.不动产租赁发票上传接口增加差额扣除清单，新增19.查询差额征收编码接口。</w:t>
            </w:r>
          </w:p>
        </w:tc>
        <w:tc>
          <w:tcPr>
            <w:tcW w:w="1366" w:type="dxa"/>
            <w:noWrap w:val="0"/>
            <w:tcMar>
              <w:top w:w="0" w:type="dxa"/>
              <w:left w:w="108" w:type="dxa"/>
              <w:bottom w:w="0" w:type="dxa"/>
              <w:right w:w="108" w:type="dxa"/>
            </w:tcMar>
            <w:vAlign w:val="center"/>
          </w:tcPr>
          <w:p w14:paraId="34167B4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3BF1B2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1018" w:type="dxa"/>
            <w:vMerge w:val="continue"/>
            <w:noWrap w:val="0"/>
            <w:tcMar>
              <w:top w:w="0" w:type="dxa"/>
              <w:left w:w="108" w:type="dxa"/>
              <w:bottom w:w="0" w:type="dxa"/>
              <w:right w:w="108" w:type="dxa"/>
            </w:tcMar>
            <w:vAlign w:val="center"/>
          </w:tcPr>
          <w:p w14:paraId="58293CCA">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563" w:type="dxa"/>
            <w:noWrap w:val="0"/>
            <w:tcMar>
              <w:top w:w="0" w:type="dxa"/>
              <w:left w:w="108" w:type="dxa"/>
              <w:bottom w:w="0" w:type="dxa"/>
              <w:right w:w="108" w:type="dxa"/>
            </w:tcMar>
            <w:vAlign w:val="center"/>
          </w:tcPr>
          <w:p w14:paraId="05BDD589">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4343" w:type="dxa"/>
            <w:noWrap w:val="0"/>
            <w:tcMar>
              <w:top w:w="0" w:type="dxa"/>
              <w:left w:w="108" w:type="dxa"/>
              <w:bottom w:w="0" w:type="dxa"/>
              <w:right w:w="108" w:type="dxa"/>
            </w:tcMar>
            <w:vAlign w:val="center"/>
          </w:tcPr>
          <w:p w14:paraId="6EC88103">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2.2.4.3业务逻辑校验、5.2.4.2数据校验增加发票上传时间规则说明。</w:t>
            </w:r>
          </w:p>
        </w:tc>
        <w:tc>
          <w:tcPr>
            <w:tcW w:w="1366" w:type="dxa"/>
            <w:noWrap w:val="0"/>
            <w:tcMar>
              <w:top w:w="0" w:type="dxa"/>
              <w:left w:w="108" w:type="dxa"/>
              <w:bottom w:w="0" w:type="dxa"/>
              <w:right w:w="108" w:type="dxa"/>
            </w:tcMar>
            <w:vAlign w:val="center"/>
          </w:tcPr>
          <w:p w14:paraId="013EC085">
            <w:pPr>
              <w:widowControl/>
              <w:spacing w:before="100" w:beforeAutospacing="1" w:after="100" w:afterAutospacing="1"/>
              <w:jc w:val="left"/>
              <w:rPr>
                <w:rFonts w:hint="default" w:ascii="Times New Roman" w:hAnsi="Times New Roman" w:eastAsia="宋体" w:cs="Times New Roman"/>
                <w:kern w:val="0"/>
                <w:szCs w:val="21"/>
                <w:lang w:val="en-US"/>
              </w:rPr>
            </w:pPr>
            <w:bookmarkStart w:id="20" w:name="OLE_LINK29"/>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bookmarkEnd w:id="20"/>
          </w:p>
        </w:tc>
      </w:tr>
      <w:tr w14:paraId="665C7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noWrap w:val="0"/>
            <w:tcMar>
              <w:top w:w="0" w:type="dxa"/>
              <w:left w:w="108" w:type="dxa"/>
              <w:bottom w:w="0" w:type="dxa"/>
              <w:right w:w="108" w:type="dxa"/>
            </w:tcMar>
            <w:vAlign w:val="center"/>
          </w:tcPr>
          <w:p w14:paraId="1CBC0A8C">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V3.001</w:t>
            </w:r>
          </w:p>
        </w:tc>
        <w:tc>
          <w:tcPr>
            <w:tcW w:w="1563" w:type="dxa"/>
            <w:noWrap w:val="0"/>
            <w:tcMar>
              <w:top w:w="0" w:type="dxa"/>
              <w:left w:w="108" w:type="dxa"/>
              <w:bottom w:w="0" w:type="dxa"/>
              <w:right w:w="108" w:type="dxa"/>
            </w:tcMar>
            <w:vAlign w:val="center"/>
          </w:tcPr>
          <w:p w14:paraId="0649E03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4343" w:type="dxa"/>
            <w:noWrap w:val="0"/>
            <w:tcMar>
              <w:top w:w="0" w:type="dxa"/>
              <w:left w:w="108" w:type="dxa"/>
              <w:bottom w:w="0" w:type="dxa"/>
              <w:right w:w="108" w:type="dxa"/>
            </w:tcMar>
            <w:vAlign w:val="center"/>
          </w:tcPr>
          <w:p w14:paraId="04C3DD5E">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1.2.6获取可用编码减按优化政策标识描述调整。</w:t>
            </w:r>
          </w:p>
        </w:tc>
        <w:tc>
          <w:tcPr>
            <w:tcW w:w="1366" w:type="dxa"/>
            <w:noWrap w:val="0"/>
            <w:tcMar>
              <w:top w:w="0" w:type="dxa"/>
              <w:left w:w="108" w:type="dxa"/>
              <w:bottom w:w="0" w:type="dxa"/>
              <w:right w:w="108" w:type="dxa"/>
            </w:tcMar>
            <w:vAlign w:val="center"/>
          </w:tcPr>
          <w:p w14:paraId="4B28B9B2">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5C74E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restart"/>
            <w:noWrap w:val="0"/>
            <w:tcMar>
              <w:top w:w="0" w:type="dxa"/>
              <w:left w:w="108" w:type="dxa"/>
              <w:bottom w:w="0" w:type="dxa"/>
              <w:right w:w="108" w:type="dxa"/>
            </w:tcMar>
            <w:vAlign w:val="center"/>
          </w:tcPr>
          <w:p w14:paraId="3B6C20E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V3.002</w:t>
            </w:r>
          </w:p>
        </w:tc>
        <w:tc>
          <w:tcPr>
            <w:tcW w:w="1563" w:type="dxa"/>
            <w:noWrap w:val="0"/>
            <w:tcMar>
              <w:top w:w="0" w:type="dxa"/>
              <w:left w:w="108" w:type="dxa"/>
              <w:bottom w:w="0" w:type="dxa"/>
              <w:right w:w="108" w:type="dxa"/>
            </w:tcMar>
            <w:vAlign w:val="center"/>
          </w:tcPr>
          <w:p w14:paraId="53AF817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343" w:type="dxa"/>
            <w:noWrap w:val="0"/>
            <w:tcMar>
              <w:top w:w="0" w:type="dxa"/>
              <w:left w:w="108" w:type="dxa"/>
              <w:bottom w:w="0" w:type="dxa"/>
              <w:right w:w="108" w:type="dxa"/>
            </w:tcMar>
            <w:vAlign w:val="center"/>
          </w:tcPr>
          <w:p w14:paraId="4EBD214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合规性校验调整不动产坐落地址、产权证书/不动产权证号字段，第四章2.2.4.2数据校验折扣行校验规则删除产权证书/不动产权证号校验；第五章12.不动产经营租赁发票上传调整不动产坐落地址、产权证书/不动产权证号字段。</w:t>
            </w:r>
          </w:p>
        </w:tc>
        <w:tc>
          <w:tcPr>
            <w:tcW w:w="1366" w:type="dxa"/>
            <w:noWrap w:val="0"/>
            <w:tcMar>
              <w:top w:w="0" w:type="dxa"/>
              <w:left w:w="108" w:type="dxa"/>
              <w:bottom w:w="0" w:type="dxa"/>
              <w:right w:w="108" w:type="dxa"/>
            </w:tcMar>
            <w:vAlign w:val="center"/>
          </w:tcPr>
          <w:p w14:paraId="6FFE4F5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24</w:t>
            </w:r>
          </w:p>
        </w:tc>
      </w:tr>
      <w:tr w14:paraId="06B12C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continue"/>
            <w:noWrap w:val="0"/>
            <w:tcMar>
              <w:top w:w="0" w:type="dxa"/>
              <w:left w:w="108" w:type="dxa"/>
              <w:bottom w:w="0" w:type="dxa"/>
              <w:right w:w="108" w:type="dxa"/>
            </w:tcMar>
            <w:vAlign w:val="center"/>
          </w:tcPr>
          <w:p w14:paraId="49B37826">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1" w:name="OLE_LINK38" w:colFirst="1" w:colLast="3"/>
          </w:p>
        </w:tc>
        <w:tc>
          <w:tcPr>
            <w:tcW w:w="1563" w:type="dxa"/>
            <w:noWrap w:val="0"/>
            <w:tcMar>
              <w:top w:w="0" w:type="dxa"/>
              <w:left w:w="108" w:type="dxa"/>
              <w:bottom w:w="0" w:type="dxa"/>
              <w:right w:w="108" w:type="dxa"/>
            </w:tcMar>
            <w:vAlign w:val="center"/>
          </w:tcPr>
          <w:p w14:paraId="057F29E9">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343" w:type="dxa"/>
            <w:noWrap w:val="0"/>
            <w:tcMar>
              <w:top w:w="0" w:type="dxa"/>
              <w:left w:w="108" w:type="dxa"/>
              <w:bottom w:w="0" w:type="dxa"/>
              <w:right w:w="108" w:type="dxa"/>
            </w:tcMar>
            <w:vAlign w:val="center"/>
          </w:tcPr>
          <w:p w14:paraId="590912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1.2.6获取可用税收分类编码调整优惠政策混开规则。</w:t>
            </w:r>
          </w:p>
        </w:tc>
        <w:tc>
          <w:tcPr>
            <w:tcW w:w="1366" w:type="dxa"/>
            <w:noWrap w:val="0"/>
            <w:tcMar>
              <w:top w:w="0" w:type="dxa"/>
              <w:left w:w="108" w:type="dxa"/>
              <w:bottom w:w="0" w:type="dxa"/>
              <w:right w:w="108" w:type="dxa"/>
            </w:tcMar>
            <w:vAlign w:val="center"/>
          </w:tcPr>
          <w:p w14:paraId="1003E193">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2" w:name="OLE_LINK40"/>
            <w:r>
              <w:rPr>
                <w:rFonts w:hint="eastAsia" w:ascii="Times New Roman" w:hAnsi="Times New Roman" w:eastAsia="宋体" w:cs="Times New Roman"/>
                <w:kern w:val="0"/>
                <w:szCs w:val="21"/>
                <w:lang w:val="en-US" w:eastAsia="zh-CN"/>
              </w:rPr>
              <w:t>2024.03.1</w:t>
            </w:r>
            <w:bookmarkEnd w:id="22"/>
            <w:r>
              <w:rPr>
                <w:rFonts w:hint="eastAsia" w:ascii="Times New Roman" w:hAnsi="Times New Roman" w:eastAsia="宋体" w:cs="Times New Roman"/>
                <w:kern w:val="0"/>
                <w:szCs w:val="21"/>
                <w:lang w:val="en-US" w:eastAsia="zh-CN"/>
              </w:rPr>
              <w:t>4</w:t>
            </w:r>
          </w:p>
        </w:tc>
      </w:tr>
      <w:tr w14:paraId="7AAD18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continue"/>
            <w:noWrap w:val="0"/>
            <w:tcMar>
              <w:top w:w="0" w:type="dxa"/>
              <w:left w:w="108" w:type="dxa"/>
              <w:bottom w:w="0" w:type="dxa"/>
              <w:right w:w="108" w:type="dxa"/>
            </w:tcMar>
            <w:vAlign w:val="center"/>
          </w:tcPr>
          <w:p w14:paraId="36EB54BD">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3" w:name="OLE_LINK41" w:colFirst="1" w:colLast="3"/>
          </w:p>
        </w:tc>
        <w:tc>
          <w:tcPr>
            <w:tcW w:w="1563" w:type="dxa"/>
            <w:noWrap w:val="0"/>
            <w:tcMar>
              <w:top w:w="0" w:type="dxa"/>
              <w:left w:w="108" w:type="dxa"/>
              <w:bottom w:w="0" w:type="dxa"/>
              <w:right w:w="108" w:type="dxa"/>
            </w:tcMar>
            <w:vAlign w:val="center"/>
          </w:tcPr>
          <w:p w14:paraId="2FE4FC2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4343" w:type="dxa"/>
            <w:noWrap w:val="0"/>
            <w:tcMar>
              <w:top w:w="0" w:type="dxa"/>
              <w:left w:w="108" w:type="dxa"/>
              <w:bottom w:w="0" w:type="dxa"/>
              <w:right w:w="108" w:type="dxa"/>
            </w:tcMar>
            <w:vAlign w:val="center"/>
          </w:tcPr>
          <w:p w14:paraId="12A45724">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2.2.4.1合规性校验、5.2.4.1合规性校验增加联用他用开票员校验规则。</w:t>
            </w:r>
          </w:p>
        </w:tc>
        <w:tc>
          <w:tcPr>
            <w:tcW w:w="1366" w:type="dxa"/>
            <w:noWrap w:val="0"/>
            <w:tcMar>
              <w:top w:w="0" w:type="dxa"/>
              <w:left w:w="108" w:type="dxa"/>
              <w:bottom w:w="0" w:type="dxa"/>
              <w:right w:w="108" w:type="dxa"/>
            </w:tcMar>
            <w:vAlign w:val="center"/>
          </w:tcPr>
          <w:p w14:paraId="64CFB1A6">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2024.03.14</w:t>
            </w:r>
          </w:p>
        </w:tc>
      </w:tr>
      <w:tr w14:paraId="58A5D3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restart"/>
            <w:noWrap w:val="0"/>
            <w:tcMar>
              <w:top w:w="0" w:type="dxa"/>
              <w:left w:w="108" w:type="dxa"/>
              <w:bottom w:w="0" w:type="dxa"/>
              <w:right w:w="108" w:type="dxa"/>
            </w:tcMar>
            <w:vAlign w:val="center"/>
          </w:tcPr>
          <w:p w14:paraId="356066E3">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4" w:name="OLE_LINK44" w:colFirst="0" w:colLast="3"/>
            <w:r>
              <w:rPr>
                <w:rFonts w:hint="eastAsia" w:ascii="Times New Roman" w:hAnsi="Times New Roman" w:eastAsia="宋体" w:cs="Times New Roman"/>
                <w:kern w:val="0"/>
                <w:szCs w:val="21"/>
                <w:lang w:val="en-US" w:eastAsia="zh-CN"/>
              </w:rPr>
              <w:t>V3.003</w:t>
            </w:r>
          </w:p>
        </w:tc>
        <w:tc>
          <w:tcPr>
            <w:tcW w:w="1563" w:type="dxa"/>
            <w:noWrap w:val="0"/>
            <w:tcMar>
              <w:top w:w="0" w:type="dxa"/>
              <w:left w:w="108" w:type="dxa"/>
              <w:bottom w:w="0" w:type="dxa"/>
              <w:right w:w="108" w:type="dxa"/>
            </w:tcMar>
            <w:vAlign w:val="center"/>
          </w:tcPr>
          <w:p w14:paraId="3C8C723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343" w:type="dxa"/>
            <w:noWrap w:val="0"/>
            <w:tcMar>
              <w:top w:w="0" w:type="dxa"/>
              <w:left w:w="108" w:type="dxa"/>
              <w:bottom w:w="0" w:type="dxa"/>
              <w:right w:w="108" w:type="dxa"/>
            </w:tcMar>
            <w:vAlign w:val="center"/>
          </w:tcPr>
          <w:p w14:paraId="68358B0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3.2.3.3业务逻辑校验调整红字确认单金额、销售折让校验逻辑。</w:t>
            </w:r>
          </w:p>
        </w:tc>
        <w:tc>
          <w:tcPr>
            <w:tcW w:w="1366" w:type="dxa"/>
            <w:noWrap w:val="0"/>
            <w:tcMar>
              <w:top w:w="0" w:type="dxa"/>
              <w:left w:w="108" w:type="dxa"/>
              <w:bottom w:w="0" w:type="dxa"/>
              <w:right w:w="108" w:type="dxa"/>
            </w:tcMar>
            <w:vAlign w:val="center"/>
          </w:tcPr>
          <w:p w14:paraId="64C71083">
            <w:pPr>
              <w:bidi w:val="0"/>
              <w:jc w:val="left"/>
              <w:rPr>
                <w:rFonts w:hint="eastAsia"/>
                <w:kern w:val="2"/>
                <w:sz w:val="21"/>
                <w:szCs w:val="24"/>
                <w:lang w:val="en-US" w:eastAsia="zh-CN" w:bidi="ar-SA"/>
              </w:rPr>
            </w:pPr>
            <w:bookmarkStart w:id="25" w:name="OLE_LINK43"/>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bookmarkEnd w:id="25"/>
          </w:p>
        </w:tc>
      </w:tr>
      <w:tr w14:paraId="613AA9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continue"/>
            <w:noWrap w:val="0"/>
            <w:tcMar>
              <w:top w:w="0" w:type="dxa"/>
              <w:left w:w="108" w:type="dxa"/>
              <w:bottom w:w="0" w:type="dxa"/>
              <w:right w:w="108" w:type="dxa"/>
            </w:tcMar>
            <w:vAlign w:val="center"/>
          </w:tcPr>
          <w:p w14:paraId="263A5546">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563" w:type="dxa"/>
            <w:noWrap w:val="0"/>
            <w:tcMar>
              <w:top w:w="0" w:type="dxa"/>
              <w:left w:w="108" w:type="dxa"/>
              <w:bottom w:w="0" w:type="dxa"/>
              <w:right w:w="108" w:type="dxa"/>
            </w:tcMar>
            <w:vAlign w:val="center"/>
          </w:tcPr>
          <w:p w14:paraId="4E24D38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4343" w:type="dxa"/>
            <w:noWrap w:val="0"/>
            <w:tcMar>
              <w:top w:w="0" w:type="dxa"/>
              <w:left w:w="108" w:type="dxa"/>
              <w:bottom w:w="0" w:type="dxa"/>
              <w:right w:w="108" w:type="dxa"/>
            </w:tcMar>
            <w:vAlign w:val="center"/>
          </w:tcPr>
          <w:p w14:paraId="03EADC6C">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第四章3.2.3.1、5.2.4.1合规性校验单价、数量调整为选填</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第五章12.3、15.3公共参数中单价数量调整为选填。</w:t>
            </w:r>
          </w:p>
        </w:tc>
        <w:tc>
          <w:tcPr>
            <w:tcW w:w="1366" w:type="dxa"/>
            <w:noWrap w:val="0"/>
            <w:tcMar>
              <w:top w:w="0" w:type="dxa"/>
              <w:left w:w="108" w:type="dxa"/>
              <w:bottom w:w="0" w:type="dxa"/>
              <w:right w:w="108" w:type="dxa"/>
            </w:tcMar>
            <w:vAlign w:val="center"/>
          </w:tcPr>
          <w:p w14:paraId="6EB76ECE">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B9BD0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restart"/>
            <w:noWrap w:val="0"/>
            <w:tcMar>
              <w:top w:w="0" w:type="dxa"/>
              <w:left w:w="108" w:type="dxa"/>
              <w:bottom w:w="0" w:type="dxa"/>
              <w:right w:w="108" w:type="dxa"/>
            </w:tcMar>
            <w:vAlign w:val="center"/>
          </w:tcPr>
          <w:p w14:paraId="66804C2A">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V3.004</w:t>
            </w:r>
          </w:p>
        </w:tc>
        <w:tc>
          <w:tcPr>
            <w:tcW w:w="1563" w:type="dxa"/>
            <w:noWrap w:val="0"/>
            <w:tcMar>
              <w:top w:w="0" w:type="dxa"/>
              <w:left w:w="108" w:type="dxa"/>
              <w:bottom w:w="0" w:type="dxa"/>
              <w:right w:w="108" w:type="dxa"/>
            </w:tcMar>
            <w:vAlign w:val="center"/>
          </w:tcPr>
          <w:p w14:paraId="7BCB5AA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343" w:type="dxa"/>
            <w:noWrap w:val="0"/>
            <w:tcMar>
              <w:top w:w="0" w:type="dxa"/>
              <w:left w:w="108" w:type="dxa"/>
              <w:bottom w:w="0" w:type="dxa"/>
              <w:right w:w="108" w:type="dxa"/>
            </w:tcMar>
            <w:vAlign w:val="center"/>
          </w:tcPr>
          <w:p w14:paraId="1714F62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1366" w:type="dxa"/>
            <w:noWrap w:val="0"/>
            <w:tcMar>
              <w:top w:w="0" w:type="dxa"/>
              <w:left w:w="108" w:type="dxa"/>
              <w:bottom w:w="0" w:type="dxa"/>
              <w:right w:w="108" w:type="dxa"/>
            </w:tcMar>
            <w:vAlign w:val="center"/>
          </w:tcPr>
          <w:p w14:paraId="509934E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1B811E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continue"/>
            <w:noWrap w:val="0"/>
            <w:tcMar>
              <w:top w:w="0" w:type="dxa"/>
              <w:left w:w="108" w:type="dxa"/>
              <w:bottom w:w="0" w:type="dxa"/>
              <w:right w:w="108" w:type="dxa"/>
            </w:tcMar>
            <w:vAlign w:val="center"/>
          </w:tcPr>
          <w:p w14:paraId="360B1209">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26" w:name="OLE_LINK45" w:colFirst="1" w:colLast="3"/>
          </w:p>
        </w:tc>
        <w:tc>
          <w:tcPr>
            <w:tcW w:w="1563" w:type="dxa"/>
            <w:noWrap w:val="0"/>
            <w:tcMar>
              <w:top w:w="0" w:type="dxa"/>
              <w:left w:w="108" w:type="dxa"/>
              <w:bottom w:w="0" w:type="dxa"/>
              <w:right w:w="108" w:type="dxa"/>
            </w:tcMar>
            <w:vAlign w:val="center"/>
          </w:tcPr>
          <w:p w14:paraId="1F0D8DA5">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4343" w:type="dxa"/>
            <w:noWrap w:val="0"/>
            <w:tcMar>
              <w:top w:w="0" w:type="dxa"/>
              <w:left w:w="108" w:type="dxa"/>
              <w:bottom w:w="0" w:type="dxa"/>
              <w:right w:w="108" w:type="dxa"/>
            </w:tcMar>
            <w:vAlign w:val="center"/>
          </w:tcPr>
          <w:p w14:paraId="059A8F9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1.2.6获取可用税收分类编码调整不征税优惠政策混开规则表述。</w:t>
            </w:r>
          </w:p>
        </w:tc>
        <w:tc>
          <w:tcPr>
            <w:tcW w:w="1366" w:type="dxa"/>
            <w:noWrap w:val="0"/>
            <w:tcMar>
              <w:top w:w="0" w:type="dxa"/>
              <w:left w:w="108" w:type="dxa"/>
              <w:bottom w:w="0" w:type="dxa"/>
              <w:right w:w="108" w:type="dxa"/>
            </w:tcMar>
            <w:vAlign w:val="center"/>
          </w:tcPr>
          <w:p w14:paraId="73CED1AE">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4F2D23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noWrap w:val="0"/>
            <w:tcMar>
              <w:top w:w="0" w:type="dxa"/>
              <w:left w:w="108" w:type="dxa"/>
              <w:bottom w:w="0" w:type="dxa"/>
              <w:right w:w="108" w:type="dxa"/>
            </w:tcMar>
            <w:vAlign w:val="center"/>
          </w:tcPr>
          <w:p w14:paraId="2FA76B9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V3.005</w:t>
            </w:r>
          </w:p>
        </w:tc>
        <w:tc>
          <w:tcPr>
            <w:tcW w:w="1563" w:type="dxa"/>
            <w:noWrap w:val="0"/>
            <w:tcMar>
              <w:top w:w="0" w:type="dxa"/>
              <w:left w:w="108" w:type="dxa"/>
              <w:bottom w:w="0" w:type="dxa"/>
              <w:right w:w="108" w:type="dxa"/>
            </w:tcMar>
            <w:vAlign w:val="center"/>
          </w:tcPr>
          <w:p w14:paraId="356651A8">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宋体" w:hAnsi="宋体" w:eastAsia="宋体" w:cs="Times New Roman"/>
                <w:kern w:val="0"/>
                <w:szCs w:val="21"/>
                <w:lang w:val="en-US" w:eastAsia="zh-CN"/>
              </w:rPr>
              <w:t>第四、五、六章</w:t>
            </w:r>
          </w:p>
        </w:tc>
        <w:tc>
          <w:tcPr>
            <w:tcW w:w="4343" w:type="dxa"/>
            <w:noWrap w:val="0"/>
            <w:tcMar>
              <w:top w:w="0" w:type="dxa"/>
              <w:left w:w="108" w:type="dxa"/>
              <w:bottom w:w="0" w:type="dxa"/>
              <w:right w:w="108" w:type="dxa"/>
            </w:tcMar>
            <w:vAlign w:val="center"/>
          </w:tcPr>
          <w:p w14:paraId="0E96D9E0">
            <w:pPr>
              <w:widowControl/>
              <w:spacing w:before="100" w:beforeAutospacing="1" w:after="100" w:afterAutospacing="1"/>
              <w:jc w:val="left"/>
              <w:rPr>
                <w:rFonts w:hint="default" w:ascii="Times New Roman" w:hAnsi="Times New Roman" w:eastAsia="宋体" w:cs="Times New Roman"/>
                <w:kern w:val="0"/>
                <w:szCs w:val="21"/>
                <w:lang w:val="en-US" w:eastAsia="zh-CN"/>
              </w:rPr>
            </w:pPr>
            <w:bookmarkStart w:id="27" w:name="OLE_LINK46"/>
            <w:r>
              <w:rPr>
                <w:rFonts w:hint="eastAsia" w:ascii="Times New Roman" w:hAnsi="Times New Roman" w:eastAsia="宋体" w:cs="Times New Roman"/>
                <w:kern w:val="0"/>
                <w:szCs w:val="21"/>
                <w:lang w:val="en-US" w:eastAsia="zh-CN"/>
              </w:rPr>
              <w:t>第四章2.2.4.1、5.2.4.1增加发票上传购买方、购买方经办人、车牌号、交易信息相关字段；第四章2.2.4.3增加对应逻辑校验。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rPr>
              <w:t>12.不动产经营租赁发票上传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bookmarkEnd w:id="27"/>
          </w:p>
        </w:tc>
        <w:tc>
          <w:tcPr>
            <w:tcW w:w="1366" w:type="dxa"/>
            <w:noWrap w:val="0"/>
            <w:tcMar>
              <w:top w:w="0" w:type="dxa"/>
              <w:left w:w="108" w:type="dxa"/>
              <w:bottom w:w="0" w:type="dxa"/>
              <w:right w:w="108" w:type="dxa"/>
            </w:tcMar>
            <w:vAlign w:val="center"/>
          </w:tcPr>
          <w:p w14:paraId="2D704F0D">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3C4397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noWrap w:val="0"/>
            <w:tcMar>
              <w:top w:w="0" w:type="dxa"/>
              <w:left w:w="108" w:type="dxa"/>
              <w:bottom w:w="0" w:type="dxa"/>
              <w:right w:w="108" w:type="dxa"/>
            </w:tcMar>
            <w:vAlign w:val="center"/>
          </w:tcPr>
          <w:p w14:paraId="3ECDFAA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V3.006</w:t>
            </w:r>
          </w:p>
        </w:tc>
        <w:tc>
          <w:tcPr>
            <w:tcW w:w="1563" w:type="dxa"/>
            <w:noWrap w:val="0"/>
            <w:tcMar>
              <w:top w:w="0" w:type="dxa"/>
              <w:left w:w="108" w:type="dxa"/>
              <w:bottom w:w="0" w:type="dxa"/>
              <w:right w:w="108" w:type="dxa"/>
            </w:tcMar>
            <w:vAlign w:val="center"/>
          </w:tcPr>
          <w:p w14:paraId="1EF53A29">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343" w:type="dxa"/>
            <w:noWrap w:val="0"/>
            <w:tcMar>
              <w:top w:w="0" w:type="dxa"/>
              <w:left w:w="108" w:type="dxa"/>
              <w:bottom w:w="0" w:type="dxa"/>
              <w:right w:w="108" w:type="dxa"/>
            </w:tcMar>
            <w:vAlign w:val="center"/>
          </w:tcPr>
          <w:p w14:paraId="1A447DE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第四章3.2.3.1、5.2.4.1合规性校验调整租赁期起止描述；第四章2.2.4.3调整停车费业务逻辑校验。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rPr>
              <w:t>12.不动产经营租赁发票上传</w:t>
            </w:r>
            <w:r>
              <w:rPr>
                <w:rFonts w:hint="eastAsia" w:ascii="Times New Roman" w:hAnsi="Times New Roman" w:eastAsia="宋体" w:cs="Times New Roman"/>
                <w:kern w:val="0"/>
                <w:szCs w:val="21"/>
                <w:lang w:val="en-US" w:eastAsia="zh-CN"/>
              </w:rPr>
              <w:t>调整租赁期起止说明。</w:t>
            </w:r>
          </w:p>
        </w:tc>
        <w:tc>
          <w:tcPr>
            <w:tcW w:w="1366" w:type="dxa"/>
            <w:noWrap w:val="0"/>
            <w:tcMar>
              <w:top w:w="0" w:type="dxa"/>
              <w:left w:w="108" w:type="dxa"/>
              <w:bottom w:w="0" w:type="dxa"/>
              <w:right w:w="108" w:type="dxa"/>
            </w:tcMar>
            <w:vAlign w:val="center"/>
          </w:tcPr>
          <w:p w14:paraId="62262A53">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7AA6DB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restart"/>
            <w:noWrap w:val="0"/>
            <w:tcMar>
              <w:top w:w="0" w:type="dxa"/>
              <w:left w:w="108" w:type="dxa"/>
              <w:bottom w:w="0" w:type="dxa"/>
              <w:right w:w="108" w:type="dxa"/>
            </w:tcMar>
            <w:vAlign w:val="center"/>
          </w:tcPr>
          <w:p w14:paraId="3C0C32FD">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1563" w:type="dxa"/>
            <w:noWrap w:val="0"/>
            <w:tcMar>
              <w:top w:w="0" w:type="dxa"/>
              <w:left w:w="108" w:type="dxa"/>
              <w:bottom w:w="0" w:type="dxa"/>
              <w:right w:w="108" w:type="dxa"/>
            </w:tcMar>
            <w:vAlign w:val="center"/>
          </w:tcPr>
          <w:p w14:paraId="3E51B3C9">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4343" w:type="dxa"/>
            <w:noWrap w:val="0"/>
            <w:tcMar>
              <w:top w:w="0" w:type="dxa"/>
              <w:left w:w="108" w:type="dxa"/>
              <w:bottom w:w="0" w:type="dxa"/>
              <w:right w:w="108" w:type="dxa"/>
            </w:tcMar>
            <w:vAlign w:val="center"/>
          </w:tcPr>
          <w:p w14:paraId="24755701">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第四章3.2.3.3调整红字确认单申请校验规则，第五章2.查询发票授信额度删除查询发票授信额度限制。</w:t>
            </w:r>
          </w:p>
        </w:tc>
        <w:tc>
          <w:tcPr>
            <w:tcW w:w="1366" w:type="dxa"/>
            <w:noWrap w:val="0"/>
            <w:tcMar>
              <w:top w:w="0" w:type="dxa"/>
              <w:left w:w="108" w:type="dxa"/>
              <w:bottom w:w="0" w:type="dxa"/>
              <w:right w:w="108" w:type="dxa"/>
            </w:tcMar>
            <w:vAlign w:val="center"/>
          </w:tcPr>
          <w:p w14:paraId="0FCF0FE8">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69DE9C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continue"/>
            <w:noWrap w:val="0"/>
            <w:tcMar>
              <w:top w:w="0" w:type="dxa"/>
              <w:left w:w="108" w:type="dxa"/>
              <w:bottom w:w="0" w:type="dxa"/>
              <w:right w:w="108" w:type="dxa"/>
            </w:tcMar>
            <w:vAlign w:val="center"/>
          </w:tcPr>
          <w:p w14:paraId="7961712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563" w:type="dxa"/>
            <w:noWrap w:val="0"/>
            <w:tcMar>
              <w:top w:w="0" w:type="dxa"/>
              <w:left w:w="108" w:type="dxa"/>
              <w:bottom w:w="0" w:type="dxa"/>
              <w:right w:w="108" w:type="dxa"/>
            </w:tcMar>
            <w:vAlign w:val="center"/>
          </w:tcPr>
          <w:p w14:paraId="56C70860">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4343" w:type="dxa"/>
            <w:noWrap w:val="0"/>
            <w:tcMar>
              <w:top w:w="0" w:type="dxa"/>
              <w:left w:w="108" w:type="dxa"/>
              <w:bottom w:w="0" w:type="dxa"/>
              <w:right w:w="108" w:type="dxa"/>
            </w:tcMar>
            <w:vAlign w:val="center"/>
          </w:tcPr>
          <w:p w14:paraId="4D6F64D4">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第四章2.2.4.1、5.2.4.1合规性校验新增特定要素的序号；2.2.4.1、2.2.4.3、5.2.4.1调整不动产地址校验规则；2.2.4.3放开不动产经营租赁发票单行限制；1.2.6、2.2.4.3调整自然人开具不动产经营租赁发票的规则；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第五章12.不动产经营租赁发票上传调整增加特定要素序号，调整不动产经营租赁特定要素传参格式。</w:t>
            </w:r>
          </w:p>
        </w:tc>
        <w:tc>
          <w:tcPr>
            <w:tcW w:w="1366" w:type="dxa"/>
            <w:noWrap w:val="0"/>
            <w:tcMar>
              <w:top w:w="0" w:type="dxa"/>
              <w:left w:w="108" w:type="dxa"/>
              <w:bottom w:w="0" w:type="dxa"/>
              <w:right w:w="108" w:type="dxa"/>
            </w:tcMar>
            <w:vAlign w:val="center"/>
          </w:tcPr>
          <w:p w14:paraId="010C319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47E6BA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noWrap w:val="0"/>
            <w:tcMar>
              <w:top w:w="0" w:type="dxa"/>
              <w:left w:w="108" w:type="dxa"/>
              <w:bottom w:w="0" w:type="dxa"/>
              <w:right w:w="108" w:type="dxa"/>
            </w:tcMar>
            <w:vAlign w:val="center"/>
          </w:tcPr>
          <w:p w14:paraId="6C963B0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1563" w:type="dxa"/>
            <w:noWrap w:val="0"/>
            <w:tcMar>
              <w:top w:w="0" w:type="dxa"/>
              <w:left w:w="108" w:type="dxa"/>
              <w:bottom w:w="0" w:type="dxa"/>
              <w:right w:w="108" w:type="dxa"/>
            </w:tcMar>
            <w:vAlign w:val="center"/>
          </w:tcPr>
          <w:p w14:paraId="538B526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343" w:type="dxa"/>
            <w:noWrap w:val="0"/>
            <w:tcMar>
              <w:top w:w="0" w:type="dxa"/>
              <w:left w:w="108" w:type="dxa"/>
              <w:bottom w:w="0" w:type="dxa"/>
              <w:right w:w="108" w:type="dxa"/>
            </w:tcMar>
            <w:vAlign w:val="center"/>
          </w:tcPr>
          <w:p w14:paraId="117BB75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第四章2.2.4.1,5.2.4.1增加乐企开票模式代码，2.2.4.3、5.2.4.2增加支付即开票企业填写规则；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第五章12</w:t>
            </w:r>
            <w:r>
              <w:rPr>
                <w:rFonts w:hint="eastAsia" w:ascii="Times New Roman" w:hAnsi="Times New Roman" w:cs="Times New Roman"/>
                <w:kern w:val="0"/>
                <w:szCs w:val="21"/>
                <w:lang w:val="en-US" w:eastAsia="zh-CN"/>
              </w:rPr>
              <w:t>.不动产经营租赁发票</w:t>
            </w:r>
            <w:r>
              <w:rPr>
                <w:rFonts w:hint="eastAsia" w:ascii="Times New Roman" w:hAnsi="Times New Roman" w:eastAsia="宋体" w:cs="Times New Roman"/>
                <w:kern w:val="0"/>
                <w:szCs w:val="21"/>
                <w:lang w:val="en-US" w:eastAsia="zh-CN"/>
              </w:rPr>
              <w:t>上传增加乐企开票模式代码。</w:t>
            </w:r>
          </w:p>
        </w:tc>
        <w:tc>
          <w:tcPr>
            <w:tcW w:w="1366" w:type="dxa"/>
            <w:noWrap w:val="0"/>
            <w:tcMar>
              <w:top w:w="0" w:type="dxa"/>
              <w:left w:w="108" w:type="dxa"/>
              <w:bottom w:w="0" w:type="dxa"/>
              <w:right w:w="108" w:type="dxa"/>
            </w:tcMar>
            <w:vAlign w:val="center"/>
          </w:tcPr>
          <w:p w14:paraId="2D94A7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0F2204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restart"/>
            <w:noWrap w:val="0"/>
            <w:tcMar>
              <w:top w:w="0" w:type="dxa"/>
              <w:left w:w="108" w:type="dxa"/>
              <w:bottom w:w="0" w:type="dxa"/>
              <w:right w:w="108" w:type="dxa"/>
            </w:tcMar>
            <w:vAlign w:val="center"/>
          </w:tcPr>
          <w:p w14:paraId="101B63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1563" w:type="dxa"/>
            <w:noWrap w:val="0"/>
            <w:tcMar>
              <w:top w:w="0" w:type="dxa"/>
              <w:left w:w="108" w:type="dxa"/>
              <w:bottom w:w="0" w:type="dxa"/>
              <w:right w:w="108" w:type="dxa"/>
            </w:tcMar>
            <w:vAlign w:val="center"/>
          </w:tcPr>
          <w:p w14:paraId="691C100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343" w:type="dxa"/>
            <w:noWrap w:val="0"/>
            <w:tcMar>
              <w:top w:w="0" w:type="dxa"/>
              <w:left w:w="108" w:type="dxa"/>
              <w:bottom w:w="0" w:type="dxa"/>
              <w:right w:w="108" w:type="dxa"/>
            </w:tcMar>
            <w:vAlign w:val="center"/>
          </w:tcPr>
          <w:p w14:paraId="78D7EC0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1366" w:type="dxa"/>
            <w:noWrap w:val="0"/>
            <w:tcMar>
              <w:top w:w="0" w:type="dxa"/>
              <w:left w:w="108" w:type="dxa"/>
              <w:bottom w:w="0" w:type="dxa"/>
              <w:right w:w="108" w:type="dxa"/>
            </w:tcMar>
            <w:vAlign w:val="center"/>
          </w:tcPr>
          <w:p w14:paraId="3E8FED3A">
            <w:pPr>
              <w:widowControl/>
              <w:spacing w:before="100" w:beforeAutospacing="1" w:after="100" w:afterAutospacing="1"/>
              <w:jc w:val="left"/>
              <w:rPr>
                <w:rFonts w:hint="eastAsia" w:cs="Times New Roman"/>
                <w:kern w:val="0"/>
                <w:sz w:val="21"/>
                <w:szCs w:val="21"/>
                <w:lang w:val="en-US" w:eastAsia="zh-CN" w:bidi="ar-SA"/>
              </w:rPr>
            </w:pPr>
            <w:r>
              <w:rPr>
                <w:rFonts w:hint="eastAsia" w:cs="Times New Roman"/>
                <w:kern w:val="0"/>
                <w:szCs w:val="21"/>
                <w:lang w:val="en-US" w:eastAsia="zh-CN"/>
              </w:rPr>
              <w:t>2025.01.24</w:t>
            </w:r>
          </w:p>
        </w:tc>
      </w:tr>
      <w:tr w14:paraId="47D56C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continue"/>
            <w:noWrap w:val="0"/>
            <w:tcMar>
              <w:top w:w="0" w:type="dxa"/>
              <w:left w:w="108" w:type="dxa"/>
              <w:bottom w:w="0" w:type="dxa"/>
              <w:right w:w="108" w:type="dxa"/>
            </w:tcMar>
            <w:vAlign w:val="center"/>
          </w:tcPr>
          <w:p w14:paraId="663574D2">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563" w:type="dxa"/>
            <w:noWrap w:val="0"/>
            <w:tcMar>
              <w:top w:w="0" w:type="dxa"/>
              <w:left w:w="108" w:type="dxa"/>
              <w:bottom w:w="0" w:type="dxa"/>
              <w:right w:w="108" w:type="dxa"/>
            </w:tcMar>
            <w:vAlign w:val="center"/>
          </w:tcPr>
          <w:p w14:paraId="1B6BC11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343" w:type="dxa"/>
            <w:noWrap w:val="0"/>
            <w:tcMar>
              <w:top w:w="0" w:type="dxa"/>
              <w:left w:w="108" w:type="dxa"/>
              <w:bottom w:w="0" w:type="dxa"/>
              <w:right w:w="108" w:type="dxa"/>
            </w:tcMar>
            <w:vAlign w:val="center"/>
          </w:tcPr>
          <w:p w14:paraId="651D72D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第四章5.2.4.1调整备注长度；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12.不动产经营租赁发票</w:t>
            </w:r>
            <w:r>
              <w:rPr>
                <w:rFonts w:hint="eastAsia" w:ascii="Times New Roman" w:hAnsi="Times New Roman" w:eastAsia="宋体" w:cs="Times New Roman"/>
                <w:kern w:val="0"/>
                <w:szCs w:val="21"/>
                <w:lang w:val="en-US" w:eastAsia="zh-CN"/>
              </w:rPr>
              <w:t>上传调整备注字段说明。</w:t>
            </w:r>
          </w:p>
        </w:tc>
        <w:tc>
          <w:tcPr>
            <w:tcW w:w="1366" w:type="dxa"/>
            <w:noWrap w:val="0"/>
            <w:tcMar>
              <w:top w:w="0" w:type="dxa"/>
              <w:left w:w="108" w:type="dxa"/>
              <w:bottom w:w="0" w:type="dxa"/>
              <w:right w:w="108" w:type="dxa"/>
            </w:tcMar>
            <w:vAlign w:val="center"/>
          </w:tcPr>
          <w:p w14:paraId="6711AC0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45EB9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restart"/>
            <w:noWrap w:val="0"/>
            <w:tcMar>
              <w:top w:w="0" w:type="dxa"/>
              <w:left w:w="108" w:type="dxa"/>
              <w:bottom w:w="0" w:type="dxa"/>
              <w:right w:w="108" w:type="dxa"/>
            </w:tcMar>
            <w:vAlign w:val="center"/>
          </w:tcPr>
          <w:p w14:paraId="229A2A8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1563" w:type="dxa"/>
            <w:noWrap w:val="0"/>
            <w:tcMar>
              <w:top w:w="0" w:type="dxa"/>
              <w:left w:w="108" w:type="dxa"/>
              <w:bottom w:w="0" w:type="dxa"/>
              <w:right w:w="108" w:type="dxa"/>
            </w:tcMar>
            <w:vAlign w:val="center"/>
          </w:tcPr>
          <w:p w14:paraId="3965A66D">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4343" w:type="dxa"/>
            <w:noWrap w:val="0"/>
            <w:tcMar>
              <w:top w:w="0" w:type="dxa"/>
              <w:left w:w="108" w:type="dxa"/>
              <w:bottom w:w="0" w:type="dxa"/>
              <w:right w:w="108" w:type="dxa"/>
            </w:tcMar>
            <w:vAlign w:val="center"/>
          </w:tcPr>
          <w:p w14:paraId="1AE04DB9">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第四章2.2.4.1、5.2.4.1合规性校验增加发票开具方式代码字段；2.2.4.3、5.2.4.2业务逻辑校验增加发票开具方式代码校验规则。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第五章12.不动产经营租赁发票上传增加发票开具方式代码字段。</w:t>
            </w:r>
          </w:p>
        </w:tc>
        <w:tc>
          <w:tcPr>
            <w:tcW w:w="1366" w:type="dxa"/>
            <w:noWrap w:val="0"/>
            <w:tcMar>
              <w:top w:w="0" w:type="dxa"/>
              <w:left w:w="108" w:type="dxa"/>
              <w:bottom w:w="0" w:type="dxa"/>
              <w:right w:w="108" w:type="dxa"/>
            </w:tcMar>
            <w:vAlign w:val="center"/>
          </w:tcPr>
          <w:p w14:paraId="1F5855A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1F67C5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continue"/>
            <w:noWrap w:val="0"/>
            <w:tcMar>
              <w:top w:w="0" w:type="dxa"/>
              <w:left w:w="108" w:type="dxa"/>
              <w:bottom w:w="0" w:type="dxa"/>
              <w:right w:w="108" w:type="dxa"/>
            </w:tcMar>
            <w:vAlign w:val="center"/>
          </w:tcPr>
          <w:p w14:paraId="16647FA3">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1563" w:type="dxa"/>
            <w:noWrap w:val="0"/>
            <w:tcMar>
              <w:top w:w="0" w:type="dxa"/>
              <w:left w:w="108" w:type="dxa"/>
              <w:bottom w:w="0" w:type="dxa"/>
              <w:right w:w="108" w:type="dxa"/>
            </w:tcMar>
            <w:vAlign w:val="center"/>
          </w:tcPr>
          <w:p w14:paraId="56269CA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4343" w:type="dxa"/>
            <w:noWrap w:val="0"/>
            <w:tcMar>
              <w:top w:w="0" w:type="dxa"/>
              <w:left w:w="108" w:type="dxa"/>
              <w:bottom w:w="0" w:type="dxa"/>
              <w:right w:w="108" w:type="dxa"/>
            </w:tcMar>
            <w:vAlign w:val="center"/>
          </w:tcPr>
          <w:p w14:paraId="551EEF79">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第四章2.2.4.3、5.2.4.2业务逻辑校验调整支付渠道、交易单号、乐企开票模式代码校验规则。</w:t>
            </w:r>
          </w:p>
        </w:tc>
        <w:tc>
          <w:tcPr>
            <w:tcW w:w="1366" w:type="dxa"/>
            <w:noWrap w:val="0"/>
            <w:tcMar>
              <w:top w:w="0" w:type="dxa"/>
              <w:left w:w="108" w:type="dxa"/>
              <w:bottom w:w="0" w:type="dxa"/>
              <w:right w:w="108" w:type="dxa"/>
            </w:tcMar>
            <w:vAlign w:val="center"/>
          </w:tcPr>
          <w:p w14:paraId="0F5765D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4D4A2D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vMerge w:val="continue"/>
            <w:noWrap w:val="0"/>
            <w:tcMar>
              <w:top w:w="0" w:type="dxa"/>
              <w:left w:w="108" w:type="dxa"/>
              <w:bottom w:w="0" w:type="dxa"/>
              <w:right w:w="108" w:type="dxa"/>
            </w:tcMar>
            <w:vAlign w:val="center"/>
          </w:tcPr>
          <w:p w14:paraId="43AE988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1563" w:type="dxa"/>
            <w:noWrap w:val="0"/>
            <w:tcMar>
              <w:top w:w="0" w:type="dxa"/>
              <w:left w:w="108" w:type="dxa"/>
              <w:bottom w:w="0" w:type="dxa"/>
              <w:right w:w="108" w:type="dxa"/>
            </w:tcMar>
            <w:vAlign w:val="center"/>
          </w:tcPr>
          <w:p w14:paraId="1B6A6A6C">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4343" w:type="dxa"/>
            <w:noWrap w:val="0"/>
            <w:tcMar>
              <w:top w:w="0" w:type="dxa"/>
              <w:left w:w="108" w:type="dxa"/>
              <w:bottom w:w="0" w:type="dxa"/>
              <w:right w:w="108" w:type="dxa"/>
            </w:tcMar>
            <w:vAlign w:val="center"/>
          </w:tcPr>
          <w:p w14:paraId="1B865AB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2.2.4.3、5.2.4.2业务逻辑校验新增调整自然人信息（自然人证件类型、自然人证件号码自然人国籍代码）相关校验规则。</w:t>
            </w:r>
          </w:p>
        </w:tc>
        <w:tc>
          <w:tcPr>
            <w:tcW w:w="1366" w:type="dxa"/>
            <w:noWrap w:val="0"/>
            <w:tcMar>
              <w:top w:w="0" w:type="dxa"/>
              <w:left w:w="108" w:type="dxa"/>
              <w:bottom w:w="0" w:type="dxa"/>
              <w:right w:w="108" w:type="dxa"/>
            </w:tcMar>
            <w:vAlign w:val="center"/>
          </w:tcPr>
          <w:p w14:paraId="0230ED43">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2B4C1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1018" w:type="dxa"/>
            <w:noWrap w:val="0"/>
            <w:tcMar>
              <w:top w:w="0" w:type="dxa"/>
              <w:left w:w="108" w:type="dxa"/>
              <w:bottom w:w="0" w:type="dxa"/>
              <w:right w:w="108" w:type="dxa"/>
            </w:tcMar>
            <w:vAlign w:val="center"/>
          </w:tcPr>
          <w:p w14:paraId="1193756D">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1</w:t>
            </w:r>
          </w:p>
        </w:tc>
        <w:tc>
          <w:tcPr>
            <w:tcW w:w="1563" w:type="dxa"/>
            <w:noWrap w:val="0"/>
            <w:tcMar>
              <w:top w:w="0" w:type="dxa"/>
              <w:left w:w="108" w:type="dxa"/>
              <w:bottom w:w="0" w:type="dxa"/>
              <w:right w:w="108" w:type="dxa"/>
            </w:tcMar>
            <w:vAlign w:val="center"/>
          </w:tcPr>
          <w:p w14:paraId="43EBF6F2">
            <w:pPr>
              <w:keepNext w:val="0"/>
              <w:keepLines w:val="0"/>
              <w:widowControl/>
              <w:suppressLineNumbers w:val="0"/>
              <w:spacing w:before="100" w:beforeAutospacing="1" w:after="100" w:afterAutospacing="1"/>
              <w:ind w:left="0" w:leftChars="0" w:right="0" w:rightChars="0"/>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第四、五章</w:t>
            </w:r>
          </w:p>
        </w:tc>
        <w:tc>
          <w:tcPr>
            <w:tcW w:w="4343" w:type="dxa"/>
            <w:noWrap w:val="0"/>
            <w:tcMar>
              <w:top w:w="0" w:type="dxa"/>
              <w:left w:w="108" w:type="dxa"/>
              <w:bottom w:w="0" w:type="dxa"/>
              <w:right w:w="108" w:type="dxa"/>
            </w:tcMar>
            <w:vAlign w:val="center"/>
          </w:tcPr>
          <w:p w14:paraId="4403E50E">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第四章2.2.4.3增加单位支持米的描述；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第五章12.不动产经营租赁发票上传请求参数“单位”说明增加支持米。</w:t>
            </w:r>
          </w:p>
        </w:tc>
        <w:tc>
          <w:tcPr>
            <w:tcW w:w="1366" w:type="dxa"/>
            <w:noWrap w:val="0"/>
            <w:tcMar>
              <w:top w:w="0" w:type="dxa"/>
              <w:left w:w="108" w:type="dxa"/>
              <w:bottom w:w="0" w:type="dxa"/>
              <w:right w:w="108" w:type="dxa"/>
            </w:tcMar>
            <w:vAlign w:val="center"/>
          </w:tcPr>
          <w:p w14:paraId="60FB5FE4">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2025.05.30</w:t>
            </w:r>
          </w:p>
        </w:tc>
      </w:tr>
      <w:tr w14:paraId="18C00E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ins w:id="2" w:author="曹桂僮" w:date="2025-06-10T14:56:04Z"/>
        </w:trPr>
        <w:tc>
          <w:tcPr>
            <w:tcW w:w="1018" w:type="dxa"/>
            <w:shd w:val="clear" w:color="auto" w:fill="auto"/>
            <w:noWrap w:val="0"/>
            <w:tcMar>
              <w:top w:w="0" w:type="dxa"/>
              <w:left w:w="108" w:type="dxa"/>
              <w:bottom w:w="0" w:type="dxa"/>
              <w:right w:w="108" w:type="dxa"/>
            </w:tcMar>
            <w:vAlign w:val="center"/>
          </w:tcPr>
          <w:p w14:paraId="06545F78">
            <w:pPr>
              <w:pStyle w:val="30"/>
              <w:bidi w:val="0"/>
              <w:ind w:left="0" w:leftChars="0" w:right="0" w:rightChars="0"/>
              <w:jc w:val="left"/>
              <w:rPr>
                <w:ins w:id="3" w:author="曹桂僮" w:date="2025-06-10T14:56:04Z"/>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w:t>
            </w:r>
            <w:del w:id="4" w:author="曹桂僮" w:date="2025-06-10T14:56:09Z">
              <w:r>
                <w:rPr>
                  <w:rFonts w:hint="default"/>
                  <w:lang w:val="en-US" w:eastAsia="zh-CN"/>
                </w:rPr>
                <w:delText>3</w:delText>
              </w:r>
            </w:del>
            <w:ins w:id="5" w:author="曹桂僮" w:date="2025-06-10T14:56:09Z">
              <w:r>
                <w:rPr>
                  <w:rFonts w:hint="eastAsia"/>
                  <w:lang w:val="en-US" w:eastAsia="zh-CN"/>
                </w:rPr>
                <w:t>2</w:t>
              </w:r>
            </w:ins>
          </w:p>
        </w:tc>
        <w:tc>
          <w:tcPr>
            <w:tcW w:w="1563" w:type="dxa"/>
            <w:shd w:val="clear" w:color="auto" w:fill="auto"/>
            <w:noWrap w:val="0"/>
            <w:tcMar>
              <w:top w:w="0" w:type="dxa"/>
              <w:left w:w="108" w:type="dxa"/>
              <w:bottom w:w="0" w:type="dxa"/>
              <w:right w:w="108" w:type="dxa"/>
            </w:tcMar>
            <w:vAlign w:val="center"/>
          </w:tcPr>
          <w:p w14:paraId="652EEDE7">
            <w:pPr>
              <w:widowControl/>
              <w:spacing w:before="100" w:beforeAutospacing="1" w:after="100" w:afterAutospacing="1"/>
              <w:jc w:val="left"/>
              <w:rPr>
                <w:ins w:id="6" w:author="曹桂僮" w:date="2025-06-10T14:56:04Z"/>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343" w:type="dxa"/>
            <w:shd w:val="clear" w:color="auto" w:fill="auto"/>
            <w:noWrap w:val="0"/>
            <w:tcMar>
              <w:top w:w="0" w:type="dxa"/>
              <w:left w:w="108" w:type="dxa"/>
              <w:bottom w:w="0" w:type="dxa"/>
              <w:right w:w="108" w:type="dxa"/>
            </w:tcMar>
            <w:vAlign w:val="center"/>
          </w:tcPr>
          <w:p w14:paraId="5CB62286">
            <w:pPr>
              <w:widowControl/>
              <w:spacing w:before="100" w:beforeAutospacing="1" w:after="100" w:afterAutospacing="1"/>
              <w:jc w:val="left"/>
              <w:rPr>
                <w:ins w:id="7" w:author="曹桂僮" w:date="2025-06-10T14:56:04Z"/>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1366" w:type="dxa"/>
            <w:shd w:val="clear" w:color="auto" w:fill="auto"/>
            <w:noWrap w:val="0"/>
            <w:tcMar>
              <w:top w:w="0" w:type="dxa"/>
              <w:left w:w="108" w:type="dxa"/>
              <w:bottom w:w="0" w:type="dxa"/>
              <w:right w:w="108" w:type="dxa"/>
            </w:tcMar>
            <w:vAlign w:val="center"/>
          </w:tcPr>
          <w:p w14:paraId="767B99EA">
            <w:pPr>
              <w:widowControl/>
              <w:spacing w:before="100" w:beforeAutospacing="1" w:after="100" w:afterAutospacing="1"/>
              <w:jc w:val="left"/>
              <w:rPr>
                <w:ins w:id="8" w:author="曹桂僮" w:date="2025-06-10T14:56:04Z"/>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bookmarkEnd w:id="9"/>
      <w:bookmarkEnd w:id="10"/>
      <w:bookmarkEnd w:id="11"/>
      <w:bookmarkEnd w:id="12"/>
      <w:bookmarkEnd w:id="14"/>
      <w:bookmarkEnd w:id="16"/>
      <w:bookmarkEnd w:id="17"/>
      <w:bookmarkEnd w:id="18"/>
      <w:bookmarkEnd w:id="19"/>
      <w:bookmarkEnd w:id="21"/>
      <w:bookmarkEnd w:id="23"/>
      <w:bookmarkEnd w:id="24"/>
      <w:bookmarkEnd w:id="26"/>
    </w:tbl>
    <w:p w14:paraId="3C00344F">
      <w:pPr>
        <w:spacing w:before="0" w:beforeLines="0" w:after="0" w:afterLines="0" w:line="240" w:lineRule="auto"/>
        <w:ind w:left="0" w:leftChars="0" w:right="0" w:rightChars="0" w:firstLine="0" w:firstLineChars="0"/>
        <w:jc w:val="center"/>
        <w:rPr>
          <w:sz w:val="44"/>
          <w:szCs w:val="44"/>
        </w:rPr>
      </w:pPr>
      <w:r>
        <w:rPr>
          <w:rFonts w:ascii="宋体" w:hAnsi="宋体" w:eastAsia="宋体"/>
          <w:sz w:val="21"/>
        </w:rPr>
        <w:br w:type="page"/>
      </w:r>
      <w:r>
        <w:rPr>
          <w:rFonts w:ascii="宋体" w:hAnsi="宋体" w:eastAsia="宋体"/>
          <w:b/>
          <w:bCs/>
          <w:sz w:val="44"/>
          <w:szCs w:val="44"/>
        </w:rPr>
        <w:t>目</w:t>
      </w:r>
      <w:r>
        <w:rPr>
          <w:rFonts w:hint="eastAsia" w:ascii="宋体" w:hAnsi="宋体" w:eastAsia="宋体"/>
          <w:b/>
          <w:bCs/>
          <w:sz w:val="44"/>
          <w:szCs w:val="44"/>
          <w:lang w:val="en-US" w:eastAsia="zh-CN"/>
        </w:rPr>
        <w:t xml:space="preserve">  </w:t>
      </w:r>
      <w:r>
        <w:rPr>
          <w:rFonts w:ascii="宋体" w:hAnsi="宋体" w:eastAsia="宋体"/>
          <w:b/>
          <w:bCs/>
          <w:sz w:val="44"/>
          <w:szCs w:val="44"/>
        </w:rPr>
        <w:t>录</w:t>
      </w:r>
    </w:p>
    <w:p w14:paraId="7879A11F">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_Toc13111 </w:instrText>
      </w:r>
      <w:r>
        <w:rPr>
          <w:rFonts w:ascii="Times New Roman" w:hAnsi="Times New Roman" w:cs="Times New Roman"/>
        </w:rPr>
        <w:fldChar w:fldCharType="separate"/>
      </w:r>
      <w:r>
        <w:rPr>
          <w:rFonts w:hint="default"/>
        </w:rPr>
        <w:t>一、阅读指引</w:t>
      </w:r>
      <w:r>
        <w:tab/>
      </w:r>
      <w:r>
        <w:fldChar w:fldCharType="begin"/>
      </w:r>
      <w:r>
        <w:instrText xml:space="preserve"> PAGEREF _Toc13111 \h </w:instrText>
      </w:r>
      <w:r>
        <w:fldChar w:fldCharType="separate"/>
      </w:r>
      <w:r>
        <w:t>8</w:t>
      </w:r>
      <w:r>
        <w:fldChar w:fldCharType="end"/>
      </w:r>
      <w:r>
        <w:rPr>
          <w:rFonts w:ascii="Times New Roman" w:hAnsi="Times New Roman" w:cs="Times New Roman"/>
        </w:rPr>
        <w:fldChar w:fldCharType="end"/>
      </w:r>
    </w:p>
    <w:p w14:paraId="64F5E9D3">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_Toc8994 </w:instrText>
      </w:r>
      <w:r>
        <w:rPr>
          <w:rFonts w:ascii="Times New Roman" w:hAnsi="Times New Roman" w:cs="Times New Roman"/>
        </w:rPr>
        <w:fldChar w:fldCharType="separate"/>
      </w:r>
      <w:r>
        <w:rPr>
          <w:rFonts w:hint="default"/>
        </w:rPr>
        <w:t>二、能力介绍</w:t>
      </w:r>
      <w:r>
        <w:tab/>
      </w:r>
      <w:r>
        <w:fldChar w:fldCharType="begin"/>
      </w:r>
      <w:r>
        <w:instrText xml:space="preserve"> PAGEREF _Toc8994 \h </w:instrText>
      </w:r>
      <w:r>
        <w:fldChar w:fldCharType="separate"/>
      </w:r>
      <w:r>
        <w:t>8</w:t>
      </w:r>
      <w:r>
        <w:fldChar w:fldCharType="end"/>
      </w:r>
      <w:r>
        <w:rPr>
          <w:rFonts w:ascii="Times New Roman" w:hAnsi="Times New Roman" w:cs="Times New Roman"/>
        </w:rPr>
        <w:fldChar w:fldCharType="end"/>
      </w:r>
    </w:p>
    <w:p w14:paraId="348B3E2A">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_Toc2569 </w:instrText>
      </w:r>
      <w:r>
        <w:rPr>
          <w:rFonts w:ascii="Times New Roman" w:hAnsi="Times New Roman" w:cs="Times New Roman"/>
        </w:rPr>
        <w:fldChar w:fldCharType="separate"/>
      </w:r>
      <w:r>
        <w:rPr>
          <w:rFonts w:hint="default"/>
        </w:rPr>
        <w:t>（一）能力简介</w:t>
      </w:r>
      <w:r>
        <w:tab/>
      </w:r>
      <w:r>
        <w:fldChar w:fldCharType="begin"/>
      </w:r>
      <w:r>
        <w:instrText xml:space="preserve"> PAGEREF _Toc2569 \h </w:instrText>
      </w:r>
      <w:r>
        <w:fldChar w:fldCharType="separate"/>
      </w:r>
      <w:r>
        <w:t>8</w:t>
      </w:r>
      <w:r>
        <w:fldChar w:fldCharType="end"/>
      </w:r>
      <w:r>
        <w:rPr>
          <w:rFonts w:ascii="Times New Roman" w:hAnsi="Times New Roman" w:cs="Times New Roman"/>
        </w:rPr>
        <w:fldChar w:fldCharType="end"/>
      </w:r>
    </w:p>
    <w:p w14:paraId="0ACCA91E">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_Toc28819 </w:instrText>
      </w:r>
      <w:r>
        <w:rPr>
          <w:rFonts w:ascii="Times New Roman" w:hAnsi="Times New Roman" w:cs="Times New Roman"/>
        </w:rPr>
        <w:fldChar w:fldCharType="separate"/>
      </w:r>
      <w:r>
        <w:rPr>
          <w:rFonts w:hint="default"/>
        </w:rPr>
        <w:t>（二）应用案例</w:t>
      </w:r>
      <w:r>
        <w:tab/>
      </w:r>
      <w:r>
        <w:fldChar w:fldCharType="begin"/>
      </w:r>
      <w:r>
        <w:instrText xml:space="preserve"> PAGEREF _Toc28819 \h </w:instrText>
      </w:r>
      <w:r>
        <w:fldChar w:fldCharType="separate"/>
      </w:r>
      <w:r>
        <w:t>8</w:t>
      </w:r>
      <w:r>
        <w:fldChar w:fldCharType="end"/>
      </w:r>
      <w:r>
        <w:rPr>
          <w:rFonts w:ascii="Times New Roman" w:hAnsi="Times New Roman" w:cs="Times New Roman"/>
        </w:rPr>
        <w:fldChar w:fldCharType="end"/>
      </w:r>
    </w:p>
    <w:p w14:paraId="54B24FEB">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_Toc28075 </w:instrText>
      </w:r>
      <w:r>
        <w:rPr>
          <w:rFonts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_Toc28075 \h </w:instrText>
      </w:r>
      <w:r>
        <w:fldChar w:fldCharType="separate"/>
      </w:r>
      <w:r>
        <w:t>8</w:t>
      </w:r>
      <w:r>
        <w:fldChar w:fldCharType="end"/>
      </w:r>
      <w:r>
        <w:rPr>
          <w:rFonts w:ascii="Times New Roman" w:hAnsi="Times New Roman" w:cs="Times New Roman"/>
        </w:rPr>
        <w:fldChar w:fldCharType="end"/>
      </w:r>
    </w:p>
    <w:p w14:paraId="33886C4A">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_Toc7407 </w:instrText>
      </w:r>
      <w:r>
        <w:rPr>
          <w:rFonts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_Toc7407 \h </w:instrText>
      </w:r>
      <w:r>
        <w:fldChar w:fldCharType="separate"/>
      </w:r>
      <w:r>
        <w:t>9</w:t>
      </w:r>
      <w:r>
        <w:fldChar w:fldCharType="end"/>
      </w:r>
      <w:r>
        <w:rPr>
          <w:rFonts w:ascii="Times New Roman" w:hAnsi="Times New Roman" w:cs="Times New Roman"/>
        </w:rPr>
        <w:fldChar w:fldCharType="end"/>
      </w:r>
    </w:p>
    <w:p w14:paraId="58E3C191">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_Toc12654 </w:instrText>
      </w:r>
      <w:r>
        <w:rPr>
          <w:rFonts w:ascii="Times New Roman" w:hAnsi="Times New Roman" w:cs="Times New Roman"/>
        </w:rPr>
        <w:fldChar w:fldCharType="separate"/>
      </w:r>
      <w:r>
        <w:rPr>
          <w:rFonts w:hint="eastAsia"/>
          <w:lang w:val="en-US" w:eastAsia="zh-CN"/>
        </w:rPr>
        <w:t>三、政策依据</w:t>
      </w:r>
      <w:r>
        <w:tab/>
      </w:r>
      <w:r>
        <w:fldChar w:fldCharType="begin"/>
      </w:r>
      <w:r>
        <w:instrText xml:space="preserve"> PAGEREF _Toc12654 \h </w:instrText>
      </w:r>
      <w:r>
        <w:fldChar w:fldCharType="separate"/>
      </w:r>
      <w:r>
        <w:t>10</w:t>
      </w:r>
      <w:r>
        <w:fldChar w:fldCharType="end"/>
      </w:r>
      <w:r>
        <w:rPr>
          <w:rFonts w:ascii="Times New Roman" w:hAnsi="Times New Roman" w:cs="Times New Roman"/>
        </w:rPr>
        <w:fldChar w:fldCharType="end"/>
      </w:r>
    </w:p>
    <w:p w14:paraId="187905FC">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_Toc2883 </w:instrText>
      </w:r>
      <w:r>
        <w:rPr>
          <w:rFonts w:ascii="Times New Roman" w:hAnsi="Times New Roman" w:cs="Times New Roman"/>
        </w:rPr>
        <w:fldChar w:fldCharType="separate"/>
      </w:r>
      <w:r>
        <w:rPr>
          <w:rFonts w:hint="eastAsia"/>
          <w:lang w:val="en-US" w:eastAsia="zh-CN"/>
        </w:rPr>
        <w:t>四、</w:t>
      </w:r>
      <w:r>
        <w:rPr>
          <w:rFonts w:hint="default"/>
        </w:rPr>
        <w:t>开发指引</w:t>
      </w:r>
      <w:r>
        <w:tab/>
      </w:r>
      <w:r>
        <w:fldChar w:fldCharType="begin"/>
      </w:r>
      <w:r>
        <w:instrText xml:space="preserve"> PAGEREF _Toc2883 \h </w:instrText>
      </w:r>
      <w:r>
        <w:fldChar w:fldCharType="separate"/>
      </w:r>
      <w:r>
        <w:t>11</w:t>
      </w:r>
      <w:r>
        <w:fldChar w:fldCharType="end"/>
      </w:r>
      <w:r>
        <w:rPr>
          <w:rFonts w:ascii="Times New Roman" w:hAnsi="Times New Roman" w:cs="Times New Roman"/>
        </w:rPr>
        <w:fldChar w:fldCharType="end"/>
      </w:r>
    </w:p>
    <w:p w14:paraId="75730BF4">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_Toc6298 </w:instrText>
      </w:r>
      <w:r>
        <w:rPr>
          <w:rFonts w:ascii="Times New Roman" w:hAnsi="Times New Roman" w:cs="Times New Roman"/>
        </w:rPr>
        <w:fldChar w:fldCharType="separate"/>
      </w:r>
      <w:r>
        <w:rPr>
          <w:rFonts w:hint="default"/>
        </w:rPr>
        <w:t>（一）业务场景</w:t>
      </w:r>
      <w:r>
        <w:tab/>
      </w:r>
      <w:r>
        <w:fldChar w:fldCharType="begin"/>
      </w:r>
      <w:r>
        <w:instrText xml:space="preserve"> PAGEREF _Toc6298 \h </w:instrText>
      </w:r>
      <w:r>
        <w:fldChar w:fldCharType="separate"/>
      </w:r>
      <w:r>
        <w:t>11</w:t>
      </w:r>
      <w:r>
        <w:fldChar w:fldCharType="end"/>
      </w:r>
      <w:r>
        <w:rPr>
          <w:rFonts w:ascii="Times New Roman" w:hAnsi="Times New Roman" w:cs="Times New Roman"/>
        </w:rPr>
        <w:fldChar w:fldCharType="end"/>
      </w:r>
    </w:p>
    <w:p w14:paraId="1A15AD94">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_Toc25496 </w:instrText>
      </w:r>
      <w:r>
        <w:rPr>
          <w:rFonts w:ascii="Times New Roman" w:hAnsi="Times New Roman" w:cs="Times New Roman"/>
        </w:rPr>
        <w:fldChar w:fldCharType="separate"/>
      </w:r>
      <w:r>
        <w:rPr>
          <w:rFonts w:hint="default"/>
        </w:rPr>
        <w:t>1</w:t>
      </w:r>
      <w:r>
        <w:rPr>
          <w:rFonts w:hint="eastAsia"/>
          <w:lang w:val="en-US" w:eastAsia="zh-CN"/>
        </w:rPr>
        <w:t>.</w:t>
      </w:r>
      <w:r>
        <w:rPr>
          <w:rFonts w:hint="default"/>
        </w:rPr>
        <w:t>不动产经营租赁发票开具前置</w:t>
      </w:r>
      <w:r>
        <w:tab/>
      </w:r>
      <w:r>
        <w:fldChar w:fldCharType="begin"/>
      </w:r>
      <w:r>
        <w:instrText xml:space="preserve"> PAGEREF _Toc25496 \h </w:instrText>
      </w:r>
      <w:r>
        <w:fldChar w:fldCharType="separate"/>
      </w:r>
      <w:r>
        <w:t>11</w:t>
      </w:r>
      <w:r>
        <w:fldChar w:fldCharType="end"/>
      </w:r>
      <w:r>
        <w:rPr>
          <w:rFonts w:ascii="Times New Roman" w:hAnsi="Times New Roman" w:cs="Times New Roman"/>
        </w:rPr>
        <w:fldChar w:fldCharType="end"/>
      </w:r>
    </w:p>
    <w:p w14:paraId="4AFE0946">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_Toc6273 </w:instrText>
      </w:r>
      <w:r>
        <w:rPr>
          <w:rFonts w:ascii="Times New Roman" w:hAnsi="Times New Roman" w:cs="Times New Roman"/>
        </w:rPr>
        <w:fldChar w:fldCharType="separate"/>
      </w:r>
      <w:r>
        <w:t>2</w:t>
      </w:r>
      <w:r>
        <w:rPr>
          <w:rFonts w:hint="eastAsia"/>
          <w:lang w:val="en-US" w:eastAsia="zh-CN"/>
        </w:rPr>
        <w:t>.</w:t>
      </w:r>
      <w:r>
        <w:t>不动产经营租赁蓝字发票开具</w:t>
      </w:r>
      <w:r>
        <w:tab/>
      </w:r>
      <w:r>
        <w:fldChar w:fldCharType="begin"/>
      </w:r>
      <w:r>
        <w:instrText xml:space="preserve"> PAGEREF _Toc6273 \h </w:instrText>
      </w:r>
      <w:r>
        <w:fldChar w:fldCharType="separate"/>
      </w:r>
      <w:r>
        <w:t>25</w:t>
      </w:r>
      <w:r>
        <w:fldChar w:fldCharType="end"/>
      </w:r>
      <w:r>
        <w:rPr>
          <w:rFonts w:ascii="Times New Roman" w:hAnsi="Times New Roman" w:cs="Times New Roman"/>
        </w:rPr>
        <w:fldChar w:fldCharType="end"/>
      </w:r>
    </w:p>
    <w:p w14:paraId="10D839F4">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_Toc12427 </w:instrText>
      </w:r>
      <w:r>
        <w:rPr>
          <w:rFonts w:ascii="Times New Roman" w:hAnsi="Times New Roman" w:cs="Times New Roman"/>
        </w:rPr>
        <w:fldChar w:fldCharType="separate"/>
      </w:r>
      <w:r>
        <w:t>3</w:t>
      </w:r>
      <w:r>
        <w:rPr>
          <w:rFonts w:hint="eastAsia"/>
          <w:lang w:val="en-US" w:eastAsia="zh-CN"/>
        </w:rPr>
        <w:t>.</w:t>
      </w:r>
      <w:r>
        <w:t>不动产经营租赁红字确认单申请</w:t>
      </w:r>
      <w:r>
        <w:tab/>
      </w:r>
      <w:r>
        <w:fldChar w:fldCharType="begin"/>
      </w:r>
      <w:r>
        <w:instrText xml:space="preserve"> PAGEREF _Toc12427 \h </w:instrText>
      </w:r>
      <w:r>
        <w:fldChar w:fldCharType="separate"/>
      </w:r>
      <w:r>
        <w:t>44</w:t>
      </w:r>
      <w:r>
        <w:fldChar w:fldCharType="end"/>
      </w:r>
      <w:r>
        <w:rPr>
          <w:rFonts w:ascii="Times New Roman" w:hAnsi="Times New Roman" w:cs="Times New Roman"/>
        </w:rPr>
        <w:fldChar w:fldCharType="end"/>
      </w:r>
    </w:p>
    <w:p w14:paraId="2ED71B72">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_Toc6859 </w:instrText>
      </w:r>
      <w:r>
        <w:rPr>
          <w:rFonts w:ascii="Times New Roman" w:hAnsi="Times New Roman" w:cs="Times New Roman"/>
        </w:rPr>
        <w:fldChar w:fldCharType="separate"/>
      </w:r>
      <w:r>
        <w:t>4</w:t>
      </w:r>
      <w:r>
        <w:rPr>
          <w:rFonts w:hint="eastAsia"/>
          <w:lang w:val="en-US" w:eastAsia="zh-CN"/>
        </w:rPr>
        <w:t>.</w:t>
      </w:r>
      <w:r>
        <w:t>不动产经营租赁红字确认单确认</w:t>
      </w:r>
      <w:r>
        <w:tab/>
      </w:r>
      <w:r>
        <w:fldChar w:fldCharType="begin"/>
      </w:r>
      <w:r>
        <w:instrText xml:space="preserve"> PAGEREF _Toc6859 \h </w:instrText>
      </w:r>
      <w:r>
        <w:fldChar w:fldCharType="separate"/>
      </w:r>
      <w:r>
        <w:t>52</w:t>
      </w:r>
      <w:r>
        <w:fldChar w:fldCharType="end"/>
      </w:r>
      <w:r>
        <w:rPr>
          <w:rFonts w:ascii="Times New Roman" w:hAnsi="Times New Roman" w:cs="Times New Roman"/>
        </w:rPr>
        <w:fldChar w:fldCharType="end"/>
      </w:r>
    </w:p>
    <w:p w14:paraId="474ED84B">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_Toc225 </w:instrText>
      </w:r>
      <w:r>
        <w:rPr>
          <w:rFonts w:ascii="Times New Roman" w:hAnsi="Times New Roman" w:cs="Times New Roman"/>
        </w:rPr>
        <w:fldChar w:fldCharType="separate"/>
      </w:r>
      <w:r>
        <w:t>5</w:t>
      </w:r>
      <w:r>
        <w:rPr>
          <w:rFonts w:hint="eastAsia"/>
          <w:lang w:val="en-US" w:eastAsia="zh-CN"/>
        </w:rPr>
        <w:t>.</w:t>
      </w:r>
      <w:r>
        <w:t>不动产经营租赁红字发票开具</w:t>
      </w:r>
      <w:r>
        <w:tab/>
      </w:r>
      <w:r>
        <w:fldChar w:fldCharType="begin"/>
      </w:r>
      <w:r>
        <w:instrText xml:space="preserve"> PAGEREF _Toc225 \h </w:instrText>
      </w:r>
      <w:r>
        <w:fldChar w:fldCharType="separate"/>
      </w:r>
      <w:r>
        <w:t>58</w:t>
      </w:r>
      <w:r>
        <w:fldChar w:fldCharType="end"/>
      </w:r>
      <w:r>
        <w:rPr>
          <w:rFonts w:ascii="Times New Roman" w:hAnsi="Times New Roman" w:cs="Times New Roman"/>
        </w:rPr>
        <w:fldChar w:fldCharType="end"/>
      </w:r>
    </w:p>
    <w:p w14:paraId="630FA8EF">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_Toc27727 </w:instrText>
      </w:r>
      <w:r>
        <w:rPr>
          <w:rFonts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_Toc27727 \h </w:instrText>
      </w:r>
      <w:r>
        <w:fldChar w:fldCharType="separate"/>
      </w:r>
      <w:r>
        <w:t>71</w:t>
      </w:r>
      <w:r>
        <w:fldChar w:fldCharType="end"/>
      </w:r>
      <w:r>
        <w:rPr>
          <w:rFonts w:ascii="Times New Roman" w:hAnsi="Times New Roman" w:cs="Times New Roman"/>
        </w:rPr>
        <w:fldChar w:fldCharType="end"/>
      </w:r>
    </w:p>
    <w:p w14:paraId="27911EE8">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_Toc27749 </w:instrText>
      </w:r>
      <w:r>
        <w:rPr>
          <w:rFonts w:ascii="Times New Roman" w:hAnsi="Times New Roman" w:cs="Times New Roman"/>
        </w:rPr>
        <w:fldChar w:fldCharType="separate"/>
      </w:r>
      <w:r>
        <w:rPr>
          <w:rFonts w:hint="eastAsia" w:ascii="Helvetica" w:hAnsi="Helvetica" w:eastAsia="宋体" w:cs="Helvetica"/>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_Toc27749 \h </w:instrText>
      </w:r>
      <w:r>
        <w:fldChar w:fldCharType="separate"/>
      </w:r>
      <w:r>
        <w:t>75</w:t>
      </w:r>
      <w:r>
        <w:fldChar w:fldCharType="end"/>
      </w:r>
      <w:r>
        <w:rPr>
          <w:rFonts w:ascii="Times New Roman" w:hAnsi="Times New Roman" w:cs="Times New Roman"/>
        </w:rPr>
        <w:fldChar w:fldCharType="end"/>
      </w:r>
    </w:p>
    <w:p w14:paraId="196362B1">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_Toc4788 </w:instrText>
      </w:r>
      <w:r>
        <w:rPr>
          <w:rFonts w:ascii="Times New Roman" w:hAnsi="Times New Roman" w:cs="Times New Roman"/>
        </w:rPr>
        <w:fldChar w:fldCharType="separate"/>
      </w:r>
      <w:r>
        <w:rPr>
          <w:lang w:eastAsia="zh-CN"/>
        </w:rPr>
        <w:t>（一）</w:t>
      </w:r>
      <w:r>
        <w:rPr>
          <w:rFonts w:hint="eastAsia"/>
          <w:lang w:val="en-US" w:eastAsia="zh-CN"/>
        </w:rPr>
        <w:t>能力编码</w:t>
      </w:r>
      <w:r>
        <w:tab/>
      </w:r>
      <w:r>
        <w:fldChar w:fldCharType="begin"/>
      </w:r>
      <w:r>
        <w:instrText xml:space="preserve"> PAGEREF _Toc4788 \h </w:instrText>
      </w:r>
      <w:r>
        <w:fldChar w:fldCharType="separate"/>
      </w:r>
      <w:r>
        <w:t>75</w:t>
      </w:r>
      <w:r>
        <w:fldChar w:fldCharType="end"/>
      </w:r>
      <w:r>
        <w:rPr>
          <w:rFonts w:ascii="Times New Roman" w:hAnsi="Times New Roman" w:cs="Times New Roman"/>
        </w:rPr>
        <w:fldChar w:fldCharType="end"/>
      </w:r>
    </w:p>
    <w:p w14:paraId="1E2D85B5">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_Toc8965 </w:instrText>
      </w:r>
      <w:r>
        <w:rPr>
          <w:rFonts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_Toc8965 \h </w:instrText>
      </w:r>
      <w:r>
        <w:fldChar w:fldCharType="separate"/>
      </w:r>
      <w:r>
        <w:t>75</w:t>
      </w:r>
      <w:r>
        <w:fldChar w:fldCharType="end"/>
      </w:r>
      <w:r>
        <w:rPr>
          <w:rFonts w:ascii="Times New Roman" w:hAnsi="Times New Roman" w:cs="Times New Roman"/>
        </w:rPr>
        <w:fldChar w:fldCharType="end"/>
      </w:r>
    </w:p>
    <w:p w14:paraId="199E8AFF">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_Toc17291 </w:instrText>
      </w:r>
      <w:r>
        <w:rPr>
          <w:rFonts w:ascii="Times New Roman" w:hAnsi="Times New Roman" w:cs="Times New Roman"/>
        </w:rPr>
        <w:fldChar w:fldCharType="separate"/>
      </w:r>
      <w:r>
        <w:rPr>
          <w:rFonts w:hint="default"/>
        </w:rPr>
        <w:t>1.获取发票批量预赋码信息</w:t>
      </w:r>
      <w:r>
        <w:tab/>
      </w:r>
      <w:r>
        <w:fldChar w:fldCharType="begin"/>
      </w:r>
      <w:r>
        <w:instrText xml:space="preserve"> PAGEREF _Toc17291 \h </w:instrText>
      </w:r>
      <w:r>
        <w:fldChar w:fldCharType="separate"/>
      </w:r>
      <w:r>
        <w:t>76</w:t>
      </w:r>
      <w:r>
        <w:fldChar w:fldCharType="end"/>
      </w:r>
      <w:r>
        <w:rPr>
          <w:rFonts w:ascii="Times New Roman" w:hAnsi="Times New Roman" w:cs="Times New Roman"/>
        </w:rPr>
        <w:fldChar w:fldCharType="end"/>
      </w:r>
    </w:p>
    <w:p w14:paraId="711C3940">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_Toc7166 </w:instrText>
      </w:r>
      <w:r>
        <w:rPr>
          <w:rFonts w:ascii="Times New Roman" w:hAnsi="Times New Roman" w:cs="Times New Roman"/>
        </w:rPr>
        <w:fldChar w:fldCharType="separate"/>
      </w:r>
      <w:r>
        <w:rPr>
          <w:rFonts w:hint="default"/>
        </w:rPr>
        <w:t>2.查询授信额度</w:t>
      </w:r>
      <w:r>
        <w:tab/>
      </w:r>
      <w:r>
        <w:fldChar w:fldCharType="begin"/>
      </w:r>
      <w:r>
        <w:instrText xml:space="preserve"> PAGEREF _Toc7166 \h </w:instrText>
      </w:r>
      <w:r>
        <w:fldChar w:fldCharType="separate"/>
      </w:r>
      <w:r>
        <w:t>78</w:t>
      </w:r>
      <w:r>
        <w:fldChar w:fldCharType="end"/>
      </w:r>
      <w:r>
        <w:rPr>
          <w:rFonts w:ascii="Times New Roman" w:hAnsi="Times New Roman" w:cs="Times New Roman"/>
        </w:rPr>
        <w:fldChar w:fldCharType="end"/>
      </w:r>
    </w:p>
    <w:p w14:paraId="3CAEBD8F">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_Toc6468 </w:instrText>
      </w:r>
      <w:r>
        <w:rPr>
          <w:rFonts w:ascii="Times New Roman" w:hAnsi="Times New Roman" w:cs="Times New Roman"/>
        </w:rPr>
        <w:fldChar w:fldCharType="separate"/>
      </w:r>
      <w:r>
        <w:rPr>
          <w:rFonts w:hint="default"/>
        </w:rPr>
        <w:t>3.下载/退回授信额度</w:t>
      </w:r>
      <w:r>
        <w:tab/>
      </w:r>
      <w:r>
        <w:fldChar w:fldCharType="begin"/>
      </w:r>
      <w:r>
        <w:instrText xml:space="preserve"> PAGEREF _Toc6468 \h </w:instrText>
      </w:r>
      <w:r>
        <w:fldChar w:fldCharType="separate"/>
      </w:r>
      <w:r>
        <w:t>80</w:t>
      </w:r>
      <w:r>
        <w:fldChar w:fldCharType="end"/>
      </w:r>
      <w:r>
        <w:rPr>
          <w:rFonts w:ascii="Times New Roman" w:hAnsi="Times New Roman" w:cs="Times New Roman"/>
        </w:rPr>
        <w:fldChar w:fldCharType="end"/>
      </w:r>
    </w:p>
    <w:p w14:paraId="4EF88196">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_Toc12163 </w:instrText>
      </w:r>
      <w:r>
        <w:rPr>
          <w:rFonts w:ascii="Times New Roman" w:hAnsi="Times New Roman" w:cs="Times New Roman"/>
        </w:rPr>
        <w:fldChar w:fldCharType="separate"/>
      </w:r>
      <w:r>
        <w:rPr>
          <w:rFonts w:hint="default"/>
        </w:rPr>
        <w:t>4.调整授信额度有效期</w:t>
      </w:r>
      <w:r>
        <w:tab/>
      </w:r>
      <w:r>
        <w:fldChar w:fldCharType="begin"/>
      </w:r>
      <w:r>
        <w:instrText xml:space="preserve"> PAGEREF _Toc12163 \h </w:instrText>
      </w:r>
      <w:r>
        <w:fldChar w:fldCharType="separate"/>
      </w:r>
      <w:r>
        <w:t>83</w:t>
      </w:r>
      <w:r>
        <w:fldChar w:fldCharType="end"/>
      </w:r>
      <w:r>
        <w:rPr>
          <w:rFonts w:ascii="Times New Roman" w:hAnsi="Times New Roman" w:cs="Times New Roman"/>
        </w:rPr>
        <w:fldChar w:fldCharType="end"/>
      </w:r>
    </w:p>
    <w:p w14:paraId="6F7E74A5">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_Toc7363 </w:instrText>
      </w:r>
      <w:r>
        <w:rPr>
          <w:rFonts w:ascii="Times New Roman" w:hAnsi="Times New Roman" w:cs="Times New Roman"/>
        </w:rPr>
        <w:fldChar w:fldCharType="separate"/>
      </w:r>
      <w:r>
        <w:rPr>
          <w:rFonts w:hint="default"/>
        </w:rPr>
        <w:t>5.查询纳税人风险信息</w:t>
      </w:r>
      <w:r>
        <w:tab/>
      </w:r>
      <w:r>
        <w:fldChar w:fldCharType="begin"/>
      </w:r>
      <w:r>
        <w:instrText xml:space="preserve"> PAGEREF _Toc7363 \h </w:instrText>
      </w:r>
      <w:r>
        <w:fldChar w:fldCharType="separate"/>
      </w:r>
      <w:r>
        <w:t>85</w:t>
      </w:r>
      <w:r>
        <w:fldChar w:fldCharType="end"/>
      </w:r>
      <w:r>
        <w:rPr>
          <w:rFonts w:ascii="Times New Roman" w:hAnsi="Times New Roman" w:cs="Times New Roman"/>
        </w:rPr>
        <w:fldChar w:fldCharType="end"/>
      </w:r>
    </w:p>
    <w:p w14:paraId="6C8D6834">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_Toc30331 </w:instrText>
      </w:r>
      <w:r>
        <w:rPr>
          <w:rFonts w:ascii="Times New Roman" w:hAnsi="Times New Roman" w:cs="Times New Roman"/>
        </w:rPr>
        <w:fldChar w:fldCharType="separate"/>
      </w:r>
      <w:r>
        <w:rPr>
          <w:rFonts w:hint="default"/>
        </w:rPr>
        <w:t>6.查询纳税人基本信息</w:t>
      </w:r>
      <w:r>
        <w:tab/>
      </w:r>
      <w:r>
        <w:fldChar w:fldCharType="begin"/>
      </w:r>
      <w:r>
        <w:instrText xml:space="preserve"> PAGEREF _Toc30331 \h </w:instrText>
      </w:r>
      <w:r>
        <w:fldChar w:fldCharType="separate"/>
      </w:r>
      <w:r>
        <w:t>87</w:t>
      </w:r>
      <w:r>
        <w:fldChar w:fldCharType="end"/>
      </w:r>
      <w:r>
        <w:rPr>
          <w:rFonts w:ascii="Times New Roman" w:hAnsi="Times New Roman" w:cs="Times New Roman"/>
        </w:rPr>
        <w:fldChar w:fldCharType="end"/>
      </w:r>
    </w:p>
    <w:p w14:paraId="35FCDF35">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_Toc12445 </w:instrText>
      </w:r>
      <w:r>
        <w:rPr>
          <w:rFonts w:ascii="Times New Roman" w:hAnsi="Times New Roman" w:cs="Times New Roman"/>
        </w:rPr>
        <w:fldChar w:fldCharType="separate"/>
      </w:r>
      <w:r>
        <w:rPr>
          <w:rFonts w:hint="default"/>
        </w:rPr>
        <w:t>7.查询可用税率信息</w:t>
      </w:r>
      <w:r>
        <w:tab/>
      </w:r>
      <w:r>
        <w:fldChar w:fldCharType="begin"/>
      </w:r>
      <w:r>
        <w:instrText xml:space="preserve"> PAGEREF _Toc12445 \h </w:instrText>
      </w:r>
      <w:r>
        <w:fldChar w:fldCharType="separate"/>
      </w:r>
      <w:r>
        <w:t>95</w:t>
      </w:r>
      <w:r>
        <w:fldChar w:fldCharType="end"/>
      </w:r>
      <w:r>
        <w:rPr>
          <w:rFonts w:ascii="Times New Roman" w:hAnsi="Times New Roman" w:cs="Times New Roman"/>
        </w:rPr>
        <w:fldChar w:fldCharType="end"/>
      </w:r>
    </w:p>
    <w:p w14:paraId="1EF91614">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_Toc26950 </w:instrText>
      </w:r>
      <w:r>
        <w:rPr>
          <w:rFonts w:ascii="Times New Roman" w:hAnsi="Times New Roman" w:cs="Times New Roman"/>
        </w:rPr>
        <w:fldChar w:fldCharType="separate"/>
      </w:r>
      <w:r>
        <w:rPr>
          <w:rFonts w:hint="default"/>
        </w:rPr>
        <w:t>8.查询税收分类编码信息</w:t>
      </w:r>
      <w:r>
        <w:tab/>
      </w:r>
      <w:r>
        <w:fldChar w:fldCharType="begin"/>
      </w:r>
      <w:r>
        <w:instrText xml:space="preserve"> PAGEREF _Toc26950 \h </w:instrText>
      </w:r>
      <w:r>
        <w:fldChar w:fldCharType="separate"/>
      </w:r>
      <w:r>
        <w:t>97</w:t>
      </w:r>
      <w:r>
        <w:fldChar w:fldCharType="end"/>
      </w:r>
      <w:r>
        <w:rPr>
          <w:rFonts w:ascii="Times New Roman" w:hAnsi="Times New Roman" w:cs="Times New Roman"/>
        </w:rPr>
        <w:fldChar w:fldCharType="end"/>
      </w:r>
    </w:p>
    <w:p w14:paraId="0B1F29C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_Toc4938 </w:instrText>
      </w:r>
      <w:r>
        <w:rPr>
          <w:rFonts w:ascii="Times New Roman" w:hAnsi="Times New Roman" w:cs="Times New Roman"/>
        </w:rPr>
        <w:fldChar w:fldCharType="separate"/>
      </w:r>
      <w:r>
        <w:rPr>
          <w:rFonts w:hint="default"/>
        </w:rPr>
        <w:t>9.批量发票下载申请</w:t>
      </w:r>
      <w:r>
        <w:tab/>
      </w:r>
      <w:r>
        <w:fldChar w:fldCharType="begin"/>
      </w:r>
      <w:r>
        <w:instrText xml:space="preserve"> PAGEREF _Toc4938 \h </w:instrText>
      </w:r>
      <w:r>
        <w:fldChar w:fldCharType="separate"/>
      </w:r>
      <w:r>
        <w:t>102</w:t>
      </w:r>
      <w:r>
        <w:fldChar w:fldCharType="end"/>
      </w:r>
      <w:r>
        <w:rPr>
          <w:rFonts w:ascii="Times New Roman" w:hAnsi="Times New Roman" w:cs="Times New Roman"/>
        </w:rPr>
        <w:fldChar w:fldCharType="end"/>
      </w:r>
    </w:p>
    <w:p w14:paraId="33B010EC">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_Toc15795 </w:instrText>
      </w:r>
      <w:r>
        <w:rPr>
          <w:rFonts w:ascii="Times New Roman" w:hAnsi="Times New Roman" w:cs="Times New Roman"/>
        </w:rPr>
        <w:fldChar w:fldCharType="separate"/>
      </w:r>
      <w:r>
        <w:rPr>
          <w:rFonts w:hint="default"/>
        </w:rPr>
        <w:t>10.发票状态信息查询</w:t>
      </w:r>
      <w:r>
        <w:tab/>
      </w:r>
      <w:r>
        <w:fldChar w:fldCharType="begin"/>
      </w:r>
      <w:r>
        <w:instrText xml:space="preserve"> PAGEREF _Toc15795 \h </w:instrText>
      </w:r>
      <w:r>
        <w:fldChar w:fldCharType="separate"/>
      </w:r>
      <w:r>
        <w:t>102</w:t>
      </w:r>
      <w:r>
        <w:fldChar w:fldCharType="end"/>
      </w:r>
      <w:r>
        <w:rPr>
          <w:rFonts w:ascii="Times New Roman" w:hAnsi="Times New Roman" w:cs="Times New Roman"/>
        </w:rPr>
        <w:fldChar w:fldCharType="end"/>
      </w:r>
    </w:p>
    <w:p w14:paraId="69163917">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_Toc6089 </w:instrText>
      </w:r>
      <w:r>
        <w:rPr>
          <w:rFonts w:ascii="Times New Roman" w:hAnsi="Times New Roman" w:cs="Times New Roman"/>
        </w:rPr>
        <w:fldChar w:fldCharType="separate"/>
      </w:r>
      <w:r>
        <w:rPr>
          <w:rFonts w:hint="default"/>
        </w:rPr>
        <w:t>11.查询不动产经营租赁红字确认单明细信息</w:t>
      </w:r>
      <w:r>
        <w:tab/>
      </w:r>
      <w:r>
        <w:fldChar w:fldCharType="begin"/>
      </w:r>
      <w:r>
        <w:instrText xml:space="preserve"> PAGEREF _Toc6089 \h </w:instrText>
      </w:r>
      <w:r>
        <w:fldChar w:fldCharType="separate"/>
      </w:r>
      <w:r>
        <w:t>102</w:t>
      </w:r>
      <w:r>
        <w:fldChar w:fldCharType="end"/>
      </w:r>
      <w:r>
        <w:rPr>
          <w:rFonts w:ascii="Times New Roman" w:hAnsi="Times New Roman" w:cs="Times New Roman"/>
        </w:rPr>
        <w:fldChar w:fldCharType="end"/>
      </w:r>
    </w:p>
    <w:p w14:paraId="6E59A7F0">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_Toc17797 </w:instrText>
      </w:r>
      <w:r>
        <w:rPr>
          <w:rFonts w:ascii="Times New Roman" w:hAnsi="Times New Roman" w:cs="Times New Roman"/>
        </w:rPr>
        <w:fldChar w:fldCharType="separate"/>
      </w:r>
      <w:r>
        <w:rPr>
          <w:rFonts w:hint="default"/>
        </w:rPr>
        <w:t>12.不动产经营租赁发票上传</w:t>
      </w:r>
      <w:r>
        <w:tab/>
      </w:r>
      <w:r>
        <w:fldChar w:fldCharType="begin"/>
      </w:r>
      <w:r>
        <w:instrText xml:space="preserve"> PAGEREF _Toc17797 \h </w:instrText>
      </w:r>
      <w:r>
        <w:fldChar w:fldCharType="separate"/>
      </w:r>
      <w:r>
        <w:t>107</w:t>
      </w:r>
      <w:r>
        <w:fldChar w:fldCharType="end"/>
      </w:r>
      <w:r>
        <w:rPr>
          <w:rFonts w:ascii="Times New Roman" w:hAnsi="Times New Roman" w:cs="Times New Roman"/>
        </w:rPr>
        <w:fldChar w:fldCharType="end"/>
      </w:r>
    </w:p>
    <w:p w14:paraId="55B64F45">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_Toc23095 </w:instrText>
      </w:r>
      <w:r>
        <w:rPr>
          <w:rFonts w:ascii="Times New Roman" w:hAnsi="Times New Roman" w:cs="Times New Roman"/>
        </w:rPr>
        <w:fldChar w:fldCharType="separate"/>
      </w:r>
      <w:r>
        <w:rPr>
          <w:rFonts w:hint="default"/>
        </w:rPr>
        <w:t>13.查询不动产经营租赁红字确认单列表信息</w:t>
      </w:r>
      <w:r>
        <w:tab/>
      </w:r>
      <w:r>
        <w:fldChar w:fldCharType="begin"/>
      </w:r>
      <w:r>
        <w:instrText xml:space="preserve"> PAGEREF _Toc23095 \h </w:instrText>
      </w:r>
      <w:r>
        <w:fldChar w:fldCharType="separate"/>
      </w:r>
      <w:r>
        <w:t>122</w:t>
      </w:r>
      <w:r>
        <w:fldChar w:fldCharType="end"/>
      </w:r>
      <w:r>
        <w:rPr>
          <w:rFonts w:ascii="Times New Roman" w:hAnsi="Times New Roman" w:cs="Times New Roman"/>
        </w:rPr>
        <w:fldChar w:fldCharType="end"/>
      </w:r>
    </w:p>
    <w:p w14:paraId="194B7FF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_Toc1704 </w:instrText>
      </w:r>
      <w:r>
        <w:rPr>
          <w:rFonts w:ascii="Times New Roman" w:hAnsi="Times New Roman" w:cs="Times New Roman"/>
        </w:rPr>
        <w:fldChar w:fldCharType="separate"/>
      </w:r>
      <w:r>
        <w:rPr>
          <w:rFonts w:hint="default"/>
        </w:rPr>
        <w:t>14.查询不动产经营租赁发票上传结果</w:t>
      </w:r>
      <w:r>
        <w:tab/>
      </w:r>
      <w:r>
        <w:fldChar w:fldCharType="begin"/>
      </w:r>
      <w:r>
        <w:instrText xml:space="preserve"> PAGEREF _Toc1704 \h </w:instrText>
      </w:r>
      <w:r>
        <w:fldChar w:fldCharType="separate"/>
      </w:r>
      <w:r>
        <w:t>127</w:t>
      </w:r>
      <w:r>
        <w:fldChar w:fldCharType="end"/>
      </w:r>
      <w:r>
        <w:rPr>
          <w:rFonts w:ascii="Times New Roman" w:hAnsi="Times New Roman" w:cs="Times New Roman"/>
        </w:rPr>
        <w:fldChar w:fldCharType="end"/>
      </w:r>
    </w:p>
    <w:p w14:paraId="252BA99A">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_Toc2024 </w:instrText>
      </w:r>
      <w:r>
        <w:rPr>
          <w:rFonts w:ascii="Times New Roman" w:hAnsi="Times New Roman" w:cs="Times New Roman"/>
        </w:rPr>
        <w:fldChar w:fldCharType="separate"/>
      </w:r>
      <w:r>
        <w:rPr>
          <w:rFonts w:hint="default"/>
        </w:rPr>
        <w:t>15.不动产经营租赁红字确认单申请</w:t>
      </w:r>
      <w:r>
        <w:tab/>
      </w:r>
      <w:r>
        <w:fldChar w:fldCharType="begin"/>
      </w:r>
      <w:r>
        <w:instrText xml:space="preserve"> PAGEREF _Toc2024 \h </w:instrText>
      </w:r>
      <w:r>
        <w:fldChar w:fldCharType="separate"/>
      </w:r>
      <w:r>
        <w:t>129</w:t>
      </w:r>
      <w:r>
        <w:fldChar w:fldCharType="end"/>
      </w:r>
      <w:r>
        <w:rPr>
          <w:rFonts w:ascii="Times New Roman" w:hAnsi="Times New Roman" w:cs="Times New Roman"/>
        </w:rPr>
        <w:fldChar w:fldCharType="end"/>
      </w:r>
    </w:p>
    <w:p w14:paraId="3EB11652">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_Toc26526 </w:instrText>
      </w:r>
      <w:r>
        <w:rPr>
          <w:rFonts w:ascii="Times New Roman" w:hAnsi="Times New Roman" w:cs="Times New Roman"/>
        </w:rPr>
        <w:fldChar w:fldCharType="separate"/>
      </w:r>
      <w:r>
        <w:rPr>
          <w:rFonts w:hint="default"/>
        </w:rPr>
        <w:t>16.不动产经营租赁红字确认单确认</w:t>
      </w:r>
      <w:r>
        <w:tab/>
      </w:r>
      <w:r>
        <w:fldChar w:fldCharType="begin"/>
      </w:r>
      <w:r>
        <w:instrText xml:space="preserve"> PAGEREF _Toc26526 \h </w:instrText>
      </w:r>
      <w:r>
        <w:fldChar w:fldCharType="separate"/>
      </w:r>
      <w:r>
        <w:t>133</w:t>
      </w:r>
      <w:r>
        <w:fldChar w:fldCharType="end"/>
      </w:r>
      <w:r>
        <w:rPr>
          <w:rFonts w:ascii="Times New Roman" w:hAnsi="Times New Roman" w:cs="Times New Roman"/>
        </w:rPr>
        <w:fldChar w:fldCharType="end"/>
      </w:r>
    </w:p>
    <w:p w14:paraId="40AC3839">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_Toc30864 </w:instrText>
      </w:r>
      <w:r>
        <w:rPr>
          <w:rFonts w:ascii="Times New Roman" w:hAnsi="Times New Roman" w:cs="Times New Roman"/>
        </w:rPr>
        <w:fldChar w:fldCharType="separate"/>
      </w:r>
      <w:r>
        <w:rPr>
          <w:rFonts w:hint="default"/>
        </w:rPr>
        <w:t>17.上传发票汇总确认信息</w:t>
      </w:r>
      <w:r>
        <w:tab/>
      </w:r>
      <w:r>
        <w:fldChar w:fldCharType="begin"/>
      </w:r>
      <w:r>
        <w:instrText xml:space="preserve"> PAGEREF _Toc30864 \h </w:instrText>
      </w:r>
      <w:r>
        <w:fldChar w:fldCharType="separate"/>
      </w:r>
      <w:r>
        <w:t>135</w:t>
      </w:r>
      <w:r>
        <w:fldChar w:fldCharType="end"/>
      </w:r>
      <w:r>
        <w:rPr>
          <w:rFonts w:ascii="Times New Roman" w:hAnsi="Times New Roman" w:cs="Times New Roman"/>
        </w:rPr>
        <w:fldChar w:fldCharType="end"/>
      </w:r>
    </w:p>
    <w:p w14:paraId="6CD9D2E1">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_Toc26157 </w:instrText>
      </w:r>
      <w:r>
        <w:rPr>
          <w:rFonts w:ascii="Times New Roman" w:hAnsi="Times New Roman" w:cs="Times New Roman"/>
        </w:rPr>
        <w:fldChar w:fldCharType="separate"/>
      </w:r>
      <w:r>
        <w:rPr>
          <w:rFonts w:hint="default"/>
        </w:rPr>
        <w:t>18.查询发票汇总确认信息</w:t>
      </w:r>
      <w:r>
        <w:tab/>
      </w:r>
      <w:r>
        <w:fldChar w:fldCharType="begin"/>
      </w:r>
      <w:r>
        <w:instrText xml:space="preserve"> PAGEREF _Toc26157 \h </w:instrText>
      </w:r>
      <w:r>
        <w:fldChar w:fldCharType="separate"/>
      </w:r>
      <w:r>
        <w:t>137</w:t>
      </w:r>
      <w:r>
        <w:fldChar w:fldCharType="end"/>
      </w:r>
      <w:r>
        <w:rPr>
          <w:rFonts w:ascii="Times New Roman" w:hAnsi="Times New Roman" w:cs="Times New Roman"/>
        </w:rPr>
        <w:fldChar w:fldCharType="end"/>
      </w:r>
    </w:p>
    <w:p w14:paraId="6B226A71">
      <w:pPr>
        <w:pStyle w:val="13"/>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_Toc27116 </w:instrText>
      </w:r>
      <w:r>
        <w:rPr>
          <w:rFonts w:ascii="Times New Roman" w:hAnsi="Times New Roman" w:cs="Times New Roman"/>
        </w:rPr>
        <w:fldChar w:fldCharType="separate"/>
      </w:r>
      <w:r>
        <w:rPr>
          <w:rFonts w:hint="eastAsia"/>
          <w:lang w:val="en-US" w:eastAsia="zh-CN"/>
        </w:rPr>
        <w:t>19</w:t>
      </w:r>
      <w:r>
        <w:rPr>
          <w:rFonts w:hint="default"/>
        </w:rPr>
        <w:t>.查询</w:t>
      </w:r>
      <w:r>
        <w:rPr>
          <w:rFonts w:hint="eastAsia"/>
          <w:lang w:val="en-US" w:eastAsia="zh-CN"/>
        </w:rPr>
        <w:t>差额征税编码</w:t>
      </w:r>
      <w:r>
        <w:tab/>
      </w:r>
      <w:r>
        <w:fldChar w:fldCharType="begin"/>
      </w:r>
      <w:r>
        <w:instrText xml:space="preserve"> PAGEREF _Toc27116 \h </w:instrText>
      </w:r>
      <w:r>
        <w:fldChar w:fldCharType="separate"/>
      </w:r>
      <w:r>
        <w:t>140</w:t>
      </w:r>
      <w:r>
        <w:fldChar w:fldCharType="end"/>
      </w:r>
      <w:r>
        <w:rPr>
          <w:rFonts w:ascii="Times New Roman" w:hAnsi="Times New Roman" w:cs="Times New Roman"/>
        </w:rPr>
        <w:fldChar w:fldCharType="end"/>
      </w:r>
    </w:p>
    <w:p w14:paraId="5E593E20">
      <w:pPr>
        <w:pStyle w:val="17"/>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_Toc12057 </w:instrText>
      </w:r>
      <w:r>
        <w:rPr>
          <w:rFonts w:ascii="Times New Roman" w:hAnsi="Times New Roman" w:cs="Times New Roman"/>
        </w:rPr>
        <w:fldChar w:fldCharType="separate"/>
      </w:r>
      <w:r>
        <w:rPr>
          <w:rFonts w:hint="eastAsia"/>
          <w:lang w:val="en-US" w:eastAsia="zh-CN"/>
        </w:rPr>
        <w:t>六、附件</w:t>
      </w:r>
      <w:r>
        <w:tab/>
      </w:r>
      <w:r>
        <w:fldChar w:fldCharType="begin"/>
      </w:r>
      <w:r>
        <w:instrText xml:space="preserve"> PAGEREF _Toc12057 \h </w:instrText>
      </w:r>
      <w:r>
        <w:fldChar w:fldCharType="separate"/>
      </w:r>
      <w:r>
        <w:t>143</w:t>
      </w:r>
      <w:r>
        <w:fldChar w:fldCharType="end"/>
      </w:r>
      <w:r>
        <w:rPr>
          <w:rFonts w:ascii="Times New Roman" w:hAnsi="Times New Roman" w:cs="Times New Roman"/>
        </w:rPr>
        <w:fldChar w:fldCharType="end"/>
      </w:r>
    </w:p>
    <w:p w14:paraId="5632C482">
      <w:pPr>
        <w:pStyle w:val="20"/>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_Toc3015 </w:instrText>
      </w:r>
      <w:r>
        <w:rPr>
          <w:rFonts w:ascii="Times New Roman" w:hAnsi="Times New Roman" w:cs="Times New Roman"/>
        </w:rPr>
        <w:fldChar w:fldCharType="separate"/>
      </w:r>
      <w:r>
        <w:rPr>
          <w:rFonts w:hint="eastAsia"/>
          <w:lang w:val="en-US" w:eastAsia="zh-CN"/>
        </w:rPr>
        <w:t>（一）国籍代码表</w:t>
      </w:r>
      <w:r>
        <w:tab/>
      </w:r>
      <w:r>
        <w:fldChar w:fldCharType="begin"/>
      </w:r>
      <w:r>
        <w:instrText xml:space="preserve"> PAGEREF _Toc3015 \h </w:instrText>
      </w:r>
      <w:r>
        <w:fldChar w:fldCharType="separate"/>
      </w:r>
      <w:r>
        <w:t>143</w:t>
      </w:r>
      <w:r>
        <w:fldChar w:fldCharType="end"/>
      </w:r>
      <w:r>
        <w:rPr>
          <w:rFonts w:ascii="Times New Roman" w:hAnsi="Times New Roman" w:cs="Times New Roman"/>
        </w:rPr>
        <w:fldChar w:fldCharType="end"/>
      </w:r>
    </w:p>
    <w:p w14:paraId="3B17FB3A">
      <w:pPr>
        <w:pStyle w:val="30"/>
        <w:bidi w:val="0"/>
      </w:pPr>
      <w:r>
        <w:rPr>
          <w:rFonts w:ascii="Times New Roman" w:hAnsi="Times New Roman" w:cs="Times New Roman"/>
        </w:rPr>
        <w:fldChar w:fldCharType="end"/>
      </w:r>
    </w:p>
    <w:p w14:paraId="0E6F41BF">
      <w:pPr>
        <w:pStyle w:val="30"/>
        <w:bidi w:val="0"/>
      </w:pPr>
    </w:p>
    <w:p w14:paraId="4141C51B">
      <w:pPr>
        <w:pStyle w:val="30"/>
        <w:bidi w:val="0"/>
      </w:pPr>
    </w:p>
    <w:p w14:paraId="56F9ADF9">
      <w:pPr>
        <w:pStyle w:val="30"/>
        <w:bidi w:val="0"/>
      </w:pPr>
    </w:p>
    <w:p w14:paraId="7459811B">
      <w:pPr>
        <w:pStyle w:val="30"/>
        <w:bidi w:val="0"/>
      </w:pPr>
    </w:p>
    <w:p w14:paraId="5BCC3D5C">
      <w:pPr>
        <w:pStyle w:val="2"/>
        <w:bidi w:val="0"/>
        <w:rPr>
          <w:rFonts w:hint="default"/>
        </w:rPr>
      </w:pPr>
      <w:r>
        <w:rPr>
          <w:rFonts w:hint="default"/>
        </w:rPr>
        <w:br w:type="page"/>
      </w:r>
      <w:bookmarkStart w:id="28" w:name="_Toc24523"/>
      <w:bookmarkStart w:id="29" w:name="_Toc8393"/>
      <w:bookmarkStart w:id="30" w:name="_Toc13111"/>
      <w:r>
        <w:rPr>
          <w:rFonts w:hint="default"/>
        </w:rPr>
        <w:t>一、阅读指引</w:t>
      </w:r>
      <w:bookmarkEnd w:id="28"/>
      <w:bookmarkEnd w:id="29"/>
      <w:bookmarkEnd w:id="30"/>
    </w:p>
    <w:p w14:paraId="709CF31C">
      <w:pPr>
        <w:pStyle w:val="5"/>
        <w:rPr>
          <w:szCs w:val="24"/>
        </w:rPr>
      </w:pPr>
      <w:r>
        <w:rPr>
          <w:szCs w:val="24"/>
        </w:rPr>
        <w:t>为满足纳税人多场景、规模化、合规化、自动化的不动产经营租赁发票开具需求，乐企数字开放平台提供数字化电子发票（不动产经营租赁）（以下简称“不动产经营租赁发票”）开具能力，并通过本能力说明文档明确了不动产经营租赁发票开具相关业务规则和数据接口。</w:t>
      </w:r>
    </w:p>
    <w:p w14:paraId="11E187F6">
      <w:pPr>
        <w:pStyle w:val="5"/>
        <w:rPr>
          <w:szCs w:val="24"/>
        </w:rPr>
      </w:pPr>
      <w:r>
        <w:rPr>
          <w:szCs w:val="24"/>
        </w:rPr>
        <w:t>本能力适用于经营租赁不动产的纳税人订阅。</w:t>
      </w:r>
    </w:p>
    <w:p w14:paraId="31D599FA">
      <w:pPr>
        <w:pStyle w:val="5"/>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3CDA9975">
      <w:pPr>
        <w:pStyle w:val="2"/>
        <w:bidi w:val="0"/>
        <w:rPr>
          <w:rFonts w:hint="default"/>
        </w:rPr>
      </w:pPr>
      <w:bookmarkStart w:id="31" w:name="_Toc25878"/>
      <w:bookmarkStart w:id="32" w:name="_Toc5079"/>
      <w:bookmarkStart w:id="33" w:name="_Toc8994"/>
      <w:r>
        <w:rPr>
          <w:rFonts w:hint="default"/>
        </w:rPr>
        <w:t>二、能力介绍</w:t>
      </w:r>
      <w:bookmarkEnd w:id="31"/>
      <w:bookmarkEnd w:id="32"/>
      <w:bookmarkEnd w:id="33"/>
    </w:p>
    <w:p w14:paraId="729249D9">
      <w:pPr>
        <w:pStyle w:val="3"/>
        <w:bidi w:val="0"/>
        <w:rPr>
          <w:rFonts w:hint="default"/>
        </w:rPr>
      </w:pPr>
      <w:bookmarkStart w:id="34" w:name="_Toc2569"/>
      <w:bookmarkStart w:id="35" w:name="_Toc15926"/>
      <w:bookmarkStart w:id="36" w:name="_Toc1488"/>
      <w:r>
        <w:rPr>
          <w:rFonts w:hint="default"/>
        </w:rPr>
        <w:t>（一）能力简介</w:t>
      </w:r>
      <w:bookmarkEnd w:id="34"/>
      <w:bookmarkEnd w:id="35"/>
      <w:bookmarkEnd w:id="36"/>
    </w:p>
    <w:p w14:paraId="12E27502">
      <w:pPr>
        <w:pStyle w:val="5"/>
        <w:rPr>
          <w:szCs w:val="24"/>
        </w:rPr>
      </w:pPr>
      <w:r>
        <w:rPr>
          <w:szCs w:val="24"/>
        </w:rPr>
        <w:t>纳税人经营租赁不动产时，可以通过本能力开具不动产经营租赁发票。</w:t>
      </w:r>
    </w:p>
    <w:p w14:paraId="212509F5">
      <w:pPr>
        <w:pStyle w:val="5"/>
        <w:rPr>
          <w:szCs w:val="24"/>
        </w:rPr>
      </w:pPr>
      <w:r>
        <w:rPr>
          <w:szCs w:val="24"/>
        </w:rPr>
        <w:t>纳税人可将本能力中的各类规则和接口嵌入本单位信息化系统中（如：收款、结算等），实现不动产经营租赁发票开具流程和商业行为的融合，有效提升不动产经营租赁发票开具效率。</w:t>
      </w:r>
    </w:p>
    <w:p w14:paraId="1D86D6C9">
      <w:pPr>
        <w:pStyle w:val="5"/>
        <w:rPr>
          <w:color w:val="000000"/>
          <w:szCs w:val="24"/>
        </w:rPr>
      </w:pPr>
      <w:r>
        <w:rPr>
          <w:color w:val="000000"/>
          <w:szCs w:val="24"/>
        </w:rPr>
        <w:t>纳税人可以同时使用本能力、电子发票服务平台开具不动产</w:t>
      </w:r>
      <w:r>
        <w:rPr>
          <w:szCs w:val="24"/>
        </w:rPr>
        <w:t>经营租赁</w:t>
      </w:r>
      <w:r>
        <w:rPr>
          <w:color w:val="000000"/>
          <w:szCs w:val="24"/>
        </w:rPr>
        <w:t>发票（税务机关另有规定除外）。</w:t>
      </w:r>
    </w:p>
    <w:p w14:paraId="72DE65E6">
      <w:pPr>
        <w:pStyle w:val="3"/>
        <w:bidi w:val="0"/>
        <w:rPr>
          <w:rFonts w:hint="default"/>
        </w:rPr>
      </w:pPr>
      <w:bookmarkStart w:id="37" w:name="_Toc26993"/>
      <w:bookmarkStart w:id="38" w:name="_Toc28819"/>
      <w:bookmarkStart w:id="39" w:name="_Toc11837"/>
      <w:r>
        <w:rPr>
          <w:rFonts w:hint="default"/>
        </w:rPr>
        <w:t>（二）应用案例</w:t>
      </w:r>
      <w:bookmarkEnd w:id="37"/>
      <w:bookmarkEnd w:id="38"/>
      <w:bookmarkEnd w:id="39"/>
    </w:p>
    <w:p w14:paraId="5C9E1304">
      <w:pPr>
        <w:pStyle w:val="5"/>
        <w:rPr>
          <w:szCs w:val="24"/>
        </w:rPr>
      </w:pPr>
      <w:r>
        <w:rPr>
          <w:szCs w:val="24"/>
        </w:rPr>
        <w:t>某企业不动产经营租赁资金结算自动开票</w:t>
      </w:r>
    </w:p>
    <w:p w14:paraId="5D831781">
      <w:pPr>
        <w:pStyle w:val="5"/>
        <w:rPr>
          <w:szCs w:val="24"/>
        </w:rPr>
      </w:pPr>
      <w:r>
        <w:rPr>
          <w:szCs w:val="24"/>
        </w:rPr>
        <w:t>某企业将不动产经营租赁发票开具能力嵌入资金结算系统，当</w:t>
      </w:r>
      <w:r>
        <w:rPr>
          <w:color w:val="000000"/>
          <w:szCs w:val="24"/>
        </w:rPr>
        <w:t>不动产使用权发生转移</w:t>
      </w:r>
      <w:r>
        <w:rPr>
          <w:szCs w:val="24"/>
        </w:rPr>
        <w:t>、确认收入、</w:t>
      </w:r>
      <w:r>
        <w:rPr>
          <w:color w:val="000000"/>
          <w:szCs w:val="24"/>
        </w:rPr>
        <w:t>产生结算单时</w:t>
      </w:r>
      <w:r>
        <w:rPr>
          <w:szCs w:val="24"/>
        </w:rPr>
        <w:t>，结算系统通过乐企嵌入的不动产经营租赁发票开具能力的各个规则和接口，组合商品、结算等信息自动生成不动产经营租赁发票。完成交付并推送至财务系统，同时进行账务处理。</w:t>
      </w:r>
    </w:p>
    <w:p w14:paraId="207F7EFE">
      <w:pPr>
        <w:pStyle w:val="3"/>
        <w:bidi w:val="0"/>
        <w:rPr>
          <w:rFonts w:hint="default"/>
        </w:rPr>
      </w:pPr>
      <w:bookmarkStart w:id="40" w:name="_Toc7778"/>
      <w:bookmarkStart w:id="41" w:name="_Toc32727"/>
      <w:bookmarkStart w:id="42" w:name="_Toc28075"/>
      <w:r>
        <w:rPr>
          <w:rFonts w:hint="default"/>
        </w:rPr>
        <w:t>（</w:t>
      </w:r>
      <w:r>
        <w:rPr>
          <w:rFonts w:hint="eastAsia"/>
          <w:lang w:val="en-US" w:eastAsia="zh-CN"/>
        </w:rPr>
        <w:t>三</w:t>
      </w:r>
      <w:r>
        <w:rPr>
          <w:rFonts w:hint="default"/>
        </w:rPr>
        <w:t>）名词解释</w:t>
      </w:r>
      <w:bookmarkEnd w:id="40"/>
      <w:bookmarkEnd w:id="41"/>
      <w:bookmarkEnd w:id="42"/>
    </w:p>
    <w:p w14:paraId="797D67A2">
      <w:pPr>
        <w:pStyle w:val="5"/>
        <w:rPr>
          <w:szCs w:val="24"/>
        </w:rPr>
      </w:pPr>
      <w:r>
        <w:rPr>
          <w:szCs w:val="24"/>
        </w:rPr>
        <w:t>直连单位:指的是申请直连乐企数字开放平台且税务机关审核通过的纳税人。</w:t>
      </w:r>
    </w:p>
    <w:p w14:paraId="1967BEDC">
      <w:pPr>
        <w:pStyle w:val="5"/>
        <w:rPr>
          <w:szCs w:val="24"/>
        </w:rPr>
      </w:pPr>
      <w:r>
        <w:rPr>
          <w:szCs w:val="24"/>
        </w:rPr>
        <w:t>使用单位:指的是被直连单位邀请直连乐企数字开放平台且税务机关审核通过的纳税人。</w:t>
      </w:r>
    </w:p>
    <w:p w14:paraId="1D45A96F">
      <w:pPr>
        <w:pStyle w:val="5"/>
        <w:rPr>
          <w:szCs w:val="24"/>
        </w:rPr>
      </w:pPr>
      <w:r>
        <w:rPr>
          <w:szCs w:val="24"/>
        </w:rPr>
        <w:t>开具前置:指的是纳税人在开具发票前所获取的关于开票相关信息的能力。</w:t>
      </w:r>
    </w:p>
    <w:p w14:paraId="3BC395CD">
      <w:pPr>
        <w:pStyle w:val="5"/>
        <w:rPr>
          <w:szCs w:val="24"/>
        </w:rPr>
      </w:pPr>
      <w:r>
        <w:rPr>
          <w:szCs w:val="24"/>
        </w:rPr>
        <w:t>授信额度:指的是税务机关对纳税人开票实行开具金额总额度管理。开具金额总额度，是指一个自然月内，纳税人发票开具总金额（不含增值税）的上限额度。</w:t>
      </w:r>
    </w:p>
    <w:p w14:paraId="1CE2427C">
      <w:pPr>
        <w:pStyle w:val="5"/>
        <w:rPr>
          <w:szCs w:val="24"/>
        </w:rPr>
      </w:pPr>
      <w:r>
        <w:rPr>
          <w:szCs w:val="24"/>
        </w:rPr>
        <w:t>预赋码信息:指的是纳税人在开具发票前所需获取的发票号码信息。</w:t>
      </w:r>
    </w:p>
    <w:p w14:paraId="5632445A">
      <w:pPr>
        <w:pStyle w:val="5"/>
        <w:rPr>
          <w:szCs w:val="24"/>
        </w:rPr>
      </w:pPr>
      <w:r>
        <w:rPr>
          <w:szCs w:val="24"/>
        </w:rPr>
        <w:t>API列表:指的是纳税人在使用开票能力期间所需要的应用程序接口。</w:t>
      </w:r>
    </w:p>
    <w:p w14:paraId="170FD595">
      <w:pPr>
        <w:pStyle w:val="3"/>
        <w:bidi w:val="0"/>
        <w:rPr>
          <w:rFonts w:hint="default"/>
        </w:rPr>
      </w:pPr>
      <w:bookmarkStart w:id="43" w:name="_Toc7407"/>
      <w:bookmarkStart w:id="44" w:name="_Toc10843"/>
      <w:bookmarkStart w:id="45" w:name="_Toc10739"/>
      <w:r>
        <w:rPr>
          <w:rFonts w:hint="default"/>
        </w:rPr>
        <w:t>（</w:t>
      </w:r>
      <w:r>
        <w:rPr>
          <w:rFonts w:hint="eastAsia"/>
          <w:lang w:val="en-US" w:eastAsia="zh-CN"/>
        </w:rPr>
        <w:t>四</w:t>
      </w:r>
      <w:r>
        <w:rPr>
          <w:rFonts w:hint="default"/>
        </w:rPr>
        <w:t>）扩展阅读</w:t>
      </w:r>
      <w:bookmarkEnd w:id="43"/>
      <w:bookmarkEnd w:id="44"/>
      <w:bookmarkEnd w:id="45"/>
    </w:p>
    <w:p w14:paraId="244CE008">
      <w:pPr>
        <w:pStyle w:val="5"/>
      </w:pPr>
      <w:r>
        <w:t>无。</w:t>
      </w:r>
    </w:p>
    <w:p w14:paraId="07B1BEF3">
      <w:pPr>
        <w:pStyle w:val="2"/>
        <w:bidi w:val="0"/>
        <w:rPr>
          <w:rFonts w:hint="default"/>
          <w:lang w:val="en-US" w:eastAsia="zh-CN"/>
        </w:rPr>
      </w:pPr>
      <w:bookmarkStart w:id="46" w:name="_Toc2541"/>
      <w:bookmarkStart w:id="47" w:name="_Toc3337"/>
      <w:bookmarkStart w:id="48" w:name="_Toc27745"/>
      <w:r>
        <w:rPr>
          <w:rFonts w:hint="eastAsia"/>
          <w:lang w:val="en-US" w:eastAsia="zh-CN"/>
        </w:rPr>
        <w:br w:type="page"/>
      </w:r>
      <w:bookmarkStart w:id="49" w:name="_Toc12654"/>
      <w:r>
        <w:rPr>
          <w:rFonts w:hint="eastAsia"/>
          <w:lang w:val="en-US" w:eastAsia="zh-CN"/>
        </w:rPr>
        <w:t>三、</w:t>
      </w:r>
      <w:bookmarkEnd w:id="46"/>
      <w:r>
        <w:rPr>
          <w:rFonts w:hint="eastAsia"/>
          <w:lang w:val="en-US" w:eastAsia="zh-CN"/>
        </w:rPr>
        <w:t>政策</w:t>
      </w:r>
      <w:bookmarkEnd w:id="47"/>
      <w:r>
        <w:rPr>
          <w:rFonts w:hint="eastAsia"/>
          <w:lang w:val="en-US" w:eastAsia="zh-CN"/>
        </w:rPr>
        <w:t>依据</w:t>
      </w:r>
      <w:bookmarkEnd w:id="49"/>
    </w:p>
    <w:p w14:paraId="0B3BD246">
      <w:pPr>
        <w:pStyle w:val="5"/>
        <w:rPr>
          <w:szCs w:val="24"/>
        </w:rPr>
      </w:pPr>
      <w:r>
        <w:rPr>
          <w:szCs w:val="24"/>
        </w:rPr>
        <w:t>《财政部国家税务总局关于全面推开营业税改征增值税试点的通知》（财税〔2016〕36号）</w:t>
      </w:r>
    </w:p>
    <w:p w14:paraId="2D53863E">
      <w:pPr>
        <w:pStyle w:val="5"/>
        <w:rPr>
          <w:szCs w:val="24"/>
        </w:rPr>
      </w:pPr>
      <w:r>
        <w:rPr>
          <w:szCs w:val="24"/>
        </w:rPr>
        <w:t>国家税务总局关于发布《纳税人提供不动产经营租赁服务增值税征收管理暂行办法》的公告（国家税务总局公告2016年第16号）</w:t>
      </w:r>
    </w:p>
    <w:p w14:paraId="2623693B">
      <w:pPr>
        <w:pStyle w:val="5"/>
        <w:rPr>
          <w:szCs w:val="24"/>
        </w:rPr>
      </w:pPr>
      <w:r>
        <w:rPr>
          <w:szCs w:val="24"/>
        </w:rPr>
        <w:t>《国家税务总局关于全面推开营业税改征增值税试点有关税收征收管理事项的公告》（国家税务总局公告2016年第23号）</w:t>
      </w:r>
    </w:p>
    <w:p w14:paraId="1AAFD0E8">
      <w:pPr>
        <w:pStyle w:val="5"/>
        <w:rPr>
          <w:szCs w:val="24"/>
        </w:rPr>
      </w:pPr>
      <w:r>
        <w:rPr>
          <w:szCs w:val="24"/>
        </w:rPr>
        <w:t>《财政部 税务总局 海关总署关于深化增值税改革有关政策的公告》(财政部 税务总局 海关总署公告2019年第39号)</w:t>
      </w:r>
    </w:p>
    <w:p w14:paraId="74077058">
      <w:pPr>
        <w:pStyle w:val="5"/>
        <w:rPr>
          <w:color w:val="000000"/>
          <w:szCs w:val="24"/>
        </w:rPr>
      </w:pPr>
      <w:r>
        <w:rPr>
          <w:szCs w:val="24"/>
        </w:rPr>
        <w:t xml:space="preserve"> 国家税务总局各省（自治区、直辖市、计划单列市）税务局关于推行全面数字化电子发票的相关公告 </w:t>
      </w:r>
    </w:p>
    <w:p w14:paraId="2B917603">
      <w:pPr>
        <w:pStyle w:val="2"/>
        <w:bidi w:val="0"/>
        <w:rPr>
          <w:rFonts w:hint="default"/>
        </w:rPr>
      </w:pPr>
      <w:bookmarkStart w:id="50" w:name="_Toc15811"/>
      <w:r>
        <w:rPr>
          <w:rFonts w:hint="eastAsia"/>
          <w:lang w:val="en-US" w:eastAsia="zh-CN"/>
        </w:rPr>
        <w:br w:type="page"/>
      </w:r>
      <w:bookmarkStart w:id="51" w:name="_Toc2883"/>
      <w:r>
        <w:rPr>
          <w:rFonts w:hint="eastAsia"/>
          <w:lang w:val="en-US" w:eastAsia="zh-CN"/>
        </w:rPr>
        <w:t>四、</w:t>
      </w:r>
      <w:r>
        <w:rPr>
          <w:rFonts w:hint="default"/>
        </w:rPr>
        <w:t>开发指引</w:t>
      </w:r>
      <w:bookmarkEnd w:id="48"/>
      <w:bookmarkEnd w:id="50"/>
      <w:bookmarkEnd w:id="51"/>
    </w:p>
    <w:p w14:paraId="5775CE2E">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kern w:val="2"/>
          <w:sz w:val="24"/>
          <w:szCs w:val="24"/>
          <w:lang w:val="en-US" w:eastAsia="zh-CN" w:bidi="ar-SA"/>
        </w:rPr>
        <w:t>企业在调用乐企平台发起的相关请求报文中禁止使用Unicode码，但是可以使用Unicode码对应的中文。例如 ★ 可以出现在开票报文的备注中，但是不能出现\u38996。</w:t>
      </w:r>
    </w:p>
    <w:p w14:paraId="48C11BB1">
      <w:pPr>
        <w:pStyle w:val="3"/>
        <w:bidi w:val="0"/>
        <w:rPr>
          <w:rFonts w:hint="default"/>
        </w:rPr>
      </w:pPr>
      <w:bookmarkStart w:id="52" w:name="_Toc25335"/>
      <w:bookmarkStart w:id="53" w:name="_Toc30176"/>
      <w:bookmarkStart w:id="54" w:name="_Toc6298"/>
      <w:r>
        <w:rPr>
          <w:rFonts w:hint="default"/>
        </w:rPr>
        <w:t>（一）业务场景</w:t>
      </w:r>
      <w:bookmarkEnd w:id="52"/>
      <w:bookmarkEnd w:id="53"/>
      <w:bookmarkEnd w:id="54"/>
    </w:p>
    <w:p w14:paraId="696CD4C0">
      <w:pPr>
        <w:pStyle w:val="5"/>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6719B5E1">
      <w:pPr>
        <w:pStyle w:val="4"/>
        <w:bidi w:val="0"/>
        <w:rPr>
          <w:rFonts w:hint="default"/>
        </w:rPr>
      </w:pPr>
      <w:bookmarkStart w:id="55" w:name="_Toc25496"/>
      <w:bookmarkStart w:id="56" w:name="_Toc9848"/>
      <w:bookmarkStart w:id="57" w:name="_Toc18470"/>
      <w:r>
        <w:rPr>
          <w:rFonts w:hint="default"/>
        </w:rPr>
        <w:t>1</w:t>
      </w:r>
      <w:r>
        <w:rPr>
          <w:rFonts w:hint="eastAsia"/>
          <w:lang w:val="en-US" w:eastAsia="zh-CN"/>
        </w:rPr>
        <w:t>.</w:t>
      </w:r>
      <w:r>
        <w:rPr>
          <w:rFonts w:hint="default"/>
        </w:rPr>
        <w:t>不动产经营租赁发票开具前置</w:t>
      </w:r>
      <w:bookmarkEnd w:id="55"/>
      <w:bookmarkEnd w:id="56"/>
      <w:bookmarkEnd w:id="57"/>
    </w:p>
    <w:p w14:paraId="732C7AFD">
      <w:pPr>
        <w:pStyle w:val="5"/>
      </w:pPr>
      <w:r>
        <w:t>企业在开具发票前可提前将开具发票所需的相关信息获取到本地，待开票时查询本地的数据进行校验。</w:t>
      </w:r>
    </w:p>
    <w:p w14:paraId="515D1B7D">
      <w:pPr>
        <w:pStyle w:val="5"/>
      </w:pPr>
      <w:r>
        <w:t>在此场景中企业获取信息时无严格的先后顺序，可同时申请获取所有信息，也可以单独只获取某一个开票信息更新本地的信息。</w:t>
      </w:r>
    </w:p>
    <w:p w14:paraId="0AA1A3FF">
      <w:pPr>
        <w:pStyle w:val="6"/>
        <w:bidi w:val="0"/>
        <w:rPr>
          <w:rFonts w:hint="default"/>
        </w:rPr>
      </w:pPr>
      <w:bookmarkStart w:id="58" w:name="_Toc26987"/>
      <w:bookmarkStart w:id="59" w:name="_Toc12067"/>
      <w:r>
        <w:rPr>
          <w:rFonts w:hint="default"/>
        </w:rPr>
        <w:t>1.1全流程图</w:t>
      </w:r>
      <w:bookmarkEnd w:id="58"/>
      <w:bookmarkEnd w:id="59"/>
    </w:p>
    <w:p w14:paraId="3679EF51">
      <w:pPr>
        <w:pStyle w:val="5"/>
      </w:pPr>
      <w:r>
        <w:t>在该场景中获取发票所需信息无严格的先后顺序。</w:t>
      </w:r>
    </w:p>
    <w:p w14:paraId="1D3F5D03">
      <w:pPr>
        <w:pStyle w:val="30"/>
        <w:bidi w:val="0"/>
      </w:pPr>
      <w:r>
        <w:drawing>
          <wp:inline distT="0" distB="0" distL="114300" distR="114300">
            <wp:extent cx="5269230" cy="8741410"/>
            <wp:effectExtent l="0" t="0" r="1270" b="8890"/>
            <wp:docPr id="1" name="图片 51" descr="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descr="全流程"/>
                    <pic:cNvPicPr>
                      <a:picLocks noChangeAspect="1"/>
                    </pic:cNvPicPr>
                  </pic:nvPicPr>
                  <pic:blipFill>
                    <a:blip r:embed="rId5"/>
                    <a:stretch>
                      <a:fillRect/>
                    </a:stretch>
                  </pic:blipFill>
                  <pic:spPr>
                    <a:xfrm>
                      <a:off x="0" y="0"/>
                      <a:ext cx="5269230" cy="8741410"/>
                    </a:xfrm>
                    <a:prstGeom prst="rect">
                      <a:avLst/>
                    </a:prstGeom>
                    <a:noFill/>
                    <a:ln>
                      <a:noFill/>
                    </a:ln>
                  </pic:spPr>
                </pic:pic>
              </a:graphicData>
            </a:graphic>
          </wp:inline>
        </w:drawing>
      </w:r>
    </w:p>
    <w:p w14:paraId="3206EAA5">
      <w:pPr>
        <w:pStyle w:val="5"/>
        <w:spacing w:line="240" w:lineRule="auto"/>
        <w:ind w:firstLine="0"/>
        <w:jc w:val="center"/>
        <w:rPr>
          <w:rFonts w:eastAsia="黑体"/>
          <w:sz w:val="21"/>
          <w:szCs w:val="21"/>
        </w:rPr>
      </w:pPr>
      <w:r>
        <w:rPr>
          <w:rFonts w:eastAsia="黑体"/>
          <w:sz w:val="21"/>
          <w:szCs w:val="21"/>
        </w:rPr>
        <w:t>业务流程图</w:t>
      </w:r>
    </w:p>
    <w:p w14:paraId="26B940A3">
      <w:pPr>
        <w:pStyle w:val="30"/>
        <w:bidi w:val="0"/>
      </w:pPr>
      <w:r>
        <w:t xml:space="preserve"> </w:t>
      </w:r>
      <w:r>
        <w:drawing>
          <wp:inline distT="0" distB="0" distL="114300" distR="114300">
            <wp:extent cx="4390390" cy="8279765"/>
            <wp:effectExtent l="0" t="0" r="0" b="0"/>
            <wp:docPr id="2" name="图片 58"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77685F5B">
      <w:pPr>
        <w:pStyle w:val="29"/>
        <w:bidi w:val="0"/>
      </w:pPr>
      <w:r>
        <w:t>时序图</w:t>
      </w:r>
    </w:p>
    <w:p w14:paraId="36E94CBB">
      <w:pPr>
        <w:pStyle w:val="6"/>
        <w:bidi w:val="0"/>
        <w:rPr>
          <w:rFonts w:hint="default"/>
        </w:rPr>
      </w:pPr>
      <w:bookmarkStart w:id="60" w:name="_Toc188"/>
      <w:bookmarkStart w:id="61" w:name="_Toc26006"/>
      <w:r>
        <w:rPr>
          <w:rFonts w:hint="default"/>
        </w:rPr>
        <w:t>1.2业务规则</w:t>
      </w:r>
      <w:bookmarkEnd w:id="60"/>
      <w:bookmarkEnd w:id="61"/>
      <w:r>
        <w:rPr>
          <w:rFonts w:hint="default"/>
        </w:rPr>
        <w:t xml:space="preserve"> </w:t>
      </w:r>
    </w:p>
    <w:p w14:paraId="66BE3E15">
      <w:pPr>
        <w:pStyle w:val="7"/>
        <w:bidi w:val="0"/>
        <w:rPr>
          <w:rFonts w:hint="eastAsia"/>
        </w:rPr>
      </w:pPr>
      <w:bookmarkStart w:id="62" w:name="_Toc6613"/>
      <w:bookmarkStart w:id="63" w:name="_Toc22612"/>
      <w:r>
        <w:rPr>
          <w:rFonts w:hint="eastAsia"/>
        </w:rPr>
        <w:t>1.2.1获取批量预赋码信息</w:t>
      </w:r>
      <w:bookmarkEnd w:id="62"/>
      <w:bookmarkEnd w:id="63"/>
    </w:p>
    <w:p w14:paraId="415EA8CD">
      <w:pPr>
        <w:pStyle w:val="5"/>
        <w:bidi w:val="0"/>
      </w:pPr>
      <w:r>
        <w:t>查询本地未使用发票号码段，判断是否低于设定的阈值（例如：低于1000张等），则需要调用税务局端接口重新获取批量预赋码信息。</w:t>
      </w:r>
    </w:p>
    <w:p w14:paraId="54B7A42A">
      <w:pPr>
        <w:pStyle w:val="5"/>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2B2B6683">
      <w:pPr>
        <w:pStyle w:val="30"/>
        <w:bidi w:val="0"/>
      </w:pPr>
      <w:r>
        <w:drawing>
          <wp:inline distT="0" distB="0" distL="114300" distR="114300">
            <wp:extent cx="2692400" cy="2940050"/>
            <wp:effectExtent l="0" t="0" r="0" b="6350"/>
            <wp:docPr id="3"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3CD6EF7D">
      <w:pPr>
        <w:pStyle w:val="8"/>
        <w:bidi w:val="0"/>
      </w:pPr>
      <w:bookmarkStart w:id="64" w:name="_Toc26823"/>
      <w:r>
        <w:t>1.2.1.1判断逻辑</w:t>
      </w:r>
      <w:bookmarkEnd w:id="64"/>
    </w:p>
    <w:p w14:paraId="47276CB9">
      <w:pPr>
        <w:pStyle w:val="5"/>
        <w:bidi w:val="0"/>
      </w:pPr>
      <w:r>
        <w:t>调用《获取发票批量预赋码信息》接口规范获取发票批量预赋码信息，当接口调用时发生以下任意情形，调用失败。</w:t>
      </w:r>
    </w:p>
    <w:p w14:paraId="6586B713">
      <w:pPr>
        <w:pStyle w:val="5"/>
        <w:bidi w:val="0"/>
      </w:pPr>
      <w:r>
        <w:rPr>
          <w:rFonts w:hint="eastAsia"/>
        </w:rPr>
        <w:t>●</w:t>
      </w:r>
      <w:r>
        <w:rPr>
          <w:rFonts w:hint="default"/>
          <w:lang w:val="en-US"/>
        </w:rPr>
        <w:t xml:space="preserve"> </w:t>
      </w:r>
      <w:r>
        <w:t>网络通信异常。</w:t>
      </w:r>
    </w:p>
    <w:p w14:paraId="53FD6F20">
      <w:pPr>
        <w:pStyle w:val="5"/>
        <w:bidi w:val="0"/>
      </w:pPr>
      <w:r>
        <w:rPr>
          <w:rFonts w:hint="eastAsia"/>
        </w:rPr>
        <w:t>●</w:t>
      </w:r>
      <w:r>
        <w:rPr>
          <w:rFonts w:hint="default"/>
          <w:lang w:val="en-US"/>
        </w:rPr>
        <w:t xml:space="preserve"> </w:t>
      </w:r>
      <w:r>
        <w:t>返回报文存在error节点。</w:t>
      </w:r>
    </w:p>
    <w:p w14:paraId="62180AF3">
      <w:pPr>
        <w:pStyle w:val="5"/>
        <w:bidi w:val="0"/>
      </w:pPr>
      <w:r>
        <w:rPr>
          <w:rFonts w:hint="eastAsia"/>
        </w:rPr>
        <w:t>●</w:t>
      </w:r>
      <w:r>
        <w:rPr>
          <w:rFonts w:hint="default"/>
          <w:lang w:val="en-US"/>
        </w:rPr>
        <w:t xml:space="preserve"> </w:t>
      </w:r>
      <w:r>
        <w:t>“返回码”不为“00”。</w:t>
      </w:r>
    </w:p>
    <w:p w14:paraId="2167510F">
      <w:pPr>
        <w:pStyle w:val="7"/>
        <w:bidi w:val="0"/>
      </w:pPr>
      <w:bookmarkStart w:id="65" w:name="_Toc32470"/>
      <w:bookmarkStart w:id="66" w:name="_Toc18199"/>
      <w:r>
        <w:t>1.2.2授信额度管理</w:t>
      </w:r>
      <w:bookmarkEnd w:id="65"/>
      <w:bookmarkEnd w:id="66"/>
    </w:p>
    <w:p w14:paraId="1061CCC7">
      <w:pPr>
        <w:pStyle w:val="5"/>
        <w:bidi w:val="0"/>
      </w:pPr>
      <w:r>
        <w:t>授信额度即开票额度，用于控制企业开具不动产经营租赁发票的总额度，乐企1.5要求企业自行管理每月不动产经营租赁发票的授信额度，并且授信额度禁止跨月使用、禁止超额度开票。授信额度管理包括下载授信额度和退回授信额度2个功能。</w:t>
      </w:r>
    </w:p>
    <w:p w14:paraId="0DD6EC14">
      <w:pPr>
        <w:pStyle w:val="8"/>
        <w:bidi w:val="0"/>
      </w:pPr>
      <w:bookmarkStart w:id="67" w:name="_Toc24610"/>
      <w:r>
        <w:t>1.2.2.1下载授信额度</w:t>
      </w:r>
      <w:bookmarkEnd w:id="67"/>
    </w:p>
    <w:p w14:paraId="7041A7F5">
      <w:pPr>
        <w:pStyle w:val="5"/>
      </w:pPr>
      <w:r>
        <w:t>当企业本地的已下载未使用的授信额度小于需要开具的不动产经营租赁发票的额度时，可通过此功能下载授信额度。</w:t>
      </w:r>
    </w:p>
    <w:p w14:paraId="2EB40839">
      <w:pPr>
        <w:pStyle w:val="5"/>
      </w:pPr>
      <w:r>
        <w:t>建议根据企业自身开票情况，对本地已下载未使用的授信额度设置阈值，当已下载未使用的授信额度小于设置的阈值时，自动触发下载授信额度操作。</w:t>
      </w:r>
    </w:p>
    <w:p w14:paraId="0FF6E54C">
      <w:pPr>
        <w:pStyle w:val="30"/>
        <w:bidi w:val="0"/>
      </w:pPr>
      <w:r>
        <w:drawing>
          <wp:inline distT="0" distB="0" distL="114300" distR="114300">
            <wp:extent cx="4267200" cy="5257800"/>
            <wp:effectExtent l="0" t="0" r="0" b="0"/>
            <wp:docPr id="4" name="图片 60"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descr="全电开票前置能力-0630"/>
                    <pic:cNvPicPr>
                      <a:picLocks noChangeAspect="1"/>
                    </pic:cNvPicPr>
                  </pic:nvPicPr>
                  <pic:blipFill>
                    <a:blip r:embed="rId8"/>
                    <a:stretch>
                      <a:fillRect/>
                    </a:stretch>
                  </pic:blipFill>
                  <pic:spPr>
                    <a:xfrm>
                      <a:off x="0" y="0"/>
                      <a:ext cx="4267200" cy="5257800"/>
                    </a:xfrm>
                    <a:prstGeom prst="rect">
                      <a:avLst/>
                    </a:prstGeom>
                    <a:noFill/>
                    <a:ln>
                      <a:noFill/>
                    </a:ln>
                  </pic:spPr>
                </pic:pic>
              </a:graphicData>
            </a:graphic>
          </wp:inline>
        </w:drawing>
      </w:r>
    </w:p>
    <w:p w14:paraId="23A4ACD9">
      <w:pPr>
        <w:pStyle w:val="9"/>
        <w:bidi w:val="0"/>
      </w:pPr>
      <w:r>
        <w:t>1.2.2.1.1判断逻辑</w:t>
      </w:r>
    </w:p>
    <w:p w14:paraId="7BD24998">
      <w:pPr>
        <w:pStyle w:val="5"/>
        <w:bidi w:val="0"/>
      </w:pPr>
      <w:r>
        <w:t>调用《查询授信额度》接口规范获取企业当前授信额度信息，当接口调用时发生以下任意情形，调用失败。</w:t>
      </w:r>
    </w:p>
    <w:p w14:paraId="7DA0B421">
      <w:pPr>
        <w:pStyle w:val="5"/>
        <w:bidi w:val="0"/>
      </w:pPr>
      <w:r>
        <w:rPr>
          <w:rFonts w:hint="eastAsia"/>
        </w:rPr>
        <w:t>●</w:t>
      </w:r>
      <w:r>
        <w:rPr>
          <w:rFonts w:hint="default"/>
          <w:lang w:val="en-US"/>
        </w:rPr>
        <w:t xml:space="preserve"> </w:t>
      </w:r>
      <w:r>
        <w:t>网络通信异常。</w:t>
      </w:r>
    </w:p>
    <w:p w14:paraId="7AE15247">
      <w:pPr>
        <w:pStyle w:val="5"/>
        <w:bidi w:val="0"/>
      </w:pPr>
      <w:r>
        <w:rPr>
          <w:rFonts w:hint="eastAsia"/>
        </w:rPr>
        <w:t>●</w:t>
      </w:r>
      <w:r>
        <w:rPr>
          <w:rFonts w:hint="default"/>
          <w:lang w:val="en-US"/>
        </w:rPr>
        <w:t xml:space="preserve"> </w:t>
      </w:r>
      <w:r>
        <w:t>返回报文存在error节点。</w:t>
      </w:r>
    </w:p>
    <w:p w14:paraId="714B03DF">
      <w:pPr>
        <w:pStyle w:val="5"/>
        <w:bidi w:val="0"/>
      </w:pPr>
      <w:r>
        <w:rPr>
          <w:rFonts w:hint="eastAsia"/>
        </w:rPr>
        <w:t>●</w:t>
      </w:r>
      <w:r>
        <w:rPr>
          <w:rFonts w:hint="default"/>
          <w:lang w:val="en-US"/>
        </w:rPr>
        <w:t xml:space="preserve"> </w:t>
      </w:r>
      <w:r>
        <w:t>“返回码”不为“00”。</w:t>
      </w:r>
    </w:p>
    <w:p w14:paraId="59DA0219">
      <w:pPr>
        <w:pStyle w:val="5"/>
        <w:bidi w:val="0"/>
      </w:pPr>
      <w:r>
        <w:rPr>
          <w:rFonts w:hint="eastAsia"/>
        </w:rPr>
        <w:t>●</w:t>
      </w:r>
      <w:r>
        <w:rPr>
          <w:rFonts w:hint="default"/>
          <w:lang w:val="en-US"/>
        </w:rPr>
        <w:t xml:space="preserve"> </w:t>
      </w:r>
      <w:r>
        <w:t>返回授信额度查询结果中“暂停授信标志”为“暂停授信”。</w:t>
      </w:r>
    </w:p>
    <w:p w14:paraId="24294E8C">
      <w:pPr>
        <w:pStyle w:val="5"/>
        <w:bidi w:val="0"/>
      </w:pPr>
      <w:r>
        <w:t>调用《下载/退回授信额度》接口规范下载授信额度，当接口调用时发生以下任意情形，调用失败。</w:t>
      </w:r>
    </w:p>
    <w:p w14:paraId="11A3402C">
      <w:pPr>
        <w:pStyle w:val="5"/>
        <w:bidi w:val="0"/>
      </w:pPr>
      <w:bookmarkStart w:id="68" w:name="OLE_LINK17"/>
      <w:r>
        <w:rPr>
          <w:rFonts w:hint="eastAsia"/>
        </w:rPr>
        <w:t>●</w:t>
      </w:r>
      <w:r>
        <w:rPr>
          <w:rFonts w:hint="default"/>
          <w:lang w:val="en-US"/>
        </w:rPr>
        <w:t xml:space="preserve"> </w:t>
      </w:r>
      <w:r>
        <w:t>网络通信异常。</w:t>
      </w:r>
    </w:p>
    <w:p w14:paraId="765BAADB">
      <w:pPr>
        <w:pStyle w:val="5"/>
        <w:bidi w:val="0"/>
      </w:pPr>
      <w:r>
        <w:rPr>
          <w:rFonts w:hint="eastAsia"/>
        </w:rPr>
        <w:t>●</w:t>
      </w:r>
      <w:r>
        <w:rPr>
          <w:rFonts w:hint="default"/>
          <w:lang w:val="en-US"/>
        </w:rPr>
        <w:t xml:space="preserve"> </w:t>
      </w:r>
      <w:r>
        <w:t>返回报文存在error节点。</w:t>
      </w:r>
    </w:p>
    <w:p w14:paraId="6D407EF9">
      <w:pPr>
        <w:pStyle w:val="5"/>
        <w:bidi w:val="0"/>
      </w:pPr>
      <w:r>
        <w:rPr>
          <w:rFonts w:hint="eastAsia"/>
        </w:rPr>
        <w:t>●</w:t>
      </w:r>
      <w:r>
        <w:rPr>
          <w:rFonts w:hint="default"/>
          <w:lang w:val="en-US"/>
        </w:rPr>
        <w:t xml:space="preserve"> </w:t>
      </w:r>
      <w:r>
        <w:t>“返回码”不为“00”。</w:t>
      </w:r>
    </w:p>
    <w:bookmarkEnd w:id="68"/>
    <w:p w14:paraId="0D90D30B">
      <w:pPr>
        <w:pStyle w:val="8"/>
        <w:bidi w:val="0"/>
      </w:pPr>
      <w:bookmarkStart w:id="69" w:name="_Toc30910"/>
      <w:r>
        <w:t>1.2.2.2退回授信额度</w:t>
      </w:r>
      <w:bookmarkEnd w:id="69"/>
    </w:p>
    <w:p w14:paraId="2302F510">
      <w:pPr>
        <w:pStyle w:val="5"/>
      </w:pPr>
      <w:r>
        <w:t>当企业需要在其他平台开具不动产经营租赁发票，但是授信额度不足时，企业可通过此接口把下载到本地的授信额度退回至税务局端，以便企业在其他平台开具不动产经营租赁发票。</w:t>
      </w:r>
    </w:p>
    <w:p w14:paraId="0E951B03">
      <w:pPr>
        <w:pStyle w:val="30"/>
        <w:bidi w:val="0"/>
      </w:pPr>
      <w:r>
        <w:drawing>
          <wp:inline distT="0" distB="0" distL="114300" distR="114300">
            <wp:extent cx="4267200" cy="5257800"/>
            <wp:effectExtent l="0" t="0" r="0" b="0"/>
            <wp:docPr id="5" name="图片 61"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1" descr="全电开票前置能力-0630"/>
                    <pic:cNvPicPr>
                      <a:picLocks noChangeAspect="1"/>
                    </pic:cNvPicPr>
                  </pic:nvPicPr>
                  <pic:blipFill>
                    <a:blip r:embed="rId9"/>
                    <a:stretch>
                      <a:fillRect/>
                    </a:stretch>
                  </pic:blipFill>
                  <pic:spPr>
                    <a:xfrm>
                      <a:off x="0" y="0"/>
                      <a:ext cx="4267200" cy="5257800"/>
                    </a:xfrm>
                    <a:prstGeom prst="rect">
                      <a:avLst/>
                    </a:prstGeom>
                    <a:noFill/>
                    <a:ln>
                      <a:noFill/>
                    </a:ln>
                  </pic:spPr>
                </pic:pic>
              </a:graphicData>
            </a:graphic>
          </wp:inline>
        </w:drawing>
      </w:r>
    </w:p>
    <w:p w14:paraId="6C237529">
      <w:pPr>
        <w:pStyle w:val="9"/>
        <w:bidi w:val="0"/>
      </w:pPr>
      <w:r>
        <w:t>1.2.2.2.1判断逻辑</w:t>
      </w:r>
    </w:p>
    <w:p w14:paraId="4AA390B5">
      <w:pPr>
        <w:pStyle w:val="5"/>
        <w:bidi w:val="0"/>
      </w:pPr>
      <w:r>
        <w:t>调用《下载/退回授信额度》接口规范退回授信额度，当接口调用时发生以下任意情形，调用失败。</w:t>
      </w:r>
    </w:p>
    <w:p w14:paraId="6334527F">
      <w:pPr>
        <w:pStyle w:val="5"/>
        <w:bidi w:val="0"/>
      </w:pPr>
      <w:r>
        <w:rPr>
          <w:rFonts w:hint="eastAsia"/>
        </w:rPr>
        <w:t>●</w:t>
      </w:r>
      <w:r>
        <w:rPr>
          <w:rFonts w:hint="default"/>
          <w:lang w:val="en-US"/>
        </w:rPr>
        <w:t xml:space="preserve"> </w:t>
      </w:r>
      <w:r>
        <w:t>网络通信异常。</w:t>
      </w:r>
    </w:p>
    <w:p w14:paraId="1ECAC6A7">
      <w:pPr>
        <w:pStyle w:val="5"/>
        <w:bidi w:val="0"/>
      </w:pPr>
      <w:r>
        <w:rPr>
          <w:rFonts w:hint="eastAsia"/>
        </w:rPr>
        <w:t>●</w:t>
      </w:r>
      <w:r>
        <w:rPr>
          <w:rFonts w:hint="default"/>
          <w:lang w:val="en-US"/>
        </w:rPr>
        <w:t xml:space="preserve"> </w:t>
      </w:r>
      <w:r>
        <w:t>返回报文存在error节点。</w:t>
      </w:r>
    </w:p>
    <w:p w14:paraId="5DFFA13E">
      <w:pPr>
        <w:pStyle w:val="5"/>
        <w:bidi w:val="0"/>
      </w:pPr>
      <w:r>
        <w:rPr>
          <w:rFonts w:hint="eastAsia"/>
        </w:rPr>
        <w:t>●</w:t>
      </w:r>
      <w:r>
        <w:rPr>
          <w:rFonts w:hint="default"/>
          <w:lang w:val="en-US"/>
        </w:rPr>
        <w:t xml:space="preserve"> </w:t>
      </w:r>
      <w:r>
        <w:t>“返回码”不为“00”。</w:t>
      </w:r>
    </w:p>
    <w:p w14:paraId="673D292C">
      <w:pPr>
        <w:pStyle w:val="7"/>
        <w:bidi w:val="0"/>
      </w:pPr>
      <w:bookmarkStart w:id="70" w:name="_Toc17574"/>
      <w:bookmarkStart w:id="71" w:name="_Toc3104"/>
      <w:r>
        <w:t>1.2.3调整授信额度有效期</w:t>
      </w:r>
      <w:bookmarkEnd w:id="70"/>
      <w:bookmarkEnd w:id="71"/>
    </w:p>
    <w:p w14:paraId="59141572">
      <w:pPr>
        <w:pStyle w:val="5"/>
        <w:spacing w:before="156" w:after="156"/>
        <w:ind w:firstLine="480"/>
      </w:pPr>
      <w:r>
        <w:t>给企业提供调整授信额度有效期接口，企业在月初未申报时下载的授信额度的有效期止为当月申报截止日期，超过授信额度有效期止后，无法开具不动产经营租赁发票，企业在完成申报或到达授信额度有效期止后，通过此接口调整授信额度有效期，并根据税局端返回的有效期更新本地授信额度有效期。</w:t>
      </w:r>
    </w:p>
    <w:p w14:paraId="7949B396">
      <w:pPr>
        <w:pStyle w:val="30"/>
        <w:bidi w:val="0"/>
      </w:pPr>
      <w:r>
        <w:drawing>
          <wp:inline distT="0" distB="0" distL="114300" distR="114300">
            <wp:extent cx="2705100" cy="3022600"/>
            <wp:effectExtent l="0" t="0" r="0" b="0"/>
            <wp:docPr id="6" name="图片 5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076949C8">
      <w:pPr>
        <w:pStyle w:val="9"/>
        <w:bidi w:val="0"/>
      </w:pPr>
      <w:r>
        <w:t>1.2.3.1判断逻辑</w:t>
      </w:r>
    </w:p>
    <w:p w14:paraId="148CB705">
      <w:pPr>
        <w:pStyle w:val="5"/>
        <w:bidi w:val="0"/>
      </w:pPr>
      <w:r>
        <w:t>调用《调整授信额度有效期》接口规范获取企业当前授信额度有效期信息，当接口调用时发生以下任意情形，调用失败。</w:t>
      </w:r>
    </w:p>
    <w:p w14:paraId="6B712F69">
      <w:pPr>
        <w:pStyle w:val="5"/>
        <w:bidi w:val="0"/>
      </w:pPr>
      <w:bookmarkStart w:id="72" w:name="OLE_LINK19"/>
      <w:r>
        <w:rPr>
          <w:rFonts w:hint="eastAsia"/>
        </w:rPr>
        <w:t>●</w:t>
      </w:r>
      <w:r>
        <w:rPr>
          <w:rFonts w:hint="default"/>
          <w:lang w:val="en-US"/>
        </w:rPr>
        <w:t xml:space="preserve"> </w:t>
      </w:r>
      <w:r>
        <w:t>网络通信异常。</w:t>
      </w:r>
    </w:p>
    <w:p w14:paraId="734C7670">
      <w:pPr>
        <w:pStyle w:val="5"/>
        <w:bidi w:val="0"/>
      </w:pPr>
      <w:r>
        <w:rPr>
          <w:rFonts w:hint="eastAsia"/>
        </w:rPr>
        <w:t>●</w:t>
      </w:r>
      <w:r>
        <w:rPr>
          <w:rFonts w:hint="default"/>
          <w:lang w:val="en-US"/>
        </w:rPr>
        <w:t xml:space="preserve"> </w:t>
      </w:r>
      <w:r>
        <w:t>返回报文存在error节点。</w:t>
      </w:r>
    </w:p>
    <w:p w14:paraId="5609C009">
      <w:pPr>
        <w:pStyle w:val="5"/>
        <w:bidi w:val="0"/>
      </w:pPr>
      <w:r>
        <w:rPr>
          <w:rFonts w:hint="eastAsia"/>
        </w:rPr>
        <w:t>●</w:t>
      </w:r>
      <w:r>
        <w:rPr>
          <w:rFonts w:hint="default"/>
          <w:lang w:val="en-US"/>
        </w:rPr>
        <w:t xml:space="preserve"> </w:t>
      </w:r>
      <w:r>
        <w:t>“返回码”不为“00”。</w:t>
      </w:r>
    </w:p>
    <w:bookmarkEnd w:id="72"/>
    <w:p w14:paraId="69250B23">
      <w:pPr>
        <w:pStyle w:val="7"/>
        <w:bidi w:val="0"/>
      </w:pPr>
      <w:bookmarkStart w:id="73" w:name="_Toc1983"/>
      <w:bookmarkStart w:id="74" w:name="_Toc7396"/>
      <w:r>
        <w:t>1.2.4获取纳税人风险信息</w:t>
      </w:r>
      <w:bookmarkEnd w:id="73"/>
      <w:bookmarkEnd w:id="74"/>
    </w:p>
    <w:p w14:paraId="4DCBE8F3">
      <w:pPr>
        <w:pStyle w:val="5"/>
        <w:bidi w:val="0"/>
      </w:pPr>
      <w:r>
        <w:t>定时获取纳税人风险信息，用于企业判断是否可以使用开票能力。</w:t>
      </w:r>
    </w:p>
    <w:p w14:paraId="4B9696F5">
      <w:pPr>
        <w:pStyle w:val="5"/>
        <w:bidi w:val="0"/>
      </w:pPr>
      <w:r>
        <w:t>建议定时获取纳税人风险信息，或者在纳税人风险信息发生变更时手动触发更新。</w:t>
      </w:r>
    </w:p>
    <w:p w14:paraId="7021E570">
      <w:pPr>
        <w:pStyle w:val="30"/>
        <w:bidi w:val="0"/>
      </w:pPr>
      <w:r>
        <w:drawing>
          <wp:inline distT="0" distB="0" distL="114300" distR="114300">
            <wp:extent cx="2692400" cy="2470150"/>
            <wp:effectExtent l="0" t="0" r="0" b="6350"/>
            <wp:docPr id="7" name="图片 5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54C0F6D7">
      <w:pPr>
        <w:pStyle w:val="8"/>
        <w:bidi w:val="0"/>
      </w:pPr>
      <w:bookmarkStart w:id="75" w:name="_Toc10421"/>
      <w:r>
        <w:t>1.2.4.1判断逻辑</w:t>
      </w:r>
      <w:bookmarkEnd w:id="75"/>
    </w:p>
    <w:p w14:paraId="614F5174">
      <w:pPr>
        <w:pStyle w:val="5"/>
        <w:bidi w:val="0"/>
      </w:pPr>
      <w:r>
        <w:t>调用《查询纳税人风险信息》接口规范获取纳税人风险信息，当接口调用时发生以下任意情形，调用失败。</w:t>
      </w:r>
    </w:p>
    <w:p w14:paraId="79052CD8">
      <w:pPr>
        <w:pStyle w:val="5"/>
        <w:bidi w:val="0"/>
      </w:pPr>
      <w:r>
        <w:rPr>
          <w:rFonts w:hint="eastAsia"/>
        </w:rPr>
        <w:t>●</w:t>
      </w:r>
      <w:r>
        <w:rPr>
          <w:rFonts w:hint="default"/>
          <w:lang w:val="en-US"/>
        </w:rPr>
        <w:t xml:space="preserve"> </w:t>
      </w:r>
      <w:r>
        <w:t>网络通信异常。</w:t>
      </w:r>
    </w:p>
    <w:p w14:paraId="3BA9D68C">
      <w:pPr>
        <w:pStyle w:val="5"/>
        <w:bidi w:val="0"/>
      </w:pPr>
      <w:r>
        <w:rPr>
          <w:rFonts w:hint="eastAsia"/>
        </w:rPr>
        <w:t>●</w:t>
      </w:r>
      <w:r>
        <w:rPr>
          <w:rFonts w:hint="default"/>
          <w:lang w:val="en-US"/>
        </w:rPr>
        <w:t xml:space="preserve"> </w:t>
      </w:r>
      <w:r>
        <w:t>返回报文存在error节点。</w:t>
      </w:r>
    </w:p>
    <w:p w14:paraId="6DC803F0">
      <w:pPr>
        <w:pStyle w:val="5"/>
        <w:bidi w:val="0"/>
      </w:pPr>
      <w:r>
        <w:rPr>
          <w:rFonts w:hint="eastAsia"/>
        </w:rPr>
        <w:t>●</w:t>
      </w:r>
      <w:r>
        <w:rPr>
          <w:rFonts w:hint="default"/>
          <w:lang w:val="en-US"/>
        </w:rPr>
        <w:t xml:space="preserve"> </w:t>
      </w:r>
      <w:r>
        <w:t>“返回码”不为“00”。</w:t>
      </w:r>
    </w:p>
    <w:p w14:paraId="5547E370">
      <w:pPr>
        <w:pStyle w:val="7"/>
        <w:bidi w:val="0"/>
      </w:pPr>
      <w:bookmarkStart w:id="76" w:name="_Toc30873"/>
      <w:bookmarkStart w:id="77" w:name="_Toc11862"/>
      <w:r>
        <w:t>1.2.5获取纳税人基本信息</w:t>
      </w:r>
      <w:bookmarkEnd w:id="76"/>
      <w:bookmarkEnd w:id="77"/>
    </w:p>
    <w:p w14:paraId="04CAECFE">
      <w:pPr>
        <w:pStyle w:val="5"/>
        <w:bidi w:val="0"/>
      </w:pPr>
      <w:r>
        <w:t>定时获取纳税人基本信息，用于企业判断是否使用开票能力、可使用哪些开票场景。</w:t>
      </w:r>
    </w:p>
    <w:p w14:paraId="55095EAB">
      <w:pPr>
        <w:pStyle w:val="5"/>
        <w:bidi w:val="0"/>
      </w:pPr>
      <w:r>
        <w:t>建议定时获取纳税人基本信息，或者在纳税人基本信息发生变更时手动触发更新。</w:t>
      </w:r>
    </w:p>
    <w:p w14:paraId="63FF52B2">
      <w:pPr>
        <w:pStyle w:val="30"/>
        <w:bidi w:val="0"/>
      </w:pPr>
      <w:r>
        <w:drawing>
          <wp:inline distT="0" distB="0" distL="114300" distR="114300">
            <wp:extent cx="2692400" cy="2451100"/>
            <wp:effectExtent l="0" t="0" r="0" b="0"/>
            <wp:docPr id="8" name="图片 5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04BAEDE4">
      <w:pPr>
        <w:pStyle w:val="8"/>
        <w:bidi w:val="0"/>
      </w:pPr>
      <w:bookmarkStart w:id="78" w:name="_Toc11819"/>
      <w:r>
        <w:t>1.2.5.1判断逻辑</w:t>
      </w:r>
      <w:bookmarkEnd w:id="78"/>
    </w:p>
    <w:p w14:paraId="07694844">
      <w:pPr>
        <w:pStyle w:val="5"/>
        <w:bidi w:val="0"/>
      </w:pPr>
      <w:r>
        <w:t>调用《查询纳税人基本信息》接口规范获取纳税人基本信息，当接口调用时发生以下任意情形，调用失败。</w:t>
      </w:r>
    </w:p>
    <w:p w14:paraId="2A15A8E7">
      <w:pPr>
        <w:pStyle w:val="5"/>
        <w:bidi w:val="0"/>
      </w:pPr>
      <w:r>
        <w:rPr>
          <w:rFonts w:hint="eastAsia"/>
        </w:rPr>
        <w:t>●</w:t>
      </w:r>
      <w:r>
        <w:rPr>
          <w:rFonts w:hint="default"/>
          <w:lang w:val="en-US"/>
        </w:rPr>
        <w:t xml:space="preserve"> </w:t>
      </w:r>
      <w:r>
        <w:t>网络通信异常。</w:t>
      </w:r>
    </w:p>
    <w:p w14:paraId="5D58E5C4">
      <w:pPr>
        <w:pStyle w:val="5"/>
        <w:bidi w:val="0"/>
      </w:pPr>
      <w:r>
        <w:rPr>
          <w:rFonts w:hint="eastAsia"/>
        </w:rPr>
        <w:t>●</w:t>
      </w:r>
      <w:r>
        <w:rPr>
          <w:rFonts w:hint="default"/>
          <w:lang w:val="en-US"/>
        </w:rPr>
        <w:t xml:space="preserve"> </w:t>
      </w:r>
      <w:r>
        <w:t>返回报文存在error节点。</w:t>
      </w:r>
    </w:p>
    <w:p w14:paraId="0FC5CA40">
      <w:pPr>
        <w:pStyle w:val="5"/>
        <w:bidi w:val="0"/>
      </w:pPr>
      <w:r>
        <w:rPr>
          <w:rFonts w:hint="eastAsia"/>
        </w:rPr>
        <w:t>●</w:t>
      </w:r>
      <w:r>
        <w:rPr>
          <w:rFonts w:hint="default"/>
          <w:lang w:val="en-US"/>
        </w:rPr>
        <w:t xml:space="preserve"> </w:t>
      </w:r>
      <w:r>
        <w:t>“返回码”不为“00”。</w:t>
      </w:r>
    </w:p>
    <w:p w14:paraId="2C81D360">
      <w:pPr>
        <w:pStyle w:val="7"/>
        <w:bidi w:val="0"/>
      </w:pPr>
      <w:bookmarkStart w:id="79" w:name="_Toc6320"/>
      <w:bookmarkStart w:id="80" w:name="_Toc20568"/>
      <w:r>
        <w:t>1.2.6获取可用税收分类编码</w:t>
      </w:r>
      <w:bookmarkEnd w:id="79"/>
      <w:bookmarkEnd w:id="80"/>
    </w:p>
    <w:p w14:paraId="4AF1B553">
      <w:pPr>
        <w:pStyle w:val="5"/>
        <w:bidi w:val="0"/>
      </w:pPr>
      <w:r>
        <w:t>定时获取可用税收分类编码，使用在开具不动产经营租赁发票时可依据获取到的税收分类编码判断发票信息是否合规。</w:t>
      </w:r>
    </w:p>
    <w:p w14:paraId="58251027">
      <w:pPr>
        <w:pStyle w:val="5"/>
        <w:bidi w:val="0"/>
      </w:pPr>
      <w:r>
        <w:t>建议定时获取税收分类编码。</w:t>
      </w:r>
    </w:p>
    <w:p w14:paraId="4A7C0393">
      <w:pPr>
        <w:pStyle w:val="5"/>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000650AF">
      <w:pPr>
        <w:pStyle w:val="5"/>
        <w:bidi w:val="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468265E8">
      <w:pPr>
        <w:pStyle w:val="5"/>
        <w:bidi w:val="0"/>
      </w:pPr>
      <w:r>
        <w:t>在开具数字化电子发票条件时，根据需求选择符合的优惠政策代码和税率，包括：</w:t>
      </w:r>
    </w:p>
    <w:p w14:paraId="5EF42ED7">
      <w:pPr>
        <w:pStyle w:val="5"/>
        <w:bidi w:val="0"/>
        <w:rPr>
          <w:rFonts w:hint="default"/>
          <w:lang w:eastAsia="zh-CN"/>
        </w:rPr>
      </w:pPr>
      <w:r>
        <w:rPr>
          <w:rFonts w:hint="default"/>
        </w:rPr>
        <w:t>优惠政策选择“简易征收”，发票明细“优惠政策标识”项填写“01”，税率限制为3%或5%</w:t>
      </w:r>
      <w:r>
        <w:rPr>
          <w:rFonts w:hint="default"/>
          <w:lang w:eastAsia="zh-CN"/>
        </w:rPr>
        <w:t>；</w:t>
      </w:r>
    </w:p>
    <w:p w14:paraId="0289A27A">
      <w:pPr>
        <w:pStyle w:val="5"/>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4A80DE19">
      <w:pPr>
        <w:pStyle w:val="5"/>
        <w:bidi w:val="0"/>
        <w:rPr>
          <w:rFonts w:hint="eastAsia"/>
        </w:rPr>
      </w:pPr>
      <w:bookmarkStart w:id="81" w:name="OLE_LINK39"/>
      <w:r>
        <w:rPr>
          <w:rFonts w:hint="eastAsia"/>
        </w:rPr>
        <w:t>优惠政策选择“免税”，发票明细“优惠政策标识”项填写“03”，选择免税后，税率为0；</w:t>
      </w:r>
    </w:p>
    <w:p w14:paraId="4968C088">
      <w:pPr>
        <w:pStyle w:val="5"/>
        <w:bidi w:val="0"/>
        <w:rPr>
          <w:rFonts w:hint="eastAsia"/>
        </w:rPr>
      </w:pPr>
      <w:r>
        <w:rPr>
          <w:rFonts w:hint="eastAsia"/>
        </w:rPr>
        <w:t>优惠政策选择“不征税”，发票明细“优惠政策标识”项填写“04”，选择不征税后，税率为0，该优惠政策不能混开；</w:t>
      </w:r>
    </w:p>
    <w:bookmarkEnd w:id="81"/>
    <w:p w14:paraId="1ABF3309">
      <w:pPr>
        <w:pStyle w:val="5"/>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3D858F42">
      <w:pPr>
        <w:pStyle w:val="5"/>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F3BF9A0">
      <w:pPr>
        <w:pStyle w:val="5"/>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3D6C4A25">
      <w:pPr>
        <w:pStyle w:val="5"/>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742B1CAB">
      <w:pPr>
        <w:pStyle w:val="5"/>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4EA3DF6A">
      <w:pPr>
        <w:pStyle w:val="5"/>
        <w:bidi w:val="0"/>
        <w:rPr>
          <w:rFonts w:hint="eastAsia"/>
          <w:lang w:eastAsia="zh-CN"/>
        </w:rPr>
      </w:pPr>
      <w:bookmarkStart w:id="82" w:name="OLE_LINK37"/>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”，“税率”栏次填写1</w:t>
      </w:r>
      <w:r>
        <w:rPr>
          <w:rFonts w:hint="default"/>
          <w:lang w:val="en-US" w:eastAsia="zh-CN"/>
        </w:rPr>
        <w:t>.</w:t>
      </w:r>
      <w:r>
        <w:rPr>
          <w:rFonts w:hint="default"/>
        </w:rPr>
        <w:t>5</w:t>
      </w:r>
      <w:r>
        <w:rPr>
          <w:rFonts w:hint="default"/>
          <w:lang w:val="en-US" w:eastAsia="zh-CN"/>
        </w:rPr>
        <w:t>%，该优惠政策不能与其他优惠政策混开</w:t>
      </w:r>
      <w:r>
        <w:rPr>
          <w:rFonts w:hint="eastAsia"/>
          <w:lang w:eastAsia="zh-CN"/>
        </w:rPr>
        <w:t>，</w:t>
      </w:r>
      <w:r>
        <w:rPr>
          <w:rFonts w:hint="eastAsia"/>
          <w:lang w:val="en-US" w:eastAsia="zh-CN"/>
        </w:rPr>
        <w:t>且只能单张单行开具，不能开具折扣行</w:t>
      </w:r>
      <w:r>
        <w:rPr>
          <w:rFonts w:hint="eastAsia"/>
        </w:rPr>
        <w:t>；</w:t>
      </w:r>
      <w:r>
        <w:rPr>
          <w:rFonts w:hint="default"/>
          <w:lang w:eastAsia="zh-CN"/>
        </w:rPr>
        <w:t>当自然人和个体工商户开具不动产经营租赁发票,使用“3040502020102000000个人出租住房”商编</w:t>
      </w:r>
      <w:r>
        <w:rPr>
          <w:rFonts w:hint="eastAsia"/>
          <w:lang w:val="en-US" w:eastAsia="zh-CN"/>
        </w:rPr>
        <w:t>时</w:t>
      </w:r>
      <w:r>
        <w:rPr>
          <w:rFonts w:hint="default"/>
          <w:lang w:eastAsia="zh-CN"/>
        </w:rPr>
        <w:t>，</w:t>
      </w:r>
      <w:r>
        <w:rPr>
          <w:rFonts w:hint="eastAsia"/>
          <w:lang w:val="en-US" w:eastAsia="zh-CN"/>
        </w:rPr>
        <w:t>必须使用该优惠政策标识，</w:t>
      </w:r>
      <w:r>
        <w:rPr>
          <w:rFonts w:hint="default"/>
          <w:lang w:eastAsia="zh-CN"/>
        </w:rPr>
        <w:t>税额=含税销售额*1.5%/（1+5%）</w:t>
      </w:r>
      <w:r>
        <w:rPr>
          <w:rFonts w:hint="eastAsia"/>
          <w:lang w:eastAsia="zh-CN"/>
        </w:rPr>
        <w:t>；</w:t>
      </w:r>
      <w:r>
        <w:rPr>
          <w:rFonts w:hint="eastAsia"/>
          <w:lang w:val="en-US" w:eastAsia="zh-CN"/>
        </w:rPr>
        <w:t>当</w:t>
      </w:r>
      <w:r>
        <w:rPr>
          <w:rFonts w:hint="eastAsia"/>
          <w:lang w:eastAsia="zh-CN"/>
        </w:rPr>
        <w:t>住房租赁企业（企业行业性质为“38：住房租赁企业”）开具不动产经营租赁发票</w:t>
      </w:r>
      <w:r>
        <w:rPr>
          <w:rFonts w:hint="eastAsia"/>
          <w:lang w:val="en-US" w:eastAsia="zh-CN"/>
        </w:rPr>
        <w:t>使用该优惠政策标识</w:t>
      </w:r>
      <w:r>
        <w:rPr>
          <w:rFonts w:hint="eastAsia"/>
          <w:lang w:eastAsia="zh-CN"/>
        </w:rPr>
        <w:t>时，税额=含税销售额*1.5%/（1+1.5%）；</w:t>
      </w:r>
    </w:p>
    <w:bookmarkEnd w:id="82"/>
    <w:p w14:paraId="75E0947C">
      <w:pPr>
        <w:pStyle w:val="5"/>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3458B138">
      <w:pPr>
        <w:pStyle w:val="5"/>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325A80C4">
      <w:pPr>
        <w:pStyle w:val="5"/>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3D5C911E">
      <w:pPr>
        <w:pStyle w:val="5"/>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289B9AE6">
      <w:pPr>
        <w:pStyle w:val="5"/>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7701E0B0">
      <w:pPr>
        <w:pStyle w:val="5"/>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4AA3DC74">
      <w:pPr>
        <w:pStyle w:val="5"/>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03CB4824">
      <w:pPr>
        <w:pStyle w:val="5"/>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68E23EEF">
      <w:pPr>
        <w:pStyle w:val="30"/>
        <w:bidi w:val="0"/>
      </w:pPr>
      <w:r>
        <w:drawing>
          <wp:inline distT="0" distB="0" distL="114300" distR="114300">
            <wp:extent cx="2692400" cy="2470150"/>
            <wp:effectExtent l="0" t="0" r="0" b="6350"/>
            <wp:docPr id="9" name="图片 58"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8"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74714345">
      <w:pPr>
        <w:pStyle w:val="8"/>
        <w:bidi w:val="0"/>
      </w:pPr>
      <w:bookmarkStart w:id="83" w:name="_Toc1669"/>
      <w:r>
        <w:t>1.2.6.1判断逻辑</w:t>
      </w:r>
      <w:bookmarkEnd w:id="83"/>
    </w:p>
    <w:p w14:paraId="68C45B28">
      <w:pPr>
        <w:pStyle w:val="5"/>
        <w:bidi w:val="0"/>
      </w:pPr>
      <w:r>
        <w:t>调用《查询税收分类编码信息》接口规范获取税收分类编码信息，当接口调用时发生以下任意情形，调用失败。</w:t>
      </w:r>
    </w:p>
    <w:p w14:paraId="7FA9026A">
      <w:pPr>
        <w:pStyle w:val="5"/>
        <w:bidi w:val="0"/>
      </w:pPr>
      <w:r>
        <w:rPr>
          <w:rFonts w:hint="eastAsia"/>
        </w:rPr>
        <w:t>●</w:t>
      </w:r>
      <w:r>
        <w:rPr>
          <w:rFonts w:hint="default"/>
          <w:lang w:val="en-US"/>
        </w:rPr>
        <w:t xml:space="preserve"> </w:t>
      </w:r>
      <w:r>
        <w:t>网络通信异常。</w:t>
      </w:r>
    </w:p>
    <w:p w14:paraId="3A6492DF">
      <w:pPr>
        <w:pStyle w:val="5"/>
        <w:bidi w:val="0"/>
      </w:pPr>
      <w:r>
        <w:rPr>
          <w:rFonts w:hint="eastAsia"/>
        </w:rPr>
        <w:t>●</w:t>
      </w:r>
      <w:r>
        <w:rPr>
          <w:rFonts w:hint="default"/>
          <w:lang w:val="en-US"/>
        </w:rPr>
        <w:t xml:space="preserve"> </w:t>
      </w:r>
      <w:r>
        <w:t>返回报文存在error节点。</w:t>
      </w:r>
    </w:p>
    <w:p w14:paraId="09032196">
      <w:pPr>
        <w:pStyle w:val="5"/>
        <w:bidi w:val="0"/>
      </w:pPr>
      <w:r>
        <w:rPr>
          <w:rFonts w:hint="eastAsia"/>
        </w:rPr>
        <w:t>●</w:t>
      </w:r>
      <w:r>
        <w:rPr>
          <w:rFonts w:hint="default"/>
          <w:lang w:val="en-US"/>
        </w:rPr>
        <w:t xml:space="preserve"> </w:t>
      </w:r>
      <w:r>
        <w:t>“返回码”不为“00”。</w:t>
      </w:r>
    </w:p>
    <w:p w14:paraId="7A2FBC64">
      <w:pPr>
        <w:pStyle w:val="7"/>
        <w:bidi w:val="0"/>
      </w:pPr>
      <w:bookmarkStart w:id="84" w:name="_Toc2536"/>
      <w:bookmarkStart w:id="85" w:name="_Toc12938"/>
      <w:r>
        <w:t>1.2.7获取可用税率</w:t>
      </w:r>
      <w:bookmarkEnd w:id="84"/>
      <w:bookmarkEnd w:id="85"/>
    </w:p>
    <w:p w14:paraId="0DBF07E1">
      <w:pPr>
        <w:pStyle w:val="5"/>
        <w:bidi w:val="0"/>
      </w:pPr>
      <w:r>
        <w:t>定时获取可用税率，使用在开具不动产经营租赁发票时可依据获取到的可用税率判断发票信息是否合规。</w:t>
      </w:r>
    </w:p>
    <w:p w14:paraId="782A1528">
      <w:pPr>
        <w:pStyle w:val="5"/>
        <w:bidi w:val="0"/>
      </w:pPr>
      <w:r>
        <w:t>建议定时获取可用税率。</w:t>
      </w:r>
    </w:p>
    <w:p w14:paraId="50BA176C">
      <w:pPr>
        <w:pStyle w:val="30"/>
        <w:bidi w:val="0"/>
      </w:pPr>
      <w:r>
        <w:drawing>
          <wp:inline distT="0" distB="0" distL="114300" distR="114300">
            <wp:extent cx="2686050" cy="2470150"/>
            <wp:effectExtent l="0" t="0" r="6350" b="6350"/>
            <wp:docPr id="10" name="图片 59"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9"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4367810F">
      <w:pPr>
        <w:pStyle w:val="8"/>
        <w:bidi w:val="0"/>
      </w:pPr>
      <w:bookmarkStart w:id="86" w:name="_Toc5340"/>
      <w:r>
        <w:t>1.2.7.1判断逻辑</w:t>
      </w:r>
      <w:bookmarkEnd w:id="86"/>
    </w:p>
    <w:p w14:paraId="334144CD">
      <w:pPr>
        <w:pStyle w:val="5"/>
        <w:bidi w:val="0"/>
      </w:pPr>
      <w:r>
        <w:t>调用《查询可用税率信息》接口规范获取可用税率信息，当接口调用时发生以下任意情形，调用失败。</w:t>
      </w:r>
    </w:p>
    <w:p w14:paraId="3B30329D">
      <w:pPr>
        <w:pStyle w:val="5"/>
        <w:bidi w:val="0"/>
      </w:pPr>
      <w:r>
        <w:rPr>
          <w:rFonts w:hint="eastAsia"/>
        </w:rPr>
        <w:t>●</w:t>
      </w:r>
      <w:r>
        <w:rPr>
          <w:rFonts w:hint="default"/>
          <w:lang w:val="en-US"/>
        </w:rPr>
        <w:t xml:space="preserve"> </w:t>
      </w:r>
      <w:r>
        <w:t>网络通信异常。</w:t>
      </w:r>
    </w:p>
    <w:p w14:paraId="7C185F54">
      <w:pPr>
        <w:pStyle w:val="5"/>
        <w:bidi w:val="0"/>
      </w:pPr>
      <w:r>
        <w:rPr>
          <w:rFonts w:hint="eastAsia"/>
        </w:rPr>
        <w:t>●</w:t>
      </w:r>
      <w:r>
        <w:rPr>
          <w:rFonts w:hint="default"/>
          <w:lang w:val="en-US"/>
        </w:rPr>
        <w:t xml:space="preserve"> </w:t>
      </w:r>
      <w:r>
        <w:t>返回报文存在error节点。</w:t>
      </w:r>
    </w:p>
    <w:p w14:paraId="12A4A23A">
      <w:pPr>
        <w:pStyle w:val="5"/>
        <w:bidi w:val="0"/>
      </w:pPr>
      <w:r>
        <w:rPr>
          <w:rFonts w:hint="eastAsia"/>
        </w:rPr>
        <w:t>●</w:t>
      </w:r>
      <w:r>
        <w:rPr>
          <w:rFonts w:hint="default"/>
          <w:lang w:val="en-US"/>
        </w:rPr>
        <w:t xml:space="preserve"> </w:t>
      </w:r>
      <w:r>
        <w:t>“返回码”不为“00”。</w:t>
      </w:r>
    </w:p>
    <w:p w14:paraId="6305A2E4">
      <w:pPr>
        <w:pStyle w:val="7"/>
        <w:bidi w:val="0"/>
      </w:pPr>
      <w:bookmarkStart w:id="87" w:name="_Toc9716"/>
      <w:bookmarkStart w:id="88" w:name="_Toc7108"/>
      <w:r>
        <w:t>1.2.8获取蓝字发票信息</w:t>
      </w:r>
      <w:bookmarkEnd w:id="87"/>
      <w:bookmarkEnd w:id="88"/>
    </w:p>
    <w:p w14:paraId="07934825">
      <w:pPr>
        <w:pStyle w:val="5"/>
        <w:bidi w:val="0"/>
      </w:pPr>
      <w:r>
        <w:t>企业可依据不动产经营租赁蓝字发票信息开具红字发票。</w:t>
      </w:r>
    </w:p>
    <w:p w14:paraId="2BE66CCD">
      <w:pPr>
        <w:pStyle w:val="5"/>
        <w:bidi w:val="0"/>
      </w:pPr>
      <w:r>
        <w:t>建议企业定时下载/更新不动产经营租赁蓝字发票信息，或在接收不动产经营租赁蓝字发票、不动产经营租赁蓝字发票信息变更时手工获取不动产经营租赁蓝字发票信息。</w:t>
      </w:r>
    </w:p>
    <w:p w14:paraId="0A32512A">
      <w:pPr>
        <w:pStyle w:val="30"/>
        <w:bidi w:val="0"/>
      </w:pPr>
      <w:r>
        <w:drawing>
          <wp:inline distT="0" distB="0" distL="114300" distR="114300">
            <wp:extent cx="2762250" cy="2470150"/>
            <wp:effectExtent l="0" t="0" r="6350" b="6350"/>
            <wp:docPr id="11" name="图片 60"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0"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24347576">
      <w:pPr>
        <w:pStyle w:val="8"/>
        <w:bidi w:val="0"/>
      </w:pPr>
      <w:bookmarkStart w:id="89" w:name="_Toc18677"/>
      <w:r>
        <w:t>1.2.8.1判断逻辑</w:t>
      </w:r>
      <w:bookmarkEnd w:id="89"/>
    </w:p>
    <w:p w14:paraId="21CF8D66">
      <w:pPr>
        <w:pStyle w:val="5"/>
        <w:bidi w:val="0"/>
      </w:pPr>
      <w:r>
        <w:t>调用中《批量发票下载申请》接口规范获取蓝字发票信息，当接口调用时发生以下任意情形，调用失败。</w:t>
      </w:r>
    </w:p>
    <w:p w14:paraId="169DD50A">
      <w:pPr>
        <w:pStyle w:val="5"/>
        <w:bidi w:val="0"/>
      </w:pPr>
      <w:r>
        <w:rPr>
          <w:rFonts w:hint="eastAsia"/>
        </w:rPr>
        <w:t>●</w:t>
      </w:r>
      <w:r>
        <w:rPr>
          <w:rFonts w:hint="default"/>
          <w:lang w:val="en-US"/>
        </w:rPr>
        <w:t xml:space="preserve"> </w:t>
      </w:r>
      <w:r>
        <w:t>网络通信异常。</w:t>
      </w:r>
    </w:p>
    <w:p w14:paraId="24E3777A">
      <w:pPr>
        <w:pStyle w:val="5"/>
        <w:bidi w:val="0"/>
      </w:pPr>
      <w:r>
        <w:rPr>
          <w:rFonts w:hint="eastAsia"/>
        </w:rPr>
        <w:t>●</w:t>
      </w:r>
      <w:r>
        <w:rPr>
          <w:rFonts w:hint="default"/>
          <w:lang w:val="en-US"/>
        </w:rPr>
        <w:t xml:space="preserve"> </w:t>
      </w:r>
      <w:r>
        <w:t>返回报文存在error节点。</w:t>
      </w:r>
    </w:p>
    <w:p w14:paraId="77B8855B">
      <w:pPr>
        <w:pStyle w:val="5"/>
        <w:bidi w:val="0"/>
      </w:pPr>
      <w:r>
        <w:rPr>
          <w:rFonts w:hint="eastAsia"/>
        </w:rPr>
        <w:t>●</w:t>
      </w:r>
      <w:r>
        <w:rPr>
          <w:rFonts w:hint="default"/>
          <w:lang w:val="en-US"/>
        </w:rPr>
        <w:t xml:space="preserve"> </w:t>
      </w:r>
      <w:r>
        <w:t>“返回码”不为“00”。</w:t>
      </w:r>
    </w:p>
    <w:p w14:paraId="7701CE10">
      <w:pPr>
        <w:pStyle w:val="7"/>
        <w:bidi w:val="0"/>
      </w:pPr>
      <w:bookmarkStart w:id="90" w:name="_Toc26550"/>
      <w:bookmarkStart w:id="91" w:name="_Toc8647"/>
      <w:r>
        <w:t>1.2.9获取蓝字发票勾选信息</w:t>
      </w:r>
      <w:bookmarkEnd w:id="90"/>
      <w:bookmarkEnd w:id="91"/>
    </w:p>
    <w:p w14:paraId="01202CCF">
      <w:pPr>
        <w:pStyle w:val="5"/>
        <w:bidi w:val="0"/>
      </w:pPr>
      <w:r>
        <w:t>企业可依据不动产经营租赁蓝字发票信息勾选信息判断不动产经营租赁蓝字发票是否可红冲。</w:t>
      </w:r>
    </w:p>
    <w:p w14:paraId="7ECDD93F">
      <w:pPr>
        <w:pStyle w:val="5"/>
        <w:bidi w:val="0"/>
      </w:pPr>
      <w:r>
        <w:t>建议企业定时下载/更新不动产经营租赁蓝字发票信息勾选，或在接收不动产经营租赁蓝字发票勾选状态发生变更时手工获取不动产经营租赁蓝字发票勾选信息。</w:t>
      </w:r>
    </w:p>
    <w:p w14:paraId="3C89B544">
      <w:pPr>
        <w:pStyle w:val="30"/>
        <w:bidi w:val="0"/>
      </w:pPr>
      <w:r>
        <w:drawing>
          <wp:inline distT="0" distB="0" distL="114300" distR="114300">
            <wp:extent cx="2870200" cy="2324100"/>
            <wp:effectExtent l="0" t="0" r="0" b="0"/>
            <wp:docPr id="12" name="图片 61"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3B638456">
      <w:pPr>
        <w:pStyle w:val="8"/>
        <w:bidi w:val="0"/>
      </w:pPr>
      <w:bookmarkStart w:id="92" w:name="_Toc17349"/>
      <w:r>
        <w:t>1.2.9.1判断逻辑</w:t>
      </w:r>
      <w:bookmarkEnd w:id="92"/>
    </w:p>
    <w:p w14:paraId="78E81986">
      <w:pPr>
        <w:pStyle w:val="5"/>
        <w:bidi w:val="0"/>
      </w:pPr>
      <w:r>
        <w:t>调用《发票状态信息查询》接口规范获取不动产经营租赁蓝字发票勾选信息，当接口调用时发生以下任意情形，调用失败。</w:t>
      </w:r>
    </w:p>
    <w:p w14:paraId="11C6EC23">
      <w:pPr>
        <w:pStyle w:val="5"/>
        <w:bidi w:val="0"/>
      </w:pPr>
      <w:r>
        <w:rPr>
          <w:rFonts w:hint="eastAsia"/>
        </w:rPr>
        <w:t>●</w:t>
      </w:r>
      <w:r>
        <w:rPr>
          <w:rFonts w:hint="default"/>
          <w:lang w:val="en-US"/>
        </w:rPr>
        <w:t xml:space="preserve"> </w:t>
      </w:r>
      <w:r>
        <w:t>网络通信异常。</w:t>
      </w:r>
    </w:p>
    <w:p w14:paraId="4E8A4C52">
      <w:pPr>
        <w:pStyle w:val="5"/>
        <w:bidi w:val="0"/>
      </w:pPr>
      <w:r>
        <w:rPr>
          <w:rFonts w:hint="eastAsia"/>
        </w:rPr>
        <w:t>●</w:t>
      </w:r>
      <w:r>
        <w:rPr>
          <w:rFonts w:hint="default"/>
          <w:lang w:val="en-US"/>
        </w:rPr>
        <w:t xml:space="preserve"> </w:t>
      </w:r>
      <w:r>
        <w:t>返回报文存在error节点。</w:t>
      </w:r>
    </w:p>
    <w:p w14:paraId="189CEA03">
      <w:pPr>
        <w:pStyle w:val="5"/>
        <w:bidi w:val="0"/>
      </w:pPr>
      <w:r>
        <w:rPr>
          <w:rFonts w:hint="eastAsia"/>
        </w:rPr>
        <w:t>●</w:t>
      </w:r>
      <w:r>
        <w:rPr>
          <w:rFonts w:hint="default"/>
          <w:lang w:val="en-US"/>
        </w:rPr>
        <w:t xml:space="preserve"> </w:t>
      </w:r>
      <w:r>
        <w:t>“返回码”不为“00”。</w:t>
      </w:r>
    </w:p>
    <w:p w14:paraId="5B0384E0">
      <w:pPr>
        <w:pStyle w:val="7"/>
        <w:bidi w:val="0"/>
      </w:pPr>
      <w:bookmarkStart w:id="93" w:name="_Toc17051"/>
      <w:bookmarkStart w:id="94" w:name="_Toc1979"/>
      <w:r>
        <w:t>1.2.10获取红字确认单列表</w:t>
      </w:r>
      <w:bookmarkEnd w:id="93"/>
      <w:bookmarkEnd w:id="94"/>
    </w:p>
    <w:p w14:paraId="3B6663C9">
      <w:pPr>
        <w:pStyle w:val="5"/>
        <w:bidi w:val="0"/>
      </w:pPr>
      <w:r>
        <w:t>从税务局端获取不动产经营租赁红字确认单列表信息，以便于后期开具红字发票以及红字发票确认时进行业务校验。</w:t>
      </w:r>
    </w:p>
    <w:p w14:paraId="6B5AC4D1">
      <w:pPr>
        <w:pStyle w:val="5"/>
        <w:bidi w:val="0"/>
      </w:pPr>
      <w:r>
        <w:t>建议企业定时下载/更新不动产经营租赁红字确认单列表信息,或在接收不动产经营租赁红字确认单、不动产经营租赁红字确认单变更时手工获取不动产经营租赁红字确认单列表信息。</w:t>
      </w:r>
    </w:p>
    <w:p w14:paraId="7915B91E">
      <w:pPr>
        <w:pStyle w:val="30"/>
        <w:bidi w:val="0"/>
      </w:pPr>
      <w:r>
        <w:drawing>
          <wp:inline distT="0" distB="0" distL="114300" distR="114300">
            <wp:extent cx="2762250" cy="2470150"/>
            <wp:effectExtent l="0" t="0" r="6350" b="6350"/>
            <wp:docPr id="13" name="图片 101" descr="查询红字确认单列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1" descr="查询红字确认单列表信息"/>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3102322F">
      <w:pPr>
        <w:pStyle w:val="8"/>
        <w:bidi w:val="0"/>
      </w:pPr>
      <w:bookmarkStart w:id="95" w:name="_Toc6420"/>
      <w:r>
        <w:t>1.2.10.1判断逻辑</w:t>
      </w:r>
      <w:bookmarkEnd w:id="95"/>
    </w:p>
    <w:p w14:paraId="415B03B6">
      <w:pPr>
        <w:pStyle w:val="5"/>
        <w:bidi w:val="0"/>
      </w:pPr>
      <w:r>
        <w:t>调用《查询不动产经营租赁红字确认单列表信息》接口规范获取不动产经营租赁红字确认单列表信息，当接口调用时发生以下任意情形，调用失败。</w:t>
      </w:r>
    </w:p>
    <w:p w14:paraId="7B7EBA6D">
      <w:pPr>
        <w:pStyle w:val="5"/>
        <w:bidi w:val="0"/>
      </w:pPr>
      <w:r>
        <w:rPr>
          <w:rFonts w:hint="eastAsia"/>
        </w:rPr>
        <w:t>●</w:t>
      </w:r>
      <w:r>
        <w:rPr>
          <w:rFonts w:hint="default"/>
          <w:lang w:val="en-US"/>
        </w:rPr>
        <w:t xml:space="preserve"> </w:t>
      </w:r>
      <w:r>
        <w:t>网络通信异常。</w:t>
      </w:r>
    </w:p>
    <w:p w14:paraId="2D2E04B0">
      <w:pPr>
        <w:pStyle w:val="5"/>
        <w:bidi w:val="0"/>
      </w:pPr>
      <w:r>
        <w:rPr>
          <w:rFonts w:hint="eastAsia"/>
        </w:rPr>
        <w:t>●</w:t>
      </w:r>
      <w:r>
        <w:rPr>
          <w:rFonts w:hint="default"/>
          <w:lang w:val="en-US"/>
        </w:rPr>
        <w:t xml:space="preserve"> </w:t>
      </w:r>
      <w:r>
        <w:t>返回报文存在error节点。</w:t>
      </w:r>
    </w:p>
    <w:p w14:paraId="0A084E64">
      <w:pPr>
        <w:pStyle w:val="5"/>
        <w:bidi w:val="0"/>
      </w:pPr>
      <w:bookmarkStart w:id="96" w:name="OLE_LINK20"/>
      <w:r>
        <w:rPr>
          <w:rFonts w:hint="eastAsia"/>
        </w:rPr>
        <w:t>●</w:t>
      </w:r>
      <w:r>
        <w:rPr>
          <w:rFonts w:hint="default"/>
          <w:lang w:val="en-US"/>
        </w:rPr>
        <w:t xml:space="preserve"> </w:t>
      </w:r>
      <w:bookmarkEnd w:id="96"/>
      <w:r>
        <w:t>“返回码”不为“00”。</w:t>
      </w:r>
    </w:p>
    <w:p w14:paraId="1E8335DE">
      <w:pPr>
        <w:pStyle w:val="7"/>
        <w:bidi w:val="0"/>
      </w:pPr>
      <w:bookmarkStart w:id="97" w:name="_Toc22633"/>
      <w:bookmarkStart w:id="98" w:name="_Toc17101"/>
      <w:r>
        <w:t>1.2.11获取红字确认单明细</w:t>
      </w:r>
      <w:bookmarkEnd w:id="97"/>
      <w:bookmarkEnd w:id="98"/>
    </w:p>
    <w:p w14:paraId="5915ECE0">
      <w:pPr>
        <w:pStyle w:val="5"/>
        <w:bidi w:val="0"/>
      </w:pPr>
      <w:r>
        <w:t>从税务局端获取不动产经营租赁红字确认单明细信息，以便于后期开具红字发票以及红字发票确认时进行业务校验。</w:t>
      </w:r>
    </w:p>
    <w:p w14:paraId="0F8D54CA">
      <w:pPr>
        <w:pStyle w:val="5"/>
        <w:bidi w:val="0"/>
      </w:pPr>
      <w:r>
        <w:t>建议企业定时下载/更新不动产经营租赁红字确认单明细信息,或在接收不动产经营租赁红字确认单明细、不动产经营租赁红字确认单明细变更时手工获取不动产经营租赁红字确认单明细信息。</w:t>
      </w:r>
    </w:p>
    <w:p w14:paraId="73FA74A7">
      <w:pPr>
        <w:pStyle w:val="30"/>
        <w:bidi w:val="0"/>
      </w:pPr>
      <w:r>
        <w:drawing>
          <wp:inline distT="0" distB="0" distL="114300" distR="114300">
            <wp:extent cx="2762250" cy="2470150"/>
            <wp:effectExtent l="0" t="0" r="6350" b="6350"/>
            <wp:docPr id="14" name="图片 63"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3"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1BC654C5">
      <w:pPr>
        <w:pStyle w:val="8"/>
        <w:bidi w:val="0"/>
      </w:pPr>
      <w:bookmarkStart w:id="99" w:name="_Toc24349"/>
      <w:r>
        <w:t>1.2.11.1判断逻辑</w:t>
      </w:r>
      <w:bookmarkEnd w:id="99"/>
    </w:p>
    <w:p w14:paraId="76FD30D4">
      <w:pPr>
        <w:pStyle w:val="5"/>
        <w:bidi w:val="0"/>
      </w:pPr>
      <w:r>
        <w:t>调用《查询不动产经营租赁红字确认单明细信息》接口规范获取不动产经营租赁红字确认单明细信息，当接口调用时发生以下任意情形，调用失败。</w:t>
      </w:r>
    </w:p>
    <w:p w14:paraId="7E51A064">
      <w:pPr>
        <w:pStyle w:val="5"/>
        <w:bidi w:val="0"/>
      </w:pPr>
      <w:r>
        <w:rPr>
          <w:rFonts w:hint="eastAsia"/>
        </w:rPr>
        <w:t>●</w:t>
      </w:r>
      <w:r>
        <w:rPr>
          <w:rFonts w:hint="default"/>
          <w:lang w:val="en-US"/>
        </w:rPr>
        <w:t xml:space="preserve"> </w:t>
      </w:r>
      <w:r>
        <w:t>网络通信异常。</w:t>
      </w:r>
    </w:p>
    <w:p w14:paraId="3E155A56">
      <w:pPr>
        <w:pStyle w:val="5"/>
        <w:bidi w:val="0"/>
      </w:pPr>
      <w:r>
        <w:rPr>
          <w:rFonts w:hint="eastAsia"/>
        </w:rPr>
        <w:t>●</w:t>
      </w:r>
      <w:r>
        <w:rPr>
          <w:rFonts w:hint="default"/>
          <w:lang w:val="en-US"/>
        </w:rPr>
        <w:t xml:space="preserve"> </w:t>
      </w:r>
      <w:r>
        <w:t>返回报文存在error节点。</w:t>
      </w:r>
    </w:p>
    <w:p w14:paraId="7C914CA0">
      <w:pPr>
        <w:pStyle w:val="5"/>
        <w:bidi w:val="0"/>
      </w:pPr>
      <w:r>
        <w:rPr>
          <w:rFonts w:hint="eastAsia"/>
        </w:rPr>
        <w:t>●</w:t>
      </w:r>
      <w:r>
        <w:rPr>
          <w:rFonts w:hint="default"/>
          <w:lang w:val="en-US"/>
        </w:rPr>
        <w:t xml:space="preserve"> </w:t>
      </w:r>
      <w:r>
        <w:t>“返回码”不为“00”。</w:t>
      </w:r>
    </w:p>
    <w:p w14:paraId="64116BC4">
      <w:pPr>
        <w:pStyle w:val="4"/>
        <w:bidi w:val="0"/>
      </w:pPr>
      <w:bookmarkStart w:id="100" w:name="_Toc5653"/>
      <w:bookmarkStart w:id="101" w:name="_Toc3106"/>
      <w:bookmarkStart w:id="102" w:name="_Toc6273"/>
      <w:r>
        <w:t>2</w:t>
      </w:r>
      <w:r>
        <w:rPr>
          <w:rFonts w:hint="eastAsia"/>
          <w:lang w:val="en-US" w:eastAsia="zh-CN"/>
        </w:rPr>
        <w:t>.</w:t>
      </w:r>
      <w:r>
        <w:t>不动产经营租赁蓝字发票开具</w:t>
      </w:r>
      <w:bookmarkEnd w:id="100"/>
      <w:bookmarkEnd w:id="101"/>
      <w:bookmarkEnd w:id="102"/>
    </w:p>
    <w:p w14:paraId="279FC3C5">
      <w:pPr>
        <w:pStyle w:val="6"/>
        <w:bidi w:val="0"/>
        <w:rPr>
          <w:rFonts w:hint="default"/>
        </w:rPr>
      </w:pPr>
      <w:bookmarkStart w:id="103" w:name="_Toc1126"/>
      <w:bookmarkStart w:id="104" w:name="_Toc7352"/>
      <w:r>
        <w:rPr>
          <w:rFonts w:hint="default"/>
        </w:rPr>
        <w:t>2.1全流程图</w:t>
      </w:r>
      <w:bookmarkEnd w:id="103"/>
      <w:bookmarkEnd w:id="104"/>
    </w:p>
    <w:p w14:paraId="6943DE7F">
      <w:pPr>
        <w:pStyle w:val="30"/>
        <w:bidi w:val="0"/>
      </w:pPr>
      <w:r>
        <w:drawing>
          <wp:inline distT="0" distB="0" distL="114300" distR="114300">
            <wp:extent cx="5267325" cy="7323455"/>
            <wp:effectExtent l="0" t="0" r="3175" b="4445"/>
            <wp:docPr id="15"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4" descr="全流程图"/>
                    <pic:cNvPicPr>
                      <a:picLocks noChangeAspect="1"/>
                    </pic:cNvPicPr>
                  </pic:nvPicPr>
                  <pic:blipFill>
                    <a:blip r:embed="rId19"/>
                    <a:stretch>
                      <a:fillRect/>
                    </a:stretch>
                  </pic:blipFill>
                  <pic:spPr>
                    <a:xfrm>
                      <a:off x="0" y="0"/>
                      <a:ext cx="5267325" cy="7323455"/>
                    </a:xfrm>
                    <a:prstGeom prst="rect">
                      <a:avLst/>
                    </a:prstGeom>
                    <a:noFill/>
                    <a:ln>
                      <a:noFill/>
                    </a:ln>
                  </pic:spPr>
                </pic:pic>
              </a:graphicData>
            </a:graphic>
          </wp:inline>
        </w:drawing>
      </w:r>
    </w:p>
    <w:p w14:paraId="646F256A">
      <w:pPr>
        <w:pStyle w:val="29"/>
        <w:bidi w:val="0"/>
      </w:pPr>
      <w:r>
        <w:t>业务流程图</w:t>
      </w:r>
    </w:p>
    <w:p w14:paraId="46113381">
      <w:pPr>
        <w:pStyle w:val="30"/>
        <w:bidi w:val="0"/>
      </w:pPr>
      <w:r>
        <w:drawing>
          <wp:inline distT="0" distB="0" distL="114300" distR="114300">
            <wp:extent cx="5041265" cy="8771890"/>
            <wp:effectExtent l="0" t="0" r="0" b="0"/>
            <wp:docPr id="16" name="图片 48"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descr="蓝票开具通用版（王0701）"/>
                    <pic:cNvPicPr>
                      <a:picLocks noChangeAspect="1"/>
                    </pic:cNvPicPr>
                  </pic:nvPicPr>
                  <pic:blipFill>
                    <a:blip r:embed="rId20"/>
                    <a:stretch>
                      <a:fillRect/>
                    </a:stretch>
                  </pic:blipFill>
                  <pic:spPr>
                    <a:xfrm>
                      <a:off x="0" y="0"/>
                      <a:ext cx="5041265" cy="8771890"/>
                    </a:xfrm>
                    <a:prstGeom prst="rect">
                      <a:avLst/>
                    </a:prstGeom>
                    <a:noFill/>
                    <a:ln>
                      <a:noFill/>
                    </a:ln>
                  </pic:spPr>
                </pic:pic>
              </a:graphicData>
            </a:graphic>
          </wp:inline>
        </w:drawing>
      </w:r>
    </w:p>
    <w:p w14:paraId="6E1BEBFE">
      <w:pPr>
        <w:pStyle w:val="29"/>
        <w:bidi w:val="0"/>
      </w:pPr>
      <w:r>
        <w:t>时序图</w:t>
      </w:r>
    </w:p>
    <w:p w14:paraId="5C4F5C9D">
      <w:pPr>
        <w:pStyle w:val="6"/>
        <w:bidi w:val="0"/>
        <w:rPr>
          <w:rFonts w:hint="default"/>
        </w:rPr>
      </w:pPr>
      <w:bookmarkStart w:id="105" w:name="_Toc25207"/>
      <w:bookmarkStart w:id="106" w:name="_Toc20648"/>
      <w:r>
        <w:rPr>
          <w:rFonts w:hint="default"/>
        </w:rPr>
        <w:t>2.2业务规则</w:t>
      </w:r>
      <w:bookmarkEnd w:id="105"/>
      <w:bookmarkEnd w:id="106"/>
    </w:p>
    <w:p w14:paraId="6095C691">
      <w:pPr>
        <w:pStyle w:val="7"/>
        <w:bidi w:val="0"/>
      </w:pPr>
      <w:bookmarkStart w:id="107" w:name="_Toc25894"/>
      <w:bookmarkStart w:id="108" w:name="_Toc16750"/>
      <w:r>
        <w:t>2.2.1判断纳税人开票资格</w:t>
      </w:r>
      <w:bookmarkEnd w:id="107"/>
      <w:bookmarkEnd w:id="108"/>
    </w:p>
    <w:p w14:paraId="0F92D04D">
      <w:pPr>
        <w:pStyle w:val="5"/>
        <w:bidi w:val="0"/>
      </w:pPr>
      <w:r>
        <w:t>校验纳税人是否具备不动产经营租赁蓝字发票开票资格，包括风险纳税人信息校验。</w:t>
      </w:r>
    </w:p>
    <w:p w14:paraId="1432F735">
      <w:pPr>
        <w:pStyle w:val="30"/>
        <w:bidi w:val="0"/>
      </w:pPr>
      <w:r>
        <w:drawing>
          <wp:inline distT="0" distB="0" distL="114300" distR="114300">
            <wp:extent cx="2686050" cy="5099050"/>
            <wp:effectExtent l="0" t="0" r="6350" b="6350"/>
            <wp:docPr id="17" name="图片 65"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5" descr="判断纳税人开票资格"/>
                    <pic:cNvPicPr>
                      <a:picLocks noChangeAspect="1"/>
                    </pic:cNvPicPr>
                  </pic:nvPicPr>
                  <pic:blipFill>
                    <a:blip r:embed="rId21"/>
                    <a:stretch>
                      <a:fillRect/>
                    </a:stretch>
                  </pic:blipFill>
                  <pic:spPr>
                    <a:xfrm>
                      <a:off x="0" y="0"/>
                      <a:ext cx="2686050" cy="5099050"/>
                    </a:xfrm>
                    <a:prstGeom prst="rect">
                      <a:avLst/>
                    </a:prstGeom>
                    <a:noFill/>
                    <a:ln>
                      <a:noFill/>
                    </a:ln>
                  </pic:spPr>
                </pic:pic>
              </a:graphicData>
            </a:graphic>
          </wp:inline>
        </w:drawing>
      </w:r>
    </w:p>
    <w:p w14:paraId="54865BF8">
      <w:pPr>
        <w:pStyle w:val="5"/>
        <w:bidi w:val="0"/>
      </w:pPr>
      <w:r>
        <w:t>查询本地保存的纳税人风险信息，校验纳税人是否为风险纳税人，禁止风险等级高的纳税人开具发票。</w:t>
      </w:r>
    </w:p>
    <w:p w14:paraId="17E0E72C">
      <w:pPr>
        <w:pStyle w:val="8"/>
        <w:bidi w:val="0"/>
      </w:pPr>
      <w:bookmarkStart w:id="109" w:name="_Toc32423"/>
      <w:r>
        <w:t>2.2.1.1判断逻辑</w:t>
      </w:r>
      <w:bookmarkEnd w:id="109"/>
    </w:p>
    <w:p w14:paraId="2FE5A09E">
      <w:pPr>
        <w:pStyle w:val="5"/>
        <w:bidi w:val="0"/>
      </w:pPr>
      <w:r>
        <w:t>根据查询的纳税人风险信息进行校验，当满足以下任意条件时禁止开具不动产经营租赁蓝字发票。</w:t>
      </w:r>
    </w:p>
    <w:p w14:paraId="45710F11">
      <w:pPr>
        <w:pStyle w:val="5"/>
        <w:bidi w:val="0"/>
      </w:pPr>
      <w:r>
        <w:rPr>
          <w:rFonts w:hint="eastAsia"/>
        </w:rPr>
        <w:t>●</w:t>
      </w:r>
      <w:r>
        <w:rPr>
          <w:rFonts w:hint="default"/>
          <w:lang w:val="en-US"/>
        </w:rPr>
        <w:t xml:space="preserve"> </w:t>
      </w:r>
      <w:r>
        <w:t>未查询到纳税人风险信息，本地无纳税人风险信息</w:t>
      </w:r>
    </w:p>
    <w:p w14:paraId="29485EEF">
      <w:pPr>
        <w:pStyle w:val="5"/>
        <w:bidi w:val="0"/>
      </w:pPr>
      <w:r>
        <w:rPr>
          <w:rFonts w:hint="eastAsia"/>
        </w:rPr>
        <w:t>●</w:t>
      </w:r>
      <w:r>
        <w:rPr>
          <w:rFonts w:hint="default"/>
          <w:lang w:val="en-US"/>
        </w:rPr>
        <w:t xml:space="preserve"> </w:t>
      </w:r>
      <w:r>
        <w:t>纳税人风险信息中“风险纳税人类型”为“Ⅰ类（高风险）”。</w:t>
      </w:r>
    </w:p>
    <w:p w14:paraId="340CC5AF">
      <w:pPr>
        <w:pStyle w:val="5"/>
        <w:bidi w:val="0"/>
      </w:pPr>
      <w:r>
        <w:rPr>
          <w:rFonts w:hint="eastAsia"/>
        </w:rPr>
        <w:t>●</w:t>
      </w:r>
      <w:r>
        <w:rPr>
          <w:rFonts w:hint="default"/>
          <w:lang w:val="en-US"/>
        </w:rPr>
        <w:t xml:space="preserve"> </w:t>
      </w:r>
      <w:r>
        <w:t>纳税人风险信息中“纳税人预警级别”为“红色预警”。</w:t>
      </w:r>
    </w:p>
    <w:p w14:paraId="050A567B">
      <w:pPr>
        <w:pStyle w:val="5"/>
        <w:bidi w:val="0"/>
      </w:pPr>
      <w:r>
        <w:rPr>
          <w:rFonts w:hint="eastAsia"/>
        </w:rPr>
        <w:t>●</w:t>
      </w:r>
      <w:r>
        <w:rPr>
          <w:rFonts w:hint="default"/>
          <w:lang w:val="en-US"/>
        </w:rPr>
        <w:t xml:space="preserve"> </w:t>
      </w:r>
      <w:r>
        <w:t>纳税人风险信息中“风险纳税人标志”为“Y（风险纳税人）”。</w:t>
      </w:r>
    </w:p>
    <w:p w14:paraId="25549490">
      <w:pPr>
        <w:pStyle w:val="5"/>
        <w:bidi w:val="0"/>
      </w:pPr>
      <w:r>
        <w:t>根据查询的纳税人基本信息进行校验，当发生以下任意条件时禁止开具不动产经营租赁蓝字发票。</w:t>
      </w:r>
    </w:p>
    <w:p w14:paraId="6D8117CA">
      <w:pPr>
        <w:pStyle w:val="5"/>
        <w:bidi w:val="0"/>
      </w:pPr>
      <w:bookmarkStart w:id="110" w:name="_4.2发票结余校验"/>
      <w:bookmarkEnd w:id="110"/>
      <w:r>
        <w:rPr>
          <w:rFonts w:hint="eastAsia"/>
        </w:rPr>
        <w:t>●</w:t>
      </w:r>
      <w:r>
        <w:rPr>
          <w:rFonts w:hint="default"/>
          <w:lang w:val="en-US"/>
        </w:rPr>
        <w:t xml:space="preserve"> </w:t>
      </w:r>
      <w:r>
        <w:t>未查询到纳税人基本信息，本地无纳税人基本信息。</w:t>
      </w:r>
    </w:p>
    <w:p w14:paraId="0F4990E9">
      <w:pPr>
        <w:pStyle w:val="5"/>
        <w:bidi w:val="0"/>
      </w:pPr>
      <w:r>
        <w:rPr>
          <w:rFonts w:hint="eastAsia"/>
        </w:rPr>
        <w:t>●</w:t>
      </w:r>
      <w:r>
        <w:rPr>
          <w:rFonts w:hint="default"/>
          <w:lang w:val="en-US"/>
        </w:rPr>
        <w:t xml:space="preserve"> </w:t>
      </w:r>
      <w:r>
        <w:t>纳税人信息中“纳税人状态”不是“03（正常）”、“09（报验）”中的任意一个。</w:t>
      </w:r>
    </w:p>
    <w:p w14:paraId="6A86DBF5">
      <w:pPr>
        <w:pStyle w:val="7"/>
        <w:bidi w:val="0"/>
      </w:pPr>
      <w:bookmarkStart w:id="111" w:name="_Toc20558"/>
      <w:bookmarkStart w:id="112" w:name="_Toc9448"/>
      <w:r>
        <w:t>2.2.2发票号段结余校验</w:t>
      </w:r>
      <w:bookmarkEnd w:id="111"/>
      <w:bookmarkEnd w:id="112"/>
    </w:p>
    <w:p w14:paraId="00B84785">
      <w:pPr>
        <w:pStyle w:val="5"/>
        <w:bidi w:val="0"/>
      </w:pPr>
      <w:r>
        <w:t>判断本地是否还有未使用的发票，若无未使用的发票，需调用税务局端接口重新获取发票批量预赋码信息。</w:t>
      </w:r>
    </w:p>
    <w:p w14:paraId="3CDB3FC3">
      <w:pPr>
        <w:pStyle w:val="30"/>
        <w:bidi w:val="0"/>
      </w:pPr>
      <w:r>
        <w:drawing>
          <wp:inline distT="0" distB="0" distL="114300" distR="114300">
            <wp:extent cx="2743200" cy="2603500"/>
            <wp:effectExtent l="0" t="0" r="0" b="0"/>
            <wp:docPr id="18" name="图片 68"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8" descr="发票号段结余校验"/>
                    <pic:cNvPicPr>
                      <a:picLocks noChangeAspect="1"/>
                    </pic:cNvPicPr>
                  </pic:nvPicPr>
                  <pic:blipFill>
                    <a:blip r:embed="rId22"/>
                    <a:stretch>
                      <a:fillRect/>
                    </a:stretch>
                  </pic:blipFill>
                  <pic:spPr>
                    <a:xfrm>
                      <a:off x="0" y="0"/>
                      <a:ext cx="2743200" cy="2603500"/>
                    </a:xfrm>
                    <a:prstGeom prst="rect">
                      <a:avLst/>
                    </a:prstGeom>
                    <a:noFill/>
                    <a:ln>
                      <a:noFill/>
                    </a:ln>
                  </pic:spPr>
                </pic:pic>
              </a:graphicData>
            </a:graphic>
          </wp:inline>
        </w:drawing>
      </w:r>
    </w:p>
    <w:p w14:paraId="299CFB82">
      <w:pPr>
        <w:pStyle w:val="8"/>
        <w:bidi w:val="0"/>
      </w:pPr>
      <w:bookmarkStart w:id="113" w:name="_Toc5005"/>
      <w:r>
        <w:t>2.2.2.1判断逻辑</w:t>
      </w:r>
      <w:bookmarkEnd w:id="113"/>
    </w:p>
    <w:p w14:paraId="030627CC">
      <w:pPr>
        <w:pStyle w:val="5"/>
        <w:bidi w:val="0"/>
      </w:pPr>
      <w:r>
        <w:t>调用《获取发票批量预赋码信息》接口规范获取批量预赋码信息，当接口调用时发生以下任意情形，调用失败。</w:t>
      </w:r>
    </w:p>
    <w:p w14:paraId="22B334BC">
      <w:pPr>
        <w:pStyle w:val="5"/>
        <w:bidi w:val="0"/>
      </w:pPr>
      <w:r>
        <w:rPr>
          <w:rFonts w:hint="eastAsia"/>
        </w:rPr>
        <w:t>●</w:t>
      </w:r>
      <w:r>
        <w:rPr>
          <w:rFonts w:hint="default"/>
          <w:lang w:val="en-US"/>
        </w:rPr>
        <w:t xml:space="preserve"> </w:t>
      </w:r>
      <w:r>
        <w:t>网络通信异常。</w:t>
      </w:r>
    </w:p>
    <w:p w14:paraId="641DC77A">
      <w:pPr>
        <w:pStyle w:val="5"/>
        <w:bidi w:val="0"/>
      </w:pPr>
      <w:r>
        <w:rPr>
          <w:rFonts w:hint="eastAsia"/>
        </w:rPr>
        <w:t>●</w:t>
      </w:r>
      <w:r>
        <w:rPr>
          <w:rFonts w:hint="default"/>
          <w:lang w:val="en-US"/>
        </w:rPr>
        <w:t xml:space="preserve"> </w:t>
      </w:r>
      <w:r>
        <w:t>返回报文存在error节点。</w:t>
      </w:r>
    </w:p>
    <w:p w14:paraId="65969F39">
      <w:pPr>
        <w:pStyle w:val="5"/>
        <w:bidi w:val="0"/>
      </w:pPr>
      <w:bookmarkStart w:id="114" w:name="OLE_LINK21"/>
      <w:r>
        <w:rPr>
          <w:rFonts w:hint="eastAsia"/>
        </w:rPr>
        <w:t>●</w:t>
      </w:r>
      <w:r>
        <w:rPr>
          <w:rFonts w:hint="default"/>
          <w:lang w:val="en-US"/>
        </w:rPr>
        <w:t xml:space="preserve"> </w:t>
      </w:r>
      <w:bookmarkEnd w:id="114"/>
      <w:r>
        <w:t>“返回码”不为“00”。</w:t>
      </w:r>
    </w:p>
    <w:p w14:paraId="614A4CC6">
      <w:pPr>
        <w:pStyle w:val="7"/>
        <w:bidi w:val="0"/>
      </w:pPr>
      <w:bookmarkStart w:id="115" w:name="_Toc11082"/>
      <w:bookmarkStart w:id="116" w:name="_Toc13909"/>
      <w:r>
        <w:t>2.2.3获取开票基础信息</w:t>
      </w:r>
      <w:bookmarkEnd w:id="115"/>
      <w:bookmarkEnd w:id="116"/>
    </w:p>
    <w:p w14:paraId="2600B6D3">
      <w:pPr>
        <w:pStyle w:val="5"/>
        <w:bidi w:val="0"/>
      </w:pPr>
      <w:r>
        <w:t>查询本地保存的税收分类编码信息和可用税率信息。</w:t>
      </w:r>
    </w:p>
    <w:p w14:paraId="7FA881DD">
      <w:pPr>
        <w:pStyle w:val="30"/>
        <w:bidi w:val="0"/>
      </w:pPr>
      <w:r>
        <w:drawing>
          <wp:inline distT="0" distB="0" distL="114300" distR="114300">
            <wp:extent cx="1035050" cy="2673350"/>
            <wp:effectExtent l="0" t="0" r="6350" b="6350"/>
            <wp:docPr id="19" name="图片 69"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9" descr="获取开票基础信息"/>
                    <pic:cNvPicPr>
                      <a:picLocks noChangeAspect="1"/>
                    </pic:cNvPicPr>
                  </pic:nvPicPr>
                  <pic:blipFill>
                    <a:blip r:embed="rId23"/>
                    <a:stretch>
                      <a:fillRect/>
                    </a:stretch>
                  </pic:blipFill>
                  <pic:spPr>
                    <a:xfrm>
                      <a:off x="0" y="0"/>
                      <a:ext cx="1035050" cy="2673350"/>
                    </a:xfrm>
                    <a:prstGeom prst="rect">
                      <a:avLst/>
                    </a:prstGeom>
                    <a:noFill/>
                    <a:ln>
                      <a:noFill/>
                    </a:ln>
                  </pic:spPr>
                </pic:pic>
              </a:graphicData>
            </a:graphic>
          </wp:inline>
        </w:drawing>
      </w:r>
    </w:p>
    <w:p w14:paraId="4A66C3DB">
      <w:pPr>
        <w:pStyle w:val="7"/>
        <w:bidi w:val="0"/>
      </w:pPr>
      <w:bookmarkStart w:id="117" w:name="_Toc2309"/>
      <w:bookmarkStart w:id="118" w:name="_Toc16878"/>
      <w:r>
        <w:t>2.2.4录入、校验发票信息</w:t>
      </w:r>
      <w:bookmarkEnd w:id="117"/>
      <w:bookmarkEnd w:id="118"/>
    </w:p>
    <w:p w14:paraId="69233A3A">
      <w:pPr>
        <w:pStyle w:val="5"/>
        <w:bidi w:val="0"/>
      </w:pPr>
      <w:r>
        <w:t>依据开票能力发票开具的要求，录入发票信息，并依据发票开具规则对发票信息进行业务逻辑校验，主要包括合规性校验、数值校验。</w:t>
      </w:r>
    </w:p>
    <w:p w14:paraId="4BBE958D">
      <w:pPr>
        <w:pStyle w:val="30"/>
        <w:bidi w:val="0"/>
      </w:pPr>
      <w:r>
        <w:drawing>
          <wp:inline distT="0" distB="0" distL="114300" distR="114300">
            <wp:extent cx="2800350" cy="3314700"/>
            <wp:effectExtent l="0" t="0" r="6350" b="0"/>
            <wp:docPr id="20" name="图片 71"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1" descr="录入、校验发票信息"/>
                    <pic:cNvPicPr>
                      <a:picLocks noChangeAspect="1"/>
                    </pic:cNvPicPr>
                  </pic:nvPicPr>
                  <pic:blipFill>
                    <a:blip r:embed="rId24"/>
                    <a:stretch>
                      <a:fillRect/>
                    </a:stretch>
                  </pic:blipFill>
                  <pic:spPr>
                    <a:xfrm>
                      <a:off x="0" y="0"/>
                      <a:ext cx="2800350" cy="3314700"/>
                    </a:xfrm>
                    <a:prstGeom prst="rect">
                      <a:avLst/>
                    </a:prstGeom>
                    <a:noFill/>
                    <a:ln>
                      <a:noFill/>
                    </a:ln>
                  </pic:spPr>
                </pic:pic>
              </a:graphicData>
            </a:graphic>
          </wp:inline>
        </w:drawing>
      </w:r>
    </w:p>
    <w:p w14:paraId="0F79572B">
      <w:pPr>
        <w:pStyle w:val="8"/>
        <w:bidi w:val="0"/>
      </w:pPr>
      <w:bookmarkStart w:id="119" w:name="_Toc2638"/>
      <w:r>
        <w:t>2.2.4.1合规性校验</w:t>
      </w:r>
      <w:bookmarkEnd w:id="119"/>
    </w:p>
    <w:p w14:paraId="33B8EAF7">
      <w:pPr>
        <w:pStyle w:val="5"/>
        <w:bidi w:val="0"/>
      </w:pPr>
      <w:r>
        <w:t>合规性校验主要对输入参数的类型、长度、是否必填、码值进行校验。以下任意一项不满足要求时，阻断发票开具。校验规则如下：</w:t>
      </w:r>
    </w:p>
    <w:p w14:paraId="3B8DF097">
      <w:pPr>
        <w:pStyle w:val="5"/>
        <w:bidi w:val="0"/>
      </w:pPr>
      <w:r>
        <w:rPr>
          <w:rFonts w:hint="eastAsia"/>
        </w:rPr>
        <w:t>●</w:t>
      </w:r>
      <w:r>
        <w:rPr>
          <w:rFonts w:hint="default"/>
          <w:lang w:val="en-US"/>
        </w:rPr>
        <w:t xml:space="preserve"> </w:t>
      </w:r>
      <w:r>
        <w:t>发票号码，必填，长度20位，由数字组成，前2位为年份后2位。</w:t>
      </w:r>
    </w:p>
    <w:p w14:paraId="4F6A2B1D">
      <w:pPr>
        <w:pStyle w:val="5"/>
        <w:bidi w:val="0"/>
      </w:pPr>
      <w:r>
        <w:rPr>
          <w:rFonts w:hint="eastAsia"/>
        </w:rPr>
        <w:t>●</w:t>
      </w:r>
      <w:r>
        <w:rPr>
          <w:rFonts w:hint="default"/>
          <w:lang w:val="en-US"/>
        </w:rPr>
        <w:t xml:space="preserve"> </w:t>
      </w:r>
      <w:r>
        <w:t>蓝字发票标志，必填，取值范围为“0”、“1”.</w:t>
      </w:r>
    </w:p>
    <w:p w14:paraId="0F722A48">
      <w:pPr>
        <w:pStyle w:val="5"/>
        <w:bidi w:val="0"/>
      </w:pPr>
      <w:r>
        <w:rPr>
          <w:rFonts w:hint="eastAsia"/>
        </w:rPr>
        <w:t>●</w:t>
      </w:r>
      <w:r>
        <w:rPr>
          <w:rFonts w:hint="default"/>
          <w:lang w:val="en-US"/>
        </w:rPr>
        <w:t xml:space="preserve"> </w:t>
      </w:r>
      <w:r>
        <w:t>平台编号，必填，最大长度20位。</w:t>
      </w:r>
    </w:p>
    <w:p w14:paraId="131A5F44">
      <w:pPr>
        <w:pStyle w:val="5"/>
        <w:bidi w:val="0"/>
      </w:pPr>
      <w:r>
        <w:rPr>
          <w:rFonts w:hint="eastAsia"/>
        </w:rPr>
        <w:t>●</w:t>
      </w:r>
      <w:r>
        <w:rPr>
          <w:rFonts w:hint="default"/>
          <w:lang w:val="en-US"/>
        </w:rPr>
        <w:t xml:space="preserve"> </w:t>
      </w:r>
      <w:r>
        <w:t>服务器地址，必填，长度20位。</w:t>
      </w:r>
    </w:p>
    <w:p w14:paraId="0289E64C">
      <w:pPr>
        <w:pStyle w:val="5"/>
        <w:bidi w:val="0"/>
      </w:pPr>
      <w:r>
        <w:rPr>
          <w:rFonts w:hint="eastAsia"/>
        </w:rPr>
        <w:t>●</w:t>
      </w:r>
      <w:r>
        <w:rPr>
          <w:rFonts w:hint="default"/>
          <w:lang w:val="en-US"/>
        </w:rPr>
        <w:t xml:space="preserve"> </w:t>
      </w:r>
      <w:r>
        <w:t>mac地址，必填，长度20位。</w:t>
      </w:r>
    </w:p>
    <w:p w14:paraId="09B228B9">
      <w:pPr>
        <w:pStyle w:val="5"/>
        <w:bidi w:val="0"/>
      </w:pPr>
      <w:r>
        <w:rPr>
          <w:rFonts w:hint="eastAsia"/>
        </w:rPr>
        <w:t>●</w:t>
      </w:r>
      <w:r>
        <w:rPr>
          <w:rFonts w:hint="default"/>
          <w:lang w:val="en-US"/>
        </w:rPr>
        <w:t xml:space="preserve"> </w:t>
      </w:r>
      <w:r>
        <w:t>CPU序列号，选填，长度20位。</w:t>
      </w:r>
    </w:p>
    <w:p w14:paraId="30ED203E">
      <w:pPr>
        <w:pStyle w:val="5"/>
        <w:bidi w:val="0"/>
      </w:pPr>
      <w:r>
        <w:rPr>
          <w:rFonts w:hint="eastAsia"/>
        </w:rPr>
        <w:t>●</w:t>
      </w:r>
      <w:r>
        <w:rPr>
          <w:rFonts w:hint="default"/>
          <w:lang w:val="en-US"/>
        </w:rPr>
        <w:t xml:space="preserve"> </w:t>
      </w:r>
      <w:r>
        <w:t>主板序列号，选填，长度20位。</w:t>
      </w:r>
    </w:p>
    <w:p w14:paraId="145262B4">
      <w:pPr>
        <w:pStyle w:val="5"/>
        <w:bidi w:val="0"/>
      </w:pPr>
      <w:r>
        <w:rPr>
          <w:rFonts w:hint="eastAsia"/>
        </w:rPr>
        <w:t>●</w:t>
      </w:r>
      <w:r>
        <w:rPr>
          <w:rFonts w:hint="default"/>
          <w:lang w:val="en-US"/>
        </w:rPr>
        <w:t xml:space="preserve"> </w:t>
      </w:r>
      <w:r>
        <w:t>发票票种，必填，取值范围为“01”、“02”。</w:t>
      </w:r>
    </w:p>
    <w:p w14:paraId="2774097A">
      <w:pPr>
        <w:pStyle w:val="5"/>
        <w:bidi w:val="0"/>
      </w:pPr>
      <w:r>
        <w:rPr>
          <w:rFonts w:hint="eastAsia"/>
        </w:rPr>
        <w:t>●</w:t>
      </w:r>
      <w:r>
        <w:rPr>
          <w:rFonts w:hint="default"/>
          <w:lang w:val="en-US"/>
        </w:rPr>
        <w:t xml:space="preserve"> </w:t>
      </w:r>
      <w:r>
        <w:t>购买方自然人标志，选填，取值范围为“Y”、“N”。</w:t>
      </w:r>
    </w:p>
    <w:p w14:paraId="5950B85D">
      <w:pPr>
        <w:pStyle w:val="5"/>
        <w:bidi w:val="0"/>
      </w:pPr>
      <w:r>
        <w:rPr>
          <w:rFonts w:hint="eastAsia"/>
        </w:rPr>
        <w:t>●</w:t>
      </w:r>
      <w:r>
        <w:rPr>
          <w:rFonts w:hint="default"/>
          <w:lang w:val="en-US"/>
        </w:rPr>
        <w:t xml:space="preserve"> </w:t>
      </w:r>
      <w:r>
        <w:t>特定要素，必填，取值范围为“06”。</w:t>
      </w:r>
    </w:p>
    <w:p w14:paraId="6F9FA542">
      <w:pPr>
        <w:pStyle w:val="5"/>
        <w:bidi w:val="0"/>
      </w:pPr>
      <w:r>
        <w:rPr>
          <w:rFonts w:hint="eastAsia"/>
        </w:rPr>
        <w:t>●</w:t>
      </w:r>
      <w:r>
        <w:rPr>
          <w:rFonts w:hint="default"/>
          <w:lang w:val="en-US"/>
        </w:rPr>
        <w:t xml:space="preserve"> </w:t>
      </w:r>
      <w:r>
        <w:t>区域代码，必填，最大长度20位。</w:t>
      </w:r>
    </w:p>
    <w:p w14:paraId="7684EAA8">
      <w:pPr>
        <w:pStyle w:val="5"/>
        <w:bidi w:val="0"/>
      </w:pPr>
      <w:r>
        <w:rPr>
          <w:rFonts w:hint="eastAsia"/>
        </w:rPr>
        <w:t>●</w:t>
      </w:r>
      <w:r>
        <w:rPr>
          <w:rFonts w:hint="default"/>
          <w:lang w:val="en-US"/>
        </w:rPr>
        <w:t xml:space="preserve"> </w:t>
      </w:r>
      <w:r>
        <w:t>收购发票类型代码，选填，取值范围为空、“01”、“02”、“03”。</w:t>
      </w:r>
    </w:p>
    <w:p w14:paraId="42C1E0F6">
      <w:pPr>
        <w:pStyle w:val="5"/>
        <w:bidi w:val="0"/>
      </w:pPr>
      <w:r>
        <w:rPr>
          <w:rFonts w:hint="eastAsia"/>
        </w:rPr>
        <w:t>●</w:t>
      </w:r>
      <w:r>
        <w:rPr>
          <w:rFonts w:hint="default"/>
          <w:lang w:val="en-US"/>
        </w:rPr>
        <w:t xml:space="preserve"> </w:t>
      </w:r>
      <w:r>
        <w:t>差额征税类型代码，选填，取值范围为空、“01”、“02”。</w:t>
      </w:r>
    </w:p>
    <w:p w14:paraId="3AB34A6D">
      <w:pPr>
        <w:pStyle w:val="5"/>
        <w:bidi w:val="0"/>
      </w:pPr>
      <w:r>
        <w:rPr>
          <w:rFonts w:hint="eastAsia"/>
        </w:rPr>
        <w:t>●</w:t>
      </w:r>
      <w:r>
        <w:rPr>
          <w:rFonts w:hint="default"/>
          <w:lang w:val="en-US"/>
        </w:rPr>
        <w:t xml:space="preserve"> </w:t>
      </w:r>
      <w:r>
        <w:t>出口业务适用政策代码，选填，取值范围为空、“01”、“02”、“03”。</w:t>
      </w:r>
    </w:p>
    <w:p w14:paraId="18FCDFE2">
      <w:pPr>
        <w:pStyle w:val="5"/>
        <w:bidi w:val="0"/>
      </w:pPr>
      <w:r>
        <w:rPr>
          <w:rFonts w:hint="eastAsia"/>
        </w:rPr>
        <w:t>●</w:t>
      </w:r>
      <w:r>
        <w:rPr>
          <w:rFonts w:hint="default"/>
          <w:lang w:val="en-US"/>
        </w:rPr>
        <w:t xml:space="preserve"> </w:t>
      </w:r>
      <w:r>
        <w:t>增值税即征即退代码，选填，取值范围为空、“01”、“02”、“03”、“04”、“05”、“06”、“07”、“08”、“09”、“10”、“11”、“12”。</w:t>
      </w:r>
    </w:p>
    <w:p w14:paraId="4BC6480D">
      <w:pPr>
        <w:pStyle w:val="5"/>
        <w:bidi w:val="0"/>
      </w:pPr>
      <w:r>
        <w:rPr>
          <w:rFonts w:hint="eastAsia"/>
        </w:rPr>
        <w:t>●</w:t>
      </w:r>
      <w:r>
        <w:rPr>
          <w:rFonts w:hint="default"/>
          <w:lang w:val="en-US"/>
        </w:rPr>
        <w:t xml:space="preserve"> </w:t>
      </w:r>
      <w:r>
        <w:t>销售方纳税人识别号，必填，最大长度20位，由数字和大写字母组成。</w:t>
      </w:r>
    </w:p>
    <w:p w14:paraId="05D3AEDB">
      <w:pPr>
        <w:pStyle w:val="5"/>
        <w:bidi w:val="0"/>
      </w:pPr>
      <w:r>
        <w:rPr>
          <w:rFonts w:hint="eastAsia"/>
        </w:rPr>
        <w:t>●</w:t>
      </w:r>
      <w:r>
        <w:rPr>
          <w:rFonts w:hint="default"/>
          <w:lang w:val="en-US"/>
        </w:rPr>
        <w:t xml:space="preserve"> </w:t>
      </w:r>
      <w:r>
        <w:t>销售方名称，必填，最大长度300位。</w:t>
      </w:r>
    </w:p>
    <w:p w14:paraId="3636A63E">
      <w:pPr>
        <w:pStyle w:val="5"/>
        <w:bidi w:val="0"/>
      </w:pPr>
      <w:r>
        <w:rPr>
          <w:rFonts w:hint="eastAsia"/>
        </w:rPr>
        <w:t>●</w:t>
      </w:r>
      <w:r>
        <w:rPr>
          <w:rFonts w:hint="default"/>
          <w:lang w:val="en-US"/>
        </w:rPr>
        <w:t xml:space="preserve"> </w:t>
      </w:r>
      <w:r>
        <w:t>销售方地址，选填，最大长度300位。</w:t>
      </w:r>
    </w:p>
    <w:p w14:paraId="4916B0C8">
      <w:pPr>
        <w:pStyle w:val="5"/>
        <w:bidi w:val="0"/>
      </w:pPr>
      <w:r>
        <w:rPr>
          <w:rFonts w:hint="eastAsia"/>
        </w:rPr>
        <w:t>●</w:t>
      </w:r>
      <w:r>
        <w:rPr>
          <w:rFonts w:hint="default"/>
          <w:lang w:val="en-US"/>
        </w:rPr>
        <w:t xml:space="preserve"> </w:t>
      </w:r>
      <w:r>
        <w:t>销售方电话，选填，最大长度60位。</w:t>
      </w:r>
    </w:p>
    <w:p w14:paraId="22924CCB">
      <w:pPr>
        <w:pStyle w:val="5"/>
        <w:bidi w:val="0"/>
      </w:pPr>
      <w:r>
        <w:rPr>
          <w:rFonts w:hint="eastAsia"/>
        </w:rPr>
        <w:t>●</w:t>
      </w:r>
      <w:r>
        <w:rPr>
          <w:rFonts w:hint="default"/>
          <w:lang w:val="en-US"/>
        </w:rPr>
        <w:t xml:space="preserve"> </w:t>
      </w:r>
      <w:r>
        <w:t>销售方开户行，选填，最大长度120位。</w:t>
      </w:r>
    </w:p>
    <w:p w14:paraId="4EF18B22">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3D73A236">
      <w:pPr>
        <w:pStyle w:val="5"/>
        <w:bidi w:val="0"/>
      </w:pPr>
      <w:r>
        <w:rPr>
          <w:rFonts w:hint="eastAsia"/>
        </w:rPr>
        <w:t>●</w:t>
      </w:r>
      <w:r>
        <w:rPr>
          <w:rFonts w:hint="default"/>
          <w:lang w:val="en-US"/>
        </w:rPr>
        <w:t xml:space="preserve"> </w:t>
      </w:r>
      <w:r>
        <w:t>购买方纳税人识别号，选填，最大长度</w:t>
      </w:r>
      <w:r>
        <w:tab/>
      </w:r>
      <w:r>
        <w:t>20位（开具数字化电子专票时，必填）。</w:t>
      </w:r>
    </w:p>
    <w:p w14:paraId="54744387">
      <w:pPr>
        <w:pStyle w:val="5"/>
        <w:bidi w:val="0"/>
        <w:rPr>
          <w:rFonts w:hint="default"/>
          <w:lang w:val="en-US" w:eastAsia="zh-CN"/>
        </w:rPr>
      </w:pPr>
      <w:r>
        <w:rPr>
          <w:rFonts w:hint="eastAsia"/>
        </w:rPr>
        <w:t>●</w:t>
      </w:r>
      <w:r>
        <w:rPr>
          <w:rFonts w:hint="default"/>
          <w:lang w:val="en-US"/>
        </w:rPr>
        <w:t xml:space="preserve"> </w:t>
      </w:r>
      <w:r>
        <w:t>购买方名称，必填，最大长度300位。</w:t>
      </w:r>
      <w:r>
        <w:br w:type="textWrapping"/>
      </w: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06058474">
      <w:pPr>
        <w:pStyle w:val="5"/>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1FB155C4">
      <w:pPr>
        <w:pStyle w:val="5"/>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1DFEC0EE">
      <w:pPr>
        <w:pStyle w:val="5"/>
        <w:bidi w:val="0"/>
      </w:pPr>
      <w:r>
        <w:rPr>
          <w:rFonts w:hint="eastAsia"/>
        </w:rPr>
        <w:t>●</w:t>
      </w:r>
      <w:r>
        <w:rPr>
          <w:rFonts w:hint="default"/>
          <w:lang w:val="en-US"/>
        </w:rPr>
        <w:t xml:space="preserve"> </w:t>
      </w:r>
      <w:r>
        <w:t>购买方地址，选填，最大长度300位。</w:t>
      </w:r>
    </w:p>
    <w:p w14:paraId="17C2E89C">
      <w:pPr>
        <w:pStyle w:val="5"/>
        <w:bidi w:val="0"/>
      </w:pPr>
      <w:r>
        <w:rPr>
          <w:rFonts w:hint="eastAsia"/>
        </w:rPr>
        <w:t>●</w:t>
      </w:r>
      <w:r>
        <w:rPr>
          <w:rFonts w:hint="default"/>
          <w:lang w:val="en-US"/>
        </w:rPr>
        <w:t xml:space="preserve"> </w:t>
      </w:r>
      <w:r>
        <w:t>购买方电话，选填，最大长度60位。</w:t>
      </w:r>
    </w:p>
    <w:p w14:paraId="05E0B548">
      <w:pPr>
        <w:pStyle w:val="5"/>
        <w:bidi w:val="0"/>
      </w:pPr>
      <w:r>
        <w:rPr>
          <w:rFonts w:hint="eastAsia"/>
        </w:rPr>
        <w:t>●</w:t>
      </w:r>
      <w:r>
        <w:rPr>
          <w:rFonts w:hint="default"/>
          <w:lang w:val="en-US"/>
        </w:rPr>
        <w:t xml:space="preserve"> </w:t>
      </w:r>
      <w:r>
        <w:t>购买方开户行名称，选填，最大长度120位。</w:t>
      </w:r>
    </w:p>
    <w:p w14:paraId="3D3F789D">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AC3C81D">
      <w:pPr>
        <w:pStyle w:val="5"/>
        <w:bidi w:val="0"/>
      </w:pPr>
      <w:r>
        <w:rPr>
          <w:rFonts w:hint="eastAsia"/>
        </w:rPr>
        <w:t>●</w:t>
      </w:r>
      <w:r>
        <w:rPr>
          <w:rFonts w:hint="default"/>
          <w:lang w:val="en-US"/>
        </w:rPr>
        <w:t xml:space="preserve"> </w:t>
      </w:r>
      <w:r>
        <w:t>经办人，选填，最大长度150位。</w:t>
      </w:r>
    </w:p>
    <w:p w14:paraId="1E15E7AF">
      <w:pPr>
        <w:pStyle w:val="5"/>
        <w:bidi w:val="0"/>
      </w:pPr>
      <w:r>
        <w:rPr>
          <w:rFonts w:hint="eastAsia"/>
        </w:rPr>
        <w:t>●</w:t>
      </w:r>
      <w:r>
        <w:rPr>
          <w:rFonts w:hint="default"/>
          <w:lang w:val="en-US"/>
        </w:rPr>
        <w:t xml:space="preserve"> </w:t>
      </w:r>
      <w:r>
        <w:t>经办人身份证件号码，选填，最大长度</w:t>
      </w:r>
      <w:r>
        <w:tab/>
      </w:r>
      <w:r>
        <w:t>30位。</w:t>
      </w:r>
    </w:p>
    <w:p w14:paraId="460A0029">
      <w:pPr>
        <w:pStyle w:val="5"/>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3EDDFE21">
      <w:pPr>
        <w:pStyle w:val="5"/>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CA581C0">
      <w:pPr>
        <w:pStyle w:val="5"/>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0477D44">
      <w:pPr>
        <w:pStyle w:val="5"/>
        <w:bidi w:val="0"/>
      </w:pPr>
      <w:r>
        <w:rPr>
          <w:rFonts w:hint="eastAsia"/>
        </w:rPr>
        <w:t>●</w:t>
      </w:r>
      <w:r>
        <w:rPr>
          <w:rFonts w:hint="default"/>
          <w:lang w:val="en-US"/>
        </w:rPr>
        <w:t xml:space="preserve"> </w:t>
      </w:r>
      <w:r>
        <w:t>经办人联系电话，选填，最大长度60位。</w:t>
      </w:r>
    </w:p>
    <w:p w14:paraId="22417832">
      <w:pPr>
        <w:pStyle w:val="5"/>
        <w:bidi w:val="0"/>
      </w:pPr>
      <w:r>
        <w:rPr>
          <w:rFonts w:hint="eastAsia"/>
        </w:rPr>
        <w:t>●</w:t>
      </w:r>
      <w:r>
        <w:rPr>
          <w:rFonts w:hint="default"/>
          <w:lang w:val="en-US"/>
        </w:rPr>
        <w:t xml:space="preserve"> </w:t>
      </w:r>
      <w:r>
        <w:t>合计金额，必填，最大长度18位，最多2位小数。</w:t>
      </w:r>
    </w:p>
    <w:p w14:paraId="56EE9B61">
      <w:pPr>
        <w:pStyle w:val="5"/>
        <w:bidi w:val="0"/>
      </w:pPr>
      <w:r>
        <w:rPr>
          <w:rFonts w:hint="eastAsia"/>
        </w:rPr>
        <w:t>●</w:t>
      </w:r>
      <w:r>
        <w:rPr>
          <w:rFonts w:hint="default"/>
          <w:lang w:val="en-US"/>
        </w:rPr>
        <w:t xml:space="preserve"> </w:t>
      </w:r>
      <w:r>
        <w:t>合计税额，必填，最大长度18位，最多2位小数。</w:t>
      </w:r>
    </w:p>
    <w:p w14:paraId="791E9162">
      <w:pPr>
        <w:pStyle w:val="5"/>
        <w:bidi w:val="0"/>
      </w:pPr>
      <w:r>
        <w:rPr>
          <w:rFonts w:hint="eastAsia"/>
        </w:rPr>
        <w:t>●</w:t>
      </w:r>
      <w:r>
        <w:rPr>
          <w:rFonts w:hint="default"/>
          <w:lang w:val="en-US"/>
        </w:rPr>
        <w:t xml:space="preserve"> </w:t>
      </w:r>
      <w:r>
        <w:t>价税合计，必填，最大长度18位，最多2位小数。</w:t>
      </w:r>
    </w:p>
    <w:p w14:paraId="131F58D0">
      <w:pPr>
        <w:pStyle w:val="5"/>
        <w:bidi w:val="0"/>
      </w:pPr>
      <w:r>
        <w:rPr>
          <w:rFonts w:hint="eastAsia"/>
        </w:rPr>
        <w:t>●</w:t>
      </w:r>
      <w:r>
        <w:rPr>
          <w:rFonts w:hint="default"/>
          <w:lang w:val="en-US"/>
        </w:rPr>
        <w:t xml:space="preserve"> </w:t>
      </w:r>
      <w:r>
        <w:t>收款银行名称，选填，最大长度120位。</w:t>
      </w:r>
    </w:p>
    <w:p w14:paraId="4C74ECAC">
      <w:pPr>
        <w:pStyle w:val="5"/>
        <w:bidi w:val="0"/>
      </w:pPr>
      <w:r>
        <w:rPr>
          <w:rFonts w:hint="eastAsia"/>
        </w:rPr>
        <w:t>●</w:t>
      </w:r>
      <w:r>
        <w:rPr>
          <w:rFonts w:hint="default"/>
          <w:lang w:val="en-US"/>
        </w:rPr>
        <w:t xml:space="preserve"> </w:t>
      </w:r>
      <w:r>
        <w:t>收款银行账号，选填，最大长度100位。</w:t>
      </w:r>
    </w:p>
    <w:p w14:paraId="5D1CCD1F">
      <w:pPr>
        <w:pStyle w:val="5"/>
        <w:bidi w:val="0"/>
      </w:pPr>
      <w:r>
        <w:rPr>
          <w:rFonts w:hint="eastAsia"/>
        </w:rPr>
        <w:t>●</w:t>
      </w:r>
      <w:r>
        <w:rPr>
          <w:rFonts w:hint="default"/>
          <w:lang w:val="en-US"/>
        </w:rPr>
        <w:t xml:space="preserve"> </w:t>
      </w:r>
      <w:r>
        <w:t>结算方式，选填，取值范围为“01”、“02”、“03”、“04”、“05”、“99”。</w:t>
      </w:r>
    </w:p>
    <w:p w14:paraId="6D12138C">
      <w:pPr>
        <w:pStyle w:val="5"/>
        <w:bidi w:val="0"/>
      </w:pPr>
      <w:r>
        <w:rPr>
          <w:rFonts w:hint="eastAsia"/>
        </w:rPr>
        <w:t>●</w:t>
      </w:r>
      <w:r>
        <w:rPr>
          <w:rFonts w:hint="default"/>
          <w:lang w:val="en-US"/>
        </w:rPr>
        <w:t xml:space="preserve"> </w:t>
      </w:r>
      <w:r>
        <w:t>应税行为发生地，选填，最大长度11位。</w:t>
      </w:r>
    </w:p>
    <w:p w14:paraId="7B665B9F">
      <w:pPr>
        <w:pStyle w:val="5"/>
        <w:bidi w:val="0"/>
      </w:pPr>
      <w:bookmarkStart w:id="120" w:name="OLE_LINK42"/>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42CE2C53">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28F53FBA">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bookmarkEnd w:id="120"/>
    <w:p w14:paraId="6A49D4E3">
      <w:pPr>
        <w:pStyle w:val="5"/>
        <w:bidi w:val="0"/>
      </w:pPr>
      <w:r>
        <w:rPr>
          <w:rFonts w:hint="eastAsia"/>
        </w:rPr>
        <w:t>●</w:t>
      </w:r>
      <w:r>
        <w:rPr>
          <w:rFonts w:hint="default"/>
          <w:lang w:val="en-US"/>
        </w:rPr>
        <w:t xml:space="preserve"> </w:t>
      </w:r>
      <w:r>
        <w:t>对应蓝字发票号码，选填，长度20位。</w:t>
      </w:r>
    </w:p>
    <w:p w14:paraId="14639A25">
      <w:pPr>
        <w:pStyle w:val="5"/>
        <w:bidi w:val="0"/>
      </w:pPr>
      <w:r>
        <w:rPr>
          <w:rFonts w:hint="eastAsia"/>
        </w:rPr>
        <w:t>●</w:t>
      </w:r>
      <w:r>
        <w:rPr>
          <w:rFonts w:hint="default"/>
          <w:lang w:val="en-US"/>
        </w:rPr>
        <w:t xml:space="preserve"> </w:t>
      </w:r>
      <w:r>
        <w:t>红字确认信息单编号，选填，最大长度20位。</w:t>
      </w:r>
    </w:p>
    <w:p w14:paraId="2A7136B0">
      <w:pPr>
        <w:pStyle w:val="5"/>
        <w:bidi w:val="0"/>
      </w:pPr>
      <w:r>
        <w:rPr>
          <w:rFonts w:hint="eastAsia"/>
        </w:rPr>
        <w:t>●</w:t>
      </w:r>
      <w:r>
        <w:rPr>
          <w:rFonts w:hint="default"/>
          <w:lang w:val="en-US"/>
        </w:rPr>
        <w:t xml:space="preserve"> </w:t>
      </w:r>
      <w:r>
        <w:t>红字确认单uuid，选填，最大长度32位。</w:t>
      </w:r>
    </w:p>
    <w:p w14:paraId="1E43850F">
      <w:pPr>
        <w:pStyle w:val="5"/>
        <w:bidi w:val="0"/>
      </w:pPr>
      <w:r>
        <w:rPr>
          <w:rFonts w:hint="eastAsia"/>
        </w:rPr>
        <w:t>●</w:t>
      </w:r>
      <w:r>
        <w:rPr>
          <w:rFonts w:hint="default"/>
          <w:lang w:val="en-US"/>
        </w:rPr>
        <w:t xml:space="preserve"> </w:t>
      </w:r>
      <w:r>
        <w:t>备注，选填，最大长度450位。</w:t>
      </w:r>
    </w:p>
    <w:p w14:paraId="5A712E90">
      <w:pPr>
        <w:pStyle w:val="5"/>
        <w:bidi w:val="0"/>
      </w:pPr>
      <w:r>
        <w:rPr>
          <w:rFonts w:hint="eastAsia"/>
        </w:rPr>
        <w:t>●</w:t>
      </w:r>
      <w:r>
        <w:rPr>
          <w:rFonts w:hint="default"/>
          <w:lang w:val="en-US"/>
        </w:rPr>
        <w:t xml:space="preserve"> </w:t>
      </w:r>
      <w:r>
        <w:t>开票日期，必填，格式必须是“yyyy-MM-dd HH:mm:ss”。</w:t>
      </w:r>
    </w:p>
    <w:p w14:paraId="5A2470A7">
      <w:pPr>
        <w:pStyle w:val="5"/>
        <w:bidi w:val="0"/>
        <w:rPr>
          <w:rFonts w:hint="eastAsia"/>
        </w:rPr>
      </w:pPr>
      <w:bookmarkStart w:id="121"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735F274">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358271C7">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6A57240E">
      <w:pPr>
        <w:pStyle w:val="5"/>
        <w:bidi w:val="0"/>
      </w:pPr>
      <w:r>
        <w:rPr>
          <w:rFonts w:hint="eastAsia"/>
        </w:rPr>
        <w:t>●</w:t>
      </w:r>
      <w:r>
        <w:rPr>
          <w:rFonts w:hint="default"/>
          <w:lang w:val="en-US"/>
        </w:rPr>
        <w:t xml:space="preserve"> </w:t>
      </w:r>
      <w:r>
        <w:rPr>
          <w:rFonts w:hint="eastAsia"/>
          <w:lang w:val="en-US" w:eastAsia="zh-CN"/>
        </w:rPr>
        <w:t>复核人姓名，选填，最大程度75位。</w:t>
      </w:r>
      <w:bookmarkEnd w:id="121"/>
    </w:p>
    <w:p w14:paraId="7BBACDC2">
      <w:pPr>
        <w:pStyle w:val="5"/>
        <w:bidi w:val="0"/>
        <w:rPr>
          <w:rFonts w:hint="default"/>
          <w:lang w:val="en-US" w:eastAsia="zh-CN"/>
        </w:rPr>
      </w:pPr>
      <w:bookmarkStart w:id="122" w:name="OLE_LINK33"/>
      <w:r>
        <w:rPr>
          <w:rFonts w:hint="eastAsia"/>
        </w:rPr>
        <w:t>●</w:t>
      </w:r>
      <w:r>
        <w:rPr>
          <w:rFonts w:hint="default"/>
          <w:lang w:val="en-US"/>
        </w:rPr>
        <w:t xml:space="preserve"> </w:t>
      </w:r>
      <w:r>
        <w:rPr>
          <w:rFonts w:hint="eastAsia"/>
          <w:lang w:val="en-US" w:eastAsia="zh-CN"/>
        </w:rPr>
        <w:t>发票开具方式代码，必填，最大长度1位，取值范围“4”、“5”。</w:t>
      </w:r>
    </w:p>
    <w:p w14:paraId="13B0735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2270FD18">
      <w:pPr>
        <w:pStyle w:val="5"/>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763E3906">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7E7364DF">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bookmarkEnd w:id="122"/>
    <w:p w14:paraId="22D15A56">
      <w:pPr>
        <w:pStyle w:val="5"/>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63E73438">
      <w:pPr>
        <w:pStyle w:val="5"/>
        <w:bidi w:val="0"/>
      </w:pPr>
      <w:r>
        <w:rPr>
          <w:rFonts w:hint="eastAsia"/>
        </w:rPr>
        <w:t>●</w:t>
      </w:r>
      <w:r>
        <w:rPr>
          <w:rFonts w:hint="default"/>
          <w:lang w:val="en-US"/>
        </w:rPr>
        <w:t xml:space="preserve"> </w:t>
      </w:r>
      <w:r>
        <w:t>跨地（市）标志，必填，只能选择“Y”、“N”。</w:t>
      </w:r>
    </w:p>
    <w:p w14:paraId="6FC345BB">
      <w:pPr>
        <w:pStyle w:val="5"/>
        <w:bidi w:val="0"/>
        <w:rPr>
          <w:rFonts w:hint="eastAsia"/>
          <w:lang w:val="en-US" w:eastAsia="zh-CN"/>
        </w:rPr>
      </w:pPr>
      <w:r>
        <w:rPr>
          <w:rFonts w:hint="eastAsia"/>
        </w:rPr>
        <w:t>●</w:t>
      </w:r>
      <w:r>
        <w:rPr>
          <w:rFonts w:hint="default"/>
          <w:lang w:val="en-US"/>
        </w:rPr>
        <w:t xml:space="preserve"> </w:t>
      </w:r>
      <w:r>
        <w:t>产权证书/不动产权证号，必填，若无“产权证书/不动产权证号”时，可填写“无”，最大长度40位。</w:t>
      </w:r>
      <w: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车牌号，选填，最大长度80位，最多传递3个车牌号，每个车牌号长度不能超过20。</w:t>
      </w:r>
      <w:r>
        <w:rPr>
          <w:rFonts w:hint="eastAsia"/>
          <w:lang w:val="en-US" w:eastAsia="zh-CN"/>
        </w:rP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乐企开票模式代码，选填，最大长度2位。</w:t>
      </w:r>
    </w:p>
    <w:p w14:paraId="0C0EF3C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5490E276">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4B839B91">
      <w:pPr>
        <w:pStyle w:val="5"/>
        <w:bidi w:val="0"/>
      </w:pPr>
      <w:r>
        <w:rPr>
          <w:rFonts w:hint="eastAsia"/>
        </w:rPr>
        <w:t>●</w:t>
      </w:r>
      <w:r>
        <w:rPr>
          <w:rFonts w:hint="default"/>
          <w:lang w:val="en-US"/>
        </w:rPr>
        <w:t xml:space="preserve"> </w:t>
      </w:r>
      <w:r>
        <w:t>明细序号，必填，最大长度8位。</w:t>
      </w:r>
    </w:p>
    <w:p w14:paraId="0B38CAEA">
      <w:pPr>
        <w:pStyle w:val="5"/>
        <w:bidi w:val="0"/>
      </w:pPr>
      <w:r>
        <w:rPr>
          <w:rFonts w:hint="eastAsia"/>
        </w:rPr>
        <w:t>●</w:t>
      </w:r>
      <w:r>
        <w:rPr>
          <w:rFonts w:hint="default"/>
          <w:lang w:val="en-US"/>
        </w:rPr>
        <w:t xml:space="preserve"> </w:t>
      </w:r>
      <w:r>
        <w:t>对应蓝字发票明细序号，选填，最大长度8位。</w:t>
      </w:r>
    </w:p>
    <w:p w14:paraId="3A11A33D">
      <w:pPr>
        <w:pStyle w:val="5"/>
        <w:bidi w:val="0"/>
      </w:pPr>
      <w:r>
        <w:rPr>
          <w:rFonts w:hint="eastAsia"/>
        </w:rPr>
        <w:t>●</w:t>
      </w:r>
      <w:r>
        <w:rPr>
          <w:rFonts w:hint="default"/>
          <w:lang w:val="en-US"/>
        </w:rPr>
        <w:t xml:space="preserve"> </w:t>
      </w:r>
      <w:r>
        <w:t>货物或应税劳务、服务名称，必填，最大长度300位。</w:t>
      </w:r>
    </w:p>
    <w:p w14:paraId="20D3D9A0">
      <w:pPr>
        <w:pStyle w:val="5"/>
        <w:bidi w:val="0"/>
      </w:pPr>
      <w:r>
        <w:rPr>
          <w:rFonts w:hint="eastAsia"/>
        </w:rPr>
        <w:t>●</w:t>
      </w:r>
      <w:r>
        <w:rPr>
          <w:rFonts w:hint="default"/>
          <w:lang w:val="en-US"/>
        </w:rPr>
        <w:t xml:space="preserve"> </w:t>
      </w:r>
      <w:r>
        <w:t>商品服务简称，必填，最大长度120位。</w:t>
      </w:r>
    </w:p>
    <w:p w14:paraId="635248A9">
      <w:pPr>
        <w:pStyle w:val="5"/>
        <w:bidi w:val="0"/>
      </w:pPr>
      <w:r>
        <w:rPr>
          <w:rFonts w:hint="eastAsia"/>
        </w:rPr>
        <w:t>●</w:t>
      </w:r>
      <w:r>
        <w:rPr>
          <w:rFonts w:hint="default"/>
          <w:lang w:val="en-US"/>
        </w:rPr>
        <w:t xml:space="preserve"> </w:t>
      </w:r>
      <w:r>
        <w:t>项目名称，必填，最大长度600位。</w:t>
      </w:r>
    </w:p>
    <w:p w14:paraId="6FEFAA0A">
      <w:pPr>
        <w:pStyle w:val="5"/>
        <w:bidi w:val="0"/>
      </w:pPr>
      <w:r>
        <w:rPr>
          <w:rFonts w:hint="eastAsia"/>
        </w:rPr>
        <w:t>●</w:t>
      </w:r>
      <w:r>
        <w:rPr>
          <w:rFonts w:hint="default"/>
          <w:lang w:val="en-US"/>
        </w:rPr>
        <w:t xml:space="preserve"> </w:t>
      </w:r>
      <w:r>
        <w:t>规格型号，选填，最大长度150位。</w:t>
      </w:r>
    </w:p>
    <w:p w14:paraId="2D16F8AE">
      <w:pPr>
        <w:pStyle w:val="5"/>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6CEDD733">
      <w:pPr>
        <w:pStyle w:val="5"/>
        <w:bidi w:val="0"/>
      </w:pPr>
      <w:r>
        <w:rPr>
          <w:rFonts w:hint="eastAsia"/>
        </w:rPr>
        <w:t>●</w:t>
      </w:r>
      <w:r>
        <w:rPr>
          <w:rFonts w:hint="default"/>
          <w:lang w:val="en-US"/>
        </w:rPr>
        <w:t xml:space="preserve"> </w:t>
      </w:r>
      <w:r>
        <w:t>数量，必填，最大长度25位，租赁的不动产的面积。</w:t>
      </w:r>
    </w:p>
    <w:p w14:paraId="0B74741E">
      <w:pPr>
        <w:pStyle w:val="5"/>
        <w:bidi w:val="0"/>
      </w:pPr>
      <w:r>
        <w:rPr>
          <w:rFonts w:hint="eastAsia"/>
        </w:rPr>
        <w:t>●</w:t>
      </w:r>
      <w:r>
        <w:rPr>
          <w:rFonts w:hint="default"/>
          <w:lang w:val="en-US"/>
        </w:rPr>
        <w:t xml:space="preserve"> </w:t>
      </w:r>
      <w:r>
        <w:t>单价，必填，最大长度25位。</w:t>
      </w:r>
    </w:p>
    <w:p w14:paraId="05FD4F49">
      <w:pPr>
        <w:pStyle w:val="5"/>
        <w:bidi w:val="0"/>
      </w:pPr>
      <w:r>
        <w:rPr>
          <w:rFonts w:hint="eastAsia"/>
        </w:rPr>
        <w:t>●</w:t>
      </w:r>
      <w:r>
        <w:rPr>
          <w:rFonts w:hint="default"/>
          <w:lang w:val="en-US"/>
        </w:rPr>
        <w:t xml:space="preserve"> </w:t>
      </w:r>
      <w:r>
        <w:t>金额，必填，最大长度18位，最多2位小数。</w:t>
      </w:r>
    </w:p>
    <w:p w14:paraId="0881F941">
      <w:pPr>
        <w:pStyle w:val="5"/>
        <w:bidi w:val="0"/>
      </w:pPr>
      <w:r>
        <w:rPr>
          <w:rFonts w:hint="eastAsia"/>
        </w:rPr>
        <w:t>●</w:t>
      </w:r>
      <w:r>
        <w:rPr>
          <w:rFonts w:hint="default"/>
          <w:lang w:val="en-US"/>
        </w:rPr>
        <w:t xml:space="preserve"> </w:t>
      </w:r>
      <w:r>
        <w:t>增值税税率/征收率，必填，最大长度16位，最多6位小数。必须在可用税率信息中存在（5%减按1.5%除外）。</w:t>
      </w:r>
    </w:p>
    <w:p w14:paraId="0CEDEAFC">
      <w:pPr>
        <w:pStyle w:val="5"/>
        <w:bidi w:val="0"/>
      </w:pPr>
      <w:r>
        <w:rPr>
          <w:rFonts w:hint="eastAsia"/>
        </w:rPr>
        <w:t>●</w:t>
      </w:r>
      <w:r>
        <w:rPr>
          <w:rFonts w:hint="default"/>
          <w:lang w:val="en-US"/>
        </w:rPr>
        <w:t xml:space="preserve"> </w:t>
      </w:r>
      <w:r>
        <w:t>税额，必填，最大长度18位，最多2位小数。</w:t>
      </w:r>
    </w:p>
    <w:p w14:paraId="41CA7410">
      <w:pPr>
        <w:pStyle w:val="5"/>
        <w:bidi w:val="0"/>
      </w:pPr>
      <w:r>
        <w:rPr>
          <w:rFonts w:hint="eastAsia"/>
        </w:rPr>
        <w:t>●</w:t>
      </w:r>
      <w:r>
        <w:rPr>
          <w:rFonts w:hint="default"/>
          <w:lang w:val="en-US"/>
        </w:rPr>
        <w:t xml:space="preserve"> </w:t>
      </w:r>
      <w:r>
        <w:t>含税金额，必填，最大长度18位，最多2位小数。</w:t>
      </w:r>
    </w:p>
    <w:p w14:paraId="10F4E4F4">
      <w:pPr>
        <w:pStyle w:val="5"/>
        <w:bidi w:val="0"/>
      </w:pPr>
      <w:r>
        <w:rPr>
          <w:rFonts w:hint="eastAsia"/>
        </w:rPr>
        <w:t>●</w:t>
      </w:r>
      <w:r>
        <w:rPr>
          <w:rFonts w:hint="default"/>
          <w:lang w:val="en-US"/>
        </w:rPr>
        <w:t xml:space="preserve"> </w:t>
      </w:r>
      <w:r>
        <w:t>扣除额，选填，最大长度18位，最多2位小数。</w:t>
      </w:r>
    </w:p>
    <w:p w14:paraId="014A1ED9">
      <w:pPr>
        <w:pStyle w:val="5"/>
        <w:bidi w:val="0"/>
      </w:pPr>
      <w:r>
        <w:rPr>
          <w:rFonts w:hint="eastAsia"/>
        </w:rPr>
        <w:t>●</w:t>
      </w:r>
      <w:r>
        <w:rPr>
          <w:rFonts w:hint="default"/>
          <w:lang w:val="en-US"/>
        </w:rPr>
        <w:t xml:space="preserve"> </w:t>
      </w:r>
      <w:r>
        <w:t>商品和服务税收分类合并编码，必填，最大长度19位。必须在商品编码信息中存在。</w:t>
      </w:r>
    </w:p>
    <w:p w14:paraId="6BC83005">
      <w:pPr>
        <w:pStyle w:val="5"/>
        <w:bidi w:val="0"/>
      </w:pPr>
      <w:r>
        <w:rPr>
          <w:rFonts w:hint="eastAsia"/>
        </w:rPr>
        <w:t>●</w:t>
      </w:r>
      <w:r>
        <w:rPr>
          <w:rFonts w:hint="default"/>
          <w:lang w:val="en-US"/>
        </w:rPr>
        <w:t xml:space="preserve"> </w:t>
      </w:r>
      <w:r>
        <w:t>发票行性质，必填，取值范围为“00”、“01”、“02”。</w:t>
      </w:r>
    </w:p>
    <w:p w14:paraId="7A4369CA">
      <w:pPr>
        <w:pStyle w:val="5"/>
        <w:bidi w:val="0"/>
      </w:pPr>
      <w:r>
        <w:rPr>
          <w:rFonts w:hint="eastAsia"/>
        </w:rPr>
        <w:t>●</w:t>
      </w:r>
      <w:r>
        <w:rPr>
          <w:rFonts w:hint="default"/>
          <w:lang w:val="en-US"/>
        </w:rPr>
        <w:t xml:space="preserve"> </w:t>
      </w:r>
      <w:r>
        <w:t>优惠政策标识，选填，不为空时取值范围为“01”、“02”、“03”、“04”、“05”、“06”、“07”、“08”、“09”、“10”、“11”、“12”、“13”、“14”、“15”、“16”、“17”、“18”。</w:t>
      </w:r>
    </w:p>
    <w:p w14:paraId="689651CD">
      <w:pPr>
        <w:pStyle w:val="5"/>
        <w:bidi w:val="0"/>
      </w:pPr>
      <w:r>
        <w:rPr>
          <w:rFonts w:hint="eastAsia"/>
        </w:rPr>
        <w:t>●</w:t>
      </w:r>
      <w:r>
        <w:rPr>
          <w:rFonts w:hint="default"/>
          <w:lang w:val="en-US"/>
        </w:rPr>
        <w:t xml:space="preserve"> </w:t>
      </w:r>
      <w:r>
        <w:t>附加要素名称，选填，最大长度200位。</w:t>
      </w:r>
    </w:p>
    <w:p w14:paraId="16F79CE2">
      <w:pPr>
        <w:pStyle w:val="5"/>
        <w:bidi w:val="0"/>
      </w:pPr>
      <w:r>
        <w:rPr>
          <w:rFonts w:hint="eastAsia"/>
        </w:rPr>
        <w:t>●</w:t>
      </w:r>
      <w:r>
        <w:rPr>
          <w:rFonts w:hint="default"/>
          <w:lang w:val="en-US"/>
        </w:rPr>
        <w:t xml:space="preserve"> </w:t>
      </w:r>
      <w:r>
        <w:t>附加要素类型，选填，最大长度200位。</w:t>
      </w:r>
    </w:p>
    <w:p w14:paraId="0594DC3C">
      <w:pPr>
        <w:pStyle w:val="5"/>
        <w:bidi w:val="0"/>
      </w:pPr>
      <w:r>
        <w:rPr>
          <w:rFonts w:hint="eastAsia"/>
        </w:rPr>
        <w:t>●</w:t>
      </w:r>
      <w:r>
        <w:rPr>
          <w:rFonts w:hint="default"/>
          <w:lang w:val="en-US"/>
        </w:rPr>
        <w:t xml:space="preserve"> </w:t>
      </w:r>
      <w:r>
        <w:t>附加要素值，选填，最大长度200位。</w:t>
      </w:r>
    </w:p>
    <w:p w14:paraId="77EA60C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00AE882F">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2E9063C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037B9B8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23FBF9D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5C8A3F6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开具日期，选填，格式必须为“yyyy-MM-dd”。</w:t>
      </w:r>
    </w:p>
    <w:p w14:paraId="12C2FD0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13E13AD5">
      <w:pPr>
        <w:pStyle w:val="5"/>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3B7BDF0A">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181A1825">
      <w:pPr>
        <w:pStyle w:val="8"/>
        <w:bidi w:val="0"/>
      </w:pPr>
      <w:bookmarkStart w:id="123" w:name="_Toc23321"/>
      <w:r>
        <w:t>2.2.4.2数据校验</w:t>
      </w:r>
      <w:bookmarkEnd w:id="123"/>
    </w:p>
    <w:p w14:paraId="1907F8C1">
      <w:pPr>
        <w:pStyle w:val="5"/>
        <w:bidi w:val="0"/>
      </w:pPr>
      <w:r>
        <w:rPr>
          <w:rFonts w:hint="eastAsia"/>
        </w:rPr>
        <w:t>●</w:t>
      </w:r>
      <w:r>
        <w:rPr>
          <w:rFonts w:hint="default"/>
          <w:lang w:val="en-US"/>
        </w:rPr>
        <w:t xml:space="preserve"> </w:t>
      </w:r>
      <w:r>
        <w:t>单行金额校验：|单价*数量-金额|&lt;=0.01。</w:t>
      </w:r>
    </w:p>
    <w:p w14:paraId="648FE266">
      <w:pPr>
        <w:pStyle w:val="5"/>
        <w:bidi w:val="0"/>
      </w:pPr>
      <w:r>
        <w:rPr>
          <w:rFonts w:hint="eastAsia"/>
        </w:rPr>
        <w:t>●</w:t>
      </w:r>
      <w:r>
        <w:rPr>
          <w:rFonts w:hint="default"/>
          <w:lang w:val="en-US"/>
        </w:rPr>
        <w:t xml:space="preserve"> </w:t>
      </w:r>
      <w:r>
        <w:t>汇总金额校验：|所有商品行金额之和-合计金额|&lt;=0.01。</w:t>
      </w:r>
    </w:p>
    <w:p w14:paraId="5ADFC064">
      <w:pPr>
        <w:pStyle w:val="5"/>
        <w:bidi w:val="0"/>
      </w:pPr>
      <w:r>
        <w:rPr>
          <w:rFonts w:hint="eastAsia"/>
        </w:rPr>
        <w:t>●</w:t>
      </w:r>
      <w:r>
        <w:rPr>
          <w:rFonts w:hint="default"/>
          <w:lang w:val="en-US"/>
        </w:rPr>
        <w:t xml:space="preserve"> </w:t>
      </w:r>
      <w:r>
        <w:t>单行税额校验：| 金额 * 税率 - 税额 |&lt;=0.06。</w:t>
      </w:r>
    </w:p>
    <w:p w14:paraId="1DE8B52F">
      <w:pPr>
        <w:pStyle w:val="5"/>
        <w:bidi w:val="0"/>
      </w:pPr>
      <w:r>
        <w:rPr>
          <w:rFonts w:hint="eastAsia"/>
        </w:rPr>
        <w:t>●</w:t>
      </w:r>
      <w:r>
        <w:rPr>
          <w:rFonts w:hint="default"/>
          <w:lang w:val="en-US"/>
        </w:rPr>
        <w:t xml:space="preserve"> </w:t>
      </w:r>
      <w:r>
        <w:t>汇总税额校验：| 金额 * 税率（第1行）+......+金额 * 税率（第N行）-税额合计|&lt;=1.27。</w:t>
      </w:r>
    </w:p>
    <w:p w14:paraId="25A27ED6">
      <w:pPr>
        <w:pStyle w:val="5"/>
        <w:bidi w:val="0"/>
        <w:rPr>
          <w:rFonts w:hint="eastAsia"/>
        </w:rPr>
      </w:pPr>
      <w:bookmarkStart w:id="124" w:name="OLE_LINK25"/>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4FA46BA6">
      <w:pPr>
        <w:pStyle w:val="5"/>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7B1C1F38">
      <w:pPr>
        <w:pStyle w:val="5"/>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3C1FE54D">
      <w:pPr>
        <w:pStyle w:val="5"/>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47B654CD">
      <w:pPr>
        <w:pStyle w:val="5"/>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69E5E691">
      <w:pPr>
        <w:pStyle w:val="5"/>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bookmarkEnd w:id="124"/>
    </w:p>
    <w:p w14:paraId="2C04F1C2">
      <w:pPr>
        <w:pStyle w:val="5"/>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125" w:name="OLE_LINK58"/>
      <w:r>
        <w:rPr>
          <w:rFonts w:hint="eastAsia"/>
        </w:rPr>
        <w:t>0</w:t>
      </w:r>
      <w:r>
        <w:rPr>
          <w:rFonts w:hint="eastAsia"/>
          <w:lang w:val="en-US" w:eastAsia="zh-CN"/>
        </w:rPr>
        <w:t>&lt;</w:t>
      </w:r>
      <w:r>
        <w:rPr>
          <w:rFonts w:hint="eastAsia"/>
        </w:rPr>
        <w:t>扣除额&lt;=含税金额</w:t>
      </w:r>
      <w:bookmarkEnd w:id="125"/>
      <w:r>
        <w:rPr>
          <w:rFonts w:hint="eastAsia"/>
        </w:rPr>
        <w:t>。</w:t>
      </w:r>
    </w:p>
    <w:p w14:paraId="574BF3F3">
      <w:pPr>
        <w:pStyle w:val="5"/>
        <w:bidi w:val="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16D9EE6F">
      <w:pPr>
        <w:pStyle w:val="5"/>
        <w:bidi w:val="0"/>
        <w:rPr>
          <w:rFonts w:hint="default"/>
          <w:lang w:val="en-US" w:eastAsia="zh-CN"/>
        </w:rPr>
      </w:pPr>
      <w:r>
        <w:rPr>
          <w:rFonts w:hint="eastAsia"/>
          <w:lang w:val="en-US" w:eastAsia="zh-CN"/>
        </w:rPr>
        <w:t>差额征税：金额=含税金额-税额</w:t>
      </w:r>
    </w:p>
    <w:p w14:paraId="024E53C1">
      <w:pPr>
        <w:pStyle w:val="8"/>
        <w:bidi w:val="0"/>
      </w:pPr>
      <w:bookmarkStart w:id="126" w:name="_Toc26803"/>
      <w:r>
        <w:t>2.2.4.3业务逻辑校验</w:t>
      </w:r>
      <w:bookmarkEnd w:id="126"/>
    </w:p>
    <w:p w14:paraId="743CBB26">
      <w:pPr>
        <w:pStyle w:val="5"/>
        <w:bidi w:val="0"/>
      </w:pPr>
      <w:r>
        <w:rPr>
          <w:rFonts w:hint="eastAsia"/>
        </w:rPr>
        <w:t>●</w:t>
      </w:r>
      <w:r>
        <w:rPr>
          <w:rFonts w:hint="default"/>
          <w:lang w:val="en-US"/>
        </w:rPr>
        <w:t xml:space="preserve"> </w:t>
      </w:r>
      <w:r>
        <w:t>发票上传接口中“平台编号”字段值必须为直连单位ID。</w:t>
      </w:r>
    </w:p>
    <w:p w14:paraId="07EB8200">
      <w:pPr>
        <w:pStyle w:val="5"/>
        <w:bidi w:val="0"/>
      </w:pPr>
      <w:r>
        <w:rPr>
          <w:rFonts w:hint="eastAsia"/>
        </w:rPr>
        <w:t>●</w:t>
      </w:r>
      <w:r>
        <w:rPr>
          <w:rFonts w:hint="default"/>
          <w:lang w:val="en-US"/>
        </w:rPr>
        <w:t xml:space="preserve"> </w:t>
      </w:r>
      <w:r>
        <w:t>开具发票时，使用的商品编码为税收分类编码中不动产租赁类商品编码。</w:t>
      </w:r>
    </w:p>
    <w:p w14:paraId="3CF538B9">
      <w:pPr>
        <w:pStyle w:val="5"/>
        <w:bidi w:val="0"/>
        <w:rPr>
          <w:rFonts w:eastAsia="宋体"/>
        </w:rPr>
      </w:pPr>
      <w:r>
        <w:rPr>
          <w:rFonts w:hint="default" w:eastAsia="宋体"/>
        </w:rPr>
        <w:t>●</w:t>
      </w:r>
      <w:r>
        <w:rPr>
          <w:rFonts w:hint="default" w:eastAsia="宋体"/>
          <w:lang w:val="en-US"/>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460F20C">
      <w:pPr>
        <w:pStyle w:val="5"/>
        <w:bidi w:val="0"/>
      </w:pPr>
      <w:r>
        <w:rPr>
          <w:rFonts w:hint="eastAsia"/>
        </w:rPr>
        <w:t>●</w:t>
      </w:r>
      <w:r>
        <w:rPr>
          <w:rFonts w:hint="default"/>
          <w:lang w:val="en-US"/>
        </w:rPr>
        <w:t xml:space="preserve"> </w:t>
      </w:r>
      <w:r>
        <w:t>不动产地址必须包含街、路、村、乡、镇、道、巷、号等任意一个关键词。</w:t>
      </w:r>
    </w:p>
    <w:p w14:paraId="55B20216">
      <w:pPr>
        <w:pStyle w:val="5"/>
        <w:bidi w:val="0"/>
      </w:pPr>
      <w:r>
        <w:rPr>
          <w:rFonts w:hint="eastAsia"/>
        </w:rPr>
        <w:t>●</w:t>
      </w:r>
      <w:r>
        <w:rPr>
          <w:rFonts w:hint="default"/>
          <w:lang w:val="en-US"/>
        </w:rPr>
        <w:t xml:space="preserve"> </w:t>
      </w:r>
      <w:r>
        <w:t>当不动产租赁发票明细中的税收分类编码为“3040502020102000000个人出租住房”时，纳税人必须为个体工商户或自然人。个体工商户指：【登记注册类型】为个体工商户（“410个体工商户”、“411内资个体”、“412港澳台个体”、“413外资个体”）。自然人指：【登记注册类型】（“430个人”、“431内资个人”、“432港澳台个人”、“433外资个人”） 。</w:t>
      </w:r>
    </w:p>
    <w:p w14:paraId="6CD433D0">
      <w:pPr>
        <w:pStyle w:val="5"/>
        <w:bidi w:val="0"/>
        <w:rPr>
          <w:rFonts w:hint="eastAsia"/>
          <w:lang w:val="en-US" w:eastAsia="zh-CN"/>
        </w:rPr>
      </w:pPr>
      <w:r>
        <w:rPr>
          <w:rFonts w:hint="eastAsia"/>
        </w:rPr>
        <w:t>●</w:t>
      </w:r>
      <w:r>
        <w:rPr>
          <w:rFonts w:hint="default"/>
          <w:lang w:val="en-US"/>
        </w:rPr>
        <w:t xml:space="preserve"> </w:t>
      </w:r>
      <w:r>
        <w:t>个体工商户或自然人</w:t>
      </w:r>
      <w:r>
        <w:rPr>
          <w:rFonts w:hint="eastAsia"/>
        </w:rPr>
        <w:t>支持使用“3040502020102000000个人出租住房”、“3040502020200000000车辆停放服务”、“3040502020101000000 公共住房租赁”、“3040502020199000000 其他住房租赁服务”、“3040502020400000000商业营业用房经营租赁服务”、“3040502029902000000 其他情形不动产经营租赁服务”商编</w:t>
      </w:r>
      <w:r>
        <w:rPr>
          <w:rFonts w:hint="eastAsia"/>
          <w:lang w:val="en-US" w:eastAsia="zh-CN"/>
        </w:rPr>
        <w:t>开具发票：使用“3040502020102000000个人出租住房”商编开具不动产经营租赁发票，必须使用按5%简易征收减按1.5%计征的优惠政策；使用其他商编开票时，适用正常税率征收率的校验规则。</w:t>
      </w:r>
    </w:p>
    <w:p w14:paraId="4343D080">
      <w:pPr>
        <w:pStyle w:val="5"/>
        <w:bidi w:val="0"/>
        <w:rPr>
          <w:rFonts w:hint="eastAsia"/>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3AE6DFBF">
      <w:pPr>
        <w:pStyle w:val="5"/>
        <w:bidi w:val="0"/>
        <w:rPr>
          <w:rFonts w:hint="default"/>
          <w:lang w:val="en-US" w:eastAsia="zh-CN"/>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B50F1EF">
      <w:pPr>
        <w:pStyle w:val="5"/>
        <w:bidi w:val="0"/>
      </w:pPr>
      <w:r>
        <w:rPr>
          <w:rFonts w:hint="eastAsia"/>
        </w:rPr>
        <w:t>●</w:t>
      </w:r>
      <w:r>
        <w:rPr>
          <w:rFonts w:hint="default"/>
          <w:lang w:val="en-US"/>
        </w:rPr>
        <w:t xml:space="preserve"> </w:t>
      </w:r>
      <w:r>
        <w:t>当企业开票时判断购方是否为自然人，并按照以下业务规则开具发票：</w:t>
      </w:r>
    </w:p>
    <w:p w14:paraId="466613CD">
      <w:pPr>
        <w:pStyle w:val="5"/>
        <w:bidi w:val="0"/>
      </w:pPr>
      <w:r>
        <w:t>（</w:t>
      </w:r>
      <w:r>
        <w:rPr>
          <w:rFonts w:hint="eastAsia"/>
          <w:lang w:val="en-US" w:eastAsia="zh-CN"/>
        </w:rPr>
        <w:t>1</w:t>
      </w:r>
      <w:r>
        <w:t>）提示语规则</w:t>
      </w:r>
    </w:p>
    <w:p w14:paraId="45A89D83">
      <w:pPr>
        <w:pStyle w:val="5"/>
        <w:bidi w:val="0"/>
      </w:pPr>
      <w:r>
        <w:t>1</w:t>
      </w:r>
      <w:r>
        <w:rPr>
          <w:rFonts w:hint="eastAsia"/>
          <w:lang w:eastAsia="zh-CN"/>
        </w:rPr>
        <w:t>）</w:t>
      </w:r>
      <w:r>
        <w:t>“是否开票给自然人”标识旁新增“未勾选则默认为企业”提示。</w:t>
      </w:r>
    </w:p>
    <w:p w14:paraId="4C7304EC">
      <w:pPr>
        <w:pStyle w:val="5"/>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7DFEBFBB">
      <w:pPr>
        <w:pStyle w:val="5"/>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651A3ABB">
      <w:pPr>
        <w:pStyle w:val="5"/>
        <w:bidi w:val="0"/>
      </w:pPr>
      <w:r>
        <w:t>（</w:t>
      </w:r>
      <w:r>
        <w:rPr>
          <w:rFonts w:hint="eastAsia"/>
          <w:lang w:val="en-US" w:eastAsia="zh-CN"/>
        </w:rPr>
        <w:t>2</w:t>
      </w:r>
      <w:r>
        <w:t>）增加受票方信息校验</w:t>
      </w:r>
    </w:p>
    <w:p w14:paraId="4901CEF4">
      <w:pPr>
        <w:pStyle w:val="5"/>
        <w:bidi w:val="0"/>
      </w:pPr>
      <w:r>
        <w:t>对于无特定要素标签的电子发票（普通发票）和增值税普通发票，增加受票方信息校验，具体如下：</w:t>
      </w:r>
    </w:p>
    <w:p w14:paraId="0BB07865">
      <w:pPr>
        <w:pStyle w:val="5"/>
        <w:bidi w:val="0"/>
      </w:pPr>
      <w:r>
        <w:t>1</w:t>
      </w:r>
      <w:r>
        <w:rPr>
          <w:rFonts w:hint="eastAsia"/>
          <w:lang w:eastAsia="zh-CN"/>
        </w:rPr>
        <w:t>）</w:t>
      </w:r>
      <w:r>
        <w:t>当勾选“是否开票给自然人”时，【购买方名称】录入内容必须大于一个长度（一个汉字、数字、字母、符号）。</w:t>
      </w:r>
    </w:p>
    <w:p w14:paraId="1C4EDD1B">
      <w:pPr>
        <w:pStyle w:val="5"/>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56F4925B">
      <w:pPr>
        <w:pStyle w:val="5"/>
        <w:bidi w:val="0"/>
      </w:pPr>
      <w:r>
        <w:t>（</w:t>
      </w:r>
      <w:r>
        <w:rPr>
          <w:rFonts w:hint="eastAsia"/>
          <w:lang w:val="en-US" w:eastAsia="zh-CN"/>
        </w:rPr>
        <w:t>3</w:t>
      </w:r>
      <w:r>
        <w:t>）“（个人）”标注规则</w:t>
      </w:r>
    </w:p>
    <w:p w14:paraId="5116960C">
      <w:pPr>
        <w:pStyle w:val="5"/>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341D2C87">
      <w:pPr>
        <w:pStyle w:val="5"/>
        <w:bidi w:val="0"/>
      </w:pPr>
      <w:r>
        <w:rPr>
          <w:rFonts w:hint="eastAsia"/>
        </w:rPr>
        <w:t>●</w:t>
      </w:r>
      <w:r>
        <w:rPr>
          <w:rFonts w:hint="default"/>
          <w:lang w:val="en-US"/>
        </w:rPr>
        <w:t xml:space="preserve"> 开具发票只能使用税收分类编码中“是否汇总项”字段为“N”的编码进行开票。</w:t>
      </w:r>
    </w:p>
    <w:p w14:paraId="76CE5D6E">
      <w:pPr>
        <w:pStyle w:val="5"/>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084F3AEA">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26B8FB87">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5A6CCD84">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086FD3CE">
      <w:pPr>
        <w:pStyle w:val="5"/>
        <w:bidi w:val="0"/>
        <w:rPr>
          <w:rFonts w:hint="eastAsia"/>
          <w:lang w:val="en-US" w:eastAsia="zh-CN"/>
        </w:rPr>
      </w:pPr>
      <w:bookmarkStart w:id="127"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27"/>
      <w:r>
        <w:rPr>
          <w:rFonts w:hint="eastAsia"/>
          <w:lang w:val="en-US" w:eastAsia="zh-C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1993"/>
        <w:gridCol w:w="2379"/>
        <w:gridCol w:w="1609"/>
      </w:tblGrid>
      <w:tr w14:paraId="37F9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05B3F5A4">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商品和服务税收编码</w:t>
            </w:r>
          </w:p>
        </w:tc>
        <w:tc>
          <w:tcPr>
            <w:tcW w:w="1993" w:type="dxa"/>
            <w:noWrap w:val="0"/>
            <w:vAlign w:val="center"/>
          </w:tcPr>
          <w:p w14:paraId="5B9AD95F">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货物和劳务名称</w:t>
            </w:r>
          </w:p>
        </w:tc>
        <w:tc>
          <w:tcPr>
            <w:tcW w:w="2379" w:type="dxa"/>
            <w:noWrap w:val="0"/>
            <w:vAlign w:val="center"/>
          </w:tcPr>
          <w:p w14:paraId="310E100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商品和服务分类简称</w:t>
            </w:r>
          </w:p>
        </w:tc>
        <w:tc>
          <w:tcPr>
            <w:tcW w:w="1609" w:type="dxa"/>
            <w:noWrap w:val="0"/>
            <w:vAlign w:val="center"/>
          </w:tcPr>
          <w:p w14:paraId="15CD966D">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税率</w:t>
            </w:r>
          </w:p>
        </w:tc>
      </w:tr>
      <w:tr w14:paraId="6720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32C5D54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val="en-US" w:eastAsia="zh-CN" w:bidi="ar"/>
              </w:rPr>
              <w:t>5010102000000000000</w:t>
            </w:r>
          </w:p>
        </w:tc>
        <w:tc>
          <w:tcPr>
            <w:tcW w:w="1993" w:type="dxa"/>
            <w:noWrap w:val="0"/>
            <w:vAlign w:val="center"/>
          </w:tcPr>
          <w:p w14:paraId="4770FF2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取得的住宅</w:t>
            </w:r>
          </w:p>
        </w:tc>
        <w:tc>
          <w:tcPr>
            <w:tcW w:w="2379" w:type="dxa"/>
            <w:noWrap w:val="0"/>
            <w:vAlign w:val="center"/>
          </w:tcPr>
          <w:p w14:paraId="3EC80B6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15B3A67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2043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550473A0">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5010199000000000000</w:t>
            </w:r>
          </w:p>
        </w:tc>
        <w:tc>
          <w:tcPr>
            <w:tcW w:w="1993" w:type="dxa"/>
            <w:noWrap w:val="0"/>
            <w:vAlign w:val="center"/>
          </w:tcPr>
          <w:p w14:paraId="08CCB7EA">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其他住房</w:t>
            </w:r>
          </w:p>
        </w:tc>
        <w:tc>
          <w:tcPr>
            <w:tcW w:w="2379" w:type="dxa"/>
            <w:noWrap w:val="0"/>
            <w:vAlign w:val="center"/>
          </w:tcPr>
          <w:p w14:paraId="68A86827">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3F1667AB">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5C34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14EE9E1F">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5010202000000000000</w:t>
            </w:r>
          </w:p>
        </w:tc>
        <w:tc>
          <w:tcPr>
            <w:tcW w:w="1993" w:type="dxa"/>
            <w:noWrap w:val="0"/>
            <w:vAlign w:val="center"/>
          </w:tcPr>
          <w:p w14:paraId="7BFBFEC6">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取得的商业用房</w:t>
            </w:r>
          </w:p>
        </w:tc>
        <w:tc>
          <w:tcPr>
            <w:tcW w:w="2379" w:type="dxa"/>
            <w:noWrap w:val="0"/>
            <w:vAlign w:val="center"/>
          </w:tcPr>
          <w:p w14:paraId="75BB0373">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06461FBA">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6632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116D1B9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5010299000000000000</w:t>
            </w:r>
          </w:p>
        </w:tc>
        <w:tc>
          <w:tcPr>
            <w:tcW w:w="1993" w:type="dxa"/>
            <w:noWrap w:val="0"/>
            <w:vAlign w:val="center"/>
          </w:tcPr>
          <w:p w14:paraId="7317DCC8">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其他商业用房</w:t>
            </w:r>
          </w:p>
        </w:tc>
        <w:tc>
          <w:tcPr>
            <w:tcW w:w="2379" w:type="dxa"/>
            <w:noWrap w:val="0"/>
            <w:vAlign w:val="center"/>
          </w:tcPr>
          <w:p w14:paraId="5EE526A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0F29A574">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08A4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1538F179">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5019900000000000000</w:t>
            </w:r>
          </w:p>
        </w:tc>
        <w:tc>
          <w:tcPr>
            <w:tcW w:w="1993" w:type="dxa"/>
            <w:noWrap w:val="0"/>
            <w:vAlign w:val="center"/>
          </w:tcPr>
          <w:p w14:paraId="696ACF6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其他建筑物</w:t>
            </w:r>
          </w:p>
        </w:tc>
        <w:tc>
          <w:tcPr>
            <w:tcW w:w="2379" w:type="dxa"/>
            <w:noWrap w:val="0"/>
            <w:vAlign w:val="center"/>
          </w:tcPr>
          <w:p w14:paraId="51770460">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3F3A532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6F45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6554AC0B">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5020000000000000000</w:t>
            </w:r>
          </w:p>
        </w:tc>
        <w:tc>
          <w:tcPr>
            <w:tcW w:w="1993" w:type="dxa"/>
            <w:noWrap w:val="0"/>
            <w:vAlign w:val="center"/>
          </w:tcPr>
          <w:p w14:paraId="427414D2">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构筑物</w:t>
            </w:r>
          </w:p>
        </w:tc>
        <w:tc>
          <w:tcPr>
            <w:tcW w:w="2379" w:type="dxa"/>
            <w:noWrap w:val="0"/>
            <w:vAlign w:val="center"/>
          </w:tcPr>
          <w:p w14:paraId="641B4C5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6EB3E08E">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r w14:paraId="7E46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1" w:type="dxa"/>
            <w:noWrap w:val="0"/>
            <w:vAlign w:val="center"/>
          </w:tcPr>
          <w:p w14:paraId="32CA8A65">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5030000000000000000</w:t>
            </w:r>
          </w:p>
        </w:tc>
        <w:tc>
          <w:tcPr>
            <w:tcW w:w="1993" w:type="dxa"/>
            <w:noWrap w:val="0"/>
            <w:vAlign w:val="center"/>
          </w:tcPr>
          <w:p w14:paraId="50579C9F">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其他不动产</w:t>
            </w:r>
          </w:p>
        </w:tc>
        <w:tc>
          <w:tcPr>
            <w:tcW w:w="2379" w:type="dxa"/>
            <w:noWrap w:val="0"/>
            <w:vAlign w:val="center"/>
          </w:tcPr>
          <w:p w14:paraId="2440DF5D">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不动产</w:t>
            </w:r>
          </w:p>
        </w:tc>
        <w:tc>
          <w:tcPr>
            <w:tcW w:w="1609" w:type="dxa"/>
            <w:noWrap w:val="0"/>
            <w:vAlign w:val="center"/>
          </w:tcPr>
          <w:p w14:paraId="77FDC473">
            <w:pPr>
              <w:widowControl/>
              <w:jc w:val="center"/>
              <w:textAlignment w:val="center"/>
              <w:rPr>
                <w:rFonts w:hint="default" w:ascii="Times New Roman" w:hAnsi="Times New Roman" w:cs="Times New Roman"/>
                <w:vertAlign w:val="baseline"/>
                <w:lang w:val="en-US" w:eastAsia="zh-CN" w:bidi="ar"/>
              </w:rPr>
            </w:pPr>
            <w:r>
              <w:rPr>
                <w:rFonts w:hint="default" w:ascii="Times New Roman" w:hAnsi="Times New Roman" w:cs="Times New Roman"/>
                <w:color w:val="auto"/>
                <w:kern w:val="0"/>
                <w:sz w:val="22"/>
                <w:szCs w:val="22"/>
                <w:lang w:bidi="ar"/>
              </w:rPr>
              <w:t>9%</w:t>
            </w:r>
          </w:p>
        </w:tc>
      </w:tr>
    </w:tbl>
    <w:p w14:paraId="2538B622">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67B4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000" w:type="pct"/>
            <w:gridSpan w:val="9"/>
            <w:tcBorders>
              <w:top w:val="single" w:color="000000" w:sz="8" w:space="0"/>
              <w:left w:val="single" w:color="000000" w:sz="8" w:space="0"/>
              <w:bottom w:val="single" w:color="000000" w:sz="8" w:space="0"/>
              <w:right w:val="single" w:color="000000" w:sz="8" w:space="0"/>
            </w:tcBorders>
            <w:noWrap w:val="0"/>
            <w:vAlign w:val="center"/>
          </w:tcPr>
          <w:p w14:paraId="528A670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《差额扣除清单》</w:t>
            </w:r>
          </w:p>
        </w:tc>
      </w:tr>
      <w:tr w14:paraId="70762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noWrap w:val="0"/>
            <w:vAlign w:val="center"/>
          </w:tcPr>
          <w:p w14:paraId="1A942B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555" w:type="pct"/>
            <w:tcBorders>
              <w:top w:val="nil"/>
              <w:left w:val="nil"/>
              <w:bottom w:val="single" w:color="000000" w:sz="8" w:space="0"/>
              <w:right w:val="single" w:color="000000" w:sz="8" w:space="0"/>
            </w:tcBorders>
            <w:noWrap w:val="0"/>
            <w:vAlign w:val="center"/>
          </w:tcPr>
          <w:p w14:paraId="1CA8A2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凭证类型</w:t>
            </w:r>
          </w:p>
        </w:tc>
        <w:tc>
          <w:tcPr>
            <w:tcW w:w="555" w:type="pct"/>
            <w:tcBorders>
              <w:top w:val="nil"/>
              <w:left w:val="nil"/>
              <w:bottom w:val="single" w:color="000000" w:sz="8" w:space="0"/>
              <w:right w:val="single" w:color="000000" w:sz="8" w:space="0"/>
            </w:tcBorders>
            <w:noWrap w:val="0"/>
            <w:vAlign w:val="center"/>
          </w:tcPr>
          <w:p w14:paraId="04C814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发票代码</w:t>
            </w:r>
          </w:p>
        </w:tc>
        <w:tc>
          <w:tcPr>
            <w:tcW w:w="555" w:type="pct"/>
            <w:tcBorders>
              <w:top w:val="nil"/>
              <w:left w:val="nil"/>
              <w:bottom w:val="single" w:color="000000" w:sz="8" w:space="0"/>
              <w:right w:val="single" w:color="000000" w:sz="8" w:space="0"/>
            </w:tcBorders>
            <w:noWrap w:val="0"/>
            <w:vAlign w:val="center"/>
          </w:tcPr>
          <w:p w14:paraId="0BB000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发票号码</w:t>
            </w:r>
          </w:p>
        </w:tc>
        <w:tc>
          <w:tcPr>
            <w:tcW w:w="555" w:type="pct"/>
            <w:tcBorders>
              <w:top w:val="nil"/>
              <w:left w:val="nil"/>
              <w:bottom w:val="single" w:color="000000" w:sz="8" w:space="0"/>
              <w:right w:val="single" w:color="000000" w:sz="8" w:space="0"/>
            </w:tcBorders>
            <w:noWrap w:val="0"/>
            <w:vAlign w:val="center"/>
          </w:tcPr>
          <w:p w14:paraId="3A875F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凭证号码</w:t>
            </w:r>
          </w:p>
        </w:tc>
        <w:tc>
          <w:tcPr>
            <w:tcW w:w="555" w:type="pct"/>
            <w:tcBorders>
              <w:top w:val="nil"/>
              <w:left w:val="nil"/>
              <w:bottom w:val="single" w:color="000000" w:sz="8" w:space="0"/>
              <w:right w:val="single" w:color="000000" w:sz="8" w:space="0"/>
            </w:tcBorders>
            <w:noWrap w:val="0"/>
            <w:vAlign w:val="center"/>
          </w:tcPr>
          <w:p w14:paraId="01AB7B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开具日期</w:t>
            </w:r>
          </w:p>
        </w:tc>
        <w:tc>
          <w:tcPr>
            <w:tcW w:w="555" w:type="pct"/>
            <w:tcBorders>
              <w:top w:val="nil"/>
              <w:left w:val="nil"/>
              <w:bottom w:val="single" w:color="000000" w:sz="8" w:space="0"/>
              <w:right w:val="single" w:color="000000" w:sz="8" w:space="0"/>
            </w:tcBorders>
            <w:noWrap w:val="0"/>
            <w:vAlign w:val="center"/>
          </w:tcPr>
          <w:p w14:paraId="055DB4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凭证合计金额</w:t>
            </w:r>
          </w:p>
        </w:tc>
        <w:tc>
          <w:tcPr>
            <w:tcW w:w="555" w:type="pct"/>
            <w:tcBorders>
              <w:top w:val="nil"/>
              <w:left w:val="nil"/>
              <w:bottom w:val="nil"/>
              <w:right w:val="single" w:color="000000" w:sz="8" w:space="0"/>
            </w:tcBorders>
            <w:noWrap w:val="0"/>
            <w:vAlign w:val="center"/>
          </w:tcPr>
          <w:p w14:paraId="3B4EAB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本次扣除金额</w:t>
            </w:r>
          </w:p>
        </w:tc>
        <w:tc>
          <w:tcPr>
            <w:tcW w:w="559" w:type="pct"/>
            <w:tcBorders>
              <w:top w:val="nil"/>
              <w:left w:val="nil"/>
              <w:bottom w:val="single" w:color="000000" w:sz="8" w:space="0"/>
              <w:right w:val="single" w:color="000000" w:sz="8" w:space="0"/>
            </w:tcBorders>
            <w:noWrap w:val="0"/>
            <w:vAlign w:val="center"/>
          </w:tcPr>
          <w:p w14:paraId="4CD89E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备注</w:t>
            </w:r>
          </w:p>
        </w:tc>
      </w:tr>
      <w:tr w14:paraId="3DA28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C1DA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555" w:type="pct"/>
            <w:tcBorders>
              <w:top w:val="nil"/>
              <w:left w:val="nil"/>
              <w:bottom w:val="single" w:color="000000" w:sz="8" w:space="0"/>
              <w:right w:val="single" w:color="000000" w:sz="8" w:space="0"/>
            </w:tcBorders>
            <w:shd w:val="clear" w:color="auto" w:fill="auto"/>
            <w:noWrap w:val="0"/>
            <w:vAlign w:val="center"/>
          </w:tcPr>
          <w:p w14:paraId="5FAD673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数电票</w:t>
            </w:r>
          </w:p>
        </w:tc>
        <w:tc>
          <w:tcPr>
            <w:tcW w:w="555" w:type="pct"/>
            <w:tcBorders>
              <w:top w:val="nil"/>
              <w:left w:val="nil"/>
              <w:bottom w:val="single" w:color="000000" w:sz="8" w:space="0"/>
              <w:right w:val="single" w:color="000000" w:sz="8" w:space="0"/>
            </w:tcBorders>
            <w:shd w:val="clear" w:color="000000" w:fill="BFBFBF"/>
            <w:noWrap w:val="0"/>
            <w:vAlign w:val="center"/>
          </w:tcPr>
          <w:p w14:paraId="723204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51247A1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4DC30E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0D5BB783">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8C1895A">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single" w:color="000000" w:sz="8" w:space="0"/>
              <w:left w:val="nil"/>
              <w:bottom w:val="single" w:color="000000" w:sz="8" w:space="0"/>
              <w:right w:val="single" w:color="000000" w:sz="8" w:space="0"/>
            </w:tcBorders>
            <w:shd w:val="clear" w:color="000000" w:fill="FFFFFF"/>
            <w:noWrap w:val="0"/>
            <w:vAlign w:val="center"/>
          </w:tcPr>
          <w:p w14:paraId="7C5E240B">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5A332D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41D6B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B6F35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555" w:type="pct"/>
            <w:tcBorders>
              <w:top w:val="nil"/>
              <w:left w:val="nil"/>
              <w:bottom w:val="single" w:color="000000" w:sz="8" w:space="0"/>
              <w:right w:val="single" w:color="000000" w:sz="8" w:space="0"/>
            </w:tcBorders>
            <w:shd w:val="clear" w:color="auto" w:fill="auto"/>
            <w:noWrap w:val="0"/>
            <w:vAlign w:val="center"/>
          </w:tcPr>
          <w:p w14:paraId="225EE8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39BA9181">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5870C7C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636BB2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02240856">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C27A504">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194FC31B">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667EEB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20376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407C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555" w:type="pct"/>
            <w:tcBorders>
              <w:top w:val="nil"/>
              <w:left w:val="nil"/>
              <w:bottom w:val="single" w:color="000000" w:sz="8" w:space="0"/>
              <w:right w:val="single" w:color="000000" w:sz="8" w:space="0"/>
            </w:tcBorders>
            <w:shd w:val="clear" w:color="auto" w:fill="auto"/>
            <w:noWrap w:val="0"/>
            <w:vAlign w:val="center"/>
          </w:tcPr>
          <w:p w14:paraId="0009EE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0FAB0EAA">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658BF7F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74FC29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4C0C1FD7">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04BB722">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90BEF28">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1F8858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66DC1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E10EC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555" w:type="pct"/>
            <w:tcBorders>
              <w:top w:val="nil"/>
              <w:left w:val="nil"/>
              <w:bottom w:val="single" w:color="000000" w:sz="8" w:space="0"/>
              <w:right w:val="single" w:color="000000" w:sz="8" w:space="0"/>
            </w:tcBorders>
            <w:shd w:val="clear" w:color="auto" w:fill="auto"/>
            <w:noWrap w:val="0"/>
            <w:vAlign w:val="center"/>
          </w:tcPr>
          <w:p w14:paraId="57151E9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6AAFB2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shd w:val="clear" w:color="auto" w:fill="auto"/>
            <w:noWrap w:val="0"/>
            <w:vAlign w:val="center"/>
          </w:tcPr>
          <w:p w14:paraId="33A07C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shd w:val="clear" w:color="000000" w:fill="BFBFBF"/>
            <w:noWrap w:val="0"/>
            <w:vAlign w:val="center"/>
          </w:tcPr>
          <w:p w14:paraId="6B1AEF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232D4B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shd w:val="clear" w:color="000000" w:fill="FFFFFF"/>
            <w:noWrap w:val="0"/>
            <w:vAlign w:val="center"/>
          </w:tcPr>
          <w:p w14:paraId="7B570F7A">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3D3EECC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38E2234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r>
      <w:tr w14:paraId="148C8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B7E1B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555" w:type="pct"/>
            <w:tcBorders>
              <w:top w:val="nil"/>
              <w:left w:val="nil"/>
              <w:bottom w:val="single" w:color="000000" w:sz="8" w:space="0"/>
              <w:right w:val="single" w:color="000000" w:sz="8" w:space="0"/>
            </w:tcBorders>
            <w:shd w:val="clear" w:color="auto" w:fill="auto"/>
            <w:noWrap w:val="0"/>
            <w:vAlign w:val="center"/>
          </w:tcPr>
          <w:p w14:paraId="38DE51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41D6785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43990608">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7B8213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auto" w:fill="auto"/>
            <w:noWrap w:val="0"/>
            <w:vAlign w:val="center"/>
          </w:tcPr>
          <w:p w14:paraId="2AA42E6C">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4B841EF">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4FD776A8">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2E3B67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35B9F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C01ED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555" w:type="pct"/>
            <w:tcBorders>
              <w:top w:val="nil"/>
              <w:left w:val="nil"/>
              <w:bottom w:val="single" w:color="000000" w:sz="8" w:space="0"/>
              <w:right w:val="single" w:color="000000" w:sz="8" w:space="0"/>
            </w:tcBorders>
            <w:shd w:val="clear" w:color="auto" w:fill="auto"/>
            <w:noWrap w:val="0"/>
            <w:vAlign w:val="center"/>
          </w:tcPr>
          <w:p w14:paraId="277E0B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财政票据</w:t>
            </w:r>
          </w:p>
        </w:tc>
        <w:tc>
          <w:tcPr>
            <w:tcW w:w="555" w:type="pct"/>
            <w:tcBorders>
              <w:top w:val="nil"/>
              <w:left w:val="nil"/>
              <w:bottom w:val="single" w:color="000000" w:sz="8" w:space="0"/>
              <w:right w:val="single" w:color="000000" w:sz="8" w:space="0"/>
            </w:tcBorders>
            <w:shd w:val="clear" w:color="000000" w:fill="BFBFBF"/>
            <w:noWrap w:val="0"/>
            <w:vAlign w:val="center"/>
          </w:tcPr>
          <w:p w14:paraId="03111F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7CCF37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3F3042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77C3EC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646DFA0D">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0C8062FF">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67CF39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7EA4F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14938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555" w:type="pct"/>
            <w:tcBorders>
              <w:top w:val="nil"/>
              <w:left w:val="nil"/>
              <w:bottom w:val="single" w:color="000000" w:sz="8" w:space="0"/>
              <w:right w:val="single" w:color="000000" w:sz="8" w:space="0"/>
            </w:tcBorders>
            <w:shd w:val="clear" w:color="auto" w:fill="auto"/>
            <w:noWrap w:val="0"/>
            <w:vAlign w:val="center"/>
          </w:tcPr>
          <w:p w14:paraId="31619CB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法院裁决书</w:t>
            </w:r>
          </w:p>
        </w:tc>
        <w:tc>
          <w:tcPr>
            <w:tcW w:w="555" w:type="pct"/>
            <w:tcBorders>
              <w:top w:val="nil"/>
              <w:left w:val="nil"/>
              <w:bottom w:val="single" w:color="000000" w:sz="8" w:space="0"/>
              <w:right w:val="single" w:color="000000" w:sz="8" w:space="0"/>
            </w:tcBorders>
            <w:shd w:val="clear" w:color="000000" w:fill="BFBFBF"/>
            <w:noWrap w:val="0"/>
            <w:vAlign w:val="center"/>
          </w:tcPr>
          <w:p w14:paraId="46BD29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642331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4EC7A0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63CEB5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426E4876">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25ECDEBF">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261D49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23E05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637F9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555" w:type="pct"/>
            <w:tcBorders>
              <w:top w:val="nil"/>
              <w:left w:val="nil"/>
              <w:bottom w:val="single" w:color="000000" w:sz="8" w:space="0"/>
              <w:right w:val="single" w:color="000000" w:sz="8" w:space="0"/>
            </w:tcBorders>
            <w:shd w:val="clear" w:color="auto" w:fill="auto"/>
            <w:noWrap w:val="0"/>
            <w:vAlign w:val="center"/>
          </w:tcPr>
          <w:p w14:paraId="6BD2F2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契税完税凭证</w:t>
            </w:r>
          </w:p>
        </w:tc>
        <w:tc>
          <w:tcPr>
            <w:tcW w:w="555" w:type="pct"/>
            <w:tcBorders>
              <w:top w:val="nil"/>
              <w:left w:val="nil"/>
              <w:bottom w:val="single" w:color="000000" w:sz="8" w:space="0"/>
              <w:right w:val="single" w:color="000000" w:sz="8" w:space="0"/>
            </w:tcBorders>
            <w:shd w:val="clear" w:color="000000" w:fill="BFBFBF"/>
            <w:noWrap w:val="0"/>
            <w:vAlign w:val="center"/>
          </w:tcPr>
          <w:p w14:paraId="41D26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60779E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6313EC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714942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683E1562">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363BA096">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34A9CC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r>
      <w:tr w14:paraId="33D02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8A03C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555" w:type="pct"/>
            <w:tcBorders>
              <w:top w:val="nil"/>
              <w:left w:val="nil"/>
              <w:bottom w:val="single" w:color="000000" w:sz="8" w:space="0"/>
              <w:right w:val="single" w:color="000000" w:sz="8" w:space="0"/>
            </w:tcBorders>
            <w:shd w:val="clear" w:color="auto" w:fill="auto"/>
            <w:noWrap w:val="0"/>
            <w:vAlign w:val="center"/>
          </w:tcPr>
          <w:p w14:paraId="4EADB8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其他扣除凭证</w:t>
            </w:r>
          </w:p>
        </w:tc>
        <w:tc>
          <w:tcPr>
            <w:tcW w:w="555" w:type="pct"/>
            <w:tcBorders>
              <w:top w:val="nil"/>
              <w:left w:val="nil"/>
              <w:bottom w:val="single" w:color="000000" w:sz="8" w:space="0"/>
              <w:right w:val="single" w:color="000000" w:sz="8" w:space="0"/>
            </w:tcBorders>
            <w:shd w:val="clear" w:color="000000" w:fill="BFBFBF"/>
            <w:noWrap w:val="0"/>
            <w:vAlign w:val="center"/>
          </w:tcPr>
          <w:p w14:paraId="6E5D0B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4B7778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555" w:type="pct"/>
            <w:tcBorders>
              <w:top w:val="nil"/>
              <w:left w:val="nil"/>
              <w:bottom w:val="single" w:color="000000" w:sz="8" w:space="0"/>
              <w:right w:val="single" w:color="000000" w:sz="8" w:space="0"/>
            </w:tcBorders>
            <w:noWrap w:val="0"/>
            <w:vAlign w:val="center"/>
          </w:tcPr>
          <w:p w14:paraId="31BE85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5EE578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p>
        </w:tc>
        <w:tc>
          <w:tcPr>
            <w:tcW w:w="555" w:type="pct"/>
            <w:tcBorders>
              <w:top w:val="nil"/>
              <w:left w:val="nil"/>
              <w:bottom w:val="single" w:color="000000" w:sz="8" w:space="0"/>
              <w:right w:val="single" w:color="000000" w:sz="8" w:space="0"/>
            </w:tcBorders>
            <w:noWrap w:val="0"/>
            <w:vAlign w:val="center"/>
          </w:tcPr>
          <w:p w14:paraId="01CCC6A9">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5" w:type="pct"/>
            <w:tcBorders>
              <w:top w:val="nil"/>
              <w:left w:val="nil"/>
              <w:bottom w:val="single" w:color="000000" w:sz="8" w:space="0"/>
              <w:right w:val="single" w:color="000000" w:sz="8" w:space="0"/>
            </w:tcBorders>
            <w:noWrap w:val="0"/>
            <w:vAlign w:val="center"/>
          </w:tcPr>
          <w:p w14:paraId="623FE54B">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c>
          <w:tcPr>
            <w:tcW w:w="559" w:type="pct"/>
            <w:tcBorders>
              <w:top w:val="nil"/>
              <w:left w:val="nil"/>
              <w:bottom w:val="single" w:color="000000" w:sz="8" w:space="0"/>
              <w:right w:val="single" w:color="000000" w:sz="8" w:space="0"/>
            </w:tcBorders>
            <w:noWrap w:val="0"/>
            <w:vAlign w:val="center"/>
          </w:tcPr>
          <w:p w14:paraId="34169184">
            <w:pPr>
              <w:keepNext w:val="0"/>
              <w:keepLines w:val="0"/>
              <w:widowControl/>
              <w:suppressLineNumbers w:val="0"/>
              <w:jc w:val="center"/>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必录项</w:t>
            </w:r>
          </w:p>
        </w:tc>
      </w:tr>
    </w:tbl>
    <w:p w14:paraId="1DE404C1">
      <w:pPr>
        <w:pStyle w:val="5"/>
        <w:bidi w:val="0"/>
        <w:rPr>
          <w:rFonts w:hint="eastAsia"/>
          <w:lang w:val="en-US" w:eastAsia="zh-CN"/>
        </w:rPr>
      </w:pPr>
      <w:r>
        <w:rPr>
          <w:rFonts w:hint="eastAsia"/>
          <w:lang w:val="en-US" w:eastAsia="zh-CN"/>
        </w:rPr>
        <w:t>1）本次扣除金额必须小于等于凭证合计金额。</w:t>
      </w:r>
    </w:p>
    <w:p w14:paraId="096855D6">
      <w:pPr>
        <w:pStyle w:val="5"/>
        <w:bidi w:val="0"/>
        <w:rPr>
          <w:rFonts w:hint="default"/>
          <w:lang w:val="en-US" w:eastAsia="zh-CN"/>
        </w:rPr>
      </w:pPr>
      <w:r>
        <w:rPr>
          <w:rFonts w:hint="eastAsia"/>
          <w:lang w:val="en-US" w:eastAsia="zh-CN"/>
        </w:rPr>
        <w:t>2）当凭证类型为其他发票或其他扣除凭证时，备注必填，要求说明其他发票名称及其他扣除凭证名称。</w:t>
      </w:r>
    </w:p>
    <w:p w14:paraId="18D4E0BC">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099E99D">
      <w:pPr>
        <w:pStyle w:val="5"/>
        <w:bidi w:val="0"/>
        <w:rPr>
          <w:rFonts w:hint="eastAsia"/>
          <w:lang w:val="en-US" w:eastAsia="zh-CN"/>
        </w:rPr>
      </w:pPr>
      <w:r>
        <w:rPr>
          <w:rFonts w:hint="eastAsia"/>
        </w:rPr>
        <w:t>●</w:t>
      </w:r>
      <w:r>
        <w:rPr>
          <w:rFonts w:hint="eastAsia"/>
          <w:lang w:val="en-US" w:eastAsia="zh-CN"/>
        </w:rPr>
        <w:t xml:space="preserve"> 当</w:t>
      </w:r>
      <w:bookmarkStart w:id="128"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28"/>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21A5A6D6">
      <w:pPr>
        <w:pStyle w:val="5"/>
        <w:bidi w:val="0"/>
        <w:rPr>
          <w:rFonts w:hint="eastAsia"/>
          <w:lang w:val="en-US" w:eastAsia="zh-CN"/>
        </w:rPr>
      </w:pPr>
      <w:r>
        <w:rPr>
          <w:rFonts w:hint="eastAsia"/>
        </w:rPr>
        <w:t>●</w:t>
      </w:r>
      <w:r>
        <w:rPr>
          <w:rFonts w:hint="eastAsia"/>
          <w:lang w:val="en-US" w:eastAsia="zh-CN"/>
        </w:rPr>
        <w:t xml:space="preserve"> 仅当“不动产坐落地址（省）”填写重庆市、海南省时，“不动产坐落地址（市）”可以以县结尾。</w:t>
      </w:r>
    </w:p>
    <w:p w14:paraId="4DFC9A09">
      <w:pPr>
        <w:pStyle w:val="5"/>
        <w:bidi w:val="0"/>
        <w:rPr>
          <w:rFonts w:hint="eastAsia"/>
        </w:rPr>
      </w:pPr>
      <w:r>
        <w:rPr>
          <w:rFonts w:hint="eastAsia"/>
        </w:rPr>
        <w:t>●</w:t>
      </w:r>
      <w:r>
        <w:rPr>
          <w:rFonts w:hint="eastAsia"/>
          <w:lang w:val="en-US" w:eastAsia="zh-CN"/>
        </w:rPr>
        <w:t xml:space="preserve"> </w:t>
      </w:r>
      <w:r>
        <w:rPr>
          <w:rFonts w:hint="default"/>
          <w:lang w:val="en-US" w:eastAsia="zh-CN"/>
        </w:rPr>
        <w:t>单张发票明细行最多不能超过5000条，超过5000条则阻断发票上传；建议企业开具发票明细行控制在2000条以下。</w:t>
      </w:r>
      <w:r>
        <w:rPr>
          <w:rFonts w:hint="eastAsia"/>
          <w:lang w:val="en-US" w:eastAsia="zh-CN"/>
        </w:rPr>
        <w:br w:type="textWrapping"/>
      </w:r>
      <w:r>
        <w:rPr>
          <w:rFonts w:hint="eastAsia"/>
        </w:rPr>
        <w:t>●</w:t>
      </w:r>
      <w:r>
        <w:rPr>
          <w:rFonts w:hint="eastAsia"/>
          <w:lang w:val="en-US" w:eastAsia="zh-CN"/>
        </w:rPr>
        <w:t xml:space="preserve"> 自然人证件类型和自然人证件号码必须同时有值或者同时为空；购买方经办人证件种类代码和证件号码同理。</w:t>
      </w:r>
      <w:r>
        <w:rPr>
          <w:rFonts w:hint="eastAsia"/>
          <w:lang w:val="en-US" w:eastAsia="zh-CN"/>
        </w:rPr>
        <w:br w:type="textWrapping"/>
      </w:r>
      <w:r>
        <w:rPr>
          <w:rFonts w:hint="eastAsia"/>
        </w:rPr>
        <w:t>●</w:t>
      </w:r>
      <w:r>
        <w:rPr>
          <w:rFonts w:hint="eastAsia"/>
          <w:lang w:val="en-US" w:eastAsia="zh-CN"/>
        </w:rPr>
        <w:t xml:space="preserve"> 当自然人证件类型选择201:居民身份证时，自然人国籍必须是156：中国；购买方经办人证件类型和国籍同理。</w:t>
      </w:r>
      <w:r>
        <w:rPr>
          <w:rFonts w:hint="eastAsia"/>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1453337">
      <w:pPr>
        <w:pStyle w:val="5"/>
        <w:bidi w:val="0"/>
        <w:rPr>
          <w:rFonts w:hint="eastAsia"/>
        </w:rPr>
      </w:pPr>
      <w:r>
        <w:rPr>
          <w:rFonts w:hint="eastAsia"/>
        </w:rPr>
        <w:t>（1）当“自然人证件类型”选择“201：居民身份证”时，校验是否为“156：中国”；</w:t>
      </w:r>
    </w:p>
    <w:p w14:paraId="6F54373F">
      <w:pPr>
        <w:pStyle w:val="5"/>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399D5F19">
      <w:pPr>
        <w:pStyle w:val="5"/>
        <w:bidi w:val="0"/>
        <w:rPr>
          <w:rFonts w:hint="eastAsia"/>
        </w:rPr>
      </w:pPr>
      <w:r>
        <w:rPr>
          <w:rFonts w:hint="eastAsia"/>
        </w:rPr>
        <w:t>（3）当“自然人证件类型”选择“213：台湾居民来往大陆通行证”时，校验是否为“158：中国台湾”。</w:t>
      </w:r>
    </w:p>
    <w:p w14:paraId="23CD4B63">
      <w:pPr>
        <w:pStyle w:val="5"/>
        <w:bidi w:val="0"/>
        <w:rPr>
          <w:rFonts w:hint="eastAsia"/>
        </w:rPr>
      </w:pPr>
      <w:r>
        <w:rPr>
          <w:rFonts w:hint="eastAsia"/>
        </w:rPr>
        <w:t>（4）当“自然人证件类型”选择“227：中华人民共和国护照”时，校验是否为“156：中国”。</w:t>
      </w:r>
    </w:p>
    <w:p w14:paraId="404DC131">
      <w:pPr>
        <w:pStyle w:val="5"/>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555A1D2A">
      <w:pPr>
        <w:pStyle w:val="5"/>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1816A8EC">
      <w:pPr>
        <w:pStyle w:val="5"/>
        <w:bidi w:val="0"/>
        <w:rPr>
          <w:rFonts w:hint="eastAsia"/>
        </w:rPr>
      </w:pPr>
      <w:r>
        <w:rPr>
          <w:rFonts w:hint="eastAsia"/>
        </w:rPr>
        <w:t>①购买方自然人标志不为Y</w:t>
      </w:r>
    </w:p>
    <w:p w14:paraId="130E6B95">
      <w:pPr>
        <w:pStyle w:val="5"/>
        <w:bidi w:val="0"/>
        <w:rPr>
          <w:rFonts w:hint="eastAsia"/>
        </w:rPr>
      </w:pPr>
      <w:r>
        <w:rPr>
          <w:rFonts w:hint="eastAsia"/>
        </w:rPr>
        <w:t>自然人信息字段必须为空（(购买方)自然人国籍代码、(购买方)自然人证件类型、(购买方)自然人证件号码），购买方纳税人识别号选填。</w:t>
      </w:r>
    </w:p>
    <w:p w14:paraId="52FC384F">
      <w:pPr>
        <w:pStyle w:val="5"/>
        <w:bidi w:val="0"/>
        <w:rPr>
          <w:rFonts w:hint="eastAsia"/>
        </w:rPr>
      </w:pPr>
      <w:r>
        <w:rPr>
          <w:rFonts w:hint="eastAsia"/>
        </w:rPr>
        <w:t>②购买方自然人标志为Y</w:t>
      </w:r>
    </w:p>
    <w:p w14:paraId="702A6FC5">
      <w:pPr>
        <w:pStyle w:val="5"/>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11056A80">
      <w:pPr>
        <w:pStyle w:val="5"/>
        <w:bidi w:val="0"/>
        <w:rPr>
          <w:rFonts w:hint="eastAsia"/>
          <w:lang w:val="en-US" w:eastAsia="zh-CN"/>
        </w:rPr>
      </w:pPr>
      <w:r>
        <w:rPr>
          <w:rFonts w:hint="eastAsia"/>
        </w:rPr>
        <w:t>●</w:t>
      </w:r>
      <w:r>
        <w:rPr>
          <w:rFonts w:hint="eastAsia"/>
          <w:lang w:val="en-US" w:eastAsia="zh-CN"/>
        </w:rPr>
        <w:t xml:space="preserve"> 当开具不动产经营租赁发票，商品和服务税收分类合并编码为“3040502020200000000”时，视为停车费业务，针对停车费业务，蓝字发票增加以下判断：</w:t>
      </w:r>
    </w:p>
    <w:p w14:paraId="01D5F4C4">
      <w:pPr>
        <w:pStyle w:val="5"/>
        <w:bidi w:val="0"/>
        <w:rPr>
          <w:rFonts w:hint="eastAsia"/>
          <w:lang w:val="en-US" w:eastAsia="zh-CN"/>
        </w:rPr>
      </w:pPr>
      <w:r>
        <w:rPr>
          <w:rFonts w:hint="eastAsia"/>
          <w:lang w:val="en-US" w:eastAsia="zh-CN"/>
        </w:rPr>
        <w:t>①单位必须为“平方米”；</w:t>
      </w:r>
    </w:p>
    <w:p w14:paraId="20A43212">
      <w:pPr>
        <w:pStyle w:val="5"/>
        <w:bidi w:val="0"/>
        <w:rPr>
          <w:rFonts w:hint="eastAsia"/>
          <w:lang w:val="en-US" w:eastAsia="zh-CN"/>
        </w:rPr>
      </w:pPr>
      <w:r>
        <w:rPr>
          <w:rFonts w:hint="eastAsia"/>
          <w:lang w:val="en-US" w:eastAsia="zh-CN"/>
        </w:rPr>
        <w:t>②项目名称必须为“车辆停放服务”；</w:t>
      </w:r>
    </w:p>
    <w:p w14:paraId="0F65D622">
      <w:pPr>
        <w:pStyle w:val="5"/>
        <w:bidi w:val="0"/>
        <w:rPr>
          <w:rFonts w:hint="default"/>
          <w:lang w:val="en-US" w:eastAsia="zh-CN"/>
        </w:rPr>
      </w:pPr>
      <w:r>
        <w:rPr>
          <w:rFonts w:hint="eastAsia"/>
          <w:lang w:val="en-US" w:eastAsia="zh-CN"/>
        </w:rPr>
        <w:t>③车牌号必填，最多支持填写3个车牌号；除该场景车牌号必须为空；</w:t>
      </w:r>
    </w:p>
    <w:p w14:paraId="534A341E">
      <w:pPr>
        <w:pStyle w:val="5"/>
        <w:bidi w:val="0"/>
        <w:rPr>
          <w:rFonts w:hint="eastAsia"/>
          <w:lang w:val="en-US" w:eastAsia="zh-CN"/>
        </w:rPr>
      </w:pPr>
      <w:r>
        <w:rPr>
          <w:rFonts w:hint="eastAsia"/>
          <w:lang w:val="en-US" w:eastAsia="zh-CN"/>
        </w:rPr>
        <w:t>④</w:t>
      </w:r>
      <w:r>
        <w:rPr>
          <w:rFonts w:hint="eastAsia"/>
        </w:rPr>
        <w:t>租赁期起止格式必须为“yyyy-MM-dd HH:mm（租赁期起）”+“空格”+“yyyy-MM-dd HH:mm（租赁期止）</w:t>
      </w:r>
      <w:r>
        <w:rPr>
          <w:rFonts w:hint="eastAsia"/>
          <w:lang w:val="en-US" w:eastAsia="zh-CN"/>
        </w:rPr>
        <w:t>。</w:t>
      </w:r>
    </w:p>
    <w:p w14:paraId="3CC5E48A">
      <w:pPr>
        <w:pStyle w:val="5"/>
        <w:bidi w:val="0"/>
        <w:rPr>
          <w:rFonts w:hint="eastAsia"/>
          <w:lang w:val="en-US" w:eastAsia="zh-CN"/>
        </w:rPr>
      </w:pPr>
      <w:r>
        <w:rPr>
          <w:rFonts w:hint="eastAsia"/>
        </w:rPr>
        <w:t>●</w:t>
      </w:r>
      <w:r>
        <w:rPr>
          <w:rFonts w:hint="eastAsia"/>
          <w:lang w:val="en-US" w:eastAsia="zh-CN"/>
        </w:rPr>
        <w:t xml:space="preserve"> 支付渠道和交易单号需要同时有值或者同时为空，不允许一个有值、一个为空。只有自用和联用模式允许填写支付渠道和交易单号，他用模式支付渠道和交易单号必须为空。</w:t>
      </w:r>
    </w:p>
    <w:p w14:paraId="6D506932">
      <w:pPr>
        <w:pStyle w:val="5"/>
        <w:bidi w:val="0"/>
        <w:rPr>
          <w:rFonts w:hint="default"/>
          <w:lang w:val="en-US" w:eastAsia="zh-CN"/>
        </w:rPr>
      </w:pPr>
      <w:r>
        <w:rPr>
          <w:rFonts w:hint="eastAsia"/>
        </w:rPr>
        <w:t>●</w:t>
      </w:r>
      <w:r>
        <w:rPr>
          <w:rFonts w:hint="eastAsia"/>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p>
    <w:p w14:paraId="6D88054A">
      <w:pPr>
        <w:pStyle w:val="31"/>
        <w:numPr>
          <w:ilvl w:val="0"/>
          <w:numId w:val="0"/>
        </w:numPr>
        <w:ind w:leftChars="0" w:firstLine="0"/>
        <w:rPr>
          <w:ins w:id="9" w:author="曹桂僮" w:date="2025-06-10T17:02:55Z"/>
          <w:rFonts w:hint="eastAsia"/>
          <w:lang w:val="en-US" w:eastAsia="zh-CN"/>
        </w:rPr>
      </w:pPr>
      <w:ins w:id="10" w:author="曹桂僮" w:date="2025-06-10T17:02:55Z">
        <w:r>
          <w:rPr>
            <w:rFonts w:hint="eastAsia"/>
          </w:rPr>
          <w:t>●</w:t>
        </w:r>
      </w:ins>
      <w:ins w:id="11" w:author="曹桂僮" w:date="2025-06-10T17:02:55Z">
        <w:r>
          <w:rPr>
            <w:rFonts w:hint="default"/>
            <w:lang w:val="en-US"/>
          </w:rPr>
          <w:t xml:space="preserve"> </w:t>
        </w:r>
      </w:ins>
      <w:ins w:id="12" w:author="曹桂僮" w:date="2025-06-10T17:02:55Z">
        <w:r>
          <w:rPr>
            <w:rFonts w:hint="eastAsia"/>
            <w:lang w:val="en-US" w:eastAsia="zh-CN"/>
          </w:rPr>
          <w:t>使用6开头的商编开具发票时，对应明细行优惠政策标识必须为“04：不征税”。</w:t>
        </w:r>
      </w:ins>
    </w:p>
    <w:p w14:paraId="310D47B9">
      <w:pPr>
        <w:pStyle w:val="31"/>
        <w:numPr>
          <w:ilvl w:val="0"/>
          <w:numId w:val="0"/>
        </w:numPr>
        <w:ind w:leftChars="0" w:firstLine="0"/>
        <w:rPr>
          <w:ins w:id="13" w:author="曹桂僮" w:date="2025-06-10T17:02:55Z"/>
          <w:rFonts w:hint="eastAsia"/>
          <w:lang w:val="en-US" w:eastAsia="zh-CN"/>
        </w:rPr>
      </w:pPr>
      <w:ins w:id="14" w:author="曹桂僮" w:date="2025-06-10T17:02:55Z">
        <w:r>
          <w:rPr>
            <w:rFonts w:hint="eastAsia"/>
          </w:rPr>
          <w:t>●</w:t>
        </w:r>
      </w:ins>
      <w:ins w:id="15" w:author="曹桂僮" w:date="2025-06-10T17:02:55Z">
        <w:r>
          <w:rPr>
            <w:rFonts w:hint="default"/>
            <w:lang w:val="en-US"/>
          </w:rPr>
          <w:t xml:space="preserve"> </w:t>
        </w:r>
      </w:ins>
      <w:ins w:id="16" w:author="曹桂僮" w:date="2025-06-10T17:02:55Z">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ins>
    </w:p>
    <w:tbl>
      <w:tblPr>
        <w:tblStyle w:val="22"/>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ins w:id="17"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2"/>
              <w:bidi w:val="0"/>
              <w:rPr>
                <w:ins w:id="18" w:author="曹桂僮" w:date="2025-06-10T17:02:55Z"/>
                <w:rFonts w:hint="default"/>
                <w:lang w:val="en-US" w:eastAsia="zh-CN"/>
              </w:rPr>
            </w:pPr>
            <w:ins w:id="19" w:author="曹桂僮" w:date="2025-06-10T17:02:55Z">
              <w:r>
                <w:rPr>
                  <w:rFonts w:hint="eastAsia"/>
                  <w:lang w:val="en-US" w:eastAsia="zh-CN"/>
                </w:rPr>
                <w:t>序号</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2"/>
              <w:bidi w:val="0"/>
              <w:rPr>
                <w:ins w:id="20" w:author="曹桂僮" w:date="2025-06-10T17:02:55Z"/>
                <w:rFonts w:hint="eastAsia"/>
              </w:rPr>
            </w:pPr>
            <w:ins w:id="21" w:author="曹桂僮" w:date="2025-06-10T17:02:55Z">
              <w:r>
                <w:rPr>
                  <w:rFonts w:hint="eastAsia"/>
                  <w:lang w:val="en-US" w:eastAsia="zh-CN"/>
                </w:rPr>
                <w:t>商品和税收服务分类编码</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2"/>
              <w:bidi w:val="0"/>
              <w:rPr>
                <w:ins w:id="22" w:author="曹桂僮" w:date="2025-06-10T17:02:55Z"/>
                <w:rFonts w:hint="eastAsia"/>
              </w:rPr>
            </w:pPr>
            <w:ins w:id="23" w:author="曹桂僮" w:date="2025-06-10T17:02:55Z">
              <w:r>
                <w:rPr>
                  <w:rFonts w:hint="eastAsia"/>
                  <w:lang w:val="en-US" w:eastAsia="zh-CN"/>
                </w:rPr>
                <w:t>货物劳务名称</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2"/>
              <w:bidi w:val="0"/>
              <w:rPr>
                <w:ins w:id="24" w:author="曹桂僮" w:date="2025-06-10T17:02:55Z"/>
                <w:rFonts w:hint="eastAsia"/>
              </w:rPr>
            </w:pPr>
            <w:ins w:id="25" w:author="曹桂僮" w:date="2025-06-10T17:02:55Z">
              <w:r>
                <w:rPr>
                  <w:rFonts w:hint="eastAsia"/>
                  <w:lang w:val="en-US" w:eastAsia="zh-CN"/>
                </w:rPr>
                <w:t>简称</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2"/>
              <w:bidi w:val="0"/>
              <w:rPr>
                <w:ins w:id="26" w:author="曹桂僮" w:date="2025-06-10T17:02:55Z"/>
                <w:rFonts w:hint="eastAsia"/>
              </w:rPr>
            </w:pPr>
            <w:ins w:id="27" w:author="曹桂僮" w:date="2025-06-10T17:02:55Z">
              <w:r>
                <w:rPr>
                  <w:rFonts w:hint="eastAsia"/>
                  <w:lang w:val="en-US" w:eastAsia="zh-CN"/>
                </w:rPr>
                <w:t>征收率</w:t>
              </w:r>
            </w:ins>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28"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ins w:id="29" w:author="曹桂僮" w:date="2025-06-10T17:02:55Z"/>
                <w:rFonts w:hint="default"/>
                <w:lang w:val="en-US" w:eastAsia="zh-CN"/>
              </w:rPr>
            </w:pPr>
            <w:ins w:id="30" w:author="曹桂僮" w:date="2025-06-10T17:02:55Z">
              <w:r>
                <w:rPr>
                  <w:rFonts w:hint="eastAsia" w:ascii="宋体" w:hAnsi="宋体" w:eastAsia="宋体" w:cs="宋体"/>
                  <w:i w:val="0"/>
                  <w:iCs w:val="0"/>
                  <w:color w:val="000000"/>
                  <w:kern w:val="0"/>
                  <w:sz w:val="22"/>
                  <w:szCs w:val="22"/>
                  <w:u w:val="none"/>
                  <w:lang w:val="en-US" w:eastAsia="zh-CN" w:bidi="ar"/>
                </w:rPr>
                <w:t>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30"/>
              <w:bidi w:val="0"/>
              <w:spacing w:line="240" w:lineRule="auto"/>
              <w:jc w:val="center"/>
              <w:rPr>
                <w:ins w:id="31" w:author="曹桂僮" w:date="2025-06-10T17:02:55Z"/>
                <w:rFonts w:hint="eastAsia"/>
              </w:rPr>
            </w:pPr>
            <w:ins w:id="32" w:author="曹桂僮" w:date="2025-06-10T17:02:55Z">
              <w:r>
                <w:rPr>
                  <w:rFonts w:hint="eastAsia"/>
                  <w:lang w:val="en-US" w:eastAsia="zh-CN"/>
                </w:rPr>
                <w:t>6020000000000000000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30"/>
              <w:bidi w:val="0"/>
              <w:spacing w:line="240" w:lineRule="auto"/>
              <w:jc w:val="center"/>
              <w:rPr>
                <w:ins w:id="33" w:author="曹桂僮" w:date="2025-06-10T17:02:55Z"/>
                <w:rFonts w:hint="eastAsia"/>
              </w:rPr>
            </w:pPr>
            <w:ins w:id="34" w:author="曹桂僮" w:date="2025-06-10T17:02:55Z">
              <w:r>
                <w:rPr>
                  <w:rFonts w:hint="eastAsia"/>
                  <w:lang w:val="en-US" w:eastAsia="zh-CN"/>
                </w:rPr>
                <w:t>销售自行开发的房地产项目预收款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30"/>
              <w:bidi w:val="0"/>
              <w:spacing w:line="240" w:lineRule="auto"/>
              <w:jc w:val="center"/>
              <w:rPr>
                <w:ins w:id="35" w:author="曹桂僮" w:date="2025-06-10T17:02:55Z"/>
                <w:rFonts w:hint="eastAsia"/>
              </w:rPr>
            </w:pPr>
            <w:ins w:id="36" w:author="曹桂僮" w:date="2025-06-10T17:02:55Z">
              <w:r>
                <w:rPr>
                  <w:rFonts w:hint="eastAsia"/>
                  <w:lang w:val="en-US" w:eastAsia="zh-CN"/>
                </w:rPr>
                <w:t>房地产预收款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30"/>
              <w:bidi w:val="0"/>
              <w:spacing w:line="240" w:lineRule="auto"/>
              <w:jc w:val="center"/>
              <w:rPr>
                <w:ins w:id="37" w:author="曹桂僮" w:date="2025-06-10T17:02:55Z"/>
                <w:rFonts w:hint="eastAsia"/>
              </w:rPr>
            </w:pPr>
            <w:ins w:id="38" w:author="曹桂僮" w:date="2025-06-10T17:02:55Z">
              <w:r>
                <w:rPr>
                  <w:rFonts w:hint="eastAsia"/>
                  <w:lang w:val="en-US" w:eastAsia="zh-CN"/>
                </w:rPr>
                <w:t>0%</w:t>
              </w:r>
            </w:ins>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39"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ins w:id="40" w:author="曹桂僮" w:date="2025-06-10T17:02:55Z"/>
                <w:rFonts w:hint="eastAsia"/>
                <w:lang w:val="en-US" w:eastAsia="zh-CN"/>
              </w:rPr>
            </w:pPr>
            <w:ins w:id="41" w:author="曹桂僮" w:date="2025-06-10T17:02:55Z">
              <w:r>
                <w:rPr>
                  <w:rFonts w:hint="eastAsia" w:ascii="宋体" w:hAnsi="宋体" w:eastAsia="宋体" w:cs="宋体"/>
                  <w:i w:val="0"/>
                  <w:iCs w:val="0"/>
                  <w:color w:val="000000"/>
                  <w:kern w:val="0"/>
                  <w:sz w:val="22"/>
                  <w:szCs w:val="22"/>
                  <w:u w:val="none"/>
                  <w:lang w:val="en-US" w:eastAsia="zh-CN" w:bidi="ar"/>
                </w:rPr>
                <w:t>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30"/>
              <w:bidi w:val="0"/>
              <w:spacing w:line="240" w:lineRule="auto"/>
              <w:jc w:val="center"/>
              <w:rPr>
                <w:ins w:id="42" w:author="曹桂僮" w:date="2025-06-10T17:02:55Z"/>
                <w:rFonts w:hint="eastAsia"/>
              </w:rPr>
            </w:pPr>
            <w:ins w:id="43" w:author="曹桂僮" w:date="2025-06-10T17:02:55Z">
              <w:r>
                <w:rPr>
                  <w:rFonts w:hint="eastAsia"/>
                  <w:lang w:val="en-US" w:eastAsia="zh-CN"/>
                </w:rPr>
                <w:t>6030000000000000000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30"/>
              <w:bidi w:val="0"/>
              <w:spacing w:line="240" w:lineRule="auto"/>
              <w:jc w:val="center"/>
              <w:rPr>
                <w:ins w:id="44" w:author="曹桂僮" w:date="2025-06-10T17:02:55Z"/>
                <w:rFonts w:hint="eastAsia"/>
              </w:rPr>
            </w:pPr>
            <w:ins w:id="45" w:author="曹桂僮" w:date="2025-06-10T17:02:55Z">
              <w:r>
                <w:rPr>
                  <w:rFonts w:hint="eastAsia"/>
                  <w:lang w:val="en-US" w:eastAsia="zh-CN"/>
                </w:rPr>
                <w:t>已申报缴纳营业税未开票补开票</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30"/>
              <w:bidi w:val="0"/>
              <w:spacing w:line="240" w:lineRule="auto"/>
              <w:jc w:val="center"/>
              <w:rPr>
                <w:ins w:id="46" w:author="曹桂僮" w:date="2025-06-10T17:02:55Z"/>
                <w:rFonts w:hint="eastAsia"/>
              </w:rPr>
            </w:pPr>
            <w:ins w:id="47" w:author="曹桂僮" w:date="2025-06-10T17:02:55Z">
              <w:r>
                <w:rPr>
                  <w:rFonts w:hint="eastAsia"/>
                  <w:lang w:val="en-US" w:eastAsia="zh-CN"/>
                </w:rPr>
                <w:t>补开营业税发票</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30"/>
              <w:bidi w:val="0"/>
              <w:spacing w:line="240" w:lineRule="auto"/>
              <w:jc w:val="center"/>
              <w:rPr>
                <w:ins w:id="48" w:author="曹桂僮" w:date="2025-06-10T17:02:55Z"/>
                <w:rFonts w:hint="eastAsia"/>
              </w:rPr>
            </w:pPr>
            <w:ins w:id="49" w:author="曹桂僮" w:date="2025-06-10T17:02:55Z">
              <w:r>
                <w:rPr>
                  <w:rFonts w:hint="eastAsia"/>
                  <w:lang w:val="en-US" w:eastAsia="zh-CN"/>
                </w:rPr>
                <w:t>0%</w:t>
              </w:r>
            </w:ins>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50"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ins w:id="51" w:author="曹桂僮" w:date="2025-06-10T17:02:55Z"/>
                <w:rFonts w:hint="eastAsia"/>
                <w:lang w:val="en-US" w:eastAsia="zh-CN"/>
              </w:rPr>
            </w:pPr>
            <w:ins w:id="52" w:author="曹桂僮" w:date="2025-06-10T17:02:55Z">
              <w:r>
                <w:rPr>
                  <w:rFonts w:hint="eastAsia" w:ascii="宋体" w:hAnsi="宋体" w:eastAsia="宋体" w:cs="宋体"/>
                  <w:i w:val="0"/>
                  <w:iCs w:val="0"/>
                  <w:color w:val="000000"/>
                  <w:kern w:val="0"/>
                  <w:sz w:val="22"/>
                  <w:szCs w:val="22"/>
                  <w:u w:val="none"/>
                  <w:lang w:val="en-US" w:eastAsia="zh-CN" w:bidi="ar"/>
                </w:rPr>
                <w:t>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30"/>
              <w:bidi w:val="0"/>
              <w:spacing w:line="240" w:lineRule="auto"/>
              <w:jc w:val="center"/>
              <w:rPr>
                <w:ins w:id="53" w:author="曹桂僮" w:date="2025-06-10T17:02:55Z"/>
                <w:rFonts w:hint="eastAsia"/>
              </w:rPr>
            </w:pPr>
            <w:ins w:id="54" w:author="曹桂僮" w:date="2025-06-10T17:02:55Z">
              <w:r>
                <w:rPr>
                  <w:rFonts w:hint="eastAsia"/>
                  <w:lang w:val="en-US" w:eastAsia="zh-CN"/>
                </w:rPr>
                <w:t>6040000000000000000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30"/>
              <w:bidi w:val="0"/>
              <w:spacing w:line="240" w:lineRule="auto"/>
              <w:jc w:val="center"/>
              <w:rPr>
                <w:ins w:id="55" w:author="曹桂僮" w:date="2025-06-10T17:02:55Z"/>
                <w:rFonts w:hint="eastAsia"/>
              </w:rPr>
            </w:pPr>
            <w:ins w:id="56" w:author="曹桂僮" w:date="2025-06-10T17:02:55Z">
              <w:r>
                <w:rPr>
                  <w:rFonts w:hint="eastAsia"/>
                  <w:lang w:val="en-US" w:eastAsia="zh-CN"/>
                </w:rPr>
                <w:t>代收印花税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30"/>
              <w:bidi w:val="0"/>
              <w:spacing w:line="240" w:lineRule="auto"/>
              <w:jc w:val="center"/>
              <w:rPr>
                <w:ins w:id="57" w:author="曹桂僮" w:date="2025-06-10T17:02:55Z"/>
                <w:rFonts w:hint="eastAsia"/>
              </w:rPr>
            </w:pPr>
            <w:ins w:id="58" w:author="曹桂僮" w:date="2025-06-10T17:02:55Z">
              <w:r>
                <w:rPr>
                  <w:rFonts w:hint="eastAsia"/>
                  <w:lang w:val="en-US" w:eastAsia="zh-CN"/>
                </w:rPr>
                <w:t>代收印花税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30"/>
              <w:bidi w:val="0"/>
              <w:spacing w:line="240" w:lineRule="auto"/>
              <w:jc w:val="center"/>
              <w:rPr>
                <w:ins w:id="59" w:author="曹桂僮" w:date="2025-06-10T17:02:55Z"/>
                <w:rFonts w:hint="eastAsia"/>
              </w:rPr>
            </w:pPr>
            <w:ins w:id="60" w:author="曹桂僮" w:date="2025-06-10T17:02:55Z">
              <w:r>
                <w:rPr>
                  <w:rFonts w:hint="eastAsia"/>
                  <w:lang w:val="en-US" w:eastAsia="zh-CN"/>
                </w:rPr>
                <w:t>0%</w:t>
              </w:r>
            </w:ins>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61"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ins w:id="62" w:author="曹桂僮" w:date="2025-06-10T17:02:55Z"/>
                <w:rFonts w:hint="eastAsia"/>
                <w:lang w:val="en-US" w:eastAsia="zh-CN"/>
              </w:rPr>
            </w:pPr>
            <w:ins w:id="63" w:author="曹桂僮" w:date="2025-06-10T17:02:55Z">
              <w:r>
                <w:rPr>
                  <w:rFonts w:hint="eastAsia" w:ascii="宋体" w:hAnsi="宋体" w:eastAsia="宋体" w:cs="宋体"/>
                  <w:i w:val="0"/>
                  <w:iCs w:val="0"/>
                  <w:color w:val="000000"/>
                  <w:kern w:val="0"/>
                  <w:sz w:val="22"/>
                  <w:szCs w:val="22"/>
                  <w:u w:val="none"/>
                  <w:lang w:val="en-US" w:eastAsia="zh-CN" w:bidi="ar"/>
                </w:rPr>
                <w:t>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30"/>
              <w:bidi w:val="0"/>
              <w:spacing w:line="240" w:lineRule="auto"/>
              <w:jc w:val="center"/>
              <w:rPr>
                <w:ins w:id="64" w:author="曹桂僮" w:date="2025-06-10T17:02:55Z"/>
                <w:rFonts w:hint="eastAsia"/>
              </w:rPr>
            </w:pPr>
            <w:ins w:id="65" w:author="曹桂僮" w:date="2025-06-10T17:02:55Z">
              <w:r>
                <w:rPr>
                  <w:rFonts w:hint="eastAsia"/>
                  <w:lang w:val="en-US" w:eastAsia="zh-CN"/>
                </w:rPr>
                <w:t>6050000000000000000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30"/>
              <w:bidi w:val="0"/>
              <w:spacing w:line="240" w:lineRule="auto"/>
              <w:jc w:val="center"/>
              <w:rPr>
                <w:ins w:id="66" w:author="曹桂僮" w:date="2025-06-10T17:02:55Z"/>
                <w:rFonts w:hint="eastAsia"/>
              </w:rPr>
            </w:pPr>
            <w:ins w:id="67" w:author="曹桂僮" w:date="2025-06-10T17:02:55Z">
              <w:r>
                <w:rPr>
                  <w:rFonts w:hint="eastAsia"/>
                  <w:lang w:val="en-US" w:eastAsia="zh-CN"/>
                </w:rPr>
                <w:t>代收车船使用税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30"/>
              <w:bidi w:val="0"/>
              <w:spacing w:line="240" w:lineRule="auto"/>
              <w:jc w:val="center"/>
              <w:rPr>
                <w:ins w:id="68" w:author="曹桂僮" w:date="2025-06-10T17:02:55Z"/>
                <w:rFonts w:hint="eastAsia"/>
              </w:rPr>
            </w:pPr>
            <w:ins w:id="69" w:author="曹桂僮" w:date="2025-06-10T17:02:55Z">
              <w:r>
                <w:rPr>
                  <w:rFonts w:hint="eastAsia"/>
                  <w:lang w:val="en-US" w:eastAsia="zh-CN"/>
                </w:rPr>
                <w:t>代收车船使用税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30"/>
              <w:bidi w:val="0"/>
              <w:spacing w:line="240" w:lineRule="auto"/>
              <w:jc w:val="center"/>
              <w:rPr>
                <w:ins w:id="70" w:author="曹桂僮" w:date="2025-06-10T17:02:55Z"/>
                <w:rFonts w:hint="eastAsia"/>
              </w:rPr>
            </w:pPr>
            <w:ins w:id="71" w:author="曹桂僮" w:date="2025-06-10T17:02:55Z">
              <w:r>
                <w:rPr>
                  <w:rFonts w:hint="eastAsia"/>
                  <w:lang w:val="en-US" w:eastAsia="zh-CN"/>
                </w:rPr>
                <w:t>0%</w:t>
              </w:r>
            </w:ins>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6" w:hRule="atLeast"/>
          <w:jc w:val="center"/>
          <w:ins w:id="72"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ins w:id="73" w:author="曹桂僮" w:date="2025-06-10T17:02:55Z"/>
                <w:rFonts w:hint="eastAsia"/>
                <w:lang w:val="en-US" w:eastAsia="zh-CN"/>
              </w:rPr>
            </w:pPr>
            <w:ins w:id="74" w:author="曹桂僮" w:date="2025-06-10T17:02:55Z">
              <w:r>
                <w:rPr>
                  <w:rFonts w:hint="eastAsia" w:ascii="宋体" w:hAnsi="宋体" w:eastAsia="宋体" w:cs="宋体"/>
                  <w:i w:val="0"/>
                  <w:iCs w:val="0"/>
                  <w:color w:val="000000"/>
                  <w:kern w:val="0"/>
                  <w:sz w:val="22"/>
                  <w:szCs w:val="22"/>
                  <w:u w:val="none"/>
                  <w:lang w:val="en-US" w:eastAsia="zh-CN" w:bidi="ar"/>
                </w:rPr>
                <w:t>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30"/>
              <w:bidi w:val="0"/>
              <w:spacing w:line="240" w:lineRule="auto"/>
              <w:jc w:val="center"/>
              <w:rPr>
                <w:ins w:id="75" w:author="曹桂僮" w:date="2025-06-10T17:02:55Z"/>
                <w:rFonts w:hint="eastAsia"/>
              </w:rPr>
            </w:pPr>
            <w:ins w:id="76" w:author="曹桂僮" w:date="2025-06-10T17:02:55Z">
              <w:r>
                <w:rPr>
                  <w:rFonts w:hint="eastAsia"/>
                  <w:lang w:val="en-US" w:eastAsia="zh-CN"/>
                </w:rPr>
                <w:t>6060000000000000000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30"/>
              <w:bidi w:val="0"/>
              <w:spacing w:line="240" w:lineRule="auto"/>
              <w:jc w:val="center"/>
              <w:rPr>
                <w:ins w:id="77" w:author="曹桂僮" w:date="2025-06-10T17:02:55Z"/>
                <w:rFonts w:hint="eastAsia"/>
              </w:rPr>
            </w:pPr>
            <w:ins w:id="78" w:author="曹桂僮" w:date="2025-06-10T17:02:55Z">
              <w:r>
                <w:rPr>
                  <w:rFonts w:hint="eastAsia"/>
                  <w:lang w:val="en-US" w:eastAsia="zh-CN"/>
                </w:rPr>
                <w:t>融资性售后回租承租方出售资产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30"/>
              <w:bidi w:val="0"/>
              <w:spacing w:line="240" w:lineRule="auto"/>
              <w:jc w:val="center"/>
              <w:rPr>
                <w:ins w:id="79" w:author="曹桂僮" w:date="2025-06-10T17:02:55Z"/>
                <w:rFonts w:hint="eastAsia"/>
              </w:rPr>
            </w:pPr>
            <w:ins w:id="80" w:author="曹桂僮" w:date="2025-06-10T17:02:55Z">
              <w:r>
                <w:rPr>
                  <w:rFonts w:hint="eastAsia"/>
                  <w:lang w:val="en-US" w:eastAsia="zh-CN"/>
                </w:rPr>
                <w:t>融资性售后回租承租方出售资产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30"/>
              <w:bidi w:val="0"/>
              <w:spacing w:line="240" w:lineRule="auto"/>
              <w:jc w:val="center"/>
              <w:rPr>
                <w:ins w:id="81" w:author="曹桂僮" w:date="2025-06-10T17:02:55Z"/>
                <w:rFonts w:hint="eastAsia"/>
              </w:rPr>
            </w:pPr>
            <w:ins w:id="82" w:author="曹桂僮" w:date="2025-06-10T17:02:55Z">
              <w:r>
                <w:rPr>
                  <w:rFonts w:hint="eastAsia"/>
                  <w:lang w:val="en-US" w:eastAsia="zh-CN"/>
                </w:rPr>
                <w:t>0%</w:t>
              </w:r>
            </w:ins>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83"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ins w:id="84" w:author="曹桂僮" w:date="2025-06-10T17:02:55Z"/>
                <w:rFonts w:hint="eastAsia"/>
                <w:lang w:val="en-US" w:eastAsia="zh-CN"/>
              </w:rPr>
            </w:pPr>
            <w:ins w:id="85" w:author="曹桂僮" w:date="2025-06-10T17:02:55Z">
              <w:r>
                <w:rPr>
                  <w:rFonts w:hint="eastAsia" w:ascii="宋体" w:hAnsi="宋体" w:eastAsia="宋体" w:cs="宋体"/>
                  <w:i w:val="0"/>
                  <w:iCs w:val="0"/>
                  <w:color w:val="000000"/>
                  <w:kern w:val="0"/>
                  <w:sz w:val="22"/>
                  <w:szCs w:val="22"/>
                  <w:u w:val="none"/>
                  <w:lang w:val="en-US" w:eastAsia="zh-CN" w:bidi="ar"/>
                </w:rPr>
                <w:t>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30"/>
              <w:bidi w:val="0"/>
              <w:spacing w:line="240" w:lineRule="auto"/>
              <w:jc w:val="center"/>
              <w:rPr>
                <w:ins w:id="86" w:author="曹桂僮" w:date="2025-06-10T17:02:55Z"/>
                <w:rFonts w:hint="eastAsia"/>
              </w:rPr>
            </w:pPr>
            <w:ins w:id="87" w:author="曹桂僮" w:date="2025-06-10T17:02:55Z">
              <w:r>
                <w:rPr>
                  <w:rFonts w:hint="eastAsia"/>
                  <w:lang w:val="en-US" w:eastAsia="zh-CN"/>
                </w:rPr>
                <w:t>6070000000000000000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30"/>
              <w:bidi w:val="0"/>
              <w:spacing w:line="240" w:lineRule="auto"/>
              <w:jc w:val="center"/>
              <w:rPr>
                <w:ins w:id="88" w:author="曹桂僮" w:date="2025-06-10T17:02:55Z"/>
                <w:rFonts w:hint="eastAsia"/>
              </w:rPr>
            </w:pPr>
            <w:ins w:id="89" w:author="曹桂僮" w:date="2025-06-10T17:02:55Z">
              <w:r>
                <w:rPr>
                  <w:rFonts w:hint="eastAsia"/>
                  <w:lang w:val="en-US" w:eastAsia="zh-CN"/>
                </w:rPr>
                <w:t>资产重组涉及的不动产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30"/>
              <w:bidi w:val="0"/>
              <w:spacing w:line="240" w:lineRule="auto"/>
              <w:jc w:val="center"/>
              <w:rPr>
                <w:ins w:id="90" w:author="曹桂僮" w:date="2025-06-10T17:02:55Z"/>
                <w:rFonts w:hint="eastAsia"/>
              </w:rPr>
            </w:pPr>
            <w:ins w:id="91" w:author="曹桂僮" w:date="2025-06-10T17:02:55Z">
              <w:r>
                <w:rPr>
                  <w:rFonts w:hint="eastAsia"/>
                  <w:lang w:val="en-US" w:eastAsia="zh-CN"/>
                </w:rPr>
                <w:t>资产重组涉及的不动产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30"/>
              <w:bidi w:val="0"/>
              <w:spacing w:line="240" w:lineRule="auto"/>
              <w:jc w:val="center"/>
              <w:rPr>
                <w:ins w:id="92" w:author="曹桂僮" w:date="2025-06-10T17:02:55Z"/>
                <w:rFonts w:hint="eastAsia"/>
              </w:rPr>
            </w:pPr>
            <w:ins w:id="93" w:author="曹桂僮" w:date="2025-06-10T17:02:55Z">
              <w:r>
                <w:rPr>
                  <w:rFonts w:hint="eastAsia"/>
                  <w:lang w:val="en-US" w:eastAsia="zh-CN"/>
                </w:rPr>
                <w:t>0%</w:t>
              </w:r>
            </w:ins>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94"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ins w:id="95" w:author="曹桂僮" w:date="2025-06-10T17:02:55Z"/>
                <w:rFonts w:hint="eastAsia"/>
                <w:lang w:val="en-US" w:eastAsia="zh-CN"/>
              </w:rPr>
            </w:pPr>
            <w:ins w:id="96" w:author="曹桂僮" w:date="2025-06-10T17:02:55Z">
              <w:r>
                <w:rPr>
                  <w:rFonts w:hint="eastAsia" w:ascii="宋体" w:hAnsi="宋体" w:eastAsia="宋体" w:cs="宋体"/>
                  <w:i w:val="0"/>
                  <w:iCs w:val="0"/>
                  <w:color w:val="000000"/>
                  <w:kern w:val="0"/>
                  <w:sz w:val="22"/>
                  <w:szCs w:val="22"/>
                  <w:u w:val="none"/>
                  <w:lang w:val="en-US" w:eastAsia="zh-CN" w:bidi="ar"/>
                </w:rPr>
                <w:t>7</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30"/>
              <w:bidi w:val="0"/>
              <w:spacing w:line="240" w:lineRule="auto"/>
              <w:jc w:val="center"/>
              <w:rPr>
                <w:ins w:id="97" w:author="曹桂僮" w:date="2025-06-10T17:02:55Z"/>
                <w:rFonts w:hint="eastAsia"/>
              </w:rPr>
            </w:pPr>
            <w:ins w:id="98" w:author="曹桂僮" w:date="2025-06-10T17:02:55Z">
              <w:r>
                <w:rPr>
                  <w:rFonts w:hint="eastAsia"/>
                  <w:lang w:val="en-US" w:eastAsia="zh-CN"/>
                </w:rPr>
                <w:t>6080000000000000000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30"/>
              <w:bidi w:val="0"/>
              <w:spacing w:line="240" w:lineRule="auto"/>
              <w:jc w:val="center"/>
              <w:rPr>
                <w:ins w:id="99" w:author="曹桂僮" w:date="2025-06-10T17:02:55Z"/>
                <w:rFonts w:hint="eastAsia"/>
              </w:rPr>
            </w:pPr>
            <w:ins w:id="100" w:author="曹桂僮" w:date="2025-06-10T17:02:55Z">
              <w:r>
                <w:rPr>
                  <w:rFonts w:hint="eastAsia"/>
                  <w:lang w:val="en-US" w:eastAsia="zh-CN"/>
                </w:rPr>
                <w:t>资产重组涉及的土地使用权</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30"/>
              <w:bidi w:val="0"/>
              <w:spacing w:line="240" w:lineRule="auto"/>
              <w:jc w:val="center"/>
              <w:rPr>
                <w:ins w:id="101" w:author="曹桂僮" w:date="2025-06-10T17:02:55Z"/>
                <w:rFonts w:hint="eastAsia"/>
              </w:rPr>
            </w:pPr>
            <w:ins w:id="102" w:author="曹桂僮" w:date="2025-06-10T17:02:55Z">
              <w:r>
                <w:rPr>
                  <w:rFonts w:hint="eastAsia"/>
                  <w:lang w:val="en-US" w:eastAsia="zh-CN"/>
                </w:rPr>
                <w:t>资产重组涉及的土地使用权</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30"/>
              <w:bidi w:val="0"/>
              <w:spacing w:line="240" w:lineRule="auto"/>
              <w:jc w:val="center"/>
              <w:rPr>
                <w:ins w:id="103" w:author="曹桂僮" w:date="2025-06-10T17:02:55Z"/>
                <w:rFonts w:hint="eastAsia"/>
              </w:rPr>
            </w:pPr>
            <w:ins w:id="104" w:author="曹桂僮" w:date="2025-06-10T17:02:55Z">
              <w:r>
                <w:rPr>
                  <w:rFonts w:hint="eastAsia"/>
                  <w:lang w:val="en-US" w:eastAsia="zh-CN"/>
                </w:rPr>
                <w:t>0%</w:t>
              </w:r>
            </w:ins>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105"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ins w:id="106" w:author="曹桂僮" w:date="2025-06-10T17:02:55Z"/>
                <w:rFonts w:hint="eastAsia"/>
                <w:lang w:val="en-US" w:eastAsia="zh-CN"/>
              </w:rPr>
            </w:pPr>
            <w:ins w:id="107" w:author="曹桂僮" w:date="2025-06-10T17:02:55Z">
              <w:r>
                <w:rPr>
                  <w:rFonts w:hint="eastAsia" w:ascii="宋体" w:hAnsi="宋体" w:eastAsia="宋体" w:cs="宋体"/>
                  <w:i w:val="0"/>
                  <w:iCs w:val="0"/>
                  <w:color w:val="000000"/>
                  <w:kern w:val="0"/>
                  <w:sz w:val="22"/>
                  <w:szCs w:val="22"/>
                  <w:u w:val="none"/>
                  <w:lang w:val="en-US" w:eastAsia="zh-CN" w:bidi="ar"/>
                </w:rPr>
                <w:t>8</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30"/>
              <w:bidi w:val="0"/>
              <w:spacing w:line="240" w:lineRule="auto"/>
              <w:jc w:val="center"/>
              <w:rPr>
                <w:ins w:id="108" w:author="曹桂僮" w:date="2025-06-10T17:02:55Z"/>
                <w:rFonts w:hint="eastAsia"/>
              </w:rPr>
            </w:pPr>
            <w:ins w:id="109" w:author="曹桂僮" w:date="2025-06-10T17:02:55Z">
              <w:r>
                <w:rPr>
                  <w:rFonts w:hint="eastAsia"/>
                  <w:lang w:val="en-US" w:eastAsia="zh-CN"/>
                </w:rPr>
                <w:t>6090000000000000000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30"/>
              <w:bidi w:val="0"/>
              <w:spacing w:line="240" w:lineRule="auto"/>
              <w:jc w:val="center"/>
              <w:rPr>
                <w:ins w:id="110" w:author="曹桂僮" w:date="2025-06-10T17:02:55Z"/>
                <w:rFonts w:hint="eastAsia"/>
              </w:rPr>
            </w:pPr>
            <w:ins w:id="111" w:author="曹桂僮" w:date="2025-06-10T17:02:55Z">
              <w:r>
                <w:rPr>
                  <w:rFonts w:hint="eastAsia"/>
                  <w:lang w:val="en-US" w:eastAsia="zh-CN"/>
                </w:rPr>
                <w:t>代理进口免税货物货款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30"/>
              <w:bidi w:val="0"/>
              <w:spacing w:line="240" w:lineRule="auto"/>
              <w:jc w:val="center"/>
              <w:rPr>
                <w:ins w:id="112" w:author="曹桂僮" w:date="2025-06-10T17:02:55Z"/>
                <w:rFonts w:hint="eastAsia"/>
              </w:rPr>
            </w:pPr>
            <w:ins w:id="113" w:author="曹桂僮" w:date="2025-06-10T17:02:55Z">
              <w:r>
                <w:rPr>
                  <w:rFonts w:hint="eastAsia"/>
                  <w:lang w:val="en-US" w:eastAsia="zh-CN"/>
                </w:rPr>
                <w:t>代理进口免税货物货款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30"/>
              <w:bidi w:val="0"/>
              <w:spacing w:line="240" w:lineRule="auto"/>
              <w:jc w:val="center"/>
              <w:rPr>
                <w:ins w:id="114" w:author="曹桂僮" w:date="2025-06-10T17:02:55Z"/>
                <w:rFonts w:hint="eastAsia"/>
              </w:rPr>
            </w:pPr>
            <w:ins w:id="115" w:author="曹桂僮" w:date="2025-06-10T17:02:55Z">
              <w:r>
                <w:rPr>
                  <w:rFonts w:hint="eastAsia"/>
                  <w:lang w:val="en-US" w:eastAsia="zh-CN"/>
                </w:rPr>
                <w:t>0%</w:t>
              </w:r>
            </w:ins>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116"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ins w:id="117" w:author="曹桂僮" w:date="2025-06-10T17:02:55Z"/>
                <w:rFonts w:hint="eastAsia"/>
                <w:lang w:val="en-US" w:eastAsia="zh-CN"/>
              </w:rPr>
            </w:pPr>
            <w:ins w:id="118" w:author="曹桂僮" w:date="2025-06-10T17:02:55Z">
              <w:r>
                <w:rPr>
                  <w:rFonts w:hint="eastAsia" w:ascii="宋体" w:hAnsi="宋体" w:eastAsia="宋体" w:cs="宋体"/>
                  <w:i w:val="0"/>
                  <w:iCs w:val="0"/>
                  <w:color w:val="000000"/>
                  <w:kern w:val="0"/>
                  <w:sz w:val="22"/>
                  <w:szCs w:val="22"/>
                  <w:u w:val="none"/>
                  <w:lang w:val="en-US" w:eastAsia="zh-CN" w:bidi="ar"/>
                </w:rPr>
                <w:t>9</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30"/>
              <w:bidi w:val="0"/>
              <w:spacing w:line="240" w:lineRule="auto"/>
              <w:jc w:val="center"/>
              <w:rPr>
                <w:ins w:id="119" w:author="曹桂僮" w:date="2025-06-10T17:02:55Z"/>
                <w:rFonts w:hint="eastAsia"/>
              </w:rPr>
            </w:pPr>
            <w:ins w:id="120" w:author="曹桂僮" w:date="2025-06-10T17:02:55Z">
              <w:r>
                <w:rPr>
                  <w:rFonts w:hint="eastAsia"/>
                  <w:lang w:val="en-US" w:eastAsia="zh-CN"/>
                </w:rPr>
                <w:t>6100000000000000000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30"/>
              <w:bidi w:val="0"/>
              <w:spacing w:line="240" w:lineRule="auto"/>
              <w:jc w:val="center"/>
              <w:rPr>
                <w:ins w:id="121" w:author="曹桂僮" w:date="2025-06-10T17:02:55Z"/>
                <w:rFonts w:hint="eastAsia"/>
              </w:rPr>
            </w:pPr>
            <w:ins w:id="122" w:author="曹桂僮" w:date="2025-06-10T17:02:55Z">
              <w:r>
                <w:rPr>
                  <w:rFonts w:hint="eastAsia"/>
                  <w:lang w:val="en-US" w:eastAsia="zh-CN"/>
                </w:rPr>
                <w:t>有奖发票奖金支付</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30"/>
              <w:bidi w:val="0"/>
              <w:spacing w:line="240" w:lineRule="auto"/>
              <w:jc w:val="center"/>
              <w:rPr>
                <w:ins w:id="123" w:author="曹桂僮" w:date="2025-06-10T17:02:55Z"/>
                <w:rFonts w:hint="eastAsia"/>
              </w:rPr>
            </w:pPr>
            <w:ins w:id="124" w:author="曹桂僮" w:date="2025-06-10T17:02:55Z">
              <w:r>
                <w:rPr>
                  <w:rFonts w:hint="eastAsia"/>
                  <w:lang w:val="en-US" w:eastAsia="zh-CN"/>
                </w:rPr>
                <w:t>有奖发票奖金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30"/>
              <w:bidi w:val="0"/>
              <w:spacing w:line="240" w:lineRule="auto"/>
              <w:jc w:val="center"/>
              <w:rPr>
                <w:ins w:id="125" w:author="曹桂僮" w:date="2025-06-10T17:02:55Z"/>
                <w:rFonts w:hint="eastAsia"/>
              </w:rPr>
            </w:pPr>
            <w:ins w:id="126" w:author="曹桂僮" w:date="2025-06-10T17:02:55Z">
              <w:r>
                <w:rPr>
                  <w:rFonts w:hint="eastAsia"/>
                  <w:lang w:val="en-US" w:eastAsia="zh-CN"/>
                </w:rPr>
                <w:t>0%</w:t>
              </w:r>
            </w:ins>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27"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ins w:id="128" w:author="曹桂僮" w:date="2025-06-10T17:02:55Z"/>
                <w:rFonts w:hint="eastAsia"/>
                <w:lang w:val="en-US" w:eastAsia="zh-CN"/>
              </w:rPr>
            </w:pPr>
            <w:ins w:id="129" w:author="曹桂僮" w:date="2025-06-10T17:02:55Z">
              <w:r>
                <w:rPr>
                  <w:rFonts w:hint="eastAsia" w:ascii="宋体" w:hAnsi="宋体" w:eastAsia="宋体" w:cs="宋体"/>
                  <w:i w:val="0"/>
                  <w:iCs w:val="0"/>
                  <w:color w:val="000000"/>
                  <w:kern w:val="0"/>
                  <w:sz w:val="22"/>
                  <w:szCs w:val="22"/>
                  <w:u w:val="none"/>
                  <w:lang w:val="en-US" w:eastAsia="zh-CN" w:bidi="ar"/>
                </w:rPr>
                <w:t>10</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30"/>
              <w:bidi w:val="0"/>
              <w:spacing w:line="240" w:lineRule="auto"/>
              <w:jc w:val="center"/>
              <w:rPr>
                <w:ins w:id="130" w:author="曹桂僮" w:date="2025-06-10T17:02:55Z"/>
                <w:rFonts w:hint="eastAsia"/>
              </w:rPr>
            </w:pPr>
            <w:ins w:id="131" w:author="曹桂僮" w:date="2025-06-10T17:02:55Z">
              <w:r>
                <w:rPr>
                  <w:rFonts w:hint="eastAsia"/>
                  <w:lang w:val="en-US" w:eastAsia="zh-CN"/>
                </w:rPr>
                <w:t>6110000000000000000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30"/>
              <w:bidi w:val="0"/>
              <w:spacing w:line="240" w:lineRule="auto"/>
              <w:jc w:val="center"/>
              <w:rPr>
                <w:ins w:id="132" w:author="曹桂僮" w:date="2025-06-10T17:02:55Z"/>
                <w:rFonts w:hint="eastAsia"/>
              </w:rPr>
            </w:pPr>
            <w:ins w:id="133" w:author="曹桂僮" w:date="2025-06-10T17:02:55Z">
              <w:r>
                <w:rPr>
                  <w:rFonts w:hint="eastAsia"/>
                  <w:lang w:val="en-US" w:eastAsia="zh-CN"/>
                </w:rPr>
                <w:t>不征增值税自来水</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30"/>
              <w:bidi w:val="0"/>
              <w:spacing w:line="240" w:lineRule="auto"/>
              <w:jc w:val="center"/>
              <w:rPr>
                <w:ins w:id="134" w:author="曹桂僮" w:date="2025-06-10T17:02:55Z"/>
                <w:rFonts w:hint="eastAsia"/>
              </w:rPr>
            </w:pPr>
            <w:ins w:id="135" w:author="曹桂僮" w:date="2025-06-10T17:02:55Z">
              <w:r>
                <w:rPr>
                  <w:rFonts w:hint="eastAsia"/>
                  <w:lang w:val="en-US" w:eastAsia="zh-CN"/>
                </w:rPr>
                <w:t>不征增值税自来水</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30"/>
              <w:bidi w:val="0"/>
              <w:spacing w:line="240" w:lineRule="auto"/>
              <w:jc w:val="center"/>
              <w:rPr>
                <w:ins w:id="136" w:author="曹桂僮" w:date="2025-06-10T17:02:55Z"/>
                <w:rFonts w:hint="eastAsia"/>
              </w:rPr>
            </w:pPr>
            <w:ins w:id="137" w:author="曹桂僮" w:date="2025-06-10T17:02:55Z">
              <w:r>
                <w:rPr>
                  <w:rFonts w:hint="eastAsia"/>
                  <w:lang w:val="en-US" w:eastAsia="zh-CN"/>
                </w:rPr>
                <w:t>0%</w:t>
              </w:r>
            </w:ins>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38"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ins w:id="139" w:author="曹桂僮" w:date="2025-06-10T17:02:55Z"/>
                <w:rFonts w:hint="eastAsia"/>
                <w:lang w:val="en-US" w:eastAsia="zh-CN"/>
              </w:rPr>
            </w:pPr>
            <w:ins w:id="140" w:author="曹桂僮" w:date="2025-06-10T17:02:55Z">
              <w:r>
                <w:rPr>
                  <w:rFonts w:hint="eastAsia" w:ascii="宋体" w:hAnsi="宋体" w:eastAsia="宋体" w:cs="宋体"/>
                  <w:i w:val="0"/>
                  <w:iCs w:val="0"/>
                  <w:color w:val="000000"/>
                  <w:kern w:val="0"/>
                  <w:sz w:val="22"/>
                  <w:szCs w:val="22"/>
                  <w:u w:val="none"/>
                  <w:lang w:val="en-US" w:eastAsia="zh-CN" w:bidi="ar"/>
                </w:rPr>
                <w:t>11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30"/>
              <w:bidi w:val="0"/>
              <w:spacing w:line="240" w:lineRule="auto"/>
              <w:jc w:val="center"/>
              <w:rPr>
                <w:ins w:id="141" w:author="曹桂僮" w:date="2025-06-10T17:02:55Z"/>
                <w:rFonts w:hint="eastAsia"/>
              </w:rPr>
            </w:pPr>
            <w:ins w:id="142" w:author="曹桂僮" w:date="2025-06-10T17:02:55Z">
              <w:r>
                <w:rPr>
                  <w:rFonts w:hint="eastAsia"/>
                  <w:lang w:val="en-US" w:eastAsia="zh-CN"/>
                </w:rPr>
                <w:t>6120000000000000000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30"/>
              <w:bidi w:val="0"/>
              <w:spacing w:line="240" w:lineRule="auto"/>
              <w:jc w:val="center"/>
              <w:rPr>
                <w:ins w:id="143" w:author="曹桂僮" w:date="2025-06-10T17:02:55Z"/>
                <w:rFonts w:hint="eastAsia"/>
              </w:rPr>
            </w:pPr>
            <w:ins w:id="144" w:author="曹桂僮" w:date="2025-06-10T17:02:55Z">
              <w:r>
                <w:rPr>
                  <w:rFonts w:hint="eastAsia"/>
                  <w:lang w:val="en-US" w:eastAsia="zh-CN"/>
                </w:rPr>
                <w:t>建筑服务预收款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30"/>
              <w:bidi w:val="0"/>
              <w:spacing w:line="240" w:lineRule="auto"/>
              <w:jc w:val="center"/>
              <w:rPr>
                <w:ins w:id="145" w:author="曹桂僮" w:date="2025-06-10T17:02:55Z"/>
                <w:rFonts w:hint="eastAsia"/>
              </w:rPr>
            </w:pPr>
            <w:ins w:id="146" w:author="曹桂僮" w:date="2025-06-10T17:02:55Z">
              <w:r>
                <w:rPr>
                  <w:rFonts w:hint="eastAsia"/>
                  <w:lang w:val="en-US" w:eastAsia="zh-CN"/>
                </w:rPr>
                <w:t>建筑服务预收款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30"/>
              <w:bidi w:val="0"/>
              <w:spacing w:line="240" w:lineRule="auto"/>
              <w:jc w:val="center"/>
              <w:rPr>
                <w:ins w:id="147" w:author="曹桂僮" w:date="2025-06-10T17:02:55Z"/>
                <w:rFonts w:hint="eastAsia"/>
              </w:rPr>
            </w:pPr>
            <w:ins w:id="148" w:author="曹桂僮" w:date="2025-06-10T17:02:55Z">
              <w:r>
                <w:rPr>
                  <w:rFonts w:hint="eastAsia"/>
                  <w:lang w:val="en-US" w:eastAsia="zh-CN"/>
                </w:rPr>
                <w:t>0%</w:t>
              </w:r>
            </w:ins>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49"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ins w:id="150" w:author="曹桂僮" w:date="2025-06-10T17:02:55Z"/>
                <w:rFonts w:hint="eastAsia"/>
                <w:lang w:val="en-US" w:eastAsia="zh-CN"/>
              </w:rPr>
            </w:pPr>
            <w:ins w:id="151" w:author="曹桂僮" w:date="2025-06-10T17:02:55Z">
              <w:r>
                <w:rPr>
                  <w:rFonts w:hint="eastAsia" w:ascii="宋体" w:hAnsi="宋体" w:eastAsia="宋体" w:cs="宋体"/>
                  <w:i w:val="0"/>
                  <w:iCs w:val="0"/>
                  <w:color w:val="000000"/>
                  <w:kern w:val="0"/>
                  <w:sz w:val="22"/>
                  <w:szCs w:val="22"/>
                  <w:u w:val="none"/>
                  <w:lang w:val="en-US" w:eastAsia="zh-CN" w:bidi="ar"/>
                </w:rPr>
                <w:t>12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30"/>
              <w:bidi w:val="0"/>
              <w:spacing w:line="240" w:lineRule="auto"/>
              <w:jc w:val="center"/>
              <w:rPr>
                <w:ins w:id="152" w:author="曹桂僮" w:date="2025-06-10T17:02:55Z"/>
                <w:rFonts w:hint="eastAsia"/>
              </w:rPr>
            </w:pPr>
            <w:ins w:id="153" w:author="曹桂僮" w:date="2025-06-10T17:02:55Z">
              <w:r>
                <w:rPr>
                  <w:rFonts w:hint="eastAsia"/>
                  <w:lang w:val="en-US" w:eastAsia="zh-CN"/>
                </w:rPr>
                <w:t>6130000000000000000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30"/>
              <w:bidi w:val="0"/>
              <w:spacing w:line="240" w:lineRule="auto"/>
              <w:jc w:val="center"/>
              <w:rPr>
                <w:ins w:id="154" w:author="曹桂僮" w:date="2025-06-10T17:02:55Z"/>
                <w:rFonts w:hint="eastAsia"/>
              </w:rPr>
            </w:pPr>
            <w:ins w:id="155" w:author="曹桂僮" w:date="2025-06-10T17:02:55Z">
              <w:r>
                <w:rPr>
                  <w:rFonts w:hint="eastAsia"/>
                  <w:lang w:val="en-US" w:eastAsia="zh-CN"/>
                </w:rPr>
                <w:t>代收民航发展基金</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30"/>
              <w:bidi w:val="0"/>
              <w:spacing w:line="240" w:lineRule="auto"/>
              <w:jc w:val="center"/>
              <w:rPr>
                <w:ins w:id="156" w:author="曹桂僮" w:date="2025-06-10T17:02:55Z"/>
                <w:rFonts w:hint="eastAsia"/>
              </w:rPr>
            </w:pPr>
            <w:ins w:id="157" w:author="曹桂僮" w:date="2025-06-10T17:02:55Z">
              <w:r>
                <w:rPr>
                  <w:rFonts w:hint="eastAsia"/>
                  <w:lang w:val="en-US" w:eastAsia="zh-CN"/>
                </w:rPr>
                <w:t>代收民航发展基金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30"/>
              <w:bidi w:val="0"/>
              <w:spacing w:line="240" w:lineRule="auto"/>
              <w:jc w:val="center"/>
              <w:rPr>
                <w:ins w:id="158" w:author="曹桂僮" w:date="2025-06-10T17:02:55Z"/>
                <w:rFonts w:hint="eastAsia"/>
              </w:rPr>
            </w:pPr>
            <w:ins w:id="159" w:author="曹桂僮" w:date="2025-06-10T17:02:55Z">
              <w:r>
                <w:rPr>
                  <w:rFonts w:hint="eastAsia"/>
                  <w:lang w:val="en-US" w:eastAsia="zh-CN"/>
                </w:rPr>
                <w:t>0%</w:t>
              </w:r>
            </w:ins>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60"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ins w:id="161" w:author="曹桂僮" w:date="2025-06-10T17:02:55Z"/>
                <w:rFonts w:hint="eastAsia"/>
                <w:lang w:val="en-US" w:eastAsia="zh-CN"/>
              </w:rPr>
            </w:pPr>
            <w:ins w:id="162" w:author="曹桂僮" w:date="2025-06-10T17:02:55Z">
              <w:r>
                <w:rPr>
                  <w:rFonts w:hint="eastAsia" w:ascii="宋体" w:hAnsi="宋体" w:eastAsia="宋体" w:cs="宋体"/>
                  <w:i w:val="0"/>
                  <w:iCs w:val="0"/>
                  <w:color w:val="000000"/>
                  <w:kern w:val="0"/>
                  <w:sz w:val="22"/>
                  <w:szCs w:val="22"/>
                  <w:u w:val="none"/>
                  <w:lang w:val="en-US" w:eastAsia="zh-CN" w:bidi="ar"/>
                </w:rPr>
                <w:t>13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30"/>
              <w:bidi w:val="0"/>
              <w:spacing w:line="240" w:lineRule="auto"/>
              <w:jc w:val="center"/>
              <w:rPr>
                <w:ins w:id="163" w:author="曹桂僮" w:date="2025-06-10T17:02:55Z"/>
                <w:rFonts w:hint="eastAsia"/>
              </w:rPr>
            </w:pPr>
            <w:ins w:id="164" w:author="曹桂僮" w:date="2025-06-10T17:02:55Z">
              <w:r>
                <w:rPr>
                  <w:rFonts w:hint="eastAsia"/>
                  <w:lang w:val="en-US" w:eastAsia="zh-CN"/>
                </w:rPr>
                <w:t>6140000000000000000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30"/>
              <w:bidi w:val="0"/>
              <w:spacing w:line="240" w:lineRule="auto"/>
              <w:jc w:val="center"/>
              <w:rPr>
                <w:ins w:id="165" w:author="曹桂僮" w:date="2025-06-10T17:02:55Z"/>
                <w:rFonts w:hint="eastAsia"/>
              </w:rPr>
            </w:pPr>
            <w:ins w:id="166" w:author="曹桂僮" w:date="2025-06-10T17:02:55Z">
              <w:r>
                <w:rPr>
                  <w:rFonts w:hint="eastAsia"/>
                  <w:lang w:val="en-US" w:eastAsia="zh-CN"/>
                </w:rPr>
                <w:t>拍卖行受托拍卖文物艺术品代收货款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30"/>
              <w:bidi w:val="0"/>
              <w:spacing w:line="240" w:lineRule="auto"/>
              <w:jc w:val="center"/>
              <w:rPr>
                <w:ins w:id="167" w:author="曹桂僮" w:date="2025-06-10T17:02:55Z"/>
                <w:rFonts w:hint="eastAsia"/>
              </w:rPr>
            </w:pPr>
            <w:ins w:id="168" w:author="曹桂僮" w:date="2025-06-10T17:02:55Z">
              <w:r>
                <w:rPr>
                  <w:rFonts w:hint="eastAsia"/>
                  <w:lang w:val="en-US" w:eastAsia="zh-CN"/>
                </w:rPr>
                <w:t>受托拍卖文物艺术品代收货款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30"/>
              <w:bidi w:val="0"/>
              <w:spacing w:line="240" w:lineRule="auto"/>
              <w:jc w:val="center"/>
              <w:rPr>
                <w:ins w:id="169" w:author="曹桂僮" w:date="2025-06-10T17:02:55Z"/>
                <w:rFonts w:hint="eastAsia"/>
              </w:rPr>
            </w:pPr>
            <w:ins w:id="170" w:author="曹桂僮" w:date="2025-06-10T17:02:55Z">
              <w:r>
                <w:rPr>
                  <w:rFonts w:hint="eastAsia"/>
                  <w:lang w:val="en-US" w:eastAsia="zh-CN"/>
                </w:rPr>
                <w:t>0%</w:t>
              </w:r>
            </w:ins>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71"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ins w:id="172" w:author="曹桂僮" w:date="2025-06-10T17:02:55Z"/>
                <w:rFonts w:hint="eastAsia"/>
                <w:lang w:val="en-US" w:eastAsia="zh-CN"/>
              </w:rPr>
            </w:pPr>
            <w:ins w:id="173" w:author="曹桂僮" w:date="2025-06-10T17:02:55Z">
              <w:r>
                <w:rPr>
                  <w:rFonts w:hint="eastAsia" w:ascii="宋体" w:hAnsi="宋体" w:eastAsia="宋体" w:cs="宋体"/>
                  <w:i w:val="0"/>
                  <w:iCs w:val="0"/>
                  <w:color w:val="000000"/>
                  <w:kern w:val="0"/>
                  <w:sz w:val="22"/>
                  <w:szCs w:val="22"/>
                  <w:u w:val="none"/>
                  <w:lang w:val="en-US" w:eastAsia="zh-CN" w:bidi="ar"/>
                </w:rPr>
                <w:t>14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30"/>
              <w:bidi w:val="0"/>
              <w:spacing w:line="240" w:lineRule="auto"/>
              <w:jc w:val="center"/>
              <w:rPr>
                <w:ins w:id="174" w:author="曹桂僮" w:date="2025-06-10T17:02:55Z"/>
                <w:rFonts w:hint="eastAsia"/>
              </w:rPr>
            </w:pPr>
            <w:ins w:id="175" w:author="曹桂僮" w:date="2025-06-10T17:02:55Z">
              <w:r>
                <w:rPr>
                  <w:rFonts w:hint="eastAsia"/>
                  <w:lang w:val="en-US" w:eastAsia="zh-CN"/>
                </w:rPr>
                <w:t>6150000000000000000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30"/>
              <w:bidi w:val="0"/>
              <w:spacing w:line="240" w:lineRule="auto"/>
              <w:jc w:val="center"/>
              <w:rPr>
                <w:ins w:id="176" w:author="曹桂僮" w:date="2025-06-10T17:02:55Z"/>
                <w:rFonts w:hint="eastAsia"/>
              </w:rPr>
            </w:pPr>
            <w:ins w:id="177" w:author="曹桂僮" w:date="2025-06-10T17:02:55Z">
              <w:r>
                <w:rPr>
                  <w:rFonts w:hint="eastAsia"/>
                  <w:lang w:val="en-US" w:eastAsia="zh-CN"/>
                </w:rPr>
                <w:t>与销售行为不挂钩的财政补贴收入</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30"/>
              <w:bidi w:val="0"/>
              <w:spacing w:line="240" w:lineRule="auto"/>
              <w:jc w:val="center"/>
              <w:rPr>
                <w:ins w:id="178" w:author="曹桂僮" w:date="2025-06-10T17:02:55Z"/>
                <w:rFonts w:hint="eastAsia"/>
              </w:rPr>
            </w:pPr>
            <w:ins w:id="179" w:author="曹桂僮" w:date="2025-06-10T17:02:55Z">
              <w:r>
                <w:rPr>
                  <w:rFonts w:hint="eastAsia"/>
                  <w:lang w:val="en-US" w:eastAsia="zh-CN"/>
                </w:rPr>
                <w:t>与销售行为不挂钩的财政补贴收入</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30"/>
              <w:bidi w:val="0"/>
              <w:spacing w:line="240" w:lineRule="auto"/>
              <w:jc w:val="center"/>
              <w:rPr>
                <w:ins w:id="180" w:author="曹桂僮" w:date="2025-06-10T17:02:55Z"/>
                <w:rFonts w:hint="eastAsia"/>
              </w:rPr>
            </w:pPr>
            <w:ins w:id="181" w:author="曹桂僮" w:date="2025-06-10T17:02:55Z">
              <w:r>
                <w:rPr>
                  <w:rFonts w:hint="eastAsia"/>
                  <w:lang w:val="en-US" w:eastAsia="zh-CN"/>
                </w:rPr>
                <w:t>0%</w:t>
              </w:r>
            </w:ins>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jc w:val="center"/>
          <w:ins w:id="182"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ins w:id="183" w:author="曹桂僮" w:date="2025-06-10T17:02:55Z"/>
                <w:rFonts w:hint="eastAsia"/>
                <w:lang w:val="en-US" w:eastAsia="zh-CN"/>
              </w:rPr>
            </w:pPr>
            <w:ins w:id="184" w:author="曹桂僮" w:date="2025-06-10T17:02:55Z">
              <w:r>
                <w:rPr>
                  <w:rFonts w:hint="eastAsia" w:ascii="宋体" w:hAnsi="宋体" w:eastAsia="宋体" w:cs="宋体"/>
                  <w:i w:val="0"/>
                  <w:iCs w:val="0"/>
                  <w:color w:val="000000"/>
                  <w:kern w:val="0"/>
                  <w:sz w:val="22"/>
                  <w:szCs w:val="22"/>
                  <w:u w:val="none"/>
                  <w:lang w:val="en-US" w:eastAsia="zh-CN" w:bidi="ar"/>
                </w:rPr>
                <w:t>15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30"/>
              <w:bidi w:val="0"/>
              <w:spacing w:line="240" w:lineRule="auto"/>
              <w:jc w:val="center"/>
              <w:rPr>
                <w:ins w:id="185" w:author="曹桂僮" w:date="2025-06-10T17:02:55Z"/>
                <w:rFonts w:hint="eastAsia"/>
              </w:rPr>
            </w:pPr>
            <w:ins w:id="186" w:author="曹桂僮" w:date="2025-06-10T17:02:55Z">
              <w:r>
                <w:rPr>
                  <w:rFonts w:hint="eastAsia"/>
                  <w:lang w:val="en-US" w:eastAsia="zh-CN"/>
                </w:rPr>
                <w:t>6160000000000000000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30"/>
              <w:bidi w:val="0"/>
              <w:spacing w:line="240" w:lineRule="auto"/>
              <w:jc w:val="center"/>
              <w:rPr>
                <w:ins w:id="187" w:author="曹桂僮" w:date="2025-06-10T17:02:55Z"/>
                <w:rFonts w:hint="eastAsia"/>
              </w:rPr>
            </w:pPr>
            <w:ins w:id="188" w:author="曹桂僮" w:date="2025-06-10T17:02:55Z">
              <w:r>
                <w:rPr>
                  <w:rFonts w:hint="eastAsia"/>
                  <w:lang w:val="en-US" w:eastAsia="zh-CN"/>
                </w:rPr>
                <w:t>资产重组涉及的货物</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30"/>
              <w:bidi w:val="0"/>
              <w:spacing w:line="240" w:lineRule="auto"/>
              <w:jc w:val="center"/>
              <w:rPr>
                <w:ins w:id="189" w:author="曹桂僮" w:date="2025-06-10T17:02:55Z"/>
                <w:rFonts w:hint="eastAsia"/>
              </w:rPr>
            </w:pPr>
            <w:ins w:id="190" w:author="曹桂僮" w:date="2025-06-10T17:02:55Z">
              <w:r>
                <w:rPr>
                  <w:rFonts w:hint="eastAsia"/>
                  <w:lang w:val="en-US" w:eastAsia="zh-CN"/>
                </w:rPr>
                <w:t>资产重组涉及的货物</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30"/>
              <w:bidi w:val="0"/>
              <w:spacing w:line="240" w:lineRule="auto"/>
              <w:jc w:val="center"/>
              <w:rPr>
                <w:ins w:id="191" w:author="曹桂僮" w:date="2025-06-10T17:02:55Z"/>
                <w:rFonts w:hint="eastAsia"/>
              </w:rPr>
            </w:pPr>
            <w:ins w:id="192" w:author="曹桂僮" w:date="2025-06-10T17:02:55Z">
              <w:r>
                <w:rPr>
                  <w:rFonts w:hint="eastAsia"/>
                  <w:lang w:val="en-US" w:eastAsia="zh-CN"/>
                </w:rPr>
                <w:t>0%</w:t>
              </w:r>
            </w:ins>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jc w:val="center"/>
          <w:ins w:id="193" w:author="曹桂僮" w:date="2025-06-10T17:02:55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ins w:id="194" w:author="曹桂僮" w:date="2025-06-10T17:02:55Z"/>
                <w:rFonts w:hint="default" w:ascii="宋体" w:hAnsi="宋体" w:eastAsia="宋体" w:cs="宋体"/>
                <w:i w:val="0"/>
                <w:iCs w:val="0"/>
                <w:color w:val="000000"/>
                <w:kern w:val="0"/>
                <w:sz w:val="22"/>
                <w:szCs w:val="22"/>
                <w:u w:val="none"/>
                <w:lang w:val="en-US" w:eastAsia="zh-CN" w:bidi="ar"/>
              </w:rPr>
            </w:pPr>
            <w:ins w:id="195" w:author="曹桂僮" w:date="2025-06-10T17:02:55Z">
              <w:r>
                <w:rPr>
                  <w:rFonts w:hint="eastAsia" w:ascii="宋体" w:hAnsi="宋体" w:eastAsia="宋体" w:cs="宋体"/>
                  <w:i w:val="0"/>
                  <w:iCs w:val="0"/>
                  <w:color w:val="000000"/>
                  <w:kern w:val="0"/>
                  <w:sz w:val="22"/>
                  <w:szCs w:val="22"/>
                  <w:u w:val="none"/>
                  <w:lang w:val="en-US" w:eastAsia="zh-CN" w:bidi="ar"/>
                </w:rPr>
                <w:t>16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30"/>
              <w:bidi w:val="0"/>
              <w:spacing w:line="240" w:lineRule="auto"/>
              <w:jc w:val="center"/>
              <w:rPr>
                <w:ins w:id="196" w:author="曹桂僮" w:date="2025-06-10T17:02:55Z"/>
                <w:rFonts w:hint="eastAsia"/>
                <w:lang w:val="en-US" w:eastAsia="zh-CN"/>
              </w:rPr>
            </w:pPr>
            <w:ins w:id="197" w:author="曹桂僮" w:date="2025-06-10T17:02:55Z">
              <w:r>
                <w:rPr>
                  <w:rFonts w:hint="eastAsia" w:ascii="Times New Roman" w:hAnsi="Times New Roman" w:eastAsia="宋体" w:cs="宋体"/>
                  <w:lang w:val="en-US" w:eastAsia="zh-CN"/>
                </w:rPr>
                <w:t>6010000000000000000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30"/>
              <w:bidi w:val="0"/>
              <w:spacing w:line="240" w:lineRule="auto"/>
              <w:jc w:val="center"/>
              <w:rPr>
                <w:ins w:id="198" w:author="曹桂僮" w:date="2025-06-10T17:02:55Z"/>
                <w:rFonts w:hint="eastAsia"/>
                <w:lang w:val="en-US" w:eastAsia="zh-CN"/>
              </w:rPr>
            </w:pPr>
            <w:ins w:id="199" w:author="曹桂僮" w:date="2025-06-10T17:02:55Z">
              <w:r>
                <w:rPr>
                  <w:rFonts w:hint="eastAsia"/>
                  <w:lang w:val="en-US" w:eastAsia="zh-CN"/>
                </w:rPr>
                <w:t>预付卡销售和充值</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30"/>
              <w:bidi w:val="0"/>
              <w:spacing w:line="240" w:lineRule="auto"/>
              <w:jc w:val="center"/>
              <w:rPr>
                <w:ins w:id="200" w:author="曹桂僮" w:date="2025-06-10T17:02:55Z"/>
                <w:rFonts w:hint="eastAsia"/>
                <w:lang w:val="en-US" w:eastAsia="zh-CN"/>
              </w:rPr>
            </w:pPr>
            <w:ins w:id="201" w:author="曹桂僮" w:date="2025-06-10T17:02:55Z">
              <w:r>
                <w:rPr>
                  <w:rFonts w:hint="eastAsia"/>
                  <w:lang w:val="en-US" w:eastAsia="zh-CN"/>
                </w:rPr>
                <w:t>预付卡销售</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30"/>
              <w:bidi w:val="0"/>
              <w:spacing w:line="240" w:lineRule="auto"/>
              <w:jc w:val="center"/>
              <w:rPr>
                <w:ins w:id="202" w:author="曹桂僮" w:date="2025-06-10T17:02:55Z"/>
                <w:rFonts w:hint="eastAsia"/>
                <w:lang w:val="en-US" w:eastAsia="zh-CN"/>
              </w:rPr>
            </w:pPr>
            <w:ins w:id="203" w:author="曹桂僮" w:date="2025-06-10T17:02:55Z">
              <w:r>
                <w:rPr>
                  <w:rFonts w:hint="eastAsia"/>
                  <w:lang w:val="en-US" w:eastAsia="zh-CN"/>
                </w:rPr>
                <w:t>0%</w:t>
              </w:r>
            </w:ins>
          </w:p>
        </w:tc>
      </w:tr>
    </w:tbl>
    <w:p w14:paraId="5E7BCD67">
      <w:pPr>
        <w:pStyle w:val="5"/>
        <w:bidi w:val="0"/>
        <w:rPr>
          <w:del w:id="204" w:author="曹桂僮" w:date="2025-06-10T17:02:55Z"/>
          <w:rFonts w:hint="eastAsia"/>
          <w:lang w:val="en-US" w:eastAsia="zh-CN"/>
        </w:rPr>
      </w:pPr>
      <w:del w:id="205" w:author="曹桂僮" w:date="2025-06-10T17:02:55Z">
        <w:r>
          <w:rPr>
            <w:rFonts w:hint="eastAsia"/>
          </w:rPr>
          <w:delText>●</w:delText>
        </w:r>
      </w:del>
      <w:del w:id="206" w:author="曹桂僮" w:date="2025-06-10T17:02:55Z">
        <w:r>
          <w:rPr>
            <w:rFonts w:hint="default"/>
            <w:lang w:val="en-US"/>
          </w:rPr>
          <w:delText xml:space="preserve"> </w:delText>
        </w:r>
      </w:del>
      <w:del w:id="207" w:author="曹桂僮" w:date="2025-06-10T17:02:55Z">
        <w:r>
          <w:rPr>
            <w:rFonts w:hint="eastAsia"/>
            <w:lang w:val="en-US" w:eastAsia="zh-CN"/>
          </w:rPr>
          <w:delText>使用6开头的商编开具发票时，对应明细行优惠政策标识必须为“04：不征税”（2025.02.01校验生效）。</w:delText>
        </w:r>
      </w:del>
    </w:p>
    <w:p w14:paraId="30EC635D">
      <w:pPr>
        <w:pStyle w:val="5"/>
        <w:bidi w:val="0"/>
        <w:rPr>
          <w:del w:id="208" w:author="曹桂僮" w:date="2025-06-10T17:02:55Z"/>
          <w:rFonts w:hint="default"/>
          <w:lang w:val="en-US" w:eastAsia="zh-CN"/>
        </w:rPr>
      </w:pPr>
      <w:del w:id="209" w:author="曹桂僮" w:date="2025-06-10T17:02:55Z">
        <w:r>
          <w:rPr>
            <w:rFonts w:hint="eastAsia"/>
          </w:rPr>
          <w:delText>●</w:delText>
        </w:r>
      </w:del>
      <w:del w:id="210" w:author="曹桂僮" w:date="2025-06-10T17:02:55Z">
        <w:r>
          <w:rPr>
            <w:rFonts w:hint="default"/>
            <w:lang w:val="en-US"/>
          </w:rPr>
          <w:delText xml:space="preserve"> </w:delText>
        </w:r>
      </w:del>
      <w:del w:id="211" w:author="曹桂僮" w:date="2025-06-10T17:02:55Z">
        <w:r>
          <w:rPr>
            <w:rFonts w:hint="eastAsia"/>
            <w:lang w:val="en-US" w:eastAsia="zh-CN"/>
          </w:rPr>
          <w:delText>当发票明细行优惠政策标识为“04：不征税”且编码不为预付卡销售和充值（6010000000000000000）时，开具蓝票不校验扣减额度，开具红票时不增加额度（2025.02.01校验生效）。</w:delText>
        </w:r>
      </w:del>
    </w:p>
    <w:p w14:paraId="424609ED">
      <w:pPr>
        <w:pStyle w:val="5"/>
        <w:bidi w:val="0"/>
        <w:rPr>
          <w:rFonts w:hint="eastAsia"/>
          <w:lang w:val="en-US" w:eastAsia="zh-CN"/>
        </w:rPr>
      </w:pPr>
      <w:bookmarkStart w:id="567" w:name="_GoBack"/>
      <w:bookmarkEnd w:id="567"/>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3FC15360">
      <w:pPr>
        <w:pStyle w:val="7"/>
        <w:bidi w:val="0"/>
      </w:pPr>
      <w:bookmarkStart w:id="129" w:name="_Toc3045"/>
      <w:bookmarkStart w:id="130" w:name="_Toc1570"/>
      <w:r>
        <w:t>2.2.5校验授信额度</w:t>
      </w:r>
      <w:bookmarkEnd w:id="129"/>
      <w:bookmarkEnd w:id="130"/>
    </w:p>
    <w:p w14:paraId="2301C331">
      <w:pPr>
        <w:pStyle w:val="5"/>
        <w:bidi w:val="0"/>
      </w:pPr>
      <w:r>
        <w:t>获取企业本地已下载未使用授信额度，校验纳税人已下载未使用授信额度和发票金额，若已下载未使用授信额度 - 开票金额 &lt; 0时，阻断开具不动产经营租赁发票开具或修改发票信息后重新开具；若已下载未使用授信额度 - 开票金额 &gt;= 0，更新本地已下载未使用授信额度。</w:t>
      </w:r>
    </w:p>
    <w:p w14:paraId="2AF44DE6">
      <w:pPr>
        <w:pStyle w:val="30"/>
        <w:bidi w:val="0"/>
      </w:pPr>
      <w:r>
        <w:drawing>
          <wp:inline distT="0" distB="0" distL="114300" distR="114300">
            <wp:extent cx="3092450" cy="4864100"/>
            <wp:effectExtent l="0" t="0" r="6350" b="0"/>
            <wp:docPr id="21" name="图片 100"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0" descr="校验授信额度"/>
                    <pic:cNvPicPr>
                      <a:picLocks noChangeAspect="1"/>
                    </pic:cNvPicPr>
                  </pic:nvPicPr>
                  <pic:blipFill>
                    <a:blip r:embed="rId25"/>
                    <a:stretch>
                      <a:fillRect/>
                    </a:stretch>
                  </pic:blipFill>
                  <pic:spPr>
                    <a:xfrm>
                      <a:off x="0" y="0"/>
                      <a:ext cx="3092450" cy="4864100"/>
                    </a:xfrm>
                    <a:prstGeom prst="rect">
                      <a:avLst/>
                    </a:prstGeom>
                    <a:noFill/>
                    <a:ln>
                      <a:noFill/>
                    </a:ln>
                  </pic:spPr>
                </pic:pic>
              </a:graphicData>
            </a:graphic>
          </wp:inline>
        </w:drawing>
      </w:r>
    </w:p>
    <w:p w14:paraId="28C92E3D">
      <w:pPr>
        <w:pStyle w:val="8"/>
        <w:bidi w:val="0"/>
      </w:pPr>
      <w:bookmarkStart w:id="131" w:name="_Toc18575"/>
      <w:r>
        <w:t>2.2.5.1判断逻辑</w:t>
      </w:r>
      <w:bookmarkEnd w:id="131"/>
    </w:p>
    <w:p w14:paraId="27DA5A3A">
      <w:pPr>
        <w:pStyle w:val="5"/>
        <w:bidi w:val="0"/>
      </w:pPr>
      <w:r>
        <w:t>校验已下载未使用授信额度，当满足以下任意条件时阻断开具不动产经营租赁蓝字发票。</w:t>
      </w:r>
    </w:p>
    <w:p w14:paraId="384B60FF">
      <w:pPr>
        <w:pStyle w:val="5"/>
        <w:bidi w:val="0"/>
      </w:pPr>
      <w:r>
        <w:rPr>
          <w:rFonts w:hint="eastAsia"/>
        </w:rPr>
        <w:t>●</w:t>
      </w:r>
      <w:r>
        <w:rPr>
          <w:rFonts w:hint="default"/>
          <w:lang w:val="en-US"/>
        </w:rPr>
        <w:t xml:space="preserve"> </w:t>
      </w:r>
      <w:r>
        <w:t>查询已下载未使用授信额度失败。</w:t>
      </w:r>
    </w:p>
    <w:p w14:paraId="5C93853D">
      <w:pPr>
        <w:pStyle w:val="5"/>
        <w:bidi w:val="0"/>
      </w:pPr>
      <w:r>
        <w:rPr>
          <w:rFonts w:hint="eastAsia"/>
        </w:rPr>
        <w:t>●</w:t>
      </w:r>
      <w:r>
        <w:rPr>
          <w:rFonts w:hint="default"/>
          <w:lang w:val="en-US"/>
        </w:rPr>
        <w:t xml:space="preserve"> </w:t>
      </w:r>
      <w:r>
        <w:t>授信额度信息中“已下载未使用授信额度”小于开票金额。</w:t>
      </w:r>
    </w:p>
    <w:p w14:paraId="7F2F1118">
      <w:pPr>
        <w:pStyle w:val="7"/>
        <w:bidi w:val="0"/>
      </w:pPr>
      <w:bookmarkStart w:id="132" w:name="_Toc10442"/>
      <w:bookmarkStart w:id="133" w:name="_Toc13894"/>
      <w:r>
        <w:t>2.2.6发票赋码</w:t>
      </w:r>
      <w:bookmarkEnd w:id="132"/>
      <w:bookmarkEnd w:id="133"/>
    </w:p>
    <w:p w14:paraId="46844BA0">
      <w:pPr>
        <w:pStyle w:val="5"/>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5"/>
          <w:color w:val="auto"/>
        </w:rPr>
        <w:t>发票号段结余校验</w:t>
      </w:r>
      <w:r>
        <w:rPr>
          <w:rStyle w:val="25"/>
          <w:color w:val="auto"/>
        </w:rPr>
        <w:fldChar w:fldCharType="end"/>
      </w:r>
      <w:r>
        <w:t>操作。</w:t>
      </w:r>
    </w:p>
    <w:p w14:paraId="06C535CB">
      <w:pPr>
        <w:pStyle w:val="30"/>
        <w:bidi w:val="0"/>
      </w:pPr>
      <w:r>
        <w:drawing>
          <wp:inline distT="0" distB="0" distL="114300" distR="114300">
            <wp:extent cx="2743200" cy="3155950"/>
            <wp:effectExtent l="0" t="0" r="0" b="6350"/>
            <wp:docPr id="22" name="图片 7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678612ED">
      <w:pPr>
        <w:pStyle w:val="7"/>
        <w:bidi w:val="0"/>
      </w:pPr>
      <w:bookmarkStart w:id="134" w:name="_Toc18566"/>
      <w:bookmarkStart w:id="135" w:name="_Toc27267"/>
      <w:r>
        <w:t>2.2.7发票上传</w:t>
      </w:r>
      <w:bookmarkEnd w:id="134"/>
      <w:bookmarkEnd w:id="135"/>
    </w:p>
    <w:p w14:paraId="66CDEC73">
      <w:pPr>
        <w:pStyle w:val="5"/>
        <w:bidi w:val="0"/>
      </w:pPr>
      <w:r>
        <w:t>发票赋码成功后，首先在本地保存不动产经营租赁蓝字发票预开具信息（发票状态为“预开具成功”），调用税务局端《不动产经营租赁发票上传》接口预上传不动产经营租赁蓝字发票，并依据返回的结果，更新本地发票预上传结果。</w:t>
      </w:r>
    </w:p>
    <w:p w14:paraId="660F7F81">
      <w:pPr>
        <w:pStyle w:val="5"/>
        <w:bidi w:val="0"/>
      </w:pPr>
      <w:r>
        <w:drawing>
          <wp:inline distT="0" distB="0" distL="114300" distR="114300">
            <wp:extent cx="2743200" cy="2647950"/>
            <wp:effectExtent l="0" t="0" r="0" b="6350"/>
            <wp:docPr id="23" name="图片 7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65846B8">
      <w:pPr>
        <w:pStyle w:val="8"/>
        <w:bidi w:val="0"/>
      </w:pPr>
      <w:bookmarkStart w:id="136" w:name="_Toc13127"/>
      <w:r>
        <w:t>2.2.7.1判断逻辑</w:t>
      </w:r>
      <w:bookmarkEnd w:id="136"/>
    </w:p>
    <w:p w14:paraId="7156BDD2">
      <w:pPr>
        <w:pStyle w:val="5"/>
        <w:bidi w:val="0"/>
      </w:pPr>
      <w:r>
        <w:t>调用《不动产经营租赁发票上传》进行判断，满足以下任意条件时阻断开具不动产经营租赁蓝字发票，调用失败。</w:t>
      </w:r>
    </w:p>
    <w:p w14:paraId="75F948BF">
      <w:pPr>
        <w:pStyle w:val="5"/>
        <w:bidi w:val="0"/>
      </w:pPr>
      <w:r>
        <w:rPr>
          <w:rFonts w:hint="eastAsia"/>
        </w:rPr>
        <w:t>●</w:t>
      </w:r>
      <w:r>
        <w:rPr>
          <w:rFonts w:hint="default"/>
          <w:lang w:val="en-US"/>
        </w:rPr>
        <w:t xml:space="preserve"> </w:t>
      </w:r>
      <w:r>
        <w:t>网络通信异常。</w:t>
      </w:r>
    </w:p>
    <w:p w14:paraId="10BC99BD">
      <w:pPr>
        <w:pStyle w:val="5"/>
        <w:bidi w:val="0"/>
      </w:pPr>
      <w:r>
        <w:rPr>
          <w:rFonts w:hint="eastAsia"/>
        </w:rPr>
        <w:t>●</w:t>
      </w:r>
      <w:r>
        <w:rPr>
          <w:rFonts w:hint="default"/>
          <w:lang w:val="en-US"/>
        </w:rPr>
        <w:t xml:space="preserve"> </w:t>
      </w:r>
      <w:r>
        <w:t>返回报文存在error节点。</w:t>
      </w:r>
    </w:p>
    <w:p w14:paraId="083DC3A6">
      <w:pPr>
        <w:pStyle w:val="5"/>
        <w:bidi w:val="0"/>
      </w:pPr>
      <w:r>
        <w:rPr>
          <w:rFonts w:hint="eastAsia"/>
        </w:rPr>
        <w:t>●</w:t>
      </w:r>
      <w:r>
        <w:rPr>
          <w:rFonts w:hint="default"/>
          <w:lang w:val="en-US"/>
        </w:rPr>
        <w:t xml:space="preserve"> </w:t>
      </w:r>
      <w:r>
        <w:t>“返回码”不为“00”。</w:t>
      </w:r>
    </w:p>
    <w:p w14:paraId="458B9A6A">
      <w:pPr>
        <w:pStyle w:val="7"/>
        <w:bidi w:val="0"/>
      </w:pPr>
      <w:bookmarkStart w:id="137" w:name="_Toc20387"/>
      <w:bookmarkStart w:id="138" w:name="_Toc7952"/>
      <w:r>
        <w:t>2.2.8查询发票上传结果</w:t>
      </w:r>
      <w:bookmarkEnd w:id="137"/>
      <w:bookmarkEnd w:id="138"/>
    </w:p>
    <w:p w14:paraId="0977E7B0">
      <w:pPr>
        <w:pStyle w:val="5"/>
        <w:bidi w:val="0"/>
      </w:pPr>
      <w:r>
        <w:t>发票上传成功后，间隔10S依据发票上传返回的“受理流水号”调用税务局端《查询不动产经营租赁发票上传结果》接口查询不动产经营租赁蓝字发票是否接收成功，并依据返回的发票开具结果，更新本地发票开具结果。</w:t>
      </w:r>
    </w:p>
    <w:p w14:paraId="2C975E14">
      <w:pPr>
        <w:pStyle w:val="5"/>
        <w:bidi w:val="0"/>
      </w:pPr>
      <w:r>
        <w:drawing>
          <wp:inline distT="0" distB="0" distL="114300" distR="114300">
            <wp:extent cx="2959100" cy="2330450"/>
            <wp:effectExtent l="0" t="0" r="0" b="6350"/>
            <wp:docPr id="24" name="图片 7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4CB082C3">
      <w:pPr>
        <w:pStyle w:val="8"/>
        <w:bidi w:val="0"/>
      </w:pPr>
      <w:bookmarkStart w:id="139" w:name="_Toc30022"/>
      <w:r>
        <w:t>2.2.8.1判断逻辑</w:t>
      </w:r>
      <w:bookmarkEnd w:id="139"/>
    </w:p>
    <w:p w14:paraId="58943509">
      <w:pPr>
        <w:pStyle w:val="5"/>
        <w:bidi w:val="0"/>
      </w:pPr>
      <w:r>
        <w:t>调用《查询不动产经营租赁发票上传结果》接口查询不动产经营租赁蓝字发票是否开具成功，调用失败。</w:t>
      </w:r>
    </w:p>
    <w:p w14:paraId="52BE3965">
      <w:pPr>
        <w:pStyle w:val="5"/>
        <w:bidi w:val="0"/>
      </w:pPr>
      <w:r>
        <w:rPr>
          <w:rFonts w:hint="eastAsia"/>
        </w:rPr>
        <w:t>●</w:t>
      </w:r>
      <w:r>
        <w:rPr>
          <w:rFonts w:hint="default"/>
          <w:lang w:val="en-US"/>
        </w:rPr>
        <w:t xml:space="preserve"> </w:t>
      </w:r>
      <w:r>
        <w:t>网络通信异常。</w:t>
      </w:r>
    </w:p>
    <w:p w14:paraId="46F1C8D2">
      <w:pPr>
        <w:pStyle w:val="5"/>
        <w:bidi w:val="0"/>
      </w:pPr>
      <w:r>
        <w:rPr>
          <w:rFonts w:hint="eastAsia"/>
        </w:rPr>
        <w:t>●</w:t>
      </w:r>
      <w:r>
        <w:rPr>
          <w:rFonts w:hint="default"/>
          <w:lang w:val="en-US"/>
        </w:rPr>
        <w:t xml:space="preserve"> </w:t>
      </w:r>
      <w:r>
        <w:t>返回报文存在error节点。</w:t>
      </w:r>
    </w:p>
    <w:p w14:paraId="7429ABED">
      <w:pPr>
        <w:pStyle w:val="5"/>
        <w:bidi w:val="0"/>
      </w:pPr>
      <w:r>
        <w:rPr>
          <w:rFonts w:hint="eastAsia"/>
        </w:rPr>
        <w:t>●</w:t>
      </w:r>
      <w:r>
        <w:rPr>
          <w:rFonts w:hint="default"/>
          <w:lang w:val="en-US"/>
        </w:rPr>
        <w:t xml:space="preserve"> </w:t>
      </w:r>
      <w:r>
        <w:t>“返回码”不为“00”。</w:t>
      </w:r>
    </w:p>
    <w:p w14:paraId="15F180C1">
      <w:pPr>
        <w:pStyle w:val="4"/>
        <w:bidi w:val="0"/>
      </w:pPr>
      <w:bookmarkStart w:id="140" w:name="_Toc28482"/>
      <w:bookmarkStart w:id="141" w:name="_Toc14373"/>
      <w:bookmarkStart w:id="142" w:name="_Toc12427"/>
      <w:r>
        <w:t>3</w:t>
      </w:r>
      <w:r>
        <w:rPr>
          <w:rFonts w:hint="eastAsia"/>
          <w:lang w:val="en-US" w:eastAsia="zh-CN"/>
        </w:rPr>
        <w:t>.</w:t>
      </w:r>
      <w:r>
        <w:t>不动产经营租赁红字确认单申请</w:t>
      </w:r>
      <w:bookmarkEnd w:id="140"/>
      <w:bookmarkEnd w:id="141"/>
      <w:bookmarkEnd w:id="142"/>
    </w:p>
    <w:p w14:paraId="1E11B337">
      <w:pPr>
        <w:pStyle w:val="6"/>
        <w:bidi w:val="0"/>
        <w:rPr>
          <w:rFonts w:hint="default"/>
        </w:rPr>
      </w:pPr>
      <w:bookmarkStart w:id="143" w:name="_Toc10339"/>
      <w:bookmarkStart w:id="144" w:name="_Toc20527"/>
      <w:r>
        <w:rPr>
          <w:rFonts w:hint="default"/>
        </w:rPr>
        <w:t>3.1全流程图</w:t>
      </w:r>
      <w:bookmarkEnd w:id="143"/>
      <w:bookmarkEnd w:id="144"/>
    </w:p>
    <w:p w14:paraId="22312420">
      <w:pPr>
        <w:pStyle w:val="30"/>
        <w:bidi w:val="0"/>
      </w:pPr>
      <w:r>
        <w:drawing>
          <wp:inline distT="0" distB="0" distL="114300" distR="114300">
            <wp:extent cx="5268595" cy="6365875"/>
            <wp:effectExtent l="0" t="0" r="1905" b="9525"/>
            <wp:docPr id="25" name="图片 76"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全流程图"/>
                    <pic:cNvPicPr>
                      <a:picLocks noChangeAspect="1"/>
                    </pic:cNvPicPr>
                  </pic:nvPicPr>
                  <pic:blipFill>
                    <a:blip r:embed="rId29"/>
                    <a:stretch>
                      <a:fillRect/>
                    </a:stretch>
                  </pic:blipFill>
                  <pic:spPr>
                    <a:xfrm>
                      <a:off x="0" y="0"/>
                      <a:ext cx="5268595" cy="6365875"/>
                    </a:xfrm>
                    <a:prstGeom prst="rect">
                      <a:avLst/>
                    </a:prstGeom>
                    <a:noFill/>
                    <a:ln>
                      <a:noFill/>
                    </a:ln>
                  </pic:spPr>
                </pic:pic>
              </a:graphicData>
            </a:graphic>
          </wp:inline>
        </w:drawing>
      </w:r>
    </w:p>
    <w:p w14:paraId="60E929DA">
      <w:pPr>
        <w:pStyle w:val="29"/>
        <w:bidi w:val="0"/>
      </w:pPr>
      <w:r>
        <w:t>业务流程图</w:t>
      </w:r>
    </w:p>
    <w:p w14:paraId="4F9F35F1">
      <w:pPr>
        <w:pStyle w:val="30"/>
        <w:bidi w:val="0"/>
      </w:pPr>
      <w:r>
        <w:drawing>
          <wp:inline distT="0" distB="0" distL="114300" distR="114300">
            <wp:extent cx="5272405" cy="4841240"/>
            <wp:effectExtent l="0" t="0" r="0" b="0"/>
            <wp:docPr id="26" name="图片 118"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8" descr="成品油确认单申请"/>
                    <pic:cNvPicPr>
                      <a:picLocks noChangeAspect="1"/>
                    </pic:cNvPicPr>
                  </pic:nvPicPr>
                  <pic:blipFill>
                    <a:blip r:embed="rId30"/>
                    <a:stretch>
                      <a:fillRect/>
                    </a:stretch>
                  </pic:blipFill>
                  <pic:spPr>
                    <a:xfrm>
                      <a:off x="0" y="0"/>
                      <a:ext cx="5272405" cy="4841240"/>
                    </a:xfrm>
                    <a:prstGeom prst="rect">
                      <a:avLst/>
                    </a:prstGeom>
                    <a:noFill/>
                    <a:ln>
                      <a:noFill/>
                    </a:ln>
                  </pic:spPr>
                </pic:pic>
              </a:graphicData>
            </a:graphic>
          </wp:inline>
        </w:drawing>
      </w:r>
    </w:p>
    <w:p w14:paraId="22F4EBCF">
      <w:pPr>
        <w:pStyle w:val="29"/>
        <w:bidi w:val="0"/>
      </w:pPr>
      <w:r>
        <w:t>时序图</w:t>
      </w:r>
    </w:p>
    <w:p w14:paraId="3E00C9DC">
      <w:pPr>
        <w:pStyle w:val="6"/>
        <w:bidi w:val="0"/>
        <w:rPr>
          <w:rFonts w:hint="default"/>
        </w:rPr>
      </w:pPr>
      <w:bookmarkStart w:id="145" w:name="_Toc28811"/>
      <w:bookmarkStart w:id="146" w:name="_Toc4619"/>
      <w:r>
        <w:rPr>
          <w:rFonts w:hint="default"/>
        </w:rPr>
        <w:t>3.2业务规则</w:t>
      </w:r>
      <w:bookmarkEnd w:id="145"/>
      <w:bookmarkEnd w:id="146"/>
    </w:p>
    <w:p w14:paraId="21C99BC9">
      <w:pPr>
        <w:pStyle w:val="7"/>
        <w:bidi w:val="0"/>
      </w:pPr>
      <w:bookmarkStart w:id="147" w:name="_Toc21247"/>
      <w:bookmarkStart w:id="148" w:name="_Toc17180"/>
      <w:r>
        <w:t>3.2.1判断纳税人申请资格</w:t>
      </w:r>
      <w:bookmarkEnd w:id="147"/>
      <w:bookmarkEnd w:id="148"/>
    </w:p>
    <w:p w14:paraId="17E2D25D">
      <w:pPr>
        <w:pStyle w:val="5"/>
        <w:bidi w:val="0"/>
      </w:pPr>
      <w:r>
        <w:t>校验纳税人是否具备不动产经营租赁红字确认单申请资格，包括风险纳税人信息校验和纳税人资格校验。</w:t>
      </w:r>
    </w:p>
    <w:p w14:paraId="3021126C">
      <w:pPr>
        <w:pStyle w:val="30"/>
        <w:bidi w:val="0"/>
      </w:pPr>
      <w:r>
        <w:drawing>
          <wp:inline distT="0" distB="0" distL="114300" distR="114300">
            <wp:extent cx="2686050" cy="5099050"/>
            <wp:effectExtent l="0" t="0" r="6350" b="6350"/>
            <wp:docPr id="27" name="图片 77"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7" descr="纳税人资格"/>
                    <pic:cNvPicPr>
                      <a:picLocks noChangeAspect="1"/>
                    </pic:cNvPicPr>
                  </pic:nvPicPr>
                  <pic:blipFill>
                    <a:blip r:embed="rId31"/>
                    <a:stretch>
                      <a:fillRect/>
                    </a:stretch>
                  </pic:blipFill>
                  <pic:spPr>
                    <a:xfrm>
                      <a:off x="0" y="0"/>
                      <a:ext cx="2686050" cy="5099050"/>
                    </a:xfrm>
                    <a:prstGeom prst="rect">
                      <a:avLst/>
                    </a:prstGeom>
                    <a:noFill/>
                    <a:ln>
                      <a:noFill/>
                    </a:ln>
                  </pic:spPr>
                </pic:pic>
              </a:graphicData>
            </a:graphic>
          </wp:inline>
        </w:drawing>
      </w:r>
    </w:p>
    <w:p w14:paraId="30365E0D">
      <w:pPr>
        <w:pStyle w:val="5"/>
        <w:bidi w:val="0"/>
      </w:pPr>
      <w:r>
        <w:t>查询本地保存的纳税人风险信息，校验纳税人是否为风险纳税人，禁止风险等级高的纳税人申请不动产经营租赁红字确认单。</w:t>
      </w:r>
    </w:p>
    <w:p w14:paraId="6F8E4FCE">
      <w:pPr>
        <w:pStyle w:val="5"/>
        <w:bidi w:val="0"/>
      </w:pPr>
      <w:r>
        <w:t>查询本地保存的纳税人基本信息，判断纳税人是否具备申请不动产经营租赁红字确认单资格。</w:t>
      </w:r>
    </w:p>
    <w:p w14:paraId="6D7ECDB0">
      <w:pPr>
        <w:pStyle w:val="8"/>
        <w:bidi w:val="0"/>
      </w:pPr>
      <w:bookmarkStart w:id="149" w:name="_Toc10554"/>
      <w:r>
        <w:t>3.2.1.1判断逻辑</w:t>
      </w:r>
      <w:bookmarkEnd w:id="149"/>
    </w:p>
    <w:p w14:paraId="0EF40CDB">
      <w:pPr>
        <w:pStyle w:val="5"/>
        <w:bidi w:val="0"/>
      </w:pPr>
      <w:r>
        <w:t>根据查询的纳税人风险信息进行校验，当满足以下任意条件时禁止申请不动产经营租赁红字确认单。</w:t>
      </w:r>
    </w:p>
    <w:p w14:paraId="73F0B3EB">
      <w:pPr>
        <w:pStyle w:val="5"/>
        <w:bidi w:val="0"/>
      </w:pPr>
      <w:r>
        <w:rPr>
          <w:rFonts w:hint="eastAsia"/>
        </w:rPr>
        <w:t>●</w:t>
      </w:r>
      <w:r>
        <w:rPr>
          <w:rFonts w:hint="default"/>
          <w:lang w:val="en-US"/>
        </w:rPr>
        <w:t xml:space="preserve"> </w:t>
      </w:r>
      <w:r>
        <w:t>未查询到纳税人风险信息，本地无纳税人风险信息</w:t>
      </w:r>
    </w:p>
    <w:p w14:paraId="23D468B1">
      <w:pPr>
        <w:pStyle w:val="5"/>
        <w:bidi w:val="0"/>
      </w:pPr>
      <w:r>
        <w:rPr>
          <w:rFonts w:hint="eastAsia"/>
        </w:rPr>
        <w:t>●</w:t>
      </w:r>
      <w:r>
        <w:rPr>
          <w:rFonts w:hint="default"/>
          <w:lang w:val="en-US"/>
        </w:rPr>
        <w:t xml:space="preserve"> </w:t>
      </w:r>
      <w:r>
        <w:t>纳税人风险信息中“风险纳税人类型”为“Ⅰ类（高风险）”。</w:t>
      </w:r>
    </w:p>
    <w:p w14:paraId="70DAAAB7">
      <w:pPr>
        <w:pStyle w:val="5"/>
        <w:bidi w:val="0"/>
      </w:pPr>
      <w:r>
        <w:rPr>
          <w:rFonts w:hint="eastAsia"/>
        </w:rPr>
        <w:t>●</w:t>
      </w:r>
      <w:r>
        <w:rPr>
          <w:rFonts w:hint="default"/>
          <w:lang w:val="en-US"/>
        </w:rPr>
        <w:t xml:space="preserve"> </w:t>
      </w:r>
      <w:r>
        <w:t>纳税人风险信息中“纳税人预警级别”为“红色预警”。</w:t>
      </w:r>
    </w:p>
    <w:p w14:paraId="6EBCE123">
      <w:pPr>
        <w:pStyle w:val="5"/>
        <w:bidi w:val="0"/>
      </w:pPr>
      <w:r>
        <w:rPr>
          <w:rFonts w:hint="eastAsia"/>
        </w:rPr>
        <w:t>●</w:t>
      </w:r>
      <w:r>
        <w:rPr>
          <w:rFonts w:hint="default"/>
          <w:lang w:val="en-US"/>
        </w:rPr>
        <w:t xml:space="preserve"> </w:t>
      </w:r>
      <w:r>
        <w:t>纳税人风险信息中“风险纳税人标志”为“Y（风险纳税人）”。</w:t>
      </w:r>
    </w:p>
    <w:p w14:paraId="6D48347F">
      <w:pPr>
        <w:pStyle w:val="5"/>
        <w:bidi w:val="0"/>
      </w:pPr>
      <w:r>
        <w:t>根据查询的纳税人基本信息进行校验，当发生以下任意条件时禁止开具不动产经营租赁红字确认单。</w:t>
      </w:r>
    </w:p>
    <w:p w14:paraId="1C6496C1">
      <w:pPr>
        <w:pStyle w:val="5"/>
        <w:bidi w:val="0"/>
      </w:pPr>
      <w:r>
        <w:rPr>
          <w:rFonts w:hint="eastAsia"/>
        </w:rPr>
        <w:t>●</w:t>
      </w:r>
      <w:r>
        <w:rPr>
          <w:rFonts w:hint="default"/>
          <w:lang w:val="en-US"/>
        </w:rPr>
        <w:t xml:space="preserve"> </w:t>
      </w:r>
      <w:r>
        <w:t>未查询到纳税人基本信息，本地无纳税人基本信息。</w:t>
      </w:r>
    </w:p>
    <w:p w14:paraId="461F2FEB">
      <w:pPr>
        <w:pStyle w:val="5"/>
        <w:bidi w:val="0"/>
      </w:pPr>
      <w:r>
        <w:rPr>
          <w:rFonts w:hint="eastAsia"/>
        </w:rPr>
        <w:t>●</w:t>
      </w:r>
      <w:r>
        <w:rPr>
          <w:rFonts w:hint="default"/>
          <w:lang w:val="en-US"/>
        </w:rPr>
        <w:t xml:space="preserve"> </w:t>
      </w:r>
      <w:r>
        <w:t>纳税人信息中“纳税人状态”不是“03（正常）”、“09（报验）”中的任意一个。</w:t>
      </w:r>
    </w:p>
    <w:p w14:paraId="39564CB7">
      <w:pPr>
        <w:pStyle w:val="7"/>
        <w:bidi w:val="0"/>
      </w:pPr>
      <w:bookmarkStart w:id="150" w:name="_Toc162"/>
      <w:bookmarkStart w:id="151" w:name="_Toc7993"/>
      <w:r>
        <w:t>3.2.2本地判断蓝字发票是否可红冲</w:t>
      </w:r>
      <w:bookmarkEnd w:id="150"/>
      <w:bookmarkEnd w:id="151"/>
    </w:p>
    <w:p w14:paraId="63F2546B">
      <w:pPr>
        <w:pStyle w:val="5"/>
        <w:bidi w:val="0"/>
      </w:pPr>
      <w:r>
        <w:t>查询本地保存蓝字发票信息和蓝字发票勾选信息，校验不动产经营租赁蓝字发票是否具备红冲条件。</w:t>
      </w:r>
    </w:p>
    <w:p w14:paraId="686B934E">
      <w:pPr>
        <w:pStyle w:val="30"/>
        <w:bidi w:val="0"/>
      </w:pPr>
      <w:r>
        <w:drawing>
          <wp:inline distT="0" distB="0" distL="114300" distR="114300">
            <wp:extent cx="2686050" cy="5073650"/>
            <wp:effectExtent l="0" t="0" r="6350" b="6350"/>
            <wp:docPr id="28" name="图片 78"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8" descr="蓝字发票判断"/>
                    <pic:cNvPicPr>
                      <a:picLocks noChangeAspect="1"/>
                    </pic:cNvPicPr>
                  </pic:nvPicPr>
                  <pic:blipFill>
                    <a:blip r:embed="rId32"/>
                    <a:stretch>
                      <a:fillRect/>
                    </a:stretch>
                  </pic:blipFill>
                  <pic:spPr>
                    <a:xfrm>
                      <a:off x="0" y="0"/>
                      <a:ext cx="2686050" cy="5073650"/>
                    </a:xfrm>
                    <a:prstGeom prst="rect">
                      <a:avLst/>
                    </a:prstGeom>
                    <a:noFill/>
                    <a:ln>
                      <a:noFill/>
                    </a:ln>
                  </pic:spPr>
                </pic:pic>
              </a:graphicData>
            </a:graphic>
          </wp:inline>
        </w:drawing>
      </w:r>
    </w:p>
    <w:p w14:paraId="69DF3B0E">
      <w:pPr>
        <w:pStyle w:val="8"/>
        <w:bidi w:val="0"/>
      </w:pPr>
      <w:bookmarkStart w:id="152" w:name="_Toc13203"/>
      <w:r>
        <w:t>3.2.2.1判断逻辑</w:t>
      </w:r>
      <w:bookmarkEnd w:id="152"/>
    </w:p>
    <w:p w14:paraId="11828F1B">
      <w:pPr>
        <w:pStyle w:val="5"/>
        <w:bidi w:val="0"/>
      </w:pPr>
      <w:r>
        <w:t>对从本地查询的蓝字发票、蓝字发票勾选信息、不动产经营租赁红字发票信息进行判断，满足以下任意条件时禁止开具不动产经营租赁红字确认单。</w:t>
      </w:r>
    </w:p>
    <w:p w14:paraId="0E8C375D">
      <w:pPr>
        <w:pStyle w:val="5"/>
        <w:bidi w:val="0"/>
      </w:pPr>
      <w:r>
        <w:rPr>
          <w:rFonts w:hint="eastAsia"/>
        </w:rPr>
        <w:t>●</w:t>
      </w:r>
      <w:r>
        <w:rPr>
          <w:rFonts w:hint="default"/>
          <w:lang w:val="en-US"/>
        </w:rPr>
        <w:t xml:space="preserve"> </w:t>
      </w:r>
      <w:r>
        <w:t>企业业务系统中无蓝字发票信息。</w:t>
      </w:r>
    </w:p>
    <w:p w14:paraId="4E1B926A">
      <w:pPr>
        <w:pStyle w:val="5"/>
        <w:bidi w:val="0"/>
      </w:pPr>
      <w:r>
        <w:rPr>
          <w:rFonts w:hint="eastAsia"/>
        </w:rPr>
        <w:t>●</w:t>
      </w:r>
      <w:r>
        <w:rPr>
          <w:rFonts w:hint="default"/>
          <w:lang w:val="en-US"/>
        </w:rPr>
        <w:t xml:space="preserve"> </w:t>
      </w:r>
      <w:r>
        <w:t>对应蓝字发票被认定为异常发票。</w:t>
      </w:r>
    </w:p>
    <w:p w14:paraId="6CF24163">
      <w:pPr>
        <w:pStyle w:val="5"/>
        <w:bidi w:val="0"/>
      </w:pPr>
      <w:r>
        <w:rPr>
          <w:rFonts w:hint="eastAsia"/>
        </w:rPr>
        <w:t>●</w:t>
      </w:r>
      <w:r>
        <w:rPr>
          <w:rFonts w:hint="default"/>
          <w:lang w:val="en-US"/>
        </w:rPr>
        <w:t xml:space="preserve"> </w:t>
      </w:r>
      <w:r>
        <w:t>对应蓝字发票状态为“作废”、“锁定”或“异常凭证”。</w:t>
      </w:r>
    </w:p>
    <w:p w14:paraId="036D5BC2">
      <w:pPr>
        <w:pStyle w:val="5"/>
        <w:bidi w:val="0"/>
      </w:pPr>
      <w:r>
        <w:rPr>
          <w:rFonts w:hint="eastAsia"/>
        </w:rPr>
        <w:t>●</w:t>
      </w:r>
      <w:r>
        <w:rPr>
          <w:rFonts w:hint="default"/>
          <w:lang w:val="en-US"/>
        </w:rPr>
        <w:t xml:space="preserve"> </w:t>
      </w:r>
      <w:r>
        <w:t>查询蓝字发票抵扣信息失败，本地无蓝字发票抵扣信息。</w:t>
      </w:r>
    </w:p>
    <w:p w14:paraId="339C217B">
      <w:pPr>
        <w:pStyle w:val="5"/>
        <w:bidi w:val="0"/>
      </w:pPr>
      <w:bookmarkStart w:id="153" w:name="OLE_LINK22"/>
      <w:r>
        <w:rPr>
          <w:rFonts w:hint="eastAsia"/>
        </w:rPr>
        <w:t>●</w:t>
      </w:r>
      <w:r>
        <w:rPr>
          <w:rFonts w:hint="default"/>
          <w:lang w:val="en-US"/>
        </w:rPr>
        <w:t xml:space="preserve"> </w:t>
      </w:r>
      <w:bookmarkEnd w:id="153"/>
      <w:r>
        <w:t>对应蓝字发票增值税用途为待退税、已退税、已抵扣（改退）、已代办退税、不予退税且不予抵扣时。</w:t>
      </w:r>
    </w:p>
    <w:p w14:paraId="35456397">
      <w:pPr>
        <w:pStyle w:val="7"/>
        <w:bidi w:val="0"/>
      </w:pPr>
      <w:bookmarkStart w:id="154" w:name="_Toc11257"/>
      <w:bookmarkStart w:id="155" w:name="_Toc25916"/>
      <w:r>
        <w:t>3.2.3录入、校验不动产经营租赁红字确认单信息</w:t>
      </w:r>
      <w:bookmarkEnd w:id="154"/>
      <w:bookmarkEnd w:id="155"/>
    </w:p>
    <w:p w14:paraId="4F070E8E">
      <w:pPr>
        <w:pStyle w:val="5"/>
        <w:bidi w:val="0"/>
      </w:pPr>
      <w:r>
        <w:t>依据开票能力不动产经营租赁红字确认单要求，录入不动产经营租赁红字确认单信息，并依据不动产经营租赁红字确认单申请规则对发票信息进行业务逻辑校验，主要包括合规性校验、数值校验。</w:t>
      </w:r>
    </w:p>
    <w:p w14:paraId="3C2BCABB">
      <w:pPr>
        <w:pStyle w:val="30"/>
        <w:bidi w:val="0"/>
      </w:pPr>
      <w:r>
        <w:drawing>
          <wp:inline distT="0" distB="0" distL="114300" distR="114300">
            <wp:extent cx="2800350" cy="3657600"/>
            <wp:effectExtent l="0" t="0" r="6350" b="0"/>
            <wp:docPr id="29" name="图片 79"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9" descr="录入红字确认单"/>
                    <pic:cNvPicPr>
                      <a:picLocks noChangeAspect="1"/>
                    </pic:cNvPicPr>
                  </pic:nvPicPr>
                  <pic:blipFill>
                    <a:blip r:embed="rId33"/>
                    <a:stretch>
                      <a:fillRect/>
                    </a:stretch>
                  </pic:blipFill>
                  <pic:spPr>
                    <a:xfrm>
                      <a:off x="0" y="0"/>
                      <a:ext cx="2800350" cy="3657600"/>
                    </a:xfrm>
                    <a:prstGeom prst="rect">
                      <a:avLst/>
                    </a:prstGeom>
                    <a:noFill/>
                    <a:ln>
                      <a:noFill/>
                    </a:ln>
                  </pic:spPr>
                </pic:pic>
              </a:graphicData>
            </a:graphic>
          </wp:inline>
        </w:drawing>
      </w:r>
    </w:p>
    <w:p w14:paraId="2528A4EB">
      <w:pPr>
        <w:pStyle w:val="8"/>
        <w:bidi w:val="0"/>
      </w:pPr>
      <w:bookmarkStart w:id="156" w:name="_Toc6409"/>
      <w:r>
        <w:t>3.2.3.1合规性校验</w:t>
      </w:r>
      <w:bookmarkEnd w:id="156"/>
    </w:p>
    <w:p w14:paraId="15FF1AB3">
      <w:pPr>
        <w:pStyle w:val="5"/>
        <w:bidi w:val="0"/>
      </w:pPr>
      <w:r>
        <w:t>合规性校验主要对输入参数的类型、长度、是否必填、码值进行校验。以下任意一项不满足要求时，阻断发票开具。校验规则如下：</w:t>
      </w:r>
    </w:p>
    <w:p w14:paraId="7D0A61EE">
      <w:pPr>
        <w:pStyle w:val="5"/>
        <w:bidi w:val="0"/>
      </w:pPr>
      <w:r>
        <w:rPr>
          <w:rFonts w:hint="eastAsia"/>
        </w:rPr>
        <w:t>●</w:t>
      </w:r>
      <w:r>
        <w:rPr>
          <w:rFonts w:hint="default"/>
          <w:lang w:val="en-US"/>
        </w:rPr>
        <w:t xml:space="preserve"> </w:t>
      </w:r>
      <w:r>
        <w:t>录入方身份，必填，取值范围为“0”、“1”。</w:t>
      </w:r>
    </w:p>
    <w:p w14:paraId="151A7666">
      <w:pPr>
        <w:pStyle w:val="5"/>
        <w:bidi w:val="0"/>
      </w:pPr>
      <w:r>
        <w:rPr>
          <w:rFonts w:hint="eastAsia"/>
        </w:rPr>
        <w:t>●</w:t>
      </w:r>
      <w:r>
        <w:rPr>
          <w:rFonts w:hint="default"/>
          <w:lang w:val="en-US"/>
        </w:rPr>
        <w:t xml:space="preserve"> </w:t>
      </w:r>
      <w:r>
        <w:t>销售方纳税人识别号，必填，最大长度20位，由数字和大写字母组成。</w:t>
      </w:r>
    </w:p>
    <w:p w14:paraId="46D2A9D1">
      <w:pPr>
        <w:pStyle w:val="5"/>
        <w:bidi w:val="0"/>
      </w:pPr>
      <w:r>
        <w:rPr>
          <w:rFonts w:hint="eastAsia"/>
        </w:rPr>
        <w:t>●</w:t>
      </w:r>
      <w:r>
        <w:rPr>
          <w:rFonts w:hint="default"/>
          <w:lang w:val="en-US"/>
        </w:rPr>
        <w:t xml:space="preserve"> </w:t>
      </w:r>
      <w:r>
        <w:t>销售方名称，必填，最大长度300位。</w:t>
      </w:r>
    </w:p>
    <w:p w14:paraId="425D305A">
      <w:pPr>
        <w:pStyle w:val="5"/>
        <w:bidi w:val="0"/>
      </w:pPr>
      <w:r>
        <w:rPr>
          <w:rFonts w:hint="eastAsia"/>
        </w:rPr>
        <w:t>●</w:t>
      </w:r>
      <w:r>
        <w:rPr>
          <w:rFonts w:hint="default"/>
          <w:lang w:val="en-US"/>
        </w:rPr>
        <w:t xml:space="preserve"> </w:t>
      </w:r>
      <w:r>
        <w:t>购买方纳税人识别号，选填，最大长度</w:t>
      </w:r>
      <w:r>
        <w:tab/>
      </w:r>
      <w:r>
        <w:t>20位。</w:t>
      </w:r>
    </w:p>
    <w:p w14:paraId="0FC13DE0">
      <w:pPr>
        <w:pStyle w:val="5"/>
        <w:bidi w:val="0"/>
      </w:pPr>
      <w:r>
        <w:rPr>
          <w:rFonts w:hint="eastAsia"/>
        </w:rPr>
        <w:t>●</w:t>
      </w:r>
      <w:r>
        <w:rPr>
          <w:rFonts w:hint="default"/>
          <w:lang w:val="en-US"/>
        </w:rPr>
        <w:t xml:space="preserve"> </w:t>
      </w:r>
      <w:r>
        <w:t>购买方名称，必填，最大长度300位。</w:t>
      </w:r>
    </w:p>
    <w:p w14:paraId="6A55C678">
      <w:pPr>
        <w:pStyle w:val="5"/>
        <w:bidi w:val="0"/>
      </w:pPr>
      <w:r>
        <w:rPr>
          <w:rFonts w:hint="eastAsia"/>
        </w:rPr>
        <w:t>●</w:t>
      </w:r>
      <w:r>
        <w:rPr>
          <w:rFonts w:hint="default"/>
          <w:lang w:val="en-US"/>
        </w:rPr>
        <w:t xml:space="preserve"> </w:t>
      </w:r>
      <w:r>
        <w:t>蓝字发票代码，选填，最大长度12位。</w:t>
      </w:r>
    </w:p>
    <w:p w14:paraId="2331C05F">
      <w:pPr>
        <w:pStyle w:val="5"/>
        <w:bidi w:val="0"/>
      </w:pPr>
      <w:r>
        <w:rPr>
          <w:rFonts w:hint="eastAsia"/>
        </w:rPr>
        <w:t>●</w:t>
      </w:r>
      <w:r>
        <w:rPr>
          <w:rFonts w:hint="default"/>
          <w:lang w:val="en-US"/>
        </w:rPr>
        <w:t xml:space="preserve"> </w:t>
      </w:r>
      <w:r>
        <w:t>蓝字发票号码，必填，最大长度20位。</w:t>
      </w:r>
    </w:p>
    <w:p w14:paraId="703E2BC0">
      <w:pPr>
        <w:pStyle w:val="5"/>
        <w:bidi w:val="0"/>
      </w:pPr>
      <w:r>
        <w:rPr>
          <w:rFonts w:hint="eastAsia"/>
        </w:rPr>
        <w:t>●</w:t>
      </w:r>
      <w:r>
        <w:rPr>
          <w:rFonts w:hint="default"/>
          <w:lang w:val="en-US"/>
        </w:rPr>
        <w:t xml:space="preserve"> </w:t>
      </w:r>
      <w:r>
        <w:t>是否纸质发票标志，必填，取值范围为“Y”、“N”。</w:t>
      </w:r>
    </w:p>
    <w:p w14:paraId="4A9AAD98">
      <w:pPr>
        <w:pStyle w:val="5"/>
        <w:bidi w:val="0"/>
      </w:pPr>
      <w:r>
        <w:rPr>
          <w:rFonts w:hint="eastAsia"/>
        </w:rPr>
        <w:t>●</w:t>
      </w:r>
      <w:r>
        <w:rPr>
          <w:rFonts w:hint="default"/>
          <w:lang w:val="en-US"/>
        </w:rPr>
        <w:t xml:space="preserve"> </w:t>
      </w:r>
      <w:r>
        <w:t>蓝字发票开票日期，必填，格式为yyyy-MM-dd HH:mm:ss。</w:t>
      </w:r>
    </w:p>
    <w:p w14:paraId="0AE84B40">
      <w:pPr>
        <w:pStyle w:val="5"/>
        <w:bidi w:val="0"/>
      </w:pPr>
      <w:r>
        <w:rPr>
          <w:rFonts w:hint="eastAsia"/>
        </w:rPr>
        <w:t>●</w:t>
      </w:r>
      <w:r>
        <w:rPr>
          <w:rFonts w:hint="default"/>
          <w:lang w:val="en-US"/>
        </w:rPr>
        <w:t xml:space="preserve"> </w:t>
      </w:r>
      <w:r>
        <w:t>蓝字发票合计金额，必填，最大长度18位，最多2位小数。</w:t>
      </w:r>
    </w:p>
    <w:p w14:paraId="39F39425">
      <w:pPr>
        <w:pStyle w:val="5"/>
        <w:bidi w:val="0"/>
      </w:pPr>
      <w:r>
        <w:rPr>
          <w:rFonts w:hint="eastAsia"/>
        </w:rPr>
        <w:t>●</w:t>
      </w:r>
      <w:r>
        <w:rPr>
          <w:rFonts w:hint="default"/>
          <w:lang w:val="en-US"/>
        </w:rPr>
        <w:t xml:space="preserve"> </w:t>
      </w:r>
      <w:r>
        <w:t>蓝字发票合计税额，必填，最大长度18位，最多2位小数。</w:t>
      </w:r>
    </w:p>
    <w:p w14:paraId="4E1D84BB">
      <w:pPr>
        <w:pStyle w:val="5"/>
        <w:bidi w:val="0"/>
      </w:pPr>
      <w:r>
        <w:rPr>
          <w:rFonts w:hint="eastAsia"/>
        </w:rPr>
        <w:t>●</w:t>
      </w:r>
      <w:r>
        <w:rPr>
          <w:rFonts w:hint="default"/>
          <w:lang w:val="en-US"/>
        </w:rPr>
        <w:t xml:space="preserve"> </w:t>
      </w:r>
      <w:r>
        <w:t>蓝字发票发票票种代码，必填，取值范围为“01”、“02”、“03”、“04”。</w:t>
      </w:r>
    </w:p>
    <w:p w14:paraId="044FD5DB">
      <w:pPr>
        <w:pStyle w:val="5"/>
        <w:bidi w:val="0"/>
      </w:pPr>
      <w:r>
        <w:rPr>
          <w:rFonts w:hint="eastAsia"/>
        </w:rPr>
        <w:t>●</w:t>
      </w:r>
      <w:r>
        <w:rPr>
          <w:rFonts w:hint="default"/>
          <w:lang w:val="en-US"/>
        </w:rPr>
        <w:t xml:space="preserve"> </w:t>
      </w:r>
      <w:r>
        <w:t>蓝字发票特定要素类型代码，必填，取值范围为“06”。</w:t>
      </w:r>
    </w:p>
    <w:p w14:paraId="30BD969C">
      <w:pPr>
        <w:pStyle w:val="5"/>
        <w:bidi w:val="0"/>
      </w:pPr>
      <w:r>
        <w:rPr>
          <w:rFonts w:hint="eastAsia"/>
        </w:rPr>
        <w:t>●</w:t>
      </w:r>
      <w:r>
        <w:rPr>
          <w:rFonts w:hint="default"/>
          <w:lang w:val="en-US"/>
        </w:rPr>
        <w:t xml:space="preserve"> </w:t>
      </w:r>
      <w:r>
        <w:t>红字冲销金额，必填，最大长度18位，最多2位小数。</w:t>
      </w:r>
    </w:p>
    <w:p w14:paraId="4B1BA761">
      <w:pPr>
        <w:pStyle w:val="5"/>
        <w:bidi w:val="0"/>
      </w:pPr>
      <w:r>
        <w:rPr>
          <w:rFonts w:hint="eastAsia"/>
        </w:rPr>
        <w:t>●</w:t>
      </w:r>
      <w:r>
        <w:rPr>
          <w:rFonts w:hint="default"/>
          <w:lang w:val="en-US"/>
        </w:rPr>
        <w:t xml:space="preserve"> </w:t>
      </w:r>
      <w:r>
        <w:t>红字冲销税额，必填，最大长度18位，最多2位小数。</w:t>
      </w:r>
    </w:p>
    <w:p w14:paraId="5292041B">
      <w:pPr>
        <w:pStyle w:val="5"/>
        <w:bidi w:val="0"/>
      </w:pPr>
      <w:r>
        <w:rPr>
          <w:rFonts w:hint="eastAsia"/>
        </w:rPr>
        <w:t>●</w:t>
      </w:r>
      <w:r>
        <w:rPr>
          <w:rFonts w:hint="default"/>
          <w:lang w:val="en-US"/>
        </w:rPr>
        <w:t xml:space="preserve"> </w:t>
      </w:r>
      <w:r>
        <w:t>红字发票冲红原因代码，必填，取值范围为“01”、“02”、“03”、“04”。</w:t>
      </w:r>
    </w:p>
    <w:p w14:paraId="2AAAB9C4">
      <w:pPr>
        <w:pStyle w:val="5"/>
        <w:bidi w:val="0"/>
      </w:pPr>
      <w:r>
        <w:rPr>
          <w:rFonts w:hint="eastAsia"/>
        </w:rPr>
        <w:t>●</w:t>
      </w:r>
      <w:r>
        <w:rPr>
          <w:rFonts w:hint="default"/>
          <w:lang w:val="en-US"/>
        </w:rPr>
        <w:t xml:space="preserve"> </w:t>
      </w:r>
      <w:r>
        <w:t>序号，必填，最大长度</w:t>
      </w:r>
      <w:r>
        <w:tab/>
      </w:r>
      <w:r>
        <w:t>8位，从1开始。</w:t>
      </w:r>
    </w:p>
    <w:p w14:paraId="721E1F90">
      <w:pPr>
        <w:pStyle w:val="5"/>
        <w:bidi w:val="0"/>
      </w:pPr>
      <w:r>
        <w:rPr>
          <w:rFonts w:hint="eastAsia"/>
        </w:rPr>
        <w:t>●</w:t>
      </w:r>
      <w:r>
        <w:rPr>
          <w:rFonts w:hint="default"/>
          <w:lang w:val="en-US"/>
        </w:rPr>
        <w:t xml:space="preserve"> </w:t>
      </w:r>
      <w:r>
        <w:t>蓝字发票明细序号，必填，最大长度8位。</w:t>
      </w:r>
    </w:p>
    <w:p w14:paraId="0E19A908">
      <w:pPr>
        <w:pStyle w:val="5"/>
        <w:bidi w:val="0"/>
      </w:pPr>
      <w:r>
        <w:rPr>
          <w:rFonts w:hint="eastAsia"/>
        </w:rPr>
        <w:t>●</w:t>
      </w:r>
      <w:r>
        <w:rPr>
          <w:rFonts w:hint="default"/>
          <w:lang w:val="en-US"/>
        </w:rPr>
        <w:t xml:space="preserve"> </w:t>
      </w:r>
      <w:r>
        <w:t>商品和服务税收分类合并编码，必填，最大长度19位。必须在商品编码信息中存在。</w:t>
      </w:r>
    </w:p>
    <w:p w14:paraId="43F918D5">
      <w:pPr>
        <w:pStyle w:val="5"/>
        <w:bidi w:val="0"/>
      </w:pPr>
      <w:r>
        <w:rPr>
          <w:rFonts w:hint="eastAsia"/>
        </w:rPr>
        <w:t>●</w:t>
      </w:r>
      <w:r>
        <w:rPr>
          <w:rFonts w:hint="default"/>
          <w:lang w:val="en-US"/>
        </w:rPr>
        <w:t xml:space="preserve"> </w:t>
      </w:r>
      <w:r>
        <w:t>货物或应税劳务、服务名称，必填，最大长度300位。</w:t>
      </w:r>
    </w:p>
    <w:p w14:paraId="720931DD">
      <w:pPr>
        <w:pStyle w:val="5"/>
        <w:bidi w:val="0"/>
      </w:pPr>
      <w:r>
        <w:rPr>
          <w:rFonts w:hint="eastAsia"/>
        </w:rPr>
        <w:t>●</w:t>
      </w:r>
      <w:r>
        <w:rPr>
          <w:rFonts w:hint="default"/>
          <w:lang w:val="en-US"/>
        </w:rPr>
        <w:t xml:space="preserve"> </w:t>
      </w:r>
      <w:r>
        <w:t>商品服务简称，必填，最大长度120位。</w:t>
      </w:r>
    </w:p>
    <w:p w14:paraId="32E8B093">
      <w:pPr>
        <w:pStyle w:val="5"/>
        <w:bidi w:val="0"/>
      </w:pPr>
      <w:r>
        <w:rPr>
          <w:rFonts w:hint="eastAsia"/>
        </w:rPr>
        <w:t>●</w:t>
      </w:r>
      <w:r>
        <w:rPr>
          <w:rFonts w:hint="default"/>
          <w:lang w:val="en-US"/>
        </w:rPr>
        <w:t xml:space="preserve"> </w:t>
      </w:r>
      <w:r>
        <w:t>项目名称，必填，最大长度600位。</w:t>
      </w:r>
    </w:p>
    <w:p w14:paraId="1DE2B360">
      <w:pPr>
        <w:pStyle w:val="5"/>
        <w:bidi w:val="0"/>
      </w:pPr>
      <w:r>
        <w:rPr>
          <w:rFonts w:hint="eastAsia"/>
        </w:rPr>
        <w:t>●</w:t>
      </w:r>
      <w:r>
        <w:rPr>
          <w:rFonts w:hint="default"/>
          <w:lang w:val="en-US"/>
        </w:rPr>
        <w:t xml:space="preserve"> </w:t>
      </w:r>
      <w:r>
        <w:t>规格型号，选填，最大长度150位。</w:t>
      </w:r>
    </w:p>
    <w:p w14:paraId="69E9B647">
      <w:pPr>
        <w:pStyle w:val="5"/>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70AE43A3">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26817FE5">
      <w:pPr>
        <w:pStyle w:val="5"/>
        <w:bidi w:val="0"/>
      </w:pPr>
      <w:r>
        <w:rPr>
          <w:rFonts w:hint="eastAsia"/>
        </w:rPr>
        <w:t>●</w:t>
      </w:r>
      <w:r>
        <w:rPr>
          <w:rFonts w:hint="default"/>
          <w:lang w:val="en-US"/>
        </w:rPr>
        <w:t xml:space="preserve"> </w:t>
      </w:r>
      <w:r>
        <w:t>数量，</w:t>
      </w:r>
      <w:r>
        <w:rPr>
          <w:rFonts w:hint="eastAsia"/>
          <w:lang w:val="en-US" w:eastAsia="zh-CN"/>
        </w:rPr>
        <w:t>选填</w:t>
      </w:r>
      <w:r>
        <w:t>，最大长度25位，租赁房间的面积数量。</w:t>
      </w:r>
    </w:p>
    <w:p w14:paraId="77CA8AFE">
      <w:pPr>
        <w:pStyle w:val="5"/>
        <w:bidi w:val="0"/>
      </w:pPr>
      <w:r>
        <w:rPr>
          <w:rFonts w:hint="eastAsia"/>
        </w:rPr>
        <w:t>●</w:t>
      </w:r>
      <w:r>
        <w:rPr>
          <w:rFonts w:hint="default"/>
          <w:lang w:val="en-US"/>
        </w:rPr>
        <w:t xml:space="preserve"> </w:t>
      </w:r>
      <w:r>
        <w:t>金额，必填，最大长度18位，最多2位小数。</w:t>
      </w:r>
    </w:p>
    <w:p w14:paraId="6239FE2E">
      <w:pPr>
        <w:pStyle w:val="5"/>
        <w:bidi w:val="0"/>
      </w:pPr>
      <w:r>
        <w:rPr>
          <w:rFonts w:hint="eastAsia"/>
        </w:rPr>
        <w:t>●</w:t>
      </w:r>
      <w:r>
        <w:rPr>
          <w:rFonts w:hint="default"/>
          <w:lang w:val="en-US"/>
        </w:rPr>
        <w:t xml:space="preserve"> </w:t>
      </w:r>
      <w:r>
        <w:t>税率，必填，最大长度16位，最多6位小数。必须在可用税率信息中存在。</w:t>
      </w:r>
    </w:p>
    <w:p w14:paraId="7BCE7DC3">
      <w:pPr>
        <w:pStyle w:val="5"/>
        <w:bidi w:val="0"/>
      </w:pPr>
      <w:r>
        <w:rPr>
          <w:rFonts w:hint="eastAsia"/>
        </w:rPr>
        <w:t>●</w:t>
      </w:r>
      <w:r>
        <w:rPr>
          <w:rFonts w:hint="default"/>
          <w:lang w:val="en-US"/>
        </w:rPr>
        <w:t xml:space="preserve"> </w:t>
      </w:r>
      <w:r>
        <w:t>税额，必填，最大长度18位，最多2位小数。</w:t>
      </w:r>
    </w:p>
    <w:p w14:paraId="3C2D3995">
      <w:pPr>
        <w:pStyle w:val="8"/>
        <w:bidi w:val="0"/>
      </w:pPr>
      <w:bookmarkStart w:id="157" w:name="_Toc28992"/>
      <w:r>
        <w:t>3.2.3.2数据校验</w:t>
      </w:r>
      <w:bookmarkEnd w:id="157"/>
    </w:p>
    <w:p w14:paraId="760DA9EA">
      <w:pPr>
        <w:pStyle w:val="5"/>
        <w:bidi w:val="0"/>
      </w:pPr>
      <w:r>
        <w:rPr>
          <w:rFonts w:hint="eastAsia"/>
        </w:rPr>
        <w:t>●</w:t>
      </w:r>
      <w:r>
        <w:rPr>
          <w:rFonts w:hint="default"/>
          <w:lang w:val="en-US"/>
        </w:rPr>
        <w:t xml:space="preserve"> </w:t>
      </w:r>
      <w:r>
        <w:t>含税金额=税额+金额，不能有误差。</w:t>
      </w:r>
    </w:p>
    <w:p w14:paraId="5896573B">
      <w:pPr>
        <w:pStyle w:val="5"/>
        <w:bidi w:val="0"/>
      </w:pPr>
      <w:r>
        <w:rPr>
          <w:rFonts w:hint="eastAsia"/>
        </w:rPr>
        <w:t>●</w:t>
      </w:r>
      <w:r>
        <w:rPr>
          <w:rFonts w:hint="default"/>
          <w:lang w:val="en-US"/>
        </w:rPr>
        <w:t xml:space="preserve"> </w:t>
      </w:r>
      <w:r>
        <w:t>红票开具金额&lt;= 对应蓝字发票开具金额。</w:t>
      </w:r>
    </w:p>
    <w:p w14:paraId="2B4ABC1D">
      <w:pPr>
        <w:pStyle w:val="8"/>
        <w:bidi w:val="0"/>
      </w:pPr>
      <w:bookmarkStart w:id="158" w:name="_Toc25556"/>
      <w:r>
        <w:t>3.2.3.3业务逻辑校验</w:t>
      </w:r>
      <w:bookmarkEnd w:id="158"/>
    </w:p>
    <w:p w14:paraId="6F4ADD04">
      <w:pPr>
        <w:pStyle w:val="5"/>
        <w:bidi w:val="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05442EB">
      <w:pPr>
        <w:pStyle w:val="5"/>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5AF36ED">
      <w:pPr>
        <w:pStyle w:val="5"/>
        <w:bidi w:val="0"/>
      </w:pPr>
      <w:r>
        <w:rPr>
          <w:rFonts w:hint="eastAsia"/>
        </w:rPr>
        <w:t>●</w:t>
      </w:r>
      <w:r>
        <w:rPr>
          <w:rFonts w:hint="default"/>
          <w:lang w:val="en-US"/>
        </w:rPr>
        <w:t xml:space="preserve"> </w:t>
      </w:r>
      <w:r>
        <w:t>蓝字增值税专用发票只能用增值税专用发票冲红；蓝字普通发票只能用普通发票进行冲红。</w:t>
      </w:r>
    </w:p>
    <w:p w14:paraId="003A26D5">
      <w:pPr>
        <w:pStyle w:val="5"/>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482436F">
      <w:pPr>
        <w:pStyle w:val="5"/>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088865BF">
      <w:pPr>
        <w:pStyle w:val="5"/>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20F243B9">
      <w:pPr>
        <w:pStyle w:val="5"/>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CB72C4E">
      <w:pPr>
        <w:pStyle w:val="5"/>
        <w:bidi w:val="0"/>
      </w:pPr>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p>
    <w:p w14:paraId="1BB51D2E">
      <w:pPr>
        <w:pStyle w:val="5"/>
        <w:bidi w:val="0"/>
      </w:pPr>
      <w:r>
        <w:rPr>
          <w:rFonts w:hint="eastAsia"/>
        </w:rPr>
        <w:t>●</w:t>
      </w:r>
      <w:r>
        <w:rPr>
          <w:rFonts w:hint="default"/>
          <w:lang w:val="en-US"/>
        </w:rPr>
        <w:t xml:space="preserve"> </w:t>
      </w:r>
      <w:r>
        <w:t>“红冲原因”为“销货退回”时，只允许修改数量，不允许修改单价。</w:t>
      </w:r>
    </w:p>
    <w:p w14:paraId="5E83BCD4">
      <w:pPr>
        <w:pStyle w:val="5"/>
        <w:bidi w:val="0"/>
      </w:pPr>
      <w:r>
        <w:rPr>
          <w:rFonts w:hint="eastAsia"/>
        </w:rPr>
        <w:t>●</w:t>
      </w:r>
      <w:r>
        <w:rPr>
          <w:rFonts w:hint="default"/>
          <w:lang w:val="en-US"/>
        </w:rPr>
        <w:t xml:space="preserve"> </w:t>
      </w:r>
      <w:r>
        <w:t>“红冲原因”为“服务终止”时，允许修改总金额和数量，不允许修改单价。</w:t>
      </w:r>
    </w:p>
    <w:p w14:paraId="69D694F7">
      <w:pPr>
        <w:pStyle w:val="5"/>
        <w:bidi w:val="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p>
    <w:p w14:paraId="098F357F">
      <w:pPr>
        <w:pStyle w:val="5"/>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00C751E0">
      <w:pPr>
        <w:pStyle w:val="5"/>
        <w:bidi w:val="0"/>
      </w:pPr>
      <w:bookmarkStart w:id="159" w:name="OLE_LINK5"/>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bookmarkEnd w:id="159"/>
    <w:p w14:paraId="461D97E4">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3BFE0492">
      <w:pPr>
        <w:pStyle w:val="7"/>
        <w:bidi w:val="0"/>
      </w:pPr>
      <w:bookmarkStart w:id="160" w:name="_Toc19280"/>
      <w:bookmarkStart w:id="161" w:name="_Toc19998"/>
      <w:r>
        <w:t>3.2.4红字确认单申请</w:t>
      </w:r>
      <w:bookmarkEnd w:id="160"/>
      <w:bookmarkEnd w:id="161"/>
    </w:p>
    <w:p w14:paraId="0955A606">
      <w:pPr>
        <w:pStyle w:val="5"/>
        <w:bidi w:val="0"/>
      </w:pPr>
      <w:r>
        <w:t>红字确认单录入校验通过后，首先在本地保存不动产经营租赁红字确认单申请信息，调用税务局端《不动产经营租赁红字确认单申请》接口将预申请不动产经营租赁红字确认单上传至税务局端，如果返回成功则表明预申请不动产经营租赁红字确认单上传成功。</w:t>
      </w:r>
    </w:p>
    <w:p w14:paraId="5D6C9A27">
      <w:pPr>
        <w:pStyle w:val="30"/>
        <w:bidi w:val="0"/>
      </w:pPr>
      <w:r>
        <w:drawing>
          <wp:inline distT="0" distB="0" distL="114300" distR="114300">
            <wp:extent cx="2743200" cy="2641600"/>
            <wp:effectExtent l="0" t="0" r="0" b="0"/>
            <wp:docPr id="30" name="图片 80"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0" descr="申请红字确认单"/>
                    <pic:cNvPicPr>
                      <a:picLocks noChangeAspect="1"/>
                    </pic:cNvPicPr>
                  </pic:nvPicPr>
                  <pic:blipFill>
                    <a:blip r:embed="rId34"/>
                    <a:stretch>
                      <a:fillRect/>
                    </a:stretch>
                  </pic:blipFill>
                  <pic:spPr>
                    <a:xfrm>
                      <a:off x="0" y="0"/>
                      <a:ext cx="2743200" cy="2641600"/>
                    </a:xfrm>
                    <a:prstGeom prst="rect">
                      <a:avLst/>
                    </a:prstGeom>
                    <a:noFill/>
                    <a:ln>
                      <a:noFill/>
                    </a:ln>
                  </pic:spPr>
                </pic:pic>
              </a:graphicData>
            </a:graphic>
          </wp:inline>
        </w:drawing>
      </w:r>
    </w:p>
    <w:p w14:paraId="7C2E94BD">
      <w:pPr>
        <w:pStyle w:val="8"/>
        <w:bidi w:val="0"/>
      </w:pPr>
      <w:bookmarkStart w:id="162" w:name="_Toc28194"/>
      <w:r>
        <w:t>3.2.4.1判断逻辑</w:t>
      </w:r>
      <w:bookmarkEnd w:id="162"/>
    </w:p>
    <w:p w14:paraId="31A3ABC5">
      <w:pPr>
        <w:pStyle w:val="5"/>
        <w:bidi w:val="0"/>
      </w:pPr>
      <w:r>
        <w:t>调用《不动产经营租赁红字确认单申请》接口申请不动产经营租赁红字确认单，满足以下任意条件时阻断申请不动产经营租赁红字确认单，调用失败。</w:t>
      </w:r>
    </w:p>
    <w:p w14:paraId="191BAE33">
      <w:pPr>
        <w:pStyle w:val="5"/>
        <w:bidi w:val="0"/>
      </w:pPr>
      <w:r>
        <w:rPr>
          <w:rFonts w:hint="eastAsia"/>
        </w:rPr>
        <w:t>●</w:t>
      </w:r>
      <w:r>
        <w:rPr>
          <w:rFonts w:hint="default"/>
          <w:lang w:val="en-US"/>
        </w:rPr>
        <w:t xml:space="preserve"> </w:t>
      </w:r>
      <w:r>
        <w:t>网络通信异常。</w:t>
      </w:r>
    </w:p>
    <w:p w14:paraId="17E73EFF">
      <w:pPr>
        <w:pStyle w:val="5"/>
        <w:bidi w:val="0"/>
      </w:pPr>
      <w:r>
        <w:rPr>
          <w:rFonts w:hint="eastAsia"/>
        </w:rPr>
        <w:t>●</w:t>
      </w:r>
      <w:r>
        <w:rPr>
          <w:rFonts w:hint="default"/>
          <w:lang w:val="en-US"/>
        </w:rPr>
        <w:t xml:space="preserve"> </w:t>
      </w:r>
      <w:r>
        <w:t>返回报文存在error节点。</w:t>
      </w:r>
    </w:p>
    <w:p w14:paraId="726ABDE5">
      <w:pPr>
        <w:pStyle w:val="5"/>
        <w:bidi w:val="0"/>
      </w:pPr>
      <w:r>
        <w:rPr>
          <w:rFonts w:hint="eastAsia"/>
        </w:rPr>
        <w:t>●</w:t>
      </w:r>
      <w:r>
        <w:rPr>
          <w:rFonts w:hint="default"/>
          <w:lang w:val="en-US"/>
        </w:rPr>
        <w:t xml:space="preserve"> </w:t>
      </w:r>
      <w:r>
        <w:t>“返回码”不为“00”。</w:t>
      </w:r>
    </w:p>
    <w:p w14:paraId="6BC8B26F">
      <w:pPr>
        <w:pStyle w:val="4"/>
        <w:bidi w:val="0"/>
      </w:pPr>
      <w:bookmarkStart w:id="163" w:name="_Toc2088"/>
      <w:bookmarkStart w:id="164" w:name="_Toc6859"/>
      <w:bookmarkStart w:id="165" w:name="_Toc17056"/>
      <w:r>
        <w:t>4</w:t>
      </w:r>
      <w:r>
        <w:rPr>
          <w:rFonts w:hint="eastAsia"/>
          <w:lang w:val="en-US" w:eastAsia="zh-CN"/>
        </w:rPr>
        <w:t>.</w:t>
      </w:r>
      <w:r>
        <w:t>不动产经营租赁红字确认单确认</w:t>
      </w:r>
      <w:bookmarkEnd w:id="163"/>
      <w:bookmarkEnd w:id="164"/>
      <w:bookmarkEnd w:id="165"/>
    </w:p>
    <w:p w14:paraId="19FA4061">
      <w:pPr>
        <w:pStyle w:val="6"/>
        <w:bidi w:val="0"/>
        <w:rPr>
          <w:rFonts w:hint="default"/>
        </w:rPr>
      </w:pPr>
      <w:bookmarkStart w:id="166" w:name="_Toc32279"/>
      <w:bookmarkStart w:id="167" w:name="_Toc29692"/>
      <w:r>
        <w:rPr>
          <w:rFonts w:hint="default"/>
        </w:rPr>
        <w:t>4.1全流程图</w:t>
      </w:r>
      <w:bookmarkEnd w:id="166"/>
      <w:bookmarkEnd w:id="167"/>
    </w:p>
    <w:p w14:paraId="2F946A58">
      <w:pPr>
        <w:pStyle w:val="30"/>
        <w:bidi w:val="0"/>
      </w:pPr>
      <w:r>
        <w:drawing>
          <wp:inline distT="0" distB="0" distL="114300" distR="114300">
            <wp:extent cx="5269230" cy="5260975"/>
            <wp:effectExtent l="0" t="0" r="1270" b="9525"/>
            <wp:docPr id="31" name="图片 81"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1" descr="全流程图"/>
                    <pic:cNvPicPr>
                      <a:picLocks noChangeAspect="1"/>
                    </pic:cNvPicPr>
                  </pic:nvPicPr>
                  <pic:blipFill>
                    <a:blip r:embed="rId35"/>
                    <a:stretch>
                      <a:fillRect/>
                    </a:stretch>
                  </pic:blipFill>
                  <pic:spPr>
                    <a:xfrm>
                      <a:off x="0" y="0"/>
                      <a:ext cx="5269230" cy="5260975"/>
                    </a:xfrm>
                    <a:prstGeom prst="rect">
                      <a:avLst/>
                    </a:prstGeom>
                    <a:noFill/>
                    <a:ln>
                      <a:noFill/>
                    </a:ln>
                  </pic:spPr>
                </pic:pic>
              </a:graphicData>
            </a:graphic>
          </wp:inline>
        </w:drawing>
      </w:r>
    </w:p>
    <w:p w14:paraId="549DA0F3">
      <w:pPr>
        <w:pStyle w:val="29"/>
        <w:bidi w:val="0"/>
      </w:pPr>
      <w:r>
        <w:t>业务流程图</w:t>
      </w:r>
    </w:p>
    <w:p w14:paraId="0A7C93B3">
      <w:pPr>
        <w:pStyle w:val="30"/>
        <w:bidi w:val="0"/>
      </w:pPr>
      <w:r>
        <w:drawing>
          <wp:inline distT="0" distB="0" distL="114300" distR="114300">
            <wp:extent cx="5272405" cy="4841240"/>
            <wp:effectExtent l="0" t="0" r="0" b="0"/>
            <wp:docPr id="32" name="图片 119"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9" descr="备用卷烟全电红字确认单确认"/>
                    <pic:cNvPicPr>
                      <a:picLocks noChangeAspect="1"/>
                    </pic:cNvPicPr>
                  </pic:nvPicPr>
                  <pic:blipFill>
                    <a:blip r:embed="rId36"/>
                    <a:stretch>
                      <a:fillRect/>
                    </a:stretch>
                  </pic:blipFill>
                  <pic:spPr>
                    <a:xfrm>
                      <a:off x="0" y="0"/>
                      <a:ext cx="5272405" cy="4841240"/>
                    </a:xfrm>
                    <a:prstGeom prst="rect">
                      <a:avLst/>
                    </a:prstGeom>
                    <a:noFill/>
                    <a:ln>
                      <a:noFill/>
                    </a:ln>
                  </pic:spPr>
                </pic:pic>
              </a:graphicData>
            </a:graphic>
          </wp:inline>
        </w:drawing>
      </w:r>
    </w:p>
    <w:p w14:paraId="5CEB9B4C">
      <w:pPr>
        <w:pStyle w:val="29"/>
        <w:bidi w:val="0"/>
      </w:pPr>
      <w:r>
        <w:t>时序图</w:t>
      </w:r>
    </w:p>
    <w:p w14:paraId="47533698">
      <w:pPr>
        <w:pStyle w:val="6"/>
        <w:bidi w:val="0"/>
        <w:rPr>
          <w:rFonts w:hint="default"/>
        </w:rPr>
      </w:pPr>
      <w:bookmarkStart w:id="168" w:name="_Toc11793"/>
      <w:bookmarkStart w:id="169" w:name="_Toc27091"/>
      <w:r>
        <w:rPr>
          <w:rFonts w:hint="default"/>
        </w:rPr>
        <w:t>4.2.业务规则</w:t>
      </w:r>
      <w:bookmarkEnd w:id="168"/>
      <w:bookmarkEnd w:id="169"/>
      <w:r>
        <w:rPr>
          <w:rFonts w:hint="default"/>
        </w:rPr>
        <w:t xml:space="preserve"> </w:t>
      </w:r>
    </w:p>
    <w:p w14:paraId="2FDD43F9">
      <w:pPr>
        <w:pStyle w:val="7"/>
        <w:bidi w:val="0"/>
      </w:pPr>
      <w:bookmarkStart w:id="170" w:name="_Toc1336"/>
      <w:bookmarkStart w:id="171" w:name="_Toc17728"/>
      <w:r>
        <w:t>4.2.1判断纳税人确认资格</w:t>
      </w:r>
      <w:bookmarkEnd w:id="170"/>
      <w:bookmarkEnd w:id="171"/>
    </w:p>
    <w:p w14:paraId="4837D3AD">
      <w:pPr>
        <w:pStyle w:val="5"/>
        <w:bidi w:val="0"/>
      </w:pPr>
      <w:r>
        <w:t>校验纳税人是否具备不动产经营租赁红字确认单确认资格，包括风险纳税人信息校验和纳税人资格校验。</w:t>
      </w:r>
    </w:p>
    <w:p w14:paraId="16D31740">
      <w:pPr>
        <w:pStyle w:val="30"/>
        <w:bidi w:val="0"/>
      </w:pPr>
      <w:r>
        <w:drawing>
          <wp:inline distT="0" distB="0" distL="114300" distR="114300">
            <wp:extent cx="2686050" cy="5099050"/>
            <wp:effectExtent l="0" t="0" r="6350" b="6350"/>
            <wp:docPr id="33" name="图片 82"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2" descr="判断纳税人资格"/>
                    <pic:cNvPicPr>
                      <a:picLocks noChangeAspect="1"/>
                    </pic:cNvPicPr>
                  </pic:nvPicPr>
                  <pic:blipFill>
                    <a:blip r:embed="rId37"/>
                    <a:stretch>
                      <a:fillRect/>
                    </a:stretch>
                  </pic:blipFill>
                  <pic:spPr>
                    <a:xfrm>
                      <a:off x="0" y="0"/>
                      <a:ext cx="2686050" cy="5099050"/>
                    </a:xfrm>
                    <a:prstGeom prst="rect">
                      <a:avLst/>
                    </a:prstGeom>
                    <a:noFill/>
                    <a:ln>
                      <a:noFill/>
                    </a:ln>
                  </pic:spPr>
                </pic:pic>
              </a:graphicData>
            </a:graphic>
          </wp:inline>
        </w:drawing>
      </w:r>
    </w:p>
    <w:p w14:paraId="495CE502">
      <w:pPr>
        <w:pStyle w:val="5"/>
        <w:bidi w:val="0"/>
      </w:pPr>
      <w:r>
        <w:t>查询本地保存的纳税人风险信息，校验纳税人是否为风险纳税人，禁止风险等级高的纳税人确认红字确认单。</w:t>
      </w:r>
    </w:p>
    <w:p w14:paraId="28279D5A">
      <w:pPr>
        <w:pStyle w:val="5"/>
        <w:bidi w:val="0"/>
      </w:pPr>
      <w:r>
        <w:t>查询本地保存的纳税人基本信息，判断纳税人是否具备确认红字确认单的资格。</w:t>
      </w:r>
    </w:p>
    <w:p w14:paraId="480A15C2">
      <w:pPr>
        <w:pStyle w:val="8"/>
        <w:bidi w:val="0"/>
      </w:pPr>
      <w:bookmarkStart w:id="172" w:name="_Toc24472"/>
      <w:r>
        <w:t>4.2.1.1判断逻辑</w:t>
      </w:r>
      <w:bookmarkEnd w:id="172"/>
    </w:p>
    <w:p w14:paraId="760FA5A6">
      <w:pPr>
        <w:pStyle w:val="5"/>
        <w:bidi w:val="0"/>
      </w:pPr>
      <w:r>
        <w:t>根据查询的纳税人风险信息进行校验，当满足以下任意条件时禁止确认红字确认单。</w:t>
      </w:r>
    </w:p>
    <w:p w14:paraId="751FF2A5">
      <w:pPr>
        <w:pStyle w:val="5"/>
        <w:bidi w:val="0"/>
      </w:pPr>
      <w:r>
        <w:rPr>
          <w:rFonts w:hint="eastAsia"/>
        </w:rPr>
        <w:t>●</w:t>
      </w:r>
      <w:r>
        <w:rPr>
          <w:rFonts w:hint="default"/>
          <w:lang w:val="en-US"/>
        </w:rPr>
        <w:t xml:space="preserve"> </w:t>
      </w:r>
      <w:r>
        <w:t>未查询到纳税人风险信息，本地无纳税人风险信息</w:t>
      </w:r>
    </w:p>
    <w:p w14:paraId="02427208">
      <w:pPr>
        <w:pStyle w:val="5"/>
        <w:bidi w:val="0"/>
      </w:pPr>
      <w:r>
        <w:rPr>
          <w:rFonts w:hint="eastAsia"/>
        </w:rPr>
        <w:t>●</w:t>
      </w:r>
      <w:r>
        <w:rPr>
          <w:rFonts w:hint="default"/>
          <w:lang w:val="en-US"/>
        </w:rPr>
        <w:t xml:space="preserve"> </w:t>
      </w:r>
      <w:r>
        <w:t>纳税人风险信息中“风险纳税人类型”为“Ⅰ类（高风险）”。</w:t>
      </w:r>
    </w:p>
    <w:p w14:paraId="7CE6F519">
      <w:pPr>
        <w:pStyle w:val="5"/>
        <w:bidi w:val="0"/>
      </w:pPr>
      <w:r>
        <w:rPr>
          <w:rFonts w:hint="eastAsia"/>
        </w:rPr>
        <w:t>●</w:t>
      </w:r>
      <w:r>
        <w:rPr>
          <w:rFonts w:hint="default"/>
          <w:lang w:val="en-US"/>
        </w:rPr>
        <w:t xml:space="preserve"> </w:t>
      </w:r>
      <w:r>
        <w:t>纳税人风险信息中“纳税人预警级别”为“红色预警”。</w:t>
      </w:r>
    </w:p>
    <w:p w14:paraId="102D4FB5">
      <w:pPr>
        <w:pStyle w:val="5"/>
        <w:bidi w:val="0"/>
      </w:pPr>
      <w:r>
        <w:rPr>
          <w:rFonts w:hint="eastAsia"/>
        </w:rPr>
        <w:t>●</w:t>
      </w:r>
      <w:r>
        <w:rPr>
          <w:rFonts w:hint="default"/>
          <w:lang w:val="en-US"/>
        </w:rPr>
        <w:t xml:space="preserve"> </w:t>
      </w:r>
      <w:r>
        <w:t>纳税人风险信息中“风险纳税人标志”为“Y（风险纳税人）”。</w:t>
      </w:r>
    </w:p>
    <w:p w14:paraId="64AD4AD5">
      <w:pPr>
        <w:pStyle w:val="5"/>
        <w:bidi w:val="0"/>
      </w:pPr>
      <w:r>
        <w:t>根据查询的纳税人基本信息进行校验，当发生以下任意条件时禁止开具不动产经营租赁蓝字发票。</w:t>
      </w:r>
    </w:p>
    <w:p w14:paraId="529E8853">
      <w:pPr>
        <w:pStyle w:val="5"/>
        <w:bidi w:val="0"/>
      </w:pPr>
      <w:r>
        <w:rPr>
          <w:rFonts w:hint="eastAsia"/>
        </w:rPr>
        <w:t>●</w:t>
      </w:r>
      <w:r>
        <w:rPr>
          <w:rFonts w:hint="default"/>
          <w:lang w:val="en-US"/>
        </w:rPr>
        <w:t xml:space="preserve"> </w:t>
      </w:r>
      <w:r>
        <w:t>未查询到纳税人基本信息，本地无纳税人基本信息。</w:t>
      </w:r>
    </w:p>
    <w:p w14:paraId="6C77538F">
      <w:pPr>
        <w:pStyle w:val="5"/>
        <w:bidi w:val="0"/>
      </w:pPr>
      <w:r>
        <w:rPr>
          <w:rFonts w:hint="eastAsia"/>
        </w:rPr>
        <w:t>●</w:t>
      </w:r>
      <w:r>
        <w:rPr>
          <w:rFonts w:hint="default"/>
          <w:lang w:val="en-US"/>
        </w:rPr>
        <w:t xml:space="preserve"> </w:t>
      </w:r>
      <w:r>
        <w:t>纳税人信息中“纳税人状态”不是“03（正常）”、“09（报验）”中的任意一个。</w:t>
      </w:r>
    </w:p>
    <w:p w14:paraId="0F1FC75E">
      <w:pPr>
        <w:pStyle w:val="7"/>
        <w:bidi w:val="0"/>
      </w:pPr>
      <w:bookmarkStart w:id="173" w:name="_Toc8274"/>
      <w:bookmarkStart w:id="174" w:name="_Toc433"/>
      <w:r>
        <w:t>4.2.2查询不动产经营租赁红字确认单信息</w:t>
      </w:r>
      <w:bookmarkEnd w:id="173"/>
      <w:bookmarkEnd w:id="174"/>
    </w:p>
    <w:p w14:paraId="3FB385C7">
      <w:pPr>
        <w:pStyle w:val="5"/>
        <w:bidi w:val="0"/>
      </w:pPr>
      <w:r>
        <w:t>从本地查询不动产经营租赁红字确认单信息，判断红字确认单是否可以确认。</w:t>
      </w:r>
    </w:p>
    <w:p w14:paraId="6793A9B6">
      <w:pPr>
        <w:pStyle w:val="30"/>
        <w:bidi w:val="0"/>
      </w:pPr>
      <w:r>
        <w:drawing>
          <wp:inline distT="0" distB="0" distL="114300" distR="114300">
            <wp:extent cx="2959100" cy="2921000"/>
            <wp:effectExtent l="0" t="0" r="0" b="0"/>
            <wp:docPr id="34" name="图片 83"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3" descr="查询红字确认单信息"/>
                    <pic:cNvPicPr>
                      <a:picLocks noChangeAspect="1"/>
                    </pic:cNvPicPr>
                  </pic:nvPicPr>
                  <pic:blipFill>
                    <a:blip r:embed="rId38"/>
                    <a:stretch>
                      <a:fillRect/>
                    </a:stretch>
                  </pic:blipFill>
                  <pic:spPr>
                    <a:xfrm>
                      <a:off x="0" y="0"/>
                      <a:ext cx="2959100" cy="2921000"/>
                    </a:xfrm>
                    <a:prstGeom prst="rect">
                      <a:avLst/>
                    </a:prstGeom>
                    <a:noFill/>
                    <a:ln>
                      <a:noFill/>
                    </a:ln>
                  </pic:spPr>
                </pic:pic>
              </a:graphicData>
            </a:graphic>
          </wp:inline>
        </w:drawing>
      </w:r>
    </w:p>
    <w:p w14:paraId="39C47E52">
      <w:pPr>
        <w:pStyle w:val="8"/>
        <w:bidi w:val="0"/>
      </w:pPr>
      <w:bookmarkStart w:id="175" w:name="_Toc24723"/>
      <w:r>
        <w:t>4.2.2.1判断逻辑</w:t>
      </w:r>
      <w:bookmarkEnd w:id="175"/>
    </w:p>
    <w:p w14:paraId="34D25614">
      <w:pPr>
        <w:pStyle w:val="5"/>
        <w:bidi w:val="0"/>
      </w:pPr>
      <w:r>
        <w:t>根据查询的不动产经营租赁红字确认单信息进行校验，当满足以下任意条件时禁止确认不动产经营租赁红字确认单。</w:t>
      </w:r>
    </w:p>
    <w:p w14:paraId="1E3C19C0">
      <w:pPr>
        <w:pStyle w:val="5"/>
        <w:bidi w:val="0"/>
      </w:pPr>
      <w:r>
        <w:rPr>
          <w:rFonts w:hint="eastAsia"/>
        </w:rPr>
        <w:t>●</w:t>
      </w:r>
      <w:r>
        <w:rPr>
          <w:rFonts w:hint="default"/>
          <w:lang w:val="en-US"/>
        </w:rPr>
        <w:t xml:space="preserve"> </w:t>
      </w:r>
      <w:r>
        <w:t>查询不动产经营租赁红字确认单信息失败，本地无不动产经营租赁红字确认单信息。</w:t>
      </w:r>
    </w:p>
    <w:p w14:paraId="4355BBE7">
      <w:pPr>
        <w:pStyle w:val="5"/>
        <w:bidi w:val="0"/>
      </w:pPr>
      <w:r>
        <w:rPr>
          <w:rFonts w:hint="eastAsia"/>
        </w:rPr>
        <w:t>●</w:t>
      </w:r>
      <w:r>
        <w:rPr>
          <w:rFonts w:hint="default"/>
          <w:lang w:val="en-US"/>
        </w:rPr>
        <w:t xml:space="preserve"> </w:t>
      </w:r>
      <w:r>
        <w:t>红字确认单状态非待确认状态。</w:t>
      </w:r>
    </w:p>
    <w:p w14:paraId="13723623">
      <w:pPr>
        <w:pStyle w:val="7"/>
        <w:bidi w:val="0"/>
      </w:pPr>
      <w:bookmarkStart w:id="176" w:name="_Toc8442"/>
      <w:bookmarkStart w:id="177" w:name="_Toc17268"/>
      <w:r>
        <w:t>4.2.3选择、确认不动产经营租赁红字确认单</w:t>
      </w:r>
      <w:bookmarkEnd w:id="176"/>
      <w:bookmarkEnd w:id="177"/>
    </w:p>
    <w:p w14:paraId="343E4B98">
      <w:pPr>
        <w:pStyle w:val="5"/>
        <w:bidi w:val="0"/>
      </w:pPr>
      <w:r>
        <w:t>从查询出的不动产经营租赁红字确认单中选择需要确认的不动产经营租赁红字确认单，并选择确认结果。</w:t>
      </w:r>
    </w:p>
    <w:p w14:paraId="3C1137D1">
      <w:pPr>
        <w:pStyle w:val="30"/>
        <w:bidi w:val="0"/>
      </w:pPr>
      <w:r>
        <w:drawing>
          <wp:inline distT="0" distB="0" distL="114300" distR="114300">
            <wp:extent cx="1035050" cy="2800350"/>
            <wp:effectExtent l="0" t="0" r="6350" b="6350"/>
            <wp:docPr id="35" name="图片 84"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descr="选择、确认红字确认单"/>
                    <pic:cNvPicPr>
                      <a:picLocks noChangeAspect="1"/>
                    </pic:cNvPicPr>
                  </pic:nvPicPr>
                  <pic:blipFill>
                    <a:blip r:embed="rId39"/>
                    <a:stretch>
                      <a:fillRect/>
                    </a:stretch>
                  </pic:blipFill>
                  <pic:spPr>
                    <a:xfrm>
                      <a:off x="0" y="0"/>
                      <a:ext cx="1035050" cy="2800350"/>
                    </a:xfrm>
                    <a:prstGeom prst="rect">
                      <a:avLst/>
                    </a:prstGeom>
                    <a:noFill/>
                    <a:ln>
                      <a:noFill/>
                    </a:ln>
                  </pic:spPr>
                </pic:pic>
              </a:graphicData>
            </a:graphic>
          </wp:inline>
        </w:drawing>
      </w:r>
    </w:p>
    <w:p w14:paraId="4E03B026">
      <w:pPr>
        <w:pStyle w:val="7"/>
        <w:bidi w:val="0"/>
      </w:pPr>
      <w:bookmarkStart w:id="178" w:name="_Toc28431"/>
      <w:bookmarkStart w:id="179" w:name="_Toc17131"/>
      <w:r>
        <w:t>4.2.4上传不动产经营租赁红字确认单确认信息</w:t>
      </w:r>
      <w:bookmarkEnd w:id="178"/>
      <w:bookmarkEnd w:id="179"/>
    </w:p>
    <w:p w14:paraId="1F80476A">
      <w:pPr>
        <w:pStyle w:val="5"/>
        <w:bidi w:val="0"/>
      </w:pPr>
      <w:r>
        <w:t>调用《不动产经营租赁红字确认单确认》接口向税务局端上传不动产经营租赁红字确认单确认结果，包括：同意、不同意和撤销，并更新不动产经营租赁红字确认单确认信息上传结果。</w:t>
      </w:r>
    </w:p>
    <w:p w14:paraId="71DFDA6D">
      <w:pPr>
        <w:pStyle w:val="5"/>
        <w:bidi w:val="0"/>
      </w:pPr>
      <w:r>
        <w:t>红字确认单撤销时要求红字确认单状态为有效且未开具红票，红字确认单撤销只能由最后操作方申请，具体包含以下规则：</w:t>
      </w:r>
    </w:p>
    <w:p w14:paraId="6947E188">
      <w:pPr>
        <w:pStyle w:val="5"/>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EE3033B">
      <w:pPr>
        <w:pStyle w:val="5"/>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44BAC557">
      <w:pPr>
        <w:pStyle w:val="5"/>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44B910DF">
      <w:pPr>
        <w:pStyle w:val="5"/>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697C054B">
      <w:pPr>
        <w:pStyle w:val="5"/>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73013887">
      <w:pPr>
        <w:pStyle w:val="30"/>
        <w:bidi w:val="0"/>
      </w:pPr>
      <w:r>
        <w:drawing>
          <wp:inline distT="0" distB="0" distL="114300" distR="114300">
            <wp:extent cx="2813050" cy="2482850"/>
            <wp:effectExtent l="0" t="0" r="6350" b="6350"/>
            <wp:docPr id="36" name="图片 86"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6" descr="上传红字确认单"/>
                    <pic:cNvPicPr>
                      <a:picLocks noChangeAspect="1"/>
                    </pic:cNvPicPr>
                  </pic:nvPicPr>
                  <pic:blipFill>
                    <a:blip r:embed="rId40"/>
                    <a:stretch>
                      <a:fillRect/>
                    </a:stretch>
                  </pic:blipFill>
                  <pic:spPr>
                    <a:xfrm>
                      <a:off x="0" y="0"/>
                      <a:ext cx="2813050" cy="2482850"/>
                    </a:xfrm>
                    <a:prstGeom prst="rect">
                      <a:avLst/>
                    </a:prstGeom>
                    <a:noFill/>
                    <a:ln>
                      <a:noFill/>
                    </a:ln>
                  </pic:spPr>
                </pic:pic>
              </a:graphicData>
            </a:graphic>
          </wp:inline>
        </w:drawing>
      </w:r>
    </w:p>
    <w:p w14:paraId="09CF1916">
      <w:pPr>
        <w:pStyle w:val="8"/>
        <w:bidi w:val="0"/>
      </w:pPr>
      <w:bookmarkStart w:id="180" w:name="_Toc29172"/>
      <w:r>
        <w:t>4.2.4.1判断逻辑</w:t>
      </w:r>
      <w:bookmarkEnd w:id="180"/>
    </w:p>
    <w:p w14:paraId="00305863">
      <w:pPr>
        <w:pStyle w:val="5"/>
        <w:bidi w:val="0"/>
      </w:pPr>
      <w:r>
        <w:t>调用《不动产经营租赁红字确认单确认》接口上传已确认的不动产经营租赁红字确认单信息，满足以下任意条件时禁止确认不动产经营租赁红字确认单，调用失败。</w:t>
      </w:r>
    </w:p>
    <w:p w14:paraId="5D1ACADD">
      <w:pPr>
        <w:pStyle w:val="5"/>
        <w:bidi w:val="0"/>
      </w:pPr>
      <w:r>
        <w:rPr>
          <w:rFonts w:hint="eastAsia"/>
        </w:rPr>
        <w:t>●</w:t>
      </w:r>
      <w:r>
        <w:rPr>
          <w:rFonts w:hint="default"/>
          <w:lang w:val="en-US"/>
        </w:rPr>
        <w:t xml:space="preserve"> </w:t>
      </w:r>
      <w:r>
        <w:t>网络通信异常。</w:t>
      </w:r>
    </w:p>
    <w:p w14:paraId="5D9C1B88">
      <w:pPr>
        <w:pStyle w:val="5"/>
        <w:bidi w:val="0"/>
      </w:pPr>
      <w:r>
        <w:rPr>
          <w:rFonts w:hint="eastAsia"/>
        </w:rPr>
        <w:t>●</w:t>
      </w:r>
      <w:r>
        <w:rPr>
          <w:rFonts w:hint="default"/>
          <w:lang w:val="en-US"/>
        </w:rPr>
        <w:t xml:space="preserve"> </w:t>
      </w:r>
      <w:r>
        <w:t>返回报文存在error节点。</w:t>
      </w:r>
    </w:p>
    <w:p w14:paraId="4D2768E3">
      <w:pPr>
        <w:pStyle w:val="5"/>
        <w:bidi w:val="0"/>
      </w:pPr>
      <w:r>
        <w:rPr>
          <w:rFonts w:hint="eastAsia"/>
        </w:rPr>
        <w:t>●</w:t>
      </w:r>
      <w:r>
        <w:rPr>
          <w:rFonts w:hint="default"/>
          <w:lang w:val="en-US"/>
        </w:rPr>
        <w:t xml:space="preserve"> </w:t>
      </w:r>
      <w:r>
        <w:t>“返回码”不为“00”。</w:t>
      </w:r>
    </w:p>
    <w:p w14:paraId="45B9ECFB">
      <w:pPr>
        <w:pStyle w:val="4"/>
        <w:bidi w:val="0"/>
      </w:pPr>
      <w:bookmarkStart w:id="181" w:name="_Toc4307"/>
      <w:bookmarkStart w:id="182" w:name="_Toc25574"/>
      <w:bookmarkStart w:id="183" w:name="_Toc225"/>
      <w:r>
        <w:t>5</w:t>
      </w:r>
      <w:r>
        <w:rPr>
          <w:rFonts w:hint="eastAsia"/>
          <w:lang w:val="en-US" w:eastAsia="zh-CN"/>
        </w:rPr>
        <w:t>.</w:t>
      </w:r>
      <w:r>
        <w:t>不动产经营租赁红字发票开具</w:t>
      </w:r>
      <w:bookmarkEnd w:id="181"/>
      <w:bookmarkEnd w:id="182"/>
      <w:bookmarkEnd w:id="183"/>
    </w:p>
    <w:p w14:paraId="1CAD33CA">
      <w:pPr>
        <w:pStyle w:val="6"/>
        <w:bidi w:val="0"/>
        <w:rPr>
          <w:rFonts w:hint="default"/>
        </w:rPr>
      </w:pPr>
      <w:bookmarkStart w:id="184" w:name="_Toc21376"/>
      <w:bookmarkStart w:id="185" w:name="_Toc6656"/>
      <w:r>
        <w:rPr>
          <w:rFonts w:hint="default"/>
        </w:rPr>
        <w:t>5.1.全流程图</w:t>
      </w:r>
      <w:bookmarkEnd w:id="184"/>
      <w:bookmarkEnd w:id="185"/>
    </w:p>
    <w:p w14:paraId="498256B9">
      <w:pPr>
        <w:pStyle w:val="30"/>
        <w:bidi w:val="0"/>
      </w:pPr>
      <w:r>
        <w:drawing>
          <wp:inline distT="0" distB="0" distL="114300" distR="114300">
            <wp:extent cx="5273675" cy="7479030"/>
            <wp:effectExtent l="0" t="0" r="9525" b="1270"/>
            <wp:docPr id="37" name="图片 87"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7" descr="总流程图"/>
                    <pic:cNvPicPr>
                      <a:picLocks noChangeAspect="1"/>
                    </pic:cNvPicPr>
                  </pic:nvPicPr>
                  <pic:blipFill>
                    <a:blip r:embed="rId41"/>
                    <a:stretch>
                      <a:fillRect/>
                    </a:stretch>
                  </pic:blipFill>
                  <pic:spPr>
                    <a:xfrm>
                      <a:off x="0" y="0"/>
                      <a:ext cx="5273675" cy="7479030"/>
                    </a:xfrm>
                    <a:prstGeom prst="rect">
                      <a:avLst/>
                    </a:prstGeom>
                    <a:noFill/>
                    <a:ln>
                      <a:noFill/>
                    </a:ln>
                  </pic:spPr>
                </pic:pic>
              </a:graphicData>
            </a:graphic>
          </wp:inline>
        </w:drawing>
      </w:r>
    </w:p>
    <w:p w14:paraId="3768312C">
      <w:pPr>
        <w:pStyle w:val="29"/>
        <w:bidi w:val="0"/>
      </w:pPr>
      <w:r>
        <w:t>业务流程图</w:t>
      </w:r>
    </w:p>
    <w:p w14:paraId="28BD82C2">
      <w:pPr>
        <w:pStyle w:val="30"/>
        <w:bidi w:val="0"/>
      </w:pPr>
      <w:r>
        <w:drawing>
          <wp:inline distT="0" distB="0" distL="114300" distR="114300">
            <wp:extent cx="5186045" cy="7328535"/>
            <wp:effectExtent l="0" t="0" r="0" b="0"/>
            <wp:docPr id="38"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0" descr="_备用全电红字发票开具0615 (1)"/>
                    <pic:cNvPicPr>
                      <a:picLocks noChangeAspect="1"/>
                    </pic:cNvPicPr>
                  </pic:nvPicPr>
                  <pic:blipFill>
                    <a:blip r:embed="rId42"/>
                    <a:stretch>
                      <a:fillRect/>
                    </a:stretch>
                  </pic:blipFill>
                  <pic:spPr>
                    <a:xfrm>
                      <a:off x="0" y="0"/>
                      <a:ext cx="5186045" cy="7328535"/>
                    </a:xfrm>
                    <a:prstGeom prst="rect">
                      <a:avLst/>
                    </a:prstGeom>
                    <a:noFill/>
                    <a:ln>
                      <a:noFill/>
                    </a:ln>
                  </pic:spPr>
                </pic:pic>
              </a:graphicData>
            </a:graphic>
          </wp:inline>
        </w:drawing>
      </w:r>
    </w:p>
    <w:p w14:paraId="65D8DDE2">
      <w:pPr>
        <w:pStyle w:val="29"/>
        <w:bidi w:val="0"/>
      </w:pPr>
      <w:r>
        <w:t>时序图</w:t>
      </w:r>
    </w:p>
    <w:p w14:paraId="6C19BD39">
      <w:pPr>
        <w:pStyle w:val="6"/>
        <w:bidi w:val="0"/>
        <w:rPr>
          <w:rFonts w:hint="default"/>
        </w:rPr>
      </w:pPr>
      <w:bookmarkStart w:id="186" w:name="_Toc11211"/>
      <w:bookmarkStart w:id="187" w:name="_Toc25666"/>
      <w:r>
        <w:rPr>
          <w:rFonts w:hint="default"/>
        </w:rPr>
        <w:t>5.2.业务规则</w:t>
      </w:r>
      <w:bookmarkEnd w:id="186"/>
      <w:bookmarkEnd w:id="187"/>
    </w:p>
    <w:p w14:paraId="02A4EEC8">
      <w:pPr>
        <w:pStyle w:val="7"/>
        <w:bidi w:val="0"/>
      </w:pPr>
      <w:bookmarkStart w:id="188" w:name="_Toc22713"/>
      <w:bookmarkStart w:id="189" w:name="_Toc1891"/>
      <w:r>
        <w:t>5.2.1校验红字确认单信息</w:t>
      </w:r>
      <w:bookmarkEnd w:id="188"/>
      <w:bookmarkEnd w:id="189"/>
    </w:p>
    <w:p w14:paraId="7395FFF6">
      <w:pPr>
        <w:pStyle w:val="5"/>
        <w:bidi w:val="0"/>
      </w:pPr>
      <w:r>
        <w:t xml:space="preserve">查询本地保存的红字确认单信息，判断是否存在红字确认单信息以及红字确认单状态是否正常。 </w:t>
      </w:r>
    </w:p>
    <w:p w14:paraId="6235BE87">
      <w:pPr>
        <w:pStyle w:val="30"/>
        <w:bidi w:val="0"/>
      </w:pPr>
      <w:r>
        <w:drawing>
          <wp:inline distT="0" distB="0" distL="114300" distR="114300">
            <wp:extent cx="2686050" cy="3498850"/>
            <wp:effectExtent l="0" t="0" r="6350" b="6350"/>
            <wp:docPr id="39" name="图片 89"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9" descr="校验红字确认单"/>
                    <pic:cNvPicPr>
                      <a:picLocks noChangeAspect="1"/>
                    </pic:cNvPicPr>
                  </pic:nvPicPr>
                  <pic:blipFill>
                    <a:blip r:embed="rId43"/>
                    <a:stretch>
                      <a:fillRect/>
                    </a:stretch>
                  </pic:blipFill>
                  <pic:spPr>
                    <a:xfrm>
                      <a:off x="0" y="0"/>
                      <a:ext cx="2686050" cy="3498850"/>
                    </a:xfrm>
                    <a:prstGeom prst="rect">
                      <a:avLst/>
                    </a:prstGeom>
                    <a:noFill/>
                    <a:ln>
                      <a:noFill/>
                    </a:ln>
                  </pic:spPr>
                </pic:pic>
              </a:graphicData>
            </a:graphic>
          </wp:inline>
        </w:drawing>
      </w:r>
    </w:p>
    <w:p w14:paraId="500274CA">
      <w:pPr>
        <w:pStyle w:val="5"/>
        <w:bidi w:val="0"/>
      </w:pPr>
      <w:r>
        <w:t>查询本地保存的红字确认单信息，校验红字确认单是否可用。</w:t>
      </w:r>
    </w:p>
    <w:p w14:paraId="57EF422F">
      <w:pPr>
        <w:pStyle w:val="8"/>
        <w:bidi w:val="0"/>
      </w:pPr>
      <w:bookmarkStart w:id="190" w:name="_Toc14049"/>
      <w:r>
        <w:t>5.2.1.1判断逻辑</w:t>
      </w:r>
      <w:bookmarkEnd w:id="190"/>
    </w:p>
    <w:p w14:paraId="7090C071">
      <w:pPr>
        <w:pStyle w:val="5"/>
        <w:bidi w:val="0"/>
      </w:pPr>
      <w:r>
        <w:t>根据查询的红字确认单信息进行校验，当满足以下任意条件时禁止开具不动产经营租赁红字发票。</w:t>
      </w:r>
    </w:p>
    <w:p w14:paraId="7AEB8ECB">
      <w:pPr>
        <w:pStyle w:val="5"/>
        <w:bidi w:val="0"/>
      </w:pPr>
      <w:r>
        <w:rPr>
          <w:rFonts w:hint="eastAsia"/>
        </w:rPr>
        <w:t>●</w:t>
      </w:r>
      <w:r>
        <w:rPr>
          <w:rFonts w:hint="default"/>
          <w:lang w:val="en-US"/>
        </w:rPr>
        <w:t xml:space="preserve"> </w:t>
      </w:r>
      <w:r>
        <w:t>未查询到红字确认单信息，本地红字确认单信息。</w:t>
      </w:r>
    </w:p>
    <w:p w14:paraId="3CCD3F88">
      <w:pPr>
        <w:pStyle w:val="5"/>
        <w:bidi w:val="0"/>
      </w:pPr>
      <w:r>
        <w:rPr>
          <w:rFonts w:hint="eastAsia"/>
        </w:rPr>
        <w:t>●</w:t>
      </w:r>
      <w:r>
        <w:rPr>
          <w:rFonts w:hint="default"/>
          <w:lang w:val="en-US"/>
        </w:rPr>
        <w:t xml:space="preserve"> </w:t>
      </w:r>
      <w:r>
        <w:t>不动产经营租赁红字确认单信息状态不正确。</w:t>
      </w:r>
    </w:p>
    <w:p w14:paraId="2D7FA442">
      <w:pPr>
        <w:pStyle w:val="7"/>
        <w:bidi w:val="0"/>
      </w:pPr>
      <w:bookmarkStart w:id="191" w:name="_Toc30418"/>
      <w:bookmarkStart w:id="192" w:name="_Toc21121"/>
      <w:r>
        <w:t>5.2.2判断纳税人开票资格</w:t>
      </w:r>
      <w:bookmarkEnd w:id="191"/>
      <w:bookmarkEnd w:id="192"/>
    </w:p>
    <w:p w14:paraId="3A38A746">
      <w:pPr>
        <w:pStyle w:val="5"/>
        <w:bidi w:val="0"/>
      </w:pPr>
      <w:r>
        <w:t>校验纳税人是否具备不动产经营租赁红字发票开票资格，包括风险纳税人信息校验和纳税人资格校验。</w:t>
      </w:r>
    </w:p>
    <w:p w14:paraId="2D5A543B">
      <w:pPr>
        <w:pStyle w:val="30"/>
        <w:bidi w:val="0"/>
      </w:pPr>
      <w:r>
        <w:drawing>
          <wp:inline distT="0" distB="0" distL="114300" distR="114300">
            <wp:extent cx="2711450" cy="5327650"/>
            <wp:effectExtent l="0" t="0" r="6350" b="6350"/>
            <wp:docPr id="40" name="图片 90"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0" descr="判断纳税人开票资格"/>
                    <pic:cNvPicPr>
                      <a:picLocks noChangeAspect="1"/>
                    </pic:cNvPicPr>
                  </pic:nvPicPr>
                  <pic:blipFill>
                    <a:blip r:embed="rId44"/>
                    <a:stretch>
                      <a:fillRect/>
                    </a:stretch>
                  </pic:blipFill>
                  <pic:spPr>
                    <a:xfrm>
                      <a:off x="0" y="0"/>
                      <a:ext cx="2711450" cy="5327650"/>
                    </a:xfrm>
                    <a:prstGeom prst="rect">
                      <a:avLst/>
                    </a:prstGeom>
                    <a:noFill/>
                    <a:ln>
                      <a:noFill/>
                    </a:ln>
                  </pic:spPr>
                </pic:pic>
              </a:graphicData>
            </a:graphic>
          </wp:inline>
        </w:drawing>
      </w:r>
    </w:p>
    <w:p w14:paraId="5569C359">
      <w:pPr>
        <w:pStyle w:val="5"/>
        <w:bidi w:val="0"/>
      </w:pPr>
      <w:r>
        <w:t>查询本地保存的纳税人风险信息，校验纳税人是否为风险纳税人，禁止风险等级高的纳税人开具发票。</w:t>
      </w:r>
    </w:p>
    <w:p w14:paraId="3426395E">
      <w:pPr>
        <w:pStyle w:val="5"/>
        <w:bidi w:val="0"/>
      </w:pPr>
      <w:r>
        <w:t>查询本地保存的纳税人基本信息，判断纳税人是否具备开具不动产经营租赁红字发票资格。</w:t>
      </w:r>
    </w:p>
    <w:p w14:paraId="1A1DD508">
      <w:pPr>
        <w:pStyle w:val="8"/>
        <w:bidi w:val="0"/>
      </w:pPr>
      <w:bookmarkStart w:id="193" w:name="_Toc28292"/>
      <w:r>
        <w:t>5.2.2.1判断逻辑</w:t>
      </w:r>
      <w:bookmarkEnd w:id="193"/>
    </w:p>
    <w:p w14:paraId="5FD64433">
      <w:pPr>
        <w:pStyle w:val="5"/>
        <w:bidi w:val="0"/>
      </w:pPr>
      <w:r>
        <w:t>根据查询的纳税人风险信息进行校验，当满足以下任意条件时禁止开具不动产经营租赁红字发票。</w:t>
      </w:r>
    </w:p>
    <w:p w14:paraId="7051BBDC">
      <w:pPr>
        <w:pStyle w:val="5"/>
        <w:bidi w:val="0"/>
      </w:pPr>
      <w:r>
        <w:rPr>
          <w:rFonts w:hint="eastAsia"/>
        </w:rPr>
        <w:t>●</w:t>
      </w:r>
      <w:r>
        <w:rPr>
          <w:rFonts w:hint="default"/>
          <w:lang w:val="en-US"/>
        </w:rPr>
        <w:t xml:space="preserve"> </w:t>
      </w:r>
      <w:r>
        <w:t>未查询到纳税人风险信息，本地无纳税人风险信息</w:t>
      </w:r>
    </w:p>
    <w:p w14:paraId="1669AB72">
      <w:pPr>
        <w:pStyle w:val="5"/>
        <w:bidi w:val="0"/>
      </w:pPr>
      <w:r>
        <w:rPr>
          <w:rFonts w:hint="eastAsia"/>
        </w:rPr>
        <w:t>●</w:t>
      </w:r>
      <w:r>
        <w:rPr>
          <w:rFonts w:hint="default"/>
          <w:lang w:val="en-US"/>
        </w:rPr>
        <w:t xml:space="preserve"> </w:t>
      </w:r>
      <w:r>
        <w:t>纳税人风险信息中“风险纳税人类型”为“Ⅰ类（高风险）”。</w:t>
      </w:r>
    </w:p>
    <w:p w14:paraId="18067713">
      <w:pPr>
        <w:pStyle w:val="5"/>
        <w:bidi w:val="0"/>
      </w:pPr>
      <w:r>
        <w:rPr>
          <w:rFonts w:hint="eastAsia"/>
        </w:rPr>
        <w:t>●</w:t>
      </w:r>
      <w:r>
        <w:rPr>
          <w:rFonts w:hint="default"/>
          <w:lang w:val="en-US"/>
        </w:rPr>
        <w:t xml:space="preserve"> </w:t>
      </w:r>
      <w:r>
        <w:t>纳税人风险信息中“纳税人预警级别”为“红色预警”。</w:t>
      </w:r>
    </w:p>
    <w:p w14:paraId="21CAE8A8">
      <w:pPr>
        <w:pStyle w:val="5"/>
        <w:bidi w:val="0"/>
      </w:pPr>
      <w:r>
        <w:rPr>
          <w:rFonts w:hint="eastAsia"/>
        </w:rPr>
        <w:t>●</w:t>
      </w:r>
      <w:r>
        <w:rPr>
          <w:rFonts w:hint="default"/>
          <w:lang w:val="en-US"/>
        </w:rPr>
        <w:t xml:space="preserve"> </w:t>
      </w:r>
      <w:r>
        <w:t>纳税人风险信息中“风险纳税人标志”为“Y（风险纳税人）”。</w:t>
      </w:r>
    </w:p>
    <w:p w14:paraId="2E39D88D">
      <w:pPr>
        <w:pStyle w:val="5"/>
        <w:bidi w:val="0"/>
      </w:pPr>
      <w:r>
        <w:t>根据查询的纳税人基本信息进行校验，当发生以下任意条件时禁止开具不动产经营租赁红字发票。</w:t>
      </w:r>
    </w:p>
    <w:p w14:paraId="7B69614D">
      <w:pPr>
        <w:pStyle w:val="5"/>
        <w:bidi w:val="0"/>
      </w:pPr>
      <w:r>
        <w:rPr>
          <w:rFonts w:hint="eastAsia"/>
        </w:rPr>
        <w:t>●</w:t>
      </w:r>
      <w:r>
        <w:rPr>
          <w:rFonts w:hint="default"/>
          <w:lang w:val="en-US"/>
        </w:rPr>
        <w:t xml:space="preserve"> </w:t>
      </w:r>
      <w:r>
        <w:t>未查询到纳税人基本信息，本地无纳税人基本信息。</w:t>
      </w:r>
    </w:p>
    <w:p w14:paraId="391BA9BC">
      <w:pPr>
        <w:pStyle w:val="5"/>
        <w:bidi w:val="0"/>
      </w:pPr>
      <w:r>
        <w:rPr>
          <w:rFonts w:hint="eastAsia"/>
        </w:rPr>
        <w:t>●</w:t>
      </w:r>
      <w:r>
        <w:rPr>
          <w:rFonts w:hint="default"/>
          <w:lang w:val="en-US"/>
        </w:rPr>
        <w:t xml:space="preserve"> </w:t>
      </w:r>
      <w:r>
        <w:t>纳税人信息中“纳税人状态”不是“03（正常）”、“09（报验）”中的任意一个。</w:t>
      </w:r>
    </w:p>
    <w:p w14:paraId="3C104754">
      <w:pPr>
        <w:pStyle w:val="7"/>
        <w:bidi w:val="0"/>
      </w:pPr>
      <w:bookmarkStart w:id="194" w:name="_Toc17986"/>
      <w:bookmarkStart w:id="195" w:name="_Toc2686"/>
      <w:r>
        <w:t>5.2.3发票号段结余校验</w:t>
      </w:r>
      <w:bookmarkEnd w:id="194"/>
      <w:bookmarkEnd w:id="195"/>
    </w:p>
    <w:p w14:paraId="2FB0CD85">
      <w:pPr>
        <w:pStyle w:val="5"/>
        <w:bidi w:val="0"/>
      </w:pPr>
      <w:r>
        <w:t>判断本地是否还有未使用的发票，若无未使用的发票，需调用税务局端接口重新获取批量预赋码信息。</w:t>
      </w:r>
    </w:p>
    <w:p w14:paraId="437A2BC5">
      <w:pPr>
        <w:pStyle w:val="30"/>
        <w:bidi w:val="0"/>
      </w:pPr>
      <w:r>
        <w:drawing>
          <wp:inline distT="0" distB="0" distL="114300" distR="114300">
            <wp:extent cx="2743200" cy="2603500"/>
            <wp:effectExtent l="0" t="0" r="0" b="0"/>
            <wp:docPr id="41" name="图片 91"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1" descr="发票号段结余校验"/>
                    <pic:cNvPicPr>
                      <a:picLocks noChangeAspect="1"/>
                    </pic:cNvPicPr>
                  </pic:nvPicPr>
                  <pic:blipFill>
                    <a:blip r:embed="rId45"/>
                    <a:stretch>
                      <a:fillRect/>
                    </a:stretch>
                  </pic:blipFill>
                  <pic:spPr>
                    <a:xfrm>
                      <a:off x="0" y="0"/>
                      <a:ext cx="2743200" cy="2603500"/>
                    </a:xfrm>
                    <a:prstGeom prst="rect">
                      <a:avLst/>
                    </a:prstGeom>
                    <a:noFill/>
                    <a:ln>
                      <a:noFill/>
                    </a:ln>
                  </pic:spPr>
                </pic:pic>
              </a:graphicData>
            </a:graphic>
          </wp:inline>
        </w:drawing>
      </w:r>
      <w:r>
        <w:t xml:space="preserve"> </w:t>
      </w:r>
    </w:p>
    <w:p w14:paraId="58B79B05">
      <w:pPr>
        <w:pStyle w:val="8"/>
        <w:bidi w:val="0"/>
      </w:pPr>
      <w:bookmarkStart w:id="196" w:name="_Toc4709"/>
      <w:r>
        <w:t>5.2.3.1判断逻辑</w:t>
      </w:r>
      <w:bookmarkEnd w:id="196"/>
    </w:p>
    <w:p w14:paraId="6FC47DC1">
      <w:pPr>
        <w:pStyle w:val="5"/>
        <w:bidi w:val="0"/>
      </w:pPr>
      <w:r>
        <w:t>调用《获取发票批量预赋码信息》接口规范获取发票批量预赋码信息，当接口调用时发生以下任意情形，阻断不动产经营租赁红字发票开具，调用失败。</w:t>
      </w:r>
    </w:p>
    <w:p w14:paraId="114FEB55">
      <w:pPr>
        <w:pStyle w:val="5"/>
        <w:bidi w:val="0"/>
      </w:pPr>
      <w:r>
        <w:rPr>
          <w:rFonts w:hint="eastAsia"/>
        </w:rPr>
        <w:t>●</w:t>
      </w:r>
      <w:r>
        <w:rPr>
          <w:rFonts w:hint="default"/>
          <w:lang w:val="en-US"/>
        </w:rPr>
        <w:t xml:space="preserve"> </w:t>
      </w:r>
      <w:r>
        <w:t>网络通信异常。</w:t>
      </w:r>
    </w:p>
    <w:p w14:paraId="2301C9CF">
      <w:pPr>
        <w:pStyle w:val="5"/>
        <w:bidi w:val="0"/>
      </w:pPr>
      <w:r>
        <w:rPr>
          <w:rFonts w:hint="eastAsia"/>
        </w:rPr>
        <w:t>●</w:t>
      </w:r>
      <w:r>
        <w:rPr>
          <w:rFonts w:hint="default"/>
          <w:lang w:val="en-US"/>
        </w:rPr>
        <w:t xml:space="preserve"> </w:t>
      </w:r>
      <w:r>
        <w:t>返回报文存在error节点。</w:t>
      </w:r>
    </w:p>
    <w:p w14:paraId="54712D7B">
      <w:pPr>
        <w:pStyle w:val="5"/>
        <w:bidi w:val="0"/>
      </w:pPr>
      <w:r>
        <w:rPr>
          <w:rFonts w:hint="eastAsia"/>
        </w:rPr>
        <w:t>●</w:t>
      </w:r>
      <w:r>
        <w:rPr>
          <w:rFonts w:hint="default"/>
          <w:lang w:val="en-US"/>
        </w:rPr>
        <w:t xml:space="preserve"> </w:t>
      </w:r>
      <w:r>
        <w:t>“返回码”不为“00”。</w:t>
      </w:r>
    </w:p>
    <w:p w14:paraId="5B12B4A1">
      <w:pPr>
        <w:pStyle w:val="7"/>
        <w:bidi w:val="0"/>
      </w:pPr>
      <w:bookmarkStart w:id="197" w:name="_Toc9283"/>
      <w:bookmarkStart w:id="198" w:name="_Toc28626"/>
      <w:r>
        <w:t>5.2.4录入、校验发票信息</w:t>
      </w:r>
      <w:bookmarkEnd w:id="197"/>
      <w:bookmarkEnd w:id="198"/>
    </w:p>
    <w:p w14:paraId="64D1A142">
      <w:pPr>
        <w:pStyle w:val="5"/>
        <w:bidi w:val="0"/>
      </w:pPr>
      <w:r>
        <w:t>依据开票能力红字发票开具的要求，依据红字确认单录入发票信息，并依据发票开具规则对发票信息进行业务逻辑校验，主要包括合规性校验、数值校验。</w:t>
      </w:r>
    </w:p>
    <w:p w14:paraId="70C7F299">
      <w:pPr>
        <w:pStyle w:val="30"/>
        <w:bidi w:val="0"/>
      </w:pPr>
      <w:r>
        <w:drawing>
          <wp:inline distT="0" distB="0" distL="114300" distR="114300">
            <wp:extent cx="2800350" cy="3105150"/>
            <wp:effectExtent l="0" t="0" r="6350" b="6350"/>
            <wp:docPr id="42" name="图片 92"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2" descr="录入、校验发票信息"/>
                    <pic:cNvPicPr>
                      <a:picLocks noChangeAspect="1"/>
                    </pic:cNvPicPr>
                  </pic:nvPicPr>
                  <pic:blipFill>
                    <a:blip r:embed="rId46"/>
                    <a:stretch>
                      <a:fillRect/>
                    </a:stretch>
                  </pic:blipFill>
                  <pic:spPr>
                    <a:xfrm>
                      <a:off x="0" y="0"/>
                      <a:ext cx="2800350" cy="3105150"/>
                    </a:xfrm>
                    <a:prstGeom prst="rect">
                      <a:avLst/>
                    </a:prstGeom>
                    <a:noFill/>
                    <a:ln>
                      <a:noFill/>
                    </a:ln>
                  </pic:spPr>
                </pic:pic>
              </a:graphicData>
            </a:graphic>
          </wp:inline>
        </w:drawing>
      </w:r>
    </w:p>
    <w:p w14:paraId="4D7425AB">
      <w:pPr>
        <w:pStyle w:val="8"/>
        <w:bidi w:val="0"/>
      </w:pPr>
      <w:bookmarkStart w:id="199" w:name="_Toc7741"/>
      <w:r>
        <w:t>5.2.4.1合规性校验</w:t>
      </w:r>
      <w:bookmarkEnd w:id="199"/>
    </w:p>
    <w:p w14:paraId="0559D027">
      <w:pPr>
        <w:pStyle w:val="5"/>
        <w:bidi w:val="0"/>
      </w:pPr>
      <w:r>
        <w:t>合规性校验主要对输入参数的类型、长度、是否必填、码值进行校验。以下任意一项不满足要求时，阻断发票开具。校验规则如下：</w:t>
      </w:r>
    </w:p>
    <w:p w14:paraId="21E3F5E8">
      <w:pPr>
        <w:pStyle w:val="5"/>
        <w:bidi w:val="0"/>
      </w:pPr>
      <w:r>
        <w:rPr>
          <w:rFonts w:hint="eastAsia"/>
        </w:rPr>
        <w:t>●</w:t>
      </w:r>
      <w:r>
        <w:rPr>
          <w:rFonts w:hint="default"/>
          <w:lang w:val="en-US"/>
        </w:rPr>
        <w:t xml:space="preserve"> </w:t>
      </w:r>
      <w:r>
        <w:t>发票号码，必填，长度20位，由数字组成，前2位为年份后2位。</w:t>
      </w:r>
    </w:p>
    <w:p w14:paraId="7313BD61">
      <w:pPr>
        <w:pStyle w:val="5"/>
        <w:bidi w:val="0"/>
      </w:pPr>
      <w:r>
        <w:rPr>
          <w:rFonts w:hint="eastAsia"/>
        </w:rPr>
        <w:t>●</w:t>
      </w:r>
      <w:r>
        <w:rPr>
          <w:rFonts w:hint="default"/>
          <w:lang w:val="en-US"/>
        </w:rPr>
        <w:t xml:space="preserve"> </w:t>
      </w:r>
      <w:r>
        <w:t>蓝字发票标志，必填，取值范围为“0”、“1”.</w:t>
      </w:r>
    </w:p>
    <w:p w14:paraId="520D07C6">
      <w:pPr>
        <w:pStyle w:val="5"/>
        <w:bidi w:val="0"/>
      </w:pPr>
      <w:r>
        <w:rPr>
          <w:rFonts w:hint="eastAsia"/>
        </w:rPr>
        <w:t>●</w:t>
      </w:r>
      <w:r>
        <w:rPr>
          <w:rFonts w:hint="default"/>
          <w:lang w:val="en-US"/>
        </w:rPr>
        <w:t xml:space="preserve"> </w:t>
      </w:r>
      <w:r>
        <w:t>平台编号，必填，最大长度</w:t>
      </w:r>
      <w:r>
        <w:tab/>
      </w:r>
      <w:r>
        <w:t>20位。</w:t>
      </w:r>
    </w:p>
    <w:p w14:paraId="580D09B1">
      <w:pPr>
        <w:pStyle w:val="5"/>
        <w:bidi w:val="0"/>
      </w:pPr>
      <w:r>
        <w:rPr>
          <w:rFonts w:hint="eastAsia"/>
        </w:rPr>
        <w:t>●</w:t>
      </w:r>
      <w:r>
        <w:rPr>
          <w:rFonts w:hint="default"/>
          <w:lang w:val="en-US"/>
        </w:rPr>
        <w:t xml:space="preserve"> </w:t>
      </w:r>
      <w:r>
        <w:t>服务器地址，必填，长度20位。</w:t>
      </w:r>
    </w:p>
    <w:p w14:paraId="5346550C">
      <w:pPr>
        <w:pStyle w:val="5"/>
        <w:bidi w:val="0"/>
      </w:pPr>
      <w:r>
        <w:rPr>
          <w:rFonts w:hint="eastAsia"/>
        </w:rPr>
        <w:t>●</w:t>
      </w:r>
      <w:r>
        <w:rPr>
          <w:rFonts w:hint="default"/>
          <w:lang w:val="en-US"/>
        </w:rPr>
        <w:t xml:space="preserve"> </w:t>
      </w:r>
      <w:r>
        <w:t>mac地址，必填，长度20位。</w:t>
      </w:r>
    </w:p>
    <w:p w14:paraId="0D98C796">
      <w:pPr>
        <w:pStyle w:val="5"/>
        <w:bidi w:val="0"/>
      </w:pPr>
      <w:r>
        <w:rPr>
          <w:rFonts w:hint="eastAsia"/>
        </w:rPr>
        <w:t>●</w:t>
      </w:r>
      <w:r>
        <w:rPr>
          <w:rFonts w:hint="default"/>
          <w:lang w:val="en-US"/>
        </w:rPr>
        <w:t xml:space="preserve"> </w:t>
      </w:r>
      <w:r>
        <w:t>CPU序列号，选填，长度20位。</w:t>
      </w:r>
    </w:p>
    <w:p w14:paraId="7C967410">
      <w:pPr>
        <w:pStyle w:val="5"/>
        <w:bidi w:val="0"/>
      </w:pPr>
      <w:r>
        <w:rPr>
          <w:rFonts w:hint="eastAsia"/>
        </w:rPr>
        <w:t>●</w:t>
      </w:r>
      <w:r>
        <w:rPr>
          <w:rFonts w:hint="default"/>
          <w:lang w:val="en-US"/>
        </w:rPr>
        <w:t xml:space="preserve"> </w:t>
      </w:r>
      <w:r>
        <w:t>主板序列号，选填，长度20位。</w:t>
      </w:r>
    </w:p>
    <w:p w14:paraId="47083199">
      <w:pPr>
        <w:pStyle w:val="5"/>
        <w:bidi w:val="0"/>
      </w:pPr>
      <w:r>
        <w:rPr>
          <w:rFonts w:hint="eastAsia"/>
        </w:rPr>
        <w:t>●</w:t>
      </w:r>
      <w:r>
        <w:rPr>
          <w:rFonts w:hint="default"/>
          <w:lang w:val="en-US"/>
        </w:rPr>
        <w:t xml:space="preserve"> </w:t>
      </w:r>
      <w:r>
        <w:t>发票票种，必填，取值范围为“01”、“02”。</w:t>
      </w:r>
    </w:p>
    <w:p w14:paraId="6C3FB7BE">
      <w:pPr>
        <w:pStyle w:val="5"/>
        <w:bidi w:val="0"/>
      </w:pPr>
      <w:r>
        <w:rPr>
          <w:rFonts w:hint="eastAsia"/>
        </w:rPr>
        <w:t>●</w:t>
      </w:r>
      <w:r>
        <w:rPr>
          <w:rFonts w:hint="default"/>
          <w:lang w:val="en-US"/>
        </w:rPr>
        <w:t xml:space="preserve"> </w:t>
      </w:r>
      <w:r>
        <w:t>购买方自然人标志，选填，取值范围为“Y”、“N”。</w:t>
      </w:r>
    </w:p>
    <w:p w14:paraId="541EAF52">
      <w:pPr>
        <w:pStyle w:val="5"/>
        <w:bidi w:val="0"/>
      </w:pPr>
      <w:r>
        <w:rPr>
          <w:rFonts w:hint="eastAsia"/>
        </w:rPr>
        <w:t>●</w:t>
      </w:r>
      <w:r>
        <w:rPr>
          <w:rFonts w:hint="default"/>
          <w:lang w:val="en-US"/>
        </w:rPr>
        <w:t xml:space="preserve"> </w:t>
      </w:r>
      <w:r>
        <w:t>特定要素，必填，取值范围为“06”。</w:t>
      </w:r>
    </w:p>
    <w:p w14:paraId="047CCD0B">
      <w:pPr>
        <w:pStyle w:val="5"/>
        <w:bidi w:val="0"/>
      </w:pPr>
      <w:r>
        <w:rPr>
          <w:rFonts w:hint="eastAsia"/>
        </w:rPr>
        <w:t>●</w:t>
      </w:r>
      <w:r>
        <w:rPr>
          <w:rFonts w:hint="default"/>
          <w:lang w:val="en-US"/>
        </w:rPr>
        <w:t xml:space="preserve"> </w:t>
      </w:r>
      <w:r>
        <w:t>区域代码，必填，最大长度20位。</w:t>
      </w:r>
    </w:p>
    <w:p w14:paraId="4BCFE3FA">
      <w:pPr>
        <w:pStyle w:val="5"/>
        <w:bidi w:val="0"/>
      </w:pPr>
      <w:r>
        <w:rPr>
          <w:rFonts w:hint="eastAsia"/>
        </w:rPr>
        <w:t>●</w:t>
      </w:r>
      <w:r>
        <w:rPr>
          <w:rFonts w:hint="default"/>
          <w:lang w:val="en-US"/>
        </w:rPr>
        <w:t xml:space="preserve"> </w:t>
      </w:r>
      <w:r>
        <w:t>收购发票类型代码，选填，取值范围为空、“01”、“02”、“03”。</w:t>
      </w:r>
    </w:p>
    <w:p w14:paraId="2B227F64">
      <w:pPr>
        <w:pStyle w:val="5"/>
        <w:bidi w:val="0"/>
      </w:pPr>
      <w:r>
        <w:rPr>
          <w:rFonts w:hint="eastAsia"/>
        </w:rPr>
        <w:t>●</w:t>
      </w:r>
      <w:r>
        <w:rPr>
          <w:rFonts w:hint="default"/>
          <w:lang w:val="en-US"/>
        </w:rPr>
        <w:t xml:space="preserve"> </w:t>
      </w:r>
      <w:r>
        <w:t>差额征税类型代码，选填，取值范围为空、“01”、“02”。</w:t>
      </w:r>
    </w:p>
    <w:p w14:paraId="3117732B">
      <w:pPr>
        <w:pStyle w:val="5"/>
        <w:bidi w:val="0"/>
      </w:pPr>
      <w:r>
        <w:rPr>
          <w:rFonts w:hint="eastAsia"/>
        </w:rPr>
        <w:t>●</w:t>
      </w:r>
      <w:r>
        <w:rPr>
          <w:rFonts w:hint="default"/>
          <w:lang w:val="en-US"/>
        </w:rPr>
        <w:t xml:space="preserve"> </w:t>
      </w:r>
      <w:r>
        <w:t>出口业务适用政策代码，选填，取值范围为空、“01”、“02”、“03”。</w:t>
      </w:r>
    </w:p>
    <w:p w14:paraId="19C3E319">
      <w:pPr>
        <w:pStyle w:val="5"/>
        <w:bidi w:val="0"/>
      </w:pPr>
      <w:r>
        <w:rPr>
          <w:rFonts w:hint="eastAsia"/>
        </w:rPr>
        <w:t>●</w:t>
      </w:r>
      <w:r>
        <w:rPr>
          <w:rFonts w:hint="default"/>
          <w:lang w:val="en-US"/>
        </w:rPr>
        <w:t xml:space="preserve"> </w:t>
      </w:r>
      <w:r>
        <w:t>增值税即征即退代码，选填，取值范围为空、“01”、“02”、“03”、“04”、“05”、“06”、“07”、“08”、“09”、“10”、“11”、“12”。</w:t>
      </w:r>
    </w:p>
    <w:p w14:paraId="0CD01189">
      <w:pPr>
        <w:pStyle w:val="5"/>
        <w:bidi w:val="0"/>
      </w:pPr>
      <w:r>
        <w:rPr>
          <w:rFonts w:hint="eastAsia"/>
        </w:rPr>
        <w:t>●</w:t>
      </w:r>
      <w:r>
        <w:rPr>
          <w:rFonts w:hint="default"/>
          <w:lang w:val="en-US"/>
        </w:rPr>
        <w:t xml:space="preserve"> </w:t>
      </w:r>
      <w:r>
        <w:t>销售方纳税人识别号，必填，最大长度20位，由数字和大写字母组成。</w:t>
      </w:r>
    </w:p>
    <w:p w14:paraId="5AE716F2">
      <w:pPr>
        <w:pStyle w:val="5"/>
        <w:bidi w:val="0"/>
      </w:pPr>
      <w:r>
        <w:rPr>
          <w:rFonts w:hint="eastAsia"/>
        </w:rPr>
        <w:t>●</w:t>
      </w:r>
      <w:r>
        <w:rPr>
          <w:rFonts w:hint="default"/>
          <w:lang w:val="en-US"/>
        </w:rPr>
        <w:t xml:space="preserve"> </w:t>
      </w:r>
      <w:r>
        <w:t>销售方名称，必填，最大长度300位。</w:t>
      </w:r>
    </w:p>
    <w:p w14:paraId="60EE0B86">
      <w:pPr>
        <w:pStyle w:val="5"/>
        <w:bidi w:val="0"/>
      </w:pPr>
      <w:r>
        <w:rPr>
          <w:rFonts w:hint="eastAsia"/>
        </w:rPr>
        <w:t>●</w:t>
      </w:r>
      <w:r>
        <w:rPr>
          <w:rFonts w:hint="default"/>
          <w:lang w:val="en-US"/>
        </w:rPr>
        <w:t xml:space="preserve"> </w:t>
      </w:r>
      <w:r>
        <w:t>销售方地址，选填，最大长度300位。</w:t>
      </w:r>
    </w:p>
    <w:p w14:paraId="2FD0DC1D">
      <w:pPr>
        <w:pStyle w:val="5"/>
        <w:bidi w:val="0"/>
      </w:pPr>
      <w:r>
        <w:rPr>
          <w:rFonts w:hint="eastAsia"/>
        </w:rPr>
        <w:t>●</w:t>
      </w:r>
      <w:r>
        <w:rPr>
          <w:rFonts w:hint="default"/>
          <w:lang w:val="en-US"/>
        </w:rPr>
        <w:t xml:space="preserve"> </w:t>
      </w:r>
      <w:r>
        <w:t>销售方电话，选填，最大长度60位。</w:t>
      </w:r>
    </w:p>
    <w:p w14:paraId="46E2BDDB">
      <w:pPr>
        <w:pStyle w:val="5"/>
        <w:bidi w:val="0"/>
      </w:pPr>
      <w:r>
        <w:rPr>
          <w:rFonts w:hint="eastAsia"/>
        </w:rPr>
        <w:t>●</w:t>
      </w:r>
      <w:r>
        <w:rPr>
          <w:rFonts w:hint="default"/>
          <w:lang w:val="en-US"/>
        </w:rPr>
        <w:t xml:space="preserve"> </w:t>
      </w:r>
      <w:r>
        <w:t>销售方开户行，选填，最大长度120位。</w:t>
      </w:r>
    </w:p>
    <w:p w14:paraId="1468F53E">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6B06A356">
      <w:pPr>
        <w:pStyle w:val="5"/>
        <w:bidi w:val="0"/>
      </w:pPr>
      <w:r>
        <w:rPr>
          <w:rFonts w:hint="eastAsia"/>
        </w:rPr>
        <w:t>●</w:t>
      </w:r>
      <w:r>
        <w:rPr>
          <w:rFonts w:hint="default"/>
          <w:lang w:val="en-US"/>
        </w:rPr>
        <w:t xml:space="preserve"> </w:t>
      </w:r>
      <w:r>
        <w:t>购买方纳税人识别号，选填，最大</w:t>
      </w:r>
      <w:r>
        <w:rPr>
          <w:rFonts w:hint="eastAsia"/>
          <w:lang w:val="en-US" w:eastAsia="zh-CN"/>
        </w:rPr>
        <w:t>长度</w:t>
      </w:r>
      <w:r>
        <w:t>20位（开具数字化电子专票时，必填）。</w:t>
      </w:r>
    </w:p>
    <w:p w14:paraId="115C28EC">
      <w:pPr>
        <w:pStyle w:val="5"/>
        <w:bidi w:val="0"/>
      </w:pPr>
      <w:r>
        <w:rPr>
          <w:rFonts w:hint="eastAsia"/>
        </w:rPr>
        <w:t>●</w:t>
      </w:r>
      <w:r>
        <w:rPr>
          <w:rFonts w:hint="default"/>
          <w:lang w:val="en-US"/>
        </w:rPr>
        <w:t xml:space="preserve"> </w:t>
      </w:r>
      <w:r>
        <w:t>购买方名称，必填，最大长度300位。</w:t>
      </w:r>
    </w:p>
    <w:p w14:paraId="0EA252E2">
      <w:pPr>
        <w:pStyle w:val="5"/>
        <w:bidi w:val="0"/>
        <w:rPr>
          <w:rFonts w:hint="default"/>
          <w:lang w:val="en-US" w:eastAsia="zh-CN"/>
        </w:rPr>
      </w:pP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3DB1B1A6">
      <w:pPr>
        <w:pStyle w:val="5"/>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6EAF9585">
      <w:pPr>
        <w:pStyle w:val="5"/>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7A78CE0E">
      <w:pPr>
        <w:pStyle w:val="5"/>
        <w:bidi w:val="0"/>
      </w:pPr>
      <w:r>
        <w:rPr>
          <w:rFonts w:hint="eastAsia"/>
        </w:rPr>
        <w:t>●</w:t>
      </w:r>
      <w:r>
        <w:rPr>
          <w:rFonts w:hint="default"/>
          <w:lang w:val="en-US"/>
        </w:rPr>
        <w:t xml:space="preserve"> </w:t>
      </w:r>
      <w:r>
        <w:t>购买方地址，选填，最大长度300位。</w:t>
      </w:r>
    </w:p>
    <w:p w14:paraId="4F788702">
      <w:pPr>
        <w:pStyle w:val="5"/>
        <w:bidi w:val="0"/>
      </w:pPr>
      <w:r>
        <w:rPr>
          <w:rFonts w:hint="eastAsia"/>
        </w:rPr>
        <w:t>●</w:t>
      </w:r>
      <w:r>
        <w:rPr>
          <w:rFonts w:hint="default"/>
          <w:lang w:val="en-US"/>
        </w:rPr>
        <w:t xml:space="preserve"> </w:t>
      </w:r>
      <w:r>
        <w:t>购买方电话，选填，最大长度60位。</w:t>
      </w:r>
    </w:p>
    <w:p w14:paraId="47787BA7">
      <w:pPr>
        <w:pStyle w:val="5"/>
        <w:bidi w:val="0"/>
      </w:pPr>
      <w:r>
        <w:rPr>
          <w:rFonts w:hint="eastAsia"/>
        </w:rPr>
        <w:t>●</w:t>
      </w:r>
      <w:r>
        <w:rPr>
          <w:rFonts w:hint="default"/>
          <w:lang w:val="en-US"/>
        </w:rPr>
        <w:t xml:space="preserve"> </w:t>
      </w:r>
      <w:r>
        <w:t>购买方开户行名称，选填，最大长度120位。</w:t>
      </w:r>
    </w:p>
    <w:p w14:paraId="6C5D170E">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3D05B72">
      <w:pPr>
        <w:pStyle w:val="5"/>
        <w:bidi w:val="0"/>
      </w:pPr>
      <w:r>
        <w:rPr>
          <w:rFonts w:hint="eastAsia"/>
        </w:rPr>
        <w:t>●</w:t>
      </w:r>
      <w:r>
        <w:rPr>
          <w:rFonts w:hint="default"/>
          <w:lang w:val="en-US"/>
        </w:rPr>
        <w:t xml:space="preserve"> </w:t>
      </w:r>
      <w:r>
        <w:t>经办人，选填，最大长度150位。</w:t>
      </w:r>
    </w:p>
    <w:p w14:paraId="1BC8E658">
      <w:pPr>
        <w:pStyle w:val="5"/>
        <w:bidi w:val="0"/>
      </w:pPr>
      <w:r>
        <w:rPr>
          <w:rFonts w:hint="eastAsia"/>
        </w:rPr>
        <w:t>●</w:t>
      </w:r>
      <w:r>
        <w:rPr>
          <w:rFonts w:hint="default"/>
          <w:lang w:val="en-US"/>
        </w:rPr>
        <w:t xml:space="preserve"> </w:t>
      </w:r>
      <w:r>
        <w:t>经办人身份证件号码，选填，最大长度</w:t>
      </w:r>
      <w:r>
        <w:tab/>
      </w:r>
      <w:r>
        <w:t>30位。</w:t>
      </w:r>
    </w:p>
    <w:p w14:paraId="75C04208">
      <w:pPr>
        <w:pStyle w:val="5"/>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70CCE7C7">
      <w:pPr>
        <w:pStyle w:val="5"/>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47EBBCD2">
      <w:pPr>
        <w:pStyle w:val="5"/>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1A2998AF">
      <w:pPr>
        <w:pStyle w:val="5"/>
        <w:bidi w:val="0"/>
      </w:pPr>
      <w:r>
        <w:rPr>
          <w:rFonts w:hint="eastAsia"/>
        </w:rPr>
        <w:t>●</w:t>
      </w:r>
      <w:r>
        <w:rPr>
          <w:rFonts w:hint="default"/>
          <w:lang w:val="en-US"/>
        </w:rPr>
        <w:t xml:space="preserve"> </w:t>
      </w:r>
      <w:r>
        <w:t>经办人联系电话，选填，最大长度60位。</w:t>
      </w:r>
    </w:p>
    <w:p w14:paraId="2FF03EC4">
      <w:pPr>
        <w:pStyle w:val="5"/>
        <w:bidi w:val="0"/>
      </w:pPr>
      <w:r>
        <w:rPr>
          <w:rFonts w:hint="eastAsia"/>
        </w:rPr>
        <w:t>●</w:t>
      </w:r>
      <w:r>
        <w:rPr>
          <w:rFonts w:hint="default"/>
          <w:lang w:val="en-US"/>
        </w:rPr>
        <w:t xml:space="preserve"> </w:t>
      </w:r>
      <w:r>
        <w:t>合计金额，必填，最大长度18位，最多2位小数。</w:t>
      </w:r>
    </w:p>
    <w:p w14:paraId="3768BC2F">
      <w:pPr>
        <w:pStyle w:val="5"/>
        <w:bidi w:val="0"/>
      </w:pPr>
      <w:r>
        <w:rPr>
          <w:rFonts w:hint="eastAsia"/>
        </w:rPr>
        <w:t>●</w:t>
      </w:r>
      <w:r>
        <w:rPr>
          <w:rFonts w:hint="default"/>
          <w:lang w:val="en-US"/>
        </w:rPr>
        <w:t xml:space="preserve"> </w:t>
      </w:r>
      <w:r>
        <w:t>合计税额，必填，最大长度18位，最多2位小数。</w:t>
      </w:r>
    </w:p>
    <w:p w14:paraId="0198C8F2">
      <w:pPr>
        <w:pStyle w:val="5"/>
        <w:bidi w:val="0"/>
      </w:pPr>
      <w:r>
        <w:rPr>
          <w:rFonts w:hint="eastAsia"/>
        </w:rPr>
        <w:t>●</w:t>
      </w:r>
      <w:r>
        <w:rPr>
          <w:rFonts w:hint="default"/>
          <w:lang w:val="en-US"/>
        </w:rPr>
        <w:t xml:space="preserve"> </w:t>
      </w:r>
      <w:r>
        <w:t>价税合计，必填，最大长度18位，最多2位小数。</w:t>
      </w:r>
    </w:p>
    <w:p w14:paraId="42DB2A58">
      <w:pPr>
        <w:pStyle w:val="5"/>
        <w:bidi w:val="0"/>
      </w:pPr>
      <w:r>
        <w:rPr>
          <w:rFonts w:hint="eastAsia"/>
        </w:rPr>
        <w:t>●</w:t>
      </w:r>
      <w:r>
        <w:rPr>
          <w:rFonts w:hint="default"/>
          <w:lang w:val="en-US"/>
        </w:rPr>
        <w:t xml:space="preserve"> </w:t>
      </w:r>
      <w:r>
        <w:t>收款银行名称，选填，最大长度120位。</w:t>
      </w:r>
    </w:p>
    <w:p w14:paraId="6CD3D930">
      <w:pPr>
        <w:pStyle w:val="5"/>
        <w:bidi w:val="0"/>
      </w:pPr>
      <w:r>
        <w:rPr>
          <w:rFonts w:hint="eastAsia"/>
        </w:rPr>
        <w:t>●</w:t>
      </w:r>
      <w:r>
        <w:rPr>
          <w:rFonts w:hint="default"/>
          <w:lang w:val="en-US"/>
        </w:rPr>
        <w:t xml:space="preserve"> </w:t>
      </w:r>
      <w:r>
        <w:t>收款银行账号，选填，最大长度100位。</w:t>
      </w:r>
    </w:p>
    <w:p w14:paraId="19213B5F">
      <w:pPr>
        <w:pStyle w:val="5"/>
        <w:bidi w:val="0"/>
      </w:pPr>
      <w:r>
        <w:rPr>
          <w:rFonts w:hint="eastAsia"/>
        </w:rPr>
        <w:t>●</w:t>
      </w:r>
      <w:r>
        <w:rPr>
          <w:rFonts w:hint="default"/>
          <w:lang w:val="en-US"/>
        </w:rPr>
        <w:t xml:space="preserve"> </w:t>
      </w:r>
      <w:r>
        <w:t>结算方式，选填，取值范围为“01”、“02”、“03”、“04”、“05”、“99”。</w:t>
      </w:r>
    </w:p>
    <w:p w14:paraId="496DC48B">
      <w:pPr>
        <w:pStyle w:val="5"/>
        <w:bidi w:val="0"/>
      </w:pPr>
      <w:r>
        <w:rPr>
          <w:rFonts w:hint="eastAsia"/>
        </w:rPr>
        <w:t>●</w:t>
      </w:r>
      <w:r>
        <w:rPr>
          <w:rFonts w:hint="default"/>
          <w:lang w:val="en-US"/>
        </w:rPr>
        <w:t xml:space="preserve"> </w:t>
      </w:r>
      <w:r>
        <w:t>应税行为发生地，选填，最大长度11位。</w:t>
      </w:r>
    </w:p>
    <w:p w14:paraId="5546EC87">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25DBA1B9">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401EEC87">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5602FB25">
      <w:pPr>
        <w:pStyle w:val="5"/>
        <w:bidi w:val="0"/>
      </w:pPr>
      <w:r>
        <w:rPr>
          <w:rFonts w:hint="eastAsia"/>
        </w:rPr>
        <w:t>●</w:t>
      </w:r>
      <w:r>
        <w:rPr>
          <w:rFonts w:hint="default"/>
          <w:lang w:val="en-US"/>
        </w:rPr>
        <w:t xml:space="preserve"> </w:t>
      </w:r>
      <w:r>
        <w:t>对应蓝字发票号码，</w:t>
      </w:r>
      <w:r>
        <w:rPr>
          <w:rFonts w:hint="eastAsia"/>
        </w:rPr>
        <w:t>必填</w:t>
      </w:r>
      <w:r>
        <w:t>，长度20位。</w:t>
      </w:r>
    </w:p>
    <w:p w14:paraId="3882C384">
      <w:pPr>
        <w:pStyle w:val="5"/>
        <w:bidi w:val="0"/>
      </w:pPr>
      <w:r>
        <w:rPr>
          <w:rFonts w:hint="eastAsia"/>
        </w:rPr>
        <w:t>●</w:t>
      </w:r>
      <w:r>
        <w:rPr>
          <w:rFonts w:hint="default"/>
          <w:lang w:val="en-US"/>
        </w:rPr>
        <w:t xml:space="preserve"> </w:t>
      </w:r>
      <w:r>
        <w:t>红字确认信息单编号，必填，最大长度20位。</w:t>
      </w:r>
    </w:p>
    <w:p w14:paraId="6A839D95">
      <w:pPr>
        <w:pStyle w:val="5"/>
        <w:bidi w:val="0"/>
      </w:pPr>
      <w:r>
        <w:rPr>
          <w:rFonts w:hint="eastAsia"/>
        </w:rPr>
        <w:t>●</w:t>
      </w:r>
      <w:r>
        <w:rPr>
          <w:rFonts w:hint="default"/>
          <w:lang w:val="en-US"/>
        </w:rPr>
        <w:t xml:space="preserve"> </w:t>
      </w:r>
      <w:r>
        <w:t>红字确认单uuid，必填，最大长度32位。</w:t>
      </w:r>
    </w:p>
    <w:p w14:paraId="1A028EF7">
      <w:pPr>
        <w:pStyle w:val="5"/>
        <w:bidi w:val="0"/>
      </w:pPr>
      <w:r>
        <w:rPr>
          <w:rFonts w:hint="eastAsia"/>
        </w:rPr>
        <w:t>●</w:t>
      </w:r>
      <w:r>
        <w:rPr>
          <w:rFonts w:hint="default"/>
          <w:lang w:val="en-US"/>
        </w:rPr>
        <w:t xml:space="preserve"> </w:t>
      </w:r>
      <w:r>
        <w:t>备注，选填，最大长度</w:t>
      </w:r>
      <w:r>
        <w:rPr>
          <w:rFonts w:hint="eastAsia"/>
          <w:lang w:val="en-US" w:eastAsia="zh-CN"/>
        </w:rPr>
        <w:t>382</w:t>
      </w:r>
      <w:r>
        <w:t>位。</w:t>
      </w:r>
    </w:p>
    <w:p w14:paraId="64221621">
      <w:pPr>
        <w:pStyle w:val="5"/>
        <w:bidi w:val="0"/>
      </w:pPr>
      <w:r>
        <w:rPr>
          <w:rFonts w:hint="eastAsia"/>
        </w:rPr>
        <w:t>●</w:t>
      </w:r>
      <w:r>
        <w:rPr>
          <w:rFonts w:hint="default"/>
          <w:lang w:val="en-US"/>
        </w:rPr>
        <w:t xml:space="preserve"> </w:t>
      </w:r>
      <w:r>
        <w:t>开票日期，必填，格式必须是“yyyy-MM-dd HH:mm:ss”。</w:t>
      </w:r>
    </w:p>
    <w:p w14:paraId="1EB7D246">
      <w:pPr>
        <w:pStyle w:val="5"/>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ED35760">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3CA976EE">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009C542D">
      <w:pPr>
        <w:pStyle w:val="5"/>
        <w:bidi w:val="0"/>
      </w:pPr>
      <w:r>
        <w:rPr>
          <w:rFonts w:hint="eastAsia"/>
        </w:rPr>
        <w:t>●</w:t>
      </w:r>
      <w:r>
        <w:rPr>
          <w:rFonts w:hint="default"/>
          <w:lang w:val="en-US"/>
        </w:rPr>
        <w:t xml:space="preserve"> </w:t>
      </w:r>
      <w:r>
        <w:rPr>
          <w:rFonts w:hint="eastAsia"/>
          <w:lang w:val="en-US" w:eastAsia="zh-CN"/>
        </w:rPr>
        <w:t>复核人姓名，选填，最大程度75位。</w:t>
      </w:r>
    </w:p>
    <w:p w14:paraId="6511D5A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70EBD63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60473E42">
      <w:pPr>
        <w:pStyle w:val="5"/>
        <w:bidi w:val="0"/>
        <w:rPr>
          <w:rFonts w:hint="eastAsia"/>
          <w:lang w:val="en-US" w:eastAsia="zh-CN"/>
        </w:rPr>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必填</w:t>
      </w:r>
      <w:r>
        <w:t>，最大长度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r>
        <w:rPr>
          <w:rFonts w:hint="eastAsia"/>
          <w:lang w:val="en-US" w:eastAsia="zh-CN"/>
        </w:rPr>
        <w:t>当红冲不动产坐落地址未修改为三个字段的蓝票时，如果蓝票不动产坐落地址没有填写省（直辖市、自治区、特别行政区），可不填写。</w:t>
      </w:r>
    </w:p>
    <w:p w14:paraId="34BA05BA">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D311803">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E9C10C7">
      <w:pPr>
        <w:pStyle w:val="5"/>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1BF668E0">
      <w:pPr>
        <w:pStyle w:val="5"/>
        <w:bidi w:val="0"/>
      </w:pPr>
      <w:r>
        <w:rPr>
          <w:rFonts w:hint="eastAsia"/>
        </w:rPr>
        <w:t>●</w:t>
      </w:r>
      <w:r>
        <w:rPr>
          <w:rFonts w:hint="default"/>
          <w:lang w:val="en-US"/>
        </w:rPr>
        <w:t xml:space="preserve"> </w:t>
      </w:r>
      <w:r>
        <w:t>跨地（市）标志，必填，只能选择“Y”、“N”。</w:t>
      </w:r>
    </w:p>
    <w:p w14:paraId="181CC7EF">
      <w:pPr>
        <w:pStyle w:val="5"/>
        <w:bidi w:val="0"/>
      </w:pPr>
      <w:r>
        <w:rPr>
          <w:rFonts w:hint="eastAsia"/>
        </w:rPr>
        <w:t>●</w:t>
      </w:r>
      <w:r>
        <w:rPr>
          <w:rFonts w:hint="default"/>
          <w:lang w:val="en-US"/>
        </w:rPr>
        <w:t xml:space="preserve"> </w:t>
      </w:r>
      <w:r>
        <w:t>产权证书/不动产权证号，必填，若无“产权证书/不动产权证号”时，可填写“无”，最大长度40位。</w:t>
      </w:r>
    </w:p>
    <w:p w14:paraId="3922AFAF">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车牌号，选填，最大长度40位。</w:t>
      </w:r>
    </w:p>
    <w:p w14:paraId="2EE0F136">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4AEE939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1DC1AB38">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13CF02B2">
      <w:pPr>
        <w:pStyle w:val="5"/>
        <w:bidi w:val="0"/>
      </w:pPr>
      <w:r>
        <w:rPr>
          <w:rFonts w:hint="eastAsia"/>
        </w:rPr>
        <w:t>●</w:t>
      </w:r>
      <w:r>
        <w:rPr>
          <w:rFonts w:hint="default"/>
          <w:lang w:val="en-US"/>
        </w:rPr>
        <w:t xml:space="preserve"> </w:t>
      </w:r>
      <w:r>
        <w:t>明细序号，必填，最大长度8位。</w:t>
      </w:r>
    </w:p>
    <w:p w14:paraId="36FE8418">
      <w:pPr>
        <w:pStyle w:val="5"/>
        <w:bidi w:val="0"/>
      </w:pPr>
      <w:r>
        <w:rPr>
          <w:rFonts w:hint="eastAsia"/>
        </w:rPr>
        <w:t>●</w:t>
      </w:r>
      <w:r>
        <w:rPr>
          <w:rFonts w:hint="default"/>
          <w:lang w:val="en-US"/>
        </w:rPr>
        <w:t xml:space="preserve"> </w:t>
      </w:r>
      <w:r>
        <w:t>对应蓝字发票明细序号，必填，最大长度8位。</w:t>
      </w:r>
    </w:p>
    <w:p w14:paraId="3C44FBD5">
      <w:pPr>
        <w:pStyle w:val="5"/>
        <w:bidi w:val="0"/>
      </w:pPr>
      <w:r>
        <w:rPr>
          <w:rFonts w:hint="eastAsia"/>
        </w:rPr>
        <w:t>●</w:t>
      </w:r>
      <w:r>
        <w:rPr>
          <w:rFonts w:hint="default"/>
          <w:lang w:val="en-US"/>
        </w:rPr>
        <w:t xml:space="preserve"> </w:t>
      </w:r>
      <w:r>
        <w:t>货物或应税劳务、服务名称，必填，最大长度300位。</w:t>
      </w:r>
    </w:p>
    <w:p w14:paraId="5BEA5A66">
      <w:pPr>
        <w:pStyle w:val="5"/>
        <w:bidi w:val="0"/>
      </w:pPr>
      <w:r>
        <w:rPr>
          <w:rFonts w:hint="eastAsia"/>
        </w:rPr>
        <w:t>●</w:t>
      </w:r>
      <w:r>
        <w:rPr>
          <w:rFonts w:hint="default"/>
          <w:lang w:val="en-US"/>
        </w:rPr>
        <w:t xml:space="preserve"> </w:t>
      </w:r>
      <w:r>
        <w:t>商品服务简称，必填，最大长度120位。</w:t>
      </w:r>
    </w:p>
    <w:p w14:paraId="0E7F17E0">
      <w:pPr>
        <w:pStyle w:val="5"/>
        <w:bidi w:val="0"/>
      </w:pPr>
      <w:r>
        <w:rPr>
          <w:rFonts w:hint="eastAsia"/>
        </w:rPr>
        <w:t>●</w:t>
      </w:r>
      <w:r>
        <w:rPr>
          <w:rFonts w:hint="default"/>
          <w:lang w:val="en-US"/>
        </w:rPr>
        <w:t xml:space="preserve"> </w:t>
      </w:r>
      <w:r>
        <w:t>项目名称，必填，最大长度600位。</w:t>
      </w:r>
    </w:p>
    <w:p w14:paraId="7BACC777">
      <w:pPr>
        <w:pStyle w:val="5"/>
        <w:bidi w:val="0"/>
      </w:pPr>
      <w:r>
        <w:rPr>
          <w:rFonts w:hint="eastAsia"/>
        </w:rPr>
        <w:t>●</w:t>
      </w:r>
      <w:r>
        <w:rPr>
          <w:rFonts w:hint="default"/>
          <w:lang w:val="en-US"/>
        </w:rPr>
        <w:t xml:space="preserve"> </w:t>
      </w:r>
      <w:r>
        <w:t>规格型号，选填，最大长度150位。</w:t>
      </w:r>
    </w:p>
    <w:p w14:paraId="1318BEAB">
      <w:pPr>
        <w:pStyle w:val="5"/>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2B8B7C3B">
      <w:pPr>
        <w:pStyle w:val="5"/>
        <w:bidi w:val="0"/>
      </w:pPr>
      <w:r>
        <w:rPr>
          <w:rFonts w:hint="eastAsia"/>
        </w:rPr>
        <w:t>●</w:t>
      </w:r>
      <w:r>
        <w:rPr>
          <w:rFonts w:hint="default"/>
          <w:lang w:val="en-US"/>
        </w:rPr>
        <w:t xml:space="preserve"> </w:t>
      </w:r>
      <w:r>
        <w:t>数量，</w:t>
      </w:r>
      <w:r>
        <w:rPr>
          <w:rFonts w:hint="eastAsia"/>
          <w:lang w:val="en-US" w:eastAsia="zh-CN"/>
        </w:rPr>
        <w:t>选填</w:t>
      </w:r>
      <w:r>
        <w:t>，最大长度25位，租赁的不动产的面积。</w:t>
      </w:r>
    </w:p>
    <w:p w14:paraId="2D11A96F">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7D5CE00E">
      <w:pPr>
        <w:pStyle w:val="5"/>
        <w:bidi w:val="0"/>
      </w:pPr>
      <w:r>
        <w:rPr>
          <w:rFonts w:hint="eastAsia"/>
        </w:rPr>
        <w:t>●</w:t>
      </w:r>
      <w:r>
        <w:rPr>
          <w:rFonts w:hint="default"/>
          <w:lang w:val="en-US"/>
        </w:rPr>
        <w:t xml:space="preserve"> </w:t>
      </w:r>
      <w:r>
        <w:t>金额，</w:t>
      </w:r>
      <w:r>
        <w:rPr>
          <w:rFonts w:hint="eastAsia"/>
          <w:lang w:val="en-US" w:eastAsia="zh-CN"/>
        </w:rPr>
        <w:t>必填</w:t>
      </w:r>
      <w:r>
        <w:t>，最大长度18位，最多2位小数。</w:t>
      </w:r>
    </w:p>
    <w:p w14:paraId="08A746FF">
      <w:pPr>
        <w:pStyle w:val="5"/>
        <w:bidi w:val="0"/>
      </w:pPr>
      <w:r>
        <w:rPr>
          <w:rFonts w:hint="eastAsia"/>
        </w:rPr>
        <w:t>●</w:t>
      </w:r>
      <w:r>
        <w:rPr>
          <w:rFonts w:hint="default"/>
          <w:lang w:val="en-US"/>
        </w:rPr>
        <w:t xml:space="preserve"> </w:t>
      </w:r>
      <w:r>
        <w:t>增值税税率/征收率，必填，最大长度16位，最多6位小数。必须在可用税率信息中存在。</w:t>
      </w:r>
    </w:p>
    <w:p w14:paraId="6A9B3295">
      <w:pPr>
        <w:pStyle w:val="5"/>
        <w:bidi w:val="0"/>
      </w:pPr>
      <w:r>
        <w:rPr>
          <w:rFonts w:hint="eastAsia"/>
        </w:rPr>
        <w:t>●</w:t>
      </w:r>
      <w:r>
        <w:rPr>
          <w:rFonts w:hint="default"/>
          <w:lang w:val="en-US"/>
        </w:rPr>
        <w:t xml:space="preserve"> </w:t>
      </w:r>
      <w:r>
        <w:t>税额，必填，最大长度18位，最多2位小数。</w:t>
      </w:r>
    </w:p>
    <w:p w14:paraId="71772554">
      <w:pPr>
        <w:pStyle w:val="5"/>
        <w:bidi w:val="0"/>
      </w:pPr>
      <w:r>
        <w:rPr>
          <w:rFonts w:hint="eastAsia"/>
        </w:rPr>
        <w:t>●</w:t>
      </w:r>
      <w:r>
        <w:rPr>
          <w:rFonts w:hint="default"/>
          <w:lang w:val="en-US"/>
        </w:rPr>
        <w:t xml:space="preserve"> </w:t>
      </w:r>
      <w:r>
        <w:t>含税金额，必填，最大长度18位，最多2位小数。</w:t>
      </w:r>
    </w:p>
    <w:p w14:paraId="3D0EC714">
      <w:pPr>
        <w:pStyle w:val="5"/>
        <w:bidi w:val="0"/>
      </w:pPr>
      <w:r>
        <w:rPr>
          <w:rFonts w:hint="eastAsia"/>
        </w:rPr>
        <w:t>●</w:t>
      </w:r>
      <w:r>
        <w:rPr>
          <w:rFonts w:hint="default"/>
          <w:lang w:val="en-US"/>
        </w:rPr>
        <w:t xml:space="preserve"> </w:t>
      </w:r>
      <w:r>
        <w:t>扣除额，选填，最大长度18位，最多2位小数。</w:t>
      </w:r>
    </w:p>
    <w:p w14:paraId="400A48FF">
      <w:pPr>
        <w:pStyle w:val="5"/>
        <w:bidi w:val="0"/>
      </w:pPr>
      <w:r>
        <w:rPr>
          <w:rFonts w:hint="eastAsia"/>
        </w:rPr>
        <w:t>●</w:t>
      </w:r>
      <w:r>
        <w:rPr>
          <w:rFonts w:hint="default"/>
          <w:lang w:val="en-US"/>
        </w:rPr>
        <w:t xml:space="preserve"> </w:t>
      </w:r>
      <w:r>
        <w:t>商品和服务税收分类合并编码，必填，最大长度19位。必须在商品编码信息中存在。</w:t>
      </w:r>
    </w:p>
    <w:p w14:paraId="327AF04B">
      <w:pPr>
        <w:pStyle w:val="5"/>
        <w:bidi w:val="0"/>
      </w:pPr>
      <w:r>
        <w:rPr>
          <w:rFonts w:hint="eastAsia"/>
        </w:rPr>
        <w:t>●</w:t>
      </w:r>
      <w:r>
        <w:rPr>
          <w:rFonts w:hint="default"/>
          <w:lang w:val="en-US"/>
        </w:rPr>
        <w:t xml:space="preserve"> </w:t>
      </w:r>
      <w:r>
        <w:t>发票行性质，必填，取值范围为“00”、“01”、“02”。</w:t>
      </w:r>
    </w:p>
    <w:p w14:paraId="4EA63BFE">
      <w:pPr>
        <w:pStyle w:val="5"/>
        <w:bidi w:val="0"/>
      </w:pPr>
      <w:r>
        <w:rPr>
          <w:rFonts w:hint="eastAsia"/>
        </w:rPr>
        <w:t>●</w:t>
      </w:r>
      <w:r>
        <w:rPr>
          <w:rFonts w:hint="default"/>
          <w:lang w:val="en-US"/>
        </w:rPr>
        <w:t xml:space="preserve"> </w:t>
      </w:r>
      <w:r>
        <w:t>优惠政策标识，选填，不为空时取值范围为“01”、“02”、“03”、“04”、“05”、“06”、“07”、“08”、“09”、“10”、“11”、“12”、“13”、“14”、“15”、“16”、“17”、“18”。</w:t>
      </w:r>
    </w:p>
    <w:p w14:paraId="2027E515">
      <w:pPr>
        <w:pStyle w:val="5"/>
        <w:bidi w:val="0"/>
      </w:pPr>
      <w:r>
        <w:rPr>
          <w:rFonts w:hint="eastAsia"/>
        </w:rPr>
        <w:t>●</w:t>
      </w:r>
      <w:r>
        <w:rPr>
          <w:rFonts w:hint="default"/>
          <w:lang w:val="en-US"/>
        </w:rPr>
        <w:t xml:space="preserve"> </w:t>
      </w:r>
      <w:r>
        <w:t>附加要素名称，选填，最大长度200位。</w:t>
      </w:r>
    </w:p>
    <w:p w14:paraId="116AA0D0">
      <w:pPr>
        <w:pStyle w:val="5"/>
        <w:bidi w:val="0"/>
      </w:pPr>
      <w:r>
        <w:rPr>
          <w:rFonts w:hint="eastAsia"/>
        </w:rPr>
        <w:t>●</w:t>
      </w:r>
      <w:r>
        <w:rPr>
          <w:rFonts w:hint="default"/>
          <w:lang w:val="en-US"/>
        </w:rPr>
        <w:t xml:space="preserve"> </w:t>
      </w:r>
      <w:r>
        <w:t>附加要素类型，选填，最大长度200位。</w:t>
      </w:r>
    </w:p>
    <w:p w14:paraId="4C16A4FC">
      <w:pPr>
        <w:pStyle w:val="5"/>
        <w:bidi w:val="0"/>
      </w:pPr>
      <w:r>
        <w:rPr>
          <w:rFonts w:hint="eastAsia"/>
        </w:rPr>
        <w:t>●</w:t>
      </w:r>
      <w:r>
        <w:rPr>
          <w:rFonts w:hint="default"/>
          <w:lang w:val="en-US"/>
        </w:rPr>
        <w:t xml:space="preserve"> </w:t>
      </w:r>
      <w:r>
        <w:t>附加要素值，选填，最大长度200位。</w:t>
      </w:r>
    </w:p>
    <w:p w14:paraId="4561CF0D">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2DFCBAEA">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6217229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发票代码，必须为空。</w:t>
      </w:r>
    </w:p>
    <w:p w14:paraId="2A88492B">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发票号码，必须为空。</w:t>
      </w:r>
    </w:p>
    <w:p w14:paraId="3A7EF28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差额凭证号码，必须为空。</w:t>
      </w:r>
    </w:p>
    <w:p w14:paraId="457B76DE">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开具日期，必须为空。</w:t>
      </w:r>
    </w:p>
    <w:p w14:paraId="7773B3B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1297B2AF">
      <w:pPr>
        <w:pStyle w:val="5"/>
        <w:bidi w:val="0"/>
      </w:pPr>
      <w:r>
        <w:rPr>
          <w:rFonts w:hint="eastAsia"/>
        </w:rPr>
        <w:t>●</w:t>
      </w:r>
      <w:r>
        <w:rPr>
          <w:rFonts w:hint="default"/>
          <w:lang w:val="en-US"/>
        </w:rPr>
        <w:t xml:space="preserve"> </w:t>
      </w:r>
      <w:r>
        <w:rPr>
          <w:rFonts w:hint="eastAsia"/>
          <w:lang w:val="en-US" w:eastAsia="zh-CN"/>
        </w:rPr>
        <w:t>本次扣除金额，必须为空。</w:t>
      </w:r>
    </w:p>
    <w:p w14:paraId="0359FC32">
      <w:pPr>
        <w:pStyle w:val="5"/>
        <w:bidi w:val="0"/>
        <w:rPr>
          <w:rFonts w:hint="eastAsia"/>
        </w:rPr>
      </w:pPr>
      <w:r>
        <w:rPr>
          <w:rFonts w:hint="eastAsia"/>
        </w:rPr>
        <w:t>●</w:t>
      </w:r>
      <w:r>
        <w:rPr>
          <w:rFonts w:hint="default"/>
          <w:lang w:val="en-US"/>
        </w:rPr>
        <w:t xml:space="preserve"> </w:t>
      </w:r>
      <w:r>
        <w:rPr>
          <w:rFonts w:hint="eastAsia"/>
          <w:lang w:val="en-US" w:eastAsia="zh-CN"/>
        </w:rPr>
        <w:t>备注，</w:t>
      </w:r>
      <w:bookmarkStart w:id="200" w:name="OLE_LINK74"/>
      <w:r>
        <w:rPr>
          <w:rFonts w:hint="eastAsia"/>
          <w:lang w:val="en-US" w:eastAsia="zh-CN"/>
        </w:rPr>
        <w:t>必须为空</w:t>
      </w:r>
      <w:bookmarkEnd w:id="200"/>
      <w:r>
        <w:rPr>
          <w:rFonts w:hint="eastAsia"/>
          <w:lang w:val="en-US" w:eastAsia="zh-CN"/>
        </w:rPr>
        <w:t>。</w:t>
      </w:r>
    </w:p>
    <w:p w14:paraId="1565FBE6">
      <w:pPr>
        <w:pStyle w:val="8"/>
        <w:bidi w:val="0"/>
      </w:pPr>
      <w:bookmarkStart w:id="201" w:name="_Toc23131"/>
      <w:r>
        <w:t>5.2.4.2数据校验</w:t>
      </w:r>
      <w:bookmarkEnd w:id="201"/>
    </w:p>
    <w:p w14:paraId="24A67B8F">
      <w:pPr>
        <w:pStyle w:val="5"/>
        <w:bidi w:val="0"/>
      </w:pPr>
      <w:r>
        <w:rPr>
          <w:rFonts w:hint="eastAsia"/>
        </w:rPr>
        <w:t>●</w:t>
      </w:r>
      <w:r>
        <w:rPr>
          <w:rFonts w:hint="default"/>
          <w:lang w:val="en-US"/>
        </w:rPr>
        <w:t xml:space="preserve"> </w:t>
      </w:r>
      <w:r>
        <w:t>红字发票明细和红字确认单必须保持一致</w:t>
      </w:r>
      <w:r>
        <w:rPr>
          <w:rFonts w:hint="eastAsia"/>
          <w:lang w:eastAsia="zh-CN"/>
        </w:rPr>
        <w:t>。</w:t>
      </w:r>
    </w:p>
    <w:p w14:paraId="2BEBB489">
      <w:pPr>
        <w:pStyle w:val="5"/>
        <w:bidi w:val="0"/>
        <w:rPr>
          <w:rFonts w:hint="default"/>
          <w:lang w:val="en-US"/>
        </w:rPr>
      </w:pPr>
      <w:r>
        <w:rPr>
          <w:rFonts w:hint="eastAsia"/>
        </w:rPr>
        <w:t>●</w:t>
      </w:r>
      <w:r>
        <w:rPr>
          <w:rFonts w:hint="default"/>
          <w:lang w:val="en-US"/>
        </w:rPr>
        <w:t xml:space="preserve"> 开具红字发票时，差额扣除清单必须为空。</w:t>
      </w:r>
    </w:p>
    <w:p w14:paraId="26A8C898">
      <w:pPr>
        <w:pStyle w:val="5"/>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449BBD01">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D1C310E">
      <w:pPr>
        <w:pStyle w:val="5"/>
        <w:bidi w:val="0"/>
        <w:rPr>
          <w:rFonts w:hint="default"/>
          <w:lang w:val="en-US" w:eastAsia="zh-CN"/>
        </w:rPr>
      </w:pPr>
      <w:r>
        <w:rPr>
          <w:rFonts w:hint="eastAsia"/>
        </w:rPr>
        <w:t>●</w:t>
      </w:r>
      <w:r>
        <w:rPr>
          <w:rFonts w:hint="eastAsia"/>
          <w:lang w:val="en-US" w:eastAsia="zh-CN"/>
        </w:rPr>
        <w:t xml:space="preserve"> 只有自用和联用模式允许填写支付渠道和交易单号，他用模式支付渠道和交易单号必须为空。</w:t>
      </w:r>
    </w:p>
    <w:p w14:paraId="2F4AB2DB">
      <w:pPr>
        <w:pStyle w:val="5"/>
        <w:bidi w:val="0"/>
        <w:rPr>
          <w:rFonts w:hint="eastAsia"/>
        </w:rPr>
      </w:pPr>
      <w:bookmarkStart w:id="202" w:name="OLE_LINK47"/>
      <w:r>
        <w:rPr>
          <w:rFonts w:hint="eastAsia"/>
        </w:rPr>
        <w:t>●</w:t>
      </w:r>
      <w:r>
        <w:rPr>
          <w:rFonts w:hint="eastAsia"/>
          <w:lang w:val="en-US" w:eastAsia="zh-CN"/>
        </w:rPr>
        <w:t xml:space="preserve"> </w:t>
      </w:r>
      <w:bookmarkEnd w:id="202"/>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lang w:val="en-US" w:eastAsia="zh-CN"/>
        </w:rPr>
        <w:t>乐企开票模式代码</w:t>
      </w:r>
      <w:r>
        <w:rPr>
          <w:rFonts w:hint="eastAsia"/>
        </w:rPr>
        <w:t>必须填写“02：乐企联用支付即开票”。</w:t>
      </w:r>
    </w:p>
    <w:p w14:paraId="73035EC9">
      <w:pPr>
        <w:pStyle w:val="5"/>
        <w:bidi w:val="0"/>
        <w:rPr>
          <w:rFonts w:hint="eastAsia"/>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7A2C6315">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38F7D197">
      <w:pPr>
        <w:pStyle w:val="7"/>
        <w:bidi w:val="0"/>
      </w:pPr>
      <w:bookmarkStart w:id="203" w:name="_Toc15761"/>
      <w:bookmarkStart w:id="204" w:name="_Toc15499"/>
      <w:r>
        <w:t>5.2.5校验授信额度</w:t>
      </w:r>
      <w:bookmarkEnd w:id="203"/>
      <w:bookmarkEnd w:id="204"/>
    </w:p>
    <w:p w14:paraId="660772E2">
      <w:pPr>
        <w:pStyle w:val="5"/>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8125881">
      <w:pPr>
        <w:pStyle w:val="7"/>
        <w:bidi w:val="0"/>
      </w:pPr>
      <w:bookmarkStart w:id="205" w:name="_Toc22300"/>
      <w:bookmarkStart w:id="206" w:name="_Toc17452"/>
      <w:r>
        <w:t>5.2.6发票赋码</w:t>
      </w:r>
      <w:bookmarkEnd w:id="205"/>
      <w:bookmarkEnd w:id="206"/>
    </w:p>
    <w:p w14:paraId="69238807">
      <w:pPr>
        <w:pStyle w:val="5"/>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5"/>
          <w:color w:val="auto"/>
        </w:rPr>
        <w:t>发票号段结余校验</w:t>
      </w:r>
      <w:r>
        <w:rPr>
          <w:rStyle w:val="25"/>
          <w:color w:val="auto"/>
        </w:rPr>
        <w:fldChar w:fldCharType="end"/>
      </w:r>
      <w:r>
        <w:t>操作。</w:t>
      </w:r>
    </w:p>
    <w:p w14:paraId="47A89C22">
      <w:pPr>
        <w:pStyle w:val="30"/>
        <w:bidi w:val="0"/>
      </w:pPr>
      <w:r>
        <w:drawing>
          <wp:inline distT="0" distB="0" distL="114300" distR="114300">
            <wp:extent cx="2743200" cy="3155950"/>
            <wp:effectExtent l="0" t="0" r="0" b="6350"/>
            <wp:docPr id="43" name="图片 9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58E9BBA6">
      <w:pPr>
        <w:pStyle w:val="7"/>
        <w:bidi w:val="0"/>
      </w:pPr>
      <w:bookmarkStart w:id="207" w:name="_Toc31444"/>
      <w:bookmarkStart w:id="208" w:name="_Toc24730"/>
      <w:r>
        <w:t>5.2.7发票上传</w:t>
      </w:r>
      <w:bookmarkEnd w:id="207"/>
      <w:bookmarkEnd w:id="208"/>
    </w:p>
    <w:p w14:paraId="235649FB">
      <w:pPr>
        <w:pStyle w:val="5"/>
        <w:bidi w:val="0"/>
      </w:pPr>
      <w:r>
        <w:t>发票赋码成功后，首先在本地保存不动产经营租赁红字发票预开具信息（发票状态为“预开具成功”），调用税务局端《不动产经营租赁发票上传》接口预上传不动产经营租赁红字发票，并依据返回的结果，更新本地发票预上传结果。</w:t>
      </w:r>
    </w:p>
    <w:p w14:paraId="336C5084">
      <w:pPr>
        <w:pStyle w:val="30"/>
        <w:bidi w:val="0"/>
      </w:pPr>
      <w:r>
        <w:drawing>
          <wp:inline distT="0" distB="0" distL="114300" distR="114300">
            <wp:extent cx="2743200" cy="2647950"/>
            <wp:effectExtent l="0" t="0" r="0" b="6350"/>
            <wp:docPr id="44" name="图片 9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47A6E6A">
      <w:pPr>
        <w:pStyle w:val="8"/>
        <w:bidi w:val="0"/>
      </w:pPr>
      <w:bookmarkStart w:id="209" w:name="_Toc9699"/>
      <w:r>
        <w:t>5.2.7.1判断逻辑</w:t>
      </w:r>
      <w:bookmarkEnd w:id="209"/>
    </w:p>
    <w:p w14:paraId="613B9221">
      <w:pPr>
        <w:pStyle w:val="5"/>
        <w:bidi w:val="0"/>
      </w:pPr>
      <w:r>
        <w:t>调用《不动产经营租赁发票上传》进行判断，满足以下任意条件时阻断开具不动产经营租赁红字发票，调用失败。</w:t>
      </w:r>
    </w:p>
    <w:p w14:paraId="0A4FA47D">
      <w:pPr>
        <w:pStyle w:val="5"/>
        <w:bidi w:val="0"/>
      </w:pPr>
      <w:r>
        <w:rPr>
          <w:rFonts w:hint="eastAsia"/>
        </w:rPr>
        <w:t>●</w:t>
      </w:r>
      <w:r>
        <w:rPr>
          <w:rFonts w:hint="default"/>
          <w:lang w:val="en-US"/>
        </w:rPr>
        <w:t xml:space="preserve"> </w:t>
      </w:r>
      <w:r>
        <w:t>网络通信异常。</w:t>
      </w:r>
    </w:p>
    <w:p w14:paraId="3D4737B0">
      <w:pPr>
        <w:pStyle w:val="5"/>
        <w:bidi w:val="0"/>
      </w:pPr>
      <w:r>
        <w:rPr>
          <w:rFonts w:hint="eastAsia"/>
        </w:rPr>
        <w:t>●</w:t>
      </w:r>
      <w:r>
        <w:rPr>
          <w:rFonts w:hint="default"/>
          <w:lang w:val="en-US"/>
        </w:rPr>
        <w:t xml:space="preserve"> </w:t>
      </w:r>
      <w:r>
        <w:t>返回报文存在error节点。</w:t>
      </w:r>
    </w:p>
    <w:p w14:paraId="56824E0B">
      <w:pPr>
        <w:pStyle w:val="5"/>
        <w:bidi w:val="0"/>
      </w:pPr>
      <w:r>
        <w:rPr>
          <w:rFonts w:hint="eastAsia"/>
        </w:rPr>
        <w:t>●</w:t>
      </w:r>
      <w:r>
        <w:rPr>
          <w:rFonts w:hint="default"/>
          <w:lang w:val="en-US"/>
        </w:rPr>
        <w:t xml:space="preserve"> </w:t>
      </w:r>
      <w:r>
        <w:t>“返回码”不为“00”。</w:t>
      </w:r>
    </w:p>
    <w:p w14:paraId="266173A8">
      <w:pPr>
        <w:pStyle w:val="7"/>
        <w:bidi w:val="0"/>
      </w:pPr>
      <w:bookmarkStart w:id="210" w:name="_Toc27732"/>
      <w:bookmarkStart w:id="211" w:name="_Toc28220"/>
      <w:r>
        <w:t>5.2.8查询发票上传结果</w:t>
      </w:r>
      <w:bookmarkEnd w:id="210"/>
      <w:bookmarkEnd w:id="211"/>
    </w:p>
    <w:p w14:paraId="3E1284F7">
      <w:pPr>
        <w:pStyle w:val="5"/>
        <w:bidi w:val="0"/>
      </w:pPr>
      <w:r>
        <w:t>发票上传成功后，间隔10秒-10分钟依据发票上传返回的“受理流水号”调用税务局端《查询不动产经营租赁发票上传结果》接口查询不动产经营租赁红字发票是否接收成功，并依据返回的发票开具结果，更新本地发票开具结果。</w:t>
      </w:r>
    </w:p>
    <w:p w14:paraId="3E60CD36">
      <w:pPr>
        <w:pStyle w:val="30"/>
        <w:bidi w:val="0"/>
      </w:pPr>
      <w:r>
        <w:drawing>
          <wp:inline distT="0" distB="0" distL="114300" distR="114300">
            <wp:extent cx="2959100" cy="2330450"/>
            <wp:effectExtent l="0" t="0" r="0" b="6350"/>
            <wp:docPr id="45" name="图片 9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11C1BEF9">
      <w:pPr>
        <w:pStyle w:val="8"/>
        <w:bidi w:val="0"/>
      </w:pPr>
      <w:bookmarkStart w:id="212" w:name="_Toc25618"/>
      <w:r>
        <w:t>5.2.8.1判断逻辑</w:t>
      </w:r>
      <w:bookmarkEnd w:id="212"/>
    </w:p>
    <w:p w14:paraId="0EC73A75">
      <w:pPr>
        <w:pStyle w:val="5"/>
        <w:bidi w:val="0"/>
      </w:pPr>
      <w:r>
        <w:t>调用《查询不动产经营租赁发票上传结果》接口查询不动产经营租赁红字发票是否开具成功，调用失败。</w:t>
      </w:r>
    </w:p>
    <w:p w14:paraId="5AAE52A7">
      <w:pPr>
        <w:pStyle w:val="5"/>
        <w:bidi w:val="0"/>
      </w:pPr>
      <w:bookmarkStart w:id="213" w:name="_Toc12233"/>
      <w:bookmarkStart w:id="214" w:name="_Toc1952"/>
      <w:r>
        <w:rPr>
          <w:rFonts w:hint="eastAsia"/>
        </w:rPr>
        <w:t>●</w:t>
      </w:r>
      <w:r>
        <w:rPr>
          <w:rFonts w:hint="default"/>
          <w:lang w:val="en-US"/>
        </w:rPr>
        <w:t xml:space="preserve"> </w:t>
      </w:r>
      <w:r>
        <w:t>网络通信异常。</w:t>
      </w:r>
    </w:p>
    <w:p w14:paraId="1F94584F">
      <w:pPr>
        <w:pStyle w:val="5"/>
        <w:bidi w:val="0"/>
      </w:pPr>
      <w:r>
        <w:rPr>
          <w:rFonts w:hint="eastAsia"/>
        </w:rPr>
        <w:t>●</w:t>
      </w:r>
      <w:r>
        <w:rPr>
          <w:rFonts w:hint="default"/>
          <w:lang w:val="en-US"/>
        </w:rPr>
        <w:t xml:space="preserve"> </w:t>
      </w:r>
      <w:r>
        <w:t>返回报文存在error节点。</w:t>
      </w:r>
    </w:p>
    <w:p w14:paraId="426FF40C">
      <w:pPr>
        <w:pStyle w:val="5"/>
        <w:bidi w:val="0"/>
      </w:pPr>
      <w:r>
        <w:rPr>
          <w:rFonts w:hint="eastAsia"/>
        </w:rPr>
        <w:t>●</w:t>
      </w:r>
      <w:r>
        <w:rPr>
          <w:rFonts w:hint="default"/>
          <w:lang w:val="en-US"/>
        </w:rPr>
        <w:t xml:space="preserve"> </w:t>
      </w:r>
      <w:r>
        <w:t>“返回码”不为“00”。</w:t>
      </w:r>
    </w:p>
    <w:p w14:paraId="4C15C52E">
      <w:pPr>
        <w:pStyle w:val="4"/>
        <w:bidi w:val="0"/>
      </w:pPr>
      <w:bookmarkStart w:id="215" w:name="_Toc27727"/>
      <w:bookmarkStart w:id="216" w:name="_Toc30167"/>
      <w:bookmarkStart w:id="217" w:name="_Toc26100"/>
      <w:r>
        <w:t>6</w:t>
      </w:r>
      <w:bookmarkEnd w:id="213"/>
      <w:bookmarkEnd w:id="214"/>
      <w:r>
        <w:rPr>
          <w:rFonts w:hint="eastAsia"/>
          <w:lang w:val="en-US" w:eastAsia="zh-CN"/>
        </w:rPr>
        <w:t>.</w:t>
      </w:r>
      <w:r>
        <w:t>开票汇总确认</w:t>
      </w:r>
      <w:bookmarkEnd w:id="215"/>
      <w:bookmarkEnd w:id="216"/>
      <w:bookmarkEnd w:id="217"/>
    </w:p>
    <w:p w14:paraId="4375D94B">
      <w:pPr>
        <w:pStyle w:val="6"/>
        <w:bidi w:val="0"/>
        <w:rPr>
          <w:rFonts w:hint="default"/>
        </w:rPr>
      </w:pPr>
      <w:bookmarkStart w:id="218" w:name="_Toc29984"/>
      <w:bookmarkStart w:id="219" w:name="_Toc7256"/>
      <w:bookmarkStart w:id="220" w:name="_Toc33"/>
      <w:bookmarkStart w:id="221" w:name="_Toc1791"/>
      <w:r>
        <w:rPr>
          <w:rFonts w:hint="default"/>
        </w:rPr>
        <w:t>6.1.全流程图</w:t>
      </w:r>
      <w:bookmarkEnd w:id="218"/>
      <w:bookmarkEnd w:id="219"/>
      <w:bookmarkEnd w:id="220"/>
      <w:bookmarkEnd w:id="221"/>
    </w:p>
    <w:p w14:paraId="2195B53D">
      <w:pPr>
        <w:pStyle w:val="30"/>
        <w:bidi w:val="0"/>
      </w:pPr>
      <w:r>
        <w:drawing>
          <wp:inline distT="0" distB="0" distL="114300" distR="114300">
            <wp:extent cx="5267325" cy="5078730"/>
            <wp:effectExtent l="0" t="0" r="3175" b="1270"/>
            <wp:docPr id="46" name="图片 96"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6" descr="汇总确认总流程图"/>
                    <pic:cNvPicPr>
                      <a:picLocks noChangeAspect="1"/>
                    </pic:cNvPicPr>
                  </pic:nvPicPr>
                  <pic:blipFill>
                    <a:blip r:embed="rId47"/>
                    <a:stretch>
                      <a:fillRect/>
                    </a:stretch>
                  </pic:blipFill>
                  <pic:spPr>
                    <a:xfrm>
                      <a:off x="0" y="0"/>
                      <a:ext cx="5267325" cy="5078730"/>
                    </a:xfrm>
                    <a:prstGeom prst="rect">
                      <a:avLst/>
                    </a:prstGeom>
                    <a:noFill/>
                    <a:ln>
                      <a:noFill/>
                    </a:ln>
                  </pic:spPr>
                </pic:pic>
              </a:graphicData>
            </a:graphic>
          </wp:inline>
        </w:drawing>
      </w:r>
    </w:p>
    <w:p w14:paraId="3FA4BB08">
      <w:pPr>
        <w:pStyle w:val="29"/>
        <w:bidi w:val="0"/>
      </w:pPr>
      <w:r>
        <w:t>业务流程图</w:t>
      </w:r>
    </w:p>
    <w:p w14:paraId="58873A27">
      <w:pPr>
        <w:pStyle w:val="30"/>
        <w:bidi w:val="0"/>
      </w:pPr>
      <w:r>
        <w:drawing>
          <wp:inline distT="0" distB="0" distL="114300" distR="114300">
            <wp:extent cx="4950460" cy="4319905"/>
            <wp:effectExtent l="0" t="0" r="0" b="0"/>
            <wp:docPr id="47" name="图片 74"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4" descr="开票信息汇总对账 (2)"/>
                    <pic:cNvPicPr>
                      <a:picLocks noChangeAspect="1"/>
                    </pic:cNvPicPr>
                  </pic:nvPicPr>
                  <pic:blipFill>
                    <a:blip r:embed="rId48"/>
                    <a:stretch>
                      <a:fillRect/>
                    </a:stretch>
                  </pic:blipFill>
                  <pic:spPr>
                    <a:xfrm>
                      <a:off x="0" y="0"/>
                      <a:ext cx="4950460" cy="4319905"/>
                    </a:xfrm>
                    <a:prstGeom prst="rect">
                      <a:avLst/>
                    </a:prstGeom>
                    <a:noFill/>
                    <a:ln>
                      <a:noFill/>
                    </a:ln>
                  </pic:spPr>
                </pic:pic>
              </a:graphicData>
            </a:graphic>
          </wp:inline>
        </w:drawing>
      </w:r>
    </w:p>
    <w:p w14:paraId="3401F6F0">
      <w:pPr>
        <w:pStyle w:val="29"/>
        <w:bidi w:val="0"/>
      </w:pPr>
      <w:r>
        <w:t>时序图</w:t>
      </w:r>
    </w:p>
    <w:p w14:paraId="0294EB99">
      <w:pPr>
        <w:pStyle w:val="6"/>
        <w:bidi w:val="0"/>
        <w:rPr>
          <w:rFonts w:hint="default"/>
        </w:rPr>
      </w:pPr>
      <w:bookmarkStart w:id="222" w:name="_Toc32053"/>
      <w:bookmarkStart w:id="223" w:name="_Toc14776"/>
      <w:bookmarkStart w:id="224" w:name="_Toc17424"/>
      <w:bookmarkStart w:id="225" w:name="_Toc29036"/>
      <w:r>
        <w:rPr>
          <w:rFonts w:hint="default"/>
        </w:rPr>
        <w:t>6.2.业务规则</w:t>
      </w:r>
      <w:bookmarkEnd w:id="222"/>
      <w:bookmarkEnd w:id="223"/>
      <w:bookmarkEnd w:id="224"/>
      <w:bookmarkEnd w:id="225"/>
    </w:p>
    <w:p w14:paraId="3CDCADE6">
      <w:pPr>
        <w:pStyle w:val="7"/>
        <w:bidi w:val="0"/>
      </w:pPr>
      <w:bookmarkStart w:id="226" w:name="_Toc15757"/>
      <w:bookmarkStart w:id="227" w:name="_Toc5037"/>
      <w:bookmarkStart w:id="228" w:name="_Toc3481"/>
      <w:bookmarkStart w:id="229" w:name="_Toc6872"/>
      <w:r>
        <w:t>6.2.1数字化电子发票汇总信息上传</w:t>
      </w:r>
      <w:bookmarkEnd w:id="226"/>
      <w:bookmarkEnd w:id="227"/>
      <w:bookmarkEnd w:id="228"/>
      <w:bookmarkEnd w:id="229"/>
    </w:p>
    <w:p w14:paraId="642EB15F">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3DC9E2C8">
      <w:pPr>
        <w:pStyle w:val="5"/>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0A48A030">
      <w:pPr>
        <w:pStyle w:val="30"/>
        <w:bidi w:val="0"/>
      </w:pPr>
      <w:r>
        <w:drawing>
          <wp:inline distT="0" distB="0" distL="114300" distR="114300">
            <wp:extent cx="4692650" cy="2508250"/>
            <wp:effectExtent l="0" t="0" r="6350" b="6350"/>
            <wp:docPr id="48" name="图片 97"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7" descr="汇总确认"/>
                    <pic:cNvPicPr>
                      <a:picLocks noChangeAspect="1"/>
                    </pic:cNvPicPr>
                  </pic:nvPicPr>
                  <pic:blipFill>
                    <a:blip r:embed="rId49"/>
                    <a:stretch>
                      <a:fillRect/>
                    </a:stretch>
                  </pic:blipFill>
                  <pic:spPr>
                    <a:xfrm>
                      <a:off x="0" y="0"/>
                      <a:ext cx="4692650" cy="2508250"/>
                    </a:xfrm>
                    <a:prstGeom prst="rect">
                      <a:avLst/>
                    </a:prstGeom>
                    <a:noFill/>
                    <a:ln>
                      <a:noFill/>
                    </a:ln>
                  </pic:spPr>
                </pic:pic>
              </a:graphicData>
            </a:graphic>
          </wp:inline>
        </w:drawing>
      </w:r>
    </w:p>
    <w:p w14:paraId="56AABDFC">
      <w:pPr>
        <w:pStyle w:val="5"/>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3314A5E">
      <w:pPr>
        <w:pStyle w:val="30"/>
        <w:bidi w:val="0"/>
      </w:pPr>
      <w:r>
        <w:drawing>
          <wp:inline distT="0" distB="0" distL="114300" distR="114300">
            <wp:extent cx="1600200" cy="4464050"/>
            <wp:effectExtent l="0" t="0" r="0" b="6350"/>
            <wp:docPr id="49" name="图片 98"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8" descr="取消汇总确认"/>
                    <pic:cNvPicPr>
                      <a:picLocks noChangeAspect="1"/>
                    </pic:cNvPicPr>
                  </pic:nvPicPr>
                  <pic:blipFill>
                    <a:blip r:embed="rId50"/>
                    <a:stretch>
                      <a:fillRect/>
                    </a:stretch>
                  </pic:blipFill>
                  <pic:spPr>
                    <a:xfrm>
                      <a:off x="0" y="0"/>
                      <a:ext cx="1600200" cy="4464050"/>
                    </a:xfrm>
                    <a:prstGeom prst="rect">
                      <a:avLst/>
                    </a:prstGeom>
                    <a:noFill/>
                    <a:ln>
                      <a:noFill/>
                    </a:ln>
                  </pic:spPr>
                </pic:pic>
              </a:graphicData>
            </a:graphic>
          </wp:inline>
        </w:drawing>
      </w:r>
    </w:p>
    <w:p w14:paraId="1B025FF7">
      <w:pPr>
        <w:pStyle w:val="8"/>
        <w:bidi w:val="0"/>
      </w:pPr>
      <w:bookmarkStart w:id="230" w:name="_Toc5767"/>
      <w:r>
        <w:t>6.2.1.1判断逻辑</w:t>
      </w:r>
      <w:bookmarkEnd w:id="230"/>
    </w:p>
    <w:p w14:paraId="3D7BCE08">
      <w:pPr>
        <w:pStyle w:val="5"/>
        <w:bidi w:val="0"/>
      </w:pPr>
      <w:r>
        <w:t>调用《上传发票汇总确认信息》接口当接口调用时发生以下任意情形，调用失败。</w:t>
      </w:r>
    </w:p>
    <w:p w14:paraId="60ECE4AB">
      <w:pPr>
        <w:pStyle w:val="5"/>
        <w:bidi w:val="0"/>
      </w:pPr>
      <w:bookmarkStart w:id="231" w:name="OLE_LINK18"/>
      <w:bookmarkStart w:id="232" w:name="_Toc9657"/>
      <w:bookmarkStart w:id="233" w:name="_Toc24963"/>
      <w:r>
        <w:rPr>
          <w:rFonts w:hint="eastAsia"/>
        </w:rPr>
        <w:t>●</w:t>
      </w:r>
      <w:r>
        <w:rPr>
          <w:rFonts w:hint="default"/>
          <w:lang w:val="en-US"/>
        </w:rPr>
        <w:t xml:space="preserve"> </w:t>
      </w:r>
      <w:bookmarkEnd w:id="231"/>
      <w:r>
        <w:t>网络通信异常。</w:t>
      </w:r>
    </w:p>
    <w:p w14:paraId="433CD106">
      <w:pPr>
        <w:pStyle w:val="5"/>
        <w:bidi w:val="0"/>
      </w:pPr>
      <w:r>
        <w:rPr>
          <w:rFonts w:hint="eastAsia"/>
        </w:rPr>
        <w:t>●</w:t>
      </w:r>
      <w:r>
        <w:rPr>
          <w:rFonts w:hint="default"/>
          <w:lang w:val="en-US"/>
        </w:rPr>
        <w:t xml:space="preserve"> </w:t>
      </w:r>
      <w:r>
        <w:t>返回报文存在error节点。</w:t>
      </w:r>
    </w:p>
    <w:p w14:paraId="79292EC6">
      <w:pPr>
        <w:pStyle w:val="5"/>
        <w:bidi w:val="0"/>
      </w:pPr>
      <w:r>
        <w:rPr>
          <w:rFonts w:hint="eastAsia"/>
        </w:rPr>
        <w:t>●</w:t>
      </w:r>
      <w:r>
        <w:rPr>
          <w:rFonts w:hint="default"/>
          <w:lang w:val="en-US"/>
        </w:rPr>
        <w:t xml:space="preserve"> </w:t>
      </w:r>
      <w:r>
        <w:t>“返回码”不为“00”。</w:t>
      </w:r>
    </w:p>
    <w:p w14:paraId="535F13A2">
      <w:pPr>
        <w:pStyle w:val="7"/>
        <w:bidi w:val="0"/>
      </w:pPr>
      <w:bookmarkStart w:id="234" w:name="_Toc13839"/>
      <w:bookmarkStart w:id="235" w:name="_Toc19241"/>
      <w:r>
        <w:t>6.2.2查询发票汇总确认信息</w:t>
      </w:r>
      <w:bookmarkEnd w:id="232"/>
      <w:bookmarkEnd w:id="233"/>
      <w:bookmarkEnd w:id="234"/>
      <w:bookmarkEnd w:id="235"/>
    </w:p>
    <w:p w14:paraId="117BFDEB">
      <w:pPr>
        <w:pStyle w:val="5"/>
        <w:bidi w:val="0"/>
      </w:pPr>
      <w:r>
        <w:t>给企业提供发票汇总确认信息查询功能，企业可以通过此接口查询历史发票汇总确认信息。</w:t>
      </w:r>
    </w:p>
    <w:p w14:paraId="658A2611">
      <w:pPr>
        <w:pStyle w:val="30"/>
        <w:bidi w:val="0"/>
      </w:pPr>
      <w:r>
        <w:drawing>
          <wp:inline distT="0" distB="0" distL="114300" distR="114300">
            <wp:extent cx="2908300" cy="1949450"/>
            <wp:effectExtent l="0" t="0" r="0" b="6350"/>
            <wp:docPr id="50" name="图片 99"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9" descr="查询发票汇总确认"/>
                    <pic:cNvPicPr>
                      <a:picLocks noChangeAspect="1"/>
                    </pic:cNvPicPr>
                  </pic:nvPicPr>
                  <pic:blipFill>
                    <a:blip r:embed="rId51"/>
                    <a:stretch>
                      <a:fillRect/>
                    </a:stretch>
                  </pic:blipFill>
                  <pic:spPr>
                    <a:xfrm>
                      <a:off x="0" y="0"/>
                      <a:ext cx="2908300" cy="1949450"/>
                    </a:xfrm>
                    <a:prstGeom prst="rect">
                      <a:avLst/>
                    </a:prstGeom>
                    <a:noFill/>
                    <a:ln>
                      <a:noFill/>
                    </a:ln>
                  </pic:spPr>
                </pic:pic>
              </a:graphicData>
            </a:graphic>
          </wp:inline>
        </w:drawing>
      </w:r>
    </w:p>
    <w:p w14:paraId="54B72707">
      <w:pPr>
        <w:pStyle w:val="8"/>
        <w:bidi w:val="0"/>
      </w:pPr>
      <w:bookmarkStart w:id="236" w:name="_Toc28786"/>
      <w:r>
        <w:t>6.2.2.1判断逻辑</w:t>
      </w:r>
      <w:bookmarkEnd w:id="236"/>
    </w:p>
    <w:p w14:paraId="0C18D46C">
      <w:pPr>
        <w:pStyle w:val="5"/>
        <w:bidi w:val="0"/>
      </w:pPr>
      <w:r>
        <w:t>调用《查询发票会汇总确认信息》接口当接口调用时发生以下任意情形，调用失败。</w:t>
      </w:r>
    </w:p>
    <w:p w14:paraId="343D3724">
      <w:pPr>
        <w:pStyle w:val="5"/>
        <w:bidi w:val="0"/>
      </w:pPr>
      <w:r>
        <w:rPr>
          <w:rFonts w:hint="eastAsia"/>
        </w:rPr>
        <w:t>●</w:t>
      </w:r>
      <w:r>
        <w:rPr>
          <w:rFonts w:hint="default"/>
          <w:lang w:val="en-US"/>
        </w:rPr>
        <w:t xml:space="preserve"> </w:t>
      </w:r>
      <w:r>
        <w:t>网络通信异常。</w:t>
      </w:r>
    </w:p>
    <w:p w14:paraId="673D7C57">
      <w:pPr>
        <w:pStyle w:val="5"/>
        <w:bidi w:val="0"/>
      </w:pPr>
      <w:r>
        <w:rPr>
          <w:rFonts w:hint="eastAsia"/>
        </w:rPr>
        <w:t>●</w:t>
      </w:r>
      <w:r>
        <w:rPr>
          <w:rFonts w:hint="default"/>
          <w:lang w:val="en-US"/>
        </w:rPr>
        <w:t xml:space="preserve"> </w:t>
      </w:r>
      <w:r>
        <w:t>返回报文存在error节点。</w:t>
      </w:r>
    </w:p>
    <w:p w14:paraId="4939E894">
      <w:pPr>
        <w:pStyle w:val="5"/>
        <w:bidi w:val="0"/>
      </w:pPr>
      <w:r>
        <w:rPr>
          <w:rFonts w:hint="eastAsia"/>
        </w:rPr>
        <w:t>●</w:t>
      </w:r>
      <w:r>
        <w:rPr>
          <w:rFonts w:hint="default"/>
          <w:lang w:val="en-US"/>
        </w:rPr>
        <w:t xml:space="preserve"> </w:t>
      </w:r>
      <w:r>
        <w:t>“返回码”不为“00”。</w:t>
      </w:r>
    </w:p>
    <w:p w14:paraId="32945AAC">
      <w:pPr>
        <w:pStyle w:val="2"/>
        <w:numPr>
          <w:ilvl w:val="0"/>
          <w:numId w:val="0"/>
        </w:numPr>
        <w:bidi w:val="0"/>
        <w:ind w:firstLine="0" w:firstLineChars="0"/>
        <w:rPr>
          <w:rFonts w:hint="eastAsia"/>
          <w:lang w:val="en-US" w:eastAsia="zh-CN"/>
        </w:rPr>
      </w:pPr>
      <w:bookmarkStart w:id="237" w:name="_Toc5709"/>
      <w:bookmarkStart w:id="238" w:name="_Toc24197"/>
      <w:bookmarkStart w:id="239" w:name="_Toc27749"/>
      <w:r>
        <w:rPr>
          <w:rFonts w:hint="eastAsia" w:ascii="Helvetica" w:hAnsi="Helvetica" w:eastAsia="宋体" w:cs="Helvetica"/>
          <w:b/>
          <w:bCs/>
          <w:color w:val="000000"/>
          <w:kern w:val="2"/>
          <w:sz w:val="32"/>
          <w:szCs w:val="32"/>
          <w:lang w:val="en-US" w:eastAsia="zh-CN" w:bidi="ar-SA"/>
        </w:rPr>
        <w:t>五、</w:t>
      </w:r>
      <w:r>
        <w:rPr>
          <w:rFonts w:hint="default"/>
        </w:rPr>
        <w:t>接口</w:t>
      </w:r>
      <w:bookmarkEnd w:id="237"/>
      <w:r>
        <w:rPr>
          <w:rFonts w:hint="eastAsia"/>
          <w:lang w:val="en-US" w:eastAsia="zh-CN"/>
        </w:rPr>
        <w:t>技术说明</w:t>
      </w:r>
      <w:bookmarkEnd w:id="238"/>
      <w:bookmarkEnd w:id="239"/>
    </w:p>
    <w:p w14:paraId="5F63646E">
      <w:pPr>
        <w:pStyle w:val="3"/>
        <w:bidi w:val="0"/>
        <w:rPr>
          <w:rFonts w:hint="default"/>
          <w:lang w:val="en-US"/>
        </w:rPr>
      </w:pPr>
      <w:bookmarkStart w:id="240" w:name="_Toc20367"/>
      <w:bookmarkStart w:id="241" w:name="_Toc17417"/>
      <w:bookmarkStart w:id="242" w:name="_Toc4788"/>
      <w:r>
        <w:rPr>
          <w:lang w:eastAsia="zh-CN"/>
        </w:rPr>
        <w:t>（一）</w:t>
      </w:r>
      <w:r>
        <w:rPr>
          <w:rFonts w:hint="eastAsia"/>
          <w:lang w:val="en-US" w:eastAsia="zh-CN"/>
        </w:rPr>
        <w:t>能力编码</w:t>
      </w:r>
      <w:bookmarkEnd w:id="240"/>
      <w:bookmarkEnd w:id="241"/>
      <w:bookmarkEnd w:id="242"/>
    </w:p>
    <w:tbl>
      <w:tblPr>
        <w:tblStyle w:val="2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1A67C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BC1318C">
            <w:pPr>
              <w:pStyle w:val="29"/>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9758725">
            <w:pPr>
              <w:pStyle w:val="29"/>
              <w:bidi w:val="0"/>
              <w:rPr>
                <w:rFonts w:hint="default"/>
                <w:b w:val="0"/>
                <w:bCs/>
                <w:lang w:val="en-US" w:eastAsia="zh-CN"/>
              </w:rPr>
            </w:pPr>
            <w:r>
              <w:rPr>
                <w:rFonts w:hint="eastAsia"/>
                <w:b w:val="0"/>
                <w:bCs/>
                <w:lang w:val="en-US" w:eastAsia="zh-CN"/>
              </w:rPr>
              <w:t>乐企不动产经营租赁开票能力</w:t>
            </w:r>
          </w:p>
        </w:tc>
      </w:tr>
      <w:tr w14:paraId="052D4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2FF45F3C">
            <w:pPr>
              <w:pStyle w:val="29"/>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5B0DC2E4">
            <w:pPr>
              <w:pStyle w:val="30"/>
              <w:bidi w:val="0"/>
              <w:rPr>
                <w:b w:val="0"/>
                <w:bCs/>
                <w:lang w:val="en-US"/>
              </w:rPr>
            </w:pPr>
            <w:r>
              <w:rPr>
                <w:rFonts w:hint="eastAsia"/>
                <w:b w:val="0"/>
                <w:bCs/>
                <w:lang w:val="en-US" w:eastAsia="zh-CN"/>
              </w:rPr>
              <w:t>202038</w:t>
            </w:r>
          </w:p>
        </w:tc>
      </w:tr>
    </w:tbl>
    <w:p w14:paraId="4298865F">
      <w:pPr>
        <w:numPr>
          <w:ilvl w:val="0"/>
          <w:numId w:val="0"/>
        </w:numPr>
        <w:rPr>
          <w:rFonts w:hint="default"/>
          <w:lang w:val="en-US"/>
        </w:rPr>
      </w:pPr>
    </w:p>
    <w:p w14:paraId="04FF0BB5">
      <w:pPr>
        <w:pStyle w:val="3"/>
        <w:bidi w:val="0"/>
        <w:rPr>
          <w:rFonts w:hint="default"/>
        </w:rPr>
      </w:pPr>
      <w:bookmarkStart w:id="243" w:name="_Toc7681"/>
      <w:bookmarkStart w:id="244" w:name="_Toc30258"/>
      <w:bookmarkStart w:id="245" w:name="_Toc11762"/>
      <w:bookmarkStart w:id="246" w:name="_Toc3422"/>
      <w:bookmarkStart w:id="247" w:name="_Toc156"/>
      <w:bookmarkStart w:id="248" w:name="_Toc8965"/>
      <w:r>
        <w:rPr>
          <w:lang w:eastAsia="zh-CN"/>
        </w:rPr>
        <w:t>（</w:t>
      </w:r>
      <w:r>
        <w:rPr>
          <w:rFonts w:hint="eastAsia"/>
          <w:lang w:val="en-US" w:eastAsia="zh-CN"/>
        </w:rPr>
        <w:t>二</w:t>
      </w:r>
      <w:r>
        <w:rPr>
          <w:lang w:eastAsia="zh-CN"/>
        </w:rPr>
        <w:t>）接口清单</w:t>
      </w:r>
      <w:bookmarkEnd w:id="243"/>
      <w:bookmarkEnd w:id="244"/>
      <w:bookmarkEnd w:id="245"/>
      <w:bookmarkEnd w:id="246"/>
      <w:bookmarkEnd w:id="247"/>
      <w:bookmarkEnd w:id="248"/>
    </w:p>
    <w:tbl>
      <w:tblPr>
        <w:tblStyle w:val="2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7"/>
        <w:gridCol w:w="4262"/>
        <w:gridCol w:w="3251"/>
      </w:tblGrid>
      <w:tr w14:paraId="04AEA1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91" w:type="pct"/>
            <w:tcBorders>
              <w:top w:val="single" w:color="auto" w:sz="12" w:space="0"/>
              <w:bottom w:val="single" w:color="auto" w:sz="6" w:space="0"/>
            </w:tcBorders>
            <w:shd w:val="clear" w:color="auto" w:fill="D8D8D8"/>
            <w:noWrap w:val="0"/>
            <w:vAlign w:val="center"/>
          </w:tcPr>
          <w:p w14:paraId="4614E3BD">
            <w:pPr>
              <w:pStyle w:val="29"/>
              <w:bidi w:val="0"/>
              <w:rPr>
                <w:lang w:eastAsia="zh-TW"/>
              </w:rPr>
            </w:pPr>
            <w:r>
              <w:t>序号</w:t>
            </w:r>
          </w:p>
        </w:tc>
        <w:tc>
          <w:tcPr>
            <w:tcW w:w="2500" w:type="pct"/>
            <w:tcBorders>
              <w:top w:val="single" w:color="auto" w:sz="12" w:space="0"/>
              <w:bottom w:val="single" w:color="auto" w:sz="6" w:space="0"/>
            </w:tcBorders>
            <w:shd w:val="clear" w:color="auto" w:fill="D8D8D8"/>
            <w:noWrap w:val="0"/>
            <w:vAlign w:val="center"/>
          </w:tcPr>
          <w:p w14:paraId="430C692C">
            <w:pPr>
              <w:pStyle w:val="29"/>
              <w:bidi w:val="0"/>
            </w:pPr>
            <w:r>
              <w:t>接口名称</w:t>
            </w:r>
          </w:p>
        </w:tc>
        <w:tc>
          <w:tcPr>
            <w:tcW w:w="1907" w:type="pct"/>
            <w:tcBorders>
              <w:top w:val="single" w:color="auto" w:sz="12" w:space="0"/>
              <w:bottom w:val="single" w:color="auto" w:sz="6" w:space="0"/>
            </w:tcBorders>
            <w:shd w:val="clear" w:color="auto" w:fill="D8D8D8"/>
            <w:noWrap w:val="0"/>
            <w:vAlign w:val="center"/>
          </w:tcPr>
          <w:p w14:paraId="51C49638">
            <w:pPr>
              <w:pStyle w:val="29"/>
              <w:bidi w:val="0"/>
              <w:rPr>
                <w:rFonts w:hint="eastAsia"/>
                <w:lang w:val="en-US" w:eastAsia="zh-CN"/>
              </w:rPr>
            </w:pPr>
            <w:r>
              <w:rPr>
                <w:rFonts w:hint="eastAsia"/>
                <w:lang w:val="en-US" w:eastAsia="zh-CN"/>
              </w:rPr>
              <w:t>服务编码</w:t>
            </w:r>
          </w:p>
        </w:tc>
      </w:tr>
      <w:tr w14:paraId="3ECFD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352C932">
            <w:pPr>
              <w:pStyle w:val="30"/>
              <w:bidi w:val="0"/>
            </w:pPr>
            <w:r>
              <w:t>1</w:t>
            </w:r>
          </w:p>
        </w:tc>
        <w:tc>
          <w:tcPr>
            <w:tcW w:w="2500" w:type="pct"/>
            <w:tcBorders>
              <w:top w:val="single" w:color="auto" w:sz="6" w:space="0"/>
            </w:tcBorders>
            <w:noWrap w:val="0"/>
            <w:vAlign w:val="center"/>
          </w:tcPr>
          <w:p w14:paraId="7E2DBB72">
            <w:pPr>
              <w:pStyle w:val="30"/>
              <w:bidi w:val="0"/>
            </w:pPr>
            <w:r>
              <w:t>获取发票批量预赋码信息</w:t>
            </w:r>
          </w:p>
        </w:tc>
        <w:tc>
          <w:tcPr>
            <w:tcW w:w="1907" w:type="pct"/>
            <w:tcBorders>
              <w:top w:val="single" w:color="auto" w:sz="6" w:space="0"/>
            </w:tcBorders>
            <w:noWrap w:val="0"/>
            <w:vAlign w:val="bottom"/>
          </w:tcPr>
          <w:p w14:paraId="1CF9F68B">
            <w:pPr>
              <w:pStyle w:val="30"/>
              <w:bidi w:val="0"/>
              <w:rPr>
                <w:rFonts w:hint="default"/>
              </w:rPr>
            </w:pPr>
            <w:r>
              <w:rPr>
                <w:rFonts w:hint="default"/>
                <w:lang w:val="en-US" w:eastAsia="zh-CN"/>
              </w:rPr>
              <w:t>QDFPPLFM</w:t>
            </w:r>
          </w:p>
        </w:tc>
      </w:tr>
      <w:tr w14:paraId="04E40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398879F3">
            <w:pPr>
              <w:pStyle w:val="30"/>
              <w:bidi w:val="0"/>
            </w:pPr>
            <w:r>
              <w:t>2</w:t>
            </w:r>
          </w:p>
        </w:tc>
        <w:tc>
          <w:tcPr>
            <w:tcW w:w="2500" w:type="pct"/>
            <w:tcBorders>
              <w:top w:val="single" w:color="auto" w:sz="6" w:space="0"/>
            </w:tcBorders>
            <w:noWrap w:val="0"/>
            <w:vAlign w:val="center"/>
          </w:tcPr>
          <w:p w14:paraId="5B3EAB41">
            <w:pPr>
              <w:pStyle w:val="30"/>
              <w:bidi w:val="0"/>
            </w:pPr>
            <w:r>
              <w:t>查询授信额度</w:t>
            </w:r>
          </w:p>
        </w:tc>
        <w:tc>
          <w:tcPr>
            <w:tcW w:w="1907" w:type="pct"/>
            <w:tcBorders>
              <w:top w:val="single" w:color="auto" w:sz="6" w:space="0"/>
            </w:tcBorders>
            <w:noWrap w:val="0"/>
            <w:vAlign w:val="bottom"/>
          </w:tcPr>
          <w:p w14:paraId="22138FC9">
            <w:pPr>
              <w:pStyle w:val="30"/>
              <w:bidi w:val="0"/>
              <w:rPr>
                <w:rFonts w:hint="default"/>
              </w:rPr>
            </w:pPr>
            <w:r>
              <w:rPr>
                <w:rFonts w:hint="default"/>
                <w:lang w:val="en-US" w:eastAsia="zh-CN"/>
              </w:rPr>
              <w:t>CXSXED</w:t>
            </w:r>
          </w:p>
        </w:tc>
      </w:tr>
      <w:tr w14:paraId="00160B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634625F0">
            <w:pPr>
              <w:pStyle w:val="30"/>
              <w:bidi w:val="0"/>
            </w:pPr>
            <w:r>
              <w:t>3</w:t>
            </w:r>
          </w:p>
        </w:tc>
        <w:tc>
          <w:tcPr>
            <w:tcW w:w="2500" w:type="pct"/>
            <w:tcBorders>
              <w:top w:val="single" w:color="auto" w:sz="6" w:space="0"/>
            </w:tcBorders>
            <w:noWrap w:val="0"/>
            <w:vAlign w:val="center"/>
          </w:tcPr>
          <w:p w14:paraId="4FB9068D">
            <w:pPr>
              <w:pStyle w:val="30"/>
              <w:bidi w:val="0"/>
            </w:pPr>
            <w:r>
              <w:t>下载/退回授信额度</w:t>
            </w:r>
          </w:p>
        </w:tc>
        <w:tc>
          <w:tcPr>
            <w:tcW w:w="1907" w:type="pct"/>
            <w:tcBorders>
              <w:top w:val="single" w:color="auto" w:sz="6" w:space="0"/>
            </w:tcBorders>
            <w:noWrap w:val="0"/>
            <w:vAlign w:val="bottom"/>
          </w:tcPr>
          <w:p w14:paraId="7052B3DC">
            <w:pPr>
              <w:pStyle w:val="30"/>
              <w:bidi w:val="0"/>
              <w:rPr>
                <w:rFonts w:hint="default"/>
              </w:rPr>
            </w:pPr>
            <w:r>
              <w:rPr>
                <w:rFonts w:hint="default"/>
                <w:lang w:val="en-US" w:eastAsia="zh-CN"/>
              </w:rPr>
              <w:t>XZTHSXED</w:t>
            </w:r>
          </w:p>
        </w:tc>
      </w:tr>
      <w:tr w14:paraId="3E505B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0A59B2D">
            <w:pPr>
              <w:pStyle w:val="30"/>
              <w:bidi w:val="0"/>
            </w:pPr>
            <w:r>
              <w:t>4</w:t>
            </w:r>
          </w:p>
        </w:tc>
        <w:tc>
          <w:tcPr>
            <w:tcW w:w="2500" w:type="pct"/>
            <w:tcBorders>
              <w:top w:val="single" w:color="auto" w:sz="6" w:space="0"/>
            </w:tcBorders>
            <w:noWrap w:val="0"/>
            <w:vAlign w:val="center"/>
          </w:tcPr>
          <w:p w14:paraId="323B8E15">
            <w:pPr>
              <w:pStyle w:val="30"/>
              <w:bidi w:val="0"/>
            </w:pPr>
            <w:r>
              <w:t>调整授信额度有效期</w:t>
            </w:r>
          </w:p>
        </w:tc>
        <w:tc>
          <w:tcPr>
            <w:tcW w:w="1907" w:type="pct"/>
            <w:tcBorders>
              <w:top w:val="single" w:color="auto" w:sz="6" w:space="0"/>
            </w:tcBorders>
            <w:noWrap w:val="0"/>
            <w:vAlign w:val="bottom"/>
          </w:tcPr>
          <w:p w14:paraId="1FF31D35">
            <w:pPr>
              <w:pStyle w:val="30"/>
              <w:bidi w:val="0"/>
              <w:rPr>
                <w:rFonts w:hint="default"/>
              </w:rPr>
            </w:pPr>
            <w:r>
              <w:rPr>
                <w:rFonts w:hint="default"/>
                <w:lang w:val="en-US" w:eastAsia="zh-CN"/>
              </w:rPr>
              <w:t>TZSXEDYXQ</w:t>
            </w:r>
          </w:p>
        </w:tc>
      </w:tr>
      <w:tr w14:paraId="20009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03A95633">
            <w:pPr>
              <w:pStyle w:val="30"/>
              <w:bidi w:val="0"/>
            </w:pPr>
            <w:r>
              <w:t>5</w:t>
            </w:r>
          </w:p>
        </w:tc>
        <w:tc>
          <w:tcPr>
            <w:tcW w:w="2500" w:type="pct"/>
            <w:tcBorders>
              <w:top w:val="single" w:color="auto" w:sz="6" w:space="0"/>
            </w:tcBorders>
            <w:noWrap w:val="0"/>
            <w:vAlign w:val="center"/>
          </w:tcPr>
          <w:p w14:paraId="177C6693">
            <w:pPr>
              <w:pStyle w:val="30"/>
              <w:bidi w:val="0"/>
            </w:pPr>
            <w:r>
              <w:t>查询纳税人风险信息</w:t>
            </w:r>
          </w:p>
        </w:tc>
        <w:tc>
          <w:tcPr>
            <w:tcW w:w="1907" w:type="pct"/>
            <w:tcBorders>
              <w:top w:val="single" w:color="auto" w:sz="6" w:space="0"/>
            </w:tcBorders>
            <w:noWrap w:val="0"/>
            <w:vAlign w:val="bottom"/>
          </w:tcPr>
          <w:p w14:paraId="1A25757F">
            <w:pPr>
              <w:pStyle w:val="30"/>
              <w:bidi w:val="0"/>
              <w:rPr>
                <w:rFonts w:hint="default"/>
              </w:rPr>
            </w:pPr>
            <w:r>
              <w:rPr>
                <w:rFonts w:hint="default"/>
                <w:lang w:val="en-US" w:eastAsia="zh-CN"/>
              </w:rPr>
              <w:t>CXNSRFXXX</w:t>
            </w:r>
          </w:p>
        </w:tc>
      </w:tr>
      <w:tr w14:paraId="4CAD50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31858EC6">
            <w:pPr>
              <w:pStyle w:val="30"/>
              <w:bidi w:val="0"/>
            </w:pPr>
            <w:r>
              <w:t>6</w:t>
            </w:r>
          </w:p>
        </w:tc>
        <w:tc>
          <w:tcPr>
            <w:tcW w:w="2500" w:type="pct"/>
            <w:tcBorders>
              <w:top w:val="single" w:color="auto" w:sz="6" w:space="0"/>
            </w:tcBorders>
            <w:noWrap w:val="0"/>
            <w:vAlign w:val="center"/>
          </w:tcPr>
          <w:p w14:paraId="0E328FE9">
            <w:pPr>
              <w:pStyle w:val="30"/>
              <w:bidi w:val="0"/>
            </w:pPr>
            <w:r>
              <w:t>查询纳税人基本信息</w:t>
            </w:r>
          </w:p>
        </w:tc>
        <w:tc>
          <w:tcPr>
            <w:tcW w:w="1907" w:type="pct"/>
            <w:tcBorders>
              <w:top w:val="single" w:color="auto" w:sz="6" w:space="0"/>
            </w:tcBorders>
            <w:noWrap w:val="0"/>
            <w:vAlign w:val="bottom"/>
          </w:tcPr>
          <w:p w14:paraId="33EDCE96">
            <w:pPr>
              <w:pStyle w:val="30"/>
              <w:bidi w:val="0"/>
              <w:rPr>
                <w:rFonts w:hint="default"/>
              </w:rPr>
            </w:pPr>
            <w:r>
              <w:rPr>
                <w:rFonts w:hint="default"/>
                <w:lang w:val="en-US" w:eastAsia="zh-CN"/>
              </w:rPr>
              <w:t>CXNSRJBXX</w:t>
            </w:r>
          </w:p>
        </w:tc>
      </w:tr>
      <w:tr w14:paraId="4CF0C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C18894F">
            <w:pPr>
              <w:pStyle w:val="30"/>
              <w:bidi w:val="0"/>
            </w:pPr>
            <w:r>
              <w:t>7</w:t>
            </w:r>
          </w:p>
        </w:tc>
        <w:tc>
          <w:tcPr>
            <w:tcW w:w="2500" w:type="pct"/>
            <w:tcBorders>
              <w:top w:val="single" w:color="auto" w:sz="6" w:space="0"/>
            </w:tcBorders>
            <w:noWrap w:val="0"/>
            <w:vAlign w:val="center"/>
          </w:tcPr>
          <w:p w14:paraId="0DCBF546">
            <w:pPr>
              <w:pStyle w:val="30"/>
              <w:bidi w:val="0"/>
            </w:pPr>
            <w:r>
              <w:t>查询可用税率信息</w:t>
            </w:r>
          </w:p>
        </w:tc>
        <w:tc>
          <w:tcPr>
            <w:tcW w:w="1907" w:type="pct"/>
            <w:tcBorders>
              <w:top w:val="single" w:color="auto" w:sz="6" w:space="0"/>
            </w:tcBorders>
            <w:noWrap w:val="0"/>
            <w:vAlign w:val="bottom"/>
          </w:tcPr>
          <w:p w14:paraId="6DB08560">
            <w:pPr>
              <w:pStyle w:val="30"/>
              <w:bidi w:val="0"/>
              <w:rPr>
                <w:rFonts w:hint="default"/>
              </w:rPr>
            </w:pPr>
            <w:r>
              <w:rPr>
                <w:rFonts w:hint="default"/>
                <w:lang w:val="en-US" w:eastAsia="zh-CN"/>
              </w:rPr>
              <w:t>CXKYSL</w:t>
            </w:r>
          </w:p>
        </w:tc>
      </w:tr>
      <w:tr w14:paraId="020F0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174EB997">
            <w:pPr>
              <w:pStyle w:val="30"/>
              <w:bidi w:val="0"/>
            </w:pPr>
            <w:r>
              <w:t>8</w:t>
            </w:r>
          </w:p>
        </w:tc>
        <w:tc>
          <w:tcPr>
            <w:tcW w:w="2500" w:type="pct"/>
            <w:tcBorders>
              <w:top w:val="single" w:color="auto" w:sz="6" w:space="0"/>
            </w:tcBorders>
            <w:noWrap w:val="0"/>
            <w:vAlign w:val="center"/>
          </w:tcPr>
          <w:p w14:paraId="66C9E3FB">
            <w:pPr>
              <w:pStyle w:val="30"/>
              <w:bidi w:val="0"/>
            </w:pPr>
            <w:r>
              <w:t>查询税收分类编码信息</w:t>
            </w:r>
          </w:p>
        </w:tc>
        <w:tc>
          <w:tcPr>
            <w:tcW w:w="1907" w:type="pct"/>
            <w:tcBorders>
              <w:top w:val="single" w:color="auto" w:sz="6" w:space="0"/>
            </w:tcBorders>
            <w:noWrap w:val="0"/>
            <w:vAlign w:val="bottom"/>
          </w:tcPr>
          <w:p w14:paraId="73A13B06">
            <w:pPr>
              <w:pStyle w:val="30"/>
              <w:bidi w:val="0"/>
              <w:rPr>
                <w:rFonts w:hint="default"/>
              </w:rPr>
            </w:pPr>
            <w:r>
              <w:rPr>
                <w:rFonts w:hint="default"/>
                <w:lang w:val="en-US" w:eastAsia="zh-CN"/>
              </w:rPr>
              <w:t>CXSSFLBM</w:t>
            </w:r>
          </w:p>
        </w:tc>
      </w:tr>
      <w:tr w14:paraId="1772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4EE26327">
            <w:pPr>
              <w:pStyle w:val="30"/>
              <w:bidi w:val="0"/>
            </w:pPr>
            <w:r>
              <w:t>9</w:t>
            </w:r>
          </w:p>
        </w:tc>
        <w:tc>
          <w:tcPr>
            <w:tcW w:w="2500" w:type="pct"/>
            <w:tcBorders>
              <w:top w:val="single" w:color="auto" w:sz="6" w:space="0"/>
            </w:tcBorders>
            <w:noWrap w:val="0"/>
            <w:vAlign w:val="center"/>
          </w:tcPr>
          <w:p w14:paraId="40113CE7">
            <w:pPr>
              <w:pStyle w:val="30"/>
              <w:bidi w:val="0"/>
            </w:pPr>
            <w:r>
              <w:t>批量发票下载申请</w:t>
            </w:r>
          </w:p>
        </w:tc>
        <w:tc>
          <w:tcPr>
            <w:tcW w:w="1907" w:type="pct"/>
            <w:tcBorders>
              <w:top w:val="single" w:color="auto" w:sz="6" w:space="0"/>
            </w:tcBorders>
            <w:noWrap w:val="0"/>
            <w:vAlign w:val="bottom"/>
          </w:tcPr>
          <w:p w14:paraId="0D59BFAA">
            <w:pPr>
              <w:pStyle w:val="30"/>
              <w:bidi w:val="0"/>
              <w:rPr>
                <w:rFonts w:hint="default"/>
                <w:lang w:val="en-US" w:eastAsia="zh-CN"/>
              </w:rPr>
            </w:pPr>
            <w:r>
              <w:rPr>
                <w:rFonts w:hint="default"/>
                <w:lang w:val="en-US" w:eastAsia="zh-CN"/>
              </w:rPr>
              <w:t>-</w:t>
            </w:r>
          </w:p>
        </w:tc>
      </w:tr>
      <w:tr w14:paraId="019AA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1E977381">
            <w:pPr>
              <w:pStyle w:val="30"/>
              <w:bidi w:val="0"/>
            </w:pPr>
            <w:r>
              <w:t>10</w:t>
            </w:r>
          </w:p>
        </w:tc>
        <w:tc>
          <w:tcPr>
            <w:tcW w:w="2500" w:type="pct"/>
            <w:tcBorders>
              <w:top w:val="single" w:color="auto" w:sz="6" w:space="0"/>
            </w:tcBorders>
            <w:noWrap w:val="0"/>
            <w:vAlign w:val="center"/>
          </w:tcPr>
          <w:p w14:paraId="5CBAD316">
            <w:pPr>
              <w:pStyle w:val="30"/>
              <w:bidi w:val="0"/>
            </w:pPr>
            <w:r>
              <w:t>发票状态信息查询</w:t>
            </w:r>
          </w:p>
        </w:tc>
        <w:tc>
          <w:tcPr>
            <w:tcW w:w="1907" w:type="pct"/>
            <w:tcBorders>
              <w:top w:val="single" w:color="auto" w:sz="6" w:space="0"/>
            </w:tcBorders>
            <w:noWrap w:val="0"/>
            <w:vAlign w:val="bottom"/>
          </w:tcPr>
          <w:p w14:paraId="4CF533B9">
            <w:pPr>
              <w:pStyle w:val="30"/>
              <w:bidi w:val="0"/>
              <w:rPr>
                <w:rFonts w:hint="default"/>
                <w:lang w:val="en-US" w:eastAsia="zh-CN"/>
              </w:rPr>
            </w:pPr>
            <w:r>
              <w:rPr>
                <w:rFonts w:hint="default"/>
                <w:lang w:val="en-US" w:eastAsia="zh-CN"/>
              </w:rPr>
              <w:t>-</w:t>
            </w:r>
          </w:p>
        </w:tc>
      </w:tr>
      <w:tr w14:paraId="68B666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3AD8112D">
            <w:pPr>
              <w:pStyle w:val="30"/>
              <w:bidi w:val="0"/>
            </w:pPr>
            <w:r>
              <w:t>11</w:t>
            </w:r>
          </w:p>
        </w:tc>
        <w:tc>
          <w:tcPr>
            <w:tcW w:w="2500" w:type="pct"/>
            <w:tcBorders>
              <w:top w:val="single" w:color="auto" w:sz="6" w:space="0"/>
            </w:tcBorders>
            <w:noWrap w:val="0"/>
            <w:vAlign w:val="center"/>
          </w:tcPr>
          <w:p w14:paraId="4FAC1555">
            <w:pPr>
              <w:pStyle w:val="30"/>
              <w:bidi w:val="0"/>
            </w:pPr>
            <w:r>
              <w:t>查询不动产经营租赁红字确认单列表信息</w:t>
            </w:r>
          </w:p>
        </w:tc>
        <w:tc>
          <w:tcPr>
            <w:tcW w:w="1907" w:type="pct"/>
            <w:tcBorders>
              <w:top w:val="single" w:color="auto" w:sz="6" w:space="0"/>
            </w:tcBorders>
            <w:noWrap w:val="0"/>
            <w:vAlign w:val="bottom"/>
          </w:tcPr>
          <w:p w14:paraId="0FFF2C27">
            <w:pPr>
              <w:pStyle w:val="30"/>
              <w:bidi w:val="0"/>
              <w:rPr>
                <w:rFonts w:hint="default"/>
                <w:lang w:val="en-US" w:eastAsia="zh-CN"/>
              </w:rPr>
            </w:pPr>
            <w:r>
              <w:rPr>
                <w:rFonts w:hint="default"/>
                <w:lang w:val="en-US" w:eastAsia="zh-CN"/>
              </w:rPr>
              <w:t>CXQDHZQRDLB</w:t>
            </w:r>
          </w:p>
        </w:tc>
      </w:tr>
      <w:tr w14:paraId="095E6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54F4EE31">
            <w:pPr>
              <w:pStyle w:val="30"/>
              <w:bidi w:val="0"/>
            </w:pPr>
            <w:r>
              <w:t>12</w:t>
            </w:r>
          </w:p>
        </w:tc>
        <w:tc>
          <w:tcPr>
            <w:tcW w:w="2500" w:type="pct"/>
            <w:tcBorders>
              <w:top w:val="single" w:color="auto" w:sz="6" w:space="0"/>
            </w:tcBorders>
            <w:noWrap w:val="0"/>
            <w:vAlign w:val="center"/>
          </w:tcPr>
          <w:p w14:paraId="70A02DD8">
            <w:pPr>
              <w:pStyle w:val="30"/>
              <w:bidi w:val="0"/>
            </w:pPr>
            <w:r>
              <w:t>查询不动产经营租赁红字确认单明细信息</w:t>
            </w:r>
          </w:p>
        </w:tc>
        <w:tc>
          <w:tcPr>
            <w:tcW w:w="1907" w:type="pct"/>
            <w:tcBorders>
              <w:top w:val="single" w:color="auto" w:sz="6" w:space="0"/>
            </w:tcBorders>
            <w:noWrap w:val="0"/>
            <w:vAlign w:val="bottom"/>
          </w:tcPr>
          <w:p w14:paraId="30C076BF">
            <w:pPr>
              <w:pStyle w:val="30"/>
              <w:bidi w:val="0"/>
              <w:rPr>
                <w:rFonts w:hint="default"/>
                <w:lang w:val="en-US" w:eastAsia="zh-CN"/>
              </w:rPr>
            </w:pPr>
            <w:r>
              <w:rPr>
                <w:rFonts w:hint="default"/>
                <w:lang w:val="en-US" w:eastAsia="zh-CN"/>
              </w:rPr>
              <w:t>CXQDHZQRDMX</w:t>
            </w:r>
          </w:p>
        </w:tc>
      </w:tr>
      <w:tr w14:paraId="220CA6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6BBA7997">
            <w:pPr>
              <w:pStyle w:val="30"/>
              <w:bidi w:val="0"/>
            </w:pPr>
            <w:r>
              <w:t>13</w:t>
            </w:r>
          </w:p>
        </w:tc>
        <w:tc>
          <w:tcPr>
            <w:tcW w:w="2500" w:type="pct"/>
            <w:tcBorders>
              <w:top w:val="single" w:color="auto" w:sz="6" w:space="0"/>
            </w:tcBorders>
            <w:noWrap w:val="0"/>
            <w:vAlign w:val="center"/>
          </w:tcPr>
          <w:p w14:paraId="05FDA5F5">
            <w:pPr>
              <w:pStyle w:val="30"/>
              <w:bidi w:val="0"/>
            </w:pPr>
            <w:r>
              <w:t>不动产经营租赁发票上传</w:t>
            </w:r>
          </w:p>
        </w:tc>
        <w:tc>
          <w:tcPr>
            <w:tcW w:w="1907" w:type="pct"/>
            <w:tcBorders>
              <w:top w:val="single" w:color="auto" w:sz="6" w:space="0"/>
            </w:tcBorders>
            <w:noWrap w:val="0"/>
            <w:vAlign w:val="bottom"/>
          </w:tcPr>
          <w:p w14:paraId="0C53F8AA">
            <w:pPr>
              <w:pStyle w:val="30"/>
              <w:bidi w:val="0"/>
              <w:rPr>
                <w:rFonts w:hint="default"/>
                <w:lang w:val="en-US" w:eastAsia="zh-CN"/>
              </w:rPr>
            </w:pPr>
            <w:r>
              <w:rPr>
                <w:rFonts w:hint="default"/>
                <w:lang w:val="en-US" w:eastAsia="zh-CN"/>
              </w:rPr>
              <w:t>BDCJYZLFPSC</w:t>
            </w:r>
          </w:p>
        </w:tc>
      </w:tr>
      <w:tr w14:paraId="0ADD70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7ED3F75D">
            <w:pPr>
              <w:pStyle w:val="30"/>
              <w:bidi w:val="0"/>
            </w:pPr>
            <w:r>
              <w:t>14</w:t>
            </w:r>
          </w:p>
        </w:tc>
        <w:tc>
          <w:tcPr>
            <w:tcW w:w="2500" w:type="pct"/>
            <w:tcBorders>
              <w:top w:val="single" w:color="auto" w:sz="6" w:space="0"/>
            </w:tcBorders>
            <w:noWrap w:val="0"/>
            <w:vAlign w:val="center"/>
          </w:tcPr>
          <w:p w14:paraId="4B2A4D9D">
            <w:pPr>
              <w:pStyle w:val="30"/>
              <w:bidi w:val="0"/>
            </w:pPr>
            <w:r>
              <w:t>查询不动产经营租赁发票上传结果</w:t>
            </w:r>
          </w:p>
        </w:tc>
        <w:tc>
          <w:tcPr>
            <w:tcW w:w="1907" w:type="pct"/>
            <w:tcBorders>
              <w:top w:val="single" w:color="auto" w:sz="6" w:space="0"/>
            </w:tcBorders>
            <w:noWrap w:val="0"/>
            <w:vAlign w:val="bottom"/>
          </w:tcPr>
          <w:p w14:paraId="16C4DC2A">
            <w:pPr>
              <w:pStyle w:val="30"/>
              <w:bidi w:val="0"/>
              <w:rPr>
                <w:rFonts w:hint="default"/>
                <w:lang w:val="en-US" w:eastAsia="zh-CN"/>
              </w:rPr>
            </w:pPr>
            <w:r>
              <w:rPr>
                <w:rFonts w:hint="default"/>
                <w:lang w:val="en-US" w:eastAsia="zh-CN"/>
              </w:rPr>
              <w:t>CXQDFPSCJG</w:t>
            </w:r>
          </w:p>
        </w:tc>
      </w:tr>
      <w:tr w14:paraId="00535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553BFC6A">
            <w:pPr>
              <w:pStyle w:val="30"/>
              <w:bidi w:val="0"/>
            </w:pPr>
            <w:r>
              <w:t>15</w:t>
            </w:r>
          </w:p>
        </w:tc>
        <w:tc>
          <w:tcPr>
            <w:tcW w:w="2500" w:type="pct"/>
            <w:tcBorders>
              <w:top w:val="single" w:color="auto" w:sz="6" w:space="0"/>
            </w:tcBorders>
            <w:noWrap w:val="0"/>
            <w:vAlign w:val="center"/>
          </w:tcPr>
          <w:p w14:paraId="55208A1C">
            <w:pPr>
              <w:pStyle w:val="30"/>
              <w:bidi w:val="0"/>
            </w:pPr>
            <w:r>
              <w:t>不动产经营租赁红字确认单申请</w:t>
            </w:r>
          </w:p>
        </w:tc>
        <w:tc>
          <w:tcPr>
            <w:tcW w:w="1907" w:type="pct"/>
            <w:tcBorders>
              <w:top w:val="single" w:color="auto" w:sz="6" w:space="0"/>
            </w:tcBorders>
            <w:noWrap w:val="0"/>
            <w:vAlign w:val="bottom"/>
          </w:tcPr>
          <w:p w14:paraId="41066570">
            <w:pPr>
              <w:pStyle w:val="30"/>
              <w:bidi w:val="0"/>
              <w:rPr>
                <w:rFonts w:hint="default"/>
                <w:lang w:val="en-US" w:eastAsia="zh-CN"/>
              </w:rPr>
            </w:pPr>
            <w:r>
              <w:rPr>
                <w:rFonts w:hint="default"/>
                <w:lang w:val="en-US" w:eastAsia="zh-CN"/>
              </w:rPr>
              <w:t>QDHZQRDSQ</w:t>
            </w:r>
          </w:p>
        </w:tc>
      </w:tr>
      <w:tr w14:paraId="617CB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bottom w:val="single" w:color="auto" w:sz="6" w:space="0"/>
            </w:tcBorders>
            <w:noWrap w:val="0"/>
            <w:vAlign w:val="center"/>
          </w:tcPr>
          <w:p w14:paraId="50B00784">
            <w:pPr>
              <w:pStyle w:val="30"/>
              <w:bidi w:val="0"/>
            </w:pPr>
            <w:r>
              <w:t>16</w:t>
            </w:r>
          </w:p>
        </w:tc>
        <w:tc>
          <w:tcPr>
            <w:tcW w:w="2500" w:type="pct"/>
            <w:tcBorders>
              <w:top w:val="single" w:color="auto" w:sz="6" w:space="0"/>
              <w:bottom w:val="single" w:color="auto" w:sz="6" w:space="0"/>
            </w:tcBorders>
            <w:noWrap w:val="0"/>
            <w:vAlign w:val="center"/>
          </w:tcPr>
          <w:p w14:paraId="0334BA3E">
            <w:pPr>
              <w:pStyle w:val="30"/>
              <w:bidi w:val="0"/>
            </w:pPr>
            <w:r>
              <w:t>不动产经营租赁红字确认单确认</w:t>
            </w:r>
          </w:p>
        </w:tc>
        <w:tc>
          <w:tcPr>
            <w:tcW w:w="1907" w:type="pct"/>
            <w:tcBorders>
              <w:top w:val="single" w:color="auto" w:sz="6" w:space="0"/>
              <w:bottom w:val="single" w:color="auto" w:sz="6" w:space="0"/>
            </w:tcBorders>
            <w:noWrap w:val="0"/>
            <w:vAlign w:val="bottom"/>
          </w:tcPr>
          <w:p w14:paraId="686BE37B">
            <w:pPr>
              <w:pStyle w:val="30"/>
              <w:bidi w:val="0"/>
              <w:rPr>
                <w:rFonts w:hint="default"/>
                <w:lang w:val="en-US" w:eastAsia="zh-CN"/>
              </w:rPr>
            </w:pPr>
            <w:r>
              <w:rPr>
                <w:rFonts w:hint="default"/>
                <w:lang w:val="en-US" w:eastAsia="zh-CN"/>
              </w:rPr>
              <w:t>QDHZQRDQR</w:t>
            </w:r>
          </w:p>
        </w:tc>
      </w:tr>
      <w:tr w14:paraId="49C45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bottom w:val="single" w:color="auto" w:sz="6" w:space="0"/>
            </w:tcBorders>
            <w:noWrap w:val="0"/>
            <w:vAlign w:val="center"/>
          </w:tcPr>
          <w:p w14:paraId="6DCE0C0C">
            <w:pPr>
              <w:pStyle w:val="30"/>
              <w:bidi w:val="0"/>
            </w:pPr>
            <w:bookmarkStart w:id="249" w:name="OLE_LINK1" w:colFirst="0" w:colLast="1"/>
            <w:r>
              <w:t>17</w:t>
            </w:r>
          </w:p>
        </w:tc>
        <w:tc>
          <w:tcPr>
            <w:tcW w:w="2500" w:type="pct"/>
            <w:tcBorders>
              <w:top w:val="single" w:color="auto" w:sz="6" w:space="0"/>
              <w:bottom w:val="single" w:color="auto" w:sz="6" w:space="0"/>
            </w:tcBorders>
            <w:noWrap w:val="0"/>
            <w:vAlign w:val="center"/>
          </w:tcPr>
          <w:p w14:paraId="46B0E6C2">
            <w:pPr>
              <w:pStyle w:val="30"/>
              <w:bidi w:val="0"/>
            </w:pPr>
            <w:r>
              <w:t>上传发票汇总确认信息</w:t>
            </w:r>
          </w:p>
        </w:tc>
        <w:tc>
          <w:tcPr>
            <w:tcW w:w="1907" w:type="pct"/>
            <w:tcBorders>
              <w:top w:val="single" w:color="auto" w:sz="6" w:space="0"/>
              <w:bottom w:val="single" w:color="auto" w:sz="6" w:space="0"/>
            </w:tcBorders>
            <w:noWrap w:val="0"/>
            <w:vAlign w:val="bottom"/>
          </w:tcPr>
          <w:p w14:paraId="0F78B817">
            <w:pPr>
              <w:pStyle w:val="30"/>
              <w:bidi w:val="0"/>
              <w:rPr>
                <w:rFonts w:hint="default"/>
                <w:lang w:val="en-US" w:eastAsia="zh-CN"/>
              </w:rPr>
            </w:pPr>
            <w:r>
              <w:rPr>
                <w:rFonts w:hint="default"/>
                <w:lang w:val="en-US" w:eastAsia="zh-CN"/>
              </w:rPr>
              <w:t>SCFPHZQRXX</w:t>
            </w:r>
          </w:p>
        </w:tc>
      </w:tr>
      <w:tr w14:paraId="55E39B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bottom w:val="single" w:color="auto" w:sz="6" w:space="0"/>
            </w:tcBorders>
            <w:noWrap w:val="0"/>
            <w:vAlign w:val="center"/>
          </w:tcPr>
          <w:p w14:paraId="53703C31">
            <w:pPr>
              <w:pStyle w:val="30"/>
              <w:bidi w:val="0"/>
            </w:pPr>
            <w:r>
              <w:t>18</w:t>
            </w:r>
          </w:p>
        </w:tc>
        <w:tc>
          <w:tcPr>
            <w:tcW w:w="2500" w:type="pct"/>
            <w:tcBorders>
              <w:top w:val="single" w:color="auto" w:sz="6" w:space="0"/>
              <w:bottom w:val="single" w:color="auto" w:sz="6" w:space="0"/>
            </w:tcBorders>
            <w:noWrap w:val="0"/>
            <w:vAlign w:val="center"/>
          </w:tcPr>
          <w:p w14:paraId="581DA05D">
            <w:pPr>
              <w:pStyle w:val="30"/>
              <w:bidi w:val="0"/>
            </w:pPr>
            <w:r>
              <w:t>查询发票汇总确认信息</w:t>
            </w:r>
          </w:p>
        </w:tc>
        <w:tc>
          <w:tcPr>
            <w:tcW w:w="1907" w:type="pct"/>
            <w:tcBorders>
              <w:top w:val="single" w:color="auto" w:sz="6" w:space="0"/>
              <w:bottom w:val="single" w:color="auto" w:sz="6" w:space="0"/>
            </w:tcBorders>
            <w:noWrap w:val="0"/>
            <w:vAlign w:val="bottom"/>
          </w:tcPr>
          <w:p w14:paraId="3F34E280">
            <w:pPr>
              <w:pStyle w:val="30"/>
              <w:bidi w:val="0"/>
              <w:rPr>
                <w:rFonts w:hint="default"/>
                <w:lang w:val="en-US" w:eastAsia="zh-CN"/>
              </w:rPr>
            </w:pPr>
            <w:r>
              <w:rPr>
                <w:rFonts w:hint="default"/>
                <w:lang w:val="en-US" w:eastAsia="zh-CN"/>
              </w:rPr>
              <w:t>CXFPHZQRXX</w:t>
            </w:r>
          </w:p>
        </w:tc>
      </w:tr>
      <w:tr w14:paraId="089C37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1" w:type="pct"/>
            <w:tcBorders>
              <w:top w:val="single" w:color="auto" w:sz="6" w:space="0"/>
            </w:tcBorders>
            <w:noWrap w:val="0"/>
            <w:vAlign w:val="center"/>
          </w:tcPr>
          <w:p w14:paraId="0493C517">
            <w:pPr>
              <w:pStyle w:val="30"/>
              <w:bidi w:val="0"/>
              <w:rPr>
                <w:rFonts w:hint="default"/>
                <w:lang w:val="en-US" w:eastAsia="zh-CN"/>
              </w:rPr>
            </w:pPr>
            <w:r>
              <w:rPr>
                <w:rFonts w:hint="eastAsia"/>
                <w:lang w:val="en-US" w:eastAsia="zh-CN"/>
              </w:rPr>
              <w:t>19</w:t>
            </w:r>
          </w:p>
        </w:tc>
        <w:tc>
          <w:tcPr>
            <w:tcW w:w="2500" w:type="pct"/>
            <w:tcBorders>
              <w:top w:val="single" w:color="auto" w:sz="6" w:space="0"/>
            </w:tcBorders>
            <w:noWrap w:val="0"/>
            <w:vAlign w:val="center"/>
          </w:tcPr>
          <w:p w14:paraId="0AA32088">
            <w:pPr>
              <w:pStyle w:val="30"/>
              <w:bidi w:val="0"/>
              <w:rPr>
                <w:rFonts w:hint="default"/>
                <w:lang w:val="en-US" w:eastAsia="zh-CN"/>
              </w:rPr>
            </w:pPr>
            <w:r>
              <w:rPr>
                <w:rFonts w:hint="eastAsia"/>
                <w:lang w:val="en-US" w:eastAsia="zh-CN"/>
              </w:rPr>
              <w:t>查询差额征税编码</w:t>
            </w:r>
          </w:p>
        </w:tc>
        <w:tc>
          <w:tcPr>
            <w:tcW w:w="1907" w:type="pct"/>
            <w:tcBorders>
              <w:top w:val="single" w:color="auto" w:sz="6" w:space="0"/>
            </w:tcBorders>
            <w:noWrap w:val="0"/>
            <w:vAlign w:val="bottom"/>
          </w:tcPr>
          <w:p w14:paraId="3790873B">
            <w:pPr>
              <w:pStyle w:val="30"/>
              <w:bidi w:val="0"/>
              <w:rPr>
                <w:rFonts w:hint="default"/>
                <w:lang w:val="en-US" w:eastAsia="zh-CN"/>
              </w:rPr>
            </w:pPr>
            <w:r>
              <w:rPr>
                <w:rFonts w:hint="default"/>
                <w:lang w:val="en-US" w:eastAsia="zh-CN"/>
              </w:rPr>
              <w:t>CXCEZSBM</w:t>
            </w:r>
          </w:p>
        </w:tc>
      </w:tr>
      <w:bookmarkEnd w:id="249"/>
    </w:tbl>
    <w:p w14:paraId="4DDD4514">
      <w:pPr>
        <w:pStyle w:val="4"/>
        <w:bidi w:val="0"/>
        <w:rPr>
          <w:rFonts w:hint="default"/>
        </w:rPr>
      </w:pPr>
      <w:bookmarkStart w:id="250" w:name="_Toc17291"/>
      <w:bookmarkStart w:id="251" w:name="_Toc6436"/>
      <w:bookmarkStart w:id="252" w:name="_Toc24243"/>
      <w:r>
        <w:rPr>
          <w:rFonts w:hint="default"/>
        </w:rPr>
        <w:t>1.获取发票批量预赋码信息</w:t>
      </w:r>
      <w:bookmarkEnd w:id="250"/>
      <w:bookmarkEnd w:id="251"/>
      <w:bookmarkEnd w:id="252"/>
    </w:p>
    <w:p w14:paraId="38086795">
      <w:pPr>
        <w:pStyle w:val="6"/>
        <w:bidi w:val="0"/>
      </w:pPr>
      <w:bookmarkStart w:id="253" w:name="_Toc29457"/>
      <w:bookmarkStart w:id="254" w:name="_Toc22699"/>
      <w:r>
        <w:t>1.1接口说明</w:t>
      </w:r>
      <w:bookmarkEnd w:id="253"/>
      <w:bookmarkEnd w:id="254"/>
    </w:p>
    <w:p w14:paraId="63E9B9DD">
      <w:pPr>
        <w:spacing w:line="360" w:lineRule="auto"/>
        <w:ind w:firstLine="480" w:firstLineChars="200"/>
        <w:rPr>
          <w:sz w:val="24"/>
        </w:rPr>
      </w:pPr>
      <w:r>
        <w:rPr>
          <w:sz w:val="24"/>
        </w:rPr>
        <w:t>向纳税人提供批量预赋码功能，用于企业发票自动赋发票号码。</w:t>
      </w:r>
    </w:p>
    <w:p w14:paraId="1AA482DB">
      <w:pPr>
        <w:spacing w:line="360" w:lineRule="auto"/>
        <w:ind w:firstLine="480" w:firstLineChars="200"/>
        <w:rPr>
          <w:sz w:val="24"/>
        </w:rPr>
      </w:pPr>
      <w:r>
        <w:rPr>
          <w:sz w:val="24"/>
        </w:rPr>
        <w:t>企业使用开票前置判断企业发票库存低于“20%”阈值时，调用此接口申请预分配置新号码段。</w:t>
      </w:r>
    </w:p>
    <w:p w14:paraId="08DC6E91">
      <w:pPr>
        <w:spacing w:line="360" w:lineRule="auto"/>
        <w:ind w:firstLine="480" w:firstLineChars="200"/>
      </w:pPr>
      <w:r>
        <w:rPr>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68523B45">
      <w:pPr>
        <w:spacing w:line="360" w:lineRule="auto"/>
        <w:ind w:firstLine="480" w:firstLineChars="200"/>
        <w:rPr>
          <w:sz w:val="24"/>
        </w:rPr>
      </w:pPr>
      <w:r>
        <w:rPr>
          <w:sz w:val="24"/>
        </w:rPr>
        <w:t>每次最多申请5000份发票。</w:t>
      </w:r>
    </w:p>
    <w:p w14:paraId="7AE7AE64">
      <w:pPr>
        <w:pStyle w:val="6"/>
        <w:bidi w:val="0"/>
      </w:pPr>
      <w:bookmarkStart w:id="255" w:name="_Toc4144"/>
      <w:bookmarkStart w:id="256" w:name="_Toc22378"/>
      <w:r>
        <w:t>1.2请求方式</w:t>
      </w:r>
      <w:bookmarkEnd w:id="255"/>
      <w:bookmarkEnd w:id="256"/>
    </w:p>
    <w:p w14:paraId="1A530191">
      <w:pPr>
        <w:pStyle w:val="5"/>
        <w:ind w:firstLine="0"/>
      </w:pPr>
      <w:r>
        <w:t>请求方式为POST</w:t>
      </w:r>
    </w:p>
    <w:p w14:paraId="0297535F">
      <w:pPr>
        <w:pStyle w:val="5"/>
        <w:bidi w:val="0"/>
      </w:pPr>
      <w:r>
        <w:rPr>
          <w:rFonts w:hint="eastAsia"/>
        </w:rPr>
        <w:t>●</w:t>
      </w:r>
      <w:r>
        <w:rPr>
          <w:rFonts w:hint="default"/>
          <w:lang w:val="en-US"/>
        </w:rPr>
        <w:t xml:space="preserve"> </w:t>
      </w:r>
      <w:r>
        <w:t>path 指该参数为路径参数</w:t>
      </w:r>
    </w:p>
    <w:p w14:paraId="3579E300">
      <w:pPr>
        <w:pStyle w:val="5"/>
        <w:bidi w:val="0"/>
      </w:pPr>
      <w:r>
        <w:rPr>
          <w:rFonts w:hint="eastAsia"/>
        </w:rPr>
        <w:t>●</w:t>
      </w:r>
      <w:r>
        <w:rPr>
          <w:rFonts w:hint="default"/>
          <w:lang w:val="en-US"/>
        </w:rPr>
        <w:t xml:space="preserve"> </w:t>
      </w:r>
      <w:r>
        <w:t>query 指该参数需在请求URL传参</w:t>
      </w:r>
    </w:p>
    <w:p w14:paraId="1AAA1CB9">
      <w:pPr>
        <w:pStyle w:val="5"/>
        <w:bidi w:val="0"/>
      </w:pPr>
      <w:r>
        <w:rPr>
          <w:rFonts w:hint="eastAsia"/>
        </w:rPr>
        <w:t>●</w:t>
      </w:r>
      <w:r>
        <w:rPr>
          <w:rFonts w:hint="default"/>
          <w:lang w:val="en-US"/>
        </w:rPr>
        <w:t xml:space="preserve"> </w:t>
      </w:r>
      <w:r>
        <w:t>body 指该参数需在请求JSON传参</w:t>
      </w:r>
    </w:p>
    <w:p w14:paraId="028ED5A7">
      <w:pPr>
        <w:pStyle w:val="6"/>
        <w:bidi w:val="0"/>
      </w:pPr>
      <w:bookmarkStart w:id="257" w:name="_Toc5064"/>
      <w:bookmarkStart w:id="258" w:name="_Toc29686"/>
      <w:r>
        <w:t>1.3公共参数</w:t>
      </w:r>
      <w:bookmarkEnd w:id="257"/>
      <w:bookmarkEnd w:id="258"/>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0023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D237A2C">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59649A42">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CDD7AC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262C131">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B570B63">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4C25B618">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7BA4479A">
            <w:pPr>
              <w:pStyle w:val="29"/>
              <w:bidi w:val="0"/>
            </w:pPr>
            <w:r>
              <w:t>说明</w:t>
            </w:r>
          </w:p>
        </w:tc>
      </w:tr>
      <w:tr w14:paraId="5A7EF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tcBorders>
              <w:top w:val="single" w:color="auto" w:sz="6" w:space="0"/>
            </w:tcBorders>
            <w:noWrap w:val="0"/>
            <w:vAlign w:val="center"/>
          </w:tcPr>
          <w:p w14:paraId="0AA6B2AE">
            <w:pPr>
              <w:pStyle w:val="30"/>
              <w:bidi w:val="0"/>
            </w:pPr>
            <w:r>
              <w:rPr>
                <w:rFonts w:hint="default"/>
                <w:lang w:val="en-US" w:eastAsia="zh-CN"/>
              </w:rPr>
              <w:t>1</w:t>
            </w:r>
          </w:p>
        </w:tc>
        <w:tc>
          <w:tcPr>
            <w:tcW w:w="1004" w:type="pct"/>
            <w:tcBorders>
              <w:top w:val="single" w:color="auto" w:sz="6" w:space="0"/>
            </w:tcBorders>
            <w:noWrap w:val="0"/>
            <w:vAlign w:val="center"/>
          </w:tcPr>
          <w:p w14:paraId="4319240B">
            <w:pPr>
              <w:pStyle w:val="30"/>
              <w:bidi w:val="0"/>
            </w:pPr>
            <w:r>
              <w:t>nsrsbh</w:t>
            </w:r>
          </w:p>
        </w:tc>
        <w:tc>
          <w:tcPr>
            <w:tcW w:w="1087" w:type="pct"/>
            <w:tcBorders>
              <w:top w:val="single" w:color="auto" w:sz="6" w:space="0"/>
            </w:tcBorders>
            <w:noWrap w:val="0"/>
            <w:vAlign w:val="center"/>
          </w:tcPr>
          <w:p w14:paraId="3860BABB">
            <w:pPr>
              <w:pStyle w:val="30"/>
              <w:bidi w:val="0"/>
            </w:pPr>
            <w:r>
              <w:t>纳税人识别号/统一社会信用代码</w:t>
            </w:r>
          </w:p>
        </w:tc>
        <w:tc>
          <w:tcPr>
            <w:tcW w:w="753" w:type="pct"/>
            <w:tcBorders>
              <w:top w:val="single" w:color="auto" w:sz="6" w:space="0"/>
            </w:tcBorders>
            <w:noWrap w:val="0"/>
            <w:vAlign w:val="center"/>
          </w:tcPr>
          <w:p w14:paraId="772A93E1">
            <w:pPr>
              <w:pStyle w:val="30"/>
              <w:bidi w:val="0"/>
            </w:pPr>
            <w:r>
              <w:t>varchar</w:t>
            </w:r>
          </w:p>
        </w:tc>
        <w:tc>
          <w:tcPr>
            <w:tcW w:w="418" w:type="pct"/>
            <w:tcBorders>
              <w:top w:val="single" w:color="auto" w:sz="6" w:space="0"/>
            </w:tcBorders>
            <w:noWrap w:val="0"/>
            <w:vAlign w:val="center"/>
          </w:tcPr>
          <w:p w14:paraId="0B12531B">
            <w:pPr>
              <w:pStyle w:val="30"/>
              <w:bidi w:val="0"/>
            </w:pPr>
            <w:r>
              <w:t>20</w:t>
            </w:r>
          </w:p>
        </w:tc>
        <w:tc>
          <w:tcPr>
            <w:tcW w:w="417" w:type="pct"/>
            <w:tcBorders>
              <w:top w:val="single" w:color="auto" w:sz="6" w:space="0"/>
            </w:tcBorders>
            <w:noWrap w:val="0"/>
            <w:vAlign w:val="center"/>
          </w:tcPr>
          <w:p w14:paraId="47A0E499">
            <w:pPr>
              <w:pStyle w:val="30"/>
              <w:bidi w:val="0"/>
            </w:pPr>
            <w:r>
              <w:t>是</w:t>
            </w:r>
          </w:p>
        </w:tc>
        <w:tc>
          <w:tcPr>
            <w:tcW w:w="920" w:type="pct"/>
            <w:tcBorders>
              <w:top w:val="single" w:color="auto" w:sz="6" w:space="0"/>
            </w:tcBorders>
            <w:noWrap w:val="0"/>
            <w:vAlign w:val="center"/>
          </w:tcPr>
          <w:p w14:paraId="3AAC5776">
            <w:pPr>
              <w:pStyle w:val="30"/>
              <w:bidi w:val="0"/>
            </w:pPr>
            <w:r>
              <w:t>申领发票的纳税人识别号或统一社会信用代码</w:t>
            </w:r>
          </w:p>
        </w:tc>
      </w:tr>
      <w:tr w14:paraId="0FFCE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0D6B43B2">
            <w:pPr>
              <w:pStyle w:val="30"/>
              <w:bidi w:val="0"/>
            </w:pPr>
            <w:r>
              <w:rPr>
                <w:rFonts w:hint="default"/>
                <w:lang w:val="en-US" w:eastAsia="zh-CN"/>
              </w:rPr>
              <w:t>2</w:t>
            </w:r>
          </w:p>
        </w:tc>
        <w:tc>
          <w:tcPr>
            <w:tcW w:w="1004" w:type="pct"/>
            <w:noWrap w:val="0"/>
            <w:vAlign w:val="center"/>
          </w:tcPr>
          <w:p w14:paraId="05D21902">
            <w:pPr>
              <w:pStyle w:val="30"/>
              <w:bidi w:val="0"/>
            </w:pPr>
            <w:r>
              <w:t>lysl</w:t>
            </w:r>
          </w:p>
        </w:tc>
        <w:tc>
          <w:tcPr>
            <w:tcW w:w="1087" w:type="pct"/>
            <w:noWrap w:val="0"/>
            <w:vAlign w:val="center"/>
          </w:tcPr>
          <w:p w14:paraId="38F4D426">
            <w:pPr>
              <w:pStyle w:val="30"/>
              <w:bidi w:val="0"/>
            </w:pPr>
            <w:r>
              <w:t>领用数量</w:t>
            </w:r>
          </w:p>
        </w:tc>
        <w:tc>
          <w:tcPr>
            <w:tcW w:w="753" w:type="pct"/>
            <w:noWrap w:val="0"/>
            <w:vAlign w:val="center"/>
          </w:tcPr>
          <w:p w14:paraId="0F3A277B">
            <w:pPr>
              <w:pStyle w:val="30"/>
              <w:bidi w:val="0"/>
            </w:pPr>
            <w:r>
              <w:t>number</w:t>
            </w:r>
          </w:p>
        </w:tc>
        <w:tc>
          <w:tcPr>
            <w:tcW w:w="418" w:type="pct"/>
            <w:noWrap w:val="0"/>
            <w:vAlign w:val="center"/>
          </w:tcPr>
          <w:p w14:paraId="29709620">
            <w:pPr>
              <w:pStyle w:val="30"/>
              <w:bidi w:val="0"/>
            </w:pPr>
            <w:r>
              <w:t>10</w:t>
            </w:r>
          </w:p>
        </w:tc>
        <w:tc>
          <w:tcPr>
            <w:tcW w:w="417" w:type="pct"/>
            <w:noWrap w:val="0"/>
            <w:vAlign w:val="center"/>
          </w:tcPr>
          <w:p w14:paraId="764EFD81">
            <w:pPr>
              <w:pStyle w:val="30"/>
              <w:bidi w:val="0"/>
            </w:pPr>
            <w:r>
              <w:t>是</w:t>
            </w:r>
          </w:p>
        </w:tc>
        <w:tc>
          <w:tcPr>
            <w:tcW w:w="920" w:type="pct"/>
            <w:noWrap w:val="0"/>
            <w:vAlign w:val="center"/>
          </w:tcPr>
          <w:p w14:paraId="6A3BA339">
            <w:pPr>
              <w:pStyle w:val="30"/>
              <w:bidi w:val="0"/>
            </w:pPr>
            <w:r>
              <w:t>申领数量最大值为：5000</w:t>
            </w:r>
          </w:p>
        </w:tc>
      </w:tr>
      <w:tr w14:paraId="6EA437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7EA65">
            <w:pPr>
              <w:pStyle w:val="30"/>
              <w:bidi w:val="0"/>
            </w:pPr>
            <w:r>
              <w:rPr>
                <w:rFonts w:hint="default"/>
                <w:lang w:val="en-US" w:eastAsia="zh-CN"/>
              </w:rPr>
              <w:t>3</w:t>
            </w:r>
          </w:p>
        </w:tc>
        <w:tc>
          <w:tcPr>
            <w:tcW w:w="1004" w:type="pct"/>
            <w:noWrap w:val="0"/>
            <w:vAlign w:val="center"/>
          </w:tcPr>
          <w:p w14:paraId="4368B1A5">
            <w:pPr>
              <w:pStyle w:val="30"/>
              <w:bidi w:val="0"/>
            </w:pPr>
            <w:r>
              <w:t>ywlsh</w:t>
            </w:r>
          </w:p>
        </w:tc>
        <w:tc>
          <w:tcPr>
            <w:tcW w:w="1087" w:type="pct"/>
            <w:noWrap w:val="0"/>
            <w:vAlign w:val="center"/>
          </w:tcPr>
          <w:p w14:paraId="4742A9B8">
            <w:pPr>
              <w:pStyle w:val="30"/>
              <w:bidi w:val="0"/>
            </w:pPr>
            <w:r>
              <w:t>业务流水号</w:t>
            </w:r>
          </w:p>
        </w:tc>
        <w:tc>
          <w:tcPr>
            <w:tcW w:w="753" w:type="pct"/>
            <w:noWrap w:val="0"/>
            <w:vAlign w:val="center"/>
          </w:tcPr>
          <w:p w14:paraId="13797DE9">
            <w:pPr>
              <w:pStyle w:val="30"/>
              <w:bidi w:val="0"/>
            </w:pPr>
            <w:r>
              <w:t>varchar</w:t>
            </w:r>
          </w:p>
        </w:tc>
        <w:tc>
          <w:tcPr>
            <w:tcW w:w="418" w:type="pct"/>
            <w:noWrap w:val="0"/>
            <w:vAlign w:val="center"/>
          </w:tcPr>
          <w:p w14:paraId="03A652AE">
            <w:pPr>
              <w:pStyle w:val="30"/>
              <w:bidi w:val="0"/>
            </w:pPr>
            <w:r>
              <w:t>100</w:t>
            </w:r>
          </w:p>
        </w:tc>
        <w:tc>
          <w:tcPr>
            <w:tcW w:w="417" w:type="pct"/>
            <w:noWrap w:val="0"/>
            <w:vAlign w:val="center"/>
          </w:tcPr>
          <w:p w14:paraId="7D607A81">
            <w:pPr>
              <w:pStyle w:val="30"/>
              <w:bidi w:val="0"/>
            </w:pPr>
            <w:r>
              <w:t>是</w:t>
            </w:r>
          </w:p>
        </w:tc>
        <w:tc>
          <w:tcPr>
            <w:tcW w:w="920" w:type="pct"/>
            <w:noWrap w:val="0"/>
            <w:vAlign w:val="center"/>
          </w:tcPr>
          <w:p w14:paraId="4E684E32">
            <w:pPr>
              <w:pStyle w:val="30"/>
              <w:bidi w:val="0"/>
            </w:pPr>
            <w:r>
              <w:t>“使用单位id”+“直连单位id”+“32位随机生成数”</w:t>
            </w:r>
          </w:p>
        </w:tc>
      </w:tr>
    </w:tbl>
    <w:p w14:paraId="4C3650BC">
      <w:pPr>
        <w:pStyle w:val="6"/>
        <w:bidi w:val="0"/>
      </w:pPr>
      <w:bookmarkStart w:id="259" w:name="_Toc30649"/>
      <w:bookmarkStart w:id="260" w:name="_Toc9529"/>
      <w:r>
        <w:t>1.4请求报文示例</w:t>
      </w:r>
      <w:bookmarkEnd w:id="259"/>
      <w:bookmarkEnd w:id="26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7F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4BFCD65">
            <w:pPr>
              <w:bidi w:val="0"/>
            </w:pPr>
            <w:r>
              <w:t>{</w:t>
            </w:r>
          </w:p>
          <w:p w14:paraId="4E645A75">
            <w:pPr>
              <w:bidi w:val="0"/>
            </w:pPr>
            <w:r>
              <w:tab/>
            </w:r>
            <w:r>
              <w:t>"nsrsbh": "纳税人识别号/统一社会信用代码",</w:t>
            </w:r>
          </w:p>
          <w:p w14:paraId="31187556">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7593581D">
            <w:pPr>
              <w:bidi w:val="0"/>
            </w:pPr>
            <w:r>
              <w:t>}</w:t>
            </w:r>
          </w:p>
        </w:tc>
      </w:tr>
    </w:tbl>
    <w:p w14:paraId="6EDB8A6C">
      <w:pPr>
        <w:pStyle w:val="6"/>
        <w:bidi w:val="0"/>
      </w:pPr>
      <w:bookmarkStart w:id="261" w:name="_Toc3110"/>
      <w:bookmarkStart w:id="262" w:name="_Toc32167"/>
      <w:r>
        <w:t>1.5返回参数</w:t>
      </w:r>
      <w:bookmarkEnd w:id="261"/>
      <w:bookmarkEnd w:id="262"/>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CEBB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E09CE8D">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49332C2A">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38143FBD">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B8DCC54">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75528F6F">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7F206D8">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1C61DBEB">
            <w:pPr>
              <w:pStyle w:val="29"/>
              <w:bidi w:val="0"/>
            </w:pPr>
            <w:r>
              <w:t>说明</w:t>
            </w:r>
          </w:p>
        </w:tc>
      </w:tr>
      <w:tr w14:paraId="20451E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ED1735">
            <w:pPr>
              <w:pStyle w:val="30"/>
              <w:bidi w:val="0"/>
            </w:pPr>
            <w:r>
              <w:rPr>
                <w:rFonts w:hint="default"/>
                <w:lang w:val="en-US" w:eastAsia="zh-CN"/>
              </w:rPr>
              <w:t>1</w:t>
            </w:r>
          </w:p>
        </w:tc>
        <w:tc>
          <w:tcPr>
            <w:tcW w:w="1004" w:type="pct"/>
            <w:noWrap w:val="0"/>
            <w:vAlign w:val="center"/>
          </w:tcPr>
          <w:p w14:paraId="305A3147">
            <w:pPr>
              <w:pStyle w:val="30"/>
              <w:bidi w:val="0"/>
            </w:pPr>
            <w:r>
              <w:t>returncode</w:t>
            </w:r>
          </w:p>
        </w:tc>
        <w:tc>
          <w:tcPr>
            <w:tcW w:w="1087" w:type="pct"/>
            <w:noWrap w:val="0"/>
            <w:vAlign w:val="center"/>
          </w:tcPr>
          <w:p w14:paraId="32A3518B">
            <w:pPr>
              <w:pStyle w:val="30"/>
              <w:bidi w:val="0"/>
            </w:pPr>
            <w:r>
              <w:t>返回码</w:t>
            </w:r>
          </w:p>
        </w:tc>
        <w:tc>
          <w:tcPr>
            <w:tcW w:w="753" w:type="pct"/>
            <w:noWrap w:val="0"/>
            <w:vAlign w:val="center"/>
          </w:tcPr>
          <w:p w14:paraId="78F1B812">
            <w:pPr>
              <w:pStyle w:val="30"/>
              <w:bidi w:val="0"/>
            </w:pPr>
            <w:r>
              <w:t>varchar</w:t>
            </w:r>
          </w:p>
        </w:tc>
        <w:tc>
          <w:tcPr>
            <w:tcW w:w="418" w:type="pct"/>
            <w:noWrap w:val="0"/>
            <w:vAlign w:val="center"/>
          </w:tcPr>
          <w:p w14:paraId="2B941833">
            <w:pPr>
              <w:pStyle w:val="30"/>
              <w:bidi w:val="0"/>
            </w:pPr>
            <w:r>
              <w:t>2</w:t>
            </w:r>
          </w:p>
        </w:tc>
        <w:tc>
          <w:tcPr>
            <w:tcW w:w="417" w:type="pct"/>
            <w:noWrap w:val="0"/>
            <w:vAlign w:val="center"/>
          </w:tcPr>
          <w:p w14:paraId="099F3347">
            <w:pPr>
              <w:pStyle w:val="30"/>
              <w:bidi w:val="0"/>
            </w:pPr>
            <w:r>
              <w:t>是</w:t>
            </w:r>
          </w:p>
        </w:tc>
        <w:tc>
          <w:tcPr>
            <w:tcW w:w="920" w:type="pct"/>
            <w:noWrap w:val="0"/>
            <w:vAlign w:val="center"/>
          </w:tcPr>
          <w:p w14:paraId="20A90702">
            <w:pPr>
              <w:pStyle w:val="30"/>
              <w:bidi w:val="0"/>
            </w:pPr>
            <w:r>
              <w:t>00：成功</w:t>
            </w:r>
          </w:p>
          <w:p w14:paraId="745FD527">
            <w:pPr>
              <w:pStyle w:val="30"/>
              <w:bidi w:val="0"/>
            </w:pPr>
            <w:r>
              <w:t>其它：失败</w:t>
            </w:r>
          </w:p>
        </w:tc>
      </w:tr>
      <w:tr w14:paraId="59BC3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F8D096">
            <w:pPr>
              <w:pStyle w:val="30"/>
              <w:bidi w:val="0"/>
            </w:pPr>
            <w:r>
              <w:rPr>
                <w:rFonts w:hint="default"/>
                <w:lang w:val="en-US" w:eastAsia="zh-CN"/>
              </w:rPr>
              <w:t>2</w:t>
            </w:r>
          </w:p>
        </w:tc>
        <w:tc>
          <w:tcPr>
            <w:tcW w:w="1004" w:type="pct"/>
            <w:noWrap w:val="0"/>
            <w:vAlign w:val="center"/>
          </w:tcPr>
          <w:p w14:paraId="5B1A3416">
            <w:pPr>
              <w:pStyle w:val="30"/>
              <w:bidi w:val="0"/>
            </w:pPr>
            <w:r>
              <w:t>returnmsg</w:t>
            </w:r>
          </w:p>
        </w:tc>
        <w:tc>
          <w:tcPr>
            <w:tcW w:w="1087" w:type="pct"/>
            <w:noWrap w:val="0"/>
            <w:vAlign w:val="center"/>
          </w:tcPr>
          <w:p w14:paraId="5B48BE73">
            <w:pPr>
              <w:pStyle w:val="30"/>
              <w:bidi w:val="0"/>
            </w:pPr>
            <w:r>
              <w:t>返回信息</w:t>
            </w:r>
          </w:p>
        </w:tc>
        <w:tc>
          <w:tcPr>
            <w:tcW w:w="753" w:type="pct"/>
            <w:noWrap w:val="0"/>
            <w:vAlign w:val="center"/>
          </w:tcPr>
          <w:p w14:paraId="50A40F7C">
            <w:pPr>
              <w:pStyle w:val="30"/>
              <w:bidi w:val="0"/>
            </w:pPr>
            <w:r>
              <w:t>varchar</w:t>
            </w:r>
          </w:p>
        </w:tc>
        <w:tc>
          <w:tcPr>
            <w:tcW w:w="418" w:type="pct"/>
            <w:noWrap w:val="0"/>
            <w:vAlign w:val="center"/>
          </w:tcPr>
          <w:p w14:paraId="0C45976C">
            <w:pPr>
              <w:pStyle w:val="30"/>
              <w:bidi w:val="0"/>
            </w:pPr>
            <w:r>
              <w:t>2000</w:t>
            </w:r>
          </w:p>
        </w:tc>
        <w:tc>
          <w:tcPr>
            <w:tcW w:w="417" w:type="pct"/>
            <w:noWrap w:val="0"/>
            <w:vAlign w:val="center"/>
          </w:tcPr>
          <w:p w14:paraId="14513C0D">
            <w:pPr>
              <w:pStyle w:val="30"/>
              <w:bidi w:val="0"/>
            </w:pPr>
            <w:r>
              <w:t>否</w:t>
            </w:r>
          </w:p>
        </w:tc>
        <w:tc>
          <w:tcPr>
            <w:tcW w:w="920" w:type="pct"/>
            <w:noWrap w:val="0"/>
            <w:vAlign w:val="center"/>
          </w:tcPr>
          <w:p w14:paraId="2EADF4B1">
            <w:pPr>
              <w:pStyle w:val="30"/>
              <w:bidi w:val="0"/>
            </w:pPr>
            <w:r>
              <w:t>错误信息说明</w:t>
            </w:r>
          </w:p>
        </w:tc>
      </w:tr>
      <w:tr w14:paraId="08C11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1AF7B96">
            <w:pPr>
              <w:pStyle w:val="30"/>
              <w:bidi w:val="0"/>
            </w:pPr>
            <w:r>
              <w:rPr>
                <w:rFonts w:hint="default"/>
                <w:lang w:val="en-US" w:eastAsia="zh-CN"/>
              </w:rPr>
              <w:t>3</w:t>
            </w:r>
          </w:p>
        </w:tc>
        <w:tc>
          <w:tcPr>
            <w:tcW w:w="1004" w:type="pct"/>
            <w:noWrap w:val="0"/>
            <w:vAlign w:val="center"/>
          </w:tcPr>
          <w:p w14:paraId="6E88A1C5">
            <w:pPr>
              <w:pStyle w:val="30"/>
              <w:bidi w:val="0"/>
            </w:pPr>
            <w:r>
              <w:t>fpqshm</w:t>
            </w:r>
          </w:p>
        </w:tc>
        <w:tc>
          <w:tcPr>
            <w:tcW w:w="1087" w:type="pct"/>
            <w:noWrap w:val="0"/>
            <w:vAlign w:val="center"/>
          </w:tcPr>
          <w:p w14:paraId="37E24EAD">
            <w:pPr>
              <w:pStyle w:val="30"/>
              <w:bidi w:val="0"/>
            </w:pPr>
            <w:r>
              <w:t>发票起始号码</w:t>
            </w:r>
          </w:p>
        </w:tc>
        <w:tc>
          <w:tcPr>
            <w:tcW w:w="753" w:type="pct"/>
            <w:noWrap w:val="0"/>
            <w:vAlign w:val="center"/>
          </w:tcPr>
          <w:p w14:paraId="088A91E8">
            <w:pPr>
              <w:pStyle w:val="30"/>
              <w:bidi w:val="0"/>
            </w:pPr>
            <w:r>
              <w:t>varchar</w:t>
            </w:r>
          </w:p>
        </w:tc>
        <w:tc>
          <w:tcPr>
            <w:tcW w:w="418" w:type="pct"/>
            <w:noWrap w:val="0"/>
            <w:vAlign w:val="center"/>
          </w:tcPr>
          <w:p w14:paraId="2C50C242">
            <w:pPr>
              <w:pStyle w:val="30"/>
              <w:bidi w:val="0"/>
            </w:pPr>
            <w:r>
              <w:t>20</w:t>
            </w:r>
          </w:p>
        </w:tc>
        <w:tc>
          <w:tcPr>
            <w:tcW w:w="417" w:type="pct"/>
            <w:noWrap w:val="0"/>
            <w:vAlign w:val="center"/>
          </w:tcPr>
          <w:p w14:paraId="52888826">
            <w:pPr>
              <w:pStyle w:val="30"/>
              <w:bidi w:val="0"/>
            </w:pPr>
            <w:r>
              <w:t>是</w:t>
            </w:r>
          </w:p>
        </w:tc>
        <w:tc>
          <w:tcPr>
            <w:tcW w:w="920" w:type="pct"/>
            <w:noWrap w:val="0"/>
            <w:vAlign w:val="center"/>
          </w:tcPr>
          <w:p w14:paraId="4CE582D0">
            <w:pPr>
              <w:pStyle w:val="30"/>
              <w:bidi w:val="0"/>
            </w:pPr>
          </w:p>
        </w:tc>
      </w:tr>
      <w:tr w14:paraId="2E2263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70FD5D">
            <w:pPr>
              <w:pStyle w:val="30"/>
              <w:bidi w:val="0"/>
            </w:pPr>
            <w:r>
              <w:rPr>
                <w:rFonts w:hint="default"/>
                <w:lang w:val="en-US" w:eastAsia="zh-CN"/>
              </w:rPr>
              <w:t>4</w:t>
            </w:r>
          </w:p>
        </w:tc>
        <w:tc>
          <w:tcPr>
            <w:tcW w:w="1004" w:type="pct"/>
            <w:noWrap w:val="0"/>
            <w:vAlign w:val="center"/>
          </w:tcPr>
          <w:p w14:paraId="0A7266F6">
            <w:pPr>
              <w:pStyle w:val="30"/>
              <w:bidi w:val="0"/>
            </w:pPr>
            <w:r>
              <w:t>fpzzhm</w:t>
            </w:r>
          </w:p>
        </w:tc>
        <w:tc>
          <w:tcPr>
            <w:tcW w:w="1087" w:type="pct"/>
            <w:noWrap w:val="0"/>
            <w:vAlign w:val="center"/>
          </w:tcPr>
          <w:p w14:paraId="6A796394">
            <w:pPr>
              <w:pStyle w:val="30"/>
              <w:bidi w:val="0"/>
            </w:pPr>
            <w:r>
              <w:t>发票终止号码</w:t>
            </w:r>
          </w:p>
        </w:tc>
        <w:tc>
          <w:tcPr>
            <w:tcW w:w="753" w:type="pct"/>
            <w:noWrap w:val="0"/>
            <w:vAlign w:val="center"/>
          </w:tcPr>
          <w:p w14:paraId="5AE42E72">
            <w:pPr>
              <w:pStyle w:val="30"/>
              <w:bidi w:val="0"/>
            </w:pPr>
            <w:r>
              <w:t>varchar</w:t>
            </w:r>
          </w:p>
        </w:tc>
        <w:tc>
          <w:tcPr>
            <w:tcW w:w="418" w:type="pct"/>
            <w:noWrap w:val="0"/>
            <w:vAlign w:val="center"/>
          </w:tcPr>
          <w:p w14:paraId="1CE495A2">
            <w:pPr>
              <w:pStyle w:val="30"/>
              <w:bidi w:val="0"/>
            </w:pPr>
            <w:r>
              <w:t>20</w:t>
            </w:r>
          </w:p>
        </w:tc>
        <w:tc>
          <w:tcPr>
            <w:tcW w:w="417" w:type="pct"/>
            <w:noWrap w:val="0"/>
            <w:vAlign w:val="center"/>
          </w:tcPr>
          <w:p w14:paraId="5A5D65F6">
            <w:pPr>
              <w:pStyle w:val="30"/>
              <w:bidi w:val="0"/>
            </w:pPr>
            <w:r>
              <w:t>是</w:t>
            </w:r>
          </w:p>
        </w:tc>
        <w:tc>
          <w:tcPr>
            <w:tcW w:w="920" w:type="pct"/>
            <w:noWrap w:val="0"/>
            <w:vAlign w:val="center"/>
          </w:tcPr>
          <w:p w14:paraId="723AF323">
            <w:pPr>
              <w:pStyle w:val="30"/>
              <w:bidi w:val="0"/>
            </w:pPr>
          </w:p>
        </w:tc>
      </w:tr>
      <w:tr w14:paraId="2A205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81D36E">
            <w:pPr>
              <w:pStyle w:val="30"/>
              <w:bidi w:val="0"/>
            </w:pPr>
            <w:r>
              <w:rPr>
                <w:rFonts w:hint="default"/>
                <w:lang w:val="en-US" w:eastAsia="zh-CN"/>
              </w:rPr>
              <w:t>5</w:t>
            </w:r>
          </w:p>
        </w:tc>
        <w:tc>
          <w:tcPr>
            <w:tcW w:w="1004" w:type="pct"/>
            <w:noWrap w:val="0"/>
            <w:vAlign w:val="center"/>
          </w:tcPr>
          <w:p w14:paraId="5CBACD86">
            <w:pPr>
              <w:pStyle w:val="30"/>
              <w:bidi w:val="0"/>
            </w:pPr>
            <w:r>
              <w:t>lysl</w:t>
            </w:r>
          </w:p>
        </w:tc>
        <w:tc>
          <w:tcPr>
            <w:tcW w:w="1087" w:type="pct"/>
            <w:noWrap w:val="0"/>
            <w:vAlign w:val="center"/>
          </w:tcPr>
          <w:p w14:paraId="1D42692F">
            <w:pPr>
              <w:pStyle w:val="30"/>
              <w:bidi w:val="0"/>
            </w:pPr>
            <w:r>
              <w:t>领用数量</w:t>
            </w:r>
          </w:p>
        </w:tc>
        <w:tc>
          <w:tcPr>
            <w:tcW w:w="753" w:type="pct"/>
            <w:noWrap w:val="0"/>
            <w:vAlign w:val="center"/>
          </w:tcPr>
          <w:p w14:paraId="488B725E">
            <w:pPr>
              <w:pStyle w:val="30"/>
              <w:bidi w:val="0"/>
            </w:pPr>
            <w:r>
              <w:t>number</w:t>
            </w:r>
          </w:p>
        </w:tc>
        <w:tc>
          <w:tcPr>
            <w:tcW w:w="418" w:type="pct"/>
            <w:noWrap w:val="0"/>
            <w:vAlign w:val="center"/>
          </w:tcPr>
          <w:p w14:paraId="3D9781F3">
            <w:pPr>
              <w:pStyle w:val="30"/>
              <w:bidi w:val="0"/>
            </w:pPr>
            <w:r>
              <w:t>10</w:t>
            </w:r>
          </w:p>
        </w:tc>
        <w:tc>
          <w:tcPr>
            <w:tcW w:w="417" w:type="pct"/>
            <w:noWrap w:val="0"/>
            <w:vAlign w:val="center"/>
          </w:tcPr>
          <w:p w14:paraId="42C2E690">
            <w:pPr>
              <w:pStyle w:val="30"/>
              <w:bidi w:val="0"/>
            </w:pPr>
            <w:r>
              <w:t>是</w:t>
            </w:r>
          </w:p>
        </w:tc>
        <w:tc>
          <w:tcPr>
            <w:tcW w:w="920" w:type="pct"/>
            <w:noWrap w:val="0"/>
            <w:vAlign w:val="center"/>
          </w:tcPr>
          <w:p w14:paraId="04BF8293">
            <w:pPr>
              <w:pStyle w:val="30"/>
              <w:bidi w:val="0"/>
            </w:pPr>
          </w:p>
        </w:tc>
      </w:tr>
    </w:tbl>
    <w:p w14:paraId="16603946">
      <w:pPr>
        <w:pStyle w:val="6"/>
        <w:bidi w:val="0"/>
      </w:pPr>
      <w:bookmarkStart w:id="263" w:name="_Toc30163"/>
      <w:bookmarkStart w:id="264" w:name="_Toc8170"/>
      <w:r>
        <w:t>1.6返回报文示例</w:t>
      </w:r>
      <w:bookmarkEnd w:id="263"/>
      <w:bookmarkEnd w:id="264"/>
      <w:r>
        <w:t xml:space="preserve"> </w:t>
      </w:r>
    </w:p>
    <w:p w14:paraId="6990E0B6">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74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DF210E">
            <w:pPr>
              <w:bidi w:val="0"/>
            </w:pPr>
            <w:r>
              <w:t>{</w:t>
            </w:r>
          </w:p>
          <w:p w14:paraId="079888EF">
            <w:pPr>
              <w:bidi w:val="0"/>
            </w:pPr>
            <w:r>
              <w:tab/>
            </w:r>
            <w:r>
              <w:t>"Response":{</w:t>
            </w:r>
          </w:p>
          <w:p w14:paraId="3E6C9C09">
            <w:pPr>
              <w:bidi w:val="0"/>
            </w:pPr>
            <w:r>
              <w:tab/>
            </w:r>
            <w:r>
              <w:tab/>
            </w:r>
            <w:r>
              <w:t>"RequestId": "16位随机数字和字母组合",</w:t>
            </w:r>
          </w:p>
          <w:p w14:paraId="5EE12221">
            <w:pPr>
              <w:bidi w:val="0"/>
            </w:pPr>
            <w:r>
              <w:tab/>
            </w:r>
            <w:r>
              <w:tab/>
            </w:r>
            <w:r>
              <w:t>"Data":{</w:t>
            </w:r>
          </w:p>
          <w:p w14:paraId="48851162">
            <w:pPr>
              <w:bidi w:val="0"/>
            </w:pPr>
            <w:r>
              <w:tab/>
            </w:r>
            <w:r>
              <w:tab/>
            </w:r>
            <w:r>
              <w:tab/>
            </w:r>
            <w:r>
              <w:t>"returncode": "00",</w:t>
            </w:r>
          </w:p>
          <w:p w14:paraId="2AB2E681">
            <w:pPr>
              <w:bidi w:val="0"/>
            </w:pPr>
            <w:r>
              <w:tab/>
            </w:r>
            <w:r>
              <w:tab/>
            </w:r>
            <w:r>
              <w:tab/>
            </w:r>
            <w:r>
              <w:t>"returnmsg": "成功",</w:t>
            </w:r>
          </w:p>
          <w:p w14:paraId="1FC8B98D">
            <w:pPr>
              <w:bidi w:val="0"/>
            </w:pPr>
            <w:r>
              <w:tab/>
            </w:r>
            <w:r>
              <w:tab/>
            </w:r>
            <w:r>
              <w:tab/>
            </w:r>
            <w:r>
              <w:t>"fpqshm": "发票起始号码",</w:t>
            </w:r>
          </w:p>
          <w:p w14:paraId="389C42F7">
            <w:pPr>
              <w:bidi w:val="0"/>
            </w:pPr>
            <w:r>
              <w:tab/>
            </w:r>
            <w:r>
              <w:tab/>
            </w:r>
            <w:r>
              <w:tab/>
            </w:r>
            <w:r>
              <w:t>"fpzzhm": "发票终止号码",</w:t>
            </w:r>
          </w:p>
          <w:p w14:paraId="3D6D32B1">
            <w:pPr>
              <w:bidi w:val="0"/>
            </w:pPr>
            <w:r>
              <w:tab/>
            </w:r>
            <w:r>
              <w:tab/>
            </w:r>
            <w:r>
              <w:tab/>
            </w:r>
            <w:r>
              <w:t>"lysl": "领用数量"</w:t>
            </w:r>
          </w:p>
          <w:p w14:paraId="7BB27C2B">
            <w:pPr>
              <w:bidi w:val="0"/>
            </w:pPr>
            <w:r>
              <w:tab/>
            </w:r>
            <w:r>
              <w:tab/>
            </w:r>
            <w:r>
              <w:t>}</w:t>
            </w:r>
          </w:p>
          <w:p w14:paraId="50905139">
            <w:pPr>
              <w:bidi w:val="0"/>
            </w:pPr>
            <w:r>
              <w:t>}</w:t>
            </w:r>
          </w:p>
          <w:p w14:paraId="6D925B5E">
            <w:pPr>
              <w:bidi w:val="0"/>
            </w:pPr>
            <w:r>
              <w:t>}</w:t>
            </w:r>
          </w:p>
        </w:tc>
      </w:tr>
    </w:tbl>
    <w:p w14:paraId="337BA64C">
      <w:pPr>
        <w:pStyle w:val="5"/>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0F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1F13D7">
            <w:pPr>
              <w:bidi w:val="0"/>
            </w:pPr>
            <w:r>
              <w:t>{</w:t>
            </w:r>
          </w:p>
          <w:p w14:paraId="5DF1DD22">
            <w:pPr>
              <w:bidi w:val="0"/>
            </w:pPr>
            <w:r>
              <w:tab/>
            </w:r>
            <w:r>
              <w:t>"Response":{</w:t>
            </w:r>
          </w:p>
          <w:p w14:paraId="46B167CD">
            <w:pPr>
              <w:bidi w:val="0"/>
            </w:pPr>
            <w:r>
              <w:tab/>
            </w:r>
            <w:r>
              <w:tab/>
            </w:r>
            <w:r>
              <w:t>"RequestId": "16位随机数字和字母组合",</w:t>
            </w:r>
          </w:p>
          <w:p w14:paraId="545B00DB">
            <w:pPr>
              <w:bidi w:val="0"/>
            </w:pPr>
            <w:r>
              <w:tab/>
            </w:r>
            <w:r>
              <w:tab/>
            </w:r>
            <w:r>
              <w:t>"Error":{</w:t>
            </w:r>
          </w:p>
          <w:p w14:paraId="00B5A20A">
            <w:pPr>
              <w:bidi w:val="0"/>
            </w:pPr>
            <w:r>
              <w:tab/>
            </w:r>
            <w:r>
              <w:tab/>
            </w:r>
            <w:r>
              <w:tab/>
            </w:r>
            <w:r>
              <w:t>"Code": "01”,</w:t>
            </w:r>
          </w:p>
          <w:p w14:paraId="35777C8C">
            <w:pPr>
              <w:bidi w:val="0"/>
            </w:pPr>
            <w:r>
              <w:tab/>
            </w:r>
            <w:r>
              <w:tab/>
            </w:r>
            <w:r>
              <w:tab/>
            </w:r>
            <w:r>
              <w:t>"Message": "错误说明"</w:t>
            </w:r>
          </w:p>
          <w:p w14:paraId="5933F372">
            <w:pPr>
              <w:bidi w:val="0"/>
            </w:pPr>
            <w:r>
              <w:t>}</w:t>
            </w:r>
          </w:p>
          <w:p w14:paraId="3D7F745B">
            <w:pPr>
              <w:bidi w:val="0"/>
            </w:pPr>
            <w:r>
              <w:tab/>
            </w:r>
            <w:r>
              <w:t>}</w:t>
            </w:r>
          </w:p>
          <w:p w14:paraId="70487945">
            <w:pPr>
              <w:bidi w:val="0"/>
            </w:pPr>
            <w:r>
              <w:t>}</w:t>
            </w:r>
          </w:p>
        </w:tc>
      </w:tr>
    </w:tbl>
    <w:p w14:paraId="41A06FD7">
      <w:pPr>
        <w:pStyle w:val="4"/>
        <w:bidi w:val="0"/>
        <w:rPr>
          <w:rFonts w:hint="default"/>
        </w:rPr>
      </w:pPr>
      <w:bookmarkStart w:id="265" w:name="_Toc9706"/>
      <w:bookmarkStart w:id="266" w:name="_Toc19678"/>
      <w:bookmarkStart w:id="267" w:name="_Toc7166"/>
      <w:r>
        <w:rPr>
          <w:rFonts w:hint="default"/>
        </w:rPr>
        <w:t>2.查询授信额度</w:t>
      </w:r>
      <w:bookmarkEnd w:id="265"/>
      <w:bookmarkEnd w:id="266"/>
      <w:bookmarkEnd w:id="267"/>
    </w:p>
    <w:p w14:paraId="6577532B">
      <w:pPr>
        <w:pStyle w:val="6"/>
        <w:bidi w:val="0"/>
      </w:pPr>
      <w:bookmarkStart w:id="268" w:name="_Toc29380"/>
      <w:bookmarkStart w:id="269" w:name="_Toc32059"/>
      <w:r>
        <w:t>2.1接口说明</w:t>
      </w:r>
      <w:bookmarkEnd w:id="268"/>
      <w:bookmarkEnd w:id="269"/>
    </w:p>
    <w:p w14:paraId="50A1EDC0">
      <w:pPr>
        <w:spacing w:line="360" w:lineRule="auto"/>
        <w:ind w:firstLine="480" w:firstLineChars="200"/>
        <w:rPr>
          <w:sz w:val="24"/>
        </w:rPr>
      </w:pPr>
      <w:r>
        <w:rPr>
          <w:sz w:val="24"/>
        </w:rPr>
        <w:t>向纳税人提供授信额度查询功能，可查询企业当前在税务局端的授信额度信息，包括：暂停授信标志、本月授信额度、可用剩余额度、已下载额度、已下载未使用额度、属期。</w:t>
      </w:r>
    </w:p>
    <w:p w14:paraId="6FFEF014">
      <w:pPr>
        <w:pStyle w:val="6"/>
        <w:bidi w:val="0"/>
      </w:pPr>
      <w:bookmarkStart w:id="270" w:name="_Toc13977"/>
      <w:bookmarkStart w:id="271" w:name="_Toc16410"/>
      <w:r>
        <w:t>2.2请求方式</w:t>
      </w:r>
      <w:bookmarkEnd w:id="270"/>
      <w:bookmarkEnd w:id="271"/>
    </w:p>
    <w:p w14:paraId="7806A007">
      <w:pPr>
        <w:pStyle w:val="5"/>
        <w:bidi w:val="0"/>
      </w:pPr>
      <w:r>
        <w:t>请求方式为POST</w:t>
      </w:r>
    </w:p>
    <w:p w14:paraId="6D613516">
      <w:pPr>
        <w:pStyle w:val="5"/>
        <w:bidi w:val="0"/>
      </w:pPr>
      <w:r>
        <w:rPr>
          <w:rFonts w:hint="eastAsia"/>
        </w:rPr>
        <w:t>●</w:t>
      </w:r>
      <w:r>
        <w:rPr>
          <w:rFonts w:hint="default"/>
          <w:lang w:val="en-US"/>
        </w:rPr>
        <w:t xml:space="preserve"> </w:t>
      </w:r>
      <w:r>
        <w:t>path 指该参数为路径参数</w:t>
      </w:r>
    </w:p>
    <w:p w14:paraId="22A541F2">
      <w:pPr>
        <w:pStyle w:val="5"/>
        <w:bidi w:val="0"/>
      </w:pPr>
      <w:r>
        <w:rPr>
          <w:rFonts w:hint="eastAsia"/>
        </w:rPr>
        <w:t>●</w:t>
      </w:r>
      <w:r>
        <w:rPr>
          <w:rFonts w:hint="default"/>
          <w:lang w:val="en-US"/>
        </w:rPr>
        <w:t xml:space="preserve"> </w:t>
      </w:r>
      <w:r>
        <w:t>query 指该参数需在请求URL传参</w:t>
      </w:r>
    </w:p>
    <w:p w14:paraId="65AC53A8">
      <w:pPr>
        <w:pStyle w:val="5"/>
        <w:bidi w:val="0"/>
      </w:pPr>
      <w:r>
        <w:rPr>
          <w:rFonts w:hint="eastAsia"/>
        </w:rPr>
        <w:t>●</w:t>
      </w:r>
      <w:r>
        <w:rPr>
          <w:rFonts w:hint="default"/>
          <w:lang w:val="en-US"/>
        </w:rPr>
        <w:t xml:space="preserve"> </w:t>
      </w:r>
      <w:r>
        <w:t>body 指该参数需在请求JSON传参</w:t>
      </w:r>
    </w:p>
    <w:p w14:paraId="4C5E8616">
      <w:pPr>
        <w:pStyle w:val="6"/>
        <w:bidi w:val="0"/>
      </w:pPr>
      <w:bookmarkStart w:id="272" w:name="_Toc10828"/>
      <w:bookmarkStart w:id="273" w:name="_Toc2844"/>
      <w:r>
        <w:t>2.3公共参数</w:t>
      </w:r>
      <w:bookmarkEnd w:id="272"/>
      <w:bookmarkEnd w:id="27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99FD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4F84ABB3">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728D23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F1FEB94">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0093111">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4D4F4104">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7A2F52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5C0B4F4">
            <w:pPr>
              <w:pStyle w:val="29"/>
              <w:bidi w:val="0"/>
            </w:pPr>
            <w:r>
              <w:t>说明</w:t>
            </w:r>
          </w:p>
        </w:tc>
      </w:tr>
      <w:tr w14:paraId="79AC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7F645CC">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0352D379">
            <w:pPr>
              <w:pStyle w:val="30"/>
              <w:bidi w:val="0"/>
            </w:pPr>
            <w:r>
              <w:t>nsrsbh</w:t>
            </w:r>
          </w:p>
        </w:tc>
        <w:tc>
          <w:tcPr>
            <w:tcW w:w="1087" w:type="pct"/>
            <w:tcBorders>
              <w:top w:val="single" w:color="auto" w:sz="6" w:space="0"/>
            </w:tcBorders>
            <w:noWrap w:val="0"/>
            <w:vAlign w:val="center"/>
          </w:tcPr>
          <w:p w14:paraId="2871263F">
            <w:pPr>
              <w:pStyle w:val="30"/>
              <w:bidi w:val="0"/>
            </w:pPr>
            <w:r>
              <w:t>纳税人识别号/统一社会信用代码</w:t>
            </w:r>
          </w:p>
        </w:tc>
        <w:tc>
          <w:tcPr>
            <w:tcW w:w="753" w:type="pct"/>
            <w:tcBorders>
              <w:top w:val="single" w:color="auto" w:sz="6" w:space="0"/>
            </w:tcBorders>
            <w:noWrap w:val="0"/>
            <w:vAlign w:val="center"/>
          </w:tcPr>
          <w:p w14:paraId="0298FFD3">
            <w:pPr>
              <w:pStyle w:val="30"/>
              <w:bidi w:val="0"/>
            </w:pPr>
            <w:r>
              <w:t>varchar</w:t>
            </w:r>
          </w:p>
        </w:tc>
        <w:tc>
          <w:tcPr>
            <w:tcW w:w="418" w:type="pct"/>
            <w:tcBorders>
              <w:top w:val="single" w:color="auto" w:sz="6" w:space="0"/>
            </w:tcBorders>
            <w:noWrap w:val="0"/>
            <w:vAlign w:val="center"/>
          </w:tcPr>
          <w:p w14:paraId="573C020F">
            <w:pPr>
              <w:pStyle w:val="30"/>
              <w:bidi w:val="0"/>
            </w:pPr>
            <w:r>
              <w:t>20</w:t>
            </w:r>
          </w:p>
        </w:tc>
        <w:tc>
          <w:tcPr>
            <w:tcW w:w="417" w:type="pct"/>
            <w:tcBorders>
              <w:top w:val="single" w:color="auto" w:sz="6" w:space="0"/>
            </w:tcBorders>
            <w:noWrap w:val="0"/>
            <w:vAlign w:val="center"/>
          </w:tcPr>
          <w:p w14:paraId="3028A150">
            <w:pPr>
              <w:pStyle w:val="30"/>
              <w:bidi w:val="0"/>
            </w:pPr>
            <w:r>
              <w:t>是</w:t>
            </w:r>
          </w:p>
        </w:tc>
        <w:tc>
          <w:tcPr>
            <w:tcW w:w="920" w:type="pct"/>
            <w:tcBorders>
              <w:top w:val="single" w:color="auto" w:sz="6" w:space="0"/>
            </w:tcBorders>
            <w:noWrap w:val="0"/>
            <w:vAlign w:val="center"/>
          </w:tcPr>
          <w:p w14:paraId="2331A422">
            <w:pPr>
              <w:pStyle w:val="30"/>
              <w:bidi w:val="0"/>
            </w:pPr>
            <w:r>
              <w:t>申领发票的纳税人识别号或统一社会信用代码</w:t>
            </w:r>
          </w:p>
        </w:tc>
      </w:tr>
    </w:tbl>
    <w:p w14:paraId="74A14ED2">
      <w:pPr>
        <w:pStyle w:val="6"/>
        <w:bidi w:val="0"/>
      </w:pPr>
      <w:bookmarkStart w:id="274" w:name="_Toc12859"/>
      <w:bookmarkStart w:id="275" w:name="_Toc25849"/>
      <w:r>
        <w:t>2.4请求报文示例</w:t>
      </w:r>
      <w:bookmarkEnd w:id="274"/>
      <w:bookmarkEnd w:id="27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57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ACF24C6">
            <w:pPr>
              <w:bidi w:val="0"/>
            </w:pPr>
            <w:r>
              <w:t>{</w:t>
            </w:r>
          </w:p>
          <w:p w14:paraId="12E4C76D">
            <w:pPr>
              <w:bidi w:val="0"/>
            </w:pPr>
            <w:r>
              <w:tab/>
            </w:r>
            <w:r>
              <w:t>"nsrsbh": "纳税人识别号/统一社会信用代码"</w:t>
            </w:r>
          </w:p>
          <w:p w14:paraId="02292C91">
            <w:pPr>
              <w:bidi w:val="0"/>
            </w:pPr>
            <w:r>
              <w:t>}</w:t>
            </w:r>
          </w:p>
        </w:tc>
      </w:tr>
    </w:tbl>
    <w:p w14:paraId="4C3AAEB5">
      <w:pPr>
        <w:pStyle w:val="6"/>
        <w:bidi w:val="0"/>
      </w:pPr>
      <w:bookmarkStart w:id="276" w:name="_Toc27146"/>
      <w:bookmarkStart w:id="277" w:name="_Toc27367"/>
      <w:r>
        <w:t>2.5返回参数</w:t>
      </w:r>
      <w:bookmarkEnd w:id="276"/>
      <w:bookmarkEnd w:id="27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3C87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FF9725E">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8E53F24">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9B8A6C6">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7514E85A">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7C369B4">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43DF7DA">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F8D53AA">
            <w:pPr>
              <w:pStyle w:val="29"/>
              <w:bidi w:val="0"/>
            </w:pPr>
            <w:r>
              <w:t>说明</w:t>
            </w:r>
          </w:p>
        </w:tc>
      </w:tr>
      <w:tr w14:paraId="4F5A7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BACD012">
            <w:pPr>
              <w:pStyle w:val="30"/>
              <w:bidi w:val="0"/>
            </w:pPr>
            <w:r>
              <w:rPr>
                <w:rFonts w:hint="default"/>
                <w:lang w:val="en-US" w:eastAsia="zh-CN"/>
              </w:rPr>
              <w:t>1</w:t>
            </w:r>
          </w:p>
        </w:tc>
        <w:tc>
          <w:tcPr>
            <w:tcW w:w="1004" w:type="pct"/>
            <w:noWrap w:val="0"/>
            <w:vAlign w:val="center"/>
          </w:tcPr>
          <w:p w14:paraId="729E4635">
            <w:pPr>
              <w:pStyle w:val="30"/>
              <w:bidi w:val="0"/>
            </w:pPr>
            <w:r>
              <w:t>returncode</w:t>
            </w:r>
          </w:p>
        </w:tc>
        <w:tc>
          <w:tcPr>
            <w:tcW w:w="1087" w:type="pct"/>
            <w:noWrap w:val="0"/>
            <w:vAlign w:val="center"/>
          </w:tcPr>
          <w:p w14:paraId="78DE9B95">
            <w:pPr>
              <w:pStyle w:val="30"/>
              <w:bidi w:val="0"/>
            </w:pPr>
            <w:r>
              <w:t>返回码</w:t>
            </w:r>
          </w:p>
        </w:tc>
        <w:tc>
          <w:tcPr>
            <w:tcW w:w="753" w:type="pct"/>
            <w:noWrap w:val="0"/>
            <w:vAlign w:val="center"/>
          </w:tcPr>
          <w:p w14:paraId="2A8F77B1">
            <w:pPr>
              <w:pStyle w:val="30"/>
              <w:bidi w:val="0"/>
            </w:pPr>
            <w:r>
              <w:t>varchar</w:t>
            </w:r>
          </w:p>
        </w:tc>
        <w:tc>
          <w:tcPr>
            <w:tcW w:w="418" w:type="pct"/>
            <w:noWrap w:val="0"/>
            <w:vAlign w:val="center"/>
          </w:tcPr>
          <w:p w14:paraId="23106003">
            <w:pPr>
              <w:pStyle w:val="30"/>
              <w:bidi w:val="0"/>
            </w:pPr>
            <w:r>
              <w:t>2</w:t>
            </w:r>
          </w:p>
        </w:tc>
        <w:tc>
          <w:tcPr>
            <w:tcW w:w="417" w:type="pct"/>
            <w:noWrap w:val="0"/>
            <w:vAlign w:val="center"/>
          </w:tcPr>
          <w:p w14:paraId="517BDD38">
            <w:pPr>
              <w:pStyle w:val="30"/>
              <w:bidi w:val="0"/>
            </w:pPr>
            <w:r>
              <w:t>是</w:t>
            </w:r>
          </w:p>
        </w:tc>
        <w:tc>
          <w:tcPr>
            <w:tcW w:w="920" w:type="pct"/>
            <w:noWrap w:val="0"/>
            <w:vAlign w:val="center"/>
          </w:tcPr>
          <w:p w14:paraId="06D9E465">
            <w:pPr>
              <w:pStyle w:val="30"/>
              <w:bidi w:val="0"/>
            </w:pPr>
            <w:r>
              <w:t>00：成功</w:t>
            </w:r>
          </w:p>
          <w:p w14:paraId="34BC3718">
            <w:pPr>
              <w:pStyle w:val="30"/>
              <w:bidi w:val="0"/>
            </w:pPr>
            <w:r>
              <w:t>其它：失败</w:t>
            </w:r>
          </w:p>
        </w:tc>
      </w:tr>
      <w:tr w14:paraId="47832B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8906EF">
            <w:pPr>
              <w:pStyle w:val="30"/>
              <w:bidi w:val="0"/>
            </w:pPr>
            <w:r>
              <w:rPr>
                <w:rFonts w:hint="default"/>
                <w:lang w:val="en-US" w:eastAsia="zh-CN"/>
              </w:rPr>
              <w:t>2</w:t>
            </w:r>
          </w:p>
        </w:tc>
        <w:tc>
          <w:tcPr>
            <w:tcW w:w="1004" w:type="pct"/>
            <w:noWrap w:val="0"/>
            <w:vAlign w:val="center"/>
          </w:tcPr>
          <w:p w14:paraId="1611E22B">
            <w:pPr>
              <w:pStyle w:val="30"/>
              <w:bidi w:val="0"/>
            </w:pPr>
            <w:r>
              <w:t>returnmsg</w:t>
            </w:r>
          </w:p>
        </w:tc>
        <w:tc>
          <w:tcPr>
            <w:tcW w:w="1087" w:type="pct"/>
            <w:noWrap w:val="0"/>
            <w:vAlign w:val="center"/>
          </w:tcPr>
          <w:p w14:paraId="7D45A263">
            <w:pPr>
              <w:pStyle w:val="30"/>
              <w:bidi w:val="0"/>
            </w:pPr>
            <w:r>
              <w:t>返回信息</w:t>
            </w:r>
          </w:p>
        </w:tc>
        <w:tc>
          <w:tcPr>
            <w:tcW w:w="753" w:type="pct"/>
            <w:noWrap w:val="0"/>
            <w:vAlign w:val="center"/>
          </w:tcPr>
          <w:p w14:paraId="72BBC6FD">
            <w:pPr>
              <w:pStyle w:val="30"/>
              <w:bidi w:val="0"/>
            </w:pPr>
            <w:r>
              <w:t>varchar</w:t>
            </w:r>
          </w:p>
        </w:tc>
        <w:tc>
          <w:tcPr>
            <w:tcW w:w="418" w:type="pct"/>
            <w:noWrap w:val="0"/>
            <w:vAlign w:val="center"/>
          </w:tcPr>
          <w:p w14:paraId="40339C80">
            <w:pPr>
              <w:pStyle w:val="30"/>
              <w:bidi w:val="0"/>
            </w:pPr>
            <w:r>
              <w:t>2000</w:t>
            </w:r>
          </w:p>
        </w:tc>
        <w:tc>
          <w:tcPr>
            <w:tcW w:w="417" w:type="pct"/>
            <w:noWrap w:val="0"/>
            <w:vAlign w:val="center"/>
          </w:tcPr>
          <w:p w14:paraId="1D24189E">
            <w:pPr>
              <w:pStyle w:val="30"/>
              <w:bidi w:val="0"/>
            </w:pPr>
            <w:r>
              <w:t>否</w:t>
            </w:r>
          </w:p>
        </w:tc>
        <w:tc>
          <w:tcPr>
            <w:tcW w:w="920" w:type="pct"/>
            <w:noWrap w:val="0"/>
            <w:vAlign w:val="center"/>
          </w:tcPr>
          <w:p w14:paraId="6316EEDA">
            <w:pPr>
              <w:pStyle w:val="30"/>
              <w:bidi w:val="0"/>
            </w:pPr>
            <w:r>
              <w:t>错误信息说明</w:t>
            </w:r>
          </w:p>
        </w:tc>
      </w:tr>
      <w:tr w14:paraId="364FA3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B53288">
            <w:pPr>
              <w:pStyle w:val="30"/>
              <w:bidi w:val="0"/>
            </w:pPr>
            <w:r>
              <w:rPr>
                <w:rFonts w:hint="default"/>
                <w:lang w:val="en-US" w:eastAsia="zh-CN"/>
              </w:rPr>
              <w:t>3</w:t>
            </w:r>
          </w:p>
        </w:tc>
        <w:tc>
          <w:tcPr>
            <w:tcW w:w="1004" w:type="pct"/>
            <w:noWrap w:val="0"/>
            <w:vAlign w:val="center"/>
          </w:tcPr>
          <w:p w14:paraId="1A843969">
            <w:pPr>
              <w:pStyle w:val="30"/>
              <w:bidi w:val="0"/>
            </w:pPr>
            <w:r>
              <w:t>ztsxbz</w:t>
            </w:r>
          </w:p>
        </w:tc>
        <w:tc>
          <w:tcPr>
            <w:tcW w:w="1087" w:type="pct"/>
            <w:noWrap w:val="0"/>
            <w:vAlign w:val="center"/>
          </w:tcPr>
          <w:p w14:paraId="533F3A53">
            <w:pPr>
              <w:pStyle w:val="30"/>
              <w:bidi w:val="0"/>
            </w:pPr>
            <w:r>
              <w:t>暂停授信标志</w:t>
            </w:r>
          </w:p>
        </w:tc>
        <w:tc>
          <w:tcPr>
            <w:tcW w:w="753" w:type="pct"/>
            <w:noWrap w:val="0"/>
            <w:vAlign w:val="center"/>
          </w:tcPr>
          <w:p w14:paraId="5D752AD4">
            <w:pPr>
              <w:pStyle w:val="30"/>
              <w:bidi w:val="0"/>
            </w:pPr>
            <w:r>
              <w:t>varchar</w:t>
            </w:r>
          </w:p>
        </w:tc>
        <w:tc>
          <w:tcPr>
            <w:tcW w:w="418" w:type="pct"/>
            <w:noWrap w:val="0"/>
            <w:vAlign w:val="center"/>
          </w:tcPr>
          <w:p w14:paraId="3A395F95">
            <w:pPr>
              <w:pStyle w:val="30"/>
              <w:bidi w:val="0"/>
            </w:pPr>
            <w:r>
              <w:t>2</w:t>
            </w:r>
          </w:p>
        </w:tc>
        <w:tc>
          <w:tcPr>
            <w:tcW w:w="417" w:type="pct"/>
            <w:noWrap w:val="0"/>
            <w:vAlign w:val="center"/>
          </w:tcPr>
          <w:p w14:paraId="55CB9D4C">
            <w:pPr>
              <w:pStyle w:val="30"/>
              <w:bidi w:val="0"/>
            </w:pPr>
            <w:r>
              <w:t>是</w:t>
            </w:r>
          </w:p>
        </w:tc>
        <w:tc>
          <w:tcPr>
            <w:tcW w:w="920" w:type="pct"/>
            <w:noWrap w:val="0"/>
            <w:vAlign w:val="center"/>
          </w:tcPr>
          <w:p w14:paraId="173F8D6C">
            <w:pPr>
              <w:pStyle w:val="30"/>
              <w:bidi w:val="0"/>
            </w:pPr>
            <w:r>
              <w:t>Y：暂停</w:t>
            </w:r>
          </w:p>
          <w:p w14:paraId="3F82EE3C">
            <w:pPr>
              <w:pStyle w:val="30"/>
              <w:bidi w:val="0"/>
            </w:pPr>
            <w:r>
              <w:t>N：未暂停</w:t>
            </w:r>
          </w:p>
        </w:tc>
      </w:tr>
      <w:tr w14:paraId="07513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581A8">
            <w:pPr>
              <w:pStyle w:val="30"/>
              <w:bidi w:val="0"/>
            </w:pPr>
            <w:r>
              <w:rPr>
                <w:rFonts w:hint="default"/>
                <w:lang w:val="en-US" w:eastAsia="zh-CN"/>
              </w:rPr>
              <w:t>4</w:t>
            </w:r>
          </w:p>
        </w:tc>
        <w:tc>
          <w:tcPr>
            <w:tcW w:w="1004" w:type="pct"/>
            <w:noWrap w:val="0"/>
            <w:vAlign w:val="center"/>
          </w:tcPr>
          <w:p w14:paraId="5A4816AC">
            <w:pPr>
              <w:pStyle w:val="30"/>
              <w:bidi w:val="0"/>
            </w:pPr>
            <w:r>
              <w:t>bysxed</w:t>
            </w:r>
          </w:p>
        </w:tc>
        <w:tc>
          <w:tcPr>
            <w:tcW w:w="1087" w:type="pct"/>
            <w:noWrap w:val="0"/>
            <w:vAlign w:val="center"/>
          </w:tcPr>
          <w:p w14:paraId="1E3F1761">
            <w:pPr>
              <w:pStyle w:val="30"/>
              <w:bidi w:val="0"/>
            </w:pPr>
            <w:r>
              <w:t>本月授信额度</w:t>
            </w:r>
          </w:p>
        </w:tc>
        <w:tc>
          <w:tcPr>
            <w:tcW w:w="753" w:type="pct"/>
            <w:noWrap w:val="0"/>
            <w:vAlign w:val="center"/>
          </w:tcPr>
          <w:p w14:paraId="3A16F27C">
            <w:pPr>
              <w:pStyle w:val="30"/>
              <w:bidi w:val="0"/>
            </w:pPr>
            <w:r>
              <w:t>number</w:t>
            </w:r>
          </w:p>
        </w:tc>
        <w:tc>
          <w:tcPr>
            <w:tcW w:w="418" w:type="pct"/>
            <w:noWrap w:val="0"/>
            <w:vAlign w:val="center"/>
          </w:tcPr>
          <w:p w14:paraId="0AC8448F">
            <w:pPr>
              <w:pStyle w:val="30"/>
              <w:bidi w:val="0"/>
            </w:pPr>
            <w:r>
              <w:t>18,2</w:t>
            </w:r>
          </w:p>
        </w:tc>
        <w:tc>
          <w:tcPr>
            <w:tcW w:w="417" w:type="pct"/>
            <w:noWrap w:val="0"/>
            <w:vAlign w:val="center"/>
          </w:tcPr>
          <w:p w14:paraId="1B3D81EF">
            <w:pPr>
              <w:pStyle w:val="30"/>
              <w:bidi w:val="0"/>
            </w:pPr>
            <w:r>
              <w:t>是</w:t>
            </w:r>
          </w:p>
        </w:tc>
        <w:tc>
          <w:tcPr>
            <w:tcW w:w="920" w:type="pct"/>
            <w:noWrap w:val="0"/>
            <w:vAlign w:val="center"/>
          </w:tcPr>
          <w:p w14:paraId="630B51AE">
            <w:pPr>
              <w:pStyle w:val="30"/>
              <w:bidi w:val="0"/>
            </w:pPr>
            <w:r>
              <w:t>本月总授信额度</w:t>
            </w:r>
          </w:p>
        </w:tc>
      </w:tr>
      <w:tr w14:paraId="4C2AC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152074">
            <w:pPr>
              <w:pStyle w:val="30"/>
              <w:bidi w:val="0"/>
            </w:pPr>
            <w:r>
              <w:rPr>
                <w:rFonts w:hint="default"/>
                <w:lang w:val="en-US" w:eastAsia="zh-CN"/>
              </w:rPr>
              <w:t>5</w:t>
            </w:r>
          </w:p>
        </w:tc>
        <w:tc>
          <w:tcPr>
            <w:tcW w:w="1004" w:type="pct"/>
            <w:noWrap w:val="0"/>
            <w:vAlign w:val="center"/>
          </w:tcPr>
          <w:p w14:paraId="202E8499">
            <w:pPr>
              <w:pStyle w:val="30"/>
              <w:bidi w:val="0"/>
            </w:pPr>
            <w:r>
              <w:t>kysyed</w:t>
            </w:r>
          </w:p>
        </w:tc>
        <w:tc>
          <w:tcPr>
            <w:tcW w:w="1087" w:type="pct"/>
            <w:noWrap w:val="0"/>
            <w:vAlign w:val="center"/>
          </w:tcPr>
          <w:p w14:paraId="587BC1A2">
            <w:pPr>
              <w:pStyle w:val="30"/>
              <w:bidi w:val="0"/>
            </w:pPr>
            <w:r>
              <w:t>可用剩余额度</w:t>
            </w:r>
          </w:p>
        </w:tc>
        <w:tc>
          <w:tcPr>
            <w:tcW w:w="753" w:type="pct"/>
            <w:noWrap w:val="0"/>
            <w:vAlign w:val="center"/>
          </w:tcPr>
          <w:p w14:paraId="549CFC27">
            <w:pPr>
              <w:pStyle w:val="30"/>
              <w:bidi w:val="0"/>
            </w:pPr>
            <w:r>
              <w:t>number</w:t>
            </w:r>
          </w:p>
        </w:tc>
        <w:tc>
          <w:tcPr>
            <w:tcW w:w="418" w:type="pct"/>
            <w:noWrap w:val="0"/>
            <w:vAlign w:val="center"/>
          </w:tcPr>
          <w:p w14:paraId="6E021CA7">
            <w:pPr>
              <w:pStyle w:val="30"/>
              <w:bidi w:val="0"/>
            </w:pPr>
            <w:r>
              <w:t>18,2</w:t>
            </w:r>
          </w:p>
        </w:tc>
        <w:tc>
          <w:tcPr>
            <w:tcW w:w="417" w:type="pct"/>
            <w:noWrap w:val="0"/>
            <w:vAlign w:val="center"/>
          </w:tcPr>
          <w:p w14:paraId="631F4F9F">
            <w:pPr>
              <w:pStyle w:val="30"/>
              <w:bidi w:val="0"/>
            </w:pPr>
            <w:r>
              <w:t>是</w:t>
            </w:r>
          </w:p>
        </w:tc>
        <w:tc>
          <w:tcPr>
            <w:tcW w:w="920" w:type="pct"/>
            <w:noWrap w:val="0"/>
            <w:vAlign w:val="center"/>
          </w:tcPr>
          <w:p w14:paraId="28B0B45B">
            <w:pPr>
              <w:pStyle w:val="30"/>
              <w:bidi w:val="0"/>
            </w:pPr>
            <w:r>
              <w:t>本月可用授信额度</w:t>
            </w:r>
          </w:p>
        </w:tc>
      </w:tr>
      <w:tr w14:paraId="4CF585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8853A">
            <w:pPr>
              <w:pStyle w:val="30"/>
              <w:bidi w:val="0"/>
            </w:pPr>
            <w:r>
              <w:rPr>
                <w:rFonts w:hint="default"/>
                <w:lang w:val="en-US" w:eastAsia="zh-CN"/>
              </w:rPr>
              <w:t>6</w:t>
            </w:r>
          </w:p>
        </w:tc>
        <w:tc>
          <w:tcPr>
            <w:tcW w:w="1004" w:type="pct"/>
            <w:noWrap w:val="0"/>
            <w:vAlign w:val="center"/>
          </w:tcPr>
          <w:p w14:paraId="1FD3094F">
            <w:pPr>
              <w:pStyle w:val="30"/>
              <w:bidi w:val="0"/>
            </w:pPr>
            <w:r>
              <w:t>yxzed</w:t>
            </w:r>
          </w:p>
        </w:tc>
        <w:tc>
          <w:tcPr>
            <w:tcW w:w="1087" w:type="pct"/>
            <w:noWrap w:val="0"/>
            <w:vAlign w:val="center"/>
          </w:tcPr>
          <w:p w14:paraId="3EC79723">
            <w:pPr>
              <w:pStyle w:val="30"/>
              <w:bidi w:val="0"/>
            </w:pPr>
            <w:r>
              <w:t>已下载额度</w:t>
            </w:r>
          </w:p>
        </w:tc>
        <w:tc>
          <w:tcPr>
            <w:tcW w:w="753" w:type="pct"/>
            <w:noWrap w:val="0"/>
            <w:vAlign w:val="center"/>
          </w:tcPr>
          <w:p w14:paraId="0E802A13">
            <w:pPr>
              <w:pStyle w:val="30"/>
              <w:bidi w:val="0"/>
            </w:pPr>
            <w:r>
              <w:t>number</w:t>
            </w:r>
          </w:p>
        </w:tc>
        <w:tc>
          <w:tcPr>
            <w:tcW w:w="418" w:type="pct"/>
            <w:noWrap w:val="0"/>
            <w:vAlign w:val="center"/>
          </w:tcPr>
          <w:p w14:paraId="4CCE5D46">
            <w:pPr>
              <w:pStyle w:val="30"/>
              <w:bidi w:val="0"/>
            </w:pPr>
            <w:r>
              <w:t>18,2</w:t>
            </w:r>
          </w:p>
        </w:tc>
        <w:tc>
          <w:tcPr>
            <w:tcW w:w="417" w:type="pct"/>
            <w:noWrap w:val="0"/>
            <w:vAlign w:val="center"/>
          </w:tcPr>
          <w:p w14:paraId="56A4EEA3">
            <w:pPr>
              <w:pStyle w:val="30"/>
              <w:bidi w:val="0"/>
            </w:pPr>
            <w:r>
              <w:t>是</w:t>
            </w:r>
          </w:p>
        </w:tc>
        <w:tc>
          <w:tcPr>
            <w:tcW w:w="920" w:type="pct"/>
            <w:noWrap w:val="0"/>
            <w:vAlign w:val="center"/>
          </w:tcPr>
          <w:p w14:paraId="55610C67">
            <w:pPr>
              <w:pStyle w:val="30"/>
              <w:bidi w:val="0"/>
            </w:pPr>
            <w:r>
              <w:t>本月乐企1.5已下载的全部授信额度</w:t>
            </w:r>
          </w:p>
        </w:tc>
      </w:tr>
      <w:tr w14:paraId="577057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BF2CD8">
            <w:pPr>
              <w:pStyle w:val="30"/>
              <w:bidi w:val="0"/>
            </w:pPr>
            <w:r>
              <w:rPr>
                <w:rFonts w:hint="default"/>
                <w:lang w:val="en-US" w:eastAsia="zh-CN"/>
              </w:rPr>
              <w:t>7</w:t>
            </w:r>
          </w:p>
        </w:tc>
        <w:tc>
          <w:tcPr>
            <w:tcW w:w="1004" w:type="pct"/>
            <w:noWrap w:val="0"/>
            <w:vAlign w:val="center"/>
          </w:tcPr>
          <w:p w14:paraId="36F8B12B">
            <w:pPr>
              <w:pStyle w:val="30"/>
              <w:bidi w:val="0"/>
            </w:pPr>
            <w:r>
              <w:t>yxzwsyed</w:t>
            </w:r>
          </w:p>
        </w:tc>
        <w:tc>
          <w:tcPr>
            <w:tcW w:w="1087" w:type="pct"/>
            <w:noWrap w:val="0"/>
            <w:vAlign w:val="center"/>
          </w:tcPr>
          <w:p w14:paraId="098736A0">
            <w:pPr>
              <w:pStyle w:val="30"/>
              <w:bidi w:val="0"/>
            </w:pPr>
            <w:r>
              <w:t>已下载未使用额度</w:t>
            </w:r>
          </w:p>
        </w:tc>
        <w:tc>
          <w:tcPr>
            <w:tcW w:w="753" w:type="pct"/>
            <w:noWrap w:val="0"/>
            <w:vAlign w:val="center"/>
          </w:tcPr>
          <w:p w14:paraId="12B5F11B">
            <w:pPr>
              <w:pStyle w:val="30"/>
              <w:bidi w:val="0"/>
            </w:pPr>
            <w:r>
              <w:t>number</w:t>
            </w:r>
          </w:p>
        </w:tc>
        <w:tc>
          <w:tcPr>
            <w:tcW w:w="418" w:type="pct"/>
            <w:noWrap w:val="0"/>
            <w:vAlign w:val="center"/>
          </w:tcPr>
          <w:p w14:paraId="4B672AEA">
            <w:pPr>
              <w:pStyle w:val="30"/>
              <w:bidi w:val="0"/>
            </w:pPr>
            <w:r>
              <w:t>18,2</w:t>
            </w:r>
          </w:p>
        </w:tc>
        <w:tc>
          <w:tcPr>
            <w:tcW w:w="417" w:type="pct"/>
            <w:noWrap w:val="0"/>
            <w:vAlign w:val="center"/>
          </w:tcPr>
          <w:p w14:paraId="2F850479">
            <w:pPr>
              <w:pStyle w:val="30"/>
              <w:bidi w:val="0"/>
            </w:pPr>
            <w:r>
              <w:t>是</w:t>
            </w:r>
          </w:p>
        </w:tc>
        <w:tc>
          <w:tcPr>
            <w:tcW w:w="920" w:type="pct"/>
            <w:noWrap w:val="0"/>
            <w:vAlign w:val="center"/>
          </w:tcPr>
          <w:p w14:paraId="5253BF12">
            <w:pPr>
              <w:pStyle w:val="30"/>
              <w:bidi w:val="0"/>
            </w:pPr>
            <w:r>
              <w:t>本月乐企1.5已下载的全部授信额度减已上传的开票日期为本月的发票的总金额</w:t>
            </w:r>
          </w:p>
        </w:tc>
      </w:tr>
      <w:tr w14:paraId="2ED04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6C20E3">
            <w:pPr>
              <w:pStyle w:val="30"/>
              <w:bidi w:val="0"/>
            </w:pPr>
            <w:r>
              <w:rPr>
                <w:rFonts w:hint="default"/>
                <w:lang w:val="en-US" w:eastAsia="zh-CN"/>
              </w:rPr>
              <w:t>8</w:t>
            </w:r>
          </w:p>
        </w:tc>
        <w:tc>
          <w:tcPr>
            <w:tcW w:w="1004" w:type="pct"/>
            <w:noWrap w:val="0"/>
            <w:vAlign w:val="center"/>
          </w:tcPr>
          <w:p w14:paraId="489C1DCA">
            <w:pPr>
              <w:pStyle w:val="30"/>
              <w:bidi w:val="0"/>
            </w:pPr>
            <w:r>
              <w:t>sq</w:t>
            </w:r>
          </w:p>
        </w:tc>
        <w:tc>
          <w:tcPr>
            <w:tcW w:w="1087" w:type="pct"/>
            <w:noWrap w:val="0"/>
            <w:vAlign w:val="center"/>
          </w:tcPr>
          <w:p w14:paraId="40B8E726">
            <w:pPr>
              <w:pStyle w:val="30"/>
              <w:bidi w:val="0"/>
            </w:pPr>
            <w:r>
              <w:t>属期</w:t>
            </w:r>
          </w:p>
        </w:tc>
        <w:tc>
          <w:tcPr>
            <w:tcW w:w="753" w:type="pct"/>
            <w:noWrap w:val="0"/>
            <w:vAlign w:val="center"/>
          </w:tcPr>
          <w:p w14:paraId="2CD0C01B">
            <w:pPr>
              <w:pStyle w:val="30"/>
              <w:bidi w:val="0"/>
            </w:pPr>
            <w:r>
              <w:t>varchar</w:t>
            </w:r>
          </w:p>
        </w:tc>
        <w:tc>
          <w:tcPr>
            <w:tcW w:w="418" w:type="pct"/>
            <w:noWrap w:val="0"/>
            <w:vAlign w:val="center"/>
          </w:tcPr>
          <w:p w14:paraId="15F59D64">
            <w:pPr>
              <w:pStyle w:val="30"/>
              <w:bidi w:val="0"/>
            </w:pPr>
            <w:r>
              <w:t>6</w:t>
            </w:r>
          </w:p>
        </w:tc>
        <w:tc>
          <w:tcPr>
            <w:tcW w:w="417" w:type="pct"/>
            <w:noWrap w:val="0"/>
            <w:vAlign w:val="center"/>
          </w:tcPr>
          <w:p w14:paraId="1EDB846B">
            <w:pPr>
              <w:pStyle w:val="30"/>
              <w:bidi w:val="0"/>
            </w:pPr>
            <w:r>
              <w:t>是</w:t>
            </w:r>
          </w:p>
        </w:tc>
        <w:tc>
          <w:tcPr>
            <w:tcW w:w="920" w:type="pct"/>
            <w:noWrap w:val="0"/>
            <w:vAlign w:val="center"/>
          </w:tcPr>
          <w:p w14:paraId="61786C2D">
            <w:pPr>
              <w:pStyle w:val="30"/>
              <w:bidi w:val="0"/>
            </w:pPr>
            <w:r>
              <w:t>格式：yyyyMM</w:t>
            </w:r>
          </w:p>
        </w:tc>
      </w:tr>
    </w:tbl>
    <w:p w14:paraId="5ABD9BA3">
      <w:pPr>
        <w:pStyle w:val="6"/>
        <w:bidi w:val="0"/>
      </w:pPr>
      <w:bookmarkStart w:id="278" w:name="_Toc10680"/>
      <w:bookmarkStart w:id="279" w:name="_Toc4604"/>
      <w:r>
        <w:t>2.6返回报文示例</w:t>
      </w:r>
      <w:bookmarkEnd w:id="278"/>
      <w:bookmarkEnd w:id="279"/>
      <w:r>
        <w:t xml:space="preserve"> </w:t>
      </w:r>
    </w:p>
    <w:p w14:paraId="6AEB44D7">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8E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D5AC90">
            <w:pPr>
              <w:bidi w:val="0"/>
            </w:pPr>
            <w:bookmarkStart w:id="280" w:name="_Hlk107568661"/>
            <w:r>
              <w:t>{</w:t>
            </w:r>
          </w:p>
          <w:p w14:paraId="5D29EDDD">
            <w:pPr>
              <w:bidi w:val="0"/>
            </w:pPr>
            <w:r>
              <w:tab/>
            </w:r>
            <w:r>
              <w:t>"Response":{</w:t>
            </w:r>
          </w:p>
          <w:p w14:paraId="369A96F0">
            <w:pPr>
              <w:bidi w:val="0"/>
            </w:pPr>
            <w:r>
              <w:tab/>
            </w:r>
            <w:r>
              <w:tab/>
            </w:r>
            <w:r>
              <w:t>"RequestId": "16位随机数字和字母组合",</w:t>
            </w:r>
          </w:p>
          <w:p w14:paraId="1C12C4AE">
            <w:pPr>
              <w:bidi w:val="0"/>
            </w:pPr>
            <w:r>
              <w:tab/>
            </w:r>
            <w:r>
              <w:tab/>
            </w:r>
            <w:r>
              <w:t>"Data":{</w:t>
            </w:r>
          </w:p>
          <w:p w14:paraId="14FA7BC6">
            <w:pPr>
              <w:bidi w:val="0"/>
            </w:pPr>
            <w:r>
              <w:tab/>
            </w:r>
            <w:r>
              <w:tab/>
            </w:r>
            <w:r>
              <w:tab/>
            </w:r>
            <w:r>
              <w:t>"returncode": "00",</w:t>
            </w:r>
          </w:p>
          <w:p w14:paraId="5D73EBE0">
            <w:pPr>
              <w:bidi w:val="0"/>
            </w:pPr>
            <w:r>
              <w:tab/>
            </w:r>
            <w:r>
              <w:tab/>
            </w:r>
            <w:r>
              <w:tab/>
            </w:r>
            <w:r>
              <w:t>"returnmsg": "成功",</w:t>
            </w:r>
          </w:p>
          <w:p w14:paraId="11876023">
            <w:pPr>
              <w:bidi w:val="0"/>
            </w:pPr>
            <w:r>
              <w:tab/>
            </w:r>
            <w:r>
              <w:tab/>
            </w:r>
            <w:r>
              <w:tab/>
            </w:r>
            <w:r>
              <w:t>"ztsxbz": "暂停授信标志",</w:t>
            </w:r>
          </w:p>
          <w:p w14:paraId="4E8602B8">
            <w:pPr>
              <w:bidi w:val="0"/>
            </w:pPr>
            <w:r>
              <w:tab/>
            </w:r>
            <w:r>
              <w:tab/>
            </w:r>
            <w:r>
              <w:tab/>
            </w:r>
            <w:r>
              <w:t>"bysxed": "本月授信额度",</w:t>
            </w:r>
          </w:p>
          <w:p w14:paraId="1A2481E7">
            <w:pPr>
              <w:bidi w:val="0"/>
            </w:pPr>
            <w:r>
              <w:tab/>
            </w:r>
            <w:r>
              <w:tab/>
            </w:r>
            <w:r>
              <w:tab/>
            </w:r>
            <w:r>
              <w:t>"kysyed": "可用剩余额度",</w:t>
            </w:r>
          </w:p>
          <w:p w14:paraId="7D8B6AD9">
            <w:pPr>
              <w:bidi w:val="0"/>
            </w:pPr>
            <w:r>
              <w:tab/>
            </w:r>
            <w:r>
              <w:tab/>
            </w:r>
            <w:r>
              <w:tab/>
            </w:r>
            <w:r>
              <w:t>"yxzed": "已下载额度",</w:t>
            </w:r>
          </w:p>
          <w:p w14:paraId="0B78D8E6">
            <w:pPr>
              <w:bidi w:val="0"/>
            </w:pPr>
            <w:r>
              <w:tab/>
            </w:r>
            <w:r>
              <w:tab/>
            </w:r>
            <w:r>
              <w:tab/>
            </w:r>
            <w:r>
              <w:t>"yxzwsyed": "已下载未使用额度",</w:t>
            </w:r>
          </w:p>
          <w:p w14:paraId="5CF8248B">
            <w:pPr>
              <w:bidi w:val="0"/>
            </w:pPr>
            <w:r>
              <w:tab/>
            </w:r>
            <w:r>
              <w:tab/>
            </w:r>
            <w:r>
              <w:tab/>
            </w:r>
            <w:r>
              <w:t>"sq": "属期"</w:t>
            </w:r>
          </w:p>
          <w:p w14:paraId="59F7C3DA">
            <w:pPr>
              <w:bidi w:val="0"/>
            </w:pPr>
            <w:r>
              <w:tab/>
            </w:r>
            <w:r>
              <w:tab/>
            </w:r>
            <w:r>
              <w:t>}</w:t>
            </w:r>
          </w:p>
          <w:p w14:paraId="1DEA2425">
            <w:pPr>
              <w:bidi w:val="0"/>
            </w:pPr>
            <w:r>
              <w:t>}</w:t>
            </w:r>
          </w:p>
          <w:p w14:paraId="421451A6">
            <w:pPr>
              <w:bidi w:val="0"/>
            </w:pPr>
            <w:r>
              <w:t>}</w:t>
            </w:r>
            <w:bookmarkEnd w:id="280"/>
          </w:p>
        </w:tc>
      </w:tr>
    </w:tbl>
    <w:p w14:paraId="22E5FA3A">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A9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1A5F57">
            <w:pPr>
              <w:bidi w:val="0"/>
            </w:pPr>
            <w:r>
              <w:t>{</w:t>
            </w:r>
          </w:p>
          <w:p w14:paraId="6C945639">
            <w:pPr>
              <w:bidi w:val="0"/>
            </w:pPr>
            <w:r>
              <w:tab/>
            </w:r>
            <w:r>
              <w:t>"Response":{</w:t>
            </w:r>
          </w:p>
          <w:p w14:paraId="1F44CF5E">
            <w:pPr>
              <w:bidi w:val="0"/>
            </w:pPr>
            <w:r>
              <w:tab/>
            </w:r>
            <w:r>
              <w:tab/>
            </w:r>
            <w:r>
              <w:t>"RequestId": "16位随机数字和字母组合",</w:t>
            </w:r>
          </w:p>
          <w:p w14:paraId="5AE86FF4">
            <w:pPr>
              <w:bidi w:val="0"/>
            </w:pPr>
            <w:r>
              <w:tab/>
            </w:r>
            <w:r>
              <w:tab/>
            </w:r>
            <w:r>
              <w:t>"Error":{</w:t>
            </w:r>
          </w:p>
          <w:p w14:paraId="00AF7F85">
            <w:pPr>
              <w:bidi w:val="0"/>
            </w:pPr>
            <w:r>
              <w:tab/>
            </w:r>
            <w:r>
              <w:tab/>
            </w:r>
            <w:r>
              <w:tab/>
            </w:r>
            <w:r>
              <w:t>"Code": "01”,</w:t>
            </w:r>
          </w:p>
          <w:p w14:paraId="64DE3D57">
            <w:pPr>
              <w:bidi w:val="0"/>
            </w:pPr>
            <w:r>
              <w:tab/>
            </w:r>
            <w:r>
              <w:tab/>
            </w:r>
            <w:r>
              <w:tab/>
            </w:r>
            <w:r>
              <w:t>"Message": "错误说明"</w:t>
            </w:r>
          </w:p>
          <w:p w14:paraId="62817C85">
            <w:pPr>
              <w:bidi w:val="0"/>
            </w:pPr>
            <w:r>
              <w:t>}</w:t>
            </w:r>
          </w:p>
          <w:p w14:paraId="64B1C778">
            <w:pPr>
              <w:bidi w:val="0"/>
            </w:pPr>
            <w:r>
              <w:tab/>
            </w:r>
            <w:r>
              <w:t>}</w:t>
            </w:r>
          </w:p>
          <w:p w14:paraId="24EDA4C9">
            <w:pPr>
              <w:bidi w:val="0"/>
            </w:pPr>
            <w:r>
              <w:t>}</w:t>
            </w:r>
          </w:p>
        </w:tc>
      </w:tr>
    </w:tbl>
    <w:p w14:paraId="285800C0">
      <w:pPr>
        <w:pStyle w:val="4"/>
        <w:bidi w:val="0"/>
        <w:rPr>
          <w:rFonts w:hint="default"/>
        </w:rPr>
      </w:pPr>
      <w:bookmarkStart w:id="281" w:name="_Toc6468"/>
      <w:bookmarkStart w:id="282" w:name="_Toc22483"/>
      <w:bookmarkStart w:id="283" w:name="_Toc29584"/>
      <w:r>
        <w:rPr>
          <w:rFonts w:hint="default"/>
        </w:rPr>
        <w:t>3.下载/退回授信额度</w:t>
      </w:r>
      <w:bookmarkEnd w:id="281"/>
      <w:bookmarkEnd w:id="282"/>
      <w:bookmarkEnd w:id="283"/>
    </w:p>
    <w:p w14:paraId="197FF815">
      <w:pPr>
        <w:pStyle w:val="6"/>
        <w:bidi w:val="0"/>
      </w:pPr>
      <w:bookmarkStart w:id="284" w:name="_Toc208"/>
      <w:bookmarkStart w:id="285" w:name="_Toc25594"/>
      <w:r>
        <w:t>3.1接口说明</w:t>
      </w:r>
      <w:bookmarkEnd w:id="284"/>
      <w:bookmarkEnd w:id="285"/>
    </w:p>
    <w:p w14:paraId="319D7F64">
      <w:pPr>
        <w:spacing w:line="360" w:lineRule="auto"/>
        <w:ind w:firstLine="480" w:firstLineChars="200"/>
        <w:rPr>
          <w:sz w:val="24"/>
        </w:rPr>
      </w:pPr>
      <w:r>
        <w:rPr>
          <w:sz w:val="24"/>
        </w:rPr>
        <w:t>向纳税人提供下载/退回授信额度功能，企业可通过接口从税务局端下载或退回授信额度。</w:t>
      </w:r>
    </w:p>
    <w:p w14:paraId="524DF67E">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2417DF41">
      <w:pPr>
        <w:pStyle w:val="6"/>
        <w:bidi w:val="0"/>
      </w:pPr>
      <w:bookmarkStart w:id="286" w:name="_Toc14770"/>
      <w:bookmarkStart w:id="287" w:name="_Toc18534"/>
      <w:r>
        <w:t>3.2请求方式</w:t>
      </w:r>
      <w:bookmarkEnd w:id="286"/>
      <w:bookmarkEnd w:id="287"/>
    </w:p>
    <w:p w14:paraId="31EEF4B0">
      <w:pPr>
        <w:pStyle w:val="5"/>
        <w:ind w:firstLine="0"/>
      </w:pPr>
      <w:r>
        <w:t>请求方式为POST</w:t>
      </w:r>
    </w:p>
    <w:p w14:paraId="64DE367E">
      <w:pPr>
        <w:pStyle w:val="5"/>
        <w:bidi w:val="0"/>
      </w:pPr>
      <w:r>
        <w:rPr>
          <w:rFonts w:hint="eastAsia"/>
        </w:rPr>
        <w:t>●</w:t>
      </w:r>
      <w:r>
        <w:rPr>
          <w:rFonts w:hint="default"/>
          <w:lang w:val="en-US"/>
        </w:rPr>
        <w:t xml:space="preserve"> </w:t>
      </w:r>
      <w:r>
        <w:t>path 指该参数为路径参数</w:t>
      </w:r>
    </w:p>
    <w:p w14:paraId="540B0F41">
      <w:pPr>
        <w:pStyle w:val="5"/>
        <w:bidi w:val="0"/>
      </w:pPr>
      <w:r>
        <w:rPr>
          <w:rFonts w:hint="eastAsia"/>
        </w:rPr>
        <w:t>●</w:t>
      </w:r>
      <w:r>
        <w:rPr>
          <w:rFonts w:hint="default"/>
          <w:lang w:val="en-US"/>
        </w:rPr>
        <w:t xml:space="preserve"> </w:t>
      </w:r>
      <w:r>
        <w:t>query 指该参数需在请求URL传参</w:t>
      </w:r>
    </w:p>
    <w:p w14:paraId="395E81AB">
      <w:pPr>
        <w:pStyle w:val="5"/>
        <w:bidi w:val="0"/>
      </w:pPr>
      <w:r>
        <w:rPr>
          <w:rFonts w:hint="eastAsia"/>
        </w:rPr>
        <w:t>●</w:t>
      </w:r>
      <w:r>
        <w:rPr>
          <w:rFonts w:hint="default"/>
          <w:lang w:val="en-US"/>
        </w:rPr>
        <w:t xml:space="preserve"> </w:t>
      </w:r>
      <w:r>
        <w:t>body 指该参数需在请求JSON传参</w:t>
      </w:r>
    </w:p>
    <w:p w14:paraId="1FC8510D">
      <w:pPr>
        <w:pStyle w:val="6"/>
        <w:bidi w:val="0"/>
      </w:pPr>
      <w:bookmarkStart w:id="288" w:name="_Toc21647"/>
      <w:bookmarkStart w:id="289" w:name="_Toc20590"/>
      <w:r>
        <w:t>3.3公共参数</w:t>
      </w:r>
      <w:bookmarkEnd w:id="288"/>
      <w:bookmarkEnd w:id="28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E970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C8518BE">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69A9491">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6538F41">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0C902F1">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4903950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B22CF52">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17E53A56">
            <w:pPr>
              <w:pStyle w:val="29"/>
              <w:bidi w:val="0"/>
            </w:pPr>
            <w:r>
              <w:t>说明</w:t>
            </w:r>
          </w:p>
        </w:tc>
      </w:tr>
      <w:tr w14:paraId="7DBE6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95A8E4F">
            <w:pPr>
              <w:pStyle w:val="30"/>
              <w:bidi w:val="0"/>
            </w:pPr>
            <w:r>
              <w:rPr>
                <w:rFonts w:hint="default"/>
                <w:lang w:val="en-US" w:eastAsia="zh-CN"/>
              </w:rPr>
              <w:t>1</w:t>
            </w:r>
          </w:p>
        </w:tc>
        <w:tc>
          <w:tcPr>
            <w:tcW w:w="1004" w:type="pct"/>
            <w:tcBorders>
              <w:top w:val="single" w:color="auto" w:sz="6" w:space="0"/>
            </w:tcBorders>
            <w:noWrap w:val="0"/>
            <w:vAlign w:val="center"/>
          </w:tcPr>
          <w:p w14:paraId="51CED190">
            <w:pPr>
              <w:pStyle w:val="30"/>
              <w:bidi w:val="0"/>
            </w:pPr>
            <w:r>
              <w:t>nsrsbh</w:t>
            </w:r>
          </w:p>
        </w:tc>
        <w:tc>
          <w:tcPr>
            <w:tcW w:w="1087" w:type="pct"/>
            <w:tcBorders>
              <w:top w:val="single" w:color="auto" w:sz="6" w:space="0"/>
            </w:tcBorders>
            <w:noWrap w:val="0"/>
            <w:vAlign w:val="center"/>
          </w:tcPr>
          <w:p w14:paraId="1AD2E94E">
            <w:pPr>
              <w:pStyle w:val="30"/>
              <w:bidi w:val="0"/>
            </w:pPr>
            <w:r>
              <w:t>纳税人识别号/统一社会信用代码</w:t>
            </w:r>
          </w:p>
        </w:tc>
        <w:tc>
          <w:tcPr>
            <w:tcW w:w="753" w:type="pct"/>
            <w:tcBorders>
              <w:top w:val="single" w:color="auto" w:sz="6" w:space="0"/>
            </w:tcBorders>
            <w:noWrap w:val="0"/>
            <w:vAlign w:val="center"/>
          </w:tcPr>
          <w:p w14:paraId="59FAF5BF">
            <w:pPr>
              <w:pStyle w:val="30"/>
              <w:bidi w:val="0"/>
            </w:pPr>
            <w:r>
              <w:t>varchar</w:t>
            </w:r>
          </w:p>
        </w:tc>
        <w:tc>
          <w:tcPr>
            <w:tcW w:w="418" w:type="pct"/>
            <w:tcBorders>
              <w:top w:val="single" w:color="auto" w:sz="6" w:space="0"/>
            </w:tcBorders>
            <w:noWrap w:val="0"/>
            <w:vAlign w:val="center"/>
          </w:tcPr>
          <w:p w14:paraId="16E5F3CA">
            <w:pPr>
              <w:pStyle w:val="30"/>
              <w:bidi w:val="0"/>
            </w:pPr>
            <w:r>
              <w:t>20</w:t>
            </w:r>
          </w:p>
        </w:tc>
        <w:tc>
          <w:tcPr>
            <w:tcW w:w="417" w:type="pct"/>
            <w:tcBorders>
              <w:top w:val="single" w:color="auto" w:sz="6" w:space="0"/>
            </w:tcBorders>
            <w:noWrap w:val="0"/>
            <w:vAlign w:val="center"/>
          </w:tcPr>
          <w:p w14:paraId="48C63C69">
            <w:pPr>
              <w:pStyle w:val="30"/>
              <w:bidi w:val="0"/>
            </w:pPr>
            <w:r>
              <w:t>是</w:t>
            </w:r>
          </w:p>
        </w:tc>
        <w:tc>
          <w:tcPr>
            <w:tcW w:w="920" w:type="pct"/>
            <w:tcBorders>
              <w:top w:val="single" w:color="auto" w:sz="6" w:space="0"/>
            </w:tcBorders>
            <w:noWrap w:val="0"/>
            <w:vAlign w:val="center"/>
          </w:tcPr>
          <w:p w14:paraId="12848CD2">
            <w:pPr>
              <w:pStyle w:val="30"/>
              <w:bidi w:val="0"/>
            </w:pPr>
            <w:r>
              <w:t>申领发票的纳税人识别号或统一社会信用代码</w:t>
            </w:r>
          </w:p>
        </w:tc>
      </w:tr>
      <w:tr w14:paraId="0A5ED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A72710">
            <w:pPr>
              <w:pStyle w:val="30"/>
              <w:bidi w:val="0"/>
            </w:pPr>
            <w:r>
              <w:rPr>
                <w:rFonts w:hint="default"/>
                <w:lang w:val="en-US" w:eastAsia="zh-CN"/>
              </w:rPr>
              <w:t>2</w:t>
            </w:r>
          </w:p>
        </w:tc>
        <w:tc>
          <w:tcPr>
            <w:tcW w:w="1004" w:type="pct"/>
            <w:noWrap w:val="0"/>
            <w:vAlign w:val="center"/>
          </w:tcPr>
          <w:p w14:paraId="42D97BBA">
            <w:pPr>
              <w:pStyle w:val="30"/>
              <w:bidi w:val="0"/>
            </w:pPr>
            <w:r>
              <w:t>ptbh</w:t>
            </w:r>
          </w:p>
        </w:tc>
        <w:tc>
          <w:tcPr>
            <w:tcW w:w="1087" w:type="pct"/>
            <w:noWrap w:val="0"/>
            <w:vAlign w:val="center"/>
          </w:tcPr>
          <w:p w14:paraId="32602852">
            <w:pPr>
              <w:pStyle w:val="30"/>
              <w:bidi w:val="0"/>
            </w:pPr>
            <w:r>
              <w:t>平台编号</w:t>
            </w:r>
          </w:p>
        </w:tc>
        <w:tc>
          <w:tcPr>
            <w:tcW w:w="753" w:type="pct"/>
            <w:noWrap w:val="0"/>
            <w:vAlign w:val="center"/>
          </w:tcPr>
          <w:p w14:paraId="3679ABE5">
            <w:pPr>
              <w:pStyle w:val="30"/>
              <w:bidi w:val="0"/>
            </w:pPr>
            <w:r>
              <w:t>varchar</w:t>
            </w:r>
          </w:p>
        </w:tc>
        <w:tc>
          <w:tcPr>
            <w:tcW w:w="418" w:type="pct"/>
            <w:noWrap w:val="0"/>
            <w:vAlign w:val="center"/>
          </w:tcPr>
          <w:p w14:paraId="03C3747A">
            <w:pPr>
              <w:pStyle w:val="30"/>
              <w:bidi w:val="0"/>
            </w:pPr>
            <w:r>
              <w:t>20</w:t>
            </w:r>
          </w:p>
        </w:tc>
        <w:tc>
          <w:tcPr>
            <w:tcW w:w="417" w:type="pct"/>
            <w:noWrap w:val="0"/>
            <w:vAlign w:val="center"/>
          </w:tcPr>
          <w:p w14:paraId="04CDE77A">
            <w:pPr>
              <w:pStyle w:val="30"/>
              <w:bidi w:val="0"/>
            </w:pPr>
            <w:r>
              <w:t>是</w:t>
            </w:r>
          </w:p>
        </w:tc>
        <w:tc>
          <w:tcPr>
            <w:tcW w:w="920" w:type="pct"/>
            <w:noWrap w:val="0"/>
            <w:vAlign w:val="center"/>
          </w:tcPr>
          <w:p w14:paraId="31524090">
            <w:pPr>
              <w:pStyle w:val="30"/>
              <w:bidi w:val="0"/>
            </w:pPr>
          </w:p>
        </w:tc>
      </w:tr>
      <w:tr w14:paraId="43F3A2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91774C">
            <w:pPr>
              <w:pStyle w:val="30"/>
              <w:bidi w:val="0"/>
            </w:pPr>
            <w:r>
              <w:rPr>
                <w:rFonts w:hint="default"/>
                <w:lang w:val="en-US" w:eastAsia="zh-CN"/>
              </w:rPr>
              <w:t>3</w:t>
            </w:r>
          </w:p>
        </w:tc>
        <w:tc>
          <w:tcPr>
            <w:tcW w:w="1004" w:type="pct"/>
            <w:noWrap w:val="0"/>
            <w:vAlign w:val="center"/>
          </w:tcPr>
          <w:p w14:paraId="7BEFD3E9">
            <w:pPr>
              <w:pStyle w:val="30"/>
              <w:bidi w:val="0"/>
            </w:pPr>
            <w:r>
              <w:t>sqlx</w:t>
            </w:r>
          </w:p>
        </w:tc>
        <w:tc>
          <w:tcPr>
            <w:tcW w:w="1087" w:type="pct"/>
            <w:noWrap w:val="0"/>
            <w:vAlign w:val="center"/>
          </w:tcPr>
          <w:p w14:paraId="698A330E">
            <w:pPr>
              <w:pStyle w:val="30"/>
              <w:bidi w:val="0"/>
            </w:pPr>
            <w:r>
              <w:t>申请类型</w:t>
            </w:r>
          </w:p>
        </w:tc>
        <w:tc>
          <w:tcPr>
            <w:tcW w:w="753" w:type="pct"/>
            <w:noWrap w:val="0"/>
            <w:vAlign w:val="center"/>
          </w:tcPr>
          <w:p w14:paraId="38EFC8D4">
            <w:pPr>
              <w:pStyle w:val="30"/>
              <w:bidi w:val="0"/>
            </w:pPr>
            <w:r>
              <w:t>varchar</w:t>
            </w:r>
          </w:p>
        </w:tc>
        <w:tc>
          <w:tcPr>
            <w:tcW w:w="418" w:type="pct"/>
            <w:noWrap w:val="0"/>
            <w:vAlign w:val="center"/>
          </w:tcPr>
          <w:p w14:paraId="276F4102">
            <w:pPr>
              <w:pStyle w:val="30"/>
              <w:bidi w:val="0"/>
            </w:pPr>
            <w:r>
              <w:t>2</w:t>
            </w:r>
          </w:p>
        </w:tc>
        <w:tc>
          <w:tcPr>
            <w:tcW w:w="417" w:type="pct"/>
            <w:noWrap w:val="0"/>
            <w:vAlign w:val="center"/>
          </w:tcPr>
          <w:p w14:paraId="2DC5EC24">
            <w:pPr>
              <w:pStyle w:val="30"/>
              <w:bidi w:val="0"/>
            </w:pPr>
            <w:r>
              <w:t>是</w:t>
            </w:r>
          </w:p>
        </w:tc>
        <w:tc>
          <w:tcPr>
            <w:tcW w:w="920" w:type="pct"/>
            <w:noWrap w:val="0"/>
            <w:vAlign w:val="center"/>
          </w:tcPr>
          <w:p w14:paraId="0B243638">
            <w:pPr>
              <w:pStyle w:val="30"/>
              <w:bidi w:val="0"/>
            </w:pPr>
            <w:r>
              <w:t>0：下载</w:t>
            </w:r>
          </w:p>
          <w:p w14:paraId="5E78AAB8">
            <w:pPr>
              <w:pStyle w:val="30"/>
              <w:bidi w:val="0"/>
            </w:pPr>
            <w:r>
              <w:t>1：退回</w:t>
            </w:r>
          </w:p>
        </w:tc>
      </w:tr>
      <w:tr w14:paraId="72E3C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82ABAA5">
            <w:pPr>
              <w:pStyle w:val="30"/>
              <w:bidi w:val="0"/>
            </w:pPr>
            <w:r>
              <w:rPr>
                <w:rFonts w:hint="default"/>
                <w:lang w:val="en-US" w:eastAsia="zh-CN"/>
              </w:rPr>
              <w:t>4</w:t>
            </w:r>
          </w:p>
        </w:tc>
        <w:tc>
          <w:tcPr>
            <w:tcW w:w="1004" w:type="pct"/>
            <w:noWrap w:val="0"/>
            <w:vAlign w:val="center"/>
          </w:tcPr>
          <w:p w14:paraId="6BF4E88A">
            <w:pPr>
              <w:pStyle w:val="30"/>
              <w:bidi w:val="0"/>
            </w:pPr>
            <w:r>
              <w:t>sqed</w:t>
            </w:r>
          </w:p>
        </w:tc>
        <w:tc>
          <w:tcPr>
            <w:tcW w:w="1087" w:type="pct"/>
            <w:noWrap w:val="0"/>
            <w:vAlign w:val="center"/>
          </w:tcPr>
          <w:p w14:paraId="5C6864A5">
            <w:pPr>
              <w:pStyle w:val="30"/>
              <w:bidi w:val="0"/>
            </w:pPr>
            <w:r>
              <w:t>申请额度</w:t>
            </w:r>
          </w:p>
        </w:tc>
        <w:tc>
          <w:tcPr>
            <w:tcW w:w="753" w:type="pct"/>
            <w:noWrap w:val="0"/>
            <w:vAlign w:val="center"/>
          </w:tcPr>
          <w:p w14:paraId="06B01B31">
            <w:pPr>
              <w:pStyle w:val="30"/>
              <w:bidi w:val="0"/>
            </w:pPr>
            <w:r>
              <w:t>number</w:t>
            </w:r>
          </w:p>
        </w:tc>
        <w:tc>
          <w:tcPr>
            <w:tcW w:w="418" w:type="pct"/>
            <w:noWrap w:val="0"/>
            <w:vAlign w:val="center"/>
          </w:tcPr>
          <w:p w14:paraId="7AAE506D">
            <w:pPr>
              <w:pStyle w:val="30"/>
              <w:bidi w:val="0"/>
            </w:pPr>
            <w:r>
              <w:t>20,2</w:t>
            </w:r>
          </w:p>
        </w:tc>
        <w:tc>
          <w:tcPr>
            <w:tcW w:w="417" w:type="pct"/>
            <w:noWrap w:val="0"/>
            <w:vAlign w:val="center"/>
          </w:tcPr>
          <w:p w14:paraId="0670C56B">
            <w:pPr>
              <w:pStyle w:val="30"/>
              <w:bidi w:val="0"/>
            </w:pPr>
            <w:r>
              <w:t>是</w:t>
            </w:r>
          </w:p>
        </w:tc>
        <w:tc>
          <w:tcPr>
            <w:tcW w:w="920" w:type="pct"/>
            <w:noWrap w:val="0"/>
            <w:vAlign w:val="center"/>
          </w:tcPr>
          <w:p w14:paraId="1C673B61">
            <w:pPr>
              <w:pStyle w:val="30"/>
              <w:bidi w:val="0"/>
            </w:pPr>
          </w:p>
        </w:tc>
      </w:tr>
      <w:tr w14:paraId="0403E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F6CF1">
            <w:pPr>
              <w:pStyle w:val="30"/>
              <w:bidi w:val="0"/>
            </w:pPr>
            <w:r>
              <w:rPr>
                <w:rFonts w:hint="default"/>
                <w:lang w:val="en-US" w:eastAsia="zh-CN"/>
              </w:rPr>
              <w:t>5</w:t>
            </w:r>
          </w:p>
        </w:tc>
        <w:tc>
          <w:tcPr>
            <w:tcW w:w="1004" w:type="pct"/>
            <w:noWrap w:val="0"/>
            <w:vAlign w:val="center"/>
          </w:tcPr>
          <w:p w14:paraId="6C71EE44">
            <w:pPr>
              <w:pStyle w:val="30"/>
              <w:bidi w:val="0"/>
            </w:pPr>
            <w:r>
              <w:rPr>
                <w:rFonts w:hint="eastAsia"/>
              </w:rPr>
              <w:t>yw</w:t>
            </w:r>
            <w:r>
              <w:t>lsh</w:t>
            </w:r>
          </w:p>
        </w:tc>
        <w:tc>
          <w:tcPr>
            <w:tcW w:w="1087" w:type="pct"/>
            <w:noWrap w:val="0"/>
            <w:vAlign w:val="center"/>
          </w:tcPr>
          <w:p w14:paraId="60B4B91E">
            <w:pPr>
              <w:pStyle w:val="30"/>
              <w:bidi w:val="0"/>
            </w:pPr>
            <w:r>
              <w:rPr>
                <w:rFonts w:hint="eastAsia"/>
              </w:rPr>
              <w:t>业务</w:t>
            </w:r>
            <w:r>
              <w:t>流水号</w:t>
            </w:r>
          </w:p>
        </w:tc>
        <w:tc>
          <w:tcPr>
            <w:tcW w:w="753" w:type="pct"/>
            <w:noWrap w:val="0"/>
            <w:vAlign w:val="center"/>
          </w:tcPr>
          <w:p w14:paraId="389DA1EB">
            <w:pPr>
              <w:pStyle w:val="30"/>
              <w:bidi w:val="0"/>
            </w:pPr>
            <w:r>
              <w:t>varchar</w:t>
            </w:r>
          </w:p>
        </w:tc>
        <w:tc>
          <w:tcPr>
            <w:tcW w:w="418" w:type="pct"/>
            <w:noWrap w:val="0"/>
            <w:vAlign w:val="center"/>
          </w:tcPr>
          <w:p w14:paraId="6E6B40B3">
            <w:pPr>
              <w:pStyle w:val="30"/>
              <w:bidi w:val="0"/>
            </w:pPr>
            <w:r>
              <w:rPr>
                <w:rFonts w:hint="eastAsia"/>
              </w:rPr>
              <w:t>100</w:t>
            </w:r>
          </w:p>
        </w:tc>
        <w:tc>
          <w:tcPr>
            <w:tcW w:w="417" w:type="pct"/>
            <w:noWrap w:val="0"/>
            <w:vAlign w:val="center"/>
          </w:tcPr>
          <w:p w14:paraId="67B2C6D9">
            <w:pPr>
              <w:pStyle w:val="30"/>
              <w:bidi w:val="0"/>
            </w:pPr>
            <w:r>
              <w:t>是</w:t>
            </w:r>
          </w:p>
        </w:tc>
        <w:tc>
          <w:tcPr>
            <w:tcW w:w="920" w:type="pct"/>
            <w:noWrap w:val="0"/>
            <w:vAlign w:val="center"/>
          </w:tcPr>
          <w:p w14:paraId="21EB6FEE">
            <w:pPr>
              <w:pStyle w:val="30"/>
              <w:bidi w:val="0"/>
            </w:pPr>
            <w:r>
              <w:rPr>
                <w:rFonts w:hint="eastAsia"/>
              </w:rPr>
              <w:t>“使用单位id”+“直连单位id”+“32位随机生成数”</w:t>
            </w:r>
          </w:p>
        </w:tc>
      </w:tr>
    </w:tbl>
    <w:p w14:paraId="0378AAD1">
      <w:pPr>
        <w:pStyle w:val="6"/>
        <w:bidi w:val="0"/>
      </w:pPr>
      <w:bookmarkStart w:id="290" w:name="_Toc13449"/>
      <w:bookmarkStart w:id="291" w:name="_Toc28993"/>
      <w:r>
        <w:t>3.4请求报文示例</w:t>
      </w:r>
      <w:bookmarkEnd w:id="290"/>
      <w:bookmarkEnd w:id="29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A5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FE4A73">
            <w:pPr>
              <w:bidi w:val="0"/>
            </w:pPr>
            <w:r>
              <w:t>{</w:t>
            </w:r>
          </w:p>
          <w:p w14:paraId="676F635A">
            <w:pPr>
              <w:bidi w:val="0"/>
            </w:pPr>
            <w:r>
              <w:tab/>
            </w:r>
            <w:r>
              <w:t>"nsrsbh": "纳税人识别号/统一社会信用代码",</w:t>
            </w:r>
          </w:p>
          <w:p w14:paraId="46AA5F28">
            <w:pPr>
              <w:bidi w:val="0"/>
            </w:pPr>
            <w:r>
              <w:tab/>
            </w:r>
            <w:r>
              <w:t>"ptbh": "平台编号",</w:t>
            </w:r>
          </w:p>
          <w:p w14:paraId="72987A40">
            <w:pPr>
              <w:bidi w:val="0"/>
            </w:pPr>
            <w:r>
              <w:tab/>
            </w:r>
            <w:r>
              <w:t>"sqlx": "申请类型",</w:t>
            </w:r>
          </w:p>
          <w:p w14:paraId="38142974">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2A6508C8">
            <w:pPr>
              <w:bidi w:val="0"/>
            </w:pPr>
            <w:r>
              <w:t>}</w:t>
            </w:r>
          </w:p>
        </w:tc>
      </w:tr>
    </w:tbl>
    <w:p w14:paraId="20445C4A">
      <w:pPr>
        <w:pStyle w:val="6"/>
        <w:bidi w:val="0"/>
      </w:pPr>
      <w:bookmarkStart w:id="292" w:name="_Toc6567"/>
      <w:bookmarkStart w:id="293" w:name="_Toc16304"/>
      <w:r>
        <w:t>3.5返回参数</w:t>
      </w:r>
      <w:bookmarkEnd w:id="292"/>
      <w:bookmarkEnd w:id="29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531A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A793079">
            <w:pPr>
              <w:pStyle w:val="29"/>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C112EF9">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38FDF1E">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22C1B97">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70450FA">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85A0597">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60B46918">
            <w:pPr>
              <w:pStyle w:val="29"/>
              <w:bidi w:val="0"/>
            </w:pPr>
            <w:r>
              <w:t>说明</w:t>
            </w:r>
          </w:p>
        </w:tc>
      </w:tr>
      <w:tr w14:paraId="59ABAF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ED2A1D">
            <w:pPr>
              <w:pStyle w:val="30"/>
              <w:bidi w:val="0"/>
            </w:pPr>
            <w:r>
              <w:rPr>
                <w:rFonts w:hint="default"/>
                <w:lang w:val="en-US" w:eastAsia="zh-CN"/>
              </w:rPr>
              <w:t>1</w:t>
            </w:r>
          </w:p>
        </w:tc>
        <w:tc>
          <w:tcPr>
            <w:tcW w:w="1004" w:type="pct"/>
            <w:noWrap w:val="0"/>
            <w:vAlign w:val="center"/>
          </w:tcPr>
          <w:p w14:paraId="3A89B11F">
            <w:pPr>
              <w:pStyle w:val="30"/>
              <w:bidi w:val="0"/>
            </w:pPr>
            <w:r>
              <w:t>returncode</w:t>
            </w:r>
          </w:p>
        </w:tc>
        <w:tc>
          <w:tcPr>
            <w:tcW w:w="1087" w:type="pct"/>
            <w:noWrap w:val="0"/>
            <w:vAlign w:val="center"/>
          </w:tcPr>
          <w:p w14:paraId="48440B26">
            <w:pPr>
              <w:pStyle w:val="30"/>
              <w:bidi w:val="0"/>
            </w:pPr>
            <w:r>
              <w:t>返回码</w:t>
            </w:r>
          </w:p>
        </w:tc>
        <w:tc>
          <w:tcPr>
            <w:tcW w:w="753" w:type="pct"/>
            <w:noWrap w:val="0"/>
            <w:vAlign w:val="center"/>
          </w:tcPr>
          <w:p w14:paraId="6B8D4B45">
            <w:pPr>
              <w:pStyle w:val="30"/>
              <w:bidi w:val="0"/>
            </w:pPr>
            <w:r>
              <w:t>varchar</w:t>
            </w:r>
          </w:p>
        </w:tc>
        <w:tc>
          <w:tcPr>
            <w:tcW w:w="418" w:type="pct"/>
            <w:noWrap w:val="0"/>
            <w:vAlign w:val="center"/>
          </w:tcPr>
          <w:p w14:paraId="41FA5E33">
            <w:pPr>
              <w:pStyle w:val="30"/>
              <w:bidi w:val="0"/>
            </w:pPr>
            <w:r>
              <w:t>2</w:t>
            </w:r>
          </w:p>
        </w:tc>
        <w:tc>
          <w:tcPr>
            <w:tcW w:w="417" w:type="pct"/>
            <w:noWrap w:val="0"/>
            <w:vAlign w:val="center"/>
          </w:tcPr>
          <w:p w14:paraId="174BA08E">
            <w:pPr>
              <w:pStyle w:val="30"/>
              <w:bidi w:val="0"/>
            </w:pPr>
            <w:r>
              <w:t>是</w:t>
            </w:r>
          </w:p>
        </w:tc>
        <w:tc>
          <w:tcPr>
            <w:tcW w:w="920" w:type="pct"/>
            <w:noWrap w:val="0"/>
            <w:vAlign w:val="center"/>
          </w:tcPr>
          <w:p w14:paraId="214E3C92">
            <w:pPr>
              <w:pStyle w:val="30"/>
              <w:bidi w:val="0"/>
            </w:pPr>
            <w:r>
              <w:t>00：成功</w:t>
            </w:r>
          </w:p>
          <w:p w14:paraId="1A2B7A66">
            <w:pPr>
              <w:pStyle w:val="30"/>
              <w:bidi w:val="0"/>
            </w:pPr>
            <w:r>
              <w:t>其它：失败</w:t>
            </w:r>
          </w:p>
        </w:tc>
      </w:tr>
      <w:tr w14:paraId="74D3E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6859CB">
            <w:pPr>
              <w:pStyle w:val="30"/>
              <w:bidi w:val="0"/>
            </w:pPr>
            <w:r>
              <w:rPr>
                <w:rFonts w:hint="default"/>
                <w:lang w:val="en-US" w:eastAsia="zh-CN"/>
              </w:rPr>
              <w:t>2</w:t>
            </w:r>
          </w:p>
        </w:tc>
        <w:tc>
          <w:tcPr>
            <w:tcW w:w="1004" w:type="pct"/>
            <w:noWrap w:val="0"/>
            <w:vAlign w:val="center"/>
          </w:tcPr>
          <w:p w14:paraId="76B5FF26">
            <w:pPr>
              <w:pStyle w:val="30"/>
              <w:bidi w:val="0"/>
            </w:pPr>
            <w:r>
              <w:t>returnmsg</w:t>
            </w:r>
          </w:p>
        </w:tc>
        <w:tc>
          <w:tcPr>
            <w:tcW w:w="1087" w:type="pct"/>
            <w:noWrap w:val="0"/>
            <w:vAlign w:val="center"/>
          </w:tcPr>
          <w:p w14:paraId="3ED38761">
            <w:pPr>
              <w:pStyle w:val="30"/>
              <w:bidi w:val="0"/>
            </w:pPr>
            <w:r>
              <w:t>返回信息</w:t>
            </w:r>
          </w:p>
        </w:tc>
        <w:tc>
          <w:tcPr>
            <w:tcW w:w="753" w:type="pct"/>
            <w:noWrap w:val="0"/>
            <w:vAlign w:val="center"/>
          </w:tcPr>
          <w:p w14:paraId="514EF097">
            <w:pPr>
              <w:pStyle w:val="30"/>
              <w:bidi w:val="0"/>
            </w:pPr>
            <w:r>
              <w:t>varchar</w:t>
            </w:r>
          </w:p>
        </w:tc>
        <w:tc>
          <w:tcPr>
            <w:tcW w:w="418" w:type="pct"/>
            <w:noWrap w:val="0"/>
            <w:vAlign w:val="center"/>
          </w:tcPr>
          <w:p w14:paraId="5EB7A976">
            <w:pPr>
              <w:pStyle w:val="30"/>
              <w:bidi w:val="0"/>
            </w:pPr>
            <w:r>
              <w:t>2000</w:t>
            </w:r>
          </w:p>
        </w:tc>
        <w:tc>
          <w:tcPr>
            <w:tcW w:w="417" w:type="pct"/>
            <w:noWrap w:val="0"/>
            <w:vAlign w:val="center"/>
          </w:tcPr>
          <w:p w14:paraId="672407FE">
            <w:pPr>
              <w:pStyle w:val="30"/>
              <w:bidi w:val="0"/>
            </w:pPr>
            <w:r>
              <w:t>否</w:t>
            </w:r>
          </w:p>
        </w:tc>
        <w:tc>
          <w:tcPr>
            <w:tcW w:w="920" w:type="pct"/>
            <w:noWrap w:val="0"/>
            <w:vAlign w:val="center"/>
          </w:tcPr>
          <w:p w14:paraId="0CF3279D">
            <w:pPr>
              <w:pStyle w:val="30"/>
              <w:bidi w:val="0"/>
            </w:pPr>
            <w:r>
              <w:t>错误信息说明</w:t>
            </w:r>
          </w:p>
        </w:tc>
      </w:tr>
      <w:tr w14:paraId="093E4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DC1A3F">
            <w:pPr>
              <w:pStyle w:val="30"/>
              <w:bidi w:val="0"/>
            </w:pPr>
            <w:r>
              <w:rPr>
                <w:rFonts w:hint="default"/>
                <w:lang w:val="en-US" w:eastAsia="zh-CN"/>
              </w:rPr>
              <w:t>3</w:t>
            </w:r>
          </w:p>
        </w:tc>
        <w:tc>
          <w:tcPr>
            <w:tcW w:w="1004" w:type="pct"/>
            <w:noWrap w:val="0"/>
            <w:vAlign w:val="center"/>
          </w:tcPr>
          <w:p w14:paraId="75503B63">
            <w:pPr>
              <w:pStyle w:val="30"/>
              <w:bidi w:val="0"/>
            </w:pPr>
            <w:r>
              <w:t>syqjq</w:t>
            </w:r>
          </w:p>
        </w:tc>
        <w:tc>
          <w:tcPr>
            <w:tcW w:w="1087" w:type="pct"/>
            <w:noWrap w:val="0"/>
            <w:vAlign w:val="center"/>
          </w:tcPr>
          <w:p w14:paraId="1CE03D3C">
            <w:pPr>
              <w:pStyle w:val="30"/>
              <w:bidi w:val="0"/>
            </w:pPr>
            <w:r>
              <w:t>授信额度使用区间起</w:t>
            </w:r>
          </w:p>
        </w:tc>
        <w:tc>
          <w:tcPr>
            <w:tcW w:w="753" w:type="pct"/>
            <w:noWrap w:val="0"/>
            <w:vAlign w:val="center"/>
          </w:tcPr>
          <w:p w14:paraId="252528B8">
            <w:pPr>
              <w:pStyle w:val="30"/>
              <w:bidi w:val="0"/>
            </w:pPr>
            <w:r>
              <w:t>date</w:t>
            </w:r>
          </w:p>
        </w:tc>
        <w:tc>
          <w:tcPr>
            <w:tcW w:w="418" w:type="pct"/>
            <w:noWrap w:val="0"/>
            <w:vAlign w:val="center"/>
          </w:tcPr>
          <w:p w14:paraId="69DB1374">
            <w:pPr>
              <w:pStyle w:val="30"/>
              <w:bidi w:val="0"/>
            </w:pPr>
          </w:p>
        </w:tc>
        <w:tc>
          <w:tcPr>
            <w:tcW w:w="417" w:type="pct"/>
            <w:noWrap w:val="0"/>
            <w:vAlign w:val="center"/>
          </w:tcPr>
          <w:p w14:paraId="5772E60C">
            <w:pPr>
              <w:pStyle w:val="30"/>
              <w:bidi w:val="0"/>
            </w:pPr>
            <w:r>
              <w:t>否</w:t>
            </w:r>
          </w:p>
        </w:tc>
        <w:tc>
          <w:tcPr>
            <w:tcW w:w="920" w:type="pct"/>
            <w:noWrap w:val="0"/>
            <w:vAlign w:val="center"/>
          </w:tcPr>
          <w:p w14:paraId="43A0207C">
            <w:pPr>
              <w:pStyle w:val="30"/>
              <w:bidi w:val="0"/>
            </w:pPr>
            <w:r>
              <w:t>下载授信额度时，有此节点</w:t>
            </w:r>
          </w:p>
          <w:p w14:paraId="763E1DF0">
            <w:pPr>
              <w:pStyle w:val="30"/>
              <w:bidi w:val="0"/>
            </w:pPr>
            <w:r>
              <w:t>服务发票开票日期在授信额度使用区间（含）时才可以使用.格式：yyyymmdd</w:t>
            </w:r>
          </w:p>
        </w:tc>
      </w:tr>
      <w:tr w14:paraId="5B8F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1DABBD">
            <w:pPr>
              <w:pStyle w:val="30"/>
              <w:bidi w:val="0"/>
            </w:pPr>
            <w:r>
              <w:rPr>
                <w:rFonts w:hint="default"/>
                <w:lang w:val="en-US" w:eastAsia="zh-CN"/>
              </w:rPr>
              <w:t>4</w:t>
            </w:r>
          </w:p>
        </w:tc>
        <w:tc>
          <w:tcPr>
            <w:tcW w:w="1004" w:type="pct"/>
            <w:noWrap w:val="0"/>
            <w:vAlign w:val="center"/>
          </w:tcPr>
          <w:p w14:paraId="6485639C">
            <w:pPr>
              <w:pStyle w:val="30"/>
              <w:bidi w:val="0"/>
            </w:pPr>
            <w:r>
              <w:t>syqjz</w:t>
            </w:r>
          </w:p>
        </w:tc>
        <w:tc>
          <w:tcPr>
            <w:tcW w:w="1087" w:type="pct"/>
            <w:noWrap w:val="0"/>
            <w:vAlign w:val="center"/>
          </w:tcPr>
          <w:p w14:paraId="4C2703DF">
            <w:pPr>
              <w:pStyle w:val="30"/>
              <w:bidi w:val="0"/>
            </w:pPr>
            <w:r>
              <w:t>授信额度使用区间止</w:t>
            </w:r>
          </w:p>
        </w:tc>
        <w:tc>
          <w:tcPr>
            <w:tcW w:w="753" w:type="pct"/>
            <w:noWrap w:val="0"/>
            <w:vAlign w:val="center"/>
          </w:tcPr>
          <w:p w14:paraId="1E559E38">
            <w:pPr>
              <w:pStyle w:val="30"/>
              <w:bidi w:val="0"/>
            </w:pPr>
            <w:r>
              <w:t>date</w:t>
            </w:r>
          </w:p>
        </w:tc>
        <w:tc>
          <w:tcPr>
            <w:tcW w:w="418" w:type="pct"/>
            <w:noWrap w:val="0"/>
            <w:vAlign w:val="center"/>
          </w:tcPr>
          <w:p w14:paraId="3EE3496F">
            <w:pPr>
              <w:pStyle w:val="30"/>
              <w:bidi w:val="0"/>
            </w:pPr>
          </w:p>
        </w:tc>
        <w:tc>
          <w:tcPr>
            <w:tcW w:w="417" w:type="pct"/>
            <w:noWrap w:val="0"/>
            <w:vAlign w:val="center"/>
          </w:tcPr>
          <w:p w14:paraId="44906940">
            <w:pPr>
              <w:pStyle w:val="30"/>
              <w:bidi w:val="0"/>
            </w:pPr>
            <w:r>
              <w:t>否</w:t>
            </w:r>
          </w:p>
        </w:tc>
        <w:tc>
          <w:tcPr>
            <w:tcW w:w="920" w:type="pct"/>
            <w:noWrap w:val="0"/>
            <w:vAlign w:val="center"/>
          </w:tcPr>
          <w:p w14:paraId="586D8556">
            <w:pPr>
              <w:pStyle w:val="30"/>
              <w:bidi w:val="0"/>
            </w:pPr>
            <w:r>
              <w:t>下载授信额度时，有此节点</w:t>
            </w:r>
          </w:p>
          <w:p w14:paraId="10B815B2">
            <w:pPr>
              <w:pStyle w:val="30"/>
              <w:bidi w:val="0"/>
            </w:pPr>
            <w:r>
              <w:t>服务发票开票日期在授信额度使用区间（含）时才可以使用.格式：yyyymmdd</w:t>
            </w:r>
          </w:p>
        </w:tc>
      </w:tr>
    </w:tbl>
    <w:p w14:paraId="197CDB10">
      <w:pPr>
        <w:pStyle w:val="6"/>
        <w:bidi w:val="0"/>
      </w:pPr>
      <w:bookmarkStart w:id="294" w:name="_Toc4615"/>
      <w:bookmarkStart w:id="295" w:name="_Toc13224"/>
      <w:r>
        <w:t>3.6返回报文示例</w:t>
      </w:r>
      <w:bookmarkEnd w:id="294"/>
      <w:bookmarkEnd w:id="295"/>
      <w:r>
        <w:t xml:space="preserve"> </w:t>
      </w:r>
    </w:p>
    <w:p w14:paraId="1B0A2AB9">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2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29EC9FF">
            <w:pPr>
              <w:bidi w:val="0"/>
            </w:pPr>
            <w:r>
              <w:t>{</w:t>
            </w:r>
          </w:p>
          <w:p w14:paraId="4BBB5419">
            <w:pPr>
              <w:bidi w:val="0"/>
            </w:pPr>
            <w:r>
              <w:tab/>
            </w:r>
            <w:r>
              <w:t>"Response":{</w:t>
            </w:r>
          </w:p>
          <w:p w14:paraId="6FA9C669">
            <w:pPr>
              <w:bidi w:val="0"/>
            </w:pPr>
            <w:r>
              <w:tab/>
            </w:r>
            <w:r>
              <w:tab/>
            </w:r>
            <w:r>
              <w:t>"RequestId": "16位随机数字和字母组合",</w:t>
            </w:r>
          </w:p>
          <w:p w14:paraId="45180C81">
            <w:pPr>
              <w:bidi w:val="0"/>
            </w:pPr>
            <w:r>
              <w:tab/>
            </w:r>
            <w:r>
              <w:tab/>
            </w:r>
            <w:r>
              <w:t>"Data":{</w:t>
            </w:r>
          </w:p>
          <w:p w14:paraId="3CF748F3">
            <w:pPr>
              <w:bidi w:val="0"/>
            </w:pPr>
            <w:r>
              <w:t>"returncode": "00",</w:t>
            </w:r>
          </w:p>
          <w:p w14:paraId="3B120978">
            <w:pPr>
              <w:bidi w:val="0"/>
            </w:pPr>
            <w:r>
              <w:t>"returnmsg": "成功",</w:t>
            </w:r>
          </w:p>
          <w:p w14:paraId="71C66444">
            <w:pPr>
              <w:bidi w:val="0"/>
            </w:pPr>
            <w:r>
              <w:tab/>
            </w:r>
            <w:r>
              <w:tab/>
            </w:r>
            <w:r>
              <w:tab/>
            </w:r>
            <w:r>
              <w:t>"syqjq": "授信额度使用区间起",</w:t>
            </w:r>
          </w:p>
          <w:p w14:paraId="18041340">
            <w:pPr>
              <w:bidi w:val="0"/>
            </w:pPr>
            <w:r>
              <w:tab/>
            </w:r>
            <w:r>
              <w:tab/>
            </w:r>
            <w:r>
              <w:tab/>
            </w:r>
            <w:r>
              <w:t>"syqjz": "授信额度使用区间止"</w:t>
            </w:r>
          </w:p>
          <w:p w14:paraId="621536CD">
            <w:pPr>
              <w:bidi w:val="0"/>
            </w:pPr>
            <w:r>
              <w:tab/>
            </w:r>
            <w:r>
              <w:tab/>
            </w:r>
            <w:r>
              <w:t>}</w:t>
            </w:r>
          </w:p>
          <w:p w14:paraId="5CB61EE9">
            <w:pPr>
              <w:bidi w:val="0"/>
            </w:pPr>
            <w:r>
              <w:tab/>
            </w:r>
            <w:r>
              <w:t>}</w:t>
            </w:r>
          </w:p>
          <w:p w14:paraId="1EED79D6">
            <w:pPr>
              <w:bidi w:val="0"/>
            </w:pPr>
            <w:r>
              <w:t>}</w:t>
            </w:r>
          </w:p>
        </w:tc>
      </w:tr>
    </w:tbl>
    <w:p w14:paraId="3285268B">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30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07AF6C">
            <w:pPr>
              <w:bidi w:val="0"/>
            </w:pPr>
            <w:r>
              <w:t>{</w:t>
            </w:r>
          </w:p>
          <w:p w14:paraId="6AEDE960">
            <w:pPr>
              <w:bidi w:val="0"/>
            </w:pPr>
            <w:r>
              <w:tab/>
            </w:r>
            <w:r>
              <w:t>"Response":{</w:t>
            </w:r>
          </w:p>
          <w:p w14:paraId="16617450">
            <w:pPr>
              <w:bidi w:val="0"/>
            </w:pPr>
            <w:r>
              <w:tab/>
            </w:r>
            <w:r>
              <w:tab/>
            </w:r>
            <w:r>
              <w:t>"RequestId": "16位随机数字和字母组合",</w:t>
            </w:r>
          </w:p>
          <w:p w14:paraId="0F373BC6">
            <w:pPr>
              <w:bidi w:val="0"/>
            </w:pPr>
            <w:r>
              <w:tab/>
            </w:r>
            <w:r>
              <w:tab/>
            </w:r>
            <w:r>
              <w:t>"Error":{</w:t>
            </w:r>
          </w:p>
          <w:p w14:paraId="09B1BDC0">
            <w:pPr>
              <w:bidi w:val="0"/>
            </w:pPr>
            <w:r>
              <w:tab/>
            </w:r>
            <w:r>
              <w:tab/>
            </w:r>
            <w:r>
              <w:tab/>
            </w:r>
            <w:r>
              <w:t>"Code": "01”,</w:t>
            </w:r>
          </w:p>
          <w:p w14:paraId="00BDED42">
            <w:pPr>
              <w:bidi w:val="0"/>
            </w:pPr>
            <w:r>
              <w:tab/>
            </w:r>
            <w:r>
              <w:tab/>
            </w:r>
            <w:r>
              <w:tab/>
            </w:r>
            <w:r>
              <w:t>"Message": "错误说明"</w:t>
            </w:r>
          </w:p>
          <w:p w14:paraId="2F0077D7">
            <w:pPr>
              <w:bidi w:val="0"/>
            </w:pPr>
            <w:r>
              <w:t>}</w:t>
            </w:r>
          </w:p>
          <w:p w14:paraId="72BB89BE">
            <w:pPr>
              <w:bidi w:val="0"/>
            </w:pPr>
            <w:r>
              <w:tab/>
            </w:r>
            <w:r>
              <w:t>}</w:t>
            </w:r>
          </w:p>
          <w:p w14:paraId="5D2335A3">
            <w:pPr>
              <w:bidi w:val="0"/>
            </w:pPr>
            <w:r>
              <w:t>}</w:t>
            </w:r>
          </w:p>
        </w:tc>
      </w:tr>
    </w:tbl>
    <w:p w14:paraId="4D1A62FB">
      <w:pPr>
        <w:pStyle w:val="4"/>
        <w:bidi w:val="0"/>
        <w:rPr>
          <w:rFonts w:hint="default"/>
        </w:rPr>
      </w:pPr>
      <w:bookmarkStart w:id="296" w:name="_Toc12163"/>
      <w:bookmarkStart w:id="297" w:name="_Toc23966"/>
      <w:bookmarkStart w:id="298" w:name="_Toc4967"/>
      <w:r>
        <w:rPr>
          <w:rFonts w:hint="default"/>
        </w:rPr>
        <w:t>4.调整授信额度有效期</w:t>
      </w:r>
      <w:bookmarkEnd w:id="296"/>
      <w:bookmarkEnd w:id="297"/>
      <w:bookmarkEnd w:id="298"/>
    </w:p>
    <w:p w14:paraId="15F03C1A">
      <w:pPr>
        <w:pStyle w:val="6"/>
        <w:bidi w:val="0"/>
      </w:pPr>
      <w:bookmarkStart w:id="299" w:name="_Toc106"/>
      <w:bookmarkStart w:id="300" w:name="_Toc3432"/>
      <w:r>
        <w:t>4.1接口说明</w:t>
      </w:r>
      <w:bookmarkEnd w:id="299"/>
      <w:bookmarkEnd w:id="300"/>
    </w:p>
    <w:p w14:paraId="7BFA0FBF">
      <w:pPr>
        <w:pStyle w:val="5"/>
        <w:spacing w:before="156" w:after="156"/>
        <w:ind w:firstLine="480"/>
      </w:pPr>
      <w:r>
        <w:t>给企业提供调整授信额度有效期接口，企业在月初未申报时下载的授信额度的有效期止为当月申报截止日期，超过授信额度有效期止后，无法开具不动产经营租赁发票，企业</w:t>
      </w:r>
      <w:bookmarkStart w:id="301" w:name="OLE_LINK10"/>
      <w:r>
        <w:t>在完成申报或到达授信额度有效期止</w:t>
      </w:r>
      <w:bookmarkEnd w:id="301"/>
      <w:r>
        <w:t>后，通过此接口调整授信额度有效期，并根据税局端返回的有效期更新本地授信额度有效期。</w:t>
      </w:r>
    </w:p>
    <w:p w14:paraId="2C08B9E0">
      <w:pPr>
        <w:pStyle w:val="6"/>
        <w:bidi w:val="0"/>
      </w:pPr>
      <w:bookmarkStart w:id="302" w:name="_Toc12053"/>
      <w:bookmarkStart w:id="303" w:name="_Toc23620"/>
      <w:r>
        <w:t>4.2请求方式</w:t>
      </w:r>
      <w:bookmarkEnd w:id="302"/>
      <w:bookmarkEnd w:id="303"/>
    </w:p>
    <w:p w14:paraId="633CBE50">
      <w:pPr>
        <w:pStyle w:val="5"/>
        <w:spacing w:before="156" w:after="156"/>
        <w:ind w:firstLine="480"/>
      </w:pPr>
      <w:r>
        <w:t>请求方式为POST</w:t>
      </w:r>
    </w:p>
    <w:p w14:paraId="3B1F447A">
      <w:pPr>
        <w:pStyle w:val="5"/>
        <w:bidi w:val="0"/>
      </w:pPr>
      <w:r>
        <w:rPr>
          <w:rFonts w:hint="eastAsia"/>
        </w:rPr>
        <w:t>●</w:t>
      </w:r>
      <w:r>
        <w:rPr>
          <w:rFonts w:hint="default"/>
          <w:lang w:val="en-US"/>
        </w:rPr>
        <w:t xml:space="preserve"> </w:t>
      </w:r>
      <w:r>
        <w:t>path 指该参数为路径参数</w:t>
      </w:r>
    </w:p>
    <w:p w14:paraId="48AB96EF">
      <w:pPr>
        <w:pStyle w:val="5"/>
        <w:bidi w:val="0"/>
      </w:pPr>
      <w:r>
        <w:rPr>
          <w:rFonts w:hint="eastAsia"/>
        </w:rPr>
        <w:t>●</w:t>
      </w:r>
      <w:r>
        <w:rPr>
          <w:rFonts w:hint="default"/>
          <w:lang w:val="en-US"/>
        </w:rPr>
        <w:t xml:space="preserve"> </w:t>
      </w:r>
      <w:r>
        <w:t>query 指该参数需在请求URL传参</w:t>
      </w:r>
    </w:p>
    <w:p w14:paraId="63CC480E">
      <w:pPr>
        <w:pStyle w:val="5"/>
        <w:bidi w:val="0"/>
      </w:pPr>
      <w:r>
        <w:rPr>
          <w:rFonts w:hint="eastAsia"/>
        </w:rPr>
        <w:t>●</w:t>
      </w:r>
      <w:r>
        <w:rPr>
          <w:rFonts w:hint="default"/>
          <w:lang w:val="en-US"/>
        </w:rPr>
        <w:t xml:space="preserve"> </w:t>
      </w:r>
      <w:r>
        <w:t>body 指该参数需在请求JSON传参</w:t>
      </w:r>
    </w:p>
    <w:p w14:paraId="7D385A95">
      <w:pPr>
        <w:pStyle w:val="6"/>
        <w:bidi w:val="0"/>
      </w:pPr>
      <w:bookmarkStart w:id="304" w:name="_Toc18607"/>
      <w:bookmarkStart w:id="305" w:name="_Toc15657"/>
      <w:r>
        <w:t>4.3公共参数</w:t>
      </w:r>
      <w:bookmarkEnd w:id="304"/>
      <w:bookmarkEnd w:id="30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F0F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7D7D7"/>
            <w:noWrap w:val="0"/>
            <w:vAlign w:val="center"/>
          </w:tcPr>
          <w:p w14:paraId="5772CA42">
            <w:pPr>
              <w:pStyle w:val="29"/>
              <w:bidi w:val="0"/>
            </w:pPr>
            <w:r>
              <w:t>序号</w:t>
            </w:r>
          </w:p>
        </w:tc>
        <w:tc>
          <w:tcPr>
            <w:tcW w:w="1004" w:type="pct"/>
            <w:tcBorders>
              <w:top w:val="single" w:color="auto" w:sz="12" w:space="0"/>
              <w:bottom w:val="single" w:color="auto" w:sz="6" w:space="0"/>
            </w:tcBorders>
            <w:shd w:val="clear" w:color="auto" w:fill="D7D7D7"/>
            <w:noWrap w:val="0"/>
            <w:vAlign w:val="center"/>
          </w:tcPr>
          <w:p w14:paraId="07D82CF2">
            <w:pPr>
              <w:pStyle w:val="29"/>
              <w:bidi w:val="0"/>
            </w:pPr>
            <w:r>
              <w:t>数据项标识</w:t>
            </w:r>
          </w:p>
        </w:tc>
        <w:tc>
          <w:tcPr>
            <w:tcW w:w="1087" w:type="pct"/>
            <w:tcBorders>
              <w:top w:val="single" w:color="auto" w:sz="12" w:space="0"/>
              <w:bottom w:val="single" w:color="auto" w:sz="6" w:space="0"/>
            </w:tcBorders>
            <w:shd w:val="clear" w:color="auto" w:fill="D7D7D7"/>
            <w:noWrap w:val="0"/>
            <w:vAlign w:val="center"/>
          </w:tcPr>
          <w:p w14:paraId="350B8543">
            <w:pPr>
              <w:pStyle w:val="29"/>
              <w:bidi w:val="0"/>
            </w:pPr>
            <w:r>
              <w:t>数据项名称</w:t>
            </w:r>
          </w:p>
        </w:tc>
        <w:tc>
          <w:tcPr>
            <w:tcW w:w="753" w:type="pct"/>
            <w:tcBorders>
              <w:top w:val="single" w:color="auto" w:sz="12" w:space="0"/>
              <w:bottom w:val="single" w:color="auto" w:sz="6" w:space="0"/>
            </w:tcBorders>
            <w:shd w:val="clear" w:color="auto" w:fill="D7D7D7"/>
            <w:noWrap w:val="0"/>
            <w:vAlign w:val="center"/>
          </w:tcPr>
          <w:p w14:paraId="5F67DF70">
            <w:pPr>
              <w:pStyle w:val="29"/>
              <w:bidi w:val="0"/>
            </w:pPr>
            <w:r>
              <w:t>字段类型</w:t>
            </w:r>
          </w:p>
        </w:tc>
        <w:tc>
          <w:tcPr>
            <w:tcW w:w="418" w:type="pct"/>
            <w:tcBorders>
              <w:top w:val="single" w:color="auto" w:sz="12" w:space="0"/>
              <w:bottom w:val="single" w:color="auto" w:sz="6" w:space="0"/>
            </w:tcBorders>
            <w:shd w:val="clear" w:color="auto" w:fill="D7D7D7"/>
            <w:noWrap w:val="0"/>
            <w:vAlign w:val="center"/>
          </w:tcPr>
          <w:p w14:paraId="64C16982">
            <w:pPr>
              <w:pStyle w:val="29"/>
              <w:bidi w:val="0"/>
            </w:pPr>
            <w:r>
              <w:t>长度</w:t>
            </w:r>
          </w:p>
        </w:tc>
        <w:tc>
          <w:tcPr>
            <w:tcW w:w="417" w:type="pct"/>
            <w:tcBorders>
              <w:top w:val="single" w:color="auto" w:sz="12" w:space="0"/>
              <w:bottom w:val="single" w:color="auto" w:sz="6" w:space="0"/>
            </w:tcBorders>
            <w:shd w:val="clear" w:color="auto" w:fill="D7D7D7"/>
            <w:noWrap w:val="0"/>
            <w:vAlign w:val="center"/>
          </w:tcPr>
          <w:p w14:paraId="6564EA43">
            <w:pPr>
              <w:pStyle w:val="29"/>
              <w:bidi w:val="0"/>
            </w:pPr>
            <w:r>
              <w:t>必须</w:t>
            </w:r>
          </w:p>
        </w:tc>
        <w:tc>
          <w:tcPr>
            <w:tcW w:w="920" w:type="pct"/>
            <w:tcBorders>
              <w:top w:val="single" w:color="auto" w:sz="12" w:space="0"/>
              <w:bottom w:val="single" w:color="auto" w:sz="6" w:space="0"/>
            </w:tcBorders>
            <w:shd w:val="clear" w:color="auto" w:fill="D7D7D7"/>
            <w:noWrap w:val="0"/>
            <w:vAlign w:val="center"/>
          </w:tcPr>
          <w:p w14:paraId="6210994F">
            <w:pPr>
              <w:pStyle w:val="29"/>
              <w:bidi w:val="0"/>
            </w:pPr>
            <w:r>
              <w:t>说明</w:t>
            </w:r>
          </w:p>
        </w:tc>
      </w:tr>
      <w:tr w14:paraId="773445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01B2261">
            <w:pPr>
              <w:pStyle w:val="30"/>
              <w:bidi w:val="0"/>
            </w:pPr>
            <w:r>
              <w:rPr>
                <w:rFonts w:hint="default"/>
                <w:lang w:val="en-US" w:eastAsia="zh-CN"/>
              </w:rPr>
              <w:t>1</w:t>
            </w:r>
          </w:p>
        </w:tc>
        <w:tc>
          <w:tcPr>
            <w:tcW w:w="1004" w:type="pct"/>
            <w:tcBorders>
              <w:top w:val="single" w:color="auto" w:sz="6" w:space="0"/>
            </w:tcBorders>
            <w:noWrap w:val="0"/>
            <w:vAlign w:val="center"/>
          </w:tcPr>
          <w:p w14:paraId="344E30ED">
            <w:pPr>
              <w:pStyle w:val="30"/>
              <w:bidi w:val="0"/>
            </w:pPr>
            <w:r>
              <w:t>xsfnsrsbh</w:t>
            </w:r>
          </w:p>
        </w:tc>
        <w:tc>
          <w:tcPr>
            <w:tcW w:w="1087" w:type="pct"/>
            <w:tcBorders>
              <w:top w:val="single" w:color="auto" w:sz="6" w:space="0"/>
            </w:tcBorders>
            <w:noWrap w:val="0"/>
            <w:vAlign w:val="center"/>
          </w:tcPr>
          <w:p w14:paraId="2BCB67A8">
            <w:pPr>
              <w:pStyle w:val="30"/>
              <w:bidi w:val="0"/>
            </w:pPr>
            <w:r>
              <w:t>统一社会信用代码/纳税人识别号/身份证件号码</w:t>
            </w:r>
          </w:p>
        </w:tc>
        <w:tc>
          <w:tcPr>
            <w:tcW w:w="753" w:type="pct"/>
            <w:tcBorders>
              <w:top w:val="single" w:color="auto" w:sz="6" w:space="0"/>
            </w:tcBorders>
            <w:noWrap w:val="0"/>
            <w:vAlign w:val="center"/>
          </w:tcPr>
          <w:p w14:paraId="22E25BA5">
            <w:pPr>
              <w:pStyle w:val="30"/>
              <w:bidi w:val="0"/>
            </w:pPr>
            <w:r>
              <w:t>varchar</w:t>
            </w:r>
          </w:p>
        </w:tc>
        <w:tc>
          <w:tcPr>
            <w:tcW w:w="418" w:type="pct"/>
            <w:tcBorders>
              <w:top w:val="single" w:color="auto" w:sz="6" w:space="0"/>
            </w:tcBorders>
            <w:noWrap w:val="0"/>
            <w:vAlign w:val="center"/>
          </w:tcPr>
          <w:p w14:paraId="75405CFD">
            <w:pPr>
              <w:pStyle w:val="30"/>
              <w:bidi w:val="0"/>
            </w:pPr>
            <w:r>
              <w:t>20</w:t>
            </w:r>
          </w:p>
        </w:tc>
        <w:tc>
          <w:tcPr>
            <w:tcW w:w="417" w:type="pct"/>
            <w:tcBorders>
              <w:top w:val="single" w:color="auto" w:sz="6" w:space="0"/>
            </w:tcBorders>
            <w:noWrap w:val="0"/>
            <w:vAlign w:val="center"/>
          </w:tcPr>
          <w:p w14:paraId="30FA5F1B">
            <w:pPr>
              <w:pStyle w:val="30"/>
              <w:bidi w:val="0"/>
            </w:pPr>
            <w:r>
              <w:t>是</w:t>
            </w:r>
          </w:p>
        </w:tc>
        <w:tc>
          <w:tcPr>
            <w:tcW w:w="920" w:type="pct"/>
            <w:tcBorders>
              <w:top w:val="single" w:color="auto" w:sz="6" w:space="0"/>
            </w:tcBorders>
            <w:noWrap w:val="0"/>
            <w:vAlign w:val="center"/>
          </w:tcPr>
          <w:p w14:paraId="5A89CBD8">
            <w:pPr>
              <w:pStyle w:val="30"/>
              <w:bidi w:val="0"/>
            </w:pPr>
          </w:p>
        </w:tc>
      </w:tr>
      <w:tr w14:paraId="54036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F43564">
            <w:pPr>
              <w:pStyle w:val="30"/>
              <w:bidi w:val="0"/>
            </w:pPr>
            <w:r>
              <w:rPr>
                <w:rFonts w:hint="default"/>
                <w:lang w:val="en-US" w:eastAsia="zh-CN"/>
              </w:rPr>
              <w:t>2</w:t>
            </w:r>
          </w:p>
        </w:tc>
        <w:tc>
          <w:tcPr>
            <w:tcW w:w="1004" w:type="pct"/>
            <w:noWrap w:val="0"/>
            <w:vAlign w:val="center"/>
          </w:tcPr>
          <w:p w14:paraId="29F7D6E5">
            <w:pPr>
              <w:pStyle w:val="30"/>
              <w:bidi w:val="0"/>
            </w:pPr>
            <w:r>
              <w:t>sxedsq</w:t>
            </w:r>
          </w:p>
        </w:tc>
        <w:tc>
          <w:tcPr>
            <w:tcW w:w="1087" w:type="pct"/>
            <w:noWrap w:val="0"/>
            <w:vAlign w:val="center"/>
          </w:tcPr>
          <w:p w14:paraId="255F0B69">
            <w:pPr>
              <w:pStyle w:val="30"/>
              <w:bidi w:val="0"/>
            </w:pPr>
            <w:r>
              <w:t>授信额度属期</w:t>
            </w:r>
          </w:p>
        </w:tc>
        <w:tc>
          <w:tcPr>
            <w:tcW w:w="753" w:type="pct"/>
            <w:noWrap w:val="0"/>
            <w:vAlign w:val="center"/>
          </w:tcPr>
          <w:p w14:paraId="3486BC78">
            <w:pPr>
              <w:pStyle w:val="30"/>
              <w:bidi w:val="0"/>
            </w:pPr>
            <w:r>
              <w:t>varchar</w:t>
            </w:r>
          </w:p>
        </w:tc>
        <w:tc>
          <w:tcPr>
            <w:tcW w:w="418" w:type="pct"/>
            <w:noWrap w:val="0"/>
            <w:vAlign w:val="center"/>
          </w:tcPr>
          <w:p w14:paraId="1A62D621">
            <w:pPr>
              <w:pStyle w:val="30"/>
              <w:bidi w:val="0"/>
            </w:pPr>
            <w:r>
              <w:t>7</w:t>
            </w:r>
          </w:p>
        </w:tc>
        <w:tc>
          <w:tcPr>
            <w:tcW w:w="417" w:type="pct"/>
            <w:noWrap w:val="0"/>
            <w:vAlign w:val="center"/>
          </w:tcPr>
          <w:p w14:paraId="1F1A7A4C">
            <w:pPr>
              <w:pStyle w:val="30"/>
              <w:bidi w:val="0"/>
            </w:pPr>
            <w:r>
              <w:t>是</w:t>
            </w:r>
          </w:p>
        </w:tc>
        <w:tc>
          <w:tcPr>
            <w:tcW w:w="920" w:type="pct"/>
            <w:noWrap w:val="0"/>
            <w:vAlign w:val="center"/>
          </w:tcPr>
          <w:p w14:paraId="63C02296">
            <w:pPr>
              <w:pStyle w:val="30"/>
              <w:bidi w:val="0"/>
            </w:pPr>
            <w:r>
              <w:t>格式：yyyy-MM</w:t>
            </w:r>
          </w:p>
        </w:tc>
      </w:tr>
    </w:tbl>
    <w:p w14:paraId="34CF786F">
      <w:pPr>
        <w:pStyle w:val="6"/>
        <w:bidi w:val="0"/>
      </w:pPr>
      <w:bookmarkStart w:id="306" w:name="_Toc14061"/>
      <w:bookmarkStart w:id="307" w:name="_Toc14733"/>
      <w:r>
        <w:t>4.4请求报文示例</w:t>
      </w:r>
      <w:bookmarkEnd w:id="306"/>
      <w:bookmarkEnd w:id="30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D1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7F7E84">
            <w:pPr>
              <w:bidi w:val="0"/>
            </w:pPr>
            <w:r>
              <w:t>{</w:t>
            </w:r>
          </w:p>
          <w:p w14:paraId="42C5B2F4">
            <w:pPr>
              <w:bidi w:val="0"/>
            </w:pPr>
            <w:r>
              <w:tab/>
            </w:r>
            <w:r>
              <w:t>"xsfnsrsbh": "（销售方）统一社会信用代码/纳税人识别号/身份证件号码",</w:t>
            </w:r>
          </w:p>
          <w:p w14:paraId="24101CAA">
            <w:pPr>
              <w:bidi w:val="0"/>
            </w:pPr>
            <w:r>
              <w:tab/>
            </w:r>
            <w:r>
              <w:t>"sxedsq": "授信额度属期"</w:t>
            </w:r>
          </w:p>
          <w:p w14:paraId="4DE2E64C">
            <w:pPr>
              <w:bidi w:val="0"/>
            </w:pPr>
            <w:r>
              <w:t>}</w:t>
            </w:r>
          </w:p>
        </w:tc>
      </w:tr>
    </w:tbl>
    <w:p w14:paraId="155C0B00">
      <w:pPr>
        <w:pStyle w:val="6"/>
        <w:bidi w:val="0"/>
      </w:pPr>
      <w:bookmarkStart w:id="308" w:name="_Toc12760"/>
      <w:bookmarkStart w:id="309" w:name="_Toc22077"/>
      <w:r>
        <w:t>4.5返回参数</w:t>
      </w:r>
      <w:bookmarkEnd w:id="308"/>
      <w:bookmarkEnd w:id="30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A3B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1FB2DC9">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2ECE27AC">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8C631F5">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4CF264B">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146FA21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8FC422B">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73B90BA1">
            <w:pPr>
              <w:pStyle w:val="29"/>
              <w:bidi w:val="0"/>
            </w:pPr>
            <w:r>
              <w:t>说明</w:t>
            </w:r>
          </w:p>
        </w:tc>
      </w:tr>
      <w:tr w14:paraId="7CE71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C0FF64">
            <w:pPr>
              <w:pStyle w:val="30"/>
              <w:bidi w:val="0"/>
            </w:pPr>
            <w:r>
              <w:rPr>
                <w:rFonts w:hint="default"/>
                <w:lang w:val="en-US" w:eastAsia="zh-CN"/>
              </w:rPr>
              <w:t>1</w:t>
            </w:r>
          </w:p>
        </w:tc>
        <w:tc>
          <w:tcPr>
            <w:tcW w:w="1004" w:type="pct"/>
            <w:noWrap w:val="0"/>
            <w:vAlign w:val="center"/>
          </w:tcPr>
          <w:p w14:paraId="1F744738">
            <w:pPr>
              <w:pStyle w:val="30"/>
              <w:bidi w:val="0"/>
            </w:pPr>
            <w:r>
              <w:t>returncode</w:t>
            </w:r>
          </w:p>
        </w:tc>
        <w:tc>
          <w:tcPr>
            <w:tcW w:w="1087" w:type="pct"/>
            <w:noWrap w:val="0"/>
            <w:vAlign w:val="center"/>
          </w:tcPr>
          <w:p w14:paraId="04F2A4EE">
            <w:pPr>
              <w:pStyle w:val="30"/>
              <w:bidi w:val="0"/>
            </w:pPr>
            <w:r>
              <w:t>返回码</w:t>
            </w:r>
          </w:p>
        </w:tc>
        <w:tc>
          <w:tcPr>
            <w:tcW w:w="753" w:type="pct"/>
            <w:noWrap w:val="0"/>
            <w:vAlign w:val="center"/>
          </w:tcPr>
          <w:p w14:paraId="122E7E63">
            <w:pPr>
              <w:pStyle w:val="30"/>
              <w:bidi w:val="0"/>
            </w:pPr>
            <w:r>
              <w:t>varchar</w:t>
            </w:r>
          </w:p>
        </w:tc>
        <w:tc>
          <w:tcPr>
            <w:tcW w:w="418" w:type="pct"/>
            <w:noWrap w:val="0"/>
            <w:vAlign w:val="center"/>
          </w:tcPr>
          <w:p w14:paraId="5646C697">
            <w:pPr>
              <w:pStyle w:val="30"/>
              <w:bidi w:val="0"/>
            </w:pPr>
            <w:r>
              <w:t>2</w:t>
            </w:r>
          </w:p>
        </w:tc>
        <w:tc>
          <w:tcPr>
            <w:tcW w:w="417" w:type="pct"/>
            <w:noWrap w:val="0"/>
            <w:vAlign w:val="center"/>
          </w:tcPr>
          <w:p w14:paraId="52A6395A">
            <w:pPr>
              <w:pStyle w:val="30"/>
              <w:bidi w:val="0"/>
            </w:pPr>
            <w:r>
              <w:t>是</w:t>
            </w:r>
          </w:p>
        </w:tc>
        <w:tc>
          <w:tcPr>
            <w:tcW w:w="920" w:type="pct"/>
            <w:noWrap w:val="0"/>
            <w:vAlign w:val="center"/>
          </w:tcPr>
          <w:p w14:paraId="612E8F44">
            <w:pPr>
              <w:pStyle w:val="30"/>
              <w:bidi w:val="0"/>
            </w:pPr>
            <w:r>
              <w:t>00：成功</w:t>
            </w:r>
          </w:p>
          <w:p w14:paraId="6D3F6DEB">
            <w:pPr>
              <w:pStyle w:val="30"/>
              <w:bidi w:val="0"/>
            </w:pPr>
            <w:r>
              <w:t>其它：失败</w:t>
            </w:r>
          </w:p>
        </w:tc>
      </w:tr>
      <w:tr w14:paraId="0F6FE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52BC2">
            <w:pPr>
              <w:pStyle w:val="30"/>
              <w:bidi w:val="0"/>
            </w:pPr>
            <w:r>
              <w:rPr>
                <w:rFonts w:hint="default"/>
                <w:lang w:val="en-US" w:eastAsia="zh-CN"/>
              </w:rPr>
              <w:t>2</w:t>
            </w:r>
          </w:p>
        </w:tc>
        <w:tc>
          <w:tcPr>
            <w:tcW w:w="1004" w:type="pct"/>
            <w:noWrap w:val="0"/>
            <w:vAlign w:val="center"/>
          </w:tcPr>
          <w:p w14:paraId="51F62D78">
            <w:pPr>
              <w:pStyle w:val="30"/>
              <w:bidi w:val="0"/>
            </w:pPr>
            <w:r>
              <w:t>returnmsg</w:t>
            </w:r>
          </w:p>
        </w:tc>
        <w:tc>
          <w:tcPr>
            <w:tcW w:w="1087" w:type="pct"/>
            <w:noWrap w:val="0"/>
            <w:vAlign w:val="center"/>
          </w:tcPr>
          <w:p w14:paraId="53CAC3F3">
            <w:pPr>
              <w:pStyle w:val="30"/>
              <w:bidi w:val="0"/>
            </w:pPr>
            <w:r>
              <w:t>返回信息</w:t>
            </w:r>
          </w:p>
        </w:tc>
        <w:tc>
          <w:tcPr>
            <w:tcW w:w="753" w:type="pct"/>
            <w:noWrap w:val="0"/>
            <w:vAlign w:val="center"/>
          </w:tcPr>
          <w:p w14:paraId="2CEB1690">
            <w:pPr>
              <w:pStyle w:val="30"/>
              <w:bidi w:val="0"/>
            </w:pPr>
            <w:r>
              <w:t>varchar</w:t>
            </w:r>
          </w:p>
        </w:tc>
        <w:tc>
          <w:tcPr>
            <w:tcW w:w="418" w:type="pct"/>
            <w:noWrap w:val="0"/>
            <w:vAlign w:val="center"/>
          </w:tcPr>
          <w:p w14:paraId="11765931">
            <w:pPr>
              <w:pStyle w:val="30"/>
              <w:bidi w:val="0"/>
            </w:pPr>
            <w:r>
              <w:t>2000</w:t>
            </w:r>
          </w:p>
        </w:tc>
        <w:tc>
          <w:tcPr>
            <w:tcW w:w="417" w:type="pct"/>
            <w:noWrap w:val="0"/>
            <w:vAlign w:val="center"/>
          </w:tcPr>
          <w:p w14:paraId="55D72E7E">
            <w:pPr>
              <w:pStyle w:val="30"/>
              <w:bidi w:val="0"/>
            </w:pPr>
            <w:r>
              <w:t>否</w:t>
            </w:r>
          </w:p>
        </w:tc>
        <w:tc>
          <w:tcPr>
            <w:tcW w:w="920" w:type="pct"/>
            <w:noWrap w:val="0"/>
            <w:vAlign w:val="center"/>
          </w:tcPr>
          <w:p w14:paraId="3A76D8BE">
            <w:pPr>
              <w:pStyle w:val="30"/>
              <w:bidi w:val="0"/>
            </w:pPr>
            <w:r>
              <w:t>错误信息说明</w:t>
            </w:r>
          </w:p>
        </w:tc>
      </w:tr>
      <w:tr w14:paraId="6CA04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EE548B">
            <w:pPr>
              <w:pStyle w:val="30"/>
              <w:bidi w:val="0"/>
            </w:pPr>
            <w:r>
              <w:rPr>
                <w:rFonts w:hint="default"/>
                <w:lang w:val="en-US" w:eastAsia="zh-CN"/>
              </w:rPr>
              <w:t>3</w:t>
            </w:r>
          </w:p>
        </w:tc>
        <w:tc>
          <w:tcPr>
            <w:tcW w:w="1004" w:type="pct"/>
            <w:noWrap w:val="0"/>
            <w:vAlign w:val="center"/>
          </w:tcPr>
          <w:p w14:paraId="4E2BC585">
            <w:pPr>
              <w:pStyle w:val="30"/>
              <w:bidi w:val="0"/>
            </w:pPr>
            <w:r>
              <w:t>sxedsq</w:t>
            </w:r>
          </w:p>
        </w:tc>
        <w:tc>
          <w:tcPr>
            <w:tcW w:w="1087" w:type="pct"/>
            <w:noWrap w:val="0"/>
            <w:vAlign w:val="center"/>
          </w:tcPr>
          <w:p w14:paraId="754B4D11">
            <w:pPr>
              <w:pStyle w:val="30"/>
              <w:bidi w:val="0"/>
            </w:pPr>
            <w:r>
              <w:t>授信额度属期</w:t>
            </w:r>
          </w:p>
        </w:tc>
        <w:tc>
          <w:tcPr>
            <w:tcW w:w="753" w:type="pct"/>
            <w:noWrap w:val="0"/>
            <w:vAlign w:val="center"/>
          </w:tcPr>
          <w:p w14:paraId="13A4E0DD">
            <w:pPr>
              <w:pStyle w:val="30"/>
              <w:bidi w:val="0"/>
            </w:pPr>
            <w:r>
              <w:t>varchar</w:t>
            </w:r>
          </w:p>
        </w:tc>
        <w:tc>
          <w:tcPr>
            <w:tcW w:w="418" w:type="pct"/>
            <w:noWrap w:val="0"/>
            <w:vAlign w:val="center"/>
          </w:tcPr>
          <w:p w14:paraId="1FC28351">
            <w:pPr>
              <w:pStyle w:val="30"/>
              <w:bidi w:val="0"/>
            </w:pPr>
            <w:r>
              <w:t>7</w:t>
            </w:r>
          </w:p>
        </w:tc>
        <w:tc>
          <w:tcPr>
            <w:tcW w:w="417" w:type="pct"/>
            <w:noWrap w:val="0"/>
            <w:vAlign w:val="center"/>
          </w:tcPr>
          <w:p w14:paraId="70AEA9FA">
            <w:pPr>
              <w:pStyle w:val="30"/>
              <w:bidi w:val="0"/>
            </w:pPr>
            <w:r>
              <w:t>是</w:t>
            </w:r>
          </w:p>
        </w:tc>
        <w:tc>
          <w:tcPr>
            <w:tcW w:w="920" w:type="pct"/>
            <w:noWrap w:val="0"/>
            <w:vAlign w:val="center"/>
          </w:tcPr>
          <w:p w14:paraId="7055A984">
            <w:pPr>
              <w:pStyle w:val="30"/>
              <w:bidi w:val="0"/>
            </w:pPr>
            <w:r>
              <w:t>格式：yyyy-MM</w:t>
            </w:r>
          </w:p>
        </w:tc>
      </w:tr>
      <w:tr w14:paraId="60403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B0DF9D7">
            <w:pPr>
              <w:pStyle w:val="30"/>
              <w:bidi w:val="0"/>
            </w:pPr>
            <w:r>
              <w:rPr>
                <w:rFonts w:hint="default"/>
                <w:lang w:val="en-US" w:eastAsia="zh-CN"/>
              </w:rPr>
              <w:t>4</w:t>
            </w:r>
          </w:p>
        </w:tc>
        <w:tc>
          <w:tcPr>
            <w:tcW w:w="1004" w:type="pct"/>
            <w:noWrap w:val="0"/>
            <w:vAlign w:val="center"/>
          </w:tcPr>
          <w:p w14:paraId="39CBE599">
            <w:pPr>
              <w:pStyle w:val="30"/>
              <w:bidi w:val="0"/>
            </w:pPr>
            <w:r>
              <w:t>syqjq</w:t>
            </w:r>
          </w:p>
        </w:tc>
        <w:tc>
          <w:tcPr>
            <w:tcW w:w="1087" w:type="pct"/>
            <w:noWrap w:val="0"/>
            <w:vAlign w:val="center"/>
          </w:tcPr>
          <w:p w14:paraId="2F5E5E47">
            <w:pPr>
              <w:pStyle w:val="30"/>
              <w:bidi w:val="0"/>
            </w:pPr>
            <w:r>
              <w:t>授信额度使用区间起</w:t>
            </w:r>
          </w:p>
        </w:tc>
        <w:tc>
          <w:tcPr>
            <w:tcW w:w="753" w:type="pct"/>
            <w:noWrap w:val="0"/>
            <w:vAlign w:val="center"/>
          </w:tcPr>
          <w:p w14:paraId="05D3DBCF">
            <w:pPr>
              <w:pStyle w:val="30"/>
              <w:bidi w:val="0"/>
            </w:pPr>
            <w:r>
              <w:t>date</w:t>
            </w:r>
          </w:p>
        </w:tc>
        <w:tc>
          <w:tcPr>
            <w:tcW w:w="418" w:type="pct"/>
            <w:noWrap w:val="0"/>
            <w:vAlign w:val="center"/>
          </w:tcPr>
          <w:p w14:paraId="28563EB2">
            <w:pPr>
              <w:pStyle w:val="30"/>
              <w:bidi w:val="0"/>
            </w:pPr>
          </w:p>
        </w:tc>
        <w:tc>
          <w:tcPr>
            <w:tcW w:w="417" w:type="pct"/>
            <w:noWrap w:val="0"/>
            <w:vAlign w:val="center"/>
          </w:tcPr>
          <w:p w14:paraId="0250EE8B">
            <w:pPr>
              <w:pStyle w:val="30"/>
              <w:bidi w:val="0"/>
            </w:pPr>
            <w:r>
              <w:t>否</w:t>
            </w:r>
          </w:p>
        </w:tc>
        <w:tc>
          <w:tcPr>
            <w:tcW w:w="920" w:type="pct"/>
            <w:noWrap w:val="0"/>
            <w:vAlign w:val="center"/>
          </w:tcPr>
          <w:p w14:paraId="5E41161F">
            <w:pPr>
              <w:pStyle w:val="30"/>
              <w:bidi w:val="0"/>
            </w:pPr>
            <w:r>
              <w:t>下载授信额度时，有此节点</w:t>
            </w:r>
          </w:p>
          <w:p w14:paraId="03950E12">
            <w:pPr>
              <w:pStyle w:val="30"/>
              <w:bidi w:val="0"/>
            </w:pPr>
            <w:r>
              <w:t>服务发票开票日期在授信额度使用区间（含）时才可以使用.格式：yyyymmdd</w:t>
            </w:r>
          </w:p>
        </w:tc>
      </w:tr>
      <w:tr w14:paraId="1D49F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94D521">
            <w:pPr>
              <w:pStyle w:val="30"/>
              <w:bidi w:val="0"/>
            </w:pPr>
            <w:r>
              <w:rPr>
                <w:rFonts w:hint="default"/>
                <w:lang w:val="en-US" w:eastAsia="zh-CN"/>
              </w:rPr>
              <w:t>5</w:t>
            </w:r>
          </w:p>
        </w:tc>
        <w:tc>
          <w:tcPr>
            <w:tcW w:w="1004" w:type="pct"/>
            <w:noWrap w:val="0"/>
            <w:vAlign w:val="center"/>
          </w:tcPr>
          <w:p w14:paraId="522F6A4B">
            <w:pPr>
              <w:pStyle w:val="30"/>
              <w:bidi w:val="0"/>
            </w:pPr>
            <w:r>
              <w:t>syqjz</w:t>
            </w:r>
          </w:p>
        </w:tc>
        <w:tc>
          <w:tcPr>
            <w:tcW w:w="1087" w:type="pct"/>
            <w:noWrap w:val="0"/>
            <w:vAlign w:val="center"/>
          </w:tcPr>
          <w:p w14:paraId="442C188F">
            <w:pPr>
              <w:pStyle w:val="30"/>
              <w:bidi w:val="0"/>
            </w:pPr>
            <w:r>
              <w:t>授信额度使用区间止</w:t>
            </w:r>
          </w:p>
        </w:tc>
        <w:tc>
          <w:tcPr>
            <w:tcW w:w="753" w:type="pct"/>
            <w:noWrap w:val="0"/>
            <w:vAlign w:val="center"/>
          </w:tcPr>
          <w:p w14:paraId="28FF1EF4">
            <w:pPr>
              <w:pStyle w:val="30"/>
              <w:bidi w:val="0"/>
            </w:pPr>
            <w:r>
              <w:t>date</w:t>
            </w:r>
          </w:p>
        </w:tc>
        <w:tc>
          <w:tcPr>
            <w:tcW w:w="418" w:type="pct"/>
            <w:noWrap w:val="0"/>
            <w:vAlign w:val="center"/>
          </w:tcPr>
          <w:p w14:paraId="55AD435E">
            <w:pPr>
              <w:pStyle w:val="30"/>
              <w:bidi w:val="0"/>
            </w:pPr>
          </w:p>
        </w:tc>
        <w:tc>
          <w:tcPr>
            <w:tcW w:w="417" w:type="pct"/>
            <w:noWrap w:val="0"/>
            <w:vAlign w:val="center"/>
          </w:tcPr>
          <w:p w14:paraId="6D38686F">
            <w:pPr>
              <w:pStyle w:val="30"/>
              <w:bidi w:val="0"/>
            </w:pPr>
            <w:r>
              <w:t>否</w:t>
            </w:r>
          </w:p>
        </w:tc>
        <w:tc>
          <w:tcPr>
            <w:tcW w:w="920" w:type="pct"/>
            <w:noWrap w:val="0"/>
            <w:vAlign w:val="center"/>
          </w:tcPr>
          <w:p w14:paraId="1FA7739C">
            <w:pPr>
              <w:pStyle w:val="30"/>
              <w:bidi w:val="0"/>
            </w:pPr>
            <w:r>
              <w:t>下载授信额度时，有此节点</w:t>
            </w:r>
          </w:p>
          <w:p w14:paraId="06E00144">
            <w:pPr>
              <w:pStyle w:val="30"/>
              <w:bidi w:val="0"/>
            </w:pPr>
            <w:r>
              <w:t>服务发票开票日期在授信额度使用区间（含）时才可以使用.格式：yyyymmdd</w:t>
            </w:r>
          </w:p>
        </w:tc>
      </w:tr>
    </w:tbl>
    <w:p w14:paraId="69A6F9E2">
      <w:pPr>
        <w:pStyle w:val="6"/>
        <w:bidi w:val="0"/>
      </w:pPr>
      <w:bookmarkStart w:id="310" w:name="_Toc24706"/>
      <w:bookmarkStart w:id="311" w:name="_Toc10404"/>
      <w:r>
        <w:t>4.6返回报文示例</w:t>
      </w:r>
      <w:bookmarkEnd w:id="310"/>
      <w:bookmarkEnd w:id="311"/>
      <w:r>
        <w:t xml:space="preserve"> </w:t>
      </w:r>
    </w:p>
    <w:p w14:paraId="1D7FB6F7">
      <w:pPr>
        <w:pStyle w:val="5"/>
        <w:rPr>
          <w:vertAlign w:val="baseline"/>
        </w:rPr>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7F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532D133">
            <w:pPr>
              <w:bidi w:val="0"/>
            </w:pPr>
            <w:r>
              <w:t>{</w:t>
            </w:r>
          </w:p>
          <w:p w14:paraId="28ED478B">
            <w:pPr>
              <w:bidi w:val="0"/>
            </w:pPr>
            <w:r>
              <w:tab/>
            </w:r>
            <w:r>
              <w:t>"Response":{</w:t>
            </w:r>
          </w:p>
          <w:p w14:paraId="0AC34A86">
            <w:pPr>
              <w:bidi w:val="0"/>
            </w:pPr>
            <w:r>
              <w:tab/>
            </w:r>
            <w:r>
              <w:tab/>
            </w:r>
            <w:r>
              <w:t>"RequestId": "16位随机数字和字母组合",</w:t>
            </w:r>
          </w:p>
          <w:p w14:paraId="5A1DFDDC">
            <w:pPr>
              <w:bidi w:val="0"/>
            </w:pPr>
            <w:r>
              <w:tab/>
            </w:r>
            <w:r>
              <w:tab/>
            </w:r>
            <w:r>
              <w:t>"Data": {</w:t>
            </w:r>
          </w:p>
          <w:p w14:paraId="232D1396">
            <w:pPr>
              <w:bidi w:val="0"/>
            </w:pPr>
            <w:r>
              <w:t xml:space="preserve">          "returncode": "00",</w:t>
            </w:r>
          </w:p>
          <w:p w14:paraId="544C975F">
            <w:pPr>
              <w:bidi w:val="0"/>
            </w:pPr>
            <w:r>
              <w:t xml:space="preserve">          "returnmsg": "成功",</w:t>
            </w:r>
          </w:p>
          <w:p w14:paraId="6C9B9CD7">
            <w:pPr>
              <w:bidi w:val="0"/>
            </w:pPr>
            <w:r>
              <w:t xml:space="preserve">          "sxedsq ": "授信额度属期",</w:t>
            </w:r>
          </w:p>
          <w:p w14:paraId="5321257B">
            <w:pPr>
              <w:bidi w:val="0"/>
            </w:pPr>
            <w:r>
              <w:tab/>
            </w:r>
            <w:r>
              <w:tab/>
            </w:r>
            <w:r>
              <w:tab/>
            </w:r>
            <w:r>
              <w:t>"syqjq ": "授信额度使用区间起"</w:t>
            </w:r>
          </w:p>
          <w:p w14:paraId="1BC058FC">
            <w:pPr>
              <w:bidi w:val="0"/>
            </w:pPr>
            <w:r>
              <w:t xml:space="preserve">          "syqjz ": "授信额度使用区间止"</w:t>
            </w:r>
          </w:p>
          <w:p w14:paraId="6ADBEECF">
            <w:pPr>
              <w:bidi w:val="0"/>
            </w:pPr>
            <w:r>
              <w:t>}</w:t>
            </w:r>
          </w:p>
          <w:p w14:paraId="660BB12F">
            <w:pPr>
              <w:bidi w:val="0"/>
            </w:pPr>
            <w:r>
              <w:tab/>
            </w:r>
            <w:r>
              <w:t>}</w:t>
            </w:r>
          </w:p>
          <w:p w14:paraId="682D86E8">
            <w:pPr>
              <w:bidi w:val="0"/>
            </w:pPr>
            <w:r>
              <w:t>}</w:t>
            </w:r>
          </w:p>
        </w:tc>
      </w:tr>
    </w:tbl>
    <w:p w14:paraId="17C23A73">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CC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56C220">
            <w:pPr>
              <w:bidi w:val="0"/>
            </w:pPr>
            <w:r>
              <w:t>{</w:t>
            </w:r>
          </w:p>
          <w:p w14:paraId="69DFDF54">
            <w:pPr>
              <w:bidi w:val="0"/>
            </w:pPr>
            <w:r>
              <w:tab/>
            </w:r>
            <w:r>
              <w:t>"Response":{</w:t>
            </w:r>
          </w:p>
          <w:p w14:paraId="26F1FD94">
            <w:pPr>
              <w:bidi w:val="0"/>
            </w:pPr>
            <w:r>
              <w:tab/>
            </w:r>
            <w:r>
              <w:tab/>
            </w:r>
            <w:r>
              <w:t>"RequestId": "16位随机数字和字母组合",</w:t>
            </w:r>
          </w:p>
          <w:p w14:paraId="17B00C42">
            <w:pPr>
              <w:bidi w:val="0"/>
            </w:pPr>
            <w:r>
              <w:tab/>
            </w:r>
            <w:r>
              <w:tab/>
            </w:r>
            <w:r>
              <w:t>"Error":{</w:t>
            </w:r>
          </w:p>
          <w:p w14:paraId="111BB8B7">
            <w:pPr>
              <w:bidi w:val="0"/>
            </w:pPr>
            <w:r>
              <w:tab/>
            </w:r>
            <w:r>
              <w:tab/>
            </w:r>
            <w:r>
              <w:tab/>
            </w:r>
            <w:r>
              <w:t>"Code": "01”,</w:t>
            </w:r>
          </w:p>
          <w:p w14:paraId="230C01D8">
            <w:pPr>
              <w:bidi w:val="0"/>
            </w:pPr>
            <w:r>
              <w:tab/>
            </w:r>
            <w:r>
              <w:tab/>
            </w:r>
            <w:r>
              <w:tab/>
            </w:r>
            <w:r>
              <w:t>"Message": "错误说明"</w:t>
            </w:r>
          </w:p>
          <w:p w14:paraId="6195FE6B">
            <w:pPr>
              <w:bidi w:val="0"/>
            </w:pPr>
            <w:r>
              <w:t>}</w:t>
            </w:r>
          </w:p>
          <w:p w14:paraId="5BF67358">
            <w:pPr>
              <w:bidi w:val="0"/>
            </w:pPr>
            <w:r>
              <w:tab/>
            </w:r>
            <w:r>
              <w:t>}</w:t>
            </w:r>
          </w:p>
          <w:p w14:paraId="3D9EDCAA">
            <w:pPr>
              <w:bidi w:val="0"/>
            </w:pPr>
            <w:r>
              <w:t>}</w:t>
            </w:r>
          </w:p>
        </w:tc>
      </w:tr>
    </w:tbl>
    <w:p w14:paraId="0903C979">
      <w:pPr>
        <w:pStyle w:val="4"/>
        <w:bidi w:val="0"/>
        <w:rPr>
          <w:rFonts w:hint="default"/>
        </w:rPr>
      </w:pPr>
      <w:bookmarkStart w:id="312" w:name="_Toc7363"/>
      <w:bookmarkStart w:id="313" w:name="_Toc5406"/>
      <w:bookmarkStart w:id="314" w:name="_Toc11798"/>
      <w:r>
        <w:rPr>
          <w:rFonts w:hint="default"/>
        </w:rPr>
        <w:t>5.查询纳税人风险信息</w:t>
      </w:r>
      <w:bookmarkEnd w:id="312"/>
      <w:bookmarkEnd w:id="313"/>
      <w:bookmarkEnd w:id="314"/>
    </w:p>
    <w:p w14:paraId="4C4CDA6B">
      <w:pPr>
        <w:pStyle w:val="6"/>
        <w:bidi w:val="0"/>
      </w:pPr>
      <w:bookmarkStart w:id="315" w:name="_Toc6166"/>
      <w:bookmarkStart w:id="316" w:name="_Toc1681"/>
      <w:r>
        <w:t>5.1接口说明</w:t>
      </w:r>
      <w:bookmarkEnd w:id="315"/>
      <w:bookmarkEnd w:id="316"/>
    </w:p>
    <w:p w14:paraId="0829B787">
      <w:pPr>
        <w:pStyle w:val="5"/>
      </w:pPr>
      <w:r>
        <w:t>向企业提供查询纳税人风险信息的功能，企业可将查询的风险信息保存在本地。在开票时自校验该接口获取的风险信息是否满足开具发票的条件，控制高风险企业操作涉税业务。</w:t>
      </w:r>
    </w:p>
    <w:p w14:paraId="2DD45603">
      <w:pPr>
        <w:pStyle w:val="6"/>
        <w:bidi w:val="0"/>
      </w:pPr>
      <w:bookmarkStart w:id="317" w:name="_Toc912"/>
      <w:bookmarkStart w:id="318" w:name="_Toc10180"/>
      <w:r>
        <w:t>5.2请求方式</w:t>
      </w:r>
      <w:bookmarkEnd w:id="317"/>
      <w:bookmarkEnd w:id="318"/>
    </w:p>
    <w:p w14:paraId="6085487D">
      <w:pPr>
        <w:pStyle w:val="5"/>
        <w:ind w:firstLine="0"/>
      </w:pPr>
      <w:r>
        <w:t>请求方式为POST</w:t>
      </w:r>
    </w:p>
    <w:p w14:paraId="1B244125">
      <w:pPr>
        <w:pStyle w:val="5"/>
        <w:bidi w:val="0"/>
      </w:pPr>
      <w:r>
        <w:rPr>
          <w:rFonts w:hint="eastAsia"/>
        </w:rPr>
        <w:t>●</w:t>
      </w:r>
      <w:r>
        <w:rPr>
          <w:rFonts w:hint="default"/>
          <w:lang w:val="en-US"/>
        </w:rPr>
        <w:t xml:space="preserve"> </w:t>
      </w:r>
      <w:r>
        <w:t>path 指该参数为路径参数</w:t>
      </w:r>
    </w:p>
    <w:p w14:paraId="454FCC89">
      <w:pPr>
        <w:pStyle w:val="5"/>
        <w:bidi w:val="0"/>
      </w:pPr>
      <w:r>
        <w:rPr>
          <w:rFonts w:hint="eastAsia"/>
        </w:rPr>
        <w:t>●</w:t>
      </w:r>
      <w:r>
        <w:rPr>
          <w:rFonts w:hint="default"/>
          <w:lang w:val="en-US"/>
        </w:rPr>
        <w:t xml:space="preserve"> </w:t>
      </w:r>
      <w:r>
        <w:t>query 指该参数需在请求URL传参</w:t>
      </w:r>
    </w:p>
    <w:p w14:paraId="1CF57E9E">
      <w:pPr>
        <w:pStyle w:val="5"/>
        <w:bidi w:val="0"/>
      </w:pPr>
      <w:r>
        <w:rPr>
          <w:rFonts w:hint="eastAsia"/>
        </w:rPr>
        <w:t>●</w:t>
      </w:r>
      <w:r>
        <w:rPr>
          <w:rFonts w:hint="default"/>
          <w:lang w:val="en-US"/>
        </w:rPr>
        <w:t xml:space="preserve"> </w:t>
      </w:r>
      <w:r>
        <w:t>body 指该参数需在请求JSON传参</w:t>
      </w:r>
    </w:p>
    <w:p w14:paraId="211DD86D">
      <w:pPr>
        <w:pStyle w:val="6"/>
        <w:bidi w:val="0"/>
      </w:pPr>
      <w:bookmarkStart w:id="319" w:name="_Toc8098"/>
      <w:bookmarkStart w:id="320" w:name="_Toc21746"/>
      <w:r>
        <w:t>5.3公共参数</w:t>
      </w:r>
      <w:bookmarkEnd w:id="319"/>
      <w:bookmarkEnd w:id="32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F660C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09A9AFD">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B4D3977">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6DBEB72">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69043433">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ACA30B5">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3FED5599">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525F67A8">
            <w:pPr>
              <w:pStyle w:val="29"/>
              <w:bidi w:val="0"/>
            </w:pPr>
            <w:r>
              <w:t>说明</w:t>
            </w:r>
          </w:p>
        </w:tc>
      </w:tr>
      <w:tr w14:paraId="2B61B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AD794C3">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35E827E0">
            <w:pPr>
              <w:pStyle w:val="30"/>
              <w:bidi w:val="0"/>
            </w:pPr>
            <w:r>
              <w:t>nsrsbh</w:t>
            </w:r>
          </w:p>
        </w:tc>
        <w:tc>
          <w:tcPr>
            <w:tcW w:w="1087" w:type="pct"/>
            <w:tcBorders>
              <w:top w:val="single" w:color="auto" w:sz="6" w:space="0"/>
            </w:tcBorders>
            <w:noWrap w:val="0"/>
            <w:vAlign w:val="center"/>
          </w:tcPr>
          <w:p w14:paraId="69F01D01">
            <w:pPr>
              <w:pStyle w:val="30"/>
              <w:bidi w:val="0"/>
            </w:pPr>
            <w:r>
              <w:t>纳税人识别号/统一社会信用代码</w:t>
            </w:r>
          </w:p>
        </w:tc>
        <w:tc>
          <w:tcPr>
            <w:tcW w:w="753" w:type="pct"/>
            <w:tcBorders>
              <w:top w:val="single" w:color="auto" w:sz="6" w:space="0"/>
            </w:tcBorders>
            <w:noWrap w:val="0"/>
            <w:vAlign w:val="center"/>
          </w:tcPr>
          <w:p w14:paraId="4D5B252A">
            <w:pPr>
              <w:pStyle w:val="30"/>
              <w:bidi w:val="0"/>
            </w:pPr>
            <w:r>
              <w:t>varchar</w:t>
            </w:r>
          </w:p>
        </w:tc>
        <w:tc>
          <w:tcPr>
            <w:tcW w:w="418" w:type="pct"/>
            <w:tcBorders>
              <w:top w:val="single" w:color="auto" w:sz="6" w:space="0"/>
            </w:tcBorders>
            <w:noWrap w:val="0"/>
            <w:vAlign w:val="center"/>
          </w:tcPr>
          <w:p w14:paraId="6E31E402">
            <w:pPr>
              <w:pStyle w:val="30"/>
              <w:bidi w:val="0"/>
            </w:pPr>
            <w:r>
              <w:t>20</w:t>
            </w:r>
          </w:p>
        </w:tc>
        <w:tc>
          <w:tcPr>
            <w:tcW w:w="417" w:type="pct"/>
            <w:tcBorders>
              <w:top w:val="single" w:color="auto" w:sz="6" w:space="0"/>
            </w:tcBorders>
            <w:noWrap w:val="0"/>
            <w:vAlign w:val="center"/>
          </w:tcPr>
          <w:p w14:paraId="3FD7A36A">
            <w:pPr>
              <w:pStyle w:val="30"/>
              <w:bidi w:val="0"/>
            </w:pPr>
            <w:r>
              <w:t>是</w:t>
            </w:r>
          </w:p>
        </w:tc>
        <w:tc>
          <w:tcPr>
            <w:tcW w:w="920" w:type="pct"/>
            <w:tcBorders>
              <w:top w:val="single" w:color="auto" w:sz="6" w:space="0"/>
            </w:tcBorders>
            <w:noWrap w:val="0"/>
            <w:vAlign w:val="center"/>
          </w:tcPr>
          <w:p w14:paraId="47CF925A">
            <w:pPr>
              <w:pStyle w:val="30"/>
              <w:bidi w:val="0"/>
            </w:pPr>
            <w:r>
              <w:t>开票纳税人识别号/统一社会信用代码</w:t>
            </w:r>
          </w:p>
        </w:tc>
      </w:tr>
    </w:tbl>
    <w:p w14:paraId="5CCB0D13">
      <w:pPr>
        <w:pStyle w:val="6"/>
        <w:bidi w:val="0"/>
      </w:pPr>
      <w:bookmarkStart w:id="321" w:name="_Toc24343"/>
      <w:bookmarkStart w:id="322" w:name="_Toc1733"/>
      <w:r>
        <w:t>5.4请求报文示例</w:t>
      </w:r>
      <w:bookmarkEnd w:id="321"/>
      <w:bookmarkEnd w:id="32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31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AF90B9">
            <w:pPr>
              <w:bidi w:val="0"/>
            </w:pPr>
            <w:r>
              <w:t>{</w:t>
            </w:r>
          </w:p>
          <w:p w14:paraId="10888BD4">
            <w:pPr>
              <w:bidi w:val="0"/>
            </w:pPr>
            <w:r>
              <w:tab/>
            </w:r>
            <w:r>
              <w:t>"nsrsbh": "纳税人识别号/统一社会信用代码"</w:t>
            </w:r>
          </w:p>
          <w:p w14:paraId="20C6031C">
            <w:pPr>
              <w:bidi w:val="0"/>
            </w:pPr>
            <w:r>
              <w:t>}</w:t>
            </w:r>
          </w:p>
        </w:tc>
      </w:tr>
    </w:tbl>
    <w:p w14:paraId="318EFDBD">
      <w:pPr>
        <w:pStyle w:val="6"/>
        <w:bidi w:val="0"/>
      </w:pPr>
      <w:bookmarkStart w:id="323" w:name="_Toc6188"/>
      <w:bookmarkStart w:id="324" w:name="_Toc16941"/>
      <w:r>
        <w:t>5.5返回参数</w:t>
      </w:r>
      <w:bookmarkEnd w:id="323"/>
      <w:bookmarkEnd w:id="324"/>
    </w:p>
    <w:tbl>
      <w:tblPr>
        <w:tblStyle w:val="2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409D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4A9C58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2285D7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2080E9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FC9BEB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EDEAE6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335E63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CAD86E">
            <w:pPr>
              <w:adjustRightInd w:val="0"/>
              <w:snapToGrid w:val="0"/>
              <w:jc w:val="center"/>
              <w:rPr>
                <w:b/>
                <w:szCs w:val="21"/>
              </w:rPr>
            </w:pPr>
            <w:r>
              <w:rPr>
                <w:b/>
                <w:szCs w:val="21"/>
              </w:rPr>
              <w:t>说明</w:t>
            </w:r>
          </w:p>
        </w:tc>
      </w:tr>
      <w:tr w14:paraId="03137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031A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7B27FCB">
            <w:pPr>
              <w:jc w:val="center"/>
              <w:rPr>
                <w:sz w:val="22"/>
                <w:szCs w:val="22"/>
              </w:rPr>
            </w:pPr>
            <w:r>
              <w:rPr>
                <w:sz w:val="22"/>
                <w:szCs w:val="22"/>
              </w:rPr>
              <w:t>returncode</w:t>
            </w:r>
          </w:p>
        </w:tc>
        <w:tc>
          <w:tcPr>
            <w:tcW w:w="1843" w:type="dxa"/>
            <w:noWrap w:val="0"/>
            <w:vAlign w:val="center"/>
          </w:tcPr>
          <w:p w14:paraId="579A3232">
            <w:pPr>
              <w:jc w:val="center"/>
              <w:rPr>
                <w:sz w:val="22"/>
                <w:szCs w:val="22"/>
              </w:rPr>
            </w:pPr>
            <w:r>
              <w:rPr>
                <w:sz w:val="22"/>
                <w:szCs w:val="22"/>
              </w:rPr>
              <w:t>返回码</w:t>
            </w:r>
          </w:p>
        </w:tc>
        <w:tc>
          <w:tcPr>
            <w:tcW w:w="1276" w:type="dxa"/>
            <w:noWrap w:val="0"/>
            <w:vAlign w:val="center"/>
          </w:tcPr>
          <w:p w14:paraId="1F2F3B48">
            <w:pPr>
              <w:pStyle w:val="30"/>
              <w:bidi w:val="0"/>
              <w:jc w:val="center"/>
              <w:rPr>
                <w:rFonts w:ascii="Times New Roman" w:hAnsi="Times New Roman"/>
                <w:bCs/>
                <w:kern w:val="0"/>
                <w:szCs w:val="21"/>
              </w:rPr>
            </w:pPr>
            <w:r>
              <w:t>varchar</w:t>
            </w:r>
          </w:p>
        </w:tc>
        <w:tc>
          <w:tcPr>
            <w:tcW w:w="709" w:type="dxa"/>
            <w:noWrap w:val="0"/>
            <w:vAlign w:val="center"/>
          </w:tcPr>
          <w:p w14:paraId="76E33D9F">
            <w:pPr>
              <w:jc w:val="center"/>
              <w:rPr>
                <w:sz w:val="22"/>
                <w:szCs w:val="22"/>
              </w:rPr>
            </w:pPr>
            <w:r>
              <w:rPr>
                <w:sz w:val="22"/>
                <w:szCs w:val="22"/>
              </w:rPr>
              <w:t>2</w:t>
            </w:r>
          </w:p>
        </w:tc>
        <w:tc>
          <w:tcPr>
            <w:tcW w:w="708" w:type="dxa"/>
            <w:noWrap w:val="0"/>
            <w:vAlign w:val="center"/>
          </w:tcPr>
          <w:p w14:paraId="2F86E96D">
            <w:pPr>
              <w:jc w:val="center"/>
              <w:rPr>
                <w:sz w:val="22"/>
                <w:szCs w:val="22"/>
              </w:rPr>
            </w:pPr>
            <w:r>
              <w:rPr>
                <w:sz w:val="22"/>
                <w:szCs w:val="22"/>
              </w:rPr>
              <w:t>是</w:t>
            </w:r>
          </w:p>
        </w:tc>
        <w:tc>
          <w:tcPr>
            <w:tcW w:w="1560" w:type="dxa"/>
            <w:noWrap w:val="0"/>
            <w:vAlign w:val="center"/>
          </w:tcPr>
          <w:p w14:paraId="3264B7D8">
            <w:pPr>
              <w:jc w:val="center"/>
              <w:rPr>
                <w:sz w:val="22"/>
                <w:szCs w:val="22"/>
              </w:rPr>
            </w:pPr>
            <w:r>
              <w:rPr>
                <w:sz w:val="22"/>
                <w:szCs w:val="22"/>
              </w:rPr>
              <w:t>00：成功</w:t>
            </w:r>
          </w:p>
          <w:p w14:paraId="14D311D1">
            <w:pPr>
              <w:jc w:val="center"/>
              <w:rPr>
                <w:sz w:val="22"/>
                <w:szCs w:val="22"/>
              </w:rPr>
            </w:pPr>
            <w:r>
              <w:rPr>
                <w:sz w:val="22"/>
                <w:szCs w:val="22"/>
              </w:rPr>
              <w:t>其它：失败</w:t>
            </w:r>
          </w:p>
        </w:tc>
      </w:tr>
      <w:tr w14:paraId="427DDF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AAF3D">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A40A641">
            <w:pPr>
              <w:jc w:val="center"/>
              <w:rPr>
                <w:sz w:val="22"/>
                <w:szCs w:val="22"/>
              </w:rPr>
            </w:pPr>
            <w:r>
              <w:rPr>
                <w:sz w:val="22"/>
                <w:szCs w:val="22"/>
              </w:rPr>
              <w:t>returnmsg</w:t>
            </w:r>
          </w:p>
        </w:tc>
        <w:tc>
          <w:tcPr>
            <w:tcW w:w="1843" w:type="dxa"/>
            <w:noWrap w:val="0"/>
            <w:vAlign w:val="center"/>
          </w:tcPr>
          <w:p w14:paraId="0D2F9289">
            <w:pPr>
              <w:jc w:val="center"/>
              <w:rPr>
                <w:sz w:val="22"/>
                <w:szCs w:val="22"/>
              </w:rPr>
            </w:pPr>
            <w:r>
              <w:rPr>
                <w:sz w:val="22"/>
                <w:szCs w:val="22"/>
              </w:rPr>
              <w:t>返回信息</w:t>
            </w:r>
          </w:p>
        </w:tc>
        <w:tc>
          <w:tcPr>
            <w:tcW w:w="1276" w:type="dxa"/>
            <w:noWrap w:val="0"/>
            <w:vAlign w:val="center"/>
          </w:tcPr>
          <w:p w14:paraId="37AF530B">
            <w:pPr>
              <w:pStyle w:val="30"/>
              <w:bidi w:val="0"/>
              <w:jc w:val="center"/>
              <w:rPr>
                <w:rFonts w:ascii="Times New Roman" w:hAnsi="Times New Roman"/>
                <w:bCs/>
                <w:kern w:val="0"/>
                <w:szCs w:val="21"/>
              </w:rPr>
            </w:pPr>
            <w:r>
              <w:t>varchar</w:t>
            </w:r>
          </w:p>
        </w:tc>
        <w:tc>
          <w:tcPr>
            <w:tcW w:w="709" w:type="dxa"/>
            <w:noWrap w:val="0"/>
            <w:vAlign w:val="center"/>
          </w:tcPr>
          <w:p w14:paraId="0C3D5B1F">
            <w:pPr>
              <w:jc w:val="center"/>
              <w:rPr>
                <w:sz w:val="22"/>
                <w:szCs w:val="22"/>
              </w:rPr>
            </w:pPr>
            <w:r>
              <w:rPr>
                <w:sz w:val="22"/>
                <w:szCs w:val="22"/>
              </w:rPr>
              <w:t>2000</w:t>
            </w:r>
          </w:p>
        </w:tc>
        <w:tc>
          <w:tcPr>
            <w:tcW w:w="708" w:type="dxa"/>
            <w:noWrap w:val="0"/>
            <w:vAlign w:val="center"/>
          </w:tcPr>
          <w:p w14:paraId="2341F511">
            <w:pPr>
              <w:jc w:val="center"/>
              <w:rPr>
                <w:sz w:val="22"/>
                <w:szCs w:val="22"/>
              </w:rPr>
            </w:pPr>
            <w:r>
              <w:rPr>
                <w:sz w:val="22"/>
                <w:szCs w:val="22"/>
              </w:rPr>
              <w:t>否</w:t>
            </w:r>
          </w:p>
        </w:tc>
        <w:tc>
          <w:tcPr>
            <w:tcW w:w="1560" w:type="dxa"/>
            <w:noWrap w:val="0"/>
            <w:vAlign w:val="center"/>
          </w:tcPr>
          <w:p w14:paraId="49E5B2ED">
            <w:pPr>
              <w:jc w:val="center"/>
              <w:rPr>
                <w:sz w:val="22"/>
                <w:szCs w:val="22"/>
              </w:rPr>
            </w:pPr>
            <w:r>
              <w:rPr>
                <w:sz w:val="22"/>
                <w:szCs w:val="22"/>
              </w:rPr>
              <w:t>错误信息说明</w:t>
            </w:r>
          </w:p>
        </w:tc>
      </w:tr>
      <w:tr w14:paraId="3F25A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C600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77EA376">
            <w:pPr>
              <w:jc w:val="center"/>
              <w:rPr>
                <w:sz w:val="22"/>
                <w:szCs w:val="22"/>
              </w:rPr>
            </w:pPr>
            <w:r>
              <w:rPr>
                <w:sz w:val="22"/>
                <w:szCs w:val="22"/>
              </w:rPr>
              <w:t>nsrsbh</w:t>
            </w:r>
          </w:p>
        </w:tc>
        <w:tc>
          <w:tcPr>
            <w:tcW w:w="1843" w:type="dxa"/>
            <w:noWrap w:val="0"/>
            <w:vAlign w:val="center"/>
          </w:tcPr>
          <w:p w14:paraId="1160B63C">
            <w:pPr>
              <w:jc w:val="center"/>
              <w:rPr>
                <w:sz w:val="22"/>
                <w:szCs w:val="22"/>
              </w:rPr>
            </w:pPr>
            <w:r>
              <w:rPr>
                <w:sz w:val="22"/>
                <w:szCs w:val="22"/>
              </w:rPr>
              <w:t>纳税人识别号/统一社会信用代码</w:t>
            </w:r>
          </w:p>
        </w:tc>
        <w:tc>
          <w:tcPr>
            <w:tcW w:w="1276" w:type="dxa"/>
            <w:noWrap w:val="0"/>
            <w:vAlign w:val="center"/>
          </w:tcPr>
          <w:p w14:paraId="78438177">
            <w:pPr>
              <w:pStyle w:val="30"/>
              <w:bidi w:val="0"/>
              <w:jc w:val="center"/>
              <w:rPr>
                <w:rFonts w:ascii="Times New Roman" w:hAnsi="Times New Roman"/>
                <w:szCs w:val="22"/>
              </w:rPr>
            </w:pPr>
            <w:r>
              <w:t>varchar</w:t>
            </w:r>
          </w:p>
        </w:tc>
        <w:tc>
          <w:tcPr>
            <w:tcW w:w="709" w:type="dxa"/>
            <w:noWrap w:val="0"/>
            <w:vAlign w:val="center"/>
          </w:tcPr>
          <w:p w14:paraId="0FE11DA3">
            <w:pPr>
              <w:jc w:val="center"/>
              <w:rPr>
                <w:sz w:val="22"/>
                <w:szCs w:val="22"/>
              </w:rPr>
            </w:pPr>
            <w:r>
              <w:rPr>
                <w:sz w:val="22"/>
                <w:szCs w:val="22"/>
              </w:rPr>
              <w:t>20</w:t>
            </w:r>
          </w:p>
        </w:tc>
        <w:tc>
          <w:tcPr>
            <w:tcW w:w="708" w:type="dxa"/>
            <w:noWrap w:val="0"/>
            <w:vAlign w:val="center"/>
          </w:tcPr>
          <w:p w14:paraId="20DF2090">
            <w:pPr>
              <w:jc w:val="center"/>
              <w:rPr>
                <w:sz w:val="22"/>
                <w:szCs w:val="22"/>
              </w:rPr>
            </w:pPr>
            <w:r>
              <w:rPr>
                <w:sz w:val="22"/>
                <w:szCs w:val="22"/>
              </w:rPr>
              <w:t>是</w:t>
            </w:r>
          </w:p>
        </w:tc>
        <w:tc>
          <w:tcPr>
            <w:tcW w:w="1560" w:type="dxa"/>
            <w:noWrap w:val="0"/>
            <w:vAlign w:val="center"/>
          </w:tcPr>
          <w:p w14:paraId="0A3A9FFA">
            <w:pPr>
              <w:jc w:val="center"/>
              <w:rPr>
                <w:sz w:val="22"/>
                <w:szCs w:val="22"/>
              </w:rPr>
            </w:pPr>
          </w:p>
        </w:tc>
      </w:tr>
      <w:tr w14:paraId="596F7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19AC3D5">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884C8A7">
            <w:pPr>
              <w:jc w:val="center"/>
              <w:rPr>
                <w:sz w:val="22"/>
                <w:szCs w:val="22"/>
              </w:rPr>
            </w:pPr>
            <w:r>
              <w:rPr>
                <w:sz w:val="22"/>
                <w:szCs w:val="22"/>
              </w:rPr>
              <w:t>fxnsrlx</w:t>
            </w:r>
          </w:p>
        </w:tc>
        <w:tc>
          <w:tcPr>
            <w:tcW w:w="1843" w:type="dxa"/>
            <w:noWrap w:val="0"/>
            <w:vAlign w:val="center"/>
          </w:tcPr>
          <w:p w14:paraId="39C8A57C">
            <w:pPr>
              <w:jc w:val="center"/>
              <w:rPr>
                <w:sz w:val="22"/>
                <w:szCs w:val="22"/>
              </w:rPr>
            </w:pPr>
            <w:r>
              <w:rPr>
                <w:sz w:val="22"/>
                <w:szCs w:val="22"/>
              </w:rPr>
              <w:t>风险纳税人类型</w:t>
            </w:r>
          </w:p>
        </w:tc>
        <w:tc>
          <w:tcPr>
            <w:tcW w:w="1276" w:type="dxa"/>
            <w:noWrap w:val="0"/>
            <w:vAlign w:val="center"/>
          </w:tcPr>
          <w:p w14:paraId="1E28912A">
            <w:pPr>
              <w:pStyle w:val="30"/>
              <w:bidi w:val="0"/>
              <w:jc w:val="center"/>
              <w:rPr>
                <w:rFonts w:ascii="Times New Roman" w:hAnsi="Times New Roman"/>
                <w:szCs w:val="22"/>
              </w:rPr>
            </w:pPr>
            <w:r>
              <w:t>varchar</w:t>
            </w:r>
          </w:p>
        </w:tc>
        <w:tc>
          <w:tcPr>
            <w:tcW w:w="709" w:type="dxa"/>
            <w:noWrap w:val="0"/>
            <w:vAlign w:val="center"/>
          </w:tcPr>
          <w:p w14:paraId="11C098A6">
            <w:pPr>
              <w:jc w:val="center"/>
              <w:rPr>
                <w:sz w:val="22"/>
                <w:szCs w:val="22"/>
              </w:rPr>
            </w:pPr>
            <w:r>
              <w:rPr>
                <w:sz w:val="22"/>
                <w:szCs w:val="22"/>
              </w:rPr>
              <w:t>2</w:t>
            </w:r>
          </w:p>
        </w:tc>
        <w:tc>
          <w:tcPr>
            <w:tcW w:w="708" w:type="dxa"/>
            <w:noWrap w:val="0"/>
            <w:vAlign w:val="center"/>
          </w:tcPr>
          <w:p w14:paraId="01CE89A8">
            <w:pPr>
              <w:jc w:val="center"/>
              <w:rPr>
                <w:sz w:val="22"/>
                <w:szCs w:val="22"/>
              </w:rPr>
            </w:pPr>
            <w:r>
              <w:rPr>
                <w:sz w:val="22"/>
                <w:szCs w:val="22"/>
              </w:rPr>
              <w:t>否</w:t>
            </w:r>
          </w:p>
        </w:tc>
        <w:tc>
          <w:tcPr>
            <w:tcW w:w="1560" w:type="dxa"/>
            <w:noWrap w:val="0"/>
            <w:vAlign w:val="center"/>
          </w:tcPr>
          <w:p w14:paraId="71708BA9">
            <w:pPr>
              <w:jc w:val="center"/>
              <w:rPr>
                <w:sz w:val="22"/>
                <w:szCs w:val="22"/>
              </w:rPr>
            </w:pPr>
            <w:r>
              <w:rPr>
                <w:sz w:val="22"/>
                <w:szCs w:val="22"/>
              </w:rPr>
              <w:t>空：非风险纳税人</w:t>
            </w:r>
          </w:p>
          <w:p w14:paraId="0CE1059A">
            <w:pPr>
              <w:jc w:val="center"/>
              <w:rPr>
                <w:sz w:val="22"/>
                <w:szCs w:val="22"/>
              </w:rPr>
            </w:pPr>
            <w:r>
              <w:rPr>
                <w:sz w:val="22"/>
                <w:szCs w:val="22"/>
              </w:rPr>
              <w:t>01：Ⅰ类（高风险）纳税人</w:t>
            </w:r>
          </w:p>
          <w:p w14:paraId="5BA3A03C">
            <w:pPr>
              <w:jc w:val="center"/>
              <w:rPr>
                <w:sz w:val="22"/>
                <w:szCs w:val="22"/>
              </w:rPr>
            </w:pPr>
            <w:r>
              <w:rPr>
                <w:sz w:val="22"/>
                <w:szCs w:val="22"/>
              </w:rPr>
              <w:t>02：Ⅱ类（中风险）纳税人</w:t>
            </w:r>
          </w:p>
          <w:p w14:paraId="790E50B6">
            <w:pPr>
              <w:jc w:val="center"/>
              <w:rPr>
                <w:sz w:val="22"/>
                <w:szCs w:val="22"/>
              </w:rPr>
            </w:pPr>
            <w:r>
              <w:rPr>
                <w:sz w:val="22"/>
                <w:szCs w:val="22"/>
              </w:rPr>
              <w:t>03：Ⅲ类（低风险）纳税人</w:t>
            </w:r>
          </w:p>
          <w:p w14:paraId="151AEA0D">
            <w:pPr>
              <w:jc w:val="center"/>
              <w:rPr>
                <w:sz w:val="22"/>
                <w:szCs w:val="22"/>
              </w:rPr>
            </w:pPr>
            <w:r>
              <w:rPr>
                <w:sz w:val="22"/>
                <w:szCs w:val="22"/>
              </w:rPr>
              <w:t>04：Ⅳ类（无风险）纳税人</w:t>
            </w:r>
          </w:p>
        </w:tc>
      </w:tr>
      <w:tr w14:paraId="68C5C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CB2AAF">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118BB8FE">
            <w:pPr>
              <w:jc w:val="center"/>
              <w:rPr>
                <w:sz w:val="22"/>
                <w:szCs w:val="22"/>
              </w:rPr>
            </w:pPr>
            <w:r>
              <w:rPr>
                <w:sz w:val="22"/>
                <w:szCs w:val="22"/>
              </w:rPr>
              <w:t>nsrxydj</w:t>
            </w:r>
          </w:p>
        </w:tc>
        <w:tc>
          <w:tcPr>
            <w:tcW w:w="1843" w:type="dxa"/>
            <w:noWrap w:val="0"/>
            <w:vAlign w:val="center"/>
          </w:tcPr>
          <w:p w14:paraId="70D33547">
            <w:pPr>
              <w:jc w:val="center"/>
              <w:rPr>
                <w:sz w:val="22"/>
                <w:szCs w:val="22"/>
              </w:rPr>
            </w:pPr>
            <w:r>
              <w:rPr>
                <w:sz w:val="22"/>
                <w:szCs w:val="22"/>
              </w:rPr>
              <w:t>纳税人信用等级</w:t>
            </w:r>
          </w:p>
        </w:tc>
        <w:tc>
          <w:tcPr>
            <w:tcW w:w="1276" w:type="dxa"/>
            <w:noWrap w:val="0"/>
            <w:vAlign w:val="center"/>
          </w:tcPr>
          <w:p w14:paraId="7A943BB5">
            <w:pPr>
              <w:pStyle w:val="30"/>
              <w:bidi w:val="0"/>
              <w:jc w:val="center"/>
              <w:rPr>
                <w:rFonts w:ascii="Times New Roman" w:hAnsi="Times New Roman"/>
                <w:szCs w:val="22"/>
              </w:rPr>
            </w:pPr>
            <w:r>
              <w:t>varchar</w:t>
            </w:r>
          </w:p>
        </w:tc>
        <w:tc>
          <w:tcPr>
            <w:tcW w:w="709" w:type="dxa"/>
            <w:noWrap w:val="0"/>
            <w:vAlign w:val="center"/>
          </w:tcPr>
          <w:p w14:paraId="60FA5E87">
            <w:pPr>
              <w:jc w:val="center"/>
              <w:rPr>
                <w:sz w:val="22"/>
                <w:szCs w:val="22"/>
              </w:rPr>
            </w:pPr>
            <w:r>
              <w:rPr>
                <w:kern w:val="0"/>
                <w:szCs w:val="21"/>
              </w:rPr>
              <w:t>20</w:t>
            </w:r>
          </w:p>
        </w:tc>
        <w:tc>
          <w:tcPr>
            <w:tcW w:w="708" w:type="dxa"/>
            <w:noWrap w:val="0"/>
            <w:vAlign w:val="center"/>
          </w:tcPr>
          <w:p w14:paraId="17E08F2E">
            <w:pPr>
              <w:jc w:val="center"/>
              <w:rPr>
                <w:sz w:val="22"/>
                <w:szCs w:val="22"/>
              </w:rPr>
            </w:pPr>
            <w:r>
              <w:rPr>
                <w:sz w:val="22"/>
                <w:szCs w:val="22"/>
              </w:rPr>
              <w:t>是</w:t>
            </w:r>
          </w:p>
        </w:tc>
        <w:tc>
          <w:tcPr>
            <w:tcW w:w="1560" w:type="dxa"/>
            <w:noWrap w:val="0"/>
            <w:vAlign w:val="center"/>
          </w:tcPr>
          <w:p w14:paraId="2CFD7E53">
            <w:pPr>
              <w:jc w:val="center"/>
              <w:rPr>
                <w:sz w:val="22"/>
                <w:szCs w:val="22"/>
              </w:rPr>
            </w:pPr>
            <w:r>
              <w:rPr>
                <w:sz w:val="22"/>
                <w:szCs w:val="22"/>
              </w:rPr>
              <w:t>A</w:t>
            </w:r>
          </w:p>
          <w:p w14:paraId="46918D98">
            <w:pPr>
              <w:jc w:val="center"/>
              <w:rPr>
                <w:sz w:val="22"/>
                <w:szCs w:val="22"/>
              </w:rPr>
            </w:pPr>
            <w:r>
              <w:rPr>
                <w:sz w:val="22"/>
                <w:szCs w:val="22"/>
              </w:rPr>
              <w:t>B</w:t>
            </w:r>
          </w:p>
          <w:p w14:paraId="0FC52BD8">
            <w:pPr>
              <w:jc w:val="center"/>
              <w:rPr>
                <w:sz w:val="22"/>
                <w:szCs w:val="22"/>
              </w:rPr>
            </w:pPr>
            <w:r>
              <w:rPr>
                <w:sz w:val="22"/>
                <w:szCs w:val="22"/>
              </w:rPr>
              <w:t>C</w:t>
            </w:r>
          </w:p>
          <w:p w14:paraId="21A0E4C8">
            <w:pPr>
              <w:jc w:val="center"/>
              <w:rPr>
                <w:sz w:val="22"/>
                <w:szCs w:val="22"/>
              </w:rPr>
            </w:pPr>
            <w:r>
              <w:rPr>
                <w:sz w:val="22"/>
                <w:szCs w:val="22"/>
              </w:rPr>
              <w:t>D</w:t>
            </w:r>
          </w:p>
          <w:p w14:paraId="2CF9B68D">
            <w:pPr>
              <w:jc w:val="center"/>
              <w:rPr>
                <w:sz w:val="22"/>
                <w:szCs w:val="22"/>
              </w:rPr>
            </w:pPr>
            <w:r>
              <w:rPr>
                <w:sz w:val="22"/>
                <w:szCs w:val="22"/>
              </w:rPr>
              <w:t>M</w:t>
            </w:r>
          </w:p>
        </w:tc>
      </w:tr>
      <w:tr w14:paraId="10568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8A8FAE">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8A4ED8C">
            <w:pPr>
              <w:jc w:val="center"/>
              <w:rPr>
                <w:sz w:val="22"/>
                <w:szCs w:val="22"/>
              </w:rPr>
            </w:pPr>
            <w:r>
              <w:rPr>
                <w:sz w:val="22"/>
                <w:szCs w:val="22"/>
              </w:rPr>
              <w:t>nsryjjb</w:t>
            </w:r>
          </w:p>
        </w:tc>
        <w:tc>
          <w:tcPr>
            <w:tcW w:w="1843" w:type="dxa"/>
            <w:noWrap w:val="0"/>
            <w:vAlign w:val="center"/>
          </w:tcPr>
          <w:p w14:paraId="368390D3">
            <w:pPr>
              <w:jc w:val="center"/>
              <w:rPr>
                <w:sz w:val="22"/>
                <w:szCs w:val="22"/>
              </w:rPr>
            </w:pPr>
            <w:r>
              <w:rPr>
                <w:sz w:val="22"/>
                <w:szCs w:val="22"/>
              </w:rPr>
              <w:t>纳税人预警级别</w:t>
            </w:r>
          </w:p>
        </w:tc>
        <w:tc>
          <w:tcPr>
            <w:tcW w:w="1276" w:type="dxa"/>
            <w:noWrap w:val="0"/>
            <w:vAlign w:val="center"/>
          </w:tcPr>
          <w:p w14:paraId="4CCADB76">
            <w:pPr>
              <w:pStyle w:val="30"/>
              <w:bidi w:val="0"/>
              <w:jc w:val="center"/>
              <w:rPr>
                <w:rFonts w:ascii="Times New Roman" w:hAnsi="Times New Roman"/>
                <w:szCs w:val="22"/>
              </w:rPr>
            </w:pPr>
            <w:r>
              <w:t>varchar</w:t>
            </w:r>
          </w:p>
        </w:tc>
        <w:tc>
          <w:tcPr>
            <w:tcW w:w="709" w:type="dxa"/>
            <w:noWrap w:val="0"/>
            <w:vAlign w:val="center"/>
          </w:tcPr>
          <w:p w14:paraId="229CDBD5">
            <w:pPr>
              <w:jc w:val="center"/>
              <w:rPr>
                <w:sz w:val="22"/>
                <w:szCs w:val="22"/>
              </w:rPr>
            </w:pPr>
            <w:r>
              <w:rPr>
                <w:sz w:val="22"/>
                <w:szCs w:val="22"/>
              </w:rPr>
              <w:t>1</w:t>
            </w:r>
          </w:p>
        </w:tc>
        <w:tc>
          <w:tcPr>
            <w:tcW w:w="708" w:type="dxa"/>
            <w:noWrap w:val="0"/>
            <w:vAlign w:val="center"/>
          </w:tcPr>
          <w:p w14:paraId="42DF712B">
            <w:pPr>
              <w:jc w:val="center"/>
              <w:rPr>
                <w:sz w:val="22"/>
                <w:szCs w:val="22"/>
              </w:rPr>
            </w:pPr>
            <w:r>
              <w:rPr>
                <w:sz w:val="22"/>
                <w:szCs w:val="22"/>
              </w:rPr>
              <w:t>否</w:t>
            </w:r>
          </w:p>
        </w:tc>
        <w:tc>
          <w:tcPr>
            <w:tcW w:w="1560" w:type="dxa"/>
            <w:noWrap w:val="0"/>
            <w:vAlign w:val="center"/>
          </w:tcPr>
          <w:p w14:paraId="113A1191">
            <w:pPr>
              <w:jc w:val="center"/>
              <w:rPr>
                <w:sz w:val="22"/>
                <w:szCs w:val="22"/>
              </w:rPr>
            </w:pPr>
            <w:r>
              <w:rPr>
                <w:sz w:val="22"/>
                <w:szCs w:val="22"/>
              </w:rPr>
              <w:t>空：无预警</w:t>
            </w:r>
          </w:p>
          <w:p w14:paraId="4C8BFD08">
            <w:pPr>
              <w:jc w:val="center"/>
              <w:rPr>
                <w:sz w:val="22"/>
                <w:szCs w:val="22"/>
              </w:rPr>
            </w:pPr>
            <w:r>
              <w:rPr>
                <w:sz w:val="22"/>
                <w:szCs w:val="22"/>
              </w:rPr>
              <w:t>01：红色预警</w:t>
            </w:r>
          </w:p>
          <w:p w14:paraId="45E8F834">
            <w:pPr>
              <w:jc w:val="center"/>
              <w:rPr>
                <w:sz w:val="22"/>
                <w:szCs w:val="22"/>
              </w:rPr>
            </w:pPr>
            <w:r>
              <w:rPr>
                <w:sz w:val="22"/>
                <w:szCs w:val="22"/>
              </w:rPr>
              <w:t>02：黄色预警</w:t>
            </w:r>
          </w:p>
          <w:p w14:paraId="799F74FE">
            <w:pPr>
              <w:jc w:val="center"/>
              <w:rPr>
                <w:sz w:val="22"/>
                <w:szCs w:val="22"/>
              </w:rPr>
            </w:pPr>
            <w:r>
              <w:rPr>
                <w:sz w:val="22"/>
                <w:szCs w:val="22"/>
              </w:rPr>
              <w:t>03：蓝色预警</w:t>
            </w:r>
          </w:p>
        </w:tc>
      </w:tr>
      <w:tr w14:paraId="5A12E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31B80C">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0E75F03">
            <w:pPr>
              <w:jc w:val="center"/>
              <w:rPr>
                <w:sz w:val="22"/>
                <w:szCs w:val="22"/>
              </w:rPr>
            </w:pPr>
            <w:r>
              <w:rPr>
                <w:sz w:val="22"/>
                <w:szCs w:val="22"/>
              </w:rPr>
              <w:t>fxnsrbz</w:t>
            </w:r>
          </w:p>
        </w:tc>
        <w:tc>
          <w:tcPr>
            <w:tcW w:w="1843" w:type="dxa"/>
            <w:noWrap w:val="0"/>
            <w:vAlign w:val="center"/>
          </w:tcPr>
          <w:p w14:paraId="651E3C2D">
            <w:pPr>
              <w:jc w:val="center"/>
              <w:rPr>
                <w:sz w:val="22"/>
                <w:szCs w:val="22"/>
              </w:rPr>
            </w:pPr>
            <w:r>
              <w:rPr>
                <w:sz w:val="22"/>
                <w:szCs w:val="22"/>
              </w:rPr>
              <w:t>风险纳税人标志</w:t>
            </w:r>
          </w:p>
        </w:tc>
        <w:tc>
          <w:tcPr>
            <w:tcW w:w="1276" w:type="dxa"/>
            <w:noWrap w:val="0"/>
            <w:vAlign w:val="center"/>
          </w:tcPr>
          <w:p w14:paraId="7E158B76">
            <w:pPr>
              <w:pStyle w:val="30"/>
              <w:bidi w:val="0"/>
              <w:jc w:val="center"/>
              <w:rPr>
                <w:rFonts w:ascii="Times New Roman" w:hAnsi="Times New Roman"/>
                <w:szCs w:val="22"/>
              </w:rPr>
            </w:pPr>
            <w:r>
              <w:t>varchar</w:t>
            </w:r>
          </w:p>
        </w:tc>
        <w:tc>
          <w:tcPr>
            <w:tcW w:w="709" w:type="dxa"/>
            <w:noWrap w:val="0"/>
            <w:vAlign w:val="center"/>
          </w:tcPr>
          <w:p w14:paraId="5A0EEC98">
            <w:pPr>
              <w:jc w:val="center"/>
              <w:rPr>
                <w:sz w:val="22"/>
                <w:szCs w:val="22"/>
              </w:rPr>
            </w:pPr>
            <w:r>
              <w:rPr>
                <w:sz w:val="22"/>
                <w:szCs w:val="22"/>
              </w:rPr>
              <w:t>1</w:t>
            </w:r>
          </w:p>
        </w:tc>
        <w:tc>
          <w:tcPr>
            <w:tcW w:w="708" w:type="dxa"/>
            <w:noWrap w:val="0"/>
            <w:vAlign w:val="center"/>
          </w:tcPr>
          <w:p w14:paraId="0275D64B">
            <w:pPr>
              <w:jc w:val="center"/>
              <w:rPr>
                <w:sz w:val="22"/>
                <w:szCs w:val="22"/>
              </w:rPr>
            </w:pPr>
            <w:r>
              <w:rPr>
                <w:sz w:val="22"/>
                <w:szCs w:val="22"/>
              </w:rPr>
              <w:t>是</w:t>
            </w:r>
          </w:p>
        </w:tc>
        <w:tc>
          <w:tcPr>
            <w:tcW w:w="1560" w:type="dxa"/>
            <w:noWrap w:val="0"/>
            <w:vAlign w:val="center"/>
          </w:tcPr>
          <w:p w14:paraId="23EF5082">
            <w:pPr>
              <w:jc w:val="center"/>
              <w:rPr>
                <w:sz w:val="22"/>
                <w:szCs w:val="22"/>
              </w:rPr>
            </w:pPr>
            <w:r>
              <w:rPr>
                <w:sz w:val="22"/>
                <w:szCs w:val="22"/>
              </w:rPr>
              <w:t>Y：风险纳税人N：正常纳税人</w:t>
            </w:r>
          </w:p>
        </w:tc>
      </w:tr>
    </w:tbl>
    <w:p w14:paraId="7314ADE4">
      <w:pPr>
        <w:pStyle w:val="6"/>
        <w:bidi w:val="0"/>
      </w:pPr>
      <w:bookmarkStart w:id="325" w:name="_Toc12102"/>
      <w:bookmarkStart w:id="326" w:name="_Toc26242"/>
      <w:r>
        <w:t>5.6返回报文示例</w:t>
      </w:r>
      <w:bookmarkEnd w:id="325"/>
      <w:bookmarkEnd w:id="326"/>
      <w:r>
        <w:t xml:space="preserve"> </w:t>
      </w:r>
    </w:p>
    <w:p w14:paraId="5E916C2F">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0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514828">
            <w:pPr>
              <w:bidi w:val="0"/>
            </w:pPr>
            <w:r>
              <w:t>{</w:t>
            </w:r>
          </w:p>
          <w:p w14:paraId="363C10C7">
            <w:pPr>
              <w:bidi w:val="0"/>
            </w:pPr>
            <w:r>
              <w:tab/>
            </w:r>
            <w:r>
              <w:t>"Response":{</w:t>
            </w:r>
          </w:p>
          <w:p w14:paraId="339A6BAA">
            <w:pPr>
              <w:bidi w:val="0"/>
            </w:pPr>
            <w:r>
              <w:tab/>
            </w:r>
            <w:r>
              <w:tab/>
            </w:r>
            <w:r>
              <w:t>"RequestId": "16位随机数字和字母组合",</w:t>
            </w:r>
          </w:p>
          <w:p w14:paraId="740CA0E0">
            <w:pPr>
              <w:bidi w:val="0"/>
            </w:pPr>
            <w:r>
              <w:tab/>
            </w:r>
            <w:r>
              <w:tab/>
            </w:r>
            <w:r>
              <w:t>"Data":{</w:t>
            </w:r>
          </w:p>
          <w:p w14:paraId="76068F75">
            <w:pPr>
              <w:bidi w:val="0"/>
            </w:pPr>
            <w:r>
              <w:tab/>
            </w:r>
            <w:r>
              <w:tab/>
            </w:r>
            <w:r>
              <w:tab/>
            </w:r>
            <w:r>
              <w:t>"returncode": "00",</w:t>
            </w:r>
          </w:p>
          <w:p w14:paraId="3079CEAB">
            <w:pPr>
              <w:bidi w:val="0"/>
            </w:pPr>
            <w:r>
              <w:tab/>
            </w:r>
            <w:r>
              <w:tab/>
            </w:r>
            <w:r>
              <w:tab/>
            </w:r>
            <w:r>
              <w:t>"returnmsg": "成功",</w:t>
            </w:r>
          </w:p>
          <w:p w14:paraId="2CC0F113">
            <w:pPr>
              <w:bidi w:val="0"/>
            </w:pPr>
            <w:r>
              <w:tab/>
            </w:r>
            <w:r>
              <w:tab/>
            </w:r>
            <w:r>
              <w:tab/>
            </w:r>
            <w:r>
              <w:t>"nsrsbh": "纳税人识别号/统一社会信用代码",</w:t>
            </w:r>
          </w:p>
          <w:p w14:paraId="34A38B39">
            <w:pPr>
              <w:bidi w:val="0"/>
            </w:pPr>
            <w:r>
              <w:tab/>
            </w:r>
            <w:r>
              <w:tab/>
            </w:r>
            <w:r>
              <w:tab/>
            </w:r>
            <w:r>
              <w:t>"fxnsrlx": "风险纳税人类型",</w:t>
            </w:r>
          </w:p>
          <w:p w14:paraId="0F315105">
            <w:pPr>
              <w:bidi w:val="0"/>
            </w:pPr>
            <w:r>
              <w:tab/>
            </w:r>
            <w:r>
              <w:tab/>
            </w:r>
            <w:r>
              <w:tab/>
            </w:r>
            <w:r>
              <w:t>"nsrxydj": "纳税人信用等级",</w:t>
            </w:r>
          </w:p>
          <w:p w14:paraId="1CCFDB04">
            <w:pPr>
              <w:bidi w:val="0"/>
            </w:pPr>
            <w:r>
              <w:tab/>
            </w:r>
            <w:r>
              <w:tab/>
            </w:r>
            <w:r>
              <w:tab/>
            </w:r>
            <w:r>
              <w:t>"nsryjjb": "纳税人预警级别",</w:t>
            </w:r>
          </w:p>
          <w:p w14:paraId="76E55955">
            <w:pPr>
              <w:bidi w:val="0"/>
            </w:pPr>
            <w:r>
              <w:tab/>
            </w:r>
            <w:r>
              <w:tab/>
            </w:r>
            <w:r>
              <w:tab/>
            </w:r>
            <w:r>
              <w:t>"fxnsrbz": "风险纳税人标志"</w:t>
            </w:r>
          </w:p>
          <w:p w14:paraId="54D2A35A">
            <w:pPr>
              <w:bidi w:val="0"/>
            </w:pPr>
            <w:r>
              <w:tab/>
            </w:r>
            <w:r>
              <w:tab/>
            </w:r>
            <w:r>
              <w:t>}</w:t>
            </w:r>
          </w:p>
          <w:p w14:paraId="60AEBDD2">
            <w:pPr>
              <w:bidi w:val="0"/>
            </w:pPr>
            <w:r>
              <w:tab/>
            </w:r>
            <w:r>
              <w:t>}</w:t>
            </w:r>
          </w:p>
          <w:p w14:paraId="5AC60317">
            <w:pPr>
              <w:bidi w:val="0"/>
            </w:pPr>
            <w:r>
              <w:t>}</w:t>
            </w:r>
          </w:p>
        </w:tc>
      </w:tr>
    </w:tbl>
    <w:p w14:paraId="4587C7A1">
      <w:pPr>
        <w:pStyle w:val="5"/>
        <w:rPr>
          <w:vertAlign w:val="baseline"/>
        </w:rPr>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B5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1FD4FC">
            <w:pPr>
              <w:bidi w:val="0"/>
            </w:pPr>
            <w:r>
              <w:t>{</w:t>
            </w:r>
          </w:p>
          <w:p w14:paraId="705F1BCC">
            <w:pPr>
              <w:bidi w:val="0"/>
            </w:pPr>
            <w:r>
              <w:tab/>
            </w:r>
            <w:r>
              <w:t>"Response":{</w:t>
            </w:r>
          </w:p>
          <w:p w14:paraId="04C0D688">
            <w:pPr>
              <w:bidi w:val="0"/>
            </w:pPr>
            <w:r>
              <w:tab/>
            </w:r>
            <w:r>
              <w:tab/>
            </w:r>
            <w:r>
              <w:t>"RequestId": "16位随机数字和字母组合",</w:t>
            </w:r>
          </w:p>
          <w:p w14:paraId="3FA5556C">
            <w:pPr>
              <w:bidi w:val="0"/>
            </w:pPr>
            <w:r>
              <w:tab/>
            </w:r>
            <w:r>
              <w:tab/>
            </w:r>
            <w:r>
              <w:t>"Error":{</w:t>
            </w:r>
          </w:p>
          <w:p w14:paraId="3607C786">
            <w:pPr>
              <w:bidi w:val="0"/>
            </w:pPr>
            <w:r>
              <w:tab/>
            </w:r>
            <w:r>
              <w:tab/>
            </w:r>
            <w:r>
              <w:tab/>
            </w:r>
            <w:r>
              <w:t>"Code": "01”,</w:t>
            </w:r>
          </w:p>
          <w:p w14:paraId="30E60C92">
            <w:pPr>
              <w:bidi w:val="0"/>
            </w:pPr>
            <w:r>
              <w:tab/>
            </w:r>
            <w:r>
              <w:tab/>
            </w:r>
            <w:r>
              <w:tab/>
            </w:r>
            <w:r>
              <w:t>"Message": "错误说明"</w:t>
            </w:r>
          </w:p>
          <w:p w14:paraId="14D7C6C7">
            <w:pPr>
              <w:bidi w:val="0"/>
            </w:pPr>
            <w:r>
              <w:t>}</w:t>
            </w:r>
          </w:p>
          <w:p w14:paraId="51015A3C">
            <w:pPr>
              <w:bidi w:val="0"/>
            </w:pPr>
            <w:r>
              <w:tab/>
            </w:r>
            <w:r>
              <w:t>}</w:t>
            </w:r>
          </w:p>
          <w:p w14:paraId="0ABF3445">
            <w:pPr>
              <w:bidi w:val="0"/>
            </w:pPr>
            <w:r>
              <w:t>}</w:t>
            </w:r>
          </w:p>
        </w:tc>
      </w:tr>
    </w:tbl>
    <w:p w14:paraId="6CD6F32B">
      <w:pPr>
        <w:pStyle w:val="4"/>
        <w:bidi w:val="0"/>
        <w:rPr>
          <w:rFonts w:hint="default"/>
        </w:rPr>
      </w:pPr>
      <w:bookmarkStart w:id="327" w:name="_Toc23110"/>
      <w:bookmarkStart w:id="328" w:name="_Toc26845"/>
      <w:bookmarkStart w:id="329" w:name="_Toc30331"/>
      <w:r>
        <w:rPr>
          <w:rFonts w:hint="default"/>
        </w:rPr>
        <w:t>6.查询纳税人基本信息</w:t>
      </w:r>
      <w:bookmarkEnd w:id="327"/>
      <w:bookmarkEnd w:id="328"/>
      <w:bookmarkEnd w:id="329"/>
    </w:p>
    <w:p w14:paraId="70251A5C">
      <w:pPr>
        <w:pStyle w:val="6"/>
        <w:bidi w:val="0"/>
      </w:pPr>
      <w:bookmarkStart w:id="330" w:name="_Toc28508"/>
      <w:bookmarkStart w:id="331" w:name="_Toc11669"/>
      <w:r>
        <w:t>6.1接口说明</w:t>
      </w:r>
      <w:bookmarkEnd w:id="330"/>
      <w:bookmarkEnd w:id="331"/>
    </w:p>
    <w:p w14:paraId="3B5D17F5">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6171C7B7">
      <w:pPr>
        <w:pStyle w:val="6"/>
        <w:bidi w:val="0"/>
      </w:pPr>
      <w:bookmarkStart w:id="332" w:name="_Toc99"/>
      <w:bookmarkStart w:id="333" w:name="_Toc26343"/>
      <w:r>
        <w:t>6.2请求方式</w:t>
      </w:r>
      <w:bookmarkEnd w:id="332"/>
      <w:bookmarkEnd w:id="333"/>
    </w:p>
    <w:p w14:paraId="1A60A7A9">
      <w:pPr>
        <w:pStyle w:val="5"/>
        <w:ind w:firstLine="0"/>
      </w:pPr>
      <w:r>
        <w:t>请求方式为POST</w:t>
      </w:r>
    </w:p>
    <w:p w14:paraId="6B6156C2">
      <w:pPr>
        <w:pStyle w:val="5"/>
        <w:bidi w:val="0"/>
      </w:pPr>
      <w:r>
        <w:rPr>
          <w:rFonts w:hint="eastAsia"/>
        </w:rPr>
        <w:t>●</w:t>
      </w:r>
      <w:r>
        <w:rPr>
          <w:rFonts w:hint="default"/>
          <w:lang w:val="en-US"/>
        </w:rPr>
        <w:t xml:space="preserve"> </w:t>
      </w:r>
      <w:r>
        <w:t>path 指该参数为路径参数</w:t>
      </w:r>
    </w:p>
    <w:p w14:paraId="1E361685">
      <w:pPr>
        <w:pStyle w:val="5"/>
        <w:bidi w:val="0"/>
      </w:pPr>
      <w:r>
        <w:rPr>
          <w:rFonts w:hint="eastAsia"/>
        </w:rPr>
        <w:t>●</w:t>
      </w:r>
      <w:r>
        <w:rPr>
          <w:rFonts w:hint="default"/>
          <w:lang w:val="en-US"/>
        </w:rPr>
        <w:t xml:space="preserve"> </w:t>
      </w:r>
      <w:r>
        <w:t>query 指该参数需在请求URL传参</w:t>
      </w:r>
    </w:p>
    <w:p w14:paraId="040D536E">
      <w:pPr>
        <w:pStyle w:val="5"/>
        <w:bidi w:val="0"/>
      </w:pPr>
      <w:r>
        <w:rPr>
          <w:rFonts w:hint="eastAsia"/>
        </w:rPr>
        <w:t>●</w:t>
      </w:r>
      <w:r>
        <w:rPr>
          <w:rFonts w:hint="default"/>
          <w:lang w:val="en-US"/>
        </w:rPr>
        <w:t xml:space="preserve"> </w:t>
      </w:r>
      <w:r>
        <w:t>body 指该参数需在请求JSON传参</w:t>
      </w:r>
    </w:p>
    <w:p w14:paraId="6D241D70">
      <w:pPr>
        <w:pStyle w:val="6"/>
        <w:bidi w:val="0"/>
      </w:pPr>
      <w:bookmarkStart w:id="334" w:name="_Toc1229"/>
      <w:bookmarkStart w:id="335" w:name="_Toc1041"/>
      <w:r>
        <w:t>6.3公共参数</w:t>
      </w:r>
      <w:bookmarkEnd w:id="334"/>
      <w:bookmarkEnd w:id="33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4E6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38514CD">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CC8A652">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EB7FE17">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EABDF62">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1DD11101">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D6EDF9C">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8FEAACA">
            <w:pPr>
              <w:pStyle w:val="29"/>
              <w:bidi w:val="0"/>
            </w:pPr>
            <w:r>
              <w:t>说明</w:t>
            </w:r>
          </w:p>
        </w:tc>
      </w:tr>
      <w:tr w14:paraId="297430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679C351">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67BDD62C">
            <w:pPr>
              <w:pStyle w:val="30"/>
              <w:bidi w:val="0"/>
            </w:pPr>
            <w:r>
              <w:t>nsrsbh</w:t>
            </w:r>
          </w:p>
        </w:tc>
        <w:tc>
          <w:tcPr>
            <w:tcW w:w="1087" w:type="pct"/>
            <w:tcBorders>
              <w:top w:val="single" w:color="auto" w:sz="6" w:space="0"/>
            </w:tcBorders>
            <w:noWrap w:val="0"/>
            <w:vAlign w:val="center"/>
          </w:tcPr>
          <w:p w14:paraId="751F1935">
            <w:pPr>
              <w:pStyle w:val="30"/>
              <w:bidi w:val="0"/>
            </w:pPr>
            <w:r>
              <w:t>纳税人识别号/统一社会信用代码</w:t>
            </w:r>
          </w:p>
        </w:tc>
        <w:tc>
          <w:tcPr>
            <w:tcW w:w="753" w:type="pct"/>
            <w:tcBorders>
              <w:top w:val="single" w:color="auto" w:sz="6" w:space="0"/>
            </w:tcBorders>
            <w:noWrap w:val="0"/>
            <w:vAlign w:val="center"/>
          </w:tcPr>
          <w:p w14:paraId="3F369C09">
            <w:pPr>
              <w:pStyle w:val="30"/>
              <w:bidi w:val="0"/>
            </w:pPr>
            <w:r>
              <w:t>varchar</w:t>
            </w:r>
          </w:p>
        </w:tc>
        <w:tc>
          <w:tcPr>
            <w:tcW w:w="418" w:type="pct"/>
            <w:tcBorders>
              <w:top w:val="single" w:color="auto" w:sz="6" w:space="0"/>
            </w:tcBorders>
            <w:noWrap w:val="0"/>
            <w:vAlign w:val="center"/>
          </w:tcPr>
          <w:p w14:paraId="34361B37">
            <w:pPr>
              <w:pStyle w:val="30"/>
              <w:bidi w:val="0"/>
            </w:pPr>
            <w:r>
              <w:t>20</w:t>
            </w:r>
          </w:p>
        </w:tc>
        <w:tc>
          <w:tcPr>
            <w:tcW w:w="417" w:type="pct"/>
            <w:tcBorders>
              <w:top w:val="single" w:color="auto" w:sz="6" w:space="0"/>
            </w:tcBorders>
            <w:noWrap w:val="0"/>
            <w:vAlign w:val="center"/>
          </w:tcPr>
          <w:p w14:paraId="53CAD848">
            <w:pPr>
              <w:pStyle w:val="30"/>
              <w:bidi w:val="0"/>
            </w:pPr>
            <w:r>
              <w:t>是</w:t>
            </w:r>
          </w:p>
        </w:tc>
        <w:tc>
          <w:tcPr>
            <w:tcW w:w="920" w:type="pct"/>
            <w:tcBorders>
              <w:top w:val="single" w:color="auto" w:sz="6" w:space="0"/>
            </w:tcBorders>
            <w:noWrap w:val="0"/>
            <w:vAlign w:val="center"/>
          </w:tcPr>
          <w:p w14:paraId="4CFF6640">
            <w:pPr>
              <w:pStyle w:val="30"/>
              <w:bidi w:val="0"/>
            </w:pPr>
            <w:r>
              <w:t>开票纳税人识别号/统一社会信用代码</w:t>
            </w:r>
          </w:p>
        </w:tc>
      </w:tr>
    </w:tbl>
    <w:p w14:paraId="2CDFDECC">
      <w:pPr>
        <w:pStyle w:val="6"/>
        <w:bidi w:val="0"/>
      </w:pPr>
      <w:bookmarkStart w:id="336" w:name="_Toc8708"/>
      <w:bookmarkStart w:id="337" w:name="_Toc26785"/>
      <w:r>
        <w:t>6.4请求报文示例</w:t>
      </w:r>
      <w:bookmarkEnd w:id="336"/>
      <w:bookmarkEnd w:id="33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60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DCE801">
            <w:pPr>
              <w:bidi w:val="0"/>
            </w:pPr>
            <w:r>
              <w:t>{</w:t>
            </w:r>
          </w:p>
          <w:p w14:paraId="150BA49D">
            <w:pPr>
              <w:bidi w:val="0"/>
            </w:pPr>
            <w:r>
              <w:tab/>
            </w:r>
            <w:r>
              <w:t>"nsrsbh": "纳税人识别号/统一社会信用代码"</w:t>
            </w:r>
          </w:p>
          <w:p w14:paraId="7BF4737B">
            <w:pPr>
              <w:bidi w:val="0"/>
            </w:pPr>
            <w:r>
              <w:t>}</w:t>
            </w:r>
          </w:p>
        </w:tc>
      </w:tr>
    </w:tbl>
    <w:p w14:paraId="1C83B661">
      <w:pPr>
        <w:pStyle w:val="6"/>
        <w:bidi w:val="0"/>
      </w:pPr>
      <w:bookmarkStart w:id="338" w:name="_Toc28791"/>
      <w:bookmarkStart w:id="339" w:name="_Toc10286"/>
      <w:r>
        <w:t>6.5返回参数</w:t>
      </w:r>
      <w:bookmarkEnd w:id="338"/>
      <w:bookmarkEnd w:id="33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36ABC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913FE1">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B3DB6BD">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4DFC61D">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9EBA39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08A06A8">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84423D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7F026D18">
            <w:pPr>
              <w:pStyle w:val="29"/>
              <w:bidi w:val="0"/>
            </w:pPr>
            <w:r>
              <w:t>说明</w:t>
            </w:r>
          </w:p>
        </w:tc>
      </w:tr>
      <w:tr w14:paraId="6F908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D993DD">
            <w:pPr>
              <w:pStyle w:val="30"/>
              <w:bidi w:val="0"/>
            </w:pPr>
            <w:r>
              <w:rPr>
                <w:rFonts w:hint="default"/>
                <w:lang w:val="en-US" w:eastAsia="zh-CN"/>
              </w:rPr>
              <w:t>1</w:t>
            </w:r>
          </w:p>
        </w:tc>
        <w:tc>
          <w:tcPr>
            <w:tcW w:w="1004" w:type="pct"/>
            <w:noWrap w:val="0"/>
            <w:vAlign w:val="center"/>
          </w:tcPr>
          <w:p w14:paraId="33F62338">
            <w:pPr>
              <w:pStyle w:val="30"/>
              <w:bidi w:val="0"/>
            </w:pPr>
            <w:r>
              <w:t>returncode</w:t>
            </w:r>
          </w:p>
        </w:tc>
        <w:tc>
          <w:tcPr>
            <w:tcW w:w="1087" w:type="pct"/>
            <w:noWrap w:val="0"/>
            <w:vAlign w:val="center"/>
          </w:tcPr>
          <w:p w14:paraId="04966CAE">
            <w:pPr>
              <w:pStyle w:val="30"/>
              <w:bidi w:val="0"/>
            </w:pPr>
            <w:r>
              <w:t>返回码</w:t>
            </w:r>
          </w:p>
        </w:tc>
        <w:tc>
          <w:tcPr>
            <w:tcW w:w="753" w:type="pct"/>
            <w:noWrap w:val="0"/>
            <w:vAlign w:val="center"/>
          </w:tcPr>
          <w:p w14:paraId="38DE666E">
            <w:pPr>
              <w:pStyle w:val="30"/>
              <w:bidi w:val="0"/>
            </w:pPr>
            <w:r>
              <w:t>varchar</w:t>
            </w:r>
          </w:p>
        </w:tc>
        <w:tc>
          <w:tcPr>
            <w:tcW w:w="418" w:type="pct"/>
            <w:noWrap w:val="0"/>
            <w:vAlign w:val="center"/>
          </w:tcPr>
          <w:p w14:paraId="6E0AE079">
            <w:pPr>
              <w:pStyle w:val="30"/>
              <w:bidi w:val="0"/>
            </w:pPr>
            <w:r>
              <w:t>2</w:t>
            </w:r>
          </w:p>
        </w:tc>
        <w:tc>
          <w:tcPr>
            <w:tcW w:w="417" w:type="pct"/>
            <w:noWrap w:val="0"/>
            <w:vAlign w:val="center"/>
          </w:tcPr>
          <w:p w14:paraId="3A75C0B0">
            <w:pPr>
              <w:pStyle w:val="30"/>
              <w:bidi w:val="0"/>
            </w:pPr>
            <w:r>
              <w:t>是</w:t>
            </w:r>
          </w:p>
        </w:tc>
        <w:tc>
          <w:tcPr>
            <w:tcW w:w="920" w:type="pct"/>
            <w:noWrap w:val="0"/>
            <w:vAlign w:val="center"/>
          </w:tcPr>
          <w:p w14:paraId="057616B8">
            <w:pPr>
              <w:pStyle w:val="30"/>
              <w:bidi w:val="0"/>
            </w:pPr>
            <w:r>
              <w:t>00：成功</w:t>
            </w:r>
          </w:p>
          <w:p w14:paraId="3DCCE916">
            <w:pPr>
              <w:pStyle w:val="30"/>
              <w:bidi w:val="0"/>
            </w:pPr>
            <w:r>
              <w:t>其它：失败</w:t>
            </w:r>
          </w:p>
        </w:tc>
      </w:tr>
      <w:tr w14:paraId="11684C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867F">
            <w:pPr>
              <w:pStyle w:val="30"/>
              <w:bidi w:val="0"/>
            </w:pPr>
            <w:r>
              <w:rPr>
                <w:rFonts w:hint="default"/>
                <w:lang w:val="en-US" w:eastAsia="zh-CN"/>
              </w:rPr>
              <w:t>2</w:t>
            </w:r>
          </w:p>
        </w:tc>
        <w:tc>
          <w:tcPr>
            <w:tcW w:w="1004" w:type="pct"/>
            <w:noWrap w:val="0"/>
            <w:vAlign w:val="center"/>
          </w:tcPr>
          <w:p w14:paraId="74404CB1">
            <w:pPr>
              <w:pStyle w:val="30"/>
              <w:bidi w:val="0"/>
            </w:pPr>
            <w:r>
              <w:t>returnmsg</w:t>
            </w:r>
          </w:p>
        </w:tc>
        <w:tc>
          <w:tcPr>
            <w:tcW w:w="1087" w:type="pct"/>
            <w:noWrap w:val="0"/>
            <w:vAlign w:val="center"/>
          </w:tcPr>
          <w:p w14:paraId="63D89C3D">
            <w:pPr>
              <w:pStyle w:val="30"/>
              <w:bidi w:val="0"/>
            </w:pPr>
            <w:r>
              <w:t>返回信息</w:t>
            </w:r>
          </w:p>
        </w:tc>
        <w:tc>
          <w:tcPr>
            <w:tcW w:w="753" w:type="pct"/>
            <w:noWrap w:val="0"/>
            <w:vAlign w:val="center"/>
          </w:tcPr>
          <w:p w14:paraId="6FE9F816">
            <w:pPr>
              <w:pStyle w:val="30"/>
              <w:bidi w:val="0"/>
            </w:pPr>
            <w:r>
              <w:t>varchar</w:t>
            </w:r>
          </w:p>
        </w:tc>
        <w:tc>
          <w:tcPr>
            <w:tcW w:w="418" w:type="pct"/>
            <w:noWrap w:val="0"/>
            <w:vAlign w:val="center"/>
          </w:tcPr>
          <w:p w14:paraId="7FEE7A77">
            <w:pPr>
              <w:pStyle w:val="30"/>
              <w:bidi w:val="0"/>
            </w:pPr>
            <w:r>
              <w:t>2000</w:t>
            </w:r>
          </w:p>
        </w:tc>
        <w:tc>
          <w:tcPr>
            <w:tcW w:w="417" w:type="pct"/>
            <w:noWrap w:val="0"/>
            <w:vAlign w:val="center"/>
          </w:tcPr>
          <w:p w14:paraId="31939FC1">
            <w:pPr>
              <w:pStyle w:val="30"/>
              <w:bidi w:val="0"/>
            </w:pPr>
            <w:r>
              <w:t>否</w:t>
            </w:r>
          </w:p>
        </w:tc>
        <w:tc>
          <w:tcPr>
            <w:tcW w:w="920" w:type="pct"/>
            <w:noWrap w:val="0"/>
            <w:vAlign w:val="center"/>
          </w:tcPr>
          <w:p w14:paraId="40F510FD">
            <w:pPr>
              <w:pStyle w:val="30"/>
              <w:bidi w:val="0"/>
            </w:pPr>
            <w:r>
              <w:t>错误信息说明</w:t>
            </w:r>
          </w:p>
        </w:tc>
      </w:tr>
      <w:tr w14:paraId="4FDF7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621E1">
            <w:pPr>
              <w:pStyle w:val="30"/>
              <w:bidi w:val="0"/>
            </w:pPr>
            <w:r>
              <w:rPr>
                <w:rFonts w:hint="default"/>
                <w:lang w:val="en-US" w:eastAsia="zh-CN"/>
              </w:rPr>
              <w:t>3</w:t>
            </w:r>
          </w:p>
        </w:tc>
        <w:tc>
          <w:tcPr>
            <w:tcW w:w="1004" w:type="pct"/>
            <w:noWrap w:val="0"/>
            <w:vAlign w:val="center"/>
          </w:tcPr>
          <w:p w14:paraId="1382DDDC">
            <w:pPr>
              <w:pStyle w:val="30"/>
              <w:bidi w:val="0"/>
            </w:pPr>
            <w:r>
              <w:t>nsrsbh</w:t>
            </w:r>
          </w:p>
        </w:tc>
        <w:tc>
          <w:tcPr>
            <w:tcW w:w="1087" w:type="pct"/>
            <w:noWrap w:val="0"/>
            <w:vAlign w:val="center"/>
          </w:tcPr>
          <w:p w14:paraId="33878CFA">
            <w:pPr>
              <w:pStyle w:val="30"/>
              <w:bidi w:val="0"/>
            </w:pPr>
            <w:r>
              <w:t>纳税人识别号/统一社会信用代码</w:t>
            </w:r>
          </w:p>
        </w:tc>
        <w:tc>
          <w:tcPr>
            <w:tcW w:w="753" w:type="pct"/>
            <w:noWrap w:val="0"/>
            <w:vAlign w:val="center"/>
          </w:tcPr>
          <w:p w14:paraId="68042D82">
            <w:pPr>
              <w:pStyle w:val="30"/>
              <w:bidi w:val="0"/>
            </w:pPr>
            <w:r>
              <w:t>varchar</w:t>
            </w:r>
          </w:p>
        </w:tc>
        <w:tc>
          <w:tcPr>
            <w:tcW w:w="418" w:type="pct"/>
            <w:noWrap w:val="0"/>
            <w:vAlign w:val="center"/>
          </w:tcPr>
          <w:p w14:paraId="5F6CF6FA">
            <w:pPr>
              <w:pStyle w:val="30"/>
              <w:bidi w:val="0"/>
            </w:pPr>
            <w:r>
              <w:t>20</w:t>
            </w:r>
          </w:p>
        </w:tc>
        <w:tc>
          <w:tcPr>
            <w:tcW w:w="417" w:type="pct"/>
            <w:noWrap w:val="0"/>
            <w:vAlign w:val="center"/>
          </w:tcPr>
          <w:p w14:paraId="5831C291">
            <w:pPr>
              <w:pStyle w:val="30"/>
              <w:bidi w:val="0"/>
            </w:pPr>
            <w:r>
              <w:t>是</w:t>
            </w:r>
          </w:p>
        </w:tc>
        <w:tc>
          <w:tcPr>
            <w:tcW w:w="920" w:type="pct"/>
            <w:noWrap w:val="0"/>
            <w:vAlign w:val="center"/>
          </w:tcPr>
          <w:p w14:paraId="166DFD71">
            <w:pPr>
              <w:pStyle w:val="30"/>
              <w:bidi w:val="0"/>
            </w:pPr>
          </w:p>
        </w:tc>
      </w:tr>
      <w:tr w14:paraId="1B25F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3308442D">
            <w:pPr>
              <w:pStyle w:val="30"/>
              <w:bidi w:val="0"/>
            </w:pPr>
            <w:r>
              <w:rPr>
                <w:rFonts w:hint="default"/>
                <w:lang w:val="en-US" w:eastAsia="zh-CN"/>
              </w:rPr>
              <w:t>4</w:t>
            </w:r>
          </w:p>
        </w:tc>
        <w:tc>
          <w:tcPr>
            <w:tcW w:w="1004" w:type="pct"/>
            <w:noWrap w:val="0"/>
            <w:vAlign w:val="center"/>
          </w:tcPr>
          <w:p w14:paraId="0B784864">
            <w:pPr>
              <w:pStyle w:val="30"/>
              <w:bidi w:val="0"/>
            </w:pPr>
            <w:r>
              <w:t>djxh</w:t>
            </w:r>
          </w:p>
        </w:tc>
        <w:tc>
          <w:tcPr>
            <w:tcW w:w="1087" w:type="pct"/>
            <w:noWrap w:val="0"/>
            <w:vAlign w:val="center"/>
          </w:tcPr>
          <w:p w14:paraId="1AF7ACFD">
            <w:pPr>
              <w:pStyle w:val="30"/>
              <w:bidi w:val="0"/>
            </w:pPr>
            <w:r>
              <w:t>登记序号</w:t>
            </w:r>
          </w:p>
        </w:tc>
        <w:tc>
          <w:tcPr>
            <w:tcW w:w="753" w:type="pct"/>
            <w:noWrap w:val="0"/>
            <w:vAlign w:val="center"/>
          </w:tcPr>
          <w:p w14:paraId="18109366">
            <w:pPr>
              <w:pStyle w:val="30"/>
              <w:bidi w:val="0"/>
            </w:pPr>
            <w:r>
              <w:t>varchar</w:t>
            </w:r>
          </w:p>
        </w:tc>
        <w:tc>
          <w:tcPr>
            <w:tcW w:w="418" w:type="pct"/>
            <w:noWrap w:val="0"/>
            <w:vAlign w:val="center"/>
          </w:tcPr>
          <w:p w14:paraId="608CD46F">
            <w:pPr>
              <w:pStyle w:val="30"/>
              <w:bidi w:val="0"/>
            </w:pPr>
            <w:r>
              <w:t>20</w:t>
            </w:r>
          </w:p>
        </w:tc>
        <w:tc>
          <w:tcPr>
            <w:tcW w:w="417" w:type="pct"/>
            <w:noWrap w:val="0"/>
            <w:vAlign w:val="center"/>
          </w:tcPr>
          <w:p w14:paraId="4E2C53E5">
            <w:pPr>
              <w:pStyle w:val="30"/>
              <w:bidi w:val="0"/>
            </w:pPr>
            <w:r>
              <w:t>否</w:t>
            </w:r>
          </w:p>
        </w:tc>
        <w:tc>
          <w:tcPr>
            <w:tcW w:w="920" w:type="pct"/>
            <w:noWrap w:val="0"/>
            <w:vAlign w:val="center"/>
          </w:tcPr>
          <w:p w14:paraId="423A9DE0">
            <w:pPr>
              <w:pStyle w:val="30"/>
              <w:bidi w:val="0"/>
            </w:pPr>
          </w:p>
        </w:tc>
      </w:tr>
      <w:tr w14:paraId="0B74C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44483B1E">
            <w:pPr>
              <w:pStyle w:val="30"/>
              <w:bidi w:val="0"/>
            </w:pPr>
            <w:r>
              <w:rPr>
                <w:rFonts w:hint="default"/>
                <w:lang w:val="en-US" w:eastAsia="zh-CN"/>
              </w:rPr>
              <w:t>5</w:t>
            </w:r>
          </w:p>
        </w:tc>
        <w:tc>
          <w:tcPr>
            <w:tcW w:w="1004" w:type="pct"/>
            <w:noWrap w:val="0"/>
            <w:vAlign w:val="center"/>
          </w:tcPr>
          <w:p w14:paraId="3D844E7A">
            <w:pPr>
              <w:pStyle w:val="30"/>
              <w:bidi w:val="0"/>
            </w:pPr>
            <w:r>
              <w:t>ssdabh</w:t>
            </w:r>
          </w:p>
        </w:tc>
        <w:tc>
          <w:tcPr>
            <w:tcW w:w="1087" w:type="pct"/>
            <w:noWrap w:val="0"/>
            <w:vAlign w:val="center"/>
          </w:tcPr>
          <w:p w14:paraId="6B28BD8D">
            <w:pPr>
              <w:pStyle w:val="30"/>
              <w:bidi w:val="0"/>
            </w:pPr>
            <w:r>
              <w:t>税收档案编号</w:t>
            </w:r>
          </w:p>
        </w:tc>
        <w:tc>
          <w:tcPr>
            <w:tcW w:w="753" w:type="pct"/>
            <w:noWrap w:val="0"/>
            <w:vAlign w:val="center"/>
          </w:tcPr>
          <w:p w14:paraId="50E2BAB7">
            <w:pPr>
              <w:pStyle w:val="30"/>
              <w:bidi w:val="0"/>
            </w:pPr>
            <w:r>
              <w:t>varchar</w:t>
            </w:r>
          </w:p>
        </w:tc>
        <w:tc>
          <w:tcPr>
            <w:tcW w:w="418" w:type="pct"/>
            <w:noWrap w:val="0"/>
            <w:vAlign w:val="center"/>
          </w:tcPr>
          <w:p w14:paraId="74E9FD14">
            <w:pPr>
              <w:pStyle w:val="30"/>
              <w:bidi w:val="0"/>
            </w:pPr>
            <w:r>
              <w:t>20</w:t>
            </w:r>
          </w:p>
        </w:tc>
        <w:tc>
          <w:tcPr>
            <w:tcW w:w="417" w:type="pct"/>
            <w:noWrap w:val="0"/>
            <w:vAlign w:val="center"/>
          </w:tcPr>
          <w:p w14:paraId="3E5F36D1">
            <w:pPr>
              <w:pStyle w:val="30"/>
              <w:bidi w:val="0"/>
            </w:pPr>
            <w:r>
              <w:t>否</w:t>
            </w:r>
          </w:p>
        </w:tc>
        <w:tc>
          <w:tcPr>
            <w:tcW w:w="920" w:type="pct"/>
            <w:noWrap w:val="0"/>
            <w:vAlign w:val="center"/>
          </w:tcPr>
          <w:p w14:paraId="6723E0C8">
            <w:pPr>
              <w:pStyle w:val="30"/>
              <w:bidi w:val="0"/>
            </w:pPr>
          </w:p>
        </w:tc>
      </w:tr>
      <w:tr w14:paraId="4369D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E15AD0A">
            <w:pPr>
              <w:pStyle w:val="30"/>
              <w:bidi w:val="0"/>
            </w:pPr>
            <w:r>
              <w:rPr>
                <w:rFonts w:hint="default"/>
                <w:lang w:val="en-US" w:eastAsia="zh-CN"/>
              </w:rPr>
              <w:t>6</w:t>
            </w:r>
          </w:p>
        </w:tc>
        <w:tc>
          <w:tcPr>
            <w:tcW w:w="1004" w:type="pct"/>
            <w:noWrap w:val="0"/>
            <w:vAlign w:val="center"/>
          </w:tcPr>
          <w:p w14:paraId="2D962AF6">
            <w:pPr>
              <w:pStyle w:val="30"/>
              <w:bidi w:val="0"/>
            </w:pPr>
            <w:r>
              <w:t>nsrmc</w:t>
            </w:r>
          </w:p>
        </w:tc>
        <w:tc>
          <w:tcPr>
            <w:tcW w:w="1087" w:type="pct"/>
            <w:noWrap w:val="0"/>
            <w:vAlign w:val="center"/>
          </w:tcPr>
          <w:p w14:paraId="713662A5">
            <w:pPr>
              <w:pStyle w:val="30"/>
              <w:bidi w:val="0"/>
            </w:pPr>
            <w:r>
              <w:t>纳税人名称</w:t>
            </w:r>
          </w:p>
        </w:tc>
        <w:tc>
          <w:tcPr>
            <w:tcW w:w="753" w:type="pct"/>
            <w:noWrap w:val="0"/>
            <w:vAlign w:val="center"/>
          </w:tcPr>
          <w:p w14:paraId="1E1AF8B1">
            <w:pPr>
              <w:pStyle w:val="30"/>
              <w:bidi w:val="0"/>
            </w:pPr>
            <w:r>
              <w:t>varchar</w:t>
            </w:r>
          </w:p>
        </w:tc>
        <w:tc>
          <w:tcPr>
            <w:tcW w:w="418" w:type="pct"/>
            <w:noWrap w:val="0"/>
            <w:vAlign w:val="center"/>
          </w:tcPr>
          <w:p w14:paraId="7ED30ED3">
            <w:pPr>
              <w:pStyle w:val="30"/>
              <w:bidi w:val="0"/>
            </w:pPr>
            <w:r>
              <w:t>300</w:t>
            </w:r>
          </w:p>
        </w:tc>
        <w:tc>
          <w:tcPr>
            <w:tcW w:w="417" w:type="pct"/>
            <w:noWrap w:val="0"/>
            <w:vAlign w:val="center"/>
          </w:tcPr>
          <w:p w14:paraId="4089D881">
            <w:pPr>
              <w:pStyle w:val="30"/>
              <w:bidi w:val="0"/>
            </w:pPr>
            <w:r>
              <w:t>是</w:t>
            </w:r>
          </w:p>
        </w:tc>
        <w:tc>
          <w:tcPr>
            <w:tcW w:w="920" w:type="pct"/>
            <w:noWrap w:val="0"/>
            <w:vAlign w:val="center"/>
          </w:tcPr>
          <w:p w14:paraId="62F30081">
            <w:pPr>
              <w:pStyle w:val="30"/>
              <w:bidi w:val="0"/>
            </w:pPr>
          </w:p>
        </w:tc>
      </w:tr>
      <w:tr w14:paraId="7209C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8F11B4">
            <w:pPr>
              <w:pStyle w:val="30"/>
              <w:bidi w:val="0"/>
            </w:pPr>
            <w:r>
              <w:rPr>
                <w:rFonts w:hint="default"/>
                <w:lang w:val="en-US" w:eastAsia="zh-CN"/>
              </w:rPr>
              <w:t>7</w:t>
            </w:r>
          </w:p>
        </w:tc>
        <w:tc>
          <w:tcPr>
            <w:tcW w:w="1004" w:type="pct"/>
            <w:noWrap w:val="0"/>
            <w:vAlign w:val="center"/>
          </w:tcPr>
          <w:p w14:paraId="1E422130">
            <w:pPr>
              <w:pStyle w:val="30"/>
              <w:bidi w:val="0"/>
            </w:pPr>
            <w:r>
              <w:t>nsrlx</w:t>
            </w:r>
          </w:p>
        </w:tc>
        <w:tc>
          <w:tcPr>
            <w:tcW w:w="1087" w:type="pct"/>
            <w:noWrap w:val="0"/>
            <w:vAlign w:val="center"/>
          </w:tcPr>
          <w:p w14:paraId="778748E7">
            <w:pPr>
              <w:pStyle w:val="30"/>
              <w:bidi w:val="0"/>
            </w:pPr>
            <w:r>
              <w:t>纳税人类型标签</w:t>
            </w:r>
          </w:p>
        </w:tc>
        <w:tc>
          <w:tcPr>
            <w:tcW w:w="753" w:type="pct"/>
            <w:noWrap w:val="0"/>
            <w:vAlign w:val="center"/>
          </w:tcPr>
          <w:p w14:paraId="400E9D15">
            <w:pPr>
              <w:pStyle w:val="30"/>
              <w:bidi w:val="0"/>
            </w:pPr>
            <w:r>
              <w:t>varchar</w:t>
            </w:r>
          </w:p>
        </w:tc>
        <w:tc>
          <w:tcPr>
            <w:tcW w:w="418" w:type="pct"/>
            <w:noWrap w:val="0"/>
            <w:vAlign w:val="center"/>
          </w:tcPr>
          <w:p w14:paraId="38779DCA">
            <w:pPr>
              <w:pStyle w:val="30"/>
              <w:bidi w:val="0"/>
            </w:pPr>
            <w:r>
              <w:t>300</w:t>
            </w:r>
          </w:p>
        </w:tc>
        <w:tc>
          <w:tcPr>
            <w:tcW w:w="417" w:type="pct"/>
            <w:noWrap w:val="0"/>
            <w:vAlign w:val="center"/>
          </w:tcPr>
          <w:p w14:paraId="664B4197">
            <w:pPr>
              <w:pStyle w:val="30"/>
              <w:bidi w:val="0"/>
            </w:pPr>
            <w:r>
              <w:t>是</w:t>
            </w:r>
          </w:p>
        </w:tc>
        <w:tc>
          <w:tcPr>
            <w:tcW w:w="920" w:type="pct"/>
            <w:noWrap w:val="0"/>
            <w:vAlign w:val="center"/>
          </w:tcPr>
          <w:p w14:paraId="2A35E768">
            <w:pPr>
              <w:pStyle w:val="30"/>
              <w:bidi w:val="0"/>
            </w:pPr>
            <w:r>
              <w:t>1：一般纳税人</w:t>
            </w:r>
          </w:p>
          <w:p w14:paraId="7C71D9F4">
            <w:pPr>
              <w:pStyle w:val="30"/>
              <w:bidi w:val="0"/>
            </w:pPr>
            <w:r>
              <w:t>2：小规模纳税人</w:t>
            </w:r>
          </w:p>
          <w:p w14:paraId="167BBDD9">
            <w:pPr>
              <w:pStyle w:val="30"/>
              <w:bidi w:val="0"/>
            </w:pPr>
            <w:r>
              <w:t>3：转登记小规模纳税人</w:t>
            </w:r>
          </w:p>
          <w:p w14:paraId="620EA39B">
            <w:pPr>
              <w:pStyle w:val="30"/>
              <w:bidi w:val="0"/>
            </w:pPr>
            <w:r>
              <w:t>4：辅导期一般纳税人</w:t>
            </w:r>
          </w:p>
          <w:p w14:paraId="4E5CC294">
            <w:pPr>
              <w:pStyle w:val="30"/>
              <w:bidi w:val="0"/>
            </w:pPr>
            <w:r>
              <w:t>5：自然人</w:t>
            </w:r>
          </w:p>
        </w:tc>
      </w:tr>
      <w:tr w14:paraId="757C8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316128D">
            <w:pPr>
              <w:pStyle w:val="30"/>
              <w:bidi w:val="0"/>
            </w:pPr>
            <w:r>
              <w:rPr>
                <w:rFonts w:hint="default"/>
                <w:lang w:val="en-US" w:eastAsia="zh-CN"/>
              </w:rPr>
              <w:t>8</w:t>
            </w:r>
          </w:p>
        </w:tc>
        <w:tc>
          <w:tcPr>
            <w:tcW w:w="1004" w:type="pct"/>
            <w:noWrap w:val="0"/>
            <w:vAlign w:val="center"/>
          </w:tcPr>
          <w:p w14:paraId="1525CD62">
            <w:pPr>
              <w:pStyle w:val="30"/>
              <w:bidi w:val="0"/>
            </w:pPr>
            <w:r>
              <w:t>scjydz</w:t>
            </w:r>
          </w:p>
        </w:tc>
        <w:tc>
          <w:tcPr>
            <w:tcW w:w="1087" w:type="pct"/>
            <w:noWrap w:val="0"/>
            <w:vAlign w:val="center"/>
          </w:tcPr>
          <w:p w14:paraId="0E32E7CA">
            <w:pPr>
              <w:pStyle w:val="30"/>
              <w:bidi w:val="0"/>
            </w:pPr>
            <w:r>
              <w:t>生产经营地址</w:t>
            </w:r>
          </w:p>
        </w:tc>
        <w:tc>
          <w:tcPr>
            <w:tcW w:w="753" w:type="pct"/>
            <w:noWrap w:val="0"/>
            <w:vAlign w:val="center"/>
          </w:tcPr>
          <w:p w14:paraId="64DEBDEE">
            <w:pPr>
              <w:pStyle w:val="30"/>
              <w:bidi w:val="0"/>
            </w:pPr>
            <w:r>
              <w:t>varchar</w:t>
            </w:r>
          </w:p>
        </w:tc>
        <w:tc>
          <w:tcPr>
            <w:tcW w:w="418" w:type="pct"/>
            <w:noWrap w:val="0"/>
            <w:vAlign w:val="center"/>
          </w:tcPr>
          <w:p w14:paraId="7028F468">
            <w:pPr>
              <w:pStyle w:val="30"/>
              <w:bidi w:val="0"/>
            </w:pPr>
            <w:r>
              <w:t>300</w:t>
            </w:r>
          </w:p>
        </w:tc>
        <w:tc>
          <w:tcPr>
            <w:tcW w:w="417" w:type="pct"/>
            <w:noWrap w:val="0"/>
            <w:vAlign w:val="center"/>
          </w:tcPr>
          <w:p w14:paraId="3CC9C6EC">
            <w:pPr>
              <w:pStyle w:val="30"/>
              <w:bidi w:val="0"/>
            </w:pPr>
            <w:r>
              <w:t>是</w:t>
            </w:r>
          </w:p>
        </w:tc>
        <w:tc>
          <w:tcPr>
            <w:tcW w:w="920" w:type="pct"/>
            <w:noWrap w:val="0"/>
            <w:vAlign w:val="center"/>
          </w:tcPr>
          <w:p w14:paraId="4E0F2F74">
            <w:pPr>
              <w:pStyle w:val="30"/>
              <w:bidi w:val="0"/>
            </w:pPr>
          </w:p>
        </w:tc>
      </w:tr>
      <w:tr w14:paraId="1A1ED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BADBDF">
            <w:pPr>
              <w:pStyle w:val="30"/>
              <w:bidi w:val="0"/>
            </w:pPr>
            <w:r>
              <w:rPr>
                <w:rFonts w:hint="default"/>
                <w:lang w:val="en-US" w:eastAsia="zh-CN"/>
              </w:rPr>
              <w:t>9</w:t>
            </w:r>
          </w:p>
        </w:tc>
        <w:tc>
          <w:tcPr>
            <w:tcW w:w="1004" w:type="pct"/>
            <w:noWrap w:val="0"/>
            <w:vAlign w:val="center"/>
          </w:tcPr>
          <w:p w14:paraId="23E97A6A">
            <w:pPr>
              <w:pStyle w:val="30"/>
              <w:bidi w:val="0"/>
            </w:pPr>
            <w:r>
              <w:t>zcdyzbm</w:t>
            </w:r>
          </w:p>
        </w:tc>
        <w:tc>
          <w:tcPr>
            <w:tcW w:w="1087" w:type="pct"/>
            <w:noWrap w:val="0"/>
            <w:vAlign w:val="center"/>
          </w:tcPr>
          <w:p w14:paraId="4EF7CEFA">
            <w:pPr>
              <w:pStyle w:val="30"/>
              <w:bidi w:val="0"/>
            </w:pPr>
            <w:r>
              <w:t>注册地邮政编码</w:t>
            </w:r>
          </w:p>
        </w:tc>
        <w:tc>
          <w:tcPr>
            <w:tcW w:w="753" w:type="pct"/>
            <w:noWrap w:val="0"/>
            <w:vAlign w:val="center"/>
          </w:tcPr>
          <w:p w14:paraId="068E7C1A">
            <w:pPr>
              <w:pStyle w:val="30"/>
              <w:bidi w:val="0"/>
            </w:pPr>
            <w:r>
              <w:t>varchar</w:t>
            </w:r>
          </w:p>
        </w:tc>
        <w:tc>
          <w:tcPr>
            <w:tcW w:w="418" w:type="pct"/>
            <w:noWrap w:val="0"/>
            <w:vAlign w:val="center"/>
          </w:tcPr>
          <w:p w14:paraId="1405A1C0">
            <w:pPr>
              <w:pStyle w:val="30"/>
              <w:bidi w:val="0"/>
            </w:pPr>
            <w:r>
              <w:t>6</w:t>
            </w:r>
          </w:p>
        </w:tc>
        <w:tc>
          <w:tcPr>
            <w:tcW w:w="417" w:type="pct"/>
            <w:noWrap w:val="0"/>
            <w:vAlign w:val="center"/>
          </w:tcPr>
          <w:p w14:paraId="42A3C4AA">
            <w:pPr>
              <w:pStyle w:val="30"/>
              <w:bidi w:val="0"/>
            </w:pPr>
            <w:r>
              <w:t>是</w:t>
            </w:r>
          </w:p>
        </w:tc>
        <w:tc>
          <w:tcPr>
            <w:tcW w:w="920" w:type="pct"/>
            <w:noWrap w:val="0"/>
            <w:vAlign w:val="center"/>
          </w:tcPr>
          <w:p w14:paraId="3F316582">
            <w:pPr>
              <w:pStyle w:val="30"/>
              <w:bidi w:val="0"/>
            </w:pPr>
          </w:p>
        </w:tc>
      </w:tr>
      <w:tr w14:paraId="777C87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EF4737">
            <w:pPr>
              <w:pStyle w:val="30"/>
              <w:bidi w:val="0"/>
            </w:pPr>
            <w:r>
              <w:rPr>
                <w:rFonts w:hint="default"/>
                <w:lang w:val="en-US" w:eastAsia="zh-CN"/>
              </w:rPr>
              <w:t>10</w:t>
            </w:r>
          </w:p>
        </w:tc>
        <w:tc>
          <w:tcPr>
            <w:tcW w:w="1004" w:type="pct"/>
            <w:noWrap w:val="0"/>
            <w:vAlign w:val="center"/>
          </w:tcPr>
          <w:p w14:paraId="64EF2B83">
            <w:pPr>
              <w:pStyle w:val="30"/>
              <w:bidi w:val="0"/>
            </w:pPr>
            <w:r>
              <w:t>zcdlxdh</w:t>
            </w:r>
          </w:p>
        </w:tc>
        <w:tc>
          <w:tcPr>
            <w:tcW w:w="1087" w:type="pct"/>
            <w:noWrap w:val="0"/>
            <w:vAlign w:val="center"/>
          </w:tcPr>
          <w:p w14:paraId="6AF72D34">
            <w:pPr>
              <w:pStyle w:val="30"/>
              <w:bidi w:val="0"/>
            </w:pPr>
            <w:r>
              <w:t>注册地联系电话</w:t>
            </w:r>
          </w:p>
        </w:tc>
        <w:tc>
          <w:tcPr>
            <w:tcW w:w="753" w:type="pct"/>
            <w:noWrap w:val="0"/>
            <w:vAlign w:val="center"/>
          </w:tcPr>
          <w:p w14:paraId="6A71D086">
            <w:pPr>
              <w:pStyle w:val="30"/>
              <w:bidi w:val="0"/>
            </w:pPr>
            <w:r>
              <w:t>varchar</w:t>
            </w:r>
          </w:p>
        </w:tc>
        <w:tc>
          <w:tcPr>
            <w:tcW w:w="418" w:type="pct"/>
            <w:noWrap w:val="0"/>
            <w:vAlign w:val="center"/>
          </w:tcPr>
          <w:p w14:paraId="67606EB2">
            <w:pPr>
              <w:pStyle w:val="30"/>
              <w:bidi w:val="0"/>
            </w:pPr>
            <w:r>
              <w:t>60</w:t>
            </w:r>
          </w:p>
        </w:tc>
        <w:tc>
          <w:tcPr>
            <w:tcW w:w="417" w:type="pct"/>
            <w:noWrap w:val="0"/>
            <w:vAlign w:val="center"/>
          </w:tcPr>
          <w:p w14:paraId="40797C00">
            <w:pPr>
              <w:pStyle w:val="30"/>
              <w:bidi w:val="0"/>
            </w:pPr>
            <w:r>
              <w:t>否</w:t>
            </w:r>
          </w:p>
        </w:tc>
        <w:tc>
          <w:tcPr>
            <w:tcW w:w="920" w:type="pct"/>
            <w:noWrap w:val="0"/>
            <w:vAlign w:val="center"/>
          </w:tcPr>
          <w:p w14:paraId="530D5A7A">
            <w:pPr>
              <w:pStyle w:val="30"/>
              <w:bidi w:val="0"/>
            </w:pPr>
          </w:p>
        </w:tc>
      </w:tr>
      <w:tr w14:paraId="49D78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FAD240">
            <w:pPr>
              <w:pStyle w:val="30"/>
              <w:bidi w:val="0"/>
            </w:pPr>
            <w:r>
              <w:rPr>
                <w:rFonts w:hint="default"/>
                <w:lang w:val="en-US" w:eastAsia="zh-CN"/>
              </w:rPr>
              <w:t>11</w:t>
            </w:r>
          </w:p>
        </w:tc>
        <w:tc>
          <w:tcPr>
            <w:tcW w:w="1004" w:type="pct"/>
            <w:noWrap w:val="0"/>
            <w:vAlign w:val="center"/>
          </w:tcPr>
          <w:p w14:paraId="3C6EA7FE">
            <w:pPr>
              <w:pStyle w:val="30"/>
              <w:bidi w:val="0"/>
            </w:pPr>
            <w:r>
              <w:t>fddbrxm</w:t>
            </w:r>
          </w:p>
        </w:tc>
        <w:tc>
          <w:tcPr>
            <w:tcW w:w="1087" w:type="pct"/>
            <w:noWrap w:val="0"/>
            <w:vAlign w:val="center"/>
          </w:tcPr>
          <w:p w14:paraId="25B9261C">
            <w:pPr>
              <w:pStyle w:val="30"/>
              <w:bidi w:val="0"/>
            </w:pPr>
            <w:r>
              <w:t>法人名称(法定代表人姓名</w:t>
            </w:r>
          </w:p>
        </w:tc>
        <w:tc>
          <w:tcPr>
            <w:tcW w:w="753" w:type="pct"/>
            <w:noWrap w:val="0"/>
            <w:vAlign w:val="center"/>
          </w:tcPr>
          <w:p w14:paraId="15991B63">
            <w:pPr>
              <w:pStyle w:val="30"/>
              <w:bidi w:val="0"/>
            </w:pPr>
            <w:r>
              <w:t>varchar</w:t>
            </w:r>
          </w:p>
        </w:tc>
        <w:tc>
          <w:tcPr>
            <w:tcW w:w="418" w:type="pct"/>
            <w:noWrap w:val="0"/>
            <w:vAlign w:val="center"/>
          </w:tcPr>
          <w:p w14:paraId="60EE3145">
            <w:pPr>
              <w:pStyle w:val="30"/>
              <w:bidi w:val="0"/>
            </w:pPr>
            <w:r>
              <w:t>150</w:t>
            </w:r>
          </w:p>
        </w:tc>
        <w:tc>
          <w:tcPr>
            <w:tcW w:w="417" w:type="pct"/>
            <w:noWrap w:val="0"/>
            <w:vAlign w:val="center"/>
          </w:tcPr>
          <w:p w14:paraId="23D01F59">
            <w:pPr>
              <w:pStyle w:val="30"/>
              <w:bidi w:val="0"/>
            </w:pPr>
            <w:r>
              <w:t>是</w:t>
            </w:r>
          </w:p>
        </w:tc>
        <w:tc>
          <w:tcPr>
            <w:tcW w:w="920" w:type="pct"/>
            <w:noWrap w:val="0"/>
            <w:vAlign w:val="center"/>
          </w:tcPr>
          <w:p w14:paraId="1869FB25">
            <w:pPr>
              <w:pStyle w:val="30"/>
              <w:bidi w:val="0"/>
            </w:pPr>
          </w:p>
        </w:tc>
      </w:tr>
      <w:tr w14:paraId="40E1F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722CC146">
            <w:pPr>
              <w:pStyle w:val="30"/>
              <w:bidi w:val="0"/>
            </w:pPr>
            <w:r>
              <w:rPr>
                <w:rFonts w:hint="default"/>
                <w:lang w:val="en-US" w:eastAsia="zh-CN"/>
              </w:rPr>
              <w:t>12</w:t>
            </w:r>
          </w:p>
        </w:tc>
        <w:tc>
          <w:tcPr>
            <w:tcW w:w="1004" w:type="pct"/>
            <w:noWrap w:val="0"/>
            <w:vAlign w:val="center"/>
          </w:tcPr>
          <w:p w14:paraId="6DD39F6F">
            <w:pPr>
              <w:pStyle w:val="30"/>
              <w:bidi w:val="0"/>
            </w:pPr>
            <w:r>
              <w:t>djzclxdm</w:t>
            </w:r>
          </w:p>
        </w:tc>
        <w:tc>
          <w:tcPr>
            <w:tcW w:w="1087" w:type="pct"/>
            <w:noWrap w:val="0"/>
            <w:vAlign w:val="center"/>
          </w:tcPr>
          <w:p w14:paraId="65B16C72">
            <w:pPr>
              <w:pStyle w:val="30"/>
              <w:bidi w:val="0"/>
            </w:pPr>
            <w:r>
              <w:t>登记注册类型（国标）</w:t>
            </w:r>
          </w:p>
        </w:tc>
        <w:tc>
          <w:tcPr>
            <w:tcW w:w="753" w:type="pct"/>
            <w:noWrap w:val="0"/>
            <w:vAlign w:val="center"/>
          </w:tcPr>
          <w:p w14:paraId="1DA6FC06">
            <w:pPr>
              <w:pStyle w:val="30"/>
              <w:bidi w:val="0"/>
            </w:pPr>
            <w:r>
              <w:t>varchar</w:t>
            </w:r>
          </w:p>
        </w:tc>
        <w:tc>
          <w:tcPr>
            <w:tcW w:w="418" w:type="pct"/>
            <w:noWrap w:val="0"/>
            <w:vAlign w:val="center"/>
          </w:tcPr>
          <w:p w14:paraId="6556D885">
            <w:pPr>
              <w:pStyle w:val="30"/>
              <w:bidi w:val="0"/>
            </w:pPr>
            <w:r>
              <w:t>3</w:t>
            </w:r>
          </w:p>
        </w:tc>
        <w:tc>
          <w:tcPr>
            <w:tcW w:w="417" w:type="pct"/>
            <w:noWrap w:val="0"/>
            <w:vAlign w:val="center"/>
          </w:tcPr>
          <w:p w14:paraId="2014164C">
            <w:pPr>
              <w:pStyle w:val="30"/>
              <w:bidi w:val="0"/>
            </w:pPr>
            <w:r>
              <w:t>否</w:t>
            </w:r>
          </w:p>
        </w:tc>
        <w:tc>
          <w:tcPr>
            <w:tcW w:w="920" w:type="pct"/>
            <w:noWrap w:val="0"/>
            <w:vAlign w:val="center"/>
          </w:tcPr>
          <w:p w14:paraId="2B418AD7">
            <w:pPr>
              <w:pStyle w:val="30"/>
              <w:bidi w:val="0"/>
            </w:pPr>
          </w:p>
        </w:tc>
      </w:tr>
      <w:tr w14:paraId="2FD17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B3A0FD">
            <w:pPr>
              <w:pStyle w:val="30"/>
              <w:bidi w:val="0"/>
            </w:pPr>
            <w:r>
              <w:rPr>
                <w:rFonts w:hint="default"/>
                <w:lang w:val="en-US" w:eastAsia="zh-CN"/>
              </w:rPr>
              <w:t>13</w:t>
            </w:r>
          </w:p>
        </w:tc>
        <w:tc>
          <w:tcPr>
            <w:tcW w:w="1004" w:type="pct"/>
            <w:noWrap w:val="0"/>
            <w:vAlign w:val="center"/>
          </w:tcPr>
          <w:p w14:paraId="5BDB9ACC">
            <w:pPr>
              <w:pStyle w:val="30"/>
              <w:bidi w:val="0"/>
            </w:pPr>
            <w:r>
              <w:t>hydm</w:t>
            </w:r>
          </w:p>
        </w:tc>
        <w:tc>
          <w:tcPr>
            <w:tcW w:w="1087" w:type="pct"/>
            <w:noWrap w:val="0"/>
            <w:vAlign w:val="center"/>
          </w:tcPr>
          <w:p w14:paraId="4904B30C">
            <w:pPr>
              <w:pStyle w:val="30"/>
              <w:bidi w:val="0"/>
            </w:pPr>
            <w:r>
              <w:t>行业代码</w:t>
            </w:r>
          </w:p>
        </w:tc>
        <w:tc>
          <w:tcPr>
            <w:tcW w:w="753" w:type="pct"/>
            <w:noWrap w:val="0"/>
            <w:vAlign w:val="center"/>
          </w:tcPr>
          <w:p w14:paraId="7C45911E">
            <w:pPr>
              <w:pStyle w:val="30"/>
              <w:bidi w:val="0"/>
            </w:pPr>
            <w:r>
              <w:t>varchar</w:t>
            </w:r>
          </w:p>
        </w:tc>
        <w:tc>
          <w:tcPr>
            <w:tcW w:w="418" w:type="pct"/>
            <w:noWrap w:val="0"/>
            <w:vAlign w:val="center"/>
          </w:tcPr>
          <w:p w14:paraId="563FD060">
            <w:pPr>
              <w:pStyle w:val="30"/>
              <w:bidi w:val="0"/>
            </w:pPr>
            <w:r>
              <w:t>4</w:t>
            </w:r>
          </w:p>
        </w:tc>
        <w:tc>
          <w:tcPr>
            <w:tcW w:w="417" w:type="pct"/>
            <w:noWrap w:val="0"/>
            <w:vAlign w:val="center"/>
          </w:tcPr>
          <w:p w14:paraId="076A7EA5">
            <w:pPr>
              <w:pStyle w:val="30"/>
              <w:bidi w:val="0"/>
            </w:pPr>
            <w:r>
              <w:t>是</w:t>
            </w:r>
          </w:p>
        </w:tc>
        <w:tc>
          <w:tcPr>
            <w:tcW w:w="920" w:type="pct"/>
            <w:noWrap w:val="0"/>
            <w:vAlign w:val="center"/>
          </w:tcPr>
          <w:p w14:paraId="4ED51FEE">
            <w:pPr>
              <w:pStyle w:val="30"/>
              <w:bidi w:val="0"/>
            </w:pPr>
            <w:r>
              <w:t>主行业代码特定征收部门可空</w:t>
            </w:r>
          </w:p>
        </w:tc>
      </w:tr>
      <w:tr w14:paraId="05DF7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9F1950">
            <w:pPr>
              <w:pStyle w:val="30"/>
              <w:bidi w:val="0"/>
            </w:pPr>
            <w:r>
              <w:rPr>
                <w:rFonts w:hint="default"/>
                <w:lang w:val="en-US" w:eastAsia="zh-CN"/>
              </w:rPr>
              <w:t>14</w:t>
            </w:r>
          </w:p>
        </w:tc>
        <w:tc>
          <w:tcPr>
            <w:tcW w:w="1004" w:type="pct"/>
            <w:noWrap w:val="0"/>
            <w:vAlign w:val="center"/>
          </w:tcPr>
          <w:p w14:paraId="736AADFA">
            <w:pPr>
              <w:pStyle w:val="30"/>
              <w:bidi w:val="0"/>
            </w:pPr>
            <w:r>
              <w:t>qxjswjgdm</w:t>
            </w:r>
          </w:p>
        </w:tc>
        <w:tc>
          <w:tcPr>
            <w:tcW w:w="1087" w:type="pct"/>
            <w:noWrap w:val="0"/>
            <w:vAlign w:val="center"/>
          </w:tcPr>
          <w:p w14:paraId="1D3B0B6D">
            <w:pPr>
              <w:pStyle w:val="30"/>
              <w:bidi w:val="0"/>
            </w:pPr>
            <w:r>
              <w:t>区县级税务机关代码</w:t>
            </w:r>
          </w:p>
        </w:tc>
        <w:tc>
          <w:tcPr>
            <w:tcW w:w="753" w:type="pct"/>
            <w:noWrap w:val="0"/>
            <w:vAlign w:val="center"/>
          </w:tcPr>
          <w:p w14:paraId="11C0AB77">
            <w:pPr>
              <w:pStyle w:val="30"/>
              <w:bidi w:val="0"/>
            </w:pPr>
            <w:r>
              <w:t>varchar</w:t>
            </w:r>
          </w:p>
        </w:tc>
        <w:tc>
          <w:tcPr>
            <w:tcW w:w="418" w:type="pct"/>
            <w:noWrap w:val="0"/>
            <w:vAlign w:val="center"/>
          </w:tcPr>
          <w:p w14:paraId="0038C414">
            <w:pPr>
              <w:pStyle w:val="30"/>
              <w:bidi w:val="0"/>
            </w:pPr>
            <w:r>
              <w:t>11</w:t>
            </w:r>
          </w:p>
        </w:tc>
        <w:tc>
          <w:tcPr>
            <w:tcW w:w="417" w:type="pct"/>
            <w:noWrap w:val="0"/>
            <w:vAlign w:val="center"/>
          </w:tcPr>
          <w:p w14:paraId="744F7F0B">
            <w:pPr>
              <w:pStyle w:val="30"/>
              <w:bidi w:val="0"/>
            </w:pPr>
            <w:r>
              <w:t>是</w:t>
            </w:r>
          </w:p>
        </w:tc>
        <w:tc>
          <w:tcPr>
            <w:tcW w:w="920" w:type="pct"/>
            <w:noWrap w:val="0"/>
            <w:vAlign w:val="center"/>
          </w:tcPr>
          <w:p w14:paraId="7D92725A">
            <w:pPr>
              <w:pStyle w:val="30"/>
              <w:bidi w:val="0"/>
            </w:pPr>
          </w:p>
        </w:tc>
      </w:tr>
      <w:tr w14:paraId="17D38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694C3F62">
            <w:pPr>
              <w:pStyle w:val="30"/>
              <w:bidi w:val="0"/>
            </w:pPr>
            <w:r>
              <w:rPr>
                <w:rFonts w:hint="default"/>
                <w:lang w:val="en-US" w:eastAsia="zh-CN"/>
              </w:rPr>
              <w:t>15</w:t>
            </w:r>
          </w:p>
        </w:tc>
        <w:tc>
          <w:tcPr>
            <w:tcW w:w="1004" w:type="pct"/>
            <w:noWrap w:val="0"/>
            <w:vAlign w:val="center"/>
          </w:tcPr>
          <w:p w14:paraId="4D3AF92A">
            <w:pPr>
              <w:pStyle w:val="30"/>
              <w:bidi w:val="0"/>
            </w:pPr>
            <w:r>
              <w:t>zgswskfjdm</w:t>
            </w:r>
          </w:p>
        </w:tc>
        <w:tc>
          <w:tcPr>
            <w:tcW w:w="1087" w:type="pct"/>
            <w:noWrap w:val="0"/>
            <w:vAlign w:val="center"/>
          </w:tcPr>
          <w:p w14:paraId="7345B135">
            <w:pPr>
              <w:pStyle w:val="30"/>
              <w:bidi w:val="0"/>
            </w:pPr>
            <w:r>
              <w:t>税务机关代码</w:t>
            </w:r>
          </w:p>
        </w:tc>
        <w:tc>
          <w:tcPr>
            <w:tcW w:w="753" w:type="pct"/>
            <w:noWrap w:val="0"/>
            <w:vAlign w:val="center"/>
          </w:tcPr>
          <w:p w14:paraId="4186D6AD">
            <w:pPr>
              <w:pStyle w:val="30"/>
              <w:bidi w:val="0"/>
            </w:pPr>
            <w:r>
              <w:t>varchar</w:t>
            </w:r>
          </w:p>
        </w:tc>
        <w:tc>
          <w:tcPr>
            <w:tcW w:w="418" w:type="pct"/>
            <w:noWrap w:val="0"/>
            <w:vAlign w:val="center"/>
          </w:tcPr>
          <w:p w14:paraId="66E26253">
            <w:pPr>
              <w:pStyle w:val="30"/>
              <w:bidi w:val="0"/>
            </w:pPr>
            <w:r>
              <w:t>11</w:t>
            </w:r>
          </w:p>
        </w:tc>
        <w:tc>
          <w:tcPr>
            <w:tcW w:w="417" w:type="pct"/>
            <w:noWrap w:val="0"/>
            <w:vAlign w:val="center"/>
          </w:tcPr>
          <w:p w14:paraId="515DF928">
            <w:pPr>
              <w:pStyle w:val="30"/>
              <w:bidi w:val="0"/>
            </w:pPr>
            <w:r>
              <w:t>是</w:t>
            </w:r>
          </w:p>
        </w:tc>
        <w:tc>
          <w:tcPr>
            <w:tcW w:w="920" w:type="pct"/>
            <w:noWrap w:val="0"/>
            <w:vAlign w:val="center"/>
          </w:tcPr>
          <w:p w14:paraId="2A51EBD7">
            <w:pPr>
              <w:pStyle w:val="30"/>
              <w:bidi w:val="0"/>
            </w:pPr>
            <w:r>
              <w:t>主管税务所科分局</w:t>
            </w:r>
          </w:p>
        </w:tc>
      </w:tr>
      <w:tr w14:paraId="5BAEF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6F91F8">
            <w:pPr>
              <w:pStyle w:val="30"/>
              <w:bidi w:val="0"/>
            </w:pPr>
            <w:r>
              <w:rPr>
                <w:rFonts w:hint="default"/>
                <w:lang w:val="en-US" w:eastAsia="zh-CN"/>
              </w:rPr>
              <w:t>16</w:t>
            </w:r>
          </w:p>
        </w:tc>
        <w:tc>
          <w:tcPr>
            <w:tcW w:w="1004" w:type="pct"/>
            <w:noWrap w:val="0"/>
            <w:vAlign w:val="center"/>
          </w:tcPr>
          <w:p w14:paraId="72DE1B5E">
            <w:pPr>
              <w:pStyle w:val="30"/>
              <w:bidi w:val="0"/>
            </w:pPr>
            <w:r>
              <w:t>zgswskfjmc</w:t>
            </w:r>
          </w:p>
        </w:tc>
        <w:tc>
          <w:tcPr>
            <w:tcW w:w="1087" w:type="pct"/>
            <w:noWrap w:val="0"/>
            <w:vAlign w:val="center"/>
          </w:tcPr>
          <w:p w14:paraId="1C9C8C13">
            <w:pPr>
              <w:pStyle w:val="30"/>
              <w:bidi w:val="0"/>
            </w:pPr>
            <w:r>
              <w:t>税务机关名称</w:t>
            </w:r>
          </w:p>
        </w:tc>
        <w:tc>
          <w:tcPr>
            <w:tcW w:w="753" w:type="pct"/>
            <w:noWrap w:val="0"/>
            <w:vAlign w:val="center"/>
          </w:tcPr>
          <w:p w14:paraId="66D0BC08">
            <w:pPr>
              <w:pStyle w:val="30"/>
              <w:bidi w:val="0"/>
            </w:pPr>
            <w:r>
              <w:t>varchar</w:t>
            </w:r>
          </w:p>
        </w:tc>
        <w:tc>
          <w:tcPr>
            <w:tcW w:w="418" w:type="pct"/>
            <w:noWrap w:val="0"/>
            <w:vAlign w:val="center"/>
          </w:tcPr>
          <w:p w14:paraId="59E0A2B4">
            <w:pPr>
              <w:pStyle w:val="30"/>
              <w:bidi w:val="0"/>
            </w:pPr>
            <w:r>
              <w:t>300</w:t>
            </w:r>
          </w:p>
        </w:tc>
        <w:tc>
          <w:tcPr>
            <w:tcW w:w="417" w:type="pct"/>
            <w:noWrap w:val="0"/>
            <w:vAlign w:val="center"/>
          </w:tcPr>
          <w:p w14:paraId="6E1D548C">
            <w:pPr>
              <w:pStyle w:val="30"/>
              <w:bidi w:val="0"/>
            </w:pPr>
            <w:r>
              <w:t>是</w:t>
            </w:r>
          </w:p>
        </w:tc>
        <w:tc>
          <w:tcPr>
            <w:tcW w:w="920" w:type="pct"/>
            <w:noWrap w:val="0"/>
            <w:vAlign w:val="center"/>
          </w:tcPr>
          <w:p w14:paraId="1FDDF856">
            <w:pPr>
              <w:pStyle w:val="30"/>
              <w:bidi w:val="0"/>
            </w:pPr>
            <w:r>
              <w:t>主管税务所科分局</w:t>
            </w:r>
          </w:p>
        </w:tc>
      </w:tr>
      <w:tr w14:paraId="251FE5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25654E">
            <w:pPr>
              <w:pStyle w:val="30"/>
              <w:bidi w:val="0"/>
            </w:pPr>
            <w:r>
              <w:rPr>
                <w:rFonts w:hint="default"/>
                <w:lang w:val="en-US" w:eastAsia="zh-CN"/>
              </w:rPr>
              <w:t>17</w:t>
            </w:r>
          </w:p>
        </w:tc>
        <w:tc>
          <w:tcPr>
            <w:tcW w:w="1004" w:type="pct"/>
            <w:noWrap w:val="0"/>
            <w:vAlign w:val="center"/>
          </w:tcPr>
          <w:p w14:paraId="370C52FD">
            <w:pPr>
              <w:pStyle w:val="30"/>
              <w:bidi w:val="0"/>
            </w:pPr>
            <w:r>
              <w:t>cwfzrxm</w:t>
            </w:r>
          </w:p>
        </w:tc>
        <w:tc>
          <w:tcPr>
            <w:tcW w:w="1087" w:type="pct"/>
            <w:noWrap w:val="0"/>
            <w:vAlign w:val="center"/>
          </w:tcPr>
          <w:p w14:paraId="53CD48DB">
            <w:pPr>
              <w:pStyle w:val="30"/>
              <w:bidi w:val="0"/>
            </w:pPr>
            <w:r>
              <w:t>财务负责人姓名</w:t>
            </w:r>
          </w:p>
        </w:tc>
        <w:tc>
          <w:tcPr>
            <w:tcW w:w="753" w:type="pct"/>
            <w:noWrap w:val="0"/>
            <w:vAlign w:val="center"/>
          </w:tcPr>
          <w:p w14:paraId="04587BA8">
            <w:pPr>
              <w:pStyle w:val="30"/>
              <w:bidi w:val="0"/>
            </w:pPr>
            <w:r>
              <w:t>varchar</w:t>
            </w:r>
          </w:p>
        </w:tc>
        <w:tc>
          <w:tcPr>
            <w:tcW w:w="418" w:type="pct"/>
            <w:noWrap w:val="0"/>
            <w:vAlign w:val="center"/>
          </w:tcPr>
          <w:p w14:paraId="71934478">
            <w:pPr>
              <w:pStyle w:val="30"/>
              <w:bidi w:val="0"/>
            </w:pPr>
            <w:r>
              <w:t>150</w:t>
            </w:r>
          </w:p>
        </w:tc>
        <w:tc>
          <w:tcPr>
            <w:tcW w:w="417" w:type="pct"/>
            <w:noWrap w:val="0"/>
            <w:vAlign w:val="center"/>
          </w:tcPr>
          <w:p w14:paraId="026B9B70">
            <w:pPr>
              <w:pStyle w:val="30"/>
              <w:bidi w:val="0"/>
            </w:pPr>
            <w:r>
              <w:t>是</w:t>
            </w:r>
          </w:p>
        </w:tc>
        <w:tc>
          <w:tcPr>
            <w:tcW w:w="920" w:type="pct"/>
            <w:noWrap w:val="0"/>
            <w:vAlign w:val="center"/>
          </w:tcPr>
          <w:p w14:paraId="502FC198">
            <w:pPr>
              <w:pStyle w:val="30"/>
              <w:bidi w:val="0"/>
            </w:pPr>
          </w:p>
        </w:tc>
      </w:tr>
      <w:tr w14:paraId="7BCC5A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050243">
            <w:pPr>
              <w:pStyle w:val="30"/>
              <w:bidi w:val="0"/>
            </w:pPr>
            <w:r>
              <w:rPr>
                <w:rFonts w:hint="default"/>
                <w:lang w:val="en-US" w:eastAsia="zh-CN"/>
              </w:rPr>
              <w:t>18</w:t>
            </w:r>
          </w:p>
        </w:tc>
        <w:tc>
          <w:tcPr>
            <w:tcW w:w="1004" w:type="pct"/>
            <w:noWrap w:val="0"/>
            <w:vAlign w:val="center"/>
          </w:tcPr>
          <w:p w14:paraId="74299971">
            <w:pPr>
              <w:pStyle w:val="30"/>
              <w:bidi w:val="0"/>
            </w:pPr>
            <w:r>
              <w:t>khhmc</w:t>
            </w:r>
          </w:p>
        </w:tc>
        <w:tc>
          <w:tcPr>
            <w:tcW w:w="1087" w:type="pct"/>
            <w:noWrap w:val="0"/>
            <w:vAlign w:val="center"/>
          </w:tcPr>
          <w:p w14:paraId="165274DD">
            <w:pPr>
              <w:pStyle w:val="30"/>
              <w:bidi w:val="0"/>
            </w:pPr>
            <w:r>
              <w:t>账户名称</w:t>
            </w:r>
          </w:p>
        </w:tc>
        <w:tc>
          <w:tcPr>
            <w:tcW w:w="753" w:type="pct"/>
            <w:noWrap w:val="0"/>
            <w:vAlign w:val="center"/>
          </w:tcPr>
          <w:p w14:paraId="33227348">
            <w:pPr>
              <w:pStyle w:val="30"/>
              <w:bidi w:val="0"/>
            </w:pPr>
            <w:r>
              <w:t>varchar</w:t>
            </w:r>
          </w:p>
        </w:tc>
        <w:tc>
          <w:tcPr>
            <w:tcW w:w="418" w:type="pct"/>
            <w:noWrap w:val="0"/>
            <w:vAlign w:val="center"/>
          </w:tcPr>
          <w:p w14:paraId="1A26A353">
            <w:pPr>
              <w:pStyle w:val="30"/>
              <w:bidi w:val="0"/>
            </w:pPr>
            <w:r>
              <w:t>300</w:t>
            </w:r>
          </w:p>
        </w:tc>
        <w:tc>
          <w:tcPr>
            <w:tcW w:w="417" w:type="pct"/>
            <w:noWrap w:val="0"/>
            <w:vAlign w:val="center"/>
          </w:tcPr>
          <w:p w14:paraId="4E01C8C3">
            <w:pPr>
              <w:pStyle w:val="30"/>
              <w:bidi w:val="0"/>
            </w:pPr>
            <w:r>
              <w:t>是</w:t>
            </w:r>
          </w:p>
        </w:tc>
        <w:tc>
          <w:tcPr>
            <w:tcW w:w="920" w:type="pct"/>
            <w:noWrap w:val="0"/>
            <w:vAlign w:val="center"/>
          </w:tcPr>
          <w:p w14:paraId="3B56A56D">
            <w:pPr>
              <w:pStyle w:val="30"/>
              <w:bidi w:val="0"/>
            </w:pPr>
          </w:p>
        </w:tc>
      </w:tr>
      <w:tr w14:paraId="39B0F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3171CD">
            <w:pPr>
              <w:pStyle w:val="30"/>
              <w:bidi w:val="0"/>
            </w:pPr>
            <w:r>
              <w:rPr>
                <w:rFonts w:hint="default"/>
                <w:lang w:val="en-US" w:eastAsia="zh-CN"/>
              </w:rPr>
              <w:t>19</w:t>
            </w:r>
          </w:p>
        </w:tc>
        <w:tc>
          <w:tcPr>
            <w:tcW w:w="1004" w:type="pct"/>
            <w:noWrap w:val="0"/>
            <w:vAlign w:val="center"/>
          </w:tcPr>
          <w:p w14:paraId="690B45A6">
            <w:pPr>
              <w:pStyle w:val="30"/>
              <w:bidi w:val="0"/>
            </w:pPr>
            <w:r>
              <w:t>yhzh</w:t>
            </w:r>
          </w:p>
        </w:tc>
        <w:tc>
          <w:tcPr>
            <w:tcW w:w="1087" w:type="pct"/>
            <w:noWrap w:val="0"/>
            <w:vAlign w:val="center"/>
          </w:tcPr>
          <w:p w14:paraId="04DFCAF1">
            <w:pPr>
              <w:pStyle w:val="30"/>
              <w:bidi w:val="0"/>
            </w:pPr>
            <w:r>
              <w:t>账号</w:t>
            </w:r>
          </w:p>
        </w:tc>
        <w:tc>
          <w:tcPr>
            <w:tcW w:w="753" w:type="pct"/>
            <w:noWrap w:val="0"/>
            <w:vAlign w:val="center"/>
          </w:tcPr>
          <w:p w14:paraId="56242B35">
            <w:pPr>
              <w:pStyle w:val="30"/>
              <w:bidi w:val="0"/>
            </w:pPr>
            <w:r>
              <w:t>varchar</w:t>
            </w:r>
          </w:p>
        </w:tc>
        <w:tc>
          <w:tcPr>
            <w:tcW w:w="418" w:type="pct"/>
            <w:noWrap w:val="0"/>
            <w:vAlign w:val="center"/>
          </w:tcPr>
          <w:p w14:paraId="2AC9AFFB">
            <w:pPr>
              <w:pStyle w:val="30"/>
              <w:bidi w:val="0"/>
            </w:pPr>
            <w:r>
              <w:t>50</w:t>
            </w:r>
          </w:p>
        </w:tc>
        <w:tc>
          <w:tcPr>
            <w:tcW w:w="417" w:type="pct"/>
            <w:noWrap w:val="0"/>
            <w:vAlign w:val="center"/>
          </w:tcPr>
          <w:p w14:paraId="6DB2569C">
            <w:pPr>
              <w:pStyle w:val="30"/>
              <w:bidi w:val="0"/>
            </w:pPr>
            <w:r>
              <w:t>否</w:t>
            </w:r>
          </w:p>
        </w:tc>
        <w:tc>
          <w:tcPr>
            <w:tcW w:w="920" w:type="pct"/>
            <w:noWrap w:val="0"/>
            <w:vAlign w:val="center"/>
          </w:tcPr>
          <w:p w14:paraId="7E80E989">
            <w:pPr>
              <w:pStyle w:val="30"/>
              <w:bidi w:val="0"/>
            </w:pPr>
            <w:r>
              <w:t>首选账户账号</w:t>
            </w:r>
          </w:p>
        </w:tc>
      </w:tr>
      <w:tr w14:paraId="31336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713E356B">
            <w:pPr>
              <w:pStyle w:val="30"/>
              <w:bidi w:val="0"/>
            </w:pPr>
            <w:r>
              <w:rPr>
                <w:rFonts w:hint="default"/>
                <w:lang w:val="en-US" w:eastAsia="zh-CN"/>
              </w:rPr>
              <w:t>20</w:t>
            </w:r>
          </w:p>
        </w:tc>
        <w:tc>
          <w:tcPr>
            <w:tcW w:w="1004" w:type="pct"/>
            <w:noWrap w:val="0"/>
            <w:vAlign w:val="center"/>
          </w:tcPr>
          <w:p w14:paraId="03CB3D74">
            <w:pPr>
              <w:pStyle w:val="30"/>
              <w:bidi w:val="0"/>
            </w:pPr>
            <w:r>
              <w:t>bsrxm</w:t>
            </w:r>
          </w:p>
        </w:tc>
        <w:tc>
          <w:tcPr>
            <w:tcW w:w="1087" w:type="pct"/>
            <w:noWrap w:val="0"/>
            <w:vAlign w:val="center"/>
          </w:tcPr>
          <w:p w14:paraId="6A0216D7">
            <w:pPr>
              <w:pStyle w:val="30"/>
              <w:bidi w:val="0"/>
            </w:pPr>
            <w:r>
              <w:t>企业办税人员姓名</w:t>
            </w:r>
          </w:p>
        </w:tc>
        <w:tc>
          <w:tcPr>
            <w:tcW w:w="753" w:type="pct"/>
            <w:noWrap w:val="0"/>
            <w:vAlign w:val="center"/>
          </w:tcPr>
          <w:p w14:paraId="2C1AD804">
            <w:pPr>
              <w:pStyle w:val="30"/>
              <w:bidi w:val="0"/>
            </w:pPr>
            <w:r>
              <w:t>varchar</w:t>
            </w:r>
          </w:p>
        </w:tc>
        <w:tc>
          <w:tcPr>
            <w:tcW w:w="418" w:type="pct"/>
            <w:noWrap w:val="0"/>
            <w:vAlign w:val="center"/>
          </w:tcPr>
          <w:p w14:paraId="752AB322">
            <w:pPr>
              <w:pStyle w:val="30"/>
              <w:bidi w:val="0"/>
            </w:pPr>
            <w:r>
              <w:t>150</w:t>
            </w:r>
          </w:p>
        </w:tc>
        <w:tc>
          <w:tcPr>
            <w:tcW w:w="417" w:type="pct"/>
            <w:noWrap w:val="0"/>
            <w:vAlign w:val="center"/>
          </w:tcPr>
          <w:p w14:paraId="5133D5DB">
            <w:pPr>
              <w:pStyle w:val="30"/>
              <w:bidi w:val="0"/>
            </w:pPr>
            <w:r>
              <w:t>否</w:t>
            </w:r>
          </w:p>
        </w:tc>
        <w:tc>
          <w:tcPr>
            <w:tcW w:w="920" w:type="pct"/>
            <w:noWrap w:val="0"/>
            <w:vAlign w:val="center"/>
          </w:tcPr>
          <w:p w14:paraId="5DB0394F">
            <w:pPr>
              <w:pStyle w:val="30"/>
              <w:bidi w:val="0"/>
            </w:pPr>
          </w:p>
        </w:tc>
      </w:tr>
      <w:tr w14:paraId="293B3C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1286D8">
            <w:pPr>
              <w:pStyle w:val="30"/>
              <w:bidi w:val="0"/>
            </w:pPr>
            <w:r>
              <w:rPr>
                <w:rFonts w:hint="default"/>
                <w:lang w:val="en-US" w:eastAsia="zh-CN"/>
              </w:rPr>
              <w:t>21</w:t>
            </w:r>
          </w:p>
        </w:tc>
        <w:tc>
          <w:tcPr>
            <w:tcW w:w="1004" w:type="pct"/>
            <w:noWrap w:val="0"/>
            <w:vAlign w:val="center"/>
          </w:tcPr>
          <w:p w14:paraId="18D8DB3D">
            <w:pPr>
              <w:pStyle w:val="30"/>
              <w:bidi w:val="0"/>
            </w:pPr>
            <w:r>
              <w:t>xdpsdqybz</w:t>
            </w:r>
          </w:p>
        </w:tc>
        <w:tc>
          <w:tcPr>
            <w:tcW w:w="1087" w:type="pct"/>
            <w:noWrap w:val="0"/>
            <w:vAlign w:val="center"/>
          </w:tcPr>
          <w:p w14:paraId="67146581">
            <w:pPr>
              <w:pStyle w:val="30"/>
              <w:bidi w:val="0"/>
            </w:pPr>
            <w:r>
              <w:t>数字化电子票试点企业标识</w:t>
            </w:r>
          </w:p>
        </w:tc>
        <w:tc>
          <w:tcPr>
            <w:tcW w:w="753" w:type="pct"/>
            <w:noWrap w:val="0"/>
            <w:vAlign w:val="center"/>
          </w:tcPr>
          <w:p w14:paraId="3992DF70">
            <w:pPr>
              <w:pStyle w:val="30"/>
              <w:bidi w:val="0"/>
            </w:pPr>
            <w:r>
              <w:t>varchar</w:t>
            </w:r>
          </w:p>
        </w:tc>
        <w:tc>
          <w:tcPr>
            <w:tcW w:w="418" w:type="pct"/>
            <w:noWrap w:val="0"/>
            <w:vAlign w:val="center"/>
          </w:tcPr>
          <w:p w14:paraId="3579BA53">
            <w:pPr>
              <w:pStyle w:val="30"/>
              <w:bidi w:val="0"/>
            </w:pPr>
            <w:r>
              <w:t>20</w:t>
            </w:r>
          </w:p>
        </w:tc>
        <w:tc>
          <w:tcPr>
            <w:tcW w:w="417" w:type="pct"/>
            <w:noWrap w:val="0"/>
            <w:vAlign w:val="center"/>
          </w:tcPr>
          <w:p w14:paraId="5F75425E">
            <w:pPr>
              <w:pStyle w:val="30"/>
              <w:bidi w:val="0"/>
            </w:pPr>
            <w:r>
              <w:t>是</w:t>
            </w:r>
          </w:p>
        </w:tc>
        <w:tc>
          <w:tcPr>
            <w:tcW w:w="920" w:type="pct"/>
            <w:noWrap w:val="0"/>
            <w:vAlign w:val="center"/>
          </w:tcPr>
          <w:p w14:paraId="36237F9C">
            <w:pPr>
              <w:pStyle w:val="30"/>
              <w:bidi w:val="0"/>
            </w:pPr>
            <w:r>
              <w:t>Y：数字化电子票试点企业</w:t>
            </w:r>
          </w:p>
          <w:p w14:paraId="38980FA2">
            <w:pPr>
              <w:pStyle w:val="30"/>
              <w:bidi w:val="0"/>
            </w:pPr>
            <w:r>
              <w:t>N：不是数字化电子票试点企业</w:t>
            </w:r>
          </w:p>
        </w:tc>
      </w:tr>
      <w:tr w14:paraId="6300E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52C3E2">
            <w:pPr>
              <w:pStyle w:val="30"/>
              <w:bidi w:val="0"/>
            </w:pPr>
            <w:r>
              <w:rPr>
                <w:rFonts w:hint="default"/>
                <w:lang w:val="en-US" w:eastAsia="zh-CN"/>
              </w:rPr>
              <w:t>22</w:t>
            </w:r>
          </w:p>
        </w:tc>
        <w:tc>
          <w:tcPr>
            <w:tcW w:w="1004" w:type="pct"/>
            <w:noWrap w:val="0"/>
            <w:vAlign w:val="center"/>
          </w:tcPr>
          <w:p w14:paraId="1720AB87">
            <w:pPr>
              <w:pStyle w:val="30"/>
              <w:bidi w:val="0"/>
            </w:pPr>
            <w:r>
              <w:t>ckqyfldm</w:t>
            </w:r>
          </w:p>
        </w:tc>
        <w:tc>
          <w:tcPr>
            <w:tcW w:w="1087" w:type="pct"/>
            <w:noWrap w:val="0"/>
            <w:vAlign w:val="center"/>
          </w:tcPr>
          <w:p w14:paraId="30878A9F">
            <w:pPr>
              <w:pStyle w:val="30"/>
              <w:bidi w:val="0"/>
            </w:pPr>
            <w:r>
              <w:t>出口企业分类</w:t>
            </w:r>
          </w:p>
        </w:tc>
        <w:tc>
          <w:tcPr>
            <w:tcW w:w="753" w:type="pct"/>
            <w:noWrap w:val="0"/>
            <w:vAlign w:val="center"/>
          </w:tcPr>
          <w:p w14:paraId="5D0FB000">
            <w:pPr>
              <w:pStyle w:val="30"/>
              <w:bidi w:val="0"/>
            </w:pPr>
            <w:r>
              <w:t>varchar</w:t>
            </w:r>
          </w:p>
        </w:tc>
        <w:tc>
          <w:tcPr>
            <w:tcW w:w="418" w:type="pct"/>
            <w:noWrap w:val="0"/>
            <w:vAlign w:val="center"/>
          </w:tcPr>
          <w:p w14:paraId="06CDF25B">
            <w:pPr>
              <w:pStyle w:val="30"/>
              <w:bidi w:val="0"/>
            </w:pPr>
            <w:r>
              <w:t>20</w:t>
            </w:r>
          </w:p>
        </w:tc>
        <w:tc>
          <w:tcPr>
            <w:tcW w:w="417" w:type="pct"/>
            <w:noWrap w:val="0"/>
            <w:vAlign w:val="center"/>
          </w:tcPr>
          <w:p w14:paraId="364E0B43">
            <w:pPr>
              <w:pStyle w:val="30"/>
              <w:bidi w:val="0"/>
            </w:pPr>
            <w:r>
              <w:t>是</w:t>
            </w:r>
          </w:p>
        </w:tc>
        <w:tc>
          <w:tcPr>
            <w:tcW w:w="920" w:type="pct"/>
            <w:noWrap w:val="0"/>
            <w:vAlign w:val="center"/>
          </w:tcPr>
          <w:p w14:paraId="1CC35F5D">
            <w:pPr>
              <w:pStyle w:val="30"/>
              <w:bidi w:val="0"/>
            </w:pPr>
            <w:r>
              <w:t>空：非出口企业</w:t>
            </w:r>
          </w:p>
          <w:p w14:paraId="28D6625A">
            <w:pPr>
              <w:pStyle w:val="30"/>
              <w:bidi w:val="0"/>
            </w:pPr>
            <w:r>
              <w:t>01：一类出口企业</w:t>
            </w:r>
          </w:p>
          <w:p w14:paraId="049643C9">
            <w:pPr>
              <w:pStyle w:val="30"/>
              <w:bidi w:val="0"/>
            </w:pPr>
            <w:r>
              <w:t>02：二类出口企业</w:t>
            </w:r>
          </w:p>
          <w:p w14:paraId="61E23466">
            <w:pPr>
              <w:pStyle w:val="30"/>
              <w:bidi w:val="0"/>
            </w:pPr>
            <w:r>
              <w:t>03：三类出口企业</w:t>
            </w:r>
          </w:p>
          <w:p w14:paraId="4AC062F9">
            <w:pPr>
              <w:pStyle w:val="30"/>
              <w:bidi w:val="0"/>
            </w:pPr>
            <w:r>
              <w:t>04：四类出口企业</w:t>
            </w:r>
          </w:p>
        </w:tc>
      </w:tr>
      <w:tr w14:paraId="66B71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589840">
            <w:pPr>
              <w:pStyle w:val="30"/>
              <w:bidi w:val="0"/>
            </w:pPr>
            <w:r>
              <w:rPr>
                <w:rFonts w:hint="default"/>
                <w:lang w:val="en-US" w:eastAsia="zh-CN"/>
              </w:rPr>
              <w:t>23</w:t>
            </w:r>
          </w:p>
        </w:tc>
        <w:tc>
          <w:tcPr>
            <w:tcW w:w="1004" w:type="pct"/>
            <w:noWrap w:val="0"/>
            <w:vAlign w:val="center"/>
          </w:tcPr>
          <w:p w14:paraId="04062B81">
            <w:pPr>
              <w:pStyle w:val="30"/>
              <w:bidi w:val="0"/>
            </w:pPr>
            <w:r>
              <w:t>zfjglxdm</w:t>
            </w:r>
          </w:p>
        </w:tc>
        <w:tc>
          <w:tcPr>
            <w:tcW w:w="1087" w:type="pct"/>
            <w:noWrap w:val="0"/>
            <w:vAlign w:val="center"/>
          </w:tcPr>
          <w:p w14:paraId="46A146BA">
            <w:pPr>
              <w:pStyle w:val="30"/>
              <w:bidi w:val="0"/>
            </w:pPr>
            <w:r>
              <w:t>总分机构类型</w:t>
            </w:r>
          </w:p>
        </w:tc>
        <w:tc>
          <w:tcPr>
            <w:tcW w:w="753" w:type="pct"/>
            <w:noWrap w:val="0"/>
            <w:vAlign w:val="center"/>
          </w:tcPr>
          <w:p w14:paraId="29D89341">
            <w:pPr>
              <w:pStyle w:val="30"/>
              <w:bidi w:val="0"/>
            </w:pPr>
            <w:r>
              <w:t>varchar</w:t>
            </w:r>
          </w:p>
        </w:tc>
        <w:tc>
          <w:tcPr>
            <w:tcW w:w="418" w:type="pct"/>
            <w:noWrap w:val="0"/>
            <w:vAlign w:val="center"/>
          </w:tcPr>
          <w:p w14:paraId="0A467B9C">
            <w:pPr>
              <w:pStyle w:val="30"/>
              <w:bidi w:val="0"/>
            </w:pPr>
            <w:r>
              <w:t>20</w:t>
            </w:r>
          </w:p>
        </w:tc>
        <w:tc>
          <w:tcPr>
            <w:tcW w:w="417" w:type="pct"/>
            <w:noWrap w:val="0"/>
            <w:vAlign w:val="center"/>
          </w:tcPr>
          <w:p w14:paraId="13FF16F0">
            <w:pPr>
              <w:pStyle w:val="30"/>
              <w:bidi w:val="0"/>
            </w:pPr>
            <w:r>
              <w:t>是</w:t>
            </w:r>
          </w:p>
        </w:tc>
        <w:tc>
          <w:tcPr>
            <w:tcW w:w="920" w:type="pct"/>
            <w:noWrap w:val="0"/>
            <w:vAlign w:val="center"/>
          </w:tcPr>
          <w:p w14:paraId="3CF9CFE9">
            <w:pPr>
              <w:pStyle w:val="30"/>
              <w:bidi w:val="0"/>
            </w:pPr>
            <w:r>
              <w:t xml:space="preserve">0：非总分机构 </w:t>
            </w:r>
          </w:p>
          <w:p w14:paraId="60CE5A46">
            <w:pPr>
              <w:pStyle w:val="30"/>
              <w:bidi w:val="0"/>
            </w:pPr>
            <w:r>
              <w:t>1：总机构</w:t>
            </w:r>
          </w:p>
          <w:p w14:paraId="29C25EFB">
            <w:pPr>
              <w:pStyle w:val="30"/>
              <w:bidi w:val="0"/>
            </w:pPr>
            <w:r>
              <w:t>2：分支机构 3：分总机构</w:t>
            </w:r>
          </w:p>
        </w:tc>
      </w:tr>
      <w:tr w14:paraId="57DED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A4BDE0">
            <w:pPr>
              <w:pStyle w:val="30"/>
              <w:bidi w:val="0"/>
            </w:pPr>
            <w:r>
              <w:rPr>
                <w:rFonts w:hint="default"/>
                <w:lang w:val="en-US" w:eastAsia="zh-CN"/>
              </w:rPr>
              <w:t>24</w:t>
            </w:r>
          </w:p>
        </w:tc>
        <w:tc>
          <w:tcPr>
            <w:tcW w:w="1004" w:type="pct"/>
            <w:noWrap w:val="0"/>
            <w:vAlign w:val="center"/>
          </w:tcPr>
          <w:p w14:paraId="66AD7FDB">
            <w:pPr>
              <w:pStyle w:val="30"/>
              <w:bidi w:val="0"/>
            </w:pPr>
            <w:r>
              <w:t>yhyywddm</w:t>
            </w:r>
          </w:p>
        </w:tc>
        <w:tc>
          <w:tcPr>
            <w:tcW w:w="1087" w:type="pct"/>
            <w:noWrap w:val="0"/>
            <w:vAlign w:val="center"/>
          </w:tcPr>
          <w:p w14:paraId="7A88BBA7">
            <w:pPr>
              <w:pStyle w:val="30"/>
              <w:bidi w:val="0"/>
            </w:pPr>
            <w:r>
              <w:t>银行营业网点</w:t>
            </w:r>
          </w:p>
        </w:tc>
        <w:tc>
          <w:tcPr>
            <w:tcW w:w="753" w:type="pct"/>
            <w:noWrap w:val="0"/>
            <w:vAlign w:val="center"/>
          </w:tcPr>
          <w:p w14:paraId="352A5C1C">
            <w:pPr>
              <w:pStyle w:val="30"/>
              <w:bidi w:val="0"/>
            </w:pPr>
            <w:r>
              <w:t>varchar</w:t>
            </w:r>
          </w:p>
        </w:tc>
        <w:tc>
          <w:tcPr>
            <w:tcW w:w="418" w:type="pct"/>
            <w:noWrap w:val="0"/>
            <w:vAlign w:val="center"/>
          </w:tcPr>
          <w:p w14:paraId="424C7E76">
            <w:pPr>
              <w:pStyle w:val="30"/>
              <w:bidi w:val="0"/>
            </w:pPr>
            <w:r>
              <w:t>13</w:t>
            </w:r>
          </w:p>
        </w:tc>
        <w:tc>
          <w:tcPr>
            <w:tcW w:w="417" w:type="pct"/>
            <w:noWrap w:val="0"/>
            <w:vAlign w:val="center"/>
          </w:tcPr>
          <w:p w14:paraId="5D26D0C3">
            <w:pPr>
              <w:pStyle w:val="30"/>
              <w:bidi w:val="0"/>
            </w:pPr>
            <w:r>
              <w:t>否</w:t>
            </w:r>
          </w:p>
        </w:tc>
        <w:tc>
          <w:tcPr>
            <w:tcW w:w="920" w:type="pct"/>
            <w:noWrap w:val="0"/>
            <w:vAlign w:val="center"/>
          </w:tcPr>
          <w:p w14:paraId="6F62A729">
            <w:pPr>
              <w:pStyle w:val="30"/>
              <w:bidi w:val="0"/>
            </w:pPr>
          </w:p>
        </w:tc>
      </w:tr>
      <w:tr w14:paraId="09DF8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DA66DAA">
            <w:pPr>
              <w:pStyle w:val="30"/>
              <w:bidi w:val="0"/>
            </w:pPr>
            <w:r>
              <w:rPr>
                <w:rFonts w:hint="default"/>
                <w:lang w:val="en-US" w:eastAsia="zh-CN"/>
              </w:rPr>
              <w:t>25</w:t>
            </w:r>
          </w:p>
        </w:tc>
        <w:tc>
          <w:tcPr>
            <w:tcW w:w="1004" w:type="pct"/>
            <w:noWrap w:val="0"/>
            <w:vAlign w:val="center"/>
          </w:tcPr>
          <w:p w14:paraId="2BC1C29A">
            <w:pPr>
              <w:pStyle w:val="30"/>
              <w:bidi w:val="0"/>
            </w:pPr>
            <w:r>
              <w:t>nsrztdm</w:t>
            </w:r>
          </w:p>
        </w:tc>
        <w:tc>
          <w:tcPr>
            <w:tcW w:w="1087" w:type="pct"/>
            <w:noWrap w:val="0"/>
            <w:vAlign w:val="center"/>
          </w:tcPr>
          <w:p w14:paraId="423F7C30">
            <w:pPr>
              <w:pStyle w:val="30"/>
              <w:bidi w:val="0"/>
            </w:pPr>
            <w:r>
              <w:t>开票方纳税人状态</w:t>
            </w:r>
          </w:p>
        </w:tc>
        <w:tc>
          <w:tcPr>
            <w:tcW w:w="753" w:type="pct"/>
            <w:noWrap w:val="0"/>
            <w:vAlign w:val="center"/>
          </w:tcPr>
          <w:p w14:paraId="44C39351">
            <w:pPr>
              <w:pStyle w:val="30"/>
              <w:bidi w:val="0"/>
            </w:pPr>
            <w:r>
              <w:t>varchar</w:t>
            </w:r>
          </w:p>
        </w:tc>
        <w:tc>
          <w:tcPr>
            <w:tcW w:w="418" w:type="pct"/>
            <w:noWrap w:val="0"/>
            <w:vAlign w:val="center"/>
          </w:tcPr>
          <w:p w14:paraId="45408DE2">
            <w:pPr>
              <w:pStyle w:val="30"/>
              <w:bidi w:val="0"/>
            </w:pPr>
            <w:r>
              <w:t>2</w:t>
            </w:r>
          </w:p>
        </w:tc>
        <w:tc>
          <w:tcPr>
            <w:tcW w:w="417" w:type="pct"/>
            <w:noWrap w:val="0"/>
            <w:vAlign w:val="center"/>
          </w:tcPr>
          <w:p w14:paraId="104E5867">
            <w:pPr>
              <w:pStyle w:val="30"/>
              <w:bidi w:val="0"/>
            </w:pPr>
            <w:r>
              <w:t>是</w:t>
            </w:r>
          </w:p>
        </w:tc>
        <w:tc>
          <w:tcPr>
            <w:tcW w:w="920" w:type="pct"/>
            <w:noWrap w:val="0"/>
            <w:vAlign w:val="center"/>
          </w:tcPr>
          <w:p w14:paraId="64D6D910">
            <w:pPr>
              <w:pStyle w:val="30"/>
              <w:bidi w:val="0"/>
            </w:pPr>
            <w:r>
              <w:t>01：受理</w:t>
            </w:r>
          </w:p>
          <w:p w14:paraId="7762E642">
            <w:pPr>
              <w:pStyle w:val="30"/>
              <w:bidi w:val="0"/>
            </w:pPr>
            <w:r>
              <w:t>02：筹建期</w:t>
            </w:r>
          </w:p>
          <w:p w14:paraId="7870993C">
            <w:pPr>
              <w:pStyle w:val="30"/>
              <w:bidi w:val="0"/>
            </w:pPr>
            <w:r>
              <w:t>03：正常</w:t>
            </w:r>
          </w:p>
          <w:p w14:paraId="4BCE3F59">
            <w:pPr>
              <w:pStyle w:val="30"/>
              <w:bidi w:val="0"/>
            </w:pPr>
            <w:r>
              <w:t>04：停业</w:t>
            </w:r>
          </w:p>
          <w:p w14:paraId="1CB71790">
            <w:pPr>
              <w:pStyle w:val="30"/>
              <w:bidi w:val="0"/>
            </w:pPr>
            <w:r>
              <w:t>05：非正常</w:t>
            </w:r>
          </w:p>
          <w:p w14:paraId="69F486D3">
            <w:pPr>
              <w:pStyle w:val="30"/>
              <w:bidi w:val="0"/>
            </w:pPr>
            <w:r>
              <w:t>06：清算</w:t>
            </w:r>
          </w:p>
          <w:p w14:paraId="3A4BAAE6">
            <w:pPr>
              <w:pStyle w:val="30"/>
              <w:bidi w:val="0"/>
            </w:pPr>
            <w:r>
              <w:t>07：注销</w:t>
            </w:r>
          </w:p>
          <w:p w14:paraId="0DCCA794">
            <w:pPr>
              <w:pStyle w:val="30"/>
              <w:bidi w:val="0"/>
            </w:pPr>
            <w:r>
              <w:t>08：非正常户注销</w:t>
            </w:r>
          </w:p>
          <w:p w14:paraId="3C5A8772">
            <w:pPr>
              <w:pStyle w:val="30"/>
              <w:bidi w:val="0"/>
            </w:pPr>
            <w:r>
              <w:t>09：报验</w:t>
            </w:r>
          </w:p>
          <w:p w14:paraId="71EF66E0">
            <w:pPr>
              <w:pStyle w:val="30"/>
              <w:bidi w:val="0"/>
            </w:pPr>
            <w:r>
              <w:t>10：核销报验</w:t>
            </w:r>
          </w:p>
          <w:p w14:paraId="26D0103E">
            <w:pPr>
              <w:pStyle w:val="30"/>
              <w:bidi w:val="0"/>
            </w:pPr>
            <w:r>
              <w:t>11：中断缴费</w:t>
            </w:r>
          </w:p>
          <w:p w14:paraId="0DF5E710">
            <w:pPr>
              <w:pStyle w:val="30"/>
              <w:bidi w:val="0"/>
            </w:pPr>
            <w:r>
              <w:t>12：恢复缴费</w:t>
            </w:r>
          </w:p>
          <w:p w14:paraId="0EBAC607">
            <w:pPr>
              <w:pStyle w:val="30"/>
              <w:bidi w:val="0"/>
            </w:pPr>
            <w:r>
              <w:t>13：简易注销无异议</w:t>
            </w:r>
          </w:p>
          <w:p w14:paraId="2C9C56F2">
            <w:pPr>
              <w:pStyle w:val="30"/>
              <w:bidi w:val="0"/>
            </w:pPr>
            <w:r>
              <w:t>99：其他</w:t>
            </w:r>
          </w:p>
        </w:tc>
      </w:tr>
      <w:tr w14:paraId="1BFD1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88C566D">
            <w:pPr>
              <w:pStyle w:val="30"/>
              <w:bidi w:val="0"/>
              <w:rPr>
                <w:rFonts w:hint="default"/>
                <w:lang w:val="en-US"/>
              </w:rPr>
            </w:pPr>
            <w:r>
              <w:rPr>
                <w:rFonts w:hint="default"/>
                <w:lang w:val="en-US" w:eastAsia="zh-CN"/>
              </w:rPr>
              <w:t>26</w:t>
            </w:r>
          </w:p>
        </w:tc>
        <w:tc>
          <w:tcPr>
            <w:tcW w:w="1004" w:type="pct"/>
            <w:noWrap w:val="0"/>
            <w:vAlign w:val="center"/>
          </w:tcPr>
          <w:p w14:paraId="24FC5849">
            <w:pPr>
              <w:pStyle w:val="30"/>
              <w:bidi w:val="0"/>
            </w:pPr>
            <w:r>
              <w:t>yxqq</w:t>
            </w:r>
          </w:p>
        </w:tc>
        <w:tc>
          <w:tcPr>
            <w:tcW w:w="1087" w:type="pct"/>
            <w:noWrap w:val="0"/>
            <w:vAlign w:val="center"/>
          </w:tcPr>
          <w:p w14:paraId="18D836C4">
            <w:pPr>
              <w:pStyle w:val="30"/>
              <w:bidi w:val="0"/>
            </w:pPr>
            <w:r>
              <w:t>纳税人类型标签有效期起</w:t>
            </w:r>
          </w:p>
        </w:tc>
        <w:tc>
          <w:tcPr>
            <w:tcW w:w="753" w:type="pct"/>
            <w:noWrap w:val="0"/>
            <w:vAlign w:val="center"/>
          </w:tcPr>
          <w:p w14:paraId="6BF37AFF">
            <w:pPr>
              <w:pStyle w:val="30"/>
              <w:bidi w:val="0"/>
            </w:pPr>
            <w:r>
              <w:t>date</w:t>
            </w:r>
          </w:p>
        </w:tc>
        <w:tc>
          <w:tcPr>
            <w:tcW w:w="418" w:type="pct"/>
            <w:noWrap w:val="0"/>
            <w:vAlign w:val="center"/>
          </w:tcPr>
          <w:p w14:paraId="521F6E3C">
            <w:pPr>
              <w:pStyle w:val="30"/>
              <w:bidi w:val="0"/>
            </w:pPr>
          </w:p>
        </w:tc>
        <w:tc>
          <w:tcPr>
            <w:tcW w:w="417" w:type="pct"/>
            <w:noWrap w:val="0"/>
            <w:vAlign w:val="center"/>
          </w:tcPr>
          <w:p w14:paraId="57062AC7">
            <w:pPr>
              <w:pStyle w:val="30"/>
              <w:bidi w:val="0"/>
            </w:pPr>
            <w:r>
              <w:t>否</w:t>
            </w:r>
          </w:p>
        </w:tc>
        <w:tc>
          <w:tcPr>
            <w:tcW w:w="920" w:type="pct"/>
            <w:noWrap w:val="0"/>
            <w:vAlign w:val="center"/>
          </w:tcPr>
          <w:p w14:paraId="535101B3">
            <w:pPr>
              <w:pStyle w:val="30"/>
              <w:bidi w:val="0"/>
            </w:pPr>
            <w:r>
              <w:t>格式：</w:t>
            </w:r>
          </w:p>
          <w:p w14:paraId="3FF48EAF">
            <w:pPr>
              <w:pStyle w:val="30"/>
              <w:bidi w:val="0"/>
            </w:pPr>
            <w:r>
              <w:t>yyyy-MM-dd</w:t>
            </w:r>
          </w:p>
        </w:tc>
      </w:tr>
      <w:tr w14:paraId="074FB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502EAE7">
            <w:pPr>
              <w:pStyle w:val="30"/>
              <w:bidi w:val="0"/>
            </w:pPr>
            <w:r>
              <w:rPr>
                <w:rFonts w:hint="default"/>
                <w:lang w:val="en-US" w:eastAsia="zh-CN"/>
              </w:rPr>
              <w:t>27</w:t>
            </w:r>
          </w:p>
        </w:tc>
        <w:tc>
          <w:tcPr>
            <w:tcW w:w="1004" w:type="pct"/>
            <w:noWrap w:val="0"/>
            <w:vAlign w:val="center"/>
          </w:tcPr>
          <w:p w14:paraId="1B61C0A0">
            <w:pPr>
              <w:pStyle w:val="30"/>
              <w:bidi w:val="0"/>
            </w:pPr>
            <w:r>
              <w:t>yxqz</w:t>
            </w:r>
          </w:p>
        </w:tc>
        <w:tc>
          <w:tcPr>
            <w:tcW w:w="1087" w:type="pct"/>
            <w:noWrap w:val="0"/>
            <w:vAlign w:val="center"/>
          </w:tcPr>
          <w:p w14:paraId="7917A78E">
            <w:pPr>
              <w:pStyle w:val="30"/>
              <w:bidi w:val="0"/>
            </w:pPr>
            <w:r>
              <w:t>纳税人类型标签有效期止</w:t>
            </w:r>
          </w:p>
        </w:tc>
        <w:tc>
          <w:tcPr>
            <w:tcW w:w="753" w:type="pct"/>
            <w:noWrap w:val="0"/>
            <w:vAlign w:val="center"/>
          </w:tcPr>
          <w:p w14:paraId="7A0DC9E2">
            <w:pPr>
              <w:pStyle w:val="30"/>
              <w:bidi w:val="0"/>
            </w:pPr>
            <w:r>
              <w:t>date</w:t>
            </w:r>
          </w:p>
        </w:tc>
        <w:tc>
          <w:tcPr>
            <w:tcW w:w="418" w:type="pct"/>
            <w:noWrap w:val="0"/>
            <w:vAlign w:val="center"/>
          </w:tcPr>
          <w:p w14:paraId="2F9DEFE2">
            <w:pPr>
              <w:pStyle w:val="30"/>
              <w:bidi w:val="0"/>
            </w:pPr>
          </w:p>
        </w:tc>
        <w:tc>
          <w:tcPr>
            <w:tcW w:w="417" w:type="pct"/>
            <w:noWrap w:val="0"/>
            <w:vAlign w:val="center"/>
          </w:tcPr>
          <w:p w14:paraId="6D531571">
            <w:pPr>
              <w:pStyle w:val="30"/>
              <w:bidi w:val="0"/>
            </w:pPr>
            <w:r>
              <w:t>否</w:t>
            </w:r>
          </w:p>
        </w:tc>
        <w:tc>
          <w:tcPr>
            <w:tcW w:w="920" w:type="pct"/>
            <w:noWrap w:val="0"/>
            <w:vAlign w:val="center"/>
          </w:tcPr>
          <w:p w14:paraId="74415A03">
            <w:pPr>
              <w:pStyle w:val="30"/>
              <w:bidi w:val="0"/>
            </w:pPr>
            <w:r>
              <w:t>格式：</w:t>
            </w:r>
          </w:p>
          <w:p w14:paraId="5A425C40">
            <w:pPr>
              <w:pStyle w:val="30"/>
              <w:bidi w:val="0"/>
            </w:pPr>
            <w:r>
              <w:t>yyyy-MM-dd</w:t>
            </w:r>
          </w:p>
        </w:tc>
      </w:tr>
      <w:tr w14:paraId="457E8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FBE76F">
            <w:pPr>
              <w:pStyle w:val="30"/>
              <w:bidi w:val="0"/>
            </w:pPr>
            <w:r>
              <w:rPr>
                <w:rFonts w:hint="default"/>
                <w:lang w:val="en-US" w:eastAsia="zh-CN"/>
              </w:rPr>
              <w:t>28</w:t>
            </w:r>
          </w:p>
        </w:tc>
        <w:tc>
          <w:tcPr>
            <w:tcW w:w="1004" w:type="pct"/>
            <w:noWrap w:val="0"/>
            <w:vAlign w:val="center"/>
          </w:tcPr>
          <w:p w14:paraId="6D4ED2DE">
            <w:pPr>
              <w:pStyle w:val="30"/>
              <w:bidi w:val="0"/>
            </w:pPr>
            <w:r>
              <w:t>qyhyxzdm</w:t>
            </w:r>
          </w:p>
        </w:tc>
        <w:tc>
          <w:tcPr>
            <w:tcW w:w="1087" w:type="pct"/>
            <w:noWrap w:val="0"/>
            <w:vAlign w:val="center"/>
          </w:tcPr>
          <w:p w14:paraId="571DDD0A">
            <w:pPr>
              <w:pStyle w:val="30"/>
              <w:bidi w:val="0"/>
            </w:pPr>
            <w:r>
              <w:t>企业行业性质</w:t>
            </w:r>
          </w:p>
        </w:tc>
        <w:tc>
          <w:tcPr>
            <w:tcW w:w="753" w:type="pct"/>
            <w:noWrap w:val="0"/>
            <w:vAlign w:val="center"/>
          </w:tcPr>
          <w:p w14:paraId="3687D989">
            <w:pPr>
              <w:pStyle w:val="30"/>
              <w:bidi w:val="0"/>
            </w:pPr>
            <w:r>
              <w:t>varchar</w:t>
            </w:r>
          </w:p>
        </w:tc>
        <w:tc>
          <w:tcPr>
            <w:tcW w:w="418" w:type="pct"/>
            <w:noWrap w:val="0"/>
            <w:vAlign w:val="center"/>
          </w:tcPr>
          <w:p w14:paraId="14100D2B">
            <w:pPr>
              <w:pStyle w:val="30"/>
              <w:bidi w:val="0"/>
            </w:pPr>
            <w:r>
              <w:t>300</w:t>
            </w:r>
          </w:p>
        </w:tc>
        <w:tc>
          <w:tcPr>
            <w:tcW w:w="417" w:type="pct"/>
            <w:noWrap w:val="0"/>
            <w:vAlign w:val="center"/>
          </w:tcPr>
          <w:p w14:paraId="2FFAD43C">
            <w:pPr>
              <w:pStyle w:val="30"/>
              <w:bidi w:val="0"/>
            </w:pPr>
            <w:r>
              <w:t>否</w:t>
            </w:r>
          </w:p>
        </w:tc>
        <w:tc>
          <w:tcPr>
            <w:tcW w:w="920" w:type="pct"/>
            <w:noWrap w:val="0"/>
            <w:vAlign w:val="center"/>
          </w:tcPr>
          <w:p w14:paraId="56C26C64">
            <w:pPr>
              <w:pStyle w:val="30"/>
              <w:bidi w:val="0"/>
            </w:pPr>
            <w:r>
              <w:t xml:space="preserve">01：成品油生产企业 </w:t>
            </w:r>
          </w:p>
          <w:p w14:paraId="377AB0ED">
            <w:pPr>
              <w:pStyle w:val="30"/>
              <w:bidi w:val="0"/>
            </w:pPr>
            <w:r>
              <w:t xml:space="preserve">02：成品油经销企业 </w:t>
            </w:r>
          </w:p>
          <w:p w14:paraId="66689D61">
            <w:pPr>
              <w:pStyle w:val="30"/>
              <w:bidi w:val="0"/>
            </w:pPr>
            <w:r>
              <w:t xml:space="preserve">03：国内机动车生产企业 </w:t>
            </w:r>
          </w:p>
          <w:p w14:paraId="38E3D4C4">
            <w:pPr>
              <w:pStyle w:val="30"/>
              <w:bidi w:val="0"/>
            </w:pPr>
            <w:r>
              <w:t xml:space="preserve">04：进口机动车生产企业驻我国办事机构或总授权代理机构 </w:t>
            </w:r>
          </w:p>
          <w:p w14:paraId="58699D12">
            <w:pPr>
              <w:pStyle w:val="30"/>
              <w:bidi w:val="0"/>
            </w:pPr>
            <w:r>
              <w:t xml:space="preserve">05：机动车授权经销企业 </w:t>
            </w:r>
          </w:p>
          <w:p w14:paraId="4A51A750">
            <w:pPr>
              <w:pStyle w:val="30"/>
              <w:bidi w:val="0"/>
            </w:pPr>
            <w:r>
              <w:t xml:space="preserve">06：其他机动车贸易商 </w:t>
            </w:r>
          </w:p>
          <w:p w14:paraId="19EBB940">
            <w:pPr>
              <w:pStyle w:val="30"/>
              <w:bidi w:val="0"/>
            </w:pPr>
            <w:r>
              <w:t xml:space="preserve">07：二手车市场 </w:t>
            </w:r>
          </w:p>
          <w:p w14:paraId="1A0759FC">
            <w:pPr>
              <w:pStyle w:val="30"/>
              <w:bidi w:val="0"/>
            </w:pPr>
            <w:r>
              <w:t>08：二手车经销企业</w:t>
            </w:r>
          </w:p>
          <w:p w14:paraId="158EC9A6">
            <w:pPr>
              <w:pStyle w:val="30"/>
              <w:bidi w:val="0"/>
            </w:pPr>
            <w:r>
              <w:t xml:space="preserve">09：二手车拍卖企业 </w:t>
            </w:r>
          </w:p>
          <w:p w14:paraId="53867457">
            <w:pPr>
              <w:pStyle w:val="30"/>
              <w:bidi w:val="0"/>
            </w:pPr>
            <w:r>
              <w:t xml:space="preserve">10：稀土矿产企业 </w:t>
            </w:r>
          </w:p>
          <w:p w14:paraId="6F8A7F28">
            <w:pPr>
              <w:pStyle w:val="30"/>
              <w:bidi w:val="0"/>
            </w:pPr>
            <w:r>
              <w:t xml:space="preserve">11：稀土冶炼分离企业 </w:t>
            </w:r>
          </w:p>
          <w:p w14:paraId="2D8893A1">
            <w:pPr>
              <w:pStyle w:val="30"/>
              <w:bidi w:val="0"/>
            </w:pPr>
            <w:r>
              <w:t>12：稀土其他企业</w:t>
            </w:r>
          </w:p>
          <w:p w14:paraId="5800F838">
            <w:pPr>
              <w:pStyle w:val="30"/>
              <w:bidi w:val="0"/>
            </w:pPr>
            <w:r>
              <w:t>13：稀土矿产企业、稀土冶炼分离企业、稀土其他企业</w:t>
            </w:r>
          </w:p>
          <w:p w14:paraId="1F59CAF4">
            <w:pPr>
              <w:pStyle w:val="30"/>
              <w:bidi w:val="0"/>
            </w:pPr>
            <w:r>
              <w:t xml:space="preserve">14：稀土矿产企业、稀土冶炼分离企业 15：稀土矿产企业、稀土其他企业 </w:t>
            </w:r>
          </w:p>
          <w:p w14:paraId="2C6D6BD5">
            <w:pPr>
              <w:pStyle w:val="30"/>
              <w:bidi w:val="0"/>
            </w:pPr>
            <w:r>
              <w:t xml:space="preserve">16：稀土冶炼分离企业、稀土其他企业 </w:t>
            </w:r>
          </w:p>
          <w:p w14:paraId="21BDF86C">
            <w:pPr>
              <w:pStyle w:val="30"/>
              <w:bidi w:val="0"/>
            </w:pPr>
            <w:r>
              <w:t>17：卷烟生产企业</w:t>
            </w:r>
          </w:p>
          <w:p w14:paraId="35212165">
            <w:pPr>
              <w:pStyle w:val="30"/>
              <w:bidi w:val="0"/>
            </w:pPr>
            <w:r>
              <w:t>18：卷烟批发企业</w:t>
            </w:r>
          </w:p>
          <w:p w14:paraId="765092C7">
            <w:pPr>
              <w:pStyle w:val="30"/>
              <w:bidi w:val="0"/>
            </w:pPr>
            <w:r>
              <w:t xml:space="preserve">19：卷烟出口企业 </w:t>
            </w:r>
          </w:p>
          <w:p w14:paraId="250ED5ED">
            <w:pPr>
              <w:pStyle w:val="30"/>
              <w:bidi w:val="0"/>
            </w:pPr>
            <w:r>
              <w:t xml:space="preserve">20：生产型出口企业 </w:t>
            </w:r>
          </w:p>
          <w:p w14:paraId="7BC9B985">
            <w:pPr>
              <w:pStyle w:val="30"/>
              <w:bidi w:val="0"/>
            </w:pPr>
            <w:r>
              <w:t>21：外贸型出口企业</w:t>
            </w:r>
          </w:p>
          <w:p w14:paraId="1F0EFDC9">
            <w:pPr>
              <w:pStyle w:val="30"/>
              <w:bidi w:val="0"/>
            </w:pPr>
            <w:r>
              <w:t>22：外贸综合服务企业</w:t>
            </w:r>
          </w:p>
          <w:p w14:paraId="1E42ECB1">
            <w:pPr>
              <w:pStyle w:val="30"/>
              <w:bidi w:val="0"/>
            </w:pPr>
            <w:r>
              <w:t>23：自贸区试点企业</w:t>
            </w:r>
          </w:p>
          <w:p w14:paraId="0D84F898">
            <w:pPr>
              <w:pStyle w:val="30"/>
              <w:bidi w:val="0"/>
            </w:pPr>
            <w:r>
              <w:t xml:space="preserve">24：特殊监管区内企业 </w:t>
            </w:r>
          </w:p>
          <w:p w14:paraId="7D976919">
            <w:pPr>
              <w:pStyle w:val="30"/>
              <w:bidi w:val="0"/>
            </w:pPr>
            <w:r>
              <w:t>25：增值税一般纳税人资格试点</w:t>
            </w:r>
          </w:p>
          <w:p w14:paraId="08D640BC">
            <w:pPr>
              <w:pStyle w:val="30"/>
              <w:bidi w:val="0"/>
            </w:pPr>
            <w:r>
              <w:t>2</w:t>
            </w:r>
            <w:r>
              <w:rPr>
                <w:rFonts w:hint="default"/>
                <w:lang w:val="en-US"/>
              </w:rPr>
              <w:t>6</w:t>
            </w:r>
            <w:r>
              <w:t>：市场采购试点</w:t>
            </w:r>
          </w:p>
          <w:p w14:paraId="79A1F4E1">
            <w:pPr>
              <w:pStyle w:val="30"/>
              <w:bidi w:val="0"/>
            </w:pPr>
            <w:r>
              <w:t>27：退税商店</w:t>
            </w:r>
          </w:p>
          <w:p w14:paraId="0656575C">
            <w:pPr>
              <w:pStyle w:val="30"/>
              <w:bidi w:val="0"/>
            </w:pPr>
            <w:r>
              <w:t>28：电子商务出口企业</w:t>
            </w:r>
          </w:p>
          <w:p w14:paraId="0F0DE480">
            <w:pPr>
              <w:pStyle w:val="30"/>
              <w:bidi w:val="0"/>
            </w:pPr>
            <w:r>
              <w:t xml:space="preserve">29：享受出口退税政策的融资租赁企业 </w:t>
            </w:r>
          </w:p>
          <w:p w14:paraId="56828236">
            <w:pPr>
              <w:pStyle w:val="30"/>
              <w:bidi w:val="0"/>
            </w:pPr>
            <w:r>
              <w:t>30：增值税零税率应税服务提供者</w:t>
            </w:r>
          </w:p>
          <w:p w14:paraId="644B7B48">
            <w:pPr>
              <w:pStyle w:val="30"/>
              <w:bidi w:val="0"/>
            </w:pPr>
            <w:r>
              <w:t xml:space="preserve">31：房地产开发企业 </w:t>
            </w:r>
          </w:p>
          <w:p w14:paraId="5C0A7AE4">
            <w:pPr>
              <w:pStyle w:val="30"/>
              <w:bidi w:val="0"/>
            </w:pPr>
            <w:r>
              <w:t>32：农产品深加工企业</w:t>
            </w:r>
          </w:p>
          <w:p w14:paraId="5E5A9F33">
            <w:pPr>
              <w:pStyle w:val="30"/>
              <w:bidi w:val="0"/>
            </w:pPr>
            <w:r>
              <w:t xml:space="preserve">33：外购石脑油、燃料油用于消费税退税企业 </w:t>
            </w:r>
          </w:p>
          <w:p w14:paraId="155A6D9E">
            <w:pPr>
              <w:pStyle w:val="30"/>
              <w:bidi w:val="0"/>
            </w:pPr>
            <w:r>
              <w:t>34：从事机动车进口的其他贸易商</w:t>
            </w:r>
          </w:p>
          <w:p w14:paraId="0EC1D4BC">
            <w:pPr>
              <w:pStyle w:val="30"/>
              <w:bidi w:val="0"/>
            </w:pPr>
            <w:r>
              <w:t xml:space="preserve">35：自产农产品者 </w:t>
            </w:r>
          </w:p>
          <w:p w14:paraId="1838A243">
            <w:pPr>
              <w:pStyle w:val="30"/>
              <w:bidi w:val="0"/>
            </w:pPr>
            <w:r>
              <w:t xml:space="preserve">36：农产品收购企业 </w:t>
            </w:r>
          </w:p>
          <w:p w14:paraId="36F82369">
            <w:pPr>
              <w:pStyle w:val="30"/>
              <w:bidi w:val="0"/>
            </w:pPr>
            <w:r>
              <w:t xml:space="preserve">37：光伏收购企业 </w:t>
            </w:r>
          </w:p>
          <w:p w14:paraId="4F9B9388">
            <w:pPr>
              <w:pStyle w:val="30"/>
              <w:bidi w:val="0"/>
            </w:pPr>
            <w:r>
              <w:t xml:space="preserve">38：住房租赁企业 </w:t>
            </w:r>
          </w:p>
          <w:p w14:paraId="21D963C4">
            <w:pPr>
              <w:pStyle w:val="30"/>
              <w:bidi w:val="0"/>
            </w:pPr>
            <w:r>
              <w:t>39：冬奥会退税企业</w:t>
            </w:r>
          </w:p>
        </w:tc>
      </w:tr>
      <w:tr w14:paraId="381C3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108AB5">
            <w:pPr>
              <w:pStyle w:val="30"/>
              <w:bidi w:val="0"/>
            </w:pPr>
            <w:r>
              <w:rPr>
                <w:rFonts w:hint="default"/>
                <w:lang w:val="en-US" w:eastAsia="zh-CN"/>
              </w:rPr>
              <w:t>29</w:t>
            </w:r>
          </w:p>
        </w:tc>
        <w:tc>
          <w:tcPr>
            <w:tcW w:w="1004" w:type="pct"/>
            <w:noWrap w:val="0"/>
            <w:vAlign w:val="center"/>
          </w:tcPr>
          <w:p w14:paraId="7624E54B">
            <w:pPr>
              <w:pStyle w:val="30"/>
              <w:bidi w:val="0"/>
            </w:pPr>
            <w:r>
              <w:t>xfsnsrlxdm</w:t>
            </w:r>
          </w:p>
        </w:tc>
        <w:tc>
          <w:tcPr>
            <w:tcW w:w="1087" w:type="pct"/>
            <w:noWrap w:val="0"/>
            <w:vAlign w:val="center"/>
          </w:tcPr>
          <w:p w14:paraId="516A52E6">
            <w:pPr>
              <w:pStyle w:val="30"/>
              <w:bidi w:val="0"/>
            </w:pPr>
            <w:r>
              <w:t>消费税纳税人类型</w:t>
            </w:r>
          </w:p>
        </w:tc>
        <w:tc>
          <w:tcPr>
            <w:tcW w:w="753" w:type="pct"/>
            <w:noWrap w:val="0"/>
            <w:vAlign w:val="center"/>
          </w:tcPr>
          <w:p w14:paraId="5B206E3E">
            <w:pPr>
              <w:pStyle w:val="30"/>
              <w:bidi w:val="0"/>
            </w:pPr>
            <w:r>
              <w:t>varchar</w:t>
            </w:r>
          </w:p>
        </w:tc>
        <w:tc>
          <w:tcPr>
            <w:tcW w:w="418" w:type="pct"/>
            <w:noWrap w:val="0"/>
            <w:vAlign w:val="center"/>
          </w:tcPr>
          <w:p w14:paraId="3600245F">
            <w:pPr>
              <w:pStyle w:val="30"/>
              <w:bidi w:val="0"/>
            </w:pPr>
            <w:r>
              <w:t>20</w:t>
            </w:r>
          </w:p>
        </w:tc>
        <w:tc>
          <w:tcPr>
            <w:tcW w:w="417" w:type="pct"/>
            <w:noWrap w:val="0"/>
            <w:vAlign w:val="center"/>
          </w:tcPr>
          <w:p w14:paraId="65DE4020">
            <w:pPr>
              <w:pStyle w:val="30"/>
              <w:bidi w:val="0"/>
            </w:pPr>
            <w:r>
              <w:t>否</w:t>
            </w:r>
          </w:p>
        </w:tc>
        <w:tc>
          <w:tcPr>
            <w:tcW w:w="920" w:type="pct"/>
            <w:noWrap w:val="0"/>
            <w:vAlign w:val="center"/>
          </w:tcPr>
          <w:p w14:paraId="07CA9C84">
            <w:pPr>
              <w:pStyle w:val="30"/>
              <w:bidi w:val="0"/>
            </w:pPr>
            <w:r>
              <w:t xml:space="preserve">01：卷烟生产消费税纳税人 </w:t>
            </w:r>
          </w:p>
          <w:p w14:paraId="42818467">
            <w:pPr>
              <w:pStyle w:val="30"/>
              <w:bidi w:val="0"/>
            </w:pPr>
            <w:r>
              <w:t xml:space="preserve">02：卷烟批发消费税纳税人 </w:t>
            </w:r>
          </w:p>
          <w:p w14:paraId="75C53A3B">
            <w:pPr>
              <w:pStyle w:val="30"/>
              <w:bidi w:val="0"/>
            </w:pPr>
            <w:r>
              <w:t xml:space="preserve">03：白酒生产消费税纳税人 </w:t>
            </w:r>
          </w:p>
          <w:p w14:paraId="1D65C983">
            <w:pPr>
              <w:pStyle w:val="30"/>
              <w:bidi w:val="0"/>
            </w:pPr>
            <w:r>
              <w:t xml:space="preserve">04：黄酒生产消费税纳税人 </w:t>
            </w:r>
          </w:p>
          <w:p w14:paraId="17AD3D3E">
            <w:pPr>
              <w:pStyle w:val="30"/>
              <w:bidi w:val="0"/>
            </w:pPr>
            <w:r>
              <w:t xml:space="preserve">05：啤酒生产消费税纳税人 </w:t>
            </w:r>
          </w:p>
          <w:p w14:paraId="7ECDCAB6">
            <w:pPr>
              <w:pStyle w:val="30"/>
              <w:bidi w:val="0"/>
            </w:pPr>
            <w:r>
              <w:t xml:space="preserve">06：其他酒生产消费税纳税人 </w:t>
            </w:r>
          </w:p>
          <w:p w14:paraId="7DEB31DB">
            <w:pPr>
              <w:pStyle w:val="30"/>
              <w:bidi w:val="0"/>
            </w:pPr>
            <w:r>
              <w:t xml:space="preserve">07：小汽车生产消费税纳税人 </w:t>
            </w:r>
          </w:p>
          <w:p w14:paraId="16F1FA0A">
            <w:pPr>
              <w:pStyle w:val="30"/>
              <w:bidi w:val="0"/>
            </w:pPr>
            <w:r>
              <w:t xml:space="preserve">08：超豪华小汽车消费税纳税人 </w:t>
            </w:r>
          </w:p>
          <w:p w14:paraId="132DD339">
            <w:pPr>
              <w:pStyle w:val="30"/>
              <w:bidi w:val="0"/>
            </w:pPr>
            <w:r>
              <w:t xml:space="preserve">09：汽油生产消费税纳税人 </w:t>
            </w:r>
          </w:p>
          <w:p w14:paraId="5BF431C1">
            <w:pPr>
              <w:pStyle w:val="30"/>
              <w:bidi w:val="0"/>
            </w:pPr>
            <w:r>
              <w:t xml:space="preserve">10：石脑油生产消费税纳税人 </w:t>
            </w:r>
          </w:p>
          <w:p w14:paraId="3A5B75CC">
            <w:pPr>
              <w:pStyle w:val="30"/>
              <w:bidi w:val="0"/>
            </w:pPr>
            <w:r>
              <w:t xml:space="preserve">11：溶剂油生产消费税纳税人 </w:t>
            </w:r>
          </w:p>
          <w:p w14:paraId="6CAE02A1">
            <w:pPr>
              <w:pStyle w:val="30"/>
              <w:bidi w:val="0"/>
            </w:pPr>
            <w:r>
              <w:t xml:space="preserve">12：润滑油生产消费税纳税人 </w:t>
            </w:r>
          </w:p>
          <w:p w14:paraId="06BAF55C">
            <w:pPr>
              <w:pStyle w:val="30"/>
              <w:bidi w:val="0"/>
            </w:pPr>
            <w:r>
              <w:t xml:space="preserve">13：柴油生产消费税纳税人 </w:t>
            </w:r>
          </w:p>
          <w:p w14:paraId="6981DAF5">
            <w:pPr>
              <w:pStyle w:val="30"/>
              <w:bidi w:val="0"/>
            </w:pPr>
            <w:r>
              <w:t xml:space="preserve">14：航空煤油生产消费税纳税人 </w:t>
            </w:r>
          </w:p>
          <w:p w14:paraId="06313F09">
            <w:pPr>
              <w:pStyle w:val="30"/>
              <w:bidi w:val="0"/>
            </w:pPr>
            <w:r>
              <w:t>15：燃料油生产消费税纳税人</w:t>
            </w:r>
          </w:p>
          <w:p w14:paraId="03A30CCB">
            <w:pPr>
              <w:pStyle w:val="30"/>
              <w:bidi w:val="0"/>
            </w:pPr>
            <w:r>
              <w:t xml:space="preserve">16：电池生产消费税纳税人 </w:t>
            </w:r>
          </w:p>
          <w:p w14:paraId="1D92E139">
            <w:pPr>
              <w:pStyle w:val="30"/>
              <w:bidi w:val="0"/>
            </w:pPr>
            <w:r>
              <w:t xml:space="preserve">17：涂料生产消费税纳税人 </w:t>
            </w:r>
          </w:p>
          <w:p w14:paraId="5D2C8C6F">
            <w:pPr>
              <w:pStyle w:val="30"/>
              <w:bidi w:val="0"/>
            </w:pPr>
            <w:r>
              <w:t>18：高档化妆品生产消费税纳税人</w:t>
            </w:r>
          </w:p>
          <w:p w14:paraId="749D3457">
            <w:pPr>
              <w:pStyle w:val="30"/>
              <w:bidi w:val="0"/>
            </w:pPr>
            <w:r>
              <w:t>19：金银首饰铂金首饰和钻石及钻石饰品零售消费税纳税人</w:t>
            </w:r>
          </w:p>
          <w:p w14:paraId="6BEA6D2D">
            <w:pPr>
              <w:pStyle w:val="30"/>
              <w:bidi w:val="0"/>
            </w:pPr>
            <w:r>
              <w:t>20：其他贵重首饰和珠宝玉石生产消费税纳税人</w:t>
            </w:r>
          </w:p>
          <w:p w14:paraId="02AA1A48">
            <w:pPr>
              <w:pStyle w:val="30"/>
              <w:bidi w:val="0"/>
            </w:pPr>
            <w:r>
              <w:t xml:space="preserve">21：鞭炮焰火生产消费税纳税人 </w:t>
            </w:r>
          </w:p>
          <w:p w14:paraId="349E1E92">
            <w:pPr>
              <w:pStyle w:val="30"/>
              <w:bidi w:val="0"/>
            </w:pPr>
            <w:r>
              <w:t xml:space="preserve">22：摩托车生产消费税纳税人 </w:t>
            </w:r>
          </w:p>
          <w:p w14:paraId="1B2364CC">
            <w:pPr>
              <w:pStyle w:val="30"/>
              <w:bidi w:val="0"/>
            </w:pPr>
            <w:r>
              <w:t xml:space="preserve">23：高尔夫球及球具生产消费税纳税人 </w:t>
            </w:r>
          </w:p>
          <w:p w14:paraId="62D25011">
            <w:pPr>
              <w:pStyle w:val="30"/>
              <w:bidi w:val="0"/>
            </w:pPr>
            <w:r>
              <w:t xml:space="preserve">24：高档手表生产消费税纳税人 </w:t>
            </w:r>
          </w:p>
          <w:p w14:paraId="63459CE2">
            <w:pPr>
              <w:pStyle w:val="30"/>
              <w:bidi w:val="0"/>
            </w:pPr>
            <w:r>
              <w:t xml:space="preserve">25：游艇生产消费税纳税人 </w:t>
            </w:r>
          </w:p>
          <w:p w14:paraId="0729A827">
            <w:pPr>
              <w:pStyle w:val="30"/>
              <w:bidi w:val="0"/>
            </w:pPr>
            <w:r>
              <w:t>2</w:t>
            </w:r>
            <w:r>
              <w:rPr>
                <w:rFonts w:hint="default"/>
                <w:lang w:val="en-US"/>
              </w:rPr>
              <w:t>6</w:t>
            </w:r>
            <w:r>
              <w:t xml:space="preserve">：木制一次性筷子生产消费税纳税人 </w:t>
            </w:r>
          </w:p>
          <w:p w14:paraId="25A39959">
            <w:pPr>
              <w:pStyle w:val="30"/>
              <w:bidi w:val="0"/>
            </w:pPr>
            <w:r>
              <w:t xml:space="preserve">27：实木地板生产消费税纳税人 </w:t>
            </w:r>
          </w:p>
          <w:p w14:paraId="03B77118">
            <w:pPr>
              <w:pStyle w:val="30"/>
              <w:bidi w:val="0"/>
            </w:pPr>
            <w:r>
              <w:t xml:space="preserve">28：雪茄烟生产消费税纳税人 </w:t>
            </w:r>
          </w:p>
          <w:p w14:paraId="7AED8F8A">
            <w:pPr>
              <w:pStyle w:val="30"/>
              <w:bidi w:val="0"/>
            </w:pPr>
            <w:r>
              <w:t>29：烟丝生产消费税纳税人</w:t>
            </w:r>
          </w:p>
        </w:tc>
      </w:tr>
    </w:tbl>
    <w:p w14:paraId="367A1CB1">
      <w:pPr>
        <w:pStyle w:val="6"/>
        <w:bidi w:val="0"/>
      </w:pPr>
      <w:bookmarkStart w:id="340" w:name="_Toc15192"/>
      <w:bookmarkStart w:id="341" w:name="_Toc9393"/>
      <w:r>
        <w:t>6.6返回报文示例</w:t>
      </w:r>
      <w:bookmarkEnd w:id="340"/>
      <w:bookmarkEnd w:id="341"/>
      <w:r>
        <w:t xml:space="preserve"> </w:t>
      </w:r>
    </w:p>
    <w:p w14:paraId="15A994F4">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45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9F1E7F">
            <w:pPr>
              <w:bidi w:val="0"/>
            </w:pPr>
            <w:r>
              <w:t>{</w:t>
            </w:r>
          </w:p>
          <w:p w14:paraId="12EF0C6A">
            <w:pPr>
              <w:bidi w:val="0"/>
            </w:pPr>
            <w:r>
              <w:tab/>
            </w:r>
            <w:r>
              <w:t>"Response":{</w:t>
            </w:r>
          </w:p>
          <w:p w14:paraId="1BC04AD9">
            <w:pPr>
              <w:bidi w:val="0"/>
            </w:pPr>
            <w:r>
              <w:tab/>
            </w:r>
            <w:r>
              <w:tab/>
            </w:r>
            <w:r>
              <w:t>"RequestId": "16位随机数字和字母组合",</w:t>
            </w:r>
          </w:p>
          <w:p w14:paraId="4FDDE29A">
            <w:pPr>
              <w:bidi w:val="0"/>
            </w:pPr>
            <w:r>
              <w:tab/>
            </w:r>
            <w:r>
              <w:tab/>
            </w:r>
            <w:r>
              <w:t>“Data”:{</w:t>
            </w:r>
          </w:p>
          <w:p w14:paraId="7CDDA236">
            <w:pPr>
              <w:bidi w:val="0"/>
            </w:pPr>
            <w:r>
              <w:t xml:space="preserve">          "returncode": "00",</w:t>
            </w:r>
          </w:p>
          <w:p w14:paraId="0E458DC8">
            <w:pPr>
              <w:bidi w:val="0"/>
            </w:pPr>
            <w:r>
              <w:t xml:space="preserve">          "returnmsg": "成功",</w:t>
            </w:r>
          </w:p>
          <w:p w14:paraId="071DFF53">
            <w:pPr>
              <w:bidi w:val="0"/>
            </w:pPr>
            <w:r>
              <w:tab/>
            </w:r>
            <w:r>
              <w:tab/>
            </w:r>
            <w:r>
              <w:tab/>
            </w:r>
            <w:r>
              <w:t>“jcxx”: {</w:t>
            </w:r>
          </w:p>
          <w:p w14:paraId="17AE5776">
            <w:pPr>
              <w:bidi w:val="0"/>
            </w:pPr>
            <w:r>
              <w:tab/>
            </w:r>
            <w:r>
              <w:tab/>
            </w:r>
            <w:r>
              <w:tab/>
            </w:r>
            <w:r>
              <w:tab/>
            </w:r>
            <w:r>
              <w:t>"nsrsbh": "纳税人识别号/统一社会信用代码",</w:t>
            </w:r>
          </w:p>
          <w:p w14:paraId="5DC35DF1">
            <w:pPr>
              <w:bidi w:val="0"/>
            </w:pPr>
            <w:r>
              <w:tab/>
            </w:r>
            <w:r>
              <w:tab/>
            </w:r>
            <w:r>
              <w:tab/>
            </w:r>
            <w:r>
              <w:tab/>
            </w:r>
            <w:r>
              <w:t>"djxh": "登记序号",</w:t>
            </w:r>
          </w:p>
          <w:p w14:paraId="39C4E31E">
            <w:pPr>
              <w:bidi w:val="0"/>
            </w:pPr>
            <w:r>
              <w:tab/>
            </w:r>
            <w:r>
              <w:tab/>
            </w:r>
            <w:r>
              <w:tab/>
            </w:r>
            <w:r>
              <w:tab/>
            </w:r>
            <w:r>
              <w:t>"ssdabh": "税收档案编号",</w:t>
            </w:r>
          </w:p>
          <w:p w14:paraId="697B93DA">
            <w:pPr>
              <w:bidi w:val="0"/>
            </w:pPr>
            <w:r>
              <w:tab/>
            </w:r>
            <w:r>
              <w:tab/>
            </w:r>
            <w:r>
              <w:tab/>
            </w:r>
            <w:r>
              <w:tab/>
            </w:r>
            <w:r>
              <w:t>"nsrmc": "纳税人名称",</w:t>
            </w:r>
          </w:p>
          <w:p w14:paraId="77693C88">
            <w:pPr>
              <w:bidi w:val="0"/>
            </w:pPr>
            <w:r>
              <w:tab/>
            </w:r>
            <w:r>
              <w:tab/>
            </w:r>
            <w:r>
              <w:tab/>
            </w:r>
            <w:r>
              <w:tab/>
            </w:r>
            <w:r>
              <w:t>"nsrlx": "纳税人类型",</w:t>
            </w:r>
          </w:p>
          <w:p w14:paraId="578BFF06">
            <w:pPr>
              <w:bidi w:val="0"/>
            </w:pPr>
            <w:r>
              <w:tab/>
            </w:r>
            <w:r>
              <w:tab/>
            </w:r>
            <w:r>
              <w:tab/>
            </w:r>
            <w:r>
              <w:tab/>
            </w:r>
            <w:r>
              <w:t>"scjydz": "生产经营地址",</w:t>
            </w:r>
          </w:p>
          <w:p w14:paraId="24B876FC">
            <w:pPr>
              <w:bidi w:val="0"/>
            </w:pPr>
            <w:r>
              <w:tab/>
            </w:r>
            <w:r>
              <w:tab/>
            </w:r>
            <w:r>
              <w:tab/>
            </w:r>
            <w:r>
              <w:tab/>
            </w:r>
            <w:r>
              <w:t>"zcdyzbm": "注册地邮政编码",</w:t>
            </w:r>
          </w:p>
          <w:p w14:paraId="3DC76C7E">
            <w:pPr>
              <w:bidi w:val="0"/>
            </w:pPr>
            <w:r>
              <w:tab/>
            </w:r>
            <w:r>
              <w:tab/>
            </w:r>
            <w:r>
              <w:tab/>
            </w:r>
            <w:r>
              <w:tab/>
            </w:r>
            <w:r>
              <w:t>"zcdlxdh": "注册地联系电话",</w:t>
            </w:r>
          </w:p>
          <w:p w14:paraId="544D9352">
            <w:pPr>
              <w:bidi w:val="0"/>
            </w:pPr>
            <w:r>
              <w:tab/>
            </w:r>
            <w:r>
              <w:tab/>
            </w:r>
            <w:r>
              <w:tab/>
            </w:r>
            <w:r>
              <w:tab/>
            </w:r>
            <w:r>
              <w:t>"fddbrxm": "法人名称(法定代表人姓名",</w:t>
            </w:r>
          </w:p>
          <w:p w14:paraId="39FC225D">
            <w:pPr>
              <w:bidi w:val="0"/>
            </w:pPr>
            <w:r>
              <w:tab/>
            </w:r>
            <w:r>
              <w:tab/>
            </w:r>
            <w:r>
              <w:tab/>
            </w:r>
            <w:r>
              <w:tab/>
            </w:r>
            <w:r>
              <w:t>"djzclxdm": "登记注册类型（国标）",</w:t>
            </w:r>
          </w:p>
          <w:p w14:paraId="75E3D65F">
            <w:pPr>
              <w:bidi w:val="0"/>
            </w:pPr>
            <w:r>
              <w:tab/>
            </w:r>
            <w:r>
              <w:tab/>
            </w:r>
            <w:r>
              <w:tab/>
            </w:r>
            <w:r>
              <w:tab/>
            </w:r>
            <w:r>
              <w:t>"hydm": "行业代码",</w:t>
            </w:r>
          </w:p>
          <w:p w14:paraId="151E8296">
            <w:pPr>
              <w:bidi w:val="0"/>
            </w:pPr>
            <w:r>
              <w:tab/>
            </w:r>
            <w:r>
              <w:tab/>
            </w:r>
            <w:r>
              <w:tab/>
            </w:r>
            <w:r>
              <w:tab/>
            </w:r>
            <w:r>
              <w:t>"qxjswjgdm": "区县级税务机关代码",</w:t>
            </w:r>
          </w:p>
          <w:p w14:paraId="56F2BEA6">
            <w:pPr>
              <w:bidi w:val="0"/>
            </w:pPr>
            <w:r>
              <w:tab/>
            </w:r>
            <w:r>
              <w:tab/>
            </w:r>
            <w:r>
              <w:tab/>
            </w:r>
            <w:r>
              <w:tab/>
            </w:r>
            <w:r>
              <w:t>"zgswskfjdm": "税务机关代码",</w:t>
            </w:r>
          </w:p>
          <w:p w14:paraId="6A04CF72">
            <w:pPr>
              <w:bidi w:val="0"/>
            </w:pPr>
            <w:r>
              <w:tab/>
            </w:r>
            <w:r>
              <w:tab/>
            </w:r>
            <w:r>
              <w:tab/>
            </w:r>
            <w:r>
              <w:tab/>
            </w:r>
            <w:r>
              <w:t>"zgswskfjmc": "税务机关名称",</w:t>
            </w:r>
          </w:p>
          <w:p w14:paraId="3D324B9F">
            <w:pPr>
              <w:bidi w:val="0"/>
            </w:pPr>
            <w:r>
              <w:tab/>
            </w:r>
            <w:r>
              <w:tab/>
            </w:r>
            <w:r>
              <w:tab/>
            </w:r>
            <w:r>
              <w:tab/>
            </w:r>
            <w:r>
              <w:t>"cwfzrxm": "财务负责人姓名",</w:t>
            </w:r>
          </w:p>
          <w:p w14:paraId="1B12805B">
            <w:pPr>
              <w:bidi w:val="0"/>
            </w:pPr>
            <w:r>
              <w:tab/>
            </w:r>
            <w:r>
              <w:tab/>
            </w:r>
            <w:r>
              <w:tab/>
            </w:r>
            <w:r>
              <w:tab/>
            </w:r>
            <w:r>
              <w:t>"khhmc": "账户名称",</w:t>
            </w:r>
          </w:p>
          <w:p w14:paraId="34640B7B">
            <w:pPr>
              <w:bidi w:val="0"/>
            </w:pPr>
            <w:r>
              <w:tab/>
            </w:r>
            <w:r>
              <w:tab/>
            </w:r>
            <w:r>
              <w:tab/>
            </w:r>
            <w:r>
              <w:tab/>
            </w:r>
            <w:r>
              <w:t>"yhzh": "账号",</w:t>
            </w:r>
          </w:p>
          <w:p w14:paraId="6091DAA6">
            <w:pPr>
              <w:bidi w:val="0"/>
            </w:pPr>
            <w:r>
              <w:tab/>
            </w:r>
            <w:r>
              <w:tab/>
            </w:r>
            <w:r>
              <w:tab/>
            </w:r>
            <w:r>
              <w:tab/>
            </w:r>
            <w:r>
              <w:t>"bsrxm": "企业办税人员姓名",</w:t>
            </w:r>
          </w:p>
          <w:p w14:paraId="709A98B8">
            <w:pPr>
              <w:bidi w:val="0"/>
            </w:pPr>
            <w:r>
              <w:tab/>
            </w:r>
            <w:r>
              <w:tab/>
            </w:r>
            <w:r>
              <w:tab/>
            </w:r>
            <w:r>
              <w:tab/>
            </w:r>
            <w:r>
              <w:t>"xdpsdqybz": "数字化电子票试点企业标识",</w:t>
            </w:r>
          </w:p>
          <w:p w14:paraId="5D7BD9F8">
            <w:pPr>
              <w:bidi w:val="0"/>
            </w:pPr>
            <w:r>
              <w:tab/>
            </w:r>
            <w:r>
              <w:tab/>
            </w:r>
            <w:r>
              <w:tab/>
            </w:r>
            <w:r>
              <w:tab/>
            </w:r>
            <w:r>
              <w:t>"ckqyfldm": "出口企业分类",</w:t>
            </w:r>
          </w:p>
          <w:p w14:paraId="2B258C85">
            <w:pPr>
              <w:bidi w:val="0"/>
            </w:pPr>
            <w:r>
              <w:tab/>
            </w:r>
            <w:r>
              <w:tab/>
            </w:r>
            <w:r>
              <w:tab/>
            </w:r>
            <w:r>
              <w:tab/>
            </w:r>
            <w:r>
              <w:t>"zfjglxdm": "总分机构类型",</w:t>
            </w:r>
          </w:p>
          <w:p w14:paraId="11E199EF">
            <w:pPr>
              <w:bidi w:val="0"/>
            </w:pPr>
            <w:r>
              <w:tab/>
            </w:r>
            <w:r>
              <w:tab/>
            </w:r>
            <w:r>
              <w:tab/>
            </w:r>
            <w:r>
              <w:tab/>
            </w:r>
            <w:r>
              <w:t>"yhyywddm": "银行营业网点",</w:t>
            </w:r>
          </w:p>
          <w:p w14:paraId="0B4ACC85">
            <w:pPr>
              <w:bidi w:val="0"/>
            </w:pPr>
            <w:r>
              <w:tab/>
            </w:r>
            <w:r>
              <w:tab/>
            </w:r>
            <w:r>
              <w:tab/>
            </w:r>
            <w:r>
              <w:tab/>
            </w:r>
            <w:r>
              <w:t>"nsrztdm": "开票方纳税人状态",</w:t>
            </w:r>
          </w:p>
          <w:p w14:paraId="02ED69FB">
            <w:pPr>
              <w:bidi w:val="0"/>
            </w:pPr>
            <w:r>
              <w:tab/>
            </w:r>
            <w:r>
              <w:tab/>
            </w:r>
            <w:r>
              <w:tab/>
            </w:r>
            <w:r>
              <w:tab/>
            </w:r>
            <w:r>
              <w:t>"yxqq": "有效期起",</w:t>
            </w:r>
          </w:p>
          <w:p w14:paraId="69885393">
            <w:pPr>
              <w:bidi w:val="0"/>
            </w:pPr>
            <w:r>
              <w:tab/>
            </w:r>
            <w:r>
              <w:tab/>
            </w:r>
            <w:r>
              <w:tab/>
            </w:r>
            <w:r>
              <w:tab/>
            </w:r>
            <w:r>
              <w:t>"yxqz": "有效期止"</w:t>
            </w:r>
          </w:p>
          <w:p w14:paraId="4940BDFC">
            <w:pPr>
              <w:bidi w:val="0"/>
            </w:pPr>
            <w:r>
              <w:tab/>
            </w:r>
            <w:r>
              <w:tab/>
            </w:r>
            <w:r>
              <w:tab/>
            </w:r>
            <w:r>
              <w:t>},</w:t>
            </w:r>
          </w:p>
          <w:p w14:paraId="60A10D0A">
            <w:pPr>
              <w:bidi w:val="0"/>
            </w:pPr>
            <w:r>
              <w:tab/>
            </w:r>
            <w:r>
              <w:tab/>
            </w:r>
            <w:r>
              <w:tab/>
            </w:r>
            <w:r>
              <w:t>“qyhyxzGrid”: [</w:t>
            </w:r>
          </w:p>
          <w:p w14:paraId="096FAF87">
            <w:pPr>
              <w:bidi w:val="0"/>
            </w:pPr>
            <w:r>
              <w:tab/>
            </w:r>
            <w:r>
              <w:tab/>
            </w:r>
            <w:r>
              <w:tab/>
            </w:r>
            <w:r>
              <w:tab/>
            </w:r>
            <w:r>
              <w:t>{</w:t>
            </w:r>
          </w:p>
          <w:p w14:paraId="3D8D406C">
            <w:pPr>
              <w:bidi w:val="0"/>
            </w:pPr>
            <w:r>
              <w:tab/>
            </w:r>
            <w:r>
              <w:tab/>
            </w:r>
            <w:r>
              <w:tab/>
            </w:r>
            <w:r>
              <w:tab/>
            </w:r>
            <w:r>
              <w:tab/>
            </w:r>
            <w:r>
              <w:tab/>
            </w:r>
            <w:r>
              <w:t>"qyhyxzdm": "企业行业性质",</w:t>
            </w:r>
          </w:p>
          <w:p w14:paraId="4CAC9F0D">
            <w:pPr>
              <w:bidi w:val="0"/>
            </w:pPr>
            <w:r>
              <w:tab/>
            </w:r>
            <w:r>
              <w:tab/>
            </w:r>
            <w:r>
              <w:tab/>
            </w:r>
            <w:r>
              <w:tab/>
            </w:r>
            <w:r>
              <w:tab/>
            </w:r>
            <w:r>
              <w:tab/>
            </w:r>
            <w:r>
              <w:t>"yxqq": "有效期起",</w:t>
            </w:r>
          </w:p>
          <w:p w14:paraId="2396ABE7">
            <w:pPr>
              <w:bidi w:val="0"/>
            </w:pPr>
            <w:r>
              <w:tab/>
            </w:r>
            <w:r>
              <w:tab/>
            </w:r>
            <w:r>
              <w:tab/>
            </w:r>
            <w:r>
              <w:tab/>
            </w:r>
            <w:r>
              <w:tab/>
            </w:r>
            <w:r>
              <w:tab/>
            </w:r>
            <w:r>
              <w:t>"yxqz": "有效期止"</w:t>
            </w:r>
          </w:p>
          <w:p w14:paraId="612B72F8">
            <w:pPr>
              <w:bidi w:val="0"/>
            </w:pPr>
            <w:r>
              <w:tab/>
            </w:r>
            <w:r>
              <w:tab/>
            </w:r>
            <w:r>
              <w:tab/>
            </w:r>
            <w:r>
              <w:tab/>
            </w:r>
            <w:r>
              <w:t>}</w:t>
            </w:r>
          </w:p>
          <w:p w14:paraId="55212744">
            <w:pPr>
              <w:bidi w:val="0"/>
            </w:pPr>
            <w:r>
              <w:tab/>
            </w:r>
            <w:r>
              <w:tab/>
            </w:r>
            <w:r>
              <w:tab/>
            </w:r>
            <w:r>
              <w:t>],</w:t>
            </w:r>
          </w:p>
          <w:p w14:paraId="51F38CEB">
            <w:pPr>
              <w:bidi w:val="0"/>
            </w:pPr>
            <w:r>
              <w:tab/>
            </w:r>
            <w:r>
              <w:tab/>
            </w:r>
            <w:r>
              <w:tab/>
            </w:r>
            <w:r>
              <w:t>“xfsnsrlxGrid”: [</w:t>
            </w:r>
          </w:p>
          <w:p w14:paraId="79262B72">
            <w:pPr>
              <w:bidi w:val="0"/>
            </w:pPr>
            <w:r>
              <w:tab/>
            </w:r>
            <w:r>
              <w:tab/>
            </w:r>
            <w:r>
              <w:tab/>
            </w:r>
            <w:r>
              <w:tab/>
            </w:r>
            <w:r>
              <w:t>{</w:t>
            </w:r>
          </w:p>
          <w:p w14:paraId="351EF86F">
            <w:pPr>
              <w:bidi w:val="0"/>
            </w:pPr>
            <w:r>
              <w:tab/>
            </w:r>
            <w:r>
              <w:tab/>
            </w:r>
            <w:r>
              <w:tab/>
            </w:r>
            <w:r>
              <w:tab/>
            </w:r>
            <w:r>
              <w:tab/>
            </w:r>
            <w:r>
              <w:tab/>
            </w:r>
            <w:r>
              <w:t>"xfsnsrlxdm": "消费税纳税人类型",</w:t>
            </w:r>
          </w:p>
          <w:p w14:paraId="151554D7">
            <w:pPr>
              <w:bidi w:val="0"/>
            </w:pPr>
            <w:r>
              <w:tab/>
            </w:r>
            <w:r>
              <w:tab/>
            </w:r>
            <w:r>
              <w:tab/>
            </w:r>
            <w:r>
              <w:tab/>
            </w:r>
            <w:r>
              <w:tab/>
            </w:r>
            <w:r>
              <w:tab/>
            </w:r>
            <w:r>
              <w:t>"yxqq": "有效期起",</w:t>
            </w:r>
          </w:p>
          <w:p w14:paraId="78BF3DA3">
            <w:pPr>
              <w:bidi w:val="0"/>
            </w:pPr>
            <w:r>
              <w:tab/>
            </w:r>
            <w:r>
              <w:tab/>
            </w:r>
            <w:r>
              <w:tab/>
            </w:r>
            <w:r>
              <w:tab/>
            </w:r>
            <w:r>
              <w:tab/>
            </w:r>
            <w:r>
              <w:tab/>
            </w:r>
            <w:r>
              <w:t>"yxqz": "有效期止"</w:t>
            </w:r>
          </w:p>
          <w:p w14:paraId="7E821C17">
            <w:pPr>
              <w:bidi w:val="0"/>
            </w:pPr>
            <w:r>
              <w:tab/>
            </w:r>
            <w:r>
              <w:tab/>
            </w:r>
            <w:r>
              <w:tab/>
            </w:r>
            <w:r>
              <w:tab/>
            </w:r>
            <w:r>
              <w:t>}</w:t>
            </w:r>
          </w:p>
          <w:p w14:paraId="31DF9212">
            <w:pPr>
              <w:bidi w:val="0"/>
            </w:pPr>
            <w:r>
              <w:tab/>
            </w:r>
            <w:r>
              <w:tab/>
            </w:r>
            <w:r>
              <w:tab/>
            </w:r>
            <w:r>
              <w:t>]</w:t>
            </w:r>
          </w:p>
          <w:p w14:paraId="0D746B58">
            <w:pPr>
              <w:bidi w:val="0"/>
            </w:pPr>
            <w:r>
              <w:tab/>
            </w:r>
            <w:r>
              <w:tab/>
            </w:r>
            <w:r>
              <w:t>}</w:t>
            </w:r>
          </w:p>
          <w:p w14:paraId="63CD6409">
            <w:pPr>
              <w:bidi w:val="0"/>
            </w:pPr>
            <w:r>
              <w:t>}</w:t>
            </w:r>
          </w:p>
          <w:p w14:paraId="1EF895B0">
            <w:pPr>
              <w:bidi w:val="0"/>
            </w:pPr>
            <w:r>
              <w:t>}</w:t>
            </w:r>
          </w:p>
        </w:tc>
      </w:tr>
    </w:tbl>
    <w:p w14:paraId="3E048537">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A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89757E">
            <w:pPr>
              <w:bidi w:val="0"/>
            </w:pPr>
            <w:r>
              <w:t>{</w:t>
            </w:r>
          </w:p>
          <w:p w14:paraId="60977682">
            <w:pPr>
              <w:bidi w:val="0"/>
            </w:pPr>
            <w:r>
              <w:tab/>
            </w:r>
            <w:r>
              <w:t>"Response":{</w:t>
            </w:r>
          </w:p>
          <w:p w14:paraId="7949E130">
            <w:pPr>
              <w:bidi w:val="0"/>
            </w:pPr>
            <w:r>
              <w:tab/>
            </w:r>
            <w:r>
              <w:tab/>
            </w:r>
            <w:r>
              <w:t>"RequestId": "16位随机数字和字母组合",</w:t>
            </w:r>
          </w:p>
          <w:p w14:paraId="6F72F8AC">
            <w:pPr>
              <w:bidi w:val="0"/>
            </w:pPr>
            <w:r>
              <w:tab/>
            </w:r>
            <w:r>
              <w:tab/>
            </w:r>
            <w:r>
              <w:t>"Error":{</w:t>
            </w:r>
          </w:p>
          <w:p w14:paraId="590B7779">
            <w:pPr>
              <w:bidi w:val="0"/>
            </w:pPr>
            <w:r>
              <w:tab/>
            </w:r>
            <w:r>
              <w:tab/>
            </w:r>
            <w:r>
              <w:tab/>
            </w:r>
            <w:r>
              <w:t>"Code": "01”,</w:t>
            </w:r>
          </w:p>
          <w:p w14:paraId="7DC9BF67">
            <w:pPr>
              <w:bidi w:val="0"/>
            </w:pPr>
            <w:r>
              <w:tab/>
            </w:r>
            <w:r>
              <w:tab/>
            </w:r>
            <w:r>
              <w:tab/>
            </w:r>
            <w:r>
              <w:t>"Message": "错误说明"</w:t>
            </w:r>
          </w:p>
          <w:p w14:paraId="43095489">
            <w:pPr>
              <w:bidi w:val="0"/>
            </w:pPr>
            <w:r>
              <w:t>}</w:t>
            </w:r>
          </w:p>
          <w:p w14:paraId="65AD35EB">
            <w:pPr>
              <w:bidi w:val="0"/>
            </w:pPr>
            <w:r>
              <w:tab/>
            </w:r>
            <w:r>
              <w:t>}</w:t>
            </w:r>
          </w:p>
          <w:p w14:paraId="4CFA8D34">
            <w:pPr>
              <w:bidi w:val="0"/>
            </w:pPr>
            <w:r>
              <w:t>}</w:t>
            </w:r>
          </w:p>
        </w:tc>
      </w:tr>
    </w:tbl>
    <w:p w14:paraId="56E54899">
      <w:pPr>
        <w:pStyle w:val="4"/>
        <w:bidi w:val="0"/>
        <w:rPr>
          <w:rFonts w:hint="default"/>
        </w:rPr>
      </w:pPr>
      <w:bookmarkStart w:id="342" w:name="_Toc12445"/>
      <w:bookmarkStart w:id="343" w:name="_Toc27321"/>
      <w:bookmarkStart w:id="344" w:name="_Toc18641"/>
      <w:r>
        <w:rPr>
          <w:rFonts w:hint="default"/>
        </w:rPr>
        <w:t>7.查询可用税率信息</w:t>
      </w:r>
      <w:bookmarkEnd w:id="342"/>
      <w:bookmarkEnd w:id="343"/>
      <w:bookmarkEnd w:id="344"/>
    </w:p>
    <w:p w14:paraId="3A4E0D95">
      <w:pPr>
        <w:pStyle w:val="6"/>
        <w:bidi w:val="0"/>
      </w:pPr>
      <w:bookmarkStart w:id="345" w:name="_Toc31588"/>
      <w:bookmarkStart w:id="346" w:name="_Toc18171"/>
      <w:r>
        <w:t>7.1接口说明</w:t>
      </w:r>
      <w:bookmarkEnd w:id="345"/>
      <w:bookmarkEnd w:id="346"/>
    </w:p>
    <w:p w14:paraId="21A844A2">
      <w:pPr>
        <w:pStyle w:val="5"/>
      </w:pPr>
      <w:r>
        <w:t>向企业提供查询可用税率信息的功能，企业可将查询的基本信息保存在本地。在开票时选择保存在本地的可用税率。</w:t>
      </w:r>
    </w:p>
    <w:p w14:paraId="5CC82E01">
      <w:pPr>
        <w:pStyle w:val="6"/>
        <w:bidi w:val="0"/>
      </w:pPr>
      <w:bookmarkStart w:id="347" w:name="_Toc776"/>
      <w:bookmarkStart w:id="348" w:name="_Toc25526"/>
      <w:r>
        <w:t>7.2请求方式</w:t>
      </w:r>
      <w:bookmarkEnd w:id="347"/>
      <w:bookmarkEnd w:id="348"/>
    </w:p>
    <w:p w14:paraId="6181F517">
      <w:pPr>
        <w:pStyle w:val="5"/>
        <w:ind w:firstLine="0"/>
      </w:pPr>
      <w:r>
        <w:t>请求方式为POST</w:t>
      </w:r>
    </w:p>
    <w:p w14:paraId="7646FFBE">
      <w:pPr>
        <w:pStyle w:val="5"/>
        <w:bidi w:val="0"/>
      </w:pPr>
      <w:r>
        <w:rPr>
          <w:rFonts w:hint="eastAsia"/>
        </w:rPr>
        <w:t>●</w:t>
      </w:r>
      <w:r>
        <w:rPr>
          <w:rFonts w:hint="default"/>
          <w:lang w:val="en-US"/>
        </w:rPr>
        <w:t xml:space="preserve"> </w:t>
      </w:r>
      <w:r>
        <w:t>path 指该参数为路径参数</w:t>
      </w:r>
    </w:p>
    <w:p w14:paraId="7A80F236">
      <w:pPr>
        <w:pStyle w:val="5"/>
        <w:bidi w:val="0"/>
      </w:pPr>
      <w:r>
        <w:rPr>
          <w:rFonts w:hint="eastAsia"/>
        </w:rPr>
        <w:t>●</w:t>
      </w:r>
      <w:r>
        <w:rPr>
          <w:rFonts w:hint="default"/>
          <w:lang w:val="en-US"/>
        </w:rPr>
        <w:t xml:space="preserve"> </w:t>
      </w:r>
      <w:r>
        <w:t>query 指该参数需在请求URL传参</w:t>
      </w:r>
    </w:p>
    <w:p w14:paraId="79263531">
      <w:pPr>
        <w:pStyle w:val="5"/>
        <w:bidi w:val="0"/>
      </w:pPr>
      <w:r>
        <w:rPr>
          <w:rFonts w:hint="eastAsia"/>
        </w:rPr>
        <w:t>●</w:t>
      </w:r>
      <w:r>
        <w:rPr>
          <w:rFonts w:hint="default"/>
          <w:lang w:val="en-US"/>
        </w:rPr>
        <w:t xml:space="preserve"> </w:t>
      </w:r>
      <w:r>
        <w:t>body 指该参数需在请求JSON传参</w:t>
      </w:r>
    </w:p>
    <w:p w14:paraId="558800AC">
      <w:pPr>
        <w:pStyle w:val="6"/>
        <w:bidi w:val="0"/>
      </w:pPr>
      <w:bookmarkStart w:id="349" w:name="_Toc26350"/>
      <w:bookmarkStart w:id="350" w:name="_Toc22902"/>
      <w:r>
        <w:t>7.3公共参数</w:t>
      </w:r>
      <w:bookmarkEnd w:id="349"/>
      <w:bookmarkEnd w:id="350"/>
    </w:p>
    <w:p w14:paraId="4F0169ED">
      <w:pPr>
        <w:pStyle w:val="5"/>
      </w:pPr>
      <w:r>
        <w:t>无</w:t>
      </w:r>
    </w:p>
    <w:p w14:paraId="6D79A19E">
      <w:pPr>
        <w:pStyle w:val="6"/>
        <w:bidi w:val="0"/>
      </w:pPr>
      <w:bookmarkStart w:id="351" w:name="_Toc18240"/>
      <w:bookmarkStart w:id="352" w:name="_Toc27592"/>
      <w:r>
        <w:t>7.4请求报文示例</w:t>
      </w:r>
      <w:bookmarkEnd w:id="351"/>
      <w:bookmarkEnd w:id="35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9E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ADCCE4">
            <w:pPr>
              <w:bidi w:val="0"/>
            </w:pPr>
            <w:r>
              <w:t>{}</w:t>
            </w:r>
          </w:p>
        </w:tc>
      </w:tr>
    </w:tbl>
    <w:p w14:paraId="5D3B2438">
      <w:pPr>
        <w:pStyle w:val="6"/>
        <w:bidi w:val="0"/>
      </w:pPr>
      <w:bookmarkStart w:id="353" w:name="_Toc6892"/>
      <w:bookmarkStart w:id="354" w:name="_Toc17872"/>
      <w:r>
        <w:t>7.5返回参数</w:t>
      </w:r>
      <w:bookmarkEnd w:id="353"/>
      <w:bookmarkEnd w:id="35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F291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A26B22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2DB2166C">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DCAFB6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302046A7">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31F979A">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3BBDA801">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63C0BF4F">
            <w:pPr>
              <w:pStyle w:val="29"/>
              <w:bidi w:val="0"/>
            </w:pPr>
            <w:r>
              <w:t>说明</w:t>
            </w:r>
          </w:p>
        </w:tc>
      </w:tr>
      <w:tr w14:paraId="197C1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AB8B9">
            <w:pPr>
              <w:pStyle w:val="30"/>
              <w:bidi w:val="0"/>
            </w:pPr>
            <w:r>
              <w:rPr>
                <w:rFonts w:hint="default"/>
                <w:lang w:val="en-US" w:eastAsia="zh-CN"/>
              </w:rPr>
              <w:t>1</w:t>
            </w:r>
          </w:p>
        </w:tc>
        <w:tc>
          <w:tcPr>
            <w:tcW w:w="1004" w:type="pct"/>
            <w:noWrap w:val="0"/>
            <w:vAlign w:val="center"/>
          </w:tcPr>
          <w:p w14:paraId="515FFFB0">
            <w:pPr>
              <w:pStyle w:val="30"/>
              <w:bidi w:val="0"/>
            </w:pPr>
            <w:r>
              <w:t>returncode</w:t>
            </w:r>
          </w:p>
        </w:tc>
        <w:tc>
          <w:tcPr>
            <w:tcW w:w="1087" w:type="pct"/>
            <w:noWrap w:val="0"/>
            <w:vAlign w:val="center"/>
          </w:tcPr>
          <w:p w14:paraId="786DB2FC">
            <w:pPr>
              <w:pStyle w:val="30"/>
              <w:bidi w:val="0"/>
            </w:pPr>
            <w:r>
              <w:t>返回码</w:t>
            </w:r>
          </w:p>
        </w:tc>
        <w:tc>
          <w:tcPr>
            <w:tcW w:w="753" w:type="pct"/>
            <w:noWrap w:val="0"/>
            <w:vAlign w:val="center"/>
          </w:tcPr>
          <w:p w14:paraId="403D2EFD">
            <w:pPr>
              <w:pStyle w:val="30"/>
              <w:bidi w:val="0"/>
            </w:pPr>
            <w:r>
              <w:t>varchar</w:t>
            </w:r>
          </w:p>
        </w:tc>
        <w:tc>
          <w:tcPr>
            <w:tcW w:w="418" w:type="pct"/>
            <w:noWrap w:val="0"/>
            <w:vAlign w:val="center"/>
          </w:tcPr>
          <w:p w14:paraId="37E1321C">
            <w:pPr>
              <w:pStyle w:val="30"/>
              <w:bidi w:val="0"/>
            </w:pPr>
            <w:r>
              <w:t>2</w:t>
            </w:r>
          </w:p>
        </w:tc>
        <w:tc>
          <w:tcPr>
            <w:tcW w:w="417" w:type="pct"/>
            <w:noWrap w:val="0"/>
            <w:vAlign w:val="center"/>
          </w:tcPr>
          <w:p w14:paraId="31C5456A">
            <w:pPr>
              <w:pStyle w:val="30"/>
              <w:bidi w:val="0"/>
            </w:pPr>
            <w:r>
              <w:t>是</w:t>
            </w:r>
          </w:p>
        </w:tc>
        <w:tc>
          <w:tcPr>
            <w:tcW w:w="920" w:type="pct"/>
            <w:noWrap w:val="0"/>
            <w:vAlign w:val="center"/>
          </w:tcPr>
          <w:p w14:paraId="6C4FB380">
            <w:pPr>
              <w:pStyle w:val="30"/>
              <w:bidi w:val="0"/>
            </w:pPr>
            <w:r>
              <w:t>00：成功</w:t>
            </w:r>
          </w:p>
          <w:p w14:paraId="2D6A35D1">
            <w:pPr>
              <w:pStyle w:val="30"/>
              <w:bidi w:val="0"/>
            </w:pPr>
            <w:r>
              <w:t>其它：失败</w:t>
            </w:r>
          </w:p>
        </w:tc>
      </w:tr>
      <w:tr w14:paraId="0B7C9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BCB9CC">
            <w:pPr>
              <w:pStyle w:val="30"/>
              <w:bidi w:val="0"/>
            </w:pPr>
            <w:r>
              <w:rPr>
                <w:rFonts w:hint="default"/>
                <w:lang w:val="en-US" w:eastAsia="zh-CN"/>
              </w:rPr>
              <w:t>2</w:t>
            </w:r>
          </w:p>
        </w:tc>
        <w:tc>
          <w:tcPr>
            <w:tcW w:w="1004" w:type="pct"/>
            <w:noWrap w:val="0"/>
            <w:vAlign w:val="center"/>
          </w:tcPr>
          <w:p w14:paraId="3501EEFA">
            <w:pPr>
              <w:pStyle w:val="30"/>
              <w:bidi w:val="0"/>
            </w:pPr>
            <w:r>
              <w:t>returnmsg</w:t>
            </w:r>
          </w:p>
        </w:tc>
        <w:tc>
          <w:tcPr>
            <w:tcW w:w="1087" w:type="pct"/>
            <w:noWrap w:val="0"/>
            <w:vAlign w:val="center"/>
          </w:tcPr>
          <w:p w14:paraId="330E7127">
            <w:pPr>
              <w:pStyle w:val="30"/>
              <w:bidi w:val="0"/>
            </w:pPr>
            <w:r>
              <w:t>返回信息</w:t>
            </w:r>
          </w:p>
        </w:tc>
        <w:tc>
          <w:tcPr>
            <w:tcW w:w="753" w:type="pct"/>
            <w:noWrap w:val="0"/>
            <w:vAlign w:val="center"/>
          </w:tcPr>
          <w:p w14:paraId="389EF0A3">
            <w:pPr>
              <w:pStyle w:val="30"/>
              <w:bidi w:val="0"/>
            </w:pPr>
            <w:r>
              <w:t>varchar</w:t>
            </w:r>
          </w:p>
        </w:tc>
        <w:tc>
          <w:tcPr>
            <w:tcW w:w="418" w:type="pct"/>
            <w:noWrap w:val="0"/>
            <w:vAlign w:val="center"/>
          </w:tcPr>
          <w:p w14:paraId="2FEE992E">
            <w:pPr>
              <w:pStyle w:val="30"/>
              <w:bidi w:val="0"/>
            </w:pPr>
            <w:r>
              <w:t>2000</w:t>
            </w:r>
          </w:p>
        </w:tc>
        <w:tc>
          <w:tcPr>
            <w:tcW w:w="417" w:type="pct"/>
            <w:noWrap w:val="0"/>
            <w:vAlign w:val="center"/>
          </w:tcPr>
          <w:p w14:paraId="0BFE6220">
            <w:pPr>
              <w:pStyle w:val="30"/>
              <w:bidi w:val="0"/>
            </w:pPr>
            <w:r>
              <w:t>否</w:t>
            </w:r>
          </w:p>
        </w:tc>
        <w:tc>
          <w:tcPr>
            <w:tcW w:w="920" w:type="pct"/>
            <w:noWrap w:val="0"/>
            <w:vAlign w:val="center"/>
          </w:tcPr>
          <w:p w14:paraId="2C1ECC23">
            <w:pPr>
              <w:pStyle w:val="30"/>
              <w:bidi w:val="0"/>
            </w:pPr>
            <w:r>
              <w:t>错误信息说明</w:t>
            </w:r>
          </w:p>
        </w:tc>
      </w:tr>
      <w:tr w14:paraId="6A614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E8A0A7">
            <w:pPr>
              <w:pStyle w:val="30"/>
              <w:bidi w:val="0"/>
            </w:pPr>
            <w:r>
              <w:rPr>
                <w:rFonts w:hint="default"/>
                <w:lang w:val="en-US" w:eastAsia="zh-CN"/>
              </w:rPr>
              <w:t>3</w:t>
            </w:r>
          </w:p>
        </w:tc>
        <w:tc>
          <w:tcPr>
            <w:tcW w:w="1004" w:type="pct"/>
            <w:noWrap w:val="0"/>
            <w:vAlign w:val="center"/>
          </w:tcPr>
          <w:p w14:paraId="4CD1DE34">
            <w:pPr>
              <w:pStyle w:val="30"/>
              <w:bidi w:val="0"/>
            </w:pPr>
            <w:r>
              <w:t>count</w:t>
            </w:r>
          </w:p>
        </w:tc>
        <w:tc>
          <w:tcPr>
            <w:tcW w:w="1087" w:type="pct"/>
            <w:noWrap w:val="0"/>
            <w:vAlign w:val="center"/>
          </w:tcPr>
          <w:p w14:paraId="51553618">
            <w:pPr>
              <w:pStyle w:val="30"/>
              <w:bidi w:val="0"/>
            </w:pPr>
            <w:r>
              <w:t>总数量</w:t>
            </w:r>
          </w:p>
        </w:tc>
        <w:tc>
          <w:tcPr>
            <w:tcW w:w="753" w:type="pct"/>
            <w:noWrap w:val="0"/>
            <w:vAlign w:val="center"/>
          </w:tcPr>
          <w:p w14:paraId="60A4B283">
            <w:pPr>
              <w:pStyle w:val="30"/>
              <w:bidi w:val="0"/>
            </w:pPr>
            <w:r>
              <w:t>number</w:t>
            </w:r>
          </w:p>
        </w:tc>
        <w:tc>
          <w:tcPr>
            <w:tcW w:w="418" w:type="pct"/>
            <w:noWrap w:val="0"/>
            <w:vAlign w:val="center"/>
          </w:tcPr>
          <w:p w14:paraId="14E51BF7">
            <w:pPr>
              <w:pStyle w:val="30"/>
              <w:bidi w:val="0"/>
            </w:pPr>
            <w:r>
              <w:t>10</w:t>
            </w:r>
          </w:p>
        </w:tc>
        <w:tc>
          <w:tcPr>
            <w:tcW w:w="417" w:type="pct"/>
            <w:noWrap w:val="0"/>
            <w:vAlign w:val="center"/>
          </w:tcPr>
          <w:p w14:paraId="67B64667">
            <w:pPr>
              <w:pStyle w:val="30"/>
              <w:bidi w:val="0"/>
            </w:pPr>
            <w:r>
              <w:t>是</w:t>
            </w:r>
          </w:p>
        </w:tc>
        <w:tc>
          <w:tcPr>
            <w:tcW w:w="920" w:type="pct"/>
            <w:noWrap w:val="0"/>
            <w:vAlign w:val="center"/>
          </w:tcPr>
          <w:p w14:paraId="59AAABF6">
            <w:pPr>
              <w:pStyle w:val="30"/>
              <w:bidi w:val="0"/>
            </w:pPr>
          </w:p>
        </w:tc>
      </w:tr>
      <w:tr w14:paraId="7C2D04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18136">
            <w:pPr>
              <w:pStyle w:val="30"/>
              <w:bidi w:val="0"/>
            </w:pPr>
            <w:r>
              <w:rPr>
                <w:rFonts w:hint="default"/>
                <w:lang w:val="en-US" w:eastAsia="zh-CN"/>
              </w:rPr>
              <w:t>4</w:t>
            </w:r>
          </w:p>
        </w:tc>
        <w:tc>
          <w:tcPr>
            <w:tcW w:w="1004" w:type="pct"/>
            <w:noWrap w:val="0"/>
            <w:vAlign w:val="center"/>
          </w:tcPr>
          <w:p w14:paraId="1BEEDC84">
            <w:pPr>
              <w:pStyle w:val="30"/>
              <w:bidi w:val="0"/>
            </w:pPr>
            <w:r>
              <w:t>csxz</w:t>
            </w:r>
          </w:p>
        </w:tc>
        <w:tc>
          <w:tcPr>
            <w:tcW w:w="1087" w:type="pct"/>
            <w:noWrap w:val="0"/>
            <w:vAlign w:val="center"/>
          </w:tcPr>
          <w:p w14:paraId="05D63313">
            <w:pPr>
              <w:pStyle w:val="30"/>
              <w:bidi w:val="0"/>
            </w:pPr>
            <w:r>
              <w:t>参数性质</w:t>
            </w:r>
          </w:p>
        </w:tc>
        <w:tc>
          <w:tcPr>
            <w:tcW w:w="753" w:type="pct"/>
            <w:noWrap w:val="0"/>
            <w:vAlign w:val="center"/>
          </w:tcPr>
          <w:p w14:paraId="634CF50C">
            <w:pPr>
              <w:pStyle w:val="30"/>
              <w:bidi w:val="0"/>
            </w:pPr>
            <w:r>
              <w:t>varchar</w:t>
            </w:r>
          </w:p>
        </w:tc>
        <w:tc>
          <w:tcPr>
            <w:tcW w:w="418" w:type="pct"/>
            <w:noWrap w:val="0"/>
            <w:vAlign w:val="center"/>
          </w:tcPr>
          <w:p w14:paraId="3CF59553">
            <w:pPr>
              <w:pStyle w:val="30"/>
              <w:bidi w:val="0"/>
            </w:pPr>
            <w:r>
              <w:t>2</w:t>
            </w:r>
          </w:p>
        </w:tc>
        <w:tc>
          <w:tcPr>
            <w:tcW w:w="417" w:type="pct"/>
            <w:noWrap w:val="0"/>
            <w:vAlign w:val="center"/>
          </w:tcPr>
          <w:p w14:paraId="6AB0F630">
            <w:pPr>
              <w:pStyle w:val="30"/>
              <w:bidi w:val="0"/>
            </w:pPr>
            <w:r>
              <w:t>是</w:t>
            </w:r>
          </w:p>
        </w:tc>
        <w:tc>
          <w:tcPr>
            <w:tcW w:w="920" w:type="pct"/>
            <w:noWrap w:val="0"/>
            <w:vAlign w:val="center"/>
          </w:tcPr>
          <w:p w14:paraId="55730A71">
            <w:pPr>
              <w:pStyle w:val="30"/>
              <w:bidi w:val="0"/>
            </w:pPr>
            <w:r>
              <w:t>1：税率</w:t>
            </w:r>
          </w:p>
          <w:p w14:paraId="52BA7572">
            <w:pPr>
              <w:pStyle w:val="30"/>
              <w:bidi w:val="0"/>
            </w:pPr>
            <w:r>
              <w:t>2：征收率</w:t>
            </w:r>
          </w:p>
        </w:tc>
      </w:tr>
      <w:tr w14:paraId="76858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0AADDB">
            <w:pPr>
              <w:pStyle w:val="30"/>
              <w:bidi w:val="0"/>
            </w:pPr>
            <w:r>
              <w:rPr>
                <w:rFonts w:hint="default"/>
                <w:lang w:val="en-US" w:eastAsia="zh-CN"/>
              </w:rPr>
              <w:t>5</w:t>
            </w:r>
          </w:p>
        </w:tc>
        <w:tc>
          <w:tcPr>
            <w:tcW w:w="1004" w:type="pct"/>
            <w:noWrap w:val="0"/>
            <w:vAlign w:val="center"/>
          </w:tcPr>
          <w:p w14:paraId="4610FE09">
            <w:pPr>
              <w:pStyle w:val="30"/>
              <w:bidi w:val="0"/>
            </w:pPr>
            <w:r>
              <w:t>slzsl</w:t>
            </w:r>
          </w:p>
        </w:tc>
        <w:tc>
          <w:tcPr>
            <w:tcW w:w="1087" w:type="pct"/>
            <w:noWrap w:val="0"/>
            <w:vAlign w:val="center"/>
          </w:tcPr>
          <w:p w14:paraId="0261F16E">
            <w:pPr>
              <w:pStyle w:val="30"/>
              <w:bidi w:val="0"/>
            </w:pPr>
            <w:r>
              <w:t>税率征收率</w:t>
            </w:r>
          </w:p>
        </w:tc>
        <w:tc>
          <w:tcPr>
            <w:tcW w:w="753" w:type="pct"/>
            <w:noWrap w:val="0"/>
            <w:vAlign w:val="center"/>
          </w:tcPr>
          <w:p w14:paraId="3EA26725">
            <w:pPr>
              <w:pStyle w:val="30"/>
              <w:bidi w:val="0"/>
            </w:pPr>
            <w:r>
              <w:t>number</w:t>
            </w:r>
          </w:p>
        </w:tc>
        <w:tc>
          <w:tcPr>
            <w:tcW w:w="418" w:type="pct"/>
            <w:noWrap w:val="0"/>
            <w:vAlign w:val="center"/>
          </w:tcPr>
          <w:p w14:paraId="6EE3DA14">
            <w:pPr>
              <w:pStyle w:val="30"/>
              <w:bidi w:val="0"/>
            </w:pPr>
            <w:r>
              <w:t>16,6</w:t>
            </w:r>
          </w:p>
        </w:tc>
        <w:tc>
          <w:tcPr>
            <w:tcW w:w="417" w:type="pct"/>
            <w:noWrap w:val="0"/>
            <w:vAlign w:val="center"/>
          </w:tcPr>
          <w:p w14:paraId="3D0ADF3A">
            <w:pPr>
              <w:pStyle w:val="30"/>
              <w:bidi w:val="0"/>
            </w:pPr>
            <w:r>
              <w:t>是</w:t>
            </w:r>
          </w:p>
        </w:tc>
        <w:tc>
          <w:tcPr>
            <w:tcW w:w="920" w:type="pct"/>
            <w:noWrap w:val="0"/>
            <w:vAlign w:val="center"/>
          </w:tcPr>
          <w:p w14:paraId="41961713">
            <w:pPr>
              <w:pStyle w:val="30"/>
              <w:bidi w:val="0"/>
            </w:pPr>
          </w:p>
        </w:tc>
      </w:tr>
      <w:tr w14:paraId="2F801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DBBAC">
            <w:pPr>
              <w:pStyle w:val="30"/>
              <w:bidi w:val="0"/>
            </w:pPr>
            <w:r>
              <w:rPr>
                <w:rFonts w:hint="default"/>
                <w:lang w:val="en-US" w:eastAsia="zh-CN"/>
              </w:rPr>
              <w:t>6</w:t>
            </w:r>
          </w:p>
        </w:tc>
        <w:tc>
          <w:tcPr>
            <w:tcW w:w="1004" w:type="pct"/>
            <w:noWrap w:val="0"/>
            <w:vAlign w:val="center"/>
          </w:tcPr>
          <w:p w14:paraId="420FE962">
            <w:pPr>
              <w:pStyle w:val="30"/>
              <w:bidi w:val="0"/>
            </w:pPr>
            <w:r>
              <w:t>yslbz</w:t>
            </w:r>
          </w:p>
        </w:tc>
        <w:tc>
          <w:tcPr>
            <w:tcW w:w="1087" w:type="pct"/>
            <w:noWrap w:val="0"/>
            <w:vAlign w:val="center"/>
          </w:tcPr>
          <w:p w14:paraId="71B1EE19">
            <w:pPr>
              <w:pStyle w:val="30"/>
              <w:bidi w:val="0"/>
            </w:pPr>
            <w:r>
              <w:t>原税率标志</w:t>
            </w:r>
          </w:p>
        </w:tc>
        <w:tc>
          <w:tcPr>
            <w:tcW w:w="753" w:type="pct"/>
            <w:noWrap w:val="0"/>
            <w:vAlign w:val="center"/>
          </w:tcPr>
          <w:p w14:paraId="441E023A">
            <w:pPr>
              <w:pStyle w:val="30"/>
              <w:bidi w:val="0"/>
            </w:pPr>
            <w:r>
              <w:t>varchar</w:t>
            </w:r>
          </w:p>
        </w:tc>
        <w:tc>
          <w:tcPr>
            <w:tcW w:w="418" w:type="pct"/>
            <w:noWrap w:val="0"/>
            <w:vAlign w:val="center"/>
          </w:tcPr>
          <w:p w14:paraId="1E54E804">
            <w:pPr>
              <w:pStyle w:val="30"/>
              <w:bidi w:val="0"/>
            </w:pPr>
            <w:r>
              <w:t>1</w:t>
            </w:r>
          </w:p>
        </w:tc>
        <w:tc>
          <w:tcPr>
            <w:tcW w:w="417" w:type="pct"/>
            <w:noWrap w:val="0"/>
            <w:vAlign w:val="center"/>
          </w:tcPr>
          <w:p w14:paraId="0B81CC22">
            <w:pPr>
              <w:pStyle w:val="30"/>
              <w:bidi w:val="0"/>
            </w:pPr>
            <w:r>
              <w:t>是</w:t>
            </w:r>
          </w:p>
        </w:tc>
        <w:tc>
          <w:tcPr>
            <w:tcW w:w="920" w:type="pct"/>
            <w:noWrap w:val="0"/>
            <w:vAlign w:val="center"/>
          </w:tcPr>
          <w:p w14:paraId="3D415449">
            <w:pPr>
              <w:pStyle w:val="30"/>
              <w:bidi w:val="0"/>
            </w:pPr>
            <w:r>
              <w:t>Y：是原税率</w:t>
            </w:r>
          </w:p>
          <w:p w14:paraId="6BD8ECC9">
            <w:pPr>
              <w:pStyle w:val="30"/>
              <w:bidi w:val="0"/>
            </w:pPr>
            <w:r>
              <w:t>N：非原税率</w:t>
            </w:r>
          </w:p>
        </w:tc>
      </w:tr>
      <w:tr w14:paraId="1DD26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E215B3">
            <w:pPr>
              <w:pStyle w:val="30"/>
              <w:bidi w:val="0"/>
            </w:pPr>
            <w:r>
              <w:rPr>
                <w:rFonts w:hint="default"/>
                <w:lang w:val="en-US" w:eastAsia="zh-CN"/>
              </w:rPr>
              <w:t>7</w:t>
            </w:r>
          </w:p>
        </w:tc>
        <w:tc>
          <w:tcPr>
            <w:tcW w:w="1004" w:type="pct"/>
            <w:noWrap w:val="0"/>
            <w:vAlign w:val="center"/>
          </w:tcPr>
          <w:p w14:paraId="74AA8A67">
            <w:pPr>
              <w:pStyle w:val="30"/>
              <w:bidi w:val="0"/>
            </w:pPr>
            <w:r>
              <w:t>dyysl</w:t>
            </w:r>
          </w:p>
        </w:tc>
        <w:tc>
          <w:tcPr>
            <w:tcW w:w="1087" w:type="pct"/>
            <w:noWrap w:val="0"/>
            <w:vAlign w:val="center"/>
          </w:tcPr>
          <w:p w14:paraId="54C5093C">
            <w:pPr>
              <w:pStyle w:val="30"/>
              <w:bidi w:val="0"/>
            </w:pPr>
            <w:r>
              <w:t>对应原税率</w:t>
            </w:r>
          </w:p>
        </w:tc>
        <w:tc>
          <w:tcPr>
            <w:tcW w:w="753" w:type="pct"/>
            <w:noWrap w:val="0"/>
            <w:vAlign w:val="center"/>
          </w:tcPr>
          <w:p w14:paraId="2FF6BF1A">
            <w:pPr>
              <w:pStyle w:val="30"/>
              <w:bidi w:val="0"/>
            </w:pPr>
            <w:r>
              <w:t>varchar</w:t>
            </w:r>
          </w:p>
        </w:tc>
        <w:tc>
          <w:tcPr>
            <w:tcW w:w="418" w:type="pct"/>
            <w:noWrap w:val="0"/>
            <w:vAlign w:val="center"/>
          </w:tcPr>
          <w:p w14:paraId="05C2F4F3">
            <w:pPr>
              <w:pStyle w:val="30"/>
              <w:bidi w:val="0"/>
            </w:pPr>
            <w:r>
              <w:t>150</w:t>
            </w:r>
          </w:p>
        </w:tc>
        <w:tc>
          <w:tcPr>
            <w:tcW w:w="417" w:type="pct"/>
            <w:noWrap w:val="0"/>
            <w:vAlign w:val="center"/>
          </w:tcPr>
          <w:p w14:paraId="14BDA012">
            <w:pPr>
              <w:pStyle w:val="30"/>
              <w:bidi w:val="0"/>
            </w:pPr>
            <w:r>
              <w:t>否</w:t>
            </w:r>
          </w:p>
        </w:tc>
        <w:tc>
          <w:tcPr>
            <w:tcW w:w="920" w:type="pct"/>
            <w:noWrap w:val="0"/>
            <w:vAlign w:val="center"/>
          </w:tcPr>
          <w:p w14:paraId="063EDC6A">
            <w:pPr>
              <w:pStyle w:val="30"/>
              <w:bidi w:val="0"/>
            </w:pPr>
            <w:r>
              <w:t>百分比形式、逗号连接</w:t>
            </w:r>
          </w:p>
        </w:tc>
      </w:tr>
      <w:tr w14:paraId="424019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9697C">
            <w:pPr>
              <w:pStyle w:val="30"/>
              <w:bidi w:val="0"/>
            </w:pPr>
            <w:r>
              <w:rPr>
                <w:rFonts w:hint="default"/>
                <w:lang w:val="en-US" w:eastAsia="zh-CN"/>
              </w:rPr>
              <w:t>8</w:t>
            </w:r>
          </w:p>
        </w:tc>
        <w:tc>
          <w:tcPr>
            <w:tcW w:w="1004" w:type="pct"/>
            <w:noWrap w:val="0"/>
            <w:vAlign w:val="center"/>
          </w:tcPr>
          <w:p w14:paraId="57B3571C">
            <w:pPr>
              <w:pStyle w:val="30"/>
              <w:bidi w:val="0"/>
            </w:pPr>
            <w:r>
              <w:t>cszt</w:t>
            </w:r>
          </w:p>
        </w:tc>
        <w:tc>
          <w:tcPr>
            <w:tcW w:w="1087" w:type="pct"/>
            <w:noWrap w:val="0"/>
            <w:vAlign w:val="center"/>
          </w:tcPr>
          <w:p w14:paraId="32EFDE78">
            <w:pPr>
              <w:pStyle w:val="30"/>
              <w:bidi w:val="0"/>
            </w:pPr>
            <w:r>
              <w:t>参数状态</w:t>
            </w:r>
          </w:p>
        </w:tc>
        <w:tc>
          <w:tcPr>
            <w:tcW w:w="753" w:type="pct"/>
            <w:noWrap w:val="0"/>
            <w:vAlign w:val="center"/>
          </w:tcPr>
          <w:p w14:paraId="7214BA02">
            <w:pPr>
              <w:pStyle w:val="30"/>
              <w:bidi w:val="0"/>
            </w:pPr>
            <w:r>
              <w:t>varchar</w:t>
            </w:r>
          </w:p>
        </w:tc>
        <w:tc>
          <w:tcPr>
            <w:tcW w:w="418" w:type="pct"/>
            <w:noWrap w:val="0"/>
            <w:vAlign w:val="center"/>
          </w:tcPr>
          <w:p w14:paraId="0EDF79AD">
            <w:pPr>
              <w:pStyle w:val="30"/>
              <w:bidi w:val="0"/>
            </w:pPr>
            <w:r>
              <w:t>1</w:t>
            </w:r>
          </w:p>
        </w:tc>
        <w:tc>
          <w:tcPr>
            <w:tcW w:w="417" w:type="pct"/>
            <w:noWrap w:val="0"/>
            <w:vAlign w:val="center"/>
          </w:tcPr>
          <w:p w14:paraId="11957903">
            <w:pPr>
              <w:pStyle w:val="30"/>
              <w:bidi w:val="0"/>
            </w:pPr>
            <w:r>
              <w:t>是</w:t>
            </w:r>
          </w:p>
        </w:tc>
        <w:tc>
          <w:tcPr>
            <w:tcW w:w="920" w:type="pct"/>
            <w:noWrap w:val="0"/>
            <w:vAlign w:val="center"/>
          </w:tcPr>
          <w:p w14:paraId="13039E40">
            <w:pPr>
              <w:pStyle w:val="30"/>
              <w:bidi w:val="0"/>
            </w:pPr>
            <w:r>
              <w:t>0：启用</w:t>
            </w:r>
          </w:p>
          <w:p w14:paraId="556A46E7">
            <w:pPr>
              <w:pStyle w:val="30"/>
              <w:bidi w:val="0"/>
            </w:pPr>
            <w:r>
              <w:t>1：停用</w:t>
            </w:r>
          </w:p>
        </w:tc>
      </w:tr>
      <w:tr w14:paraId="223E62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79CFA">
            <w:pPr>
              <w:pStyle w:val="30"/>
              <w:bidi w:val="0"/>
            </w:pPr>
            <w:r>
              <w:rPr>
                <w:rFonts w:hint="default"/>
                <w:lang w:val="en-US" w:eastAsia="zh-CN"/>
              </w:rPr>
              <w:t>9</w:t>
            </w:r>
          </w:p>
        </w:tc>
        <w:tc>
          <w:tcPr>
            <w:tcW w:w="1004" w:type="pct"/>
            <w:noWrap w:val="0"/>
            <w:vAlign w:val="center"/>
          </w:tcPr>
          <w:p w14:paraId="77F24772">
            <w:pPr>
              <w:pStyle w:val="30"/>
              <w:bidi w:val="0"/>
            </w:pPr>
            <w:r>
              <w:t>yxqq</w:t>
            </w:r>
          </w:p>
        </w:tc>
        <w:tc>
          <w:tcPr>
            <w:tcW w:w="1087" w:type="pct"/>
            <w:noWrap w:val="0"/>
            <w:vAlign w:val="center"/>
          </w:tcPr>
          <w:p w14:paraId="2B5A0606">
            <w:pPr>
              <w:pStyle w:val="30"/>
              <w:bidi w:val="0"/>
            </w:pPr>
            <w:r>
              <w:t>有效期起</w:t>
            </w:r>
          </w:p>
        </w:tc>
        <w:tc>
          <w:tcPr>
            <w:tcW w:w="753" w:type="pct"/>
            <w:noWrap w:val="0"/>
            <w:vAlign w:val="center"/>
          </w:tcPr>
          <w:p w14:paraId="024E2151">
            <w:pPr>
              <w:pStyle w:val="30"/>
              <w:bidi w:val="0"/>
            </w:pPr>
            <w:r>
              <w:t>date</w:t>
            </w:r>
          </w:p>
        </w:tc>
        <w:tc>
          <w:tcPr>
            <w:tcW w:w="418" w:type="pct"/>
            <w:noWrap w:val="0"/>
            <w:vAlign w:val="center"/>
          </w:tcPr>
          <w:p w14:paraId="16DF103A">
            <w:pPr>
              <w:pStyle w:val="30"/>
              <w:bidi w:val="0"/>
            </w:pPr>
          </w:p>
        </w:tc>
        <w:tc>
          <w:tcPr>
            <w:tcW w:w="417" w:type="pct"/>
            <w:noWrap w:val="0"/>
            <w:vAlign w:val="center"/>
          </w:tcPr>
          <w:p w14:paraId="7C91659C">
            <w:pPr>
              <w:pStyle w:val="30"/>
              <w:bidi w:val="0"/>
            </w:pPr>
            <w:r>
              <w:t>是</w:t>
            </w:r>
          </w:p>
        </w:tc>
        <w:tc>
          <w:tcPr>
            <w:tcW w:w="920" w:type="pct"/>
            <w:noWrap w:val="0"/>
            <w:vAlign w:val="center"/>
          </w:tcPr>
          <w:p w14:paraId="43857116">
            <w:pPr>
              <w:pStyle w:val="30"/>
              <w:bidi w:val="0"/>
            </w:pPr>
            <w:r>
              <w:t>时间格式：</w:t>
            </w:r>
          </w:p>
          <w:p w14:paraId="074EFC77">
            <w:pPr>
              <w:pStyle w:val="30"/>
              <w:bidi w:val="0"/>
            </w:pPr>
            <w:r>
              <w:t>yyyy-MM-dd</w:t>
            </w:r>
          </w:p>
        </w:tc>
      </w:tr>
      <w:tr w14:paraId="300E4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02FAD0">
            <w:pPr>
              <w:pStyle w:val="30"/>
              <w:bidi w:val="0"/>
            </w:pPr>
            <w:r>
              <w:rPr>
                <w:rFonts w:hint="default"/>
                <w:lang w:val="en-US" w:eastAsia="zh-CN"/>
              </w:rPr>
              <w:t>10</w:t>
            </w:r>
          </w:p>
        </w:tc>
        <w:tc>
          <w:tcPr>
            <w:tcW w:w="1004" w:type="pct"/>
            <w:noWrap w:val="0"/>
            <w:vAlign w:val="center"/>
          </w:tcPr>
          <w:p w14:paraId="20BCCD24">
            <w:pPr>
              <w:pStyle w:val="30"/>
              <w:bidi w:val="0"/>
            </w:pPr>
            <w:r>
              <w:t>yxqz</w:t>
            </w:r>
          </w:p>
        </w:tc>
        <w:tc>
          <w:tcPr>
            <w:tcW w:w="1087" w:type="pct"/>
            <w:noWrap w:val="0"/>
            <w:vAlign w:val="center"/>
          </w:tcPr>
          <w:p w14:paraId="255C3D78">
            <w:pPr>
              <w:pStyle w:val="30"/>
              <w:bidi w:val="0"/>
            </w:pPr>
            <w:r>
              <w:t>有效期止</w:t>
            </w:r>
          </w:p>
        </w:tc>
        <w:tc>
          <w:tcPr>
            <w:tcW w:w="753" w:type="pct"/>
            <w:noWrap w:val="0"/>
            <w:vAlign w:val="center"/>
          </w:tcPr>
          <w:p w14:paraId="20969434">
            <w:pPr>
              <w:pStyle w:val="30"/>
              <w:bidi w:val="0"/>
            </w:pPr>
            <w:r>
              <w:t>date</w:t>
            </w:r>
          </w:p>
        </w:tc>
        <w:tc>
          <w:tcPr>
            <w:tcW w:w="418" w:type="pct"/>
            <w:noWrap w:val="0"/>
            <w:vAlign w:val="center"/>
          </w:tcPr>
          <w:p w14:paraId="5E1DD76F">
            <w:pPr>
              <w:pStyle w:val="30"/>
              <w:bidi w:val="0"/>
            </w:pPr>
          </w:p>
        </w:tc>
        <w:tc>
          <w:tcPr>
            <w:tcW w:w="417" w:type="pct"/>
            <w:noWrap w:val="0"/>
            <w:vAlign w:val="center"/>
          </w:tcPr>
          <w:p w14:paraId="6A562D36">
            <w:pPr>
              <w:pStyle w:val="30"/>
              <w:bidi w:val="0"/>
            </w:pPr>
            <w:r>
              <w:t>否</w:t>
            </w:r>
          </w:p>
        </w:tc>
        <w:tc>
          <w:tcPr>
            <w:tcW w:w="920" w:type="pct"/>
            <w:noWrap w:val="0"/>
            <w:vAlign w:val="center"/>
          </w:tcPr>
          <w:p w14:paraId="6F08072F">
            <w:pPr>
              <w:pStyle w:val="30"/>
              <w:bidi w:val="0"/>
            </w:pPr>
            <w:r>
              <w:t>时间格式：</w:t>
            </w:r>
          </w:p>
          <w:p w14:paraId="1E216EA8">
            <w:pPr>
              <w:pStyle w:val="30"/>
              <w:bidi w:val="0"/>
            </w:pPr>
            <w:r>
              <w:t>yyyy-MM-dd</w:t>
            </w:r>
          </w:p>
        </w:tc>
      </w:tr>
      <w:tr w14:paraId="2D0DA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553B5C">
            <w:pPr>
              <w:pStyle w:val="30"/>
              <w:bidi w:val="0"/>
            </w:pPr>
            <w:r>
              <w:rPr>
                <w:rFonts w:hint="default"/>
                <w:lang w:val="en-US" w:eastAsia="zh-CN"/>
              </w:rPr>
              <w:t>11</w:t>
            </w:r>
          </w:p>
        </w:tc>
        <w:tc>
          <w:tcPr>
            <w:tcW w:w="1004" w:type="pct"/>
            <w:noWrap w:val="0"/>
            <w:vAlign w:val="center"/>
          </w:tcPr>
          <w:p w14:paraId="01D30617">
            <w:pPr>
              <w:pStyle w:val="30"/>
              <w:bidi w:val="0"/>
            </w:pPr>
            <w:r>
              <w:t>tyrq</w:t>
            </w:r>
          </w:p>
        </w:tc>
        <w:tc>
          <w:tcPr>
            <w:tcW w:w="1087" w:type="pct"/>
            <w:noWrap w:val="0"/>
            <w:vAlign w:val="center"/>
          </w:tcPr>
          <w:p w14:paraId="702AC317">
            <w:pPr>
              <w:pStyle w:val="30"/>
              <w:bidi w:val="0"/>
            </w:pPr>
            <w:r>
              <w:t>停用日期</w:t>
            </w:r>
          </w:p>
        </w:tc>
        <w:tc>
          <w:tcPr>
            <w:tcW w:w="753" w:type="pct"/>
            <w:noWrap w:val="0"/>
            <w:vAlign w:val="center"/>
          </w:tcPr>
          <w:p w14:paraId="5F71081F">
            <w:pPr>
              <w:pStyle w:val="30"/>
              <w:bidi w:val="0"/>
            </w:pPr>
            <w:r>
              <w:t>date</w:t>
            </w:r>
          </w:p>
        </w:tc>
        <w:tc>
          <w:tcPr>
            <w:tcW w:w="418" w:type="pct"/>
            <w:noWrap w:val="0"/>
            <w:vAlign w:val="center"/>
          </w:tcPr>
          <w:p w14:paraId="32234CE6">
            <w:pPr>
              <w:pStyle w:val="30"/>
              <w:bidi w:val="0"/>
            </w:pPr>
          </w:p>
        </w:tc>
        <w:tc>
          <w:tcPr>
            <w:tcW w:w="417" w:type="pct"/>
            <w:noWrap w:val="0"/>
            <w:vAlign w:val="center"/>
          </w:tcPr>
          <w:p w14:paraId="354BDFA1">
            <w:pPr>
              <w:pStyle w:val="30"/>
              <w:bidi w:val="0"/>
            </w:pPr>
            <w:r>
              <w:t>否</w:t>
            </w:r>
          </w:p>
        </w:tc>
        <w:tc>
          <w:tcPr>
            <w:tcW w:w="920" w:type="pct"/>
            <w:noWrap w:val="0"/>
            <w:vAlign w:val="center"/>
          </w:tcPr>
          <w:p w14:paraId="76CF0F42">
            <w:pPr>
              <w:pStyle w:val="30"/>
              <w:bidi w:val="0"/>
            </w:pPr>
            <w:r>
              <w:t>时间格式：</w:t>
            </w:r>
          </w:p>
          <w:p w14:paraId="59276FF2">
            <w:pPr>
              <w:pStyle w:val="30"/>
              <w:bidi w:val="0"/>
            </w:pPr>
            <w:r>
              <w:t>yyyy-MM-dd</w:t>
            </w:r>
          </w:p>
        </w:tc>
      </w:tr>
    </w:tbl>
    <w:p w14:paraId="2A90A3D0">
      <w:pPr>
        <w:pStyle w:val="6"/>
        <w:bidi w:val="0"/>
      </w:pPr>
      <w:bookmarkStart w:id="355" w:name="_Toc4924"/>
      <w:bookmarkStart w:id="356" w:name="_Toc9829"/>
      <w:r>
        <w:t>7.6返回报文示例</w:t>
      </w:r>
      <w:bookmarkEnd w:id="355"/>
      <w:bookmarkEnd w:id="356"/>
      <w:r>
        <w:t xml:space="preserve"> </w:t>
      </w:r>
    </w:p>
    <w:p w14:paraId="2A8095BB">
      <w:pPr>
        <w:pStyle w:val="5"/>
        <w:rPr>
          <w:vertAlign w:val="baseline"/>
        </w:rPr>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9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8509A2">
            <w:pPr>
              <w:bidi w:val="0"/>
            </w:pPr>
            <w:r>
              <w:t>{</w:t>
            </w:r>
          </w:p>
          <w:p w14:paraId="356283CF">
            <w:pPr>
              <w:bidi w:val="0"/>
            </w:pPr>
            <w:r>
              <w:tab/>
            </w:r>
            <w:r>
              <w:t>"Response": {</w:t>
            </w:r>
          </w:p>
          <w:p w14:paraId="12607A36">
            <w:pPr>
              <w:bidi w:val="0"/>
            </w:pPr>
            <w:r>
              <w:tab/>
            </w:r>
            <w:r>
              <w:tab/>
            </w:r>
            <w:r>
              <w:t>"RequestId": "16位随机数字和字母组合",</w:t>
            </w:r>
          </w:p>
          <w:p w14:paraId="194F169F">
            <w:pPr>
              <w:bidi w:val="0"/>
            </w:pPr>
            <w:r>
              <w:tab/>
            </w:r>
            <w:r>
              <w:tab/>
            </w:r>
            <w:r>
              <w:t>"Data": {</w:t>
            </w:r>
          </w:p>
          <w:p w14:paraId="307C39E6">
            <w:pPr>
              <w:bidi w:val="0"/>
            </w:pPr>
            <w:r>
              <w:tab/>
            </w:r>
            <w:r>
              <w:tab/>
            </w:r>
            <w:r>
              <w:tab/>
            </w:r>
            <w:r>
              <w:t>"returncode": "00",</w:t>
            </w:r>
          </w:p>
          <w:p w14:paraId="75489A25">
            <w:pPr>
              <w:bidi w:val="0"/>
            </w:pPr>
            <w:r>
              <w:tab/>
            </w:r>
            <w:r>
              <w:tab/>
            </w:r>
            <w:r>
              <w:tab/>
            </w:r>
            <w:r>
              <w:t>"returnmsg": "成功",</w:t>
            </w:r>
          </w:p>
          <w:p w14:paraId="28FF24FA">
            <w:pPr>
              <w:bidi w:val="0"/>
            </w:pPr>
            <w:r>
              <w:tab/>
            </w:r>
            <w:r>
              <w:tab/>
            </w:r>
            <w:r>
              <w:tab/>
            </w:r>
            <w:r>
              <w:t>"count": "总数量",</w:t>
            </w:r>
          </w:p>
          <w:p w14:paraId="51180EA5">
            <w:pPr>
              <w:bidi w:val="0"/>
            </w:pPr>
            <w:r>
              <w:tab/>
            </w:r>
            <w:r>
              <w:tab/>
            </w:r>
            <w:r>
              <w:tab/>
            </w:r>
            <w:r>
              <w:t>"slzslList": [</w:t>
            </w:r>
          </w:p>
          <w:p w14:paraId="26B0F17F">
            <w:pPr>
              <w:bidi w:val="0"/>
            </w:pPr>
            <w:r>
              <w:tab/>
            </w:r>
            <w:r>
              <w:tab/>
            </w:r>
            <w:r>
              <w:tab/>
            </w:r>
            <w:r>
              <w:tab/>
            </w:r>
            <w:r>
              <w:t>{</w:t>
            </w:r>
          </w:p>
          <w:p w14:paraId="1C8AC34B">
            <w:pPr>
              <w:bidi w:val="0"/>
            </w:pPr>
            <w:r>
              <w:tab/>
            </w:r>
            <w:r>
              <w:tab/>
            </w:r>
            <w:r>
              <w:tab/>
            </w:r>
            <w:r>
              <w:tab/>
            </w:r>
            <w:r>
              <w:tab/>
            </w:r>
            <w:r>
              <w:t>"csxz": "参数性质",</w:t>
            </w:r>
          </w:p>
          <w:p w14:paraId="4E4B5C39">
            <w:pPr>
              <w:bidi w:val="0"/>
            </w:pPr>
            <w:r>
              <w:tab/>
            </w:r>
            <w:r>
              <w:tab/>
            </w:r>
            <w:r>
              <w:tab/>
            </w:r>
            <w:r>
              <w:tab/>
            </w:r>
            <w:r>
              <w:tab/>
            </w:r>
            <w:r>
              <w:t>"slzsl": "税率征收率",</w:t>
            </w:r>
          </w:p>
          <w:p w14:paraId="0A2223AC">
            <w:pPr>
              <w:bidi w:val="0"/>
            </w:pPr>
            <w:r>
              <w:tab/>
            </w:r>
            <w:r>
              <w:tab/>
            </w:r>
            <w:r>
              <w:tab/>
            </w:r>
            <w:r>
              <w:tab/>
            </w:r>
            <w:r>
              <w:tab/>
            </w:r>
            <w:r>
              <w:t>"yslbz": "原税率标志",</w:t>
            </w:r>
          </w:p>
          <w:p w14:paraId="4DE7E04B">
            <w:pPr>
              <w:bidi w:val="0"/>
            </w:pPr>
            <w:r>
              <w:tab/>
            </w:r>
            <w:r>
              <w:tab/>
            </w:r>
            <w:r>
              <w:tab/>
            </w:r>
            <w:r>
              <w:tab/>
            </w:r>
            <w:r>
              <w:tab/>
            </w:r>
            <w:r>
              <w:t>"dyysl": "对应原税率",</w:t>
            </w:r>
          </w:p>
          <w:p w14:paraId="4A072662">
            <w:pPr>
              <w:bidi w:val="0"/>
            </w:pPr>
            <w:r>
              <w:tab/>
            </w:r>
            <w:r>
              <w:tab/>
            </w:r>
            <w:r>
              <w:tab/>
            </w:r>
            <w:r>
              <w:tab/>
            </w:r>
            <w:r>
              <w:tab/>
            </w:r>
            <w:r>
              <w:t>"cszt": "参数状态",</w:t>
            </w:r>
          </w:p>
          <w:p w14:paraId="04C30F4A">
            <w:pPr>
              <w:bidi w:val="0"/>
            </w:pPr>
            <w:r>
              <w:tab/>
            </w:r>
            <w:r>
              <w:tab/>
            </w:r>
            <w:r>
              <w:tab/>
            </w:r>
            <w:r>
              <w:tab/>
            </w:r>
            <w:r>
              <w:tab/>
            </w:r>
            <w:r>
              <w:t>"yxqq": "有效期起",</w:t>
            </w:r>
          </w:p>
          <w:p w14:paraId="4CCD8320">
            <w:pPr>
              <w:bidi w:val="0"/>
            </w:pPr>
            <w:r>
              <w:tab/>
            </w:r>
            <w:r>
              <w:tab/>
            </w:r>
            <w:r>
              <w:tab/>
            </w:r>
            <w:r>
              <w:tab/>
            </w:r>
            <w:r>
              <w:tab/>
            </w:r>
            <w:r>
              <w:t>"yxqz": "有效期止",</w:t>
            </w:r>
          </w:p>
          <w:p w14:paraId="44201972">
            <w:pPr>
              <w:bidi w:val="0"/>
            </w:pPr>
            <w:r>
              <w:tab/>
            </w:r>
            <w:r>
              <w:tab/>
            </w:r>
            <w:r>
              <w:tab/>
            </w:r>
            <w:r>
              <w:tab/>
            </w:r>
            <w:r>
              <w:tab/>
            </w:r>
            <w:r>
              <w:t>"tyrq": "停用日期"</w:t>
            </w:r>
          </w:p>
          <w:p w14:paraId="02F8C163">
            <w:pPr>
              <w:bidi w:val="0"/>
            </w:pPr>
            <w:r>
              <w:tab/>
            </w:r>
            <w:r>
              <w:tab/>
            </w:r>
            <w:r>
              <w:tab/>
            </w:r>
            <w:r>
              <w:tab/>
            </w:r>
            <w:r>
              <w:t>}</w:t>
            </w:r>
          </w:p>
          <w:p w14:paraId="5F135744">
            <w:pPr>
              <w:bidi w:val="0"/>
            </w:pPr>
            <w:r>
              <w:tab/>
            </w:r>
            <w:r>
              <w:tab/>
            </w:r>
            <w:r>
              <w:tab/>
            </w:r>
            <w:r>
              <w:t>]</w:t>
            </w:r>
          </w:p>
          <w:p w14:paraId="15149AE4">
            <w:pPr>
              <w:bidi w:val="0"/>
            </w:pPr>
            <w:r>
              <w:tab/>
            </w:r>
            <w:r>
              <w:tab/>
            </w:r>
            <w:r>
              <w:t>}</w:t>
            </w:r>
          </w:p>
          <w:p w14:paraId="7BECB50C">
            <w:pPr>
              <w:bidi w:val="0"/>
            </w:pPr>
            <w:r>
              <w:tab/>
            </w:r>
            <w:r>
              <w:t>}</w:t>
            </w:r>
          </w:p>
          <w:p w14:paraId="09430A02">
            <w:pPr>
              <w:bidi w:val="0"/>
            </w:pPr>
            <w:r>
              <w:t>}</w:t>
            </w:r>
          </w:p>
        </w:tc>
      </w:tr>
    </w:tbl>
    <w:p w14:paraId="6974ACAC">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AB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6B61C2">
            <w:pPr>
              <w:bidi w:val="0"/>
            </w:pPr>
            <w:r>
              <w:t>{</w:t>
            </w:r>
          </w:p>
          <w:p w14:paraId="1845AB00">
            <w:pPr>
              <w:bidi w:val="0"/>
            </w:pPr>
            <w:r>
              <w:tab/>
            </w:r>
            <w:r>
              <w:t>"Response":{</w:t>
            </w:r>
          </w:p>
          <w:p w14:paraId="70C44B31">
            <w:pPr>
              <w:bidi w:val="0"/>
            </w:pPr>
            <w:r>
              <w:tab/>
            </w:r>
            <w:r>
              <w:tab/>
            </w:r>
            <w:r>
              <w:t>"RequestId": "16位随机数字和字母组合",</w:t>
            </w:r>
          </w:p>
          <w:p w14:paraId="2941E0F6">
            <w:pPr>
              <w:bidi w:val="0"/>
            </w:pPr>
            <w:r>
              <w:tab/>
            </w:r>
            <w:r>
              <w:tab/>
            </w:r>
            <w:r>
              <w:t>"Error":{</w:t>
            </w:r>
          </w:p>
          <w:p w14:paraId="704B3D6C">
            <w:pPr>
              <w:bidi w:val="0"/>
            </w:pPr>
            <w:r>
              <w:tab/>
            </w:r>
            <w:r>
              <w:tab/>
            </w:r>
            <w:r>
              <w:tab/>
            </w:r>
            <w:r>
              <w:t>"Code": "01”,</w:t>
            </w:r>
          </w:p>
          <w:p w14:paraId="45B4FFE3">
            <w:pPr>
              <w:bidi w:val="0"/>
            </w:pPr>
            <w:r>
              <w:tab/>
            </w:r>
            <w:r>
              <w:tab/>
            </w:r>
            <w:r>
              <w:tab/>
            </w:r>
            <w:r>
              <w:t>"Message": "错误说明"</w:t>
            </w:r>
          </w:p>
          <w:p w14:paraId="5276BCFE">
            <w:pPr>
              <w:bidi w:val="0"/>
            </w:pPr>
            <w:r>
              <w:t>}</w:t>
            </w:r>
          </w:p>
          <w:p w14:paraId="178349CA">
            <w:pPr>
              <w:bidi w:val="0"/>
            </w:pPr>
            <w:r>
              <w:tab/>
            </w:r>
            <w:r>
              <w:t>}</w:t>
            </w:r>
          </w:p>
          <w:p w14:paraId="1CE6E69F">
            <w:pPr>
              <w:bidi w:val="0"/>
            </w:pPr>
            <w:r>
              <w:t>}</w:t>
            </w:r>
          </w:p>
        </w:tc>
      </w:tr>
    </w:tbl>
    <w:p w14:paraId="47BA1CFD">
      <w:pPr>
        <w:pStyle w:val="4"/>
        <w:bidi w:val="0"/>
        <w:rPr>
          <w:rFonts w:hint="default"/>
        </w:rPr>
      </w:pPr>
      <w:bookmarkStart w:id="357" w:name="_Toc26950"/>
      <w:bookmarkStart w:id="358" w:name="_Toc6075"/>
      <w:bookmarkStart w:id="359" w:name="_Toc6286"/>
      <w:r>
        <w:rPr>
          <w:rFonts w:hint="default"/>
        </w:rPr>
        <w:t>8.查询税收分类编码信息</w:t>
      </w:r>
      <w:bookmarkEnd w:id="357"/>
      <w:bookmarkEnd w:id="358"/>
      <w:bookmarkEnd w:id="359"/>
    </w:p>
    <w:p w14:paraId="1B302316">
      <w:pPr>
        <w:pStyle w:val="6"/>
        <w:bidi w:val="0"/>
      </w:pPr>
      <w:bookmarkStart w:id="360" w:name="_Toc9474"/>
      <w:bookmarkStart w:id="361" w:name="_Toc11558"/>
      <w:r>
        <w:t>8.1接口说明</w:t>
      </w:r>
      <w:bookmarkEnd w:id="360"/>
      <w:bookmarkEnd w:id="361"/>
    </w:p>
    <w:p w14:paraId="3A02E52D">
      <w:pPr>
        <w:pStyle w:val="5"/>
      </w:pPr>
      <w:r>
        <w:t>向企业提供查询商品税收分类编码信息的功能，企业可将查询的编码信息保存在本地。在开票时选择保存在本地的税收分类编码。</w:t>
      </w:r>
    </w:p>
    <w:p w14:paraId="65ACD4D9">
      <w:pPr>
        <w:pStyle w:val="6"/>
        <w:bidi w:val="0"/>
      </w:pPr>
      <w:bookmarkStart w:id="362" w:name="_Toc15067"/>
      <w:bookmarkStart w:id="363" w:name="_Toc658"/>
      <w:r>
        <w:t>8.2请求方式</w:t>
      </w:r>
      <w:bookmarkEnd w:id="362"/>
      <w:bookmarkEnd w:id="363"/>
    </w:p>
    <w:p w14:paraId="3981900F">
      <w:pPr>
        <w:pStyle w:val="5"/>
        <w:keepNext w:val="0"/>
        <w:keepLines w:val="0"/>
        <w:pageBreakBefore w:val="0"/>
        <w:widowControl w:val="0"/>
        <w:kinsoku/>
        <w:wordWrap/>
        <w:overflowPunct/>
        <w:topLinePunct w:val="0"/>
        <w:autoSpaceDE/>
        <w:autoSpaceDN/>
        <w:bidi w:val="0"/>
        <w:adjustRightInd w:val="0"/>
        <w:snapToGrid/>
        <w:ind w:firstLine="480" w:firstLineChars="200"/>
        <w:textAlignment w:val="auto"/>
      </w:pPr>
      <w:r>
        <w:t>请求方式为POST</w:t>
      </w:r>
    </w:p>
    <w:p w14:paraId="3C07ED3B">
      <w:pPr>
        <w:pStyle w:val="5"/>
        <w:bidi w:val="0"/>
      </w:pPr>
      <w:bookmarkStart w:id="364" w:name="OLE_LINK16"/>
      <w:r>
        <w:rPr>
          <w:rFonts w:hint="eastAsia"/>
        </w:rPr>
        <w:t>●</w:t>
      </w:r>
      <w:r>
        <w:rPr>
          <w:rFonts w:hint="default"/>
          <w:lang w:val="en-US"/>
        </w:rPr>
        <w:t xml:space="preserve"> </w:t>
      </w:r>
      <w:r>
        <w:t>path 指该参数为路径参数</w:t>
      </w:r>
    </w:p>
    <w:p w14:paraId="2AE35D9B">
      <w:pPr>
        <w:pStyle w:val="5"/>
        <w:bidi w:val="0"/>
      </w:pPr>
      <w:r>
        <w:rPr>
          <w:rFonts w:hint="eastAsia"/>
        </w:rPr>
        <w:t>●</w:t>
      </w:r>
      <w:r>
        <w:rPr>
          <w:rFonts w:hint="default"/>
          <w:lang w:val="en-US"/>
        </w:rPr>
        <w:t xml:space="preserve"> </w:t>
      </w:r>
      <w:r>
        <w:t>query 指该参数需在请求URL传参</w:t>
      </w:r>
    </w:p>
    <w:p w14:paraId="02CC9D58">
      <w:pPr>
        <w:pStyle w:val="5"/>
        <w:bidi w:val="0"/>
      </w:pPr>
      <w:r>
        <w:rPr>
          <w:rFonts w:hint="eastAsia"/>
        </w:rPr>
        <w:t>●</w:t>
      </w:r>
      <w:r>
        <w:rPr>
          <w:rFonts w:hint="default"/>
          <w:lang w:val="en-US"/>
        </w:rPr>
        <w:t xml:space="preserve"> </w:t>
      </w:r>
      <w:r>
        <w:t>body 指该参数需在请求JSON传参</w:t>
      </w:r>
    </w:p>
    <w:bookmarkEnd w:id="364"/>
    <w:p w14:paraId="7083D519">
      <w:pPr>
        <w:pStyle w:val="6"/>
        <w:bidi w:val="0"/>
      </w:pPr>
      <w:bookmarkStart w:id="365" w:name="_Toc2936"/>
      <w:bookmarkStart w:id="366" w:name="_Toc22115"/>
      <w:r>
        <w:t>8.3公共参数</w:t>
      </w:r>
      <w:bookmarkEnd w:id="365"/>
      <w:bookmarkEnd w:id="366"/>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0A9135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75C66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0716019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B6B7C6F">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108EAC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9B3D85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EFE5AB7">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1B483CFB">
            <w:pPr>
              <w:pStyle w:val="29"/>
              <w:bidi w:val="0"/>
            </w:pPr>
            <w:r>
              <w:t>说明</w:t>
            </w:r>
          </w:p>
        </w:tc>
      </w:tr>
      <w:tr w14:paraId="50142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54" w:hRule="atLeast"/>
        </w:trPr>
        <w:tc>
          <w:tcPr>
            <w:tcW w:w="397" w:type="pct"/>
            <w:tcBorders>
              <w:top w:val="single" w:color="auto" w:sz="6" w:space="0"/>
            </w:tcBorders>
            <w:noWrap w:val="0"/>
            <w:vAlign w:val="center"/>
          </w:tcPr>
          <w:p w14:paraId="6A6BDB0E">
            <w:pPr>
              <w:pStyle w:val="30"/>
              <w:bidi w:val="0"/>
            </w:pPr>
            <w:r>
              <w:rPr>
                <w:rFonts w:hint="default"/>
                <w:lang w:val="en-US" w:eastAsia="zh-CN"/>
              </w:rPr>
              <w:t>1</w:t>
            </w:r>
          </w:p>
        </w:tc>
        <w:tc>
          <w:tcPr>
            <w:tcW w:w="1004" w:type="pct"/>
            <w:tcBorders>
              <w:top w:val="single" w:color="auto" w:sz="6" w:space="0"/>
            </w:tcBorders>
            <w:noWrap w:val="0"/>
            <w:vAlign w:val="center"/>
          </w:tcPr>
          <w:p w14:paraId="1D8AC0AF">
            <w:pPr>
              <w:pStyle w:val="30"/>
              <w:bidi w:val="0"/>
            </w:pPr>
            <w:r>
              <w:t>nsrsbh</w:t>
            </w:r>
          </w:p>
        </w:tc>
        <w:tc>
          <w:tcPr>
            <w:tcW w:w="1087" w:type="pct"/>
            <w:tcBorders>
              <w:top w:val="single" w:color="auto" w:sz="6" w:space="0"/>
            </w:tcBorders>
            <w:noWrap w:val="0"/>
            <w:vAlign w:val="center"/>
          </w:tcPr>
          <w:p w14:paraId="1AB35808">
            <w:pPr>
              <w:pStyle w:val="30"/>
              <w:bidi w:val="0"/>
            </w:pPr>
            <w:r>
              <w:t>纳税人识别号/统一社会信用代码</w:t>
            </w:r>
          </w:p>
        </w:tc>
        <w:tc>
          <w:tcPr>
            <w:tcW w:w="753" w:type="pct"/>
            <w:tcBorders>
              <w:top w:val="single" w:color="auto" w:sz="6" w:space="0"/>
            </w:tcBorders>
            <w:noWrap w:val="0"/>
            <w:vAlign w:val="center"/>
          </w:tcPr>
          <w:p w14:paraId="0BD9F9A6">
            <w:pPr>
              <w:pStyle w:val="30"/>
              <w:bidi w:val="0"/>
            </w:pPr>
            <w:r>
              <w:t>varchar</w:t>
            </w:r>
          </w:p>
        </w:tc>
        <w:tc>
          <w:tcPr>
            <w:tcW w:w="418" w:type="pct"/>
            <w:tcBorders>
              <w:top w:val="single" w:color="auto" w:sz="6" w:space="0"/>
            </w:tcBorders>
            <w:noWrap w:val="0"/>
            <w:vAlign w:val="center"/>
          </w:tcPr>
          <w:p w14:paraId="3BDF068B">
            <w:pPr>
              <w:pStyle w:val="30"/>
              <w:bidi w:val="0"/>
            </w:pPr>
            <w:r>
              <w:t>20</w:t>
            </w:r>
          </w:p>
        </w:tc>
        <w:tc>
          <w:tcPr>
            <w:tcW w:w="417" w:type="pct"/>
            <w:tcBorders>
              <w:top w:val="single" w:color="auto" w:sz="6" w:space="0"/>
            </w:tcBorders>
            <w:noWrap w:val="0"/>
            <w:vAlign w:val="center"/>
          </w:tcPr>
          <w:p w14:paraId="5A68EEDE">
            <w:pPr>
              <w:pStyle w:val="30"/>
              <w:bidi w:val="0"/>
            </w:pPr>
            <w:r>
              <w:t>是</w:t>
            </w:r>
          </w:p>
        </w:tc>
        <w:tc>
          <w:tcPr>
            <w:tcW w:w="920" w:type="pct"/>
            <w:tcBorders>
              <w:top w:val="single" w:color="auto" w:sz="6" w:space="0"/>
            </w:tcBorders>
            <w:noWrap w:val="0"/>
            <w:vAlign w:val="center"/>
          </w:tcPr>
          <w:p w14:paraId="21E342A5">
            <w:pPr>
              <w:pStyle w:val="30"/>
              <w:bidi w:val="0"/>
            </w:pPr>
            <w:r>
              <w:t>开票纳税人识别号/统一社会信用代码</w:t>
            </w:r>
          </w:p>
        </w:tc>
      </w:tr>
      <w:tr w14:paraId="62F5A7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FB1B42">
            <w:pPr>
              <w:pStyle w:val="30"/>
              <w:bidi w:val="0"/>
            </w:pPr>
            <w:r>
              <w:rPr>
                <w:rFonts w:hint="default"/>
                <w:lang w:val="en-US" w:eastAsia="zh-CN"/>
              </w:rPr>
              <w:t>2</w:t>
            </w:r>
          </w:p>
        </w:tc>
        <w:tc>
          <w:tcPr>
            <w:tcW w:w="1004" w:type="pct"/>
            <w:noWrap w:val="0"/>
            <w:vAlign w:val="center"/>
          </w:tcPr>
          <w:p w14:paraId="6359469D">
            <w:pPr>
              <w:pStyle w:val="30"/>
              <w:bidi w:val="0"/>
            </w:pPr>
            <w:r>
              <w:t>sjc</w:t>
            </w:r>
          </w:p>
        </w:tc>
        <w:tc>
          <w:tcPr>
            <w:tcW w:w="1087" w:type="pct"/>
            <w:noWrap w:val="0"/>
            <w:vAlign w:val="center"/>
          </w:tcPr>
          <w:p w14:paraId="3A2E49B2">
            <w:pPr>
              <w:pStyle w:val="30"/>
              <w:bidi w:val="0"/>
            </w:pPr>
            <w:r>
              <w:t>时间戳</w:t>
            </w:r>
          </w:p>
        </w:tc>
        <w:tc>
          <w:tcPr>
            <w:tcW w:w="753" w:type="pct"/>
            <w:noWrap w:val="0"/>
            <w:vAlign w:val="center"/>
          </w:tcPr>
          <w:p w14:paraId="054A909E">
            <w:pPr>
              <w:pStyle w:val="30"/>
              <w:bidi w:val="0"/>
            </w:pPr>
            <w:r>
              <w:t>date</w:t>
            </w:r>
          </w:p>
        </w:tc>
        <w:tc>
          <w:tcPr>
            <w:tcW w:w="418" w:type="pct"/>
            <w:noWrap w:val="0"/>
            <w:vAlign w:val="center"/>
          </w:tcPr>
          <w:p w14:paraId="03C05D67">
            <w:pPr>
              <w:pStyle w:val="30"/>
              <w:bidi w:val="0"/>
            </w:pPr>
          </w:p>
        </w:tc>
        <w:tc>
          <w:tcPr>
            <w:tcW w:w="417" w:type="pct"/>
            <w:noWrap w:val="0"/>
            <w:vAlign w:val="center"/>
          </w:tcPr>
          <w:p w14:paraId="48F2F9D5">
            <w:pPr>
              <w:pStyle w:val="30"/>
              <w:bidi w:val="0"/>
            </w:pPr>
            <w:r>
              <w:t>否</w:t>
            </w:r>
          </w:p>
        </w:tc>
        <w:tc>
          <w:tcPr>
            <w:tcW w:w="920" w:type="pct"/>
            <w:noWrap w:val="0"/>
            <w:vAlign w:val="center"/>
          </w:tcPr>
          <w:p w14:paraId="75C55EEC">
            <w:pPr>
              <w:pStyle w:val="30"/>
              <w:bidi w:val="0"/>
            </w:pPr>
            <w:r>
              <w:t>格式：yyyyMMddHHmmss</w:t>
            </w:r>
          </w:p>
          <w:p w14:paraId="35D355F6">
            <w:pPr>
              <w:pStyle w:val="30"/>
              <w:bidi w:val="0"/>
            </w:pPr>
            <w:r>
              <w:t>首次下载时为空；</w:t>
            </w:r>
          </w:p>
          <w:p w14:paraId="21230332">
            <w:pPr>
              <w:pStyle w:val="30"/>
              <w:bidi w:val="0"/>
            </w:pPr>
            <w:r>
              <w:t>非首次下载时，传入上次下载返回的时间戳.格式：yyyyMMddHHmmss</w:t>
            </w:r>
          </w:p>
        </w:tc>
      </w:tr>
      <w:tr w14:paraId="7C3FD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C57E1E">
            <w:pPr>
              <w:pStyle w:val="30"/>
              <w:bidi w:val="0"/>
            </w:pPr>
            <w:r>
              <w:rPr>
                <w:rFonts w:hint="default"/>
                <w:lang w:val="en-US" w:eastAsia="zh-CN"/>
              </w:rPr>
              <w:t>3</w:t>
            </w:r>
          </w:p>
        </w:tc>
        <w:tc>
          <w:tcPr>
            <w:tcW w:w="1004" w:type="pct"/>
            <w:noWrap w:val="0"/>
            <w:vAlign w:val="center"/>
          </w:tcPr>
          <w:p w14:paraId="471296AC">
            <w:pPr>
              <w:pStyle w:val="30"/>
              <w:bidi w:val="0"/>
            </w:pPr>
            <w:r>
              <w:t>sjswjgdm</w:t>
            </w:r>
          </w:p>
        </w:tc>
        <w:tc>
          <w:tcPr>
            <w:tcW w:w="1087" w:type="pct"/>
            <w:noWrap w:val="0"/>
            <w:vAlign w:val="center"/>
          </w:tcPr>
          <w:p w14:paraId="5D18A8D4">
            <w:pPr>
              <w:pStyle w:val="30"/>
              <w:bidi w:val="0"/>
            </w:pPr>
            <w:r>
              <w:t>省级税务机关代码</w:t>
            </w:r>
          </w:p>
        </w:tc>
        <w:tc>
          <w:tcPr>
            <w:tcW w:w="753" w:type="pct"/>
            <w:noWrap w:val="0"/>
            <w:vAlign w:val="center"/>
          </w:tcPr>
          <w:p w14:paraId="3C74B749">
            <w:pPr>
              <w:pStyle w:val="30"/>
              <w:bidi w:val="0"/>
            </w:pPr>
            <w:r>
              <w:t>varchar</w:t>
            </w:r>
          </w:p>
        </w:tc>
        <w:tc>
          <w:tcPr>
            <w:tcW w:w="418" w:type="pct"/>
            <w:noWrap w:val="0"/>
            <w:vAlign w:val="center"/>
          </w:tcPr>
          <w:p w14:paraId="4395C866">
            <w:pPr>
              <w:pStyle w:val="30"/>
              <w:bidi w:val="0"/>
            </w:pPr>
            <w:r>
              <w:t>11</w:t>
            </w:r>
          </w:p>
        </w:tc>
        <w:tc>
          <w:tcPr>
            <w:tcW w:w="417" w:type="pct"/>
            <w:noWrap w:val="0"/>
            <w:vAlign w:val="center"/>
          </w:tcPr>
          <w:p w14:paraId="51C96022">
            <w:pPr>
              <w:pStyle w:val="30"/>
              <w:bidi w:val="0"/>
              <w:rPr>
                <w:rFonts w:hint="eastAsia"/>
                <w:lang w:eastAsia="zh-CN"/>
              </w:rPr>
            </w:pPr>
            <w:r>
              <w:rPr>
                <w:rFonts w:hint="eastAsia"/>
                <w:lang w:val="en-US" w:eastAsia="zh-CN"/>
              </w:rPr>
              <w:t>否</w:t>
            </w:r>
          </w:p>
        </w:tc>
        <w:tc>
          <w:tcPr>
            <w:tcW w:w="920" w:type="pct"/>
            <w:noWrap w:val="0"/>
            <w:vAlign w:val="center"/>
          </w:tcPr>
          <w:p w14:paraId="4487C013">
            <w:pPr>
              <w:pStyle w:val="30"/>
              <w:bidi w:val="0"/>
            </w:pPr>
          </w:p>
        </w:tc>
      </w:tr>
    </w:tbl>
    <w:p w14:paraId="4F913A69">
      <w:pPr>
        <w:pStyle w:val="6"/>
        <w:bidi w:val="0"/>
      </w:pPr>
      <w:bookmarkStart w:id="367" w:name="_Toc126"/>
      <w:bookmarkStart w:id="368" w:name="_Toc14007"/>
      <w:r>
        <w:t>8.4请求报文示例</w:t>
      </w:r>
      <w:bookmarkEnd w:id="367"/>
      <w:bookmarkEnd w:id="368"/>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3A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664222">
            <w:pPr>
              <w:bidi w:val="0"/>
            </w:pPr>
            <w:r>
              <w:t>{</w:t>
            </w:r>
          </w:p>
          <w:p w14:paraId="2857BBE3">
            <w:pPr>
              <w:bidi w:val="0"/>
            </w:pPr>
            <w:r>
              <w:t>"nsrsbh": "纳税人识别号/统一社会信用代码",</w:t>
            </w:r>
          </w:p>
          <w:p w14:paraId="359F2F07">
            <w:pPr>
              <w:bidi w:val="0"/>
            </w:pPr>
            <w:r>
              <w:t>"sjc": "时间戳",</w:t>
            </w:r>
          </w:p>
          <w:p w14:paraId="195C7235">
            <w:pPr>
              <w:bidi w:val="0"/>
            </w:pPr>
            <w:r>
              <w:t>"sjswjgdm": "省级税务机关代码"</w:t>
            </w:r>
          </w:p>
          <w:p w14:paraId="2762F45D">
            <w:pPr>
              <w:bidi w:val="0"/>
            </w:pPr>
            <w:r>
              <w:t>}</w:t>
            </w:r>
          </w:p>
        </w:tc>
      </w:tr>
    </w:tbl>
    <w:p w14:paraId="3A8F2E8D">
      <w:pPr>
        <w:pStyle w:val="6"/>
        <w:bidi w:val="0"/>
      </w:pPr>
      <w:bookmarkStart w:id="369" w:name="_Toc32464"/>
      <w:bookmarkStart w:id="370" w:name="_Toc4164"/>
      <w:r>
        <w:t>8.5返回参数</w:t>
      </w:r>
      <w:bookmarkEnd w:id="369"/>
      <w:bookmarkEnd w:id="37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5C678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2A453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5FC630F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198A243">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307F6173">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E3CB62D">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7B7B19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5B64A45">
            <w:pPr>
              <w:pStyle w:val="29"/>
              <w:bidi w:val="0"/>
            </w:pPr>
            <w:r>
              <w:t>说明</w:t>
            </w:r>
          </w:p>
        </w:tc>
      </w:tr>
      <w:tr w14:paraId="7E9D63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2A3032">
            <w:pPr>
              <w:pStyle w:val="30"/>
              <w:bidi w:val="0"/>
            </w:pPr>
            <w:r>
              <w:rPr>
                <w:rFonts w:hint="default"/>
                <w:lang w:val="en-US" w:eastAsia="zh-CN"/>
              </w:rPr>
              <w:t>1</w:t>
            </w:r>
          </w:p>
        </w:tc>
        <w:tc>
          <w:tcPr>
            <w:tcW w:w="1004" w:type="pct"/>
            <w:noWrap w:val="0"/>
            <w:vAlign w:val="center"/>
          </w:tcPr>
          <w:p w14:paraId="4DB8FCFA">
            <w:pPr>
              <w:pStyle w:val="30"/>
              <w:bidi w:val="0"/>
            </w:pPr>
            <w:r>
              <w:t>returncode</w:t>
            </w:r>
          </w:p>
        </w:tc>
        <w:tc>
          <w:tcPr>
            <w:tcW w:w="1087" w:type="pct"/>
            <w:noWrap w:val="0"/>
            <w:vAlign w:val="center"/>
          </w:tcPr>
          <w:p w14:paraId="5B3CC926">
            <w:pPr>
              <w:pStyle w:val="30"/>
              <w:bidi w:val="0"/>
            </w:pPr>
            <w:r>
              <w:t>返回码</w:t>
            </w:r>
          </w:p>
        </w:tc>
        <w:tc>
          <w:tcPr>
            <w:tcW w:w="753" w:type="pct"/>
            <w:noWrap w:val="0"/>
            <w:vAlign w:val="center"/>
          </w:tcPr>
          <w:p w14:paraId="173957A0">
            <w:pPr>
              <w:pStyle w:val="30"/>
              <w:bidi w:val="0"/>
            </w:pPr>
            <w:r>
              <w:t>varchar</w:t>
            </w:r>
          </w:p>
        </w:tc>
        <w:tc>
          <w:tcPr>
            <w:tcW w:w="418" w:type="pct"/>
            <w:noWrap w:val="0"/>
            <w:vAlign w:val="center"/>
          </w:tcPr>
          <w:p w14:paraId="4519F471">
            <w:pPr>
              <w:pStyle w:val="30"/>
              <w:bidi w:val="0"/>
            </w:pPr>
            <w:r>
              <w:t>2</w:t>
            </w:r>
          </w:p>
        </w:tc>
        <w:tc>
          <w:tcPr>
            <w:tcW w:w="417" w:type="pct"/>
            <w:noWrap w:val="0"/>
            <w:vAlign w:val="center"/>
          </w:tcPr>
          <w:p w14:paraId="1AA6C2DE">
            <w:pPr>
              <w:pStyle w:val="30"/>
              <w:bidi w:val="0"/>
            </w:pPr>
            <w:r>
              <w:t>是</w:t>
            </w:r>
          </w:p>
        </w:tc>
        <w:tc>
          <w:tcPr>
            <w:tcW w:w="920" w:type="pct"/>
            <w:noWrap w:val="0"/>
            <w:vAlign w:val="center"/>
          </w:tcPr>
          <w:p w14:paraId="62FE82DA">
            <w:pPr>
              <w:pStyle w:val="30"/>
              <w:bidi w:val="0"/>
            </w:pPr>
            <w:r>
              <w:t>00：成功</w:t>
            </w:r>
          </w:p>
          <w:p w14:paraId="3913F1E2">
            <w:pPr>
              <w:pStyle w:val="30"/>
              <w:bidi w:val="0"/>
            </w:pPr>
            <w:r>
              <w:t>其它：失败</w:t>
            </w:r>
          </w:p>
        </w:tc>
      </w:tr>
      <w:tr w14:paraId="3DB9F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335A8C">
            <w:pPr>
              <w:pStyle w:val="30"/>
              <w:bidi w:val="0"/>
            </w:pPr>
            <w:r>
              <w:rPr>
                <w:rFonts w:hint="default"/>
                <w:lang w:val="en-US" w:eastAsia="zh-CN"/>
              </w:rPr>
              <w:t>2</w:t>
            </w:r>
          </w:p>
        </w:tc>
        <w:tc>
          <w:tcPr>
            <w:tcW w:w="1004" w:type="pct"/>
            <w:noWrap w:val="0"/>
            <w:vAlign w:val="center"/>
          </w:tcPr>
          <w:p w14:paraId="6A3154E1">
            <w:pPr>
              <w:pStyle w:val="30"/>
              <w:bidi w:val="0"/>
            </w:pPr>
            <w:r>
              <w:t>returnmsg</w:t>
            </w:r>
          </w:p>
        </w:tc>
        <w:tc>
          <w:tcPr>
            <w:tcW w:w="1087" w:type="pct"/>
            <w:noWrap w:val="0"/>
            <w:vAlign w:val="center"/>
          </w:tcPr>
          <w:p w14:paraId="602422B4">
            <w:pPr>
              <w:pStyle w:val="30"/>
              <w:bidi w:val="0"/>
            </w:pPr>
            <w:r>
              <w:t>返回信息</w:t>
            </w:r>
          </w:p>
        </w:tc>
        <w:tc>
          <w:tcPr>
            <w:tcW w:w="753" w:type="pct"/>
            <w:noWrap w:val="0"/>
            <w:vAlign w:val="center"/>
          </w:tcPr>
          <w:p w14:paraId="0139B247">
            <w:pPr>
              <w:pStyle w:val="30"/>
              <w:bidi w:val="0"/>
            </w:pPr>
            <w:r>
              <w:t>varchar</w:t>
            </w:r>
          </w:p>
        </w:tc>
        <w:tc>
          <w:tcPr>
            <w:tcW w:w="418" w:type="pct"/>
            <w:noWrap w:val="0"/>
            <w:vAlign w:val="center"/>
          </w:tcPr>
          <w:p w14:paraId="6BEFA6DA">
            <w:pPr>
              <w:pStyle w:val="30"/>
              <w:bidi w:val="0"/>
            </w:pPr>
            <w:r>
              <w:t>2000</w:t>
            </w:r>
          </w:p>
        </w:tc>
        <w:tc>
          <w:tcPr>
            <w:tcW w:w="417" w:type="pct"/>
            <w:noWrap w:val="0"/>
            <w:vAlign w:val="center"/>
          </w:tcPr>
          <w:p w14:paraId="3807B974">
            <w:pPr>
              <w:pStyle w:val="30"/>
              <w:bidi w:val="0"/>
            </w:pPr>
            <w:r>
              <w:t>否</w:t>
            </w:r>
          </w:p>
        </w:tc>
        <w:tc>
          <w:tcPr>
            <w:tcW w:w="920" w:type="pct"/>
            <w:noWrap w:val="0"/>
            <w:vAlign w:val="center"/>
          </w:tcPr>
          <w:p w14:paraId="453A381C">
            <w:pPr>
              <w:pStyle w:val="30"/>
              <w:bidi w:val="0"/>
            </w:pPr>
            <w:r>
              <w:t>错误信息说明</w:t>
            </w:r>
          </w:p>
        </w:tc>
      </w:tr>
      <w:tr w14:paraId="664AD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B86F075">
            <w:pPr>
              <w:pStyle w:val="30"/>
              <w:bidi w:val="0"/>
            </w:pPr>
            <w:r>
              <w:rPr>
                <w:rFonts w:hint="default"/>
                <w:lang w:val="en-US" w:eastAsia="zh-CN"/>
              </w:rPr>
              <w:t>3</w:t>
            </w:r>
          </w:p>
        </w:tc>
        <w:tc>
          <w:tcPr>
            <w:tcW w:w="1004" w:type="pct"/>
            <w:noWrap w:val="0"/>
            <w:vAlign w:val="center"/>
          </w:tcPr>
          <w:p w14:paraId="24D8B4DA">
            <w:pPr>
              <w:pStyle w:val="30"/>
              <w:bidi w:val="0"/>
            </w:pPr>
            <w:r>
              <w:t>sjc</w:t>
            </w:r>
          </w:p>
        </w:tc>
        <w:tc>
          <w:tcPr>
            <w:tcW w:w="1087" w:type="pct"/>
            <w:noWrap w:val="0"/>
            <w:vAlign w:val="center"/>
          </w:tcPr>
          <w:p w14:paraId="7ABDCE14">
            <w:pPr>
              <w:pStyle w:val="30"/>
              <w:bidi w:val="0"/>
            </w:pPr>
            <w:r>
              <w:t>时间戳</w:t>
            </w:r>
          </w:p>
        </w:tc>
        <w:tc>
          <w:tcPr>
            <w:tcW w:w="753" w:type="pct"/>
            <w:noWrap w:val="0"/>
            <w:vAlign w:val="center"/>
          </w:tcPr>
          <w:p w14:paraId="1AB90427">
            <w:pPr>
              <w:pStyle w:val="30"/>
              <w:bidi w:val="0"/>
            </w:pPr>
            <w:r>
              <w:t>date</w:t>
            </w:r>
          </w:p>
        </w:tc>
        <w:tc>
          <w:tcPr>
            <w:tcW w:w="418" w:type="pct"/>
            <w:noWrap w:val="0"/>
            <w:vAlign w:val="center"/>
          </w:tcPr>
          <w:p w14:paraId="5CEC96D2">
            <w:pPr>
              <w:pStyle w:val="30"/>
              <w:bidi w:val="0"/>
            </w:pPr>
          </w:p>
        </w:tc>
        <w:tc>
          <w:tcPr>
            <w:tcW w:w="417" w:type="pct"/>
            <w:noWrap w:val="0"/>
            <w:vAlign w:val="center"/>
          </w:tcPr>
          <w:p w14:paraId="7504FF81">
            <w:pPr>
              <w:pStyle w:val="30"/>
              <w:bidi w:val="0"/>
            </w:pPr>
            <w:r>
              <w:t>是</w:t>
            </w:r>
          </w:p>
        </w:tc>
        <w:tc>
          <w:tcPr>
            <w:tcW w:w="920" w:type="pct"/>
            <w:noWrap w:val="0"/>
            <w:vAlign w:val="center"/>
          </w:tcPr>
          <w:p w14:paraId="0324D851">
            <w:pPr>
              <w:pStyle w:val="30"/>
              <w:bidi w:val="0"/>
            </w:pPr>
            <w:r>
              <w:t>格式：</w:t>
            </w:r>
          </w:p>
          <w:p w14:paraId="37CA43BA">
            <w:pPr>
              <w:pStyle w:val="30"/>
              <w:bidi w:val="0"/>
            </w:pPr>
            <w:r>
              <w:t>yyyyMMddHHmmss</w:t>
            </w:r>
          </w:p>
          <w:p w14:paraId="2482929B">
            <w:pPr>
              <w:pStyle w:val="30"/>
              <w:bidi w:val="0"/>
            </w:pPr>
            <w:r>
              <w:t>用于增量下载</w:t>
            </w:r>
          </w:p>
        </w:tc>
      </w:tr>
      <w:tr w14:paraId="4DA489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EEFE03">
            <w:pPr>
              <w:pStyle w:val="30"/>
              <w:bidi w:val="0"/>
            </w:pPr>
            <w:r>
              <w:rPr>
                <w:rFonts w:hint="default"/>
                <w:lang w:val="en-US" w:eastAsia="zh-CN"/>
              </w:rPr>
              <w:t>4</w:t>
            </w:r>
          </w:p>
        </w:tc>
        <w:tc>
          <w:tcPr>
            <w:tcW w:w="1004" w:type="pct"/>
            <w:noWrap w:val="0"/>
            <w:vAlign w:val="center"/>
          </w:tcPr>
          <w:p w14:paraId="1D5AA12E">
            <w:pPr>
              <w:pStyle w:val="30"/>
              <w:bidi w:val="0"/>
            </w:pPr>
            <w:r>
              <w:t>count</w:t>
            </w:r>
          </w:p>
        </w:tc>
        <w:tc>
          <w:tcPr>
            <w:tcW w:w="1087" w:type="pct"/>
            <w:noWrap w:val="0"/>
            <w:vAlign w:val="center"/>
          </w:tcPr>
          <w:p w14:paraId="41D81415">
            <w:pPr>
              <w:pStyle w:val="30"/>
              <w:bidi w:val="0"/>
            </w:pPr>
            <w:r>
              <w:t>总数量</w:t>
            </w:r>
          </w:p>
        </w:tc>
        <w:tc>
          <w:tcPr>
            <w:tcW w:w="753" w:type="pct"/>
            <w:noWrap w:val="0"/>
            <w:vAlign w:val="center"/>
          </w:tcPr>
          <w:p w14:paraId="1F71333B">
            <w:pPr>
              <w:pStyle w:val="30"/>
              <w:bidi w:val="0"/>
            </w:pPr>
            <w:r>
              <w:t>number</w:t>
            </w:r>
          </w:p>
        </w:tc>
        <w:tc>
          <w:tcPr>
            <w:tcW w:w="418" w:type="pct"/>
            <w:noWrap w:val="0"/>
            <w:vAlign w:val="center"/>
          </w:tcPr>
          <w:p w14:paraId="51293865">
            <w:pPr>
              <w:pStyle w:val="30"/>
              <w:bidi w:val="0"/>
            </w:pPr>
            <w:r>
              <w:t>10</w:t>
            </w:r>
          </w:p>
        </w:tc>
        <w:tc>
          <w:tcPr>
            <w:tcW w:w="417" w:type="pct"/>
            <w:noWrap w:val="0"/>
            <w:vAlign w:val="center"/>
          </w:tcPr>
          <w:p w14:paraId="0B6B3424">
            <w:pPr>
              <w:pStyle w:val="30"/>
              <w:bidi w:val="0"/>
            </w:pPr>
            <w:r>
              <w:t>是</w:t>
            </w:r>
          </w:p>
        </w:tc>
        <w:tc>
          <w:tcPr>
            <w:tcW w:w="920" w:type="pct"/>
            <w:noWrap w:val="0"/>
            <w:vAlign w:val="center"/>
          </w:tcPr>
          <w:p w14:paraId="55B07DFF">
            <w:pPr>
              <w:pStyle w:val="30"/>
              <w:bidi w:val="0"/>
            </w:pPr>
          </w:p>
        </w:tc>
      </w:tr>
      <w:tr w14:paraId="176F4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BD561B">
            <w:pPr>
              <w:pStyle w:val="30"/>
              <w:bidi w:val="0"/>
            </w:pPr>
            <w:r>
              <w:rPr>
                <w:rFonts w:hint="default"/>
                <w:lang w:val="en-US" w:eastAsia="zh-CN"/>
              </w:rPr>
              <w:t>5</w:t>
            </w:r>
          </w:p>
        </w:tc>
        <w:tc>
          <w:tcPr>
            <w:tcW w:w="1004" w:type="pct"/>
            <w:noWrap w:val="0"/>
            <w:vAlign w:val="center"/>
          </w:tcPr>
          <w:p w14:paraId="2BD2E0CB">
            <w:pPr>
              <w:pStyle w:val="30"/>
              <w:bidi w:val="0"/>
            </w:pPr>
            <w:r>
              <w:t>fjbm</w:t>
            </w:r>
          </w:p>
        </w:tc>
        <w:tc>
          <w:tcPr>
            <w:tcW w:w="1087" w:type="pct"/>
            <w:noWrap w:val="0"/>
            <w:vAlign w:val="center"/>
          </w:tcPr>
          <w:p w14:paraId="7A7A1DBF">
            <w:pPr>
              <w:pStyle w:val="30"/>
              <w:bidi w:val="0"/>
            </w:pPr>
            <w:r>
              <w:t>父级编码</w:t>
            </w:r>
          </w:p>
        </w:tc>
        <w:tc>
          <w:tcPr>
            <w:tcW w:w="753" w:type="pct"/>
            <w:noWrap w:val="0"/>
            <w:vAlign w:val="center"/>
          </w:tcPr>
          <w:p w14:paraId="366CA2C0">
            <w:pPr>
              <w:pStyle w:val="30"/>
              <w:bidi w:val="0"/>
            </w:pPr>
            <w:r>
              <w:t>varchar</w:t>
            </w:r>
          </w:p>
        </w:tc>
        <w:tc>
          <w:tcPr>
            <w:tcW w:w="418" w:type="pct"/>
            <w:noWrap w:val="0"/>
            <w:vAlign w:val="center"/>
          </w:tcPr>
          <w:p w14:paraId="48F06505">
            <w:pPr>
              <w:pStyle w:val="30"/>
              <w:bidi w:val="0"/>
            </w:pPr>
            <w:r>
              <w:t>19</w:t>
            </w:r>
          </w:p>
        </w:tc>
        <w:tc>
          <w:tcPr>
            <w:tcW w:w="417" w:type="pct"/>
            <w:noWrap w:val="0"/>
            <w:vAlign w:val="center"/>
          </w:tcPr>
          <w:p w14:paraId="319A341B">
            <w:pPr>
              <w:pStyle w:val="30"/>
              <w:bidi w:val="0"/>
            </w:pPr>
            <w:r>
              <w:t>是</w:t>
            </w:r>
          </w:p>
        </w:tc>
        <w:tc>
          <w:tcPr>
            <w:tcW w:w="920" w:type="pct"/>
            <w:noWrap w:val="0"/>
            <w:vAlign w:val="center"/>
          </w:tcPr>
          <w:p w14:paraId="369E6B38">
            <w:pPr>
              <w:pStyle w:val="30"/>
              <w:bidi w:val="0"/>
            </w:pPr>
          </w:p>
        </w:tc>
      </w:tr>
      <w:tr w14:paraId="3D5DD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DD190F">
            <w:pPr>
              <w:pStyle w:val="30"/>
              <w:bidi w:val="0"/>
            </w:pPr>
            <w:r>
              <w:rPr>
                <w:rFonts w:hint="default"/>
                <w:lang w:val="en-US" w:eastAsia="zh-CN"/>
              </w:rPr>
              <w:t>6</w:t>
            </w:r>
          </w:p>
        </w:tc>
        <w:tc>
          <w:tcPr>
            <w:tcW w:w="1004" w:type="pct"/>
            <w:noWrap w:val="0"/>
            <w:vAlign w:val="center"/>
          </w:tcPr>
          <w:p w14:paraId="6192F46C">
            <w:pPr>
              <w:pStyle w:val="30"/>
              <w:bidi w:val="0"/>
            </w:pPr>
            <w:r>
              <w:t>sphfwssflhbbm</w:t>
            </w:r>
          </w:p>
        </w:tc>
        <w:tc>
          <w:tcPr>
            <w:tcW w:w="1087" w:type="pct"/>
            <w:noWrap w:val="0"/>
            <w:vAlign w:val="center"/>
          </w:tcPr>
          <w:p w14:paraId="213C42C1">
            <w:pPr>
              <w:pStyle w:val="30"/>
              <w:bidi w:val="0"/>
            </w:pPr>
            <w:r>
              <w:t>商品和服务税收分类合并编码</w:t>
            </w:r>
          </w:p>
        </w:tc>
        <w:tc>
          <w:tcPr>
            <w:tcW w:w="753" w:type="pct"/>
            <w:noWrap w:val="0"/>
            <w:vAlign w:val="center"/>
          </w:tcPr>
          <w:p w14:paraId="1B658F7A">
            <w:pPr>
              <w:pStyle w:val="30"/>
              <w:bidi w:val="0"/>
            </w:pPr>
            <w:r>
              <w:t>varchar</w:t>
            </w:r>
          </w:p>
        </w:tc>
        <w:tc>
          <w:tcPr>
            <w:tcW w:w="418" w:type="pct"/>
            <w:noWrap w:val="0"/>
            <w:vAlign w:val="center"/>
          </w:tcPr>
          <w:p w14:paraId="5015FE42">
            <w:pPr>
              <w:pStyle w:val="30"/>
              <w:bidi w:val="0"/>
            </w:pPr>
            <w:r>
              <w:t>19</w:t>
            </w:r>
          </w:p>
        </w:tc>
        <w:tc>
          <w:tcPr>
            <w:tcW w:w="417" w:type="pct"/>
            <w:noWrap w:val="0"/>
            <w:vAlign w:val="center"/>
          </w:tcPr>
          <w:p w14:paraId="18A75CED">
            <w:pPr>
              <w:pStyle w:val="30"/>
              <w:bidi w:val="0"/>
            </w:pPr>
            <w:r>
              <w:t>是</w:t>
            </w:r>
          </w:p>
        </w:tc>
        <w:tc>
          <w:tcPr>
            <w:tcW w:w="920" w:type="pct"/>
            <w:noWrap w:val="0"/>
            <w:vAlign w:val="center"/>
          </w:tcPr>
          <w:p w14:paraId="6734F39B">
            <w:pPr>
              <w:pStyle w:val="30"/>
              <w:bidi w:val="0"/>
            </w:pPr>
          </w:p>
        </w:tc>
      </w:tr>
      <w:tr w14:paraId="3E6A4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6F90E">
            <w:pPr>
              <w:pStyle w:val="30"/>
              <w:bidi w:val="0"/>
            </w:pPr>
            <w:r>
              <w:rPr>
                <w:rFonts w:hint="default"/>
                <w:lang w:val="en-US" w:eastAsia="zh-CN"/>
              </w:rPr>
              <w:t>7</w:t>
            </w:r>
          </w:p>
        </w:tc>
        <w:tc>
          <w:tcPr>
            <w:tcW w:w="1004" w:type="pct"/>
            <w:noWrap w:val="0"/>
            <w:vAlign w:val="center"/>
          </w:tcPr>
          <w:p w14:paraId="3895A0BC">
            <w:pPr>
              <w:pStyle w:val="30"/>
              <w:bidi w:val="0"/>
            </w:pPr>
            <w:r>
              <w:t>tdyslxdm</w:t>
            </w:r>
          </w:p>
        </w:tc>
        <w:tc>
          <w:tcPr>
            <w:tcW w:w="1087" w:type="pct"/>
            <w:noWrap w:val="0"/>
            <w:vAlign w:val="center"/>
          </w:tcPr>
          <w:p w14:paraId="786C2B96">
            <w:pPr>
              <w:pStyle w:val="30"/>
              <w:bidi w:val="0"/>
            </w:pPr>
            <w:r>
              <w:t>特定要素标签归类</w:t>
            </w:r>
          </w:p>
        </w:tc>
        <w:tc>
          <w:tcPr>
            <w:tcW w:w="753" w:type="pct"/>
            <w:noWrap w:val="0"/>
            <w:vAlign w:val="center"/>
          </w:tcPr>
          <w:p w14:paraId="69FE9961">
            <w:pPr>
              <w:pStyle w:val="30"/>
              <w:bidi w:val="0"/>
            </w:pPr>
            <w:r>
              <w:t>varchar</w:t>
            </w:r>
          </w:p>
        </w:tc>
        <w:tc>
          <w:tcPr>
            <w:tcW w:w="418" w:type="pct"/>
            <w:noWrap w:val="0"/>
            <w:vAlign w:val="center"/>
          </w:tcPr>
          <w:p w14:paraId="305616DA">
            <w:pPr>
              <w:pStyle w:val="30"/>
              <w:bidi w:val="0"/>
            </w:pPr>
            <w:r>
              <w:t>2</w:t>
            </w:r>
          </w:p>
        </w:tc>
        <w:tc>
          <w:tcPr>
            <w:tcW w:w="417" w:type="pct"/>
            <w:noWrap w:val="0"/>
            <w:vAlign w:val="center"/>
          </w:tcPr>
          <w:p w14:paraId="2DFFFA52">
            <w:pPr>
              <w:pStyle w:val="30"/>
              <w:bidi w:val="0"/>
            </w:pPr>
            <w:r>
              <w:t>否</w:t>
            </w:r>
          </w:p>
        </w:tc>
        <w:tc>
          <w:tcPr>
            <w:tcW w:w="920" w:type="pct"/>
            <w:noWrap w:val="0"/>
            <w:vAlign w:val="center"/>
          </w:tcPr>
          <w:p w14:paraId="3434666D">
            <w:pPr>
              <w:pStyle w:val="30"/>
              <w:bidi w:val="0"/>
            </w:pPr>
            <w:r>
              <w:t>01：成品油</w:t>
            </w:r>
          </w:p>
          <w:p w14:paraId="5DB1315F">
            <w:pPr>
              <w:pStyle w:val="30"/>
              <w:bidi w:val="0"/>
            </w:pPr>
            <w:r>
              <w:t>02：稀土</w:t>
            </w:r>
          </w:p>
          <w:p w14:paraId="075C20A3">
            <w:pPr>
              <w:pStyle w:val="30"/>
              <w:bidi w:val="0"/>
            </w:pPr>
            <w:r>
              <w:t>03：建筑服务</w:t>
            </w:r>
          </w:p>
          <w:p w14:paraId="3DBA4EF6">
            <w:pPr>
              <w:pStyle w:val="30"/>
              <w:bidi w:val="0"/>
            </w:pPr>
            <w:r>
              <w:t>04：货物运输</w:t>
            </w:r>
          </w:p>
          <w:p w14:paraId="27F78661">
            <w:pPr>
              <w:pStyle w:val="30"/>
              <w:bidi w:val="0"/>
            </w:pPr>
            <w:r>
              <w:t>05：不动产销售</w:t>
            </w:r>
          </w:p>
          <w:p w14:paraId="098CC216">
            <w:pPr>
              <w:pStyle w:val="30"/>
              <w:bidi w:val="0"/>
            </w:pPr>
            <w:r>
              <w:t>06：不动产租赁</w:t>
            </w:r>
          </w:p>
          <w:p w14:paraId="3A331CC0">
            <w:pPr>
              <w:pStyle w:val="30"/>
              <w:bidi w:val="0"/>
            </w:pPr>
            <w:r>
              <w:t>07：代收车船使用税</w:t>
            </w:r>
          </w:p>
          <w:p w14:paraId="1BB10726">
            <w:pPr>
              <w:pStyle w:val="30"/>
              <w:bidi w:val="0"/>
            </w:pPr>
            <w:r>
              <w:t>08：通行费</w:t>
            </w:r>
          </w:p>
          <w:p w14:paraId="7C8C96D4">
            <w:pPr>
              <w:pStyle w:val="30"/>
              <w:bidi w:val="0"/>
            </w:pPr>
            <w:r>
              <w:t>09：旅客运输</w:t>
            </w:r>
          </w:p>
          <w:p w14:paraId="52BAE80E">
            <w:pPr>
              <w:pStyle w:val="30"/>
              <w:bidi w:val="0"/>
            </w:pPr>
            <w:r>
              <w:t>10：医疗服务</w:t>
            </w:r>
          </w:p>
          <w:p w14:paraId="4FA81239">
            <w:pPr>
              <w:pStyle w:val="30"/>
              <w:bidi w:val="0"/>
            </w:pPr>
            <w:r>
              <w:t>11：农产品</w:t>
            </w:r>
          </w:p>
          <w:p w14:paraId="1E23B14A">
            <w:pPr>
              <w:pStyle w:val="30"/>
              <w:bidi w:val="0"/>
            </w:pPr>
            <w:r>
              <w:t>12：拖拉机和联合收割机</w:t>
            </w:r>
          </w:p>
          <w:p w14:paraId="7AA56125">
            <w:pPr>
              <w:pStyle w:val="30"/>
              <w:bidi w:val="0"/>
            </w:pPr>
            <w:r>
              <w:t>13：机动车</w:t>
            </w:r>
          </w:p>
          <w:p w14:paraId="40CBF8F7">
            <w:pPr>
              <w:pStyle w:val="30"/>
              <w:bidi w:val="0"/>
            </w:pPr>
            <w:r>
              <w:t>14：光伏收购</w:t>
            </w:r>
          </w:p>
          <w:p w14:paraId="1AB7338B">
            <w:pPr>
              <w:pStyle w:val="30"/>
              <w:bidi w:val="0"/>
            </w:pPr>
            <w:r>
              <w:t>15：卷烟</w:t>
            </w:r>
          </w:p>
        </w:tc>
      </w:tr>
      <w:tr w14:paraId="6C889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52A90F">
            <w:pPr>
              <w:pStyle w:val="30"/>
              <w:bidi w:val="0"/>
            </w:pPr>
            <w:r>
              <w:rPr>
                <w:rFonts w:hint="default"/>
                <w:lang w:val="en-US" w:eastAsia="zh-CN"/>
              </w:rPr>
              <w:t>8</w:t>
            </w:r>
          </w:p>
        </w:tc>
        <w:tc>
          <w:tcPr>
            <w:tcW w:w="1004" w:type="pct"/>
            <w:noWrap w:val="0"/>
            <w:vAlign w:val="center"/>
          </w:tcPr>
          <w:p w14:paraId="2E1F642C">
            <w:pPr>
              <w:pStyle w:val="30"/>
              <w:bidi w:val="0"/>
            </w:pPr>
            <w:r>
              <w:t>cezs</w:t>
            </w:r>
          </w:p>
        </w:tc>
        <w:tc>
          <w:tcPr>
            <w:tcW w:w="1087" w:type="pct"/>
            <w:noWrap w:val="0"/>
            <w:vAlign w:val="center"/>
          </w:tcPr>
          <w:p w14:paraId="1FB28129">
            <w:pPr>
              <w:pStyle w:val="30"/>
              <w:bidi w:val="0"/>
            </w:pPr>
            <w:r>
              <w:t>差额征税</w:t>
            </w:r>
          </w:p>
        </w:tc>
        <w:tc>
          <w:tcPr>
            <w:tcW w:w="753" w:type="pct"/>
            <w:noWrap w:val="0"/>
            <w:vAlign w:val="center"/>
          </w:tcPr>
          <w:p w14:paraId="445BFB51">
            <w:pPr>
              <w:pStyle w:val="30"/>
              <w:bidi w:val="0"/>
            </w:pPr>
            <w:r>
              <w:t>varchar</w:t>
            </w:r>
          </w:p>
        </w:tc>
        <w:tc>
          <w:tcPr>
            <w:tcW w:w="418" w:type="pct"/>
            <w:noWrap w:val="0"/>
            <w:vAlign w:val="center"/>
          </w:tcPr>
          <w:p w14:paraId="00FC12C1">
            <w:pPr>
              <w:pStyle w:val="30"/>
              <w:bidi w:val="0"/>
            </w:pPr>
            <w:r>
              <w:t>1</w:t>
            </w:r>
          </w:p>
        </w:tc>
        <w:tc>
          <w:tcPr>
            <w:tcW w:w="417" w:type="pct"/>
            <w:noWrap w:val="0"/>
            <w:vAlign w:val="center"/>
          </w:tcPr>
          <w:p w14:paraId="55E4A819">
            <w:pPr>
              <w:pStyle w:val="30"/>
              <w:bidi w:val="0"/>
            </w:pPr>
            <w:r>
              <w:t>否</w:t>
            </w:r>
          </w:p>
        </w:tc>
        <w:tc>
          <w:tcPr>
            <w:tcW w:w="920" w:type="pct"/>
            <w:noWrap w:val="0"/>
            <w:vAlign w:val="center"/>
          </w:tcPr>
          <w:p w14:paraId="7E5875B2">
            <w:pPr>
              <w:pStyle w:val="30"/>
              <w:bidi w:val="0"/>
            </w:pPr>
            <w:r>
              <w:t>Y：是</w:t>
            </w:r>
          </w:p>
          <w:p w14:paraId="30B379BF">
            <w:pPr>
              <w:pStyle w:val="30"/>
              <w:bidi w:val="0"/>
            </w:pPr>
            <w:r>
              <w:t>N：否</w:t>
            </w:r>
          </w:p>
        </w:tc>
      </w:tr>
      <w:tr w14:paraId="5F010B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0ABE16">
            <w:pPr>
              <w:pStyle w:val="30"/>
              <w:bidi w:val="0"/>
            </w:pPr>
            <w:r>
              <w:rPr>
                <w:rFonts w:hint="default"/>
                <w:lang w:val="en-US" w:eastAsia="zh-CN"/>
              </w:rPr>
              <w:t>9</w:t>
            </w:r>
          </w:p>
        </w:tc>
        <w:tc>
          <w:tcPr>
            <w:tcW w:w="1004" w:type="pct"/>
            <w:noWrap w:val="0"/>
            <w:vAlign w:val="center"/>
          </w:tcPr>
          <w:p w14:paraId="50FBFA8E">
            <w:pPr>
              <w:pStyle w:val="30"/>
              <w:bidi w:val="0"/>
            </w:pPr>
            <w:r>
              <w:t>bzs</w:t>
            </w:r>
          </w:p>
        </w:tc>
        <w:tc>
          <w:tcPr>
            <w:tcW w:w="1087" w:type="pct"/>
            <w:noWrap w:val="0"/>
            <w:vAlign w:val="center"/>
          </w:tcPr>
          <w:p w14:paraId="02AB52A8">
            <w:pPr>
              <w:pStyle w:val="30"/>
              <w:bidi w:val="0"/>
            </w:pPr>
            <w:r>
              <w:t>不征税</w:t>
            </w:r>
          </w:p>
        </w:tc>
        <w:tc>
          <w:tcPr>
            <w:tcW w:w="753" w:type="pct"/>
            <w:noWrap w:val="0"/>
            <w:vAlign w:val="center"/>
          </w:tcPr>
          <w:p w14:paraId="5B8ED263">
            <w:pPr>
              <w:pStyle w:val="30"/>
              <w:bidi w:val="0"/>
            </w:pPr>
            <w:r>
              <w:t>varchar</w:t>
            </w:r>
          </w:p>
        </w:tc>
        <w:tc>
          <w:tcPr>
            <w:tcW w:w="418" w:type="pct"/>
            <w:noWrap w:val="0"/>
            <w:vAlign w:val="center"/>
          </w:tcPr>
          <w:p w14:paraId="22E4BAFC">
            <w:pPr>
              <w:pStyle w:val="30"/>
              <w:bidi w:val="0"/>
            </w:pPr>
            <w:r>
              <w:t>1</w:t>
            </w:r>
          </w:p>
        </w:tc>
        <w:tc>
          <w:tcPr>
            <w:tcW w:w="417" w:type="pct"/>
            <w:noWrap w:val="0"/>
            <w:vAlign w:val="center"/>
          </w:tcPr>
          <w:p w14:paraId="328A65A0">
            <w:pPr>
              <w:pStyle w:val="30"/>
              <w:bidi w:val="0"/>
            </w:pPr>
            <w:r>
              <w:t>否</w:t>
            </w:r>
          </w:p>
        </w:tc>
        <w:tc>
          <w:tcPr>
            <w:tcW w:w="920" w:type="pct"/>
            <w:noWrap w:val="0"/>
            <w:vAlign w:val="center"/>
          </w:tcPr>
          <w:p w14:paraId="1FC8772D">
            <w:pPr>
              <w:pStyle w:val="30"/>
              <w:bidi w:val="0"/>
            </w:pPr>
            <w:r>
              <w:t>Y：是</w:t>
            </w:r>
          </w:p>
          <w:p w14:paraId="14FC5190">
            <w:pPr>
              <w:pStyle w:val="30"/>
              <w:bidi w:val="0"/>
            </w:pPr>
            <w:r>
              <w:t>N：否</w:t>
            </w:r>
          </w:p>
        </w:tc>
      </w:tr>
      <w:tr w14:paraId="72948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A6795">
            <w:pPr>
              <w:pStyle w:val="30"/>
              <w:bidi w:val="0"/>
            </w:pPr>
            <w:r>
              <w:rPr>
                <w:rFonts w:hint="default"/>
                <w:lang w:val="en-US" w:eastAsia="zh-CN"/>
              </w:rPr>
              <w:t>10</w:t>
            </w:r>
          </w:p>
        </w:tc>
        <w:tc>
          <w:tcPr>
            <w:tcW w:w="1004" w:type="pct"/>
            <w:noWrap w:val="0"/>
            <w:vAlign w:val="center"/>
          </w:tcPr>
          <w:p w14:paraId="6E36E519">
            <w:pPr>
              <w:pStyle w:val="30"/>
              <w:bidi w:val="0"/>
            </w:pPr>
            <w:r>
              <w:t>jzjtdm</w:t>
            </w:r>
          </w:p>
        </w:tc>
        <w:tc>
          <w:tcPr>
            <w:tcW w:w="1087" w:type="pct"/>
            <w:noWrap w:val="0"/>
            <w:vAlign w:val="center"/>
          </w:tcPr>
          <w:p w14:paraId="1EEC5E8E">
            <w:pPr>
              <w:pStyle w:val="30"/>
              <w:bidi w:val="0"/>
            </w:pPr>
            <w:r>
              <w:t>即征即退代码集合</w:t>
            </w:r>
          </w:p>
        </w:tc>
        <w:tc>
          <w:tcPr>
            <w:tcW w:w="753" w:type="pct"/>
            <w:noWrap w:val="0"/>
            <w:vAlign w:val="center"/>
          </w:tcPr>
          <w:p w14:paraId="5135D413">
            <w:pPr>
              <w:pStyle w:val="30"/>
              <w:bidi w:val="0"/>
            </w:pPr>
            <w:r>
              <w:t>varchar</w:t>
            </w:r>
          </w:p>
        </w:tc>
        <w:tc>
          <w:tcPr>
            <w:tcW w:w="418" w:type="pct"/>
            <w:noWrap w:val="0"/>
            <w:vAlign w:val="center"/>
          </w:tcPr>
          <w:p w14:paraId="625328C4">
            <w:pPr>
              <w:pStyle w:val="30"/>
              <w:bidi w:val="0"/>
            </w:pPr>
            <w:r>
              <w:t>150</w:t>
            </w:r>
          </w:p>
        </w:tc>
        <w:tc>
          <w:tcPr>
            <w:tcW w:w="417" w:type="pct"/>
            <w:noWrap w:val="0"/>
            <w:vAlign w:val="center"/>
          </w:tcPr>
          <w:p w14:paraId="5F7B5529">
            <w:pPr>
              <w:pStyle w:val="30"/>
              <w:bidi w:val="0"/>
            </w:pPr>
            <w:r>
              <w:t>否</w:t>
            </w:r>
          </w:p>
        </w:tc>
        <w:tc>
          <w:tcPr>
            <w:tcW w:w="920" w:type="pct"/>
            <w:noWrap w:val="0"/>
            <w:vAlign w:val="center"/>
          </w:tcPr>
          <w:p w14:paraId="31C0C462">
            <w:pPr>
              <w:pStyle w:val="30"/>
              <w:bidi w:val="0"/>
            </w:pPr>
            <w:r>
              <w:t>01：增值税即征即退-软件产品</w:t>
            </w:r>
          </w:p>
          <w:p w14:paraId="39BF0314">
            <w:pPr>
              <w:pStyle w:val="30"/>
              <w:bidi w:val="0"/>
            </w:pPr>
            <w:r>
              <w:t>02：增值税即征即退-资源综合利用产品</w:t>
            </w:r>
          </w:p>
          <w:p w14:paraId="0FB16624">
            <w:pPr>
              <w:pStyle w:val="30"/>
              <w:bidi w:val="0"/>
            </w:pPr>
            <w:r>
              <w:t>03：增值税即征即退-管道运输服务</w:t>
            </w:r>
          </w:p>
          <w:p w14:paraId="1A382A28">
            <w:pPr>
              <w:pStyle w:val="30"/>
              <w:bidi w:val="0"/>
            </w:pPr>
            <w:r>
              <w:t>04：增值税即征即退-有形动产融资租赁服务</w:t>
            </w:r>
          </w:p>
          <w:p w14:paraId="5C31B701">
            <w:pPr>
              <w:pStyle w:val="30"/>
              <w:bidi w:val="0"/>
            </w:pPr>
            <w:r>
              <w:t>05：增值税即征即退-有形动产融资性售后回租服务</w:t>
            </w:r>
          </w:p>
          <w:p w14:paraId="76D3A6B0">
            <w:pPr>
              <w:pStyle w:val="30"/>
              <w:bidi w:val="0"/>
            </w:pPr>
            <w:r>
              <w:t>06：增值税即征即退-新型墙体材料</w:t>
            </w:r>
          </w:p>
          <w:p w14:paraId="3C89244E">
            <w:pPr>
              <w:pStyle w:val="30"/>
              <w:bidi w:val="0"/>
            </w:pPr>
            <w:r>
              <w:t>07：增值税即征即退-风力发电产品</w:t>
            </w:r>
          </w:p>
          <w:p w14:paraId="583C6AE3">
            <w:pPr>
              <w:pStyle w:val="30"/>
              <w:bidi w:val="0"/>
            </w:pPr>
            <w:r>
              <w:t>08：增值税即征即退-光伏发电产品</w:t>
            </w:r>
          </w:p>
          <w:p w14:paraId="620B28B2">
            <w:pPr>
              <w:pStyle w:val="30"/>
              <w:bidi w:val="0"/>
            </w:pPr>
            <w:r>
              <w:t>09：增值税即征即退-动漫软件产品</w:t>
            </w:r>
          </w:p>
          <w:p w14:paraId="156A929F">
            <w:pPr>
              <w:pStyle w:val="30"/>
              <w:bidi w:val="0"/>
            </w:pPr>
            <w:r>
              <w:t>10：增值税即征即退-飞机维修劳务</w:t>
            </w:r>
          </w:p>
          <w:p w14:paraId="249D4EC4">
            <w:pPr>
              <w:pStyle w:val="30"/>
              <w:bidi w:val="0"/>
            </w:pPr>
            <w:r>
              <w:t>11：增值税即征即退-黄金</w:t>
            </w:r>
          </w:p>
          <w:p w14:paraId="0FD214A7">
            <w:pPr>
              <w:pStyle w:val="30"/>
              <w:bidi w:val="0"/>
            </w:pPr>
            <w:r>
              <w:t>12：增值税即征即退-铂金</w:t>
            </w:r>
          </w:p>
        </w:tc>
      </w:tr>
      <w:tr w14:paraId="0C53D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73A95D4">
            <w:pPr>
              <w:pStyle w:val="30"/>
              <w:bidi w:val="0"/>
            </w:pPr>
            <w:r>
              <w:rPr>
                <w:rFonts w:hint="default"/>
                <w:lang w:val="en-US" w:eastAsia="zh-CN"/>
              </w:rPr>
              <w:t>11</w:t>
            </w:r>
          </w:p>
        </w:tc>
        <w:tc>
          <w:tcPr>
            <w:tcW w:w="1004" w:type="pct"/>
            <w:noWrap w:val="0"/>
            <w:vAlign w:val="center"/>
          </w:tcPr>
          <w:p w14:paraId="1476660D">
            <w:pPr>
              <w:pStyle w:val="30"/>
              <w:bidi w:val="0"/>
            </w:pPr>
            <w:r>
              <w:t>sphfwmc</w:t>
            </w:r>
          </w:p>
        </w:tc>
        <w:tc>
          <w:tcPr>
            <w:tcW w:w="1087" w:type="pct"/>
            <w:noWrap w:val="0"/>
            <w:vAlign w:val="center"/>
          </w:tcPr>
          <w:p w14:paraId="0E45A762">
            <w:pPr>
              <w:pStyle w:val="30"/>
              <w:bidi w:val="0"/>
            </w:pPr>
            <w:r>
              <w:t>商品和服务名称</w:t>
            </w:r>
          </w:p>
        </w:tc>
        <w:tc>
          <w:tcPr>
            <w:tcW w:w="753" w:type="pct"/>
            <w:noWrap w:val="0"/>
            <w:vAlign w:val="center"/>
          </w:tcPr>
          <w:p w14:paraId="12C3BCA0">
            <w:pPr>
              <w:pStyle w:val="30"/>
              <w:bidi w:val="0"/>
            </w:pPr>
            <w:r>
              <w:t>varchar</w:t>
            </w:r>
          </w:p>
        </w:tc>
        <w:tc>
          <w:tcPr>
            <w:tcW w:w="418" w:type="pct"/>
            <w:noWrap w:val="0"/>
            <w:vAlign w:val="center"/>
          </w:tcPr>
          <w:p w14:paraId="6E0890BA">
            <w:pPr>
              <w:pStyle w:val="30"/>
              <w:bidi w:val="0"/>
            </w:pPr>
            <w:r>
              <w:t>150</w:t>
            </w:r>
          </w:p>
        </w:tc>
        <w:tc>
          <w:tcPr>
            <w:tcW w:w="417" w:type="pct"/>
            <w:noWrap w:val="0"/>
            <w:vAlign w:val="center"/>
          </w:tcPr>
          <w:p w14:paraId="23355F08">
            <w:pPr>
              <w:pStyle w:val="30"/>
              <w:bidi w:val="0"/>
            </w:pPr>
            <w:r>
              <w:t>是</w:t>
            </w:r>
          </w:p>
        </w:tc>
        <w:tc>
          <w:tcPr>
            <w:tcW w:w="920" w:type="pct"/>
            <w:noWrap w:val="0"/>
            <w:vAlign w:val="center"/>
          </w:tcPr>
          <w:p w14:paraId="2075D24A">
            <w:pPr>
              <w:pStyle w:val="30"/>
              <w:bidi w:val="0"/>
            </w:pPr>
          </w:p>
        </w:tc>
      </w:tr>
      <w:tr w14:paraId="6E197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013DAD">
            <w:pPr>
              <w:pStyle w:val="30"/>
              <w:bidi w:val="0"/>
            </w:pPr>
            <w:r>
              <w:rPr>
                <w:rFonts w:hint="default"/>
                <w:lang w:val="en-US" w:eastAsia="zh-CN"/>
              </w:rPr>
              <w:t>12</w:t>
            </w:r>
          </w:p>
        </w:tc>
        <w:tc>
          <w:tcPr>
            <w:tcW w:w="1004" w:type="pct"/>
            <w:noWrap w:val="0"/>
            <w:vAlign w:val="center"/>
          </w:tcPr>
          <w:p w14:paraId="75C0A80D">
            <w:pPr>
              <w:pStyle w:val="30"/>
              <w:bidi w:val="0"/>
            </w:pPr>
            <w:r>
              <w:t>sphfwfljc</w:t>
            </w:r>
          </w:p>
        </w:tc>
        <w:tc>
          <w:tcPr>
            <w:tcW w:w="1087" w:type="pct"/>
            <w:noWrap w:val="0"/>
            <w:vAlign w:val="center"/>
          </w:tcPr>
          <w:p w14:paraId="009F05E5">
            <w:pPr>
              <w:pStyle w:val="30"/>
              <w:bidi w:val="0"/>
            </w:pPr>
            <w:r>
              <w:t>商品和服务分类简称</w:t>
            </w:r>
          </w:p>
        </w:tc>
        <w:tc>
          <w:tcPr>
            <w:tcW w:w="753" w:type="pct"/>
            <w:noWrap w:val="0"/>
            <w:vAlign w:val="center"/>
          </w:tcPr>
          <w:p w14:paraId="53D09D8F">
            <w:pPr>
              <w:pStyle w:val="30"/>
              <w:bidi w:val="0"/>
            </w:pPr>
            <w:r>
              <w:t>varchar</w:t>
            </w:r>
          </w:p>
        </w:tc>
        <w:tc>
          <w:tcPr>
            <w:tcW w:w="418" w:type="pct"/>
            <w:noWrap w:val="0"/>
            <w:vAlign w:val="center"/>
          </w:tcPr>
          <w:p w14:paraId="35660679">
            <w:pPr>
              <w:pStyle w:val="30"/>
              <w:bidi w:val="0"/>
            </w:pPr>
            <w:r>
              <w:t>120</w:t>
            </w:r>
          </w:p>
        </w:tc>
        <w:tc>
          <w:tcPr>
            <w:tcW w:w="417" w:type="pct"/>
            <w:noWrap w:val="0"/>
            <w:vAlign w:val="center"/>
          </w:tcPr>
          <w:p w14:paraId="30736655">
            <w:pPr>
              <w:pStyle w:val="30"/>
              <w:bidi w:val="0"/>
            </w:pPr>
            <w:r>
              <w:t>是</w:t>
            </w:r>
          </w:p>
        </w:tc>
        <w:tc>
          <w:tcPr>
            <w:tcW w:w="920" w:type="pct"/>
            <w:noWrap w:val="0"/>
            <w:vAlign w:val="center"/>
          </w:tcPr>
          <w:p w14:paraId="0B5BEBC7">
            <w:pPr>
              <w:pStyle w:val="30"/>
              <w:bidi w:val="0"/>
            </w:pPr>
          </w:p>
        </w:tc>
      </w:tr>
      <w:tr w14:paraId="614A1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EC5928">
            <w:pPr>
              <w:pStyle w:val="30"/>
              <w:bidi w:val="0"/>
            </w:pPr>
            <w:r>
              <w:rPr>
                <w:rFonts w:hint="default"/>
                <w:lang w:val="en-US" w:eastAsia="zh-CN"/>
              </w:rPr>
              <w:t>13</w:t>
            </w:r>
          </w:p>
        </w:tc>
        <w:tc>
          <w:tcPr>
            <w:tcW w:w="1004" w:type="pct"/>
            <w:noWrap w:val="0"/>
            <w:vAlign w:val="center"/>
          </w:tcPr>
          <w:p w14:paraId="498FD57A">
            <w:pPr>
              <w:pStyle w:val="30"/>
              <w:bidi w:val="0"/>
            </w:pPr>
            <w:r>
              <w:t>sm</w:t>
            </w:r>
          </w:p>
        </w:tc>
        <w:tc>
          <w:tcPr>
            <w:tcW w:w="1087" w:type="pct"/>
            <w:noWrap w:val="0"/>
            <w:vAlign w:val="center"/>
          </w:tcPr>
          <w:p w14:paraId="562DFFBE">
            <w:pPr>
              <w:pStyle w:val="30"/>
              <w:bidi w:val="0"/>
            </w:pPr>
            <w:r>
              <w:t>说明</w:t>
            </w:r>
          </w:p>
        </w:tc>
        <w:tc>
          <w:tcPr>
            <w:tcW w:w="753" w:type="pct"/>
            <w:noWrap w:val="0"/>
            <w:vAlign w:val="center"/>
          </w:tcPr>
          <w:p w14:paraId="5995E61C">
            <w:pPr>
              <w:pStyle w:val="30"/>
              <w:bidi w:val="0"/>
            </w:pPr>
            <w:r>
              <w:t>varchar</w:t>
            </w:r>
          </w:p>
        </w:tc>
        <w:tc>
          <w:tcPr>
            <w:tcW w:w="418" w:type="pct"/>
            <w:noWrap w:val="0"/>
            <w:vAlign w:val="center"/>
          </w:tcPr>
          <w:p w14:paraId="3E7876AB">
            <w:pPr>
              <w:pStyle w:val="30"/>
              <w:bidi w:val="0"/>
            </w:pPr>
          </w:p>
        </w:tc>
        <w:tc>
          <w:tcPr>
            <w:tcW w:w="417" w:type="pct"/>
            <w:noWrap w:val="0"/>
            <w:vAlign w:val="center"/>
          </w:tcPr>
          <w:p w14:paraId="25AE0DBD">
            <w:pPr>
              <w:pStyle w:val="30"/>
              <w:bidi w:val="0"/>
            </w:pPr>
            <w:r>
              <w:t>否</w:t>
            </w:r>
          </w:p>
        </w:tc>
        <w:tc>
          <w:tcPr>
            <w:tcW w:w="920" w:type="pct"/>
            <w:noWrap w:val="0"/>
            <w:vAlign w:val="center"/>
          </w:tcPr>
          <w:p w14:paraId="1DD6D7FE">
            <w:pPr>
              <w:pStyle w:val="30"/>
              <w:bidi w:val="0"/>
            </w:pPr>
          </w:p>
        </w:tc>
      </w:tr>
      <w:tr w14:paraId="15EA6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22F3E">
            <w:pPr>
              <w:pStyle w:val="30"/>
              <w:bidi w:val="0"/>
            </w:pPr>
            <w:r>
              <w:rPr>
                <w:rFonts w:hint="default"/>
                <w:lang w:val="en-US" w:eastAsia="zh-CN"/>
              </w:rPr>
              <w:t>14</w:t>
            </w:r>
          </w:p>
        </w:tc>
        <w:tc>
          <w:tcPr>
            <w:tcW w:w="1004" w:type="pct"/>
            <w:noWrap w:val="0"/>
            <w:vAlign w:val="center"/>
          </w:tcPr>
          <w:p w14:paraId="1AAAAF9D">
            <w:pPr>
              <w:pStyle w:val="30"/>
              <w:bidi w:val="0"/>
            </w:pPr>
            <w:r>
              <w:t>zzssl</w:t>
            </w:r>
          </w:p>
        </w:tc>
        <w:tc>
          <w:tcPr>
            <w:tcW w:w="1087" w:type="pct"/>
            <w:noWrap w:val="0"/>
            <w:vAlign w:val="center"/>
          </w:tcPr>
          <w:p w14:paraId="22FAD3B7">
            <w:pPr>
              <w:pStyle w:val="30"/>
              <w:bidi w:val="0"/>
            </w:pPr>
            <w:r>
              <w:t>增值税税率</w:t>
            </w:r>
          </w:p>
        </w:tc>
        <w:tc>
          <w:tcPr>
            <w:tcW w:w="753" w:type="pct"/>
            <w:noWrap w:val="0"/>
            <w:vAlign w:val="center"/>
          </w:tcPr>
          <w:p w14:paraId="7074DF87">
            <w:pPr>
              <w:pStyle w:val="30"/>
              <w:bidi w:val="0"/>
            </w:pPr>
            <w:r>
              <w:t>varchar</w:t>
            </w:r>
          </w:p>
        </w:tc>
        <w:tc>
          <w:tcPr>
            <w:tcW w:w="418" w:type="pct"/>
            <w:noWrap w:val="0"/>
            <w:vAlign w:val="center"/>
          </w:tcPr>
          <w:p w14:paraId="169E93F0">
            <w:pPr>
              <w:pStyle w:val="30"/>
              <w:bidi w:val="0"/>
            </w:pPr>
            <w:r>
              <w:t>50</w:t>
            </w:r>
          </w:p>
        </w:tc>
        <w:tc>
          <w:tcPr>
            <w:tcW w:w="417" w:type="pct"/>
            <w:noWrap w:val="0"/>
            <w:vAlign w:val="center"/>
          </w:tcPr>
          <w:p w14:paraId="262ECACB">
            <w:pPr>
              <w:pStyle w:val="30"/>
              <w:bidi w:val="0"/>
            </w:pPr>
            <w:r>
              <w:t>否</w:t>
            </w:r>
          </w:p>
        </w:tc>
        <w:tc>
          <w:tcPr>
            <w:tcW w:w="920" w:type="pct"/>
            <w:noWrap w:val="0"/>
            <w:vAlign w:val="center"/>
          </w:tcPr>
          <w:p w14:paraId="105D7055">
            <w:pPr>
              <w:pStyle w:val="30"/>
              <w:bidi w:val="0"/>
            </w:pPr>
          </w:p>
          <w:p w14:paraId="4E99BFFD">
            <w:pPr>
              <w:pStyle w:val="30"/>
              <w:bidi w:val="0"/>
            </w:pPr>
            <w:r>
              <w:t>取值返回是中文顿号连接的百分数。例如3%、5%</w:t>
            </w:r>
          </w:p>
        </w:tc>
      </w:tr>
      <w:tr w14:paraId="7AC82E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4CE846A5">
            <w:pPr>
              <w:pStyle w:val="30"/>
              <w:bidi w:val="0"/>
            </w:pPr>
            <w:r>
              <w:rPr>
                <w:rFonts w:hint="default"/>
                <w:lang w:val="en-US" w:eastAsia="zh-CN"/>
              </w:rPr>
              <w:t>15</w:t>
            </w:r>
          </w:p>
        </w:tc>
        <w:tc>
          <w:tcPr>
            <w:tcW w:w="1004" w:type="pct"/>
            <w:noWrap w:val="0"/>
            <w:vAlign w:val="center"/>
          </w:tcPr>
          <w:p w14:paraId="344BC4EF">
            <w:pPr>
              <w:pStyle w:val="30"/>
              <w:bidi w:val="0"/>
            </w:pPr>
            <w:r>
              <w:t>zsl</w:t>
            </w:r>
          </w:p>
        </w:tc>
        <w:tc>
          <w:tcPr>
            <w:tcW w:w="1087" w:type="pct"/>
            <w:noWrap w:val="0"/>
            <w:vAlign w:val="center"/>
          </w:tcPr>
          <w:p w14:paraId="6BD50886">
            <w:pPr>
              <w:pStyle w:val="30"/>
              <w:bidi w:val="0"/>
            </w:pPr>
            <w:r>
              <w:t>征收率</w:t>
            </w:r>
          </w:p>
        </w:tc>
        <w:tc>
          <w:tcPr>
            <w:tcW w:w="753" w:type="pct"/>
            <w:noWrap w:val="0"/>
            <w:vAlign w:val="center"/>
          </w:tcPr>
          <w:p w14:paraId="38A5A753">
            <w:pPr>
              <w:pStyle w:val="30"/>
              <w:bidi w:val="0"/>
            </w:pPr>
            <w:r>
              <w:t>varchar</w:t>
            </w:r>
          </w:p>
        </w:tc>
        <w:tc>
          <w:tcPr>
            <w:tcW w:w="418" w:type="pct"/>
            <w:noWrap w:val="0"/>
            <w:vAlign w:val="center"/>
          </w:tcPr>
          <w:p w14:paraId="681B8535">
            <w:pPr>
              <w:pStyle w:val="30"/>
              <w:bidi w:val="0"/>
            </w:pPr>
            <w:r>
              <w:t>50</w:t>
            </w:r>
          </w:p>
        </w:tc>
        <w:tc>
          <w:tcPr>
            <w:tcW w:w="417" w:type="pct"/>
            <w:noWrap w:val="0"/>
            <w:vAlign w:val="center"/>
          </w:tcPr>
          <w:p w14:paraId="14370EDE">
            <w:pPr>
              <w:pStyle w:val="30"/>
              <w:bidi w:val="0"/>
            </w:pPr>
            <w:r>
              <w:t>否</w:t>
            </w:r>
          </w:p>
        </w:tc>
        <w:tc>
          <w:tcPr>
            <w:tcW w:w="920" w:type="pct"/>
            <w:noWrap w:val="0"/>
            <w:vAlign w:val="center"/>
          </w:tcPr>
          <w:p w14:paraId="79240E2E">
            <w:pPr>
              <w:pStyle w:val="30"/>
              <w:bidi w:val="0"/>
            </w:pPr>
          </w:p>
          <w:p w14:paraId="082F00D8">
            <w:pPr>
              <w:pStyle w:val="30"/>
              <w:bidi w:val="0"/>
            </w:pPr>
            <w:r>
              <w:t>取值返回是中文顿号连接的百分数。例如3%、5%</w:t>
            </w:r>
          </w:p>
        </w:tc>
      </w:tr>
      <w:tr w14:paraId="525571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BF9DC8">
            <w:pPr>
              <w:pStyle w:val="30"/>
              <w:bidi w:val="0"/>
            </w:pPr>
            <w:r>
              <w:rPr>
                <w:rFonts w:hint="default"/>
                <w:lang w:val="en-US" w:eastAsia="zh-CN"/>
              </w:rPr>
              <w:t>16</w:t>
            </w:r>
          </w:p>
        </w:tc>
        <w:tc>
          <w:tcPr>
            <w:tcW w:w="1004" w:type="pct"/>
            <w:noWrap w:val="0"/>
            <w:vAlign w:val="center"/>
          </w:tcPr>
          <w:p w14:paraId="7FD91BAC">
            <w:pPr>
              <w:pStyle w:val="30"/>
              <w:bidi w:val="0"/>
            </w:pPr>
            <w:r>
              <w:t>zzstsgl</w:t>
            </w:r>
          </w:p>
        </w:tc>
        <w:tc>
          <w:tcPr>
            <w:tcW w:w="1087" w:type="pct"/>
            <w:noWrap w:val="0"/>
            <w:vAlign w:val="center"/>
          </w:tcPr>
          <w:p w14:paraId="49E60F51">
            <w:pPr>
              <w:pStyle w:val="30"/>
              <w:bidi w:val="0"/>
            </w:pPr>
            <w:r>
              <w:t>增值税特殊管理</w:t>
            </w:r>
          </w:p>
        </w:tc>
        <w:tc>
          <w:tcPr>
            <w:tcW w:w="753" w:type="pct"/>
            <w:noWrap w:val="0"/>
            <w:vAlign w:val="center"/>
          </w:tcPr>
          <w:p w14:paraId="4D10175C">
            <w:pPr>
              <w:pStyle w:val="30"/>
              <w:bidi w:val="0"/>
            </w:pPr>
            <w:r>
              <w:t>varchar</w:t>
            </w:r>
          </w:p>
        </w:tc>
        <w:tc>
          <w:tcPr>
            <w:tcW w:w="418" w:type="pct"/>
            <w:noWrap w:val="0"/>
            <w:vAlign w:val="center"/>
          </w:tcPr>
          <w:p w14:paraId="6A64F830">
            <w:pPr>
              <w:pStyle w:val="30"/>
              <w:bidi w:val="0"/>
            </w:pPr>
            <w:r>
              <w:t>150</w:t>
            </w:r>
          </w:p>
        </w:tc>
        <w:tc>
          <w:tcPr>
            <w:tcW w:w="417" w:type="pct"/>
            <w:noWrap w:val="0"/>
            <w:vAlign w:val="center"/>
          </w:tcPr>
          <w:p w14:paraId="64603A85">
            <w:pPr>
              <w:pStyle w:val="30"/>
              <w:bidi w:val="0"/>
            </w:pPr>
            <w:r>
              <w:t>否</w:t>
            </w:r>
          </w:p>
        </w:tc>
        <w:tc>
          <w:tcPr>
            <w:tcW w:w="920" w:type="pct"/>
            <w:noWrap w:val="0"/>
            <w:vAlign w:val="center"/>
          </w:tcPr>
          <w:p w14:paraId="0B235958">
            <w:pPr>
              <w:pStyle w:val="30"/>
              <w:bidi w:val="0"/>
            </w:pPr>
          </w:p>
        </w:tc>
      </w:tr>
      <w:tr w14:paraId="060B8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CDB6DF">
            <w:pPr>
              <w:pStyle w:val="30"/>
              <w:bidi w:val="0"/>
            </w:pPr>
            <w:r>
              <w:rPr>
                <w:rFonts w:hint="default"/>
                <w:lang w:val="en-US" w:eastAsia="zh-CN"/>
              </w:rPr>
              <w:t>17</w:t>
            </w:r>
          </w:p>
        </w:tc>
        <w:tc>
          <w:tcPr>
            <w:tcW w:w="1004" w:type="pct"/>
            <w:noWrap w:val="0"/>
            <w:vAlign w:val="center"/>
          </w:tcPr>
          <w:p w14:paraId="4BFDAA52">
            <w:pPr>
              <w:pStyle w:val="30"/>
              <w:bidi w:val="0"/>
            </w:pPr>
            <w:r>
              <w:t>zzszcyj</w:t>
            </w:r>
          </w:p>
        </w:tc>
        <w:tc>
          <w:tcPr>
            <w:tcW w:w="1087" w:type="pct"/>
            <w:noWrap w:val="0"/>
            <w:vAlign w:val="center"/>
          </w:tcPr>
          <w:p w14:paraId="4E0DC848">
            <w:pPr>
              <w:pStyle w:val="30"/>
              <w:bidi w:val="0"/>
            </w:pPr>
            <w:r>
              <w:t>增值税政策依据</w:t>
            </w:r>
          </w:p>
        </w:tc>
        <w:tc>
          <w:tcPr>
            <w:tcW w:w="753" w:type="pct"/>
            <w:noWrap w:val="0"/>
            <w:vAlign w:val="center"/>
          </w:tcPr>
          <w:p w14:paraId="144F2AB1">
            <w:pPr>
              <w:pStyle w:val="30"/>
              <w:bidi w:val="0"/>
            </w:pPr>
            <w:r>
              <w:t>varchar</w:t>
            </w:r>
          </w:p>
        </w:tc>
        <w:tc>
          <w:tcPr>
            <w:tcW w:w="418" w:type="pct"/>
            <w:noWrap w:val="0"/>
            <w:vAlign w:val="center"/>
          </w:tcPr>
          <w:p w14:paraId="1A73E8AC">
            <w:pPr>
              <w:pStyle w:val="30"/>
              <w:bidi w:val="0"/>
            </w:pPr>
            <w:r>
              <w:t>300</w:t>
            </w:r>
          </w:p>
        </w:tc>
        <w:tc>
          <w:tcPr>
            <w:tcW w:w="417" w:type="pct"/>
            <w:noWrap w:val="0"/>
            <w:vAlign w:val="center"/>
          </w:tcPr>
          <w:p w14:paraId="61FB92AA">
            <w:pPr>
              <w:pStyle w:val="30"/>
              <w:bidi w:val="0"/>
            </w:pPr>
            <w:r>
              <w:t>否</w:t>
            </w:r>
          </w:p>
        </w:tc>
        <w:tc>
          <w:tcPr>
            <w:tcW w:w="920" w:type="pct"/>
            <w:noWrap w:val="0"/>
            <w:vAlign w:val="center"/>
          </w:tcPr>
          <w:p w14:paraId="38FA9634">
            <w:pPr>
              <w:pStyle w:val="30"/>
              <w:bidi w:val="0"/>
            </w:pPr>
          </w:p>
        </w:tc>
      </w:tr>
      <w:tr w14:paraId="6AB73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46330DD">
            <w:pPr>
              <w:pStyle w:val="30"/>
              <w:bidi w:val="0"/>
            </w:pPr>
            <w:r>
              <w:rPr>
                <w:rFonts w:hint="default"/>
                <w:lang w:val="en-US" w:eastAsia="zh-CN"/>
              </w:rPr>
              <w:t>18</w:t>
            </w:r>
          </w:p>
        </w:tc>
        <w:tc>
          <w:tcPr>
            <w:tcW w:w="1004" w:type="pct"/>
            <w:noWrap w:val="0"/>
            <w:vAlign w:val="center"/>
          </w:tcPr>
          <w:p w14:paraId="578CDDB1">
            <w:pPr>
              <w:pStyle w:val="30"/>
              <w:bidi w:val="0"/>
            </w:pPr>
            <w:r>
              <w:t>zzstsnrdm</w:t>
            </w:r>
          </w:p>
        </w:tc>
        <w:tc>
          <w:tcPr>
            <w:tcW w:w="1087" w:type="pct"/>
            <w:noWrap w:val="0"/>
            <w:vAlign w:val="center"/>
          </w:tcPr>
          <w:p w14:paraId="2BA4BD10">
            <w:pPr>
              <w:pStyle w:val="30"/>
              <w:bidi w:val="0"/>
            </w:pPr>
            <w:r>
              <w:t>增值税特殊内容代码</w:t>
            </w:r>
          </w:p>
        </w:tc>
        <w:tc>
          <w:tcPr>
            <w:tcW w:w="753" w:type="pct"/>
            <w:noWrap w:val="0"/>
            <w:vAlign w:val="center"/>
          </w:tcPr>
          <w:p w14:paraId="21C643DE">
            <w:pPr>
              <w:pStyle w:val="30"/>
              <w:bidi w:val="0"/>
            </w:pPr>
            <w:r>
              <w:t>varchar</w:t>
            </w:r>
          </w:p>
        </w:tc>
        <w:tc>
          <w:tcPr>
            <w:tcW w:w="418" w:type="pct"/>
            <w:noWrap w:val="0"/>
            <w:vAlign w:val="center"/>
          </w:tcPr>
          <w:p w14:paraId="505C0A24">
            <w:pPr>
              <w:pStyle w:val="30"/>
              <w:bidi w:val="0"/>
            </w:pPr>
            <w:r>
              <w:t>300</w:t>
            </w:r>
          </w:p>
        </w:tc>
        <w:tc>
          <w:tcPr>
            <w:tcW w:w="417" w:type="pct"/>
            <w:noWrap w:val="0"/>
            <w:vAlign w:val="center"/>
          </w:tcPr>
          <w:p w14:paraId="53E8267E">
            <w:pPr>
              <w:pStyle w:val="30"/>
              <w:bidi w:val="0"/>
            </w:pPr>
            <w:r>
              <w:t>否</w:t>
            </w:r>
          </w:p>
        </w:tc>
        <w:tc>
          <w:tcPr>
            <w:tcW w:w="920" w:type="pct"/>
            <w:noWrap w:val="0"/>
            <w:vAlign w:val="center"/>
          </w:tcPr>
          <w:p w14:paraId="72EB2CB5">
            <w:pPr>
              <w:pStyle w:val="30"/>
              <w:bidi w:val="0"/>
            </w:pPr>
          </w:p>
        </w:tc>
      </w:tr>
      <w:tr w14:paraId="2B3C1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9EDD44">
            <w:pPr>
              <w:pStyle w:val="30"/>
              <w:bidi w:val="0"/>
            </w:pPr>
            <w:r>
              <w:rPr>
                <w:rFonts w:hint="default"/>
                <w:lang w:val="en-US" w:eastAsia="zh-CN"/>
              </w:rPr>
              <w:t>19</w:t>
            </w:r>
          </w:p>
        </w:tc>
        <w:tc>
          <w:tcPr>
            <w:tcW w:w="1004" w:type="pct"/>
            <w:noWrap w:val="0"/>
            <w:vAlign w:val="center"/>
          </w:tcPr>
          <w:p w14:paraId="7970330A">
            <w:pPr>
              <w:pStyle w:val="30"/>
              <w:bidi w:val="0"/>
            </w:pPr>
            <w:r>
              <w:t>xfsgl</w:t>
            </w:r>
          </w:p>
        </w:tc>
        <w:tc>
          <w:tcPr>
            <w:tcW w:w="1087" w:type="pct"/>
            <w:noWrap w:val="0"/>
            <w:vAlign w:val="center"/>
          </w:tcPr>
          <w:p w14:paraId="004DB8CF">
            <w:pPr>
              <w:pStyle w:val="30"/>
              <w:bidi w:val="0"/>
            </w:pPr>
            <w:r>
              <w:t>消费税管理</w:t>
            </w:r>
          </w:p>
        </w:tc>
        <w:tc>
          <w:tcPr>
            <w:tcW w:w="753" w:type="pct"/>
            <w:noWrap w:val="0"/>
            <w:vAlign w:val="center"/>
          </w:tcPr>
          <w:p w14:paraId="6E534EB6">
            <w:pPr>
              <w:pStyle w:val="30"/>
              <w:bidi w:val="0"/>
            </w:pPr>
            <w:r>
              <w:t>varchar</w:t>
            </w:r>
          </w:p>
        </w:tc>
        <w:tc>
          <w:tcPr>
            <w:tcW w:w="418" w:type="pct"/>
            <w:noWrap w:val="0"/>
            <w:vAlign w:val="center"/>
          </w:tcPr>
          <w:p w14:paraId="421A7A5E">
            <w:pPr>
              <w:pStyle w:val="30"/>
              <w:bidi w:val="0"/>
            </w:pPr>
            <w:r>
              <w:t>150</w:t>
            </w:r>
          </w:p>
        </w:tc>
        <w:tc>
          <w:tcPr>
            <w:tcW w:w="417" w:type="pct"/>
            <w:noWrap w:val="0"/>
            <w:vAlign w:val="center"/>
          </w:tcPr>
          <w:p w14:paraId="13FC9399">
            <w:pPr>
              <w:pStyle w:val="30"/>
              <w:bidi w:val="0"/>
            </w:pPr>
            <w:r>
              <w:t>否</w:t>
            </w:r>
          </w:p>
        </w:tc>
        <w:tc>
          <w:tcPr>
            <w:tcW w:w="920" w:type="pct"/>
            <w:noWrap w:val="0"/>
            <w:vAlign w:val="center"/>
          </w:tcPr>
          <w:p w14:paraId="234CC732">
            <w:pPr>
              <w:pStyle w:val="30"/>
              <w:bidi w:val="0"/>
            </w:pPr>
          </w:p>
        </w:tc>
      </w:tr>
      <w:tr w14:paraId="61D2C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CCBBD6">
            <w:pPr>
              <w:pStyle w:val="30"/>
              <w:bidi w:val="0"/>
            </w:pPr>
            <w:r>
              <w:rPr>
                <w:rFonts w:hint="default"/>
                <w:lang w:val="en-US" w:eastAsia="zh-CN"/>
              </w:rPr>
              <w:t>20</w:t>
            </w:r>
          </w:p>
        </w:tc>
        <w:tc>
          <w:tcPr>
            <w:tcW w:w="1004" w:type="pct"/>
            <w:noWrap w:val="0"/>
            <w:vAlign w:val="center"/>
          </w:tcPr>
          <w:p w14:paraId="2F6E3467">
            <w:pPr>
              <w:pStyle w:val="30"/>
              <w:bidi w:val="0"/>
            </w:pPr>
            <w:r>
              <w:t>xfszcyj</w:t>
            </w:r>
          </w:p>
        </w:tc>
        <w:tc>
          <w:tcPr>
            <w:tcW w:w="1087" w:type="pct"/>
            <w:noWrap w:val="0"/>
            <w:vAlign w:val="center"/>
          </w:tcPr>
          <w:p w14:paraId="3A8D73C3">
            <w:pPr>
              <w:pStyle w:val="30"/>
              <w:bidi w:val="0"/>
            </w:pPr>
            <w:r>
              <w:t>消费税政策依据</w:t>
            </w:r>
          </w:p>
        </w:tc>
        <w:tc>
          <w:tcPr>
            <w:tcW w:w="753" w:type="pct"/>
            <w:noWrap w:val="0"/>
            <w:vAlign w:val="center"/>
          </w:tcPr>
          <w:p w14:paraId="53CD2F2D">
            <w:pPr>
              <w:pStyle w:val="30"/>
              <w:bidi w:val="0"/>
            </w:pPr>
            <w:r>
              <w:t>varchar</w:t>
            </w:r>
          </w:p>
        </w:tc>
        <w:tc>
          <w:tcPr>
            <w:tcW w:w="418" w:type="pct"/>
            <w:noWrap w:val="0"/>
            <w:vAlign w:val="center"/>
          </w:tcPr>
          <w:p w14:paraId="186503E4">
            <w:pPr>
              <w:pStyle w:val="30"/>
              <w:bidi w:val="0"/>
            </w:pPr>
            <w:r>
              <w:t>300</w:t>
            </w:r>
          </w:p>
        </w:tc>
        <w:tc>
          <w:tcPr>
            <w:tcW w:w="417" w:type="pct"/>
            <w:noWrap w:val="0"/>
            <w:vAlign w:val="center"/>
          </w:tcPr>
          <w:p w14:paraId="5B7460A0">
            <w:pPr>
              <w:pStyle w:val="30"/>
              <w:bidi w:val="0"/>
            </w:pPr>
            <w:r>
              <w:t>否</w:t>
            </w:r>
          </w:p>
        </w:tc>
        <w:tc>
          <w:tcPr>
            <w:tcW w:w="920" w:type="pct"/>
            <w:noWrap w:val="0"/>
            <w:vAlign w:val="center"/>
          </w:tcPr>
          <w:p w14:paraId="702E67A4">
            <w:pPr>
              <w:pStyle w:val="30"/>
              <w:bidi w:val="0"/>
            </w:pPr>
          </w:p>
        </w:tc>
      </w:tr>
      <w:tr w14:paraId="3CF3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22B075">
            <w:pPr>
              <w:pStyle w:val="30"/>
              <w:bidi w:val="0"/>
            </w:pPr>
            <w:r>
              <w:rPr>
                <w:rFonts w:hint="default"/>
                <w:lang w:val="en-US" w:eastAsia="zh-CN"/>
              </w:rPr>
              <w:t>21</w:t>
            </w:r>
          </w:p>
        </w:tc>
        <w:tc>
          <w:tcPr>
            <w:tcW w:w="1004" w:type="pct"/>
            <w:noWrap w:val="0"/>
            <w:vAlign w:val="center"/>
          </w:tcPr>
          <w:p w14:paraId="68358E67">
            <w:pPr>
              <w:pStyle w:val="30"/>
              <w:bidi w:val="0"/>
            </w:pPr>
            <w:r>
              <w:t>xfstsnrdm</w:t>
            </w:r>
          </w:p>
        </w:tc>
        <w:tc>
          <w:tcPr>
            <w:tcW w:w="1087" w:type="pct"/>
            <w:noWrap w:val="0"/>
            <w:vAlign w:val="center"/>
          </w:tcPr>
          <w:p w14:paraId="2F3B36ED">
            <w:pPr>
              <w:pStyle w:val="30"/>
              <w:bidi w:val="0"/>
            </w:pPr>
            <w:r>
              <w:t>消费税特殊内容代码</w:t>
            </w:r>
          </w:p>
        </w:tc>
        <w:tc>
          <w:tcPr>
            <w:tcW w:w="753" w:type="pct"/>
            <w:noWrap w:val="0"/>
            <w:vAlign w:val="center"/>
          </w:tcPr>
          <w:p w14:paraId="2FAE8791">
            <w:pPr>
              <w:pStyle w:val="30"/>
              <w:bidi w:val="0"/>
            </w:pPr>
            <w:r>
              <w:t>varchar</w:t>
            </w:r>
          </w:p>
        </w:tc>
        <w:tc>
          <w:tcPr>
            <w:tcW w:w="418" w:type="pct"/>
            <w:noWrap w:val="0"/>
            <w:vAlign w:val="center"/>
          </w:tcPr>
          <w:p w14:paraId="3B0B8CDD">
            <w:pPr>
              <w:pStyle w:val="30"/>
              <w:bidi w:val="0"/>
            </w:pPr>
            <w:r>
              <w:t>300</w:t>
            </w:r>
          </w:p>
        </w:tc>
        <w:tc>
          <w:tcPr>
            <w:tcW w:w="417" w:type="pct"/>
            <w:noWrap w:val="0"/>
            <w:vAlign w:val="center"/>
          </w:tcPr>
          <w:p w14:paraId="03FD61FE">
            <w:pPr>
              <w:pStyle w:val="30"/>
              <w:bidi w:val="0"/>
            </w:pPr>
            <w:r>
              <w:t>否</w:t>
            </w:r>
          </w:p>
        </w:tc>
        <w:tc>
          <w:tcPr>
            <w:tcW w:w="920" w:type="pct"/>
            <w:noWrap w:val="0"/>
            <w:vAlign w:val="center"/>
          </w:tcPr>
          <w:p w14:paraId="2CADCFD5">
            <w:pPr>
              <w:pStyle w:val="30"/>
              <w:bidi w:val="0"/>
            </w:pPr>
          </w:p>
        </w:tc>
      </w:tr>
      <w:tr w14:paraId="4250CE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732703">
            <w:pPr>
              <w:pStyle w:val="30"/>
              <w:bidi w:val="0"/>
            </w:pPr>
            <w:r>
              <w:rPr>
                <w:rFonts w:hint="default"/>
                <w:lang w:val="en-US" w:eastAsia="zh-CN"/>
              </w:rPr>
              <w:t>22</w:t>
            </w:r>
          </w:p>
        </w:tc>
        <w:tc>
          <w:tcPr>
            <w:tcW w:w="1004" w:type="pct"/>
            <w:noWrap w:val="0"/>
            <w:vAlign w:val="center"/>
          </w:tcPr>
          <w:p w14:paraId="2CE611E7">
            <w:pPr>
              <w:pStyle w:val="30"/>
              <w:bidi w:val="0"/>
            </w:pPr>
            <w:r>
              <w:t>gjz</w:t>
            </w:r>
          </w:p>
        </w:tc>
        <w:tc>
          <w:tcPr>
            <w:tcW w:w="1087" w:type="pct"/>
            <w:noWrap w:val="0"/>
            <w:vAlign w:val="center"/>
          </w:tcPr>
          <w:p w14:paraId="2641272A">
            <w:pPr>
              <w:pStyle w:val="30"/>
              <w:bidi w:val="0"/>
            </w:pPr>
            <w:r>
              <w:t>关键字</w:t>
            </w:r>
          </w:p>
        </w:tc>
        <w:tc>
          <w:tcPr>
            <w:tcW w:w="753" w:type="pct"/>
            <w:noWrap w:val="0"/>
            <w:vAlign w:val="center"/>
          </w:tcPr>
          <w:p w14:paraId="46901909">
            <w:pPr>
              <w:pStyle w:val="30"/>
              <w:bidi w:val="0"/>
            </w:pPr>
            <w:r>
              <w:t>mediumtext</w:t>
            </w:r>
          </w:p>
        </w:tc>
        <w:tc>
          <w:tcPr>
            <w:tcW w:w="418" w:type="pct"/>
            <w:noWrap w:val="0"/>
            <w:vAlign w:val="center"/>
          </w:tcPr>
          <w:p w14:paraId="7B09269E">
            <w:pPr>
              <w:pStyle w:val="30"/>
              <w:bidi w:val="0"/>
            </w:pPr>
          </w:p>
        </w:tc>
        <w:tc>
          <w:tcPr>
            <w:tcW w:w="417" w:type="pct"/>
            <w:noWrap w:val="0"/>
            <w:vAlign w:val="center"/>
          </w:tcPr>
          <w:p w14:paraId="5F81470A">
            <w:pPr>
              <w:pStyle w:val="30"/>
              <w:bidi w:val="0"/>
            </w:pPr>
            <w:r>
              <w:t>否</w:t>
            </w:r>
          </w:p>
        </w:tc>
        <w:tc>
          <w:tcPr>
            <w:tcW w:w="920" w:type="pct"/>
            <w:noWrap w:val="0"/>
            <w:vAlign w:val="center"/>
          </w:tcPr>
          <w:p w14:paraId="4A9E95E1">
            <w:pPr>
              <w:pStyle w:val="30"/>
              <w:bidi w:val="0"/>
            </w:pPr>
          </w:p>
        </w:tc>
      </w:tr>
      <w:tr w14:paraId="2B1F9F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593006">
            <w:pPr>
              <w:pStyle w:val="30"/>
              <w:bidi w:val="0"/>
            </w:pPr>
            <w:r>
              <w:rPr>
                <w:rFonts w:hint="default"/>
                <w:lang w:val="en-US" w:eastAsia="zh-CN"/>
              </w:rPr>
              <w:t>23</w:t>
            </w:r>
          </w:p>
        </w:tc>
        <w:tc>
          <w:tcPr>
            <w:tcW w:w="1004" w:type="pct"/>
            <w:noWrap w:val="0"/>
            <w:vAlign w:val="center"/>
          </w:tcPr>
          <w:p w14:paraId="5EAD8CBA">
            <w:pPr>
              <w:pStyle w:val="30"/>
              <w:bidi w:val="0"/>
            </w:pPr>
            <w:r>
              <w:t>sfhzx</w:t>
            </w:r>
          </w:p>
        </w:tc>
        <w:tc>
          <w:tcPr>
            <w:tcW w:w="1087" w:type="pct"/>
            <w:noWrap w:val="0"/>
            <w:vAlign w:val="center"/>
          </w:tcPr>
          <w:p w14:paraId="063A345F">
            <w:pPr>
              <w:pStyle w:val="30"/>
              <w:bidi w:val="0"/>
            </w:pPr>
            <w:r>
              <w:t>是否汇总项</w:t>
            </w:r>
          </w:p>
        </w:tc>
        <w:tc>
          <w:tcPr>
            <w:tcW w:w="753" w:type="pct"/>
            <w:noWrap w:val="0"/>
            <w:vAlign w:val="center"/>
          </w:tcPr>
          <w:p w14:paraId="193EC6C4">
            <w:pPr>
              <w:pStyle w:val="30"/>
              <w:bidi w:val="0"/>
            </w:pPr>
            <w:r>
              <w:t>varchar</w:t>
            </w:r>
          </w:p>
        </w:tc>
        <w:tc>
          <w:tcPr>
            <w:tcW w:w="418" w:type="pct"/>
            <w:noWrap w:val="0"/>
            <w:vAlign w:val="center"/>
          </w:tcPr>
          <w:p w14:paraId="196F7876">
            <w:pPr>
              <w:pStyle w:val="30"/>
              <w:bidi w:val="0"/>
            </w:pPr>
            <w:r>
              <w:t>1</w:t>
            </w:r>
          </w:p>
        </w:tc>
        <w:tc>
          <w:tcPr>
            <w:tcW w:w="417" w:type="pct"/>
            <w:noWrap w:val="0"/>
            <w:vAlign w:val="center"/>
          </w:tcPr>
          <w:p w14:paraId="68C01950">
            <w:pPr>
              <w:pStyle w:val="30"/>
              <w:bidi w:val="0"/>
            </w:pPr>
            <w:r>
              <w:t>是</w:t>
            </w:r>
          </w:p>
        </w:tc>
        <w:tc>
          <w:tcPr>
            <w:tcW w:w="920" w:type="pct"/>
            <w:noWrap w:val="0"/>
            <w:vAlign w:val="center"/>
          </w:tcPr>
          <w:p w14:paraId="2BE874BB">
            <w:pPr>
              <w:pStyle w:val="30"/>
              <w:bidi w:val="0"/>
            </w:pPr>
            <w:r>
              <w:t>Y：是</w:t>
            </w:r>
          </w:p>
          <w:p w14:paraId="30FA23A6">
            <w:pPr>
              <w:pStyle w:val="30"/>
              <w:bidi w:val="0"/>
            </w:pPr>
            <w:r>
              <w:t>N：否</w:t>
            </w:r>
          </w:p>
        </w:tc>
      </w:tr>
      <w:tr w14:paraId="29ABA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40D349">
            <w:pPr>
              <w:pStyle w:val="30"/>
              <w:bidi w:val="0"/>
            </w:pPr>
            <w:r>
              <w:rPr>
                <w:rFonts w:hint="default"/>
                <w:lang w:val="en-US" w:eastAsia="zh-CN"/>
              </w:rPr>
              <w:t>24</w:t>
            </w:r>
          </w:p>
        </w:tc>
        <w:tc>
          <w:tcPr>
            <w:tcW w:w="1004" w:type="pct"/>
            <w:noWrap w:val="0"/>
            <w:vAlign w:val="center"/>
          </w:tcPr>
          <w:p w14:paraId="4834FDBD">
            <w:pPr>
              <w:pStyle w:val="30"/>
              <w:bidi w:val="0"/>
            </w:pPr>
            <w:r>
              <w:t>dytjjbm</w:t>
            </w:r>
          </w:p>
        </w:tc>
        <w:tc>
          <w:tcPr>
            <w:tcW w:w="1087" w:type="pct"/>
            <w:noWrap w:val="0"/>
            <w:vAlign w:val="center"/>
          </w:tcPr>
          <w:p w14:paraId="618CACA8">
            <w:pPr>
              <w:pStyle w:val="30"/>
              <w:bidi w:val="0"/>
            </w:pPr>
            <w:r>
              <w:t>对应统计局编码（2011年版）或国民行业代码</w:t>
            </w:r>
          </w:p>
        </w:tc>
        <w:tc>
          <w:tcPr>
            <w:tcW w:w="753" w:type="pct"/>
            <w:noWrap w:val="0"/>
            <w:vAlign w:val="center"/>
          </w:tcPr>
          <w:p w14:paraId="7061C7ED">
            <w:pPr>
              <w:pStyle w:val="30"/>
              <w:bidi w:val="0"/>
            </w:pPr>
            <w:r>
              <w:t>mediumtext</w:t>
            </w:r>
          </w:p>
        </w:tc>
        <w:tc>
          <w:tcPr>
            <w:tcW w:w="418" w:type="pct"/>
            <w:noWrap w:val="0"/>
            <w:vAlign w:val="center"/>
          </w:tcPr>
          <w:p w14:paraId="09007722">
            <w:pPr>
              <w:pStyle w:val="30"/>
              <w:bidi w:val="0"/>
            </w:pPr>
          </w:p>
        </w:tc>
        <w:tc>
          <w:tcPr>
            <w:tcW w:w="417" w:type="pct"/>
            <w:noWrap w:val="0"/>
            <w:vAlign w:val="center"/>
          </w:tcPr>
          <w:p w14:paraId="38BC4CB1">
            <w:pPr>
              <w:pStyle w:val="30"/>
              <w:bidi w:val="0"/>
            </w:pPr>
            <w:r>
              <w:t>否</w:t>
            </w:r>
          </w:p>
        </w:tc>
        <w:tc>
          <w:tcPr>
            <w:tcW w:w="920" w:type="pct"/>
            <w:noWrap w:val="0"/>
            <w:vAlign w:val="center"/>
          </w:tcPr>
          <w:p w14:paraId="2963CD74">
            <w:pPr>
              <w:pStyle w:val="30"/>
              <w:bidi w:val="0"/>
            </w:pPr>
          </w:p>
        </w:tc>
      </w:tr>
      <w:tr w14:paraId="045492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1E0DAC">
            <w:pPr>
              <w:pStyle w:val="30"/>
              <w:bidi w:val="0"/>
            </w:pPr>
            <w:r>
              <w:rPr>
                <w:rFonts w:hint="default"/>
                <w:lang w:val="en-US" w:eastAsia="zh-CN"/>
              </w:rPr>
              <w:t>25</w:t>
            </w:r>
          </w:p>
        </w:tc>
        <w:tc>
          <w:tcPr>
            <w:tcW w:w="1004" w:type="pct"/>
            <w:noWrap w:val="0"/>
            <w:vAlign w:val="center"/>
          </w:tcPr>
          <w:p w14:paraId="717BE149">
            <w:pPr>
              <w:pStyle w:val="30"/>
              <w:bidi w:val="0"/>
            </w:pPr>
            <w:r>
              <w:t>hgjcksppm</w:t>
            </w:r>
          </w:p>
        </w:tc>
        <w:tc>
          <w:tcPr>
            <w:tcW w:w="1087" w:type="pct"/>
            <w:noWrap w:val="0"/>
            <w:vAlign w:val="center"/>
          </w:tcPr>
          <w:p w14:paraId="0569CD9B">
            <w:pPr>
              <w:pStyle w:val="30"/>
              <w:bidi w:val="0"/>
            </w:pPr>
            <w:r>
              <w:t>海关进出口商品品目</w:t>
            </w:r>
          </w:p>
        </w:tc>
        <w:tc>
          <w:tcPr>
            <w:tcW w:w="753" w:type="pct"/>
            <w:noWrap w:val="0"/>
            <w:vAlign w:val="center"/>
          </w:tcPr>
          <w:p w14:paraId="2169996F">
            <w:pPr>
              <w:pStyle w:val="30"/>
              <w:bidi w:val="0"/>
            </w:pPr>
            <w:r>
              <w:t>mediumtext</w:t>
            </w:r>
          </w:p>
        </w:tc>
        <w:tc>
          <w:tcPr>
            <w:tcW w:w="418" w:type="pct"/>
            <w:noWrap w:val="0"/>
            <w:vAlign w:val="center"/>
          </w:tcPr>
          <w:p w14:paraId="6A3C30EF">
            <w:pPr>
              <w:pStyle w:val="30"/>
              <w:bidi w:val="0"/>
            </w:pPr>
          </w:p>
        </w:tc>
        <w:tc>
          <w:tcPr>
            <w:tcW w:w="417" w:type="pct"/>
            <w:noWrap w:val="0"/>
            <w:vAlign w:val="center"/>
          </w:tcPr>
          <w:p w14:paraId="7C46B7A4">
            <w:pPr>
              <w:pStyle w:val="30"/>
              <w:bidi w:val="0"/>
            </w:pPr>
            <w:r>
              <w:t>否</w:t>
            </w:r>
          </w:p>
        </w:tc>
        <w:tc>
          <w:tcPr>
            <w:tcW w:w="920" w:type="pct"/>
            <w:noWrap w:val="0"/>
            <w:vAlign w:val="center"/>
          </w:tcPr>
          <w:p w14:paraId="12BFB52B">
            <w:pPr>
              <w:pStyle w:val="30"/>
              <w:bidi w:val="0"/>
            </w:pPr>
          </w:p>
        </w:tc>
      </w:tr>
      <w:tr w14:paraId="7B9D13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0AA995">
            <w:pPr>
              <w:pStyle w:val="30"/>
              <w:bidi w:val="0"/>
              <w:rPr>
                <w:rFonts w:hint="default"/>
                <w:lang w:val="en-US"/>
              </w:rPr>
            </w:pPr>
            <w:r>
              <w:rPr>
                <w:rFonts w:hint="default"/>
                <w:lang w:val="en-US" w:eastAsia="zh-CN"/>
              </w:rPr>
              <w:t>26</w:t>
            </w:r>
          </w:p>
        </w:tc>
        <w:tc>
          <w:tcPr>
            <w:tcW w:w="1004" w:type="pct"/>
            <w:noWrap w:val="0"/>
            <w:vAlign w:val="center"/>
          </w:tcPr>
          <w:p w14:paraId="32762DB6">
            <w:pPr>
              <w:pStyle w:val="30"/>
              <w:bidi w:val="0"/>
            </w:pPr>
            <w:r>
              <w:t>qyrq</w:t>
            </w:r>
          </w:p>
        </w:tc>
        <w:tc>
          <w:tcPr>
            <w:tcW w:w="1087" w:type="pct"/>
            <w:noWrap w:val="0"/>
            <w:vAlign w:val="center"/>
          </w:tcPr>
          <w:p w14:paraId="2D632703">
            <w:pPr>
              <w:pStyle w:val="30"/>
              <w:bidi w:val="0"/>
            </w:pPr>
            <w:r>
              <w:t>启用日期</w:t>
            </w:r>
          </w:p>
        </w:tc>
        <w:tc>
          <w:tcPr>
            <w:tcW w:w="753" w:type="pct"/>
            <w:noWrap w:val="0"/>
            <w:vAlign w:val="center"/>
          </w:tcPr>
          <w:p w14:paraId="071B45B4">
            <w:pPr>
              <w:pStyle w:val="30"/>
              <w:bidi w:val="0"/>
            </w:pPr>
            <w:r>
              <w:t>date</w:t>
            </w:r>
          </w:p>
        </w:tc>
        <w:tc>
          <w:tcPr>
            <w:tcW w:w="418" w:type="pct"/>
            <w:noWrap w:val="0"/>
            <w:vAlign w:val="center"/>
          </w:tcPr>
          <w:p w14:paraId="0A4C9507">
            <w:pPr>
              <w:pStyle w:val="30"/>
              <w:bidi w:val="0"/>
            </w:pPr>
          </w:p>
        </w:tc>
        <w:tc>
          <w:tcPr>
            <w:tcW w:w="417" w:type="pct"/>
            <w:noWrap w:val="0"/>
            <w:vAlign w:val="center"/>
          </w:tcPr>
          <w:p w14:paraId="694B4992">
            <w:pPr>
              <w:pStyle w:val="30"/>
              <w:bidi w:val="0"/>
            </w:pPr>
            <w:r>
              <w:t>是</w:t>
            </w:r>
          </w:p>
        </w:tc>
        <w:tc>
          <w:tcPr>
            <w:tcW w:w="920" w:type="pct"/>
            <w:noWrap w:val="0"/>
            <w:vAlign w:val="center"/>
          </w:tcPr>
          <w:p w14:paraId="5EE5B326">
            <w:pPr>
              <w:pStyle w:val="30"/>
              <w:bidi w:val="0"/>
            </w:pPr>
            <w:r>
              <w:t>格式：</w:t>
            </w:r>
          </w:p>
          <w:p w14:paraId="41EF1857">
            <w:pPr>
              <w:pStyle w:val="30"/>
              <w:bidi w:val="0"/>
            </w:pPr>
            <w:r>
              <w:t>yyyy-MM-dd</w:t>
            </w:r>
          </w:p>
        </w:tc>
      </w:tr>
      <w:tr w14:paraId="7854C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B046E">
            <w:pPr>
              <w:pStyle w:val="30"/>
              <w:bidi w:val="0"/>
            </w:pPr>
            <w:r>
              <w:rPr>
                <w:rFonts w:hint="default"/>
                <w:lang w:val="en-US" w:eastAsia="zh-CN"/>
              </w:rPr>
              <w:t>27</w:t>
            </w:r>
          </w:p>
        </w:tc>
        <w:tc>
          <w:tcPr>
            <w:tcW w:w="1004" w:type="pct"/>
            <w:noWrap w:val="0"/>
            <w:vAlign w:val="center"/>
          </w:tcPr>
          <w:p w14:paraId="3E5FAB76">
            <w:pPr>
              <w:pStyle w:val="30"/>
              <w:bidi w:val="0"/>
            </w:pPr>
            <w:r>
              <w:t>tyrq</w:t>
            </w:r>
          </w:p>
        </w:tc>
        <w:tc>
          <w:tcPr>
            <w:tcW w:w="1087" w:type="pct"/>
            <w:noWrap w:val="0"/>
            <w:vAlign w:val="center"/>
          </w:tcPr>
          <w:p w14:paraId="389F8D54">
            <w:pPr>
              <w:pStyle w:val="30"/>
              <w:bidi w:val="0"/>
            </w:pPr>
            <w:r>
              <w:t>停用日期</w:t>
            </w:r>
          </w:p>
        </w:tc>
        <w:tc>
          <w:tcPr>
            <w:tcW w:w="753" w:type="pct"/>
            <w:noWrap w:val="0"/>
            <w:vAlign w:val="center"/>
          </w:tcPr>
          <w:p w14:paraId="3530E121">
            <w:pPr>
              <w:pStyle w:val="30"/>
              <w:bidi w:val="0"/>
            </w:pPr>
            <w:r>
              <w:t>date</w:t>
            </w:r>
          </w:p>
        </w:tc>
        <w:tc>
          <w:tcPr>
            <w:tcW w:w="418" w:type="pct"/>
            <w:noWrap w:val="0"/>
            <w:vAlign w:val="center"/>
          </w:tcPr>
          <w:p w14:paraId="5C97928D">
            <w:pPr>
              <w:pStyle w:val="30"/>
              <w:bidi w:val="0"/>
            </w:pPr>
          </w:p>
        </w:tc>
        <w:tc>
          <w:tcPr>
            <w:tcW w:w="417" w:type="pct"/>
            <w:noWrap w:val="0"/>
            <w:vAlign w:val="center"/>
          </w:tcPr>
          <w:p w14:paraId="7B207D6D">
            <w:pPr>
              <w:pStyle w:val="30"/>
              <w:bidi w:val="0"/>
            </w:pPr>
            <w:r>
              <w:t>否</w:t>
            </w:r>
          </w:p>
        </w:tc>
        <w:tc>
          <w:tcPr>
            <w:tcW w:w="920" w:type="pct"/>
            <w:noWrap w:val="0"/>
            <w:vAlign w:val="center"/>
          </w:tcPr>
          <w:p w14:paraId="60728FA8">
            <w:pPr>
              <w:pStyle w:val="30"/>
              <w:bidi w:val="0"/>
            </w:pPr>
            <w:r>
              <w:t>格式：</w:t>
            </w:r>
          </w:p>
          <w:p w14:paraId="68C4214E">
            <w:pPr>
              <w:pStyle w:val="30"/>
              <w:bidi w:val="0"/>
            </w:pPr>
            <w:r>
              <w:t>yyyy-MM-dd</w:t>
            </w:r>
          </w:p>
        </w:tc>
      </w:tr>
      <w:tr w14:paraId="651C25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4CB93E">
            <w:pPr>
              <w:pStyle w:val="30"/>
              <w:bidi w:val="0"/>
            </w:pPr>
            <w:r>
              <w:rPr>
                <w:rFonts w:hint="default"/>
                <w:lang w:val="en-US" w:eastAsia="zh-CN"/>
              </w:rPr>
              <w:t>28</w:t>
            </w:r>
          </w:p>
        </w:tc>
        <w:tc>
          <w:tcPr>
            <w:tcW w:w="1004" w:type="pct"/>
            <w:noWrap w:val="0"/>
            <w:vAlign w:val="center"/>
          </w:tcPr>
          <w:p w14:paraId="624C0193">
            <w:pPr>
              <w:pStyle w:val="30"/>
              <w:bidi w:val="0"/>
            </w:pPr>
            <w:r>
              <w:t>hydm</w:t>
            </w:r>
          </w:p>
        </w:tc>
        <w:tc>
          <w:tcPr>
            <w:tcW w:w="1087" w:type="pct"/>
            <w:noWrap w:val="0"/>
            <w:vAlign w:val="center"/>
          </w:tcPr>
          <w:p w14:paraId="59DF92A3">
            <w:pPr>
              <w:pStyle w:val="30"/>
              <w:bidi w:val="0"/>
            </w:pPr>
            <w:r>
              <w:t>行业代码</w:t>
            </w:r>
          </w:p>
        </w:tc>
        <w:tc>
          <w:tcPr>
            <w:tcW w:w="753" w:type="pct"/>
            <w:noWrap w:val="0"/>
            <w:vAlign w:val="center"/>
          </w:tcPr>
          <w:p w14:paraId="476146AB">
            <w:pPr>
              <w:pStyle w:val="30"/>
              <w:bidi w:val="0"/>
            </w:pPr>
            <w:r>
              <w:t>varchar</w:t>
            </w:r>
          </w:p>
        </w:tc>
        <w:tc>
          <w:tcPr>
            <w:tcW w:w="418" w:type="pct"/>
            <w:noWrap w:val="0"/>
            <w:vAlign w:val="center"/>
          </w:tcPr>
          <w:p w14:paraId="5A3EF254">
            <w:pPr>
              <w:pStyle w:val="30"/>
              <w:bidi w:val="0"/>
            </w:pPr>
            <w:r>
              <w:t>4</w:t>
            </w:r>
          </w:p>
        </w:tc>
        <w:tc>
          <w:tcPr>
            <w:tcW w:w="417" w:type="pct"/>
            <w:noWrap w:val="0"/>
            <w:vAlign w:val="center"/>
          </w:tcPr>
          <w:p w14:paraId="769731AA">
            <w:pPr>
              <w:pStyle w:val="30"/>
              <w:bidi w:val="0"/>
            </w:pPr>
            <w:r>
              <w:t>否</w:t>
            </w:r>
          </w:p>
        </w:tc>
        <w:tc>
          <w:tcPr>
            <w:tcW w:w="920" w:type="pct"/>
            <w:noWrap w:val="0"/>
            <w:vAlign w:val="center"/>
          </w:tcPr>
          <w:p w14:paraId="3075D67C">
            <w:pPr>
              <w:pStyle w:val="30"/>
              <w:bidi w:val="0"/>
            </w:pPr>
            <w:r>
              <w:t>主行业代码特定征收部门可空</w:t>
            </w:r>
          </w:p>
        </w:tc>
      </w:tr>
      <w:tr w14:paraId="34C03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20A49C">
            <w:pPr>
              <w:pStyle w:val="30"/>
              <w:bidi w:val="0"/>
            </w:pPr>
            <w:r>
              <w:rPr>
                <w:rFonts w:hint="default"/>
                <w:lang w:val="en-US" w:eastAsia="zh-CN"/>
              </w:rPr>
              <w:t>29</w:t>
            </w:r>
          </w:p>
        </w:tc>
        <w:tc>
          <w:tcPr>
            <w:tcW w:w="1004" w:type="pct"/>
            <w:noWrap w:val="0"/>
            <w:vAlign w:val="center"/>
          </w:tcPr>
          <w:p w14:paraId="1AA592A3">
            <w:pPr>
              <w:pStyle w:val="30"/>
              <w:bidi w:val="0"/>
            </w:pPr>
            <w:r>
              <w:t>dydhy</w:t>
            </w:r>
          </w:p>
        </w:tc>
        <w:tc>
          <w:tcPr>
            <w:tcW w:w="1087" w:type="pct"/>
            <w:noWrap w:val="0"/>
            <w:vAlign w:val="center"/>
          </w:tcPr>
          <w:p w14:paraId="3624E560">
            <w:pPr>
              <w:pStyle w:val="30"/>
              <w:bidi w:val="0"/>
            </w:pPr>
            <w:r>
              <w:t>对应的行业</w:t>
            </w:r>
          </w:p>
        </w:tc>
        <w:tc>
          <w:tcPr>
            <w:tcW w:w="753" w:type="pct"/>
            <w:noWrap w:val="0"/>
            <w:vAlign w:val="center"/>
          </w:tcPr>
          <w:p w14:paraId="3A39AB1B">
            <w:pPr>
              <w:pStyle w:val="30"/>
              <w:bidi w:val="0"/>
            </w:pPr>
            <w:r>
              <w:t>varchar</w:t>
            </w:r>
          </w:p>
        </w:tc>
        <w:tc>
          <w:tcPr>
            <w:tcW w:w="418" w:type="pct"/>
            <w:noWrap w:val="0"/>
            <w:vAlign w:val="center"/>
          </w:tcPr>
          <w:p w14:paraId="3BE56ACC">
            <w:pPr>
              <w:pStyle w:val="30"/>
              <w:bidi w:val="0"/>
            </w:pPr>
            <w:r>
              <w:t>68</w:t>
            </w:r>
          </w:p>
        </w:tc>
        <w:tc>
          <w:tcPr>
            <w:tcW w:w="417" w:type="pct"/>
            <w:noWrap w:val="0"/>
            <w:vAlign w:val="center"/>
          </w:tcPr>
          <w:p w14:paraId="6C7F595E">
            <w:pPr>
              <w:pStyle w:val="30"/>
              <w:bidi w:val="0"/>
            </w:pPr>
            <w:r>
              <w:t>否</w:t>
            </w:r>
          </w:p>
        </w:tc>
        <w:tc>
          <w:tcPr>
            <w:tcW w:w="920" w:type="pct"/>
            <w:noWrap w:val="0"/>
            <w:vAlign w:val="center"/>
          </w:tcPr>
          <w:p w14:paraId="489E83C0">
            <w:pPr>
              <w:pStyle w:val="30"/>
              <w:bidi w:val="0"/>
            </w:pPr>
          </w:p>
        </w:tc>
      </w:tr>
      <w:tr w14:paraId="3204C6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A0F3A1">
            <w:pPr>
              <w:pStyle w:val="30"/>
              <w:bidi w:val="0"/>
            </w:pPr>
            <w:r>
              <w:rPr>
                <w:rFonts w:hint="default"/>
                <w:lang w:val="en-US" w:eastAsia="zh-CN"/>
              </w:rPr>
              <w:t>30</w:t>
            </w:r>
          </w:p>
        </w:tc>
        <w:tc>
          <w:tcPr>
            <w:tcW w:w="1004" w:type="pct"/>
            <w:noWrap w:val="0"/>
            <w:vAlign w:val="center"/>
          </w:tcPr>
          <w:p w14:paraId="7230740B">
            <w:pPr>
              <w:pStyle w:val="30"/>
              <w:bidi w:val="0"/>
            </w:pPr>
            <w:r>
              <w:t>hydydzspm1</w:t>
            </w:r>
          </w:p>
        </w:tc>
        <w:tc>
          <w:tcPr>
            <w:tcW w:w="1087" w:type="pct"/>
            <w:noWrap w:val="0"/>
            <w:vAlign w:val="center"/>
          </w:tcPr>
          <w:p w14:paraId="0C669FBC">
            <w:pPr>
              <w:pStyle w:val="30"/>
              <w:bidi w:val="0"/>
            </w:pPr>
            <w:r>
              <w:t>行业对应的征收品目一</w:t>
            </w:r>
          </w:p>
        </w:tc>
        <w:tc>
          <w:tcPr>
            <w:tcW w:w="753" w:type="pct"/>
            <w:noWrap w:val="0"/>
            <w:vAlign w:val="center"/>
          </w:tcPr>
          <w:p w14:paraId="3A615D60">
            <w:pPr>
              <w:pStyle w:val="30"/>
              <w:bidi w:val="0"/>
            </w:pPr>
            <w:r>
              <w:t>varchar</w:t>
            </w:r>
          </w:p>
        </w:tc>
        <w:tc>
          <w:tcPr>
            <w:tcW w:w="418" w:type="pct"/>
            <w:noWrap w:val="0"/>
            <w:vAlign w:val="center"/>
          </w:tcPr>
          <w:p w14:paraId="1F0DE772">
            <w:pPr>
              <w:pStyle w:val="30"/>
              <w:bidi w:val="0"/>
            </w:pPr>
            <w:r>
              <w:t>9</w:t>
            </w:r>
          </w:p>
        </w:tc>
        <w:tc>
          <w:tcPr>
            <w:tcW w:w="417" w:type="pct"/>
            <w:noWrap w:val="0"/>
            <w:vAlign w:val="center"/>
          </w:tcPr>
          <w:p w14:paraId="7BD656E7">
            <w:pPr>
              <w:pStyle w:val="30"/>
              <w:bidi w:val="0"/>
            </w:pPr>
            <w:r>
              <w:t>否</w:t>
            </w:r>
          </w:p>
        </w:tc>
        <w:tc>
          <w:tcPr>
            <w:tcW w:w="920" w:type="pct"/>
            <w:noWrap w:val="0"/>
            <w:vAlign w:val="center"/>
          </w:tcPr>
          <w:p w14:paraId="274715B4">
            <w:pPr>
              <w:pStyle w:val="30"/>
              <w:bidi w:val="0"/>
            </w:pPr>
          </w:p>
        </w:tc>
      </w:tr>
      <w:tr w14:paraId="6A927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860144">
            <w:pPr>
              <w:pStyle w:val="30"/>
              <w:bidi w:val="0"/>
            </w:pPr>
            <w:r>
              <w:rPr>
                <w:rFonts w:hint="default"/>
                <w:lang w:val="en-US" w:eastAsia="zh-CN"/>
              </w:rPr>
              <w:t>31</w:t>
            </w:r>
          </w:p>
        </w:tc>
        <w:tc>
          <w:tcPr>
            <w:tcW w:w="1004" w:type="pct"/>
            <w:noWrap w:val="0"/>
            <w:vAlign w:val="center"/>
          </w:tcPr>
          <w:p w14:paraId="1CE99B59">
            <w:pPr>
              <w:pStyle w:val="30"/>
              <w:bidi w:val="0"/>
            </w:pPr>
            <w:r>
              <w:t>hydydzsmc1</w:t>
            </w:r>
          </w:p>
        </w:tc>
        <w:tc>
          <w:tcPr>
            <w:tcW w:w="1087" w:type="pct"/>
            <w:noWrap w:val="0"/>
            <w:vAlign w:val="center"/>
          </w:tcPr>
          <w:p w14:paraId="05395881">
            <w:pPr>
              <w:pStyle w:val="30"/>
              <w:bidi w:val="0"/>
            </w:pPr>
            <w:r>
              <w:t>行业对应的征收名称一</w:t>
            </w:r>
          </w:p>
        </w:tc>
        <w:tc>
          <w:tcPr>
            <w:tcW w:w="753" w:type="pct"/>
            <w:noWrap w:val="0"/>
            <w:vAlign w:val="center"/>
          </w:tcPr>
          <w:p w14:paraId="7922B3E2">
            <w:pPr>
              <w:pStyle w:val="30"/>
              <w:bidi w:val="0"/>
            </w:pPr>
            <w:r>
              <w:t>varchar</w:t>
            </w:r>
          </w:p>
        </w:tc>
        <w:tc>
          <w:tcPr>
            <w:tcW w:w="418" w:type="pct"/>
            <w:noWrap w:val="0"/>
            <w:vAlign w:val="center"/>
          </w:tcPr>
          <w:p w14:paraId="56F88952">
            <w:pPr>
              <w:pStyle w:val="30"/>
              <w:bidi w:val="0"/>
            </w:pPr>
            <w:r>
              <w:t>210</w:t>
            </w:r>
          </w:p>
        </w:tc>
        <w:tc>
          <w:tcPr>
            <w:tcW w:w="417" w:type="pct"/>
            <w:noWrap w:val="0"/>
            <w:vAlign w:val="center"/>
          </w:tcPr>
          <w:p w14:paraId="3B315C78">
            <w:pPr>
              <w:pStyle w:val="30"/>
              <w:bidi w:val="0"/>
            </w:pPr>
            <w:r>
              <w:t>否</w:t>
            </w:r>
          </w:p>
        </w:tc>
        <w:tc>
          <w:tcPr>
            <w:tcW w:w="920" w:type="pct"/>
            <w:noWrap w:val="0"/>
            <w:vAlign w:val="center"/>
          </w:tcPr>
          <w:p w14:paraId="73F90F54">
            <w:pPr>
              <w:pStyle w:val="30"/>
              <w:bidi w:val="0"/>
            </w:pPr>
          </w:p>
        </w:tc>
      </w:tr>
      <w:tr w14:paraId="344EE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15D109">
            <w:pPr>
              <w:pStyle w:val="30"/>
              <w:bidi w:val="0"/>
            </w:pPr>
            <w:r>
              <w:rPr>
                <w:rFonts w:hint="default"/>
                <w:lang w:val="en-US" w:eastAsia="zh-CN"/>
              </w:rPr>
              <w:t>32</w:t>
            </w:r>
          </w:p>
        </w:tc>
        <w:tc>
          <w:tcPr>
            <w:tcW w:w="1004" w:type="pct"/>
            <w:noWrap w:val="0"/>
            <w:vAlign w:val="center"/>
          </w:tcPr>
          <w:p w14:paraId="6FC214AA">
            <w:pPr>
              <w:pStyle w:val="30"/>
              <w:bidi w:val="0"/>
            </w:pPr>
            <w:r>
              <w:t>hydydzspm2</w:t>
            </w:r>
          </w:p>
        </w:tc>
        <w:tc>
          <w:tcPr>
            <w:tcW w:w="1087" w:type="pct"/>
            <w:noWrap w:val="0"/>
            <w:vAlign w:val="center"/>
          </w:tcPr>
          <w:p w14:paraId="15F2B3EB">
            <w:pPr>
              <w:pStyle w:val="30"/>
              <w:bidi w:val="0"/>
            </w:pPr>
            <w:r>
              <w:t>行业对应的征收品目二</w:t>
            </w:r>
          </w:p>
        </w:tc>
        <w:tc>
          <w:tcPr>
            <w:tcW w:w="753" w:type="pct"/>
            <w:noWrap w:val="0"/>
            <w:vAlign w:val="center"/>
          </w:tcPr>
          <w:p w14:paraId="6613350F">
            <w:pPr>
              <w:pStyle w:val="30"/>
              <w:bidi w:val="0"/>
            </w:pPr>
            <w:r>
              <w:t>varchar</w:t>
            </w:r>
          </w:p>
        </w:tc>
        <w:tc>
          <w:tcPr>
            <w:tcW w:w="418" w:type="pct"/>
            <w:noWrap w:val="0"/>
            <w:vAlign w:val="center"/>
          </w:tcPr>
          <w:p w14:paraId="3DBAC0F7">
            <w:pPr>
              <w:pStyle w:val="30"/>
              <w:bidi w:val="0"/>
            </w:pPr>
            <w:r>
              <w:t>9</w:t>
            </w:r>
          </w:p>
        </w:tc>
        <w:tc>
          <w:tcPr>
            <w:tcW w:w="417" w:type="pct"/>
            <w:noWrap w:val="0"/>
            <w:vAlign w:val="center"/>
          </w:tcPr>
          <w:p w14:paraId="4D724E21">
            <w:pPr>
              <w:pStyle w:val="30"/>
              <w:bidi w:val="0"/>
            </w:pPr>
            <w:r>
              <w:t>否</w:t>
            </w:r>
          </w:p>
        </w:tc>
        <w:tc>
          <w:tcPr>
            <w:tcW w:w="920" w:type="pct"/>
            <w:noWrap w:val="0"/>
            <w:vAlign w:val="center"/>
          </w:tcPr>
          <w:p w14:paraId="27753A1C">
            <w:pPr>
              <w:pStyle w:val="30"/>
              <w:bidi w:val="0"/>
            </w:pPr>
          </w:p>
        </w:tc>
      </w:tr>
      <w:tr w14:paraId="0F5169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43EAEE">
            <w:pPr>
              <w:pStyle w:val="30"/>
              <w:bidi w:val="0"/>
            </w:pPr>
            <w:r>
              <w:rPr>
                <w:rFonts w:hint="default"/>
                <w:lang w:val="en-US" w:eastAsia="zh-CN"/>
              </w:rPr>
              <w:t>33</w:t>
            </w:r>
          </w:p>
        </w:tc>
        <w:tc>
          <w:tcPr>
            <w:tcW w:w="1004" w:type="pct"/>
            <w:noWrap w:val="0"/>
            <w:vAlign w:val="center"/>
          </w:tcPr>
          <w:p w14:paraId="20C7BACA">
            <w:pPr>
              <w:pStyle w:val="30"/>
              <w:bidi w:val="0"/>
            </w:pPr>
            <w:r>
              <w:t>hydydzsmc2</w:t>
            </w:r>
          </w:p>
        </w:tc>
        <w:tc>
          <w:tcPr>
            <w:tcW w:w="1087" w:type="pct"/>
            <w:noWrap w:val="0"/>
            <w:vAlign w:val="center"/>
          </w:tcPr>
          <w:p w14:paraId="146E679D">
            <w:pPr>
              <w:pStyle w:val="30"/>
              <w:bidi w:val="0"/>
            </w:pPr>
            <w:r>
              <w:t>行业对应的征收名称二</w:t>
            </w:r>
          </w:p>
        </w:tc>
        <w:tc>
          <w:tcPr>
            <w:tcW w:w="753" w:type="pct"/>
            <w:noWrap w:val="0"/>
            <w:vAlign w:val="center"/>
          </w:tcPr>
          <w:p w14:paraId="4374C277">
            <w:pPr>
              <w:pStyle w:val="30"/>
              <w:bidi w:val="0"/>
            </w:pPr>
            <w:r>
              <w:t>varchar</w:t>
            </w:r>
          </w:p>
        </w:tc>
        <w:tc>
          <w:tcPr>
            <w:tcW w:w="418" w:type="pct"/>
            <w:noWrap w:val="0"/>
            <w:vAlign w:val="center"/>
          </w:tcPr>
          <w:p w14:paraId="64DEE492">
            <w:pPr>
              <w:pStyle w:val="30"/>
              <w:bidi w:val="0"/>
            </w:pPr>
            <w:r>
              <w:t>210</w:t>
            </w:r>
          </w:p>
        </w:tc>
        <w:tc>
          <w:tcPr>
            <w:tcW w:w="417" w:type="pct"/>
            <w:noWrap w:val="0"/>
            <w:vAlign w:val="center"/>
          </w:tcPr>
          <w:p w14:paraId="2E5C182A">
            <w:pPr>
              <w:pStyle w:val="30"/>
              <w:bidi w:val="0"/>
            </w:pPr>
            <w:r>
              <w:t>否</w:t>
            </w:r>
          </w:p>
        </w:tc>
        <w:tc>
          <w:tcPr>
            <w:tcW w:w="920" w:type="pct"/>
            <w:noWrap w:val="0"/>
            <w:vAlign w:val="center"/>
          </w:tcPr>
          <w:p w14:paraId="31192AEA">
            <w:pPr>
              <w:pStyle w:val="30"/>
              <w:bidi w:val="0"/>
            </w:pPr>
          </w:p>
        </w:tc>
      </w:tr>
    </w:tbl>
    <w:p w14:paraId="5856CED1">
      <w:pPr>
        <w:pStyle w:val="6"/>
        <w:bidi w:val="0"/>
      </w:pPr>
      <w:bookmarkStart w:id="371" w:name="_Toc27170"/>
      <w:bookmarkStart w:id="372" w:name="_Toc13810"/>
      <w:r>
        <w:t>8.6返回报文示例</w:t>
      </w:r>
      <w:bookmarkEnd w:id="371"/>
      <w:bookmarkEnd w:id="372"/>
      <w:r>
        <w:t xml:space="preserve"> </w:t>
      </w:r>
    </w:p>
    <w:p w14:paraId="590E2635">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A8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FEECA7">
            <w:pPr>
              <w:bidi w:val="0"/>
            </w:pPr>
            <w:r>
              <w:t>{</w:t>
            </w:r>
          </w:p>
          <w:p w14:paraId="541989AC">
            <w:pPr>
              <w:bidi w:val="0"/>
            </w:pPr>
            <w:r>
              <w:tab/>
            </w:r>
            <w:r>
              <w:t>"Response":{</w:t>
            </w:r>
          </w:p>
          <w:p w14:paraId="28DE1467">
            <w:pPr>
              <w:bidi w:val="0"/>
            </w:pPr>
            <w:r>
              <w:tab/>
            </w:r>
            <w:r>
              <w:tab/>
            </w:r>
            <w:r>
              <w:t>"RequestId": "16位随机数字和字母组合",</w:t>
            </w:r>
          </w:p>
          <w:p w14:paraId="20230A59">
            <w:pPr>
              <w:bidi w:val="0"/>
            </w:pPr>
            <w:r>
              <w:tab/>
            </w:r>
            <w:r>
              <w:tab/>
            </w:r>
            <w:r>
              <w:t>"Data":{</w:t>
            </w:r>
          </w:p>
          <w:p w14:paraId="3F81AA40">
            <w:pPr>
              <w:bidi w:val="0"/>
            </w:pPr>
            <w:r>
              <w:tab/>
            </w:r>
            <w:r>
              <w:tab/>
            </w:r>
            <w:r>
              <w:t>"returncode": "00",</w:t>
            </w:r>
          </w:p>
          <w:p w14:paraId="33E0706C">
            <w:pPr>
              <w:bidi w:val="0"/>
            </w:pPr>
            <w:r>
              <w:tab/>
            </w:r>
            <w:r>
              <w:tab/>
            </w:r>
            <w:r>
              <w:t>"returnmsg": "成功",</w:t>
            </w:r>
          </w:p>
          <w:p w14:paraId="0BF4337A">
            <w:pPr>
              <w:bidi w:val="0"/>
            </w:pPr>
            <w:r>
              <w:tab/>
            </w:r>
            <w:r>
              <w:tab/>
            </w:r>
            <w:r>
              <w:tab/>
            </w:r>
            <w:r>
              <w:t>"sjc": "时间戳",</w:t>
            </w:r>
          </w:p>
          <w:p w14:paraId="07EA51A3">
            <w:pPr>
              <w:bidi w:val="0"/>
            </w:pPr>
            <w:r>
              <w:tab/>
            </w:r>
            <w:r>
              <w:tab/>
            </w:r>
            <w:r>
              <w:tab/>
            </w:r>
            <w:r>
              <w:t>"count": "总数量",</w:t>
            </w:r>
          </w:p>
          <w:p w14:paraId="2C4F95C1">
            <w:pPr>
              <w:bidi w:val="0"/>
            </w:pPr>
            <w:r>
              <w:tab/>
            </w:r>
            <w:r>
              <w:tab/>
            </w:r>
            <w:r>
              <w:tab/>
            </w:r>
            <w:r>
              <w:t>"ssbmList": [</w:t>
            </w:r>
          </w:p>
          <w:p w14:paraId="77B6BD79">
            <w:pPr>
              <w:bidi w:val="0"/>
            </w:pPr>
            <w:r>
              <w:tab/>
            </w:r>
            <w:r>
              <w:tab/>
            </w:r>
            <w:r>
              <w:tab/>
            </w:r>
            <w:r>
              <w:tab/>
            </w:r>
            <w:r>
              <w:t>{</w:t>
            </w:r>
          </w:p>
          <w:p w14:paraId="174631BA">
            <w:pPr>
              <w:bidi w:val="0"/>
            </w:pPr>
            <w:r>
              <w:tab/>
            </w:r>
            <w:r>
              <w:tab/>
            </w:r>
            <w:r>
              <w:tab/>
            </w:r>
            <w:r>
              <w:tab/>
            </w:r>
            <w:r>
              <w:t xml:space="preserve">   "fjbm": "父级编码",</w:t>
            </w:r>
          </w:p>
          <w:p w14:paraId="3302867A">
            <w:pPr>
              <w:bidi w:val="0"/>
            </w:pPr>
            <w:r>
              <w:tab/>
            </w:r>
            <w:r>
              <w:tab/>
            </w:r>
            <w:r>
              <w:tab/>
            </w:r>
            <w:r>
              <w:tab/>
            </w:r>
            <w:r>
              <w:t xml:space="preserve">   "sphfwssflhbbm": "商品和服务税收分类合并编码",</w:t>
            </w:r>
          </w:p>
          <w:p w14:paraId="0DF5AD21">
            <w:pPr>
              <w:bidi w:val="0"/>
            </w:pPr>
            <w:r>
              <w:tab/>
            </w:r>
            <w:r>
              <w:tab/>
            </w:r>
            <w:r>
              <w:tab/>
            </w:r>
            <w:r>
              <w:tab/>
            </w:r>
            <w:r>
              <w:tab/>
            </w:r>
            <w:r>
              <w:t>"tdyslxdm": "特定要素标签归类",</w:t>
            </w:r>
          </w:p>
          <w:p w14:paraId="25513583">
            <w:pPr>
              <w:bidi w:val="0"/>
            </w:pPr>
            <w:r>
              <w:tab/>
            </w:r>
            <w:r>
              <w:tab/>
            </w:r>
            <w:r>
              <w:tab/>
            </w:r>
            <w:r>
              <w:tab/>
            </w:r>
            <w:r>
              <w:tab/>
            </w:r>
            <w:r>
              <w:t>"cezs": "差额征税",</w:t>
            </w:r>
          </w:p>
          <w:p w14:paraId="2093AC6C">
            <w:pPr>
              <w:bidi w:val="0"/>
            </w:pPr>
            <w:r>
              <w:tab/>
            </w:r>
            <w:r>
              <w:tab/>
            </w:r>
            <w:r>
              <w:tab/>
            </w:r>
            <w:r>
              <w:tab/>
            </w:r>
            <w:r>
              <w:tab/>
            </w:r>
            <w:r>
              <w:t>"bzs": "不征税",</w:t>
            </w:r>
          </w:p>
          <w:p w14:paraId="11D87DC4">
            <w:pPr>
              <w:bidi w:val="0"/>
            </w:pPr>
            <w:r>
              <w:tab/>
            </w:r>
            <w:r>
              <w:tab/>
            </w:r>
            <w:r>
              <w:tab/>
            </w:r>
            <w:r>
              <w:tab/>
            </w:r>
            <w:r>
              <w:tab/>
            </w:r>
            <w:r>
              <w:t>"jzjtdm": "即征即退代码集合",</w:t>
            </w:r>
          </w:p>
          <w:p w14:paraId="699F9E65">
            <w:pPr>
              <w:bidi w:val="0"/>
            </w:pPr>
            <w:r>
              <w:tab/>
            </w:r>
            <w:r>
              <w:tab/>
            </w:r>
            <w:r>
              <w:tab/>
            </w:r>
            <w:r>
              <w:tab/>
            </w:r>
            <w:r>
              <w:tab/>
            </w:r>
            <w:r>
              <w:t>"sphfwmc": "商品和服务名称",</w:t>
            </w:r>
          </w:p>
          <w:p w14:paraId="1383916B">
            <w:pPr>
              <w:bidi w:val="0"/>
            </w:pPr>
            <w:r>
              <w:tab/>
            </w:r>
            <w:r>
              <w:tab/>
            </w:r>
            <w:r>
              <w:tab/>
            </w:r>
            <w:r>
              <w:tab/>
            </w:r>
            <w:r>
              <w:tab/>
            </w:r>
            <w:r>
              <w:t>"sphfwfljc": "商品和服务分类简称",</w:t>
            </w:r>
          </w:p>
          <w:p w14:paraId="0D06F714">
            <w:pPr>
              <w:bidi w:val="0"/>
            </w:pPr>
            <w:r>
              <w:tab/>
            </w:r>
            <w:r>
              <w:tab/>
            </w:r>
            <w:r>
              <w:tab/>
            </w:r>
            <w:r>
              <w:tab/>
            </w:r>
            <w:r>
              <w:tab/>
            </w:r>
            <w:r>
              <w:t>"sm": "说明",</w:t>
            </w:r>
          </w:p>
          <w:p w14:paraId="48B840EB">
            <w:pPr>
              <w:bidi w:val="0"/>
            </w:pPr>
            <w:r>
              <w:tab/>
            </w:r>
            <w:r>
              <w:tab/>
            </w:r>
            <w:r>
              <w:tab/>
            </w:r>
            <w:r>
              <w:tab/>
            </w:r>
            <w:r>
              <w:tab/>
            </w:r>
            <w:r>
              <w:t>"zzssl": "增值税税率",</w:t>
            </w:r>
          </w:p>
          <w:p w14:paraId="64F67AA9">
            <w:pPr>
              <w:bidi w:val="0"/>
            </w:pPr>
            <w:r>
              <w:tab/>
            </w:r>
            <w:r>
              <w:tab/>
            </w:r>
            <w:r>
              <w:tab/>
            </w:r>
            <w:r>
              <w:tab/>
            </w:r>
            <w:r>
              <w:tab/>
            </w:r>
            <w:r>
              <w:t>"zsl": "征收率",</w:t>
            </w:r>
          </w:p>
          <w:p w14:paraId="40CCF225">
            <w:pPr>
              <w:bidi w:val="0"/>
            </w:pPr>
            <w:r>
              <w:tab/>
            </w:r>
            <w:r>
              <w:tab/>
            </w:r>
            <w:r>
              <w:tab/>
            </w:r>
            <w:r>
              <w:tab/>
            </w:r>
            <w:r>
              <w:tab/>
            </w:r>
            <w:r>
              <w:t>"zzstsgl": "增值税特殊管理",</w:t>
            </w:r>
          </w:p>
          <w:p w14:paraId="7EFCE05A">
            <w:pPr>
              <w:bidi w:val="0"/>
            </w:pPr>
            <w:r>
              <w:tab/>
            </w:r>
            <w:r>
              <w:tab/>
            </w:r>
            <w:r>
              <w:tab/>
            </w:r>
            <w:r>
              <w:tab/>
            </w:r>
            <w:r>
              <w:tab/>
            </w:r>
            <w:r>
              <w:t>"zzszcyj": "增值税政策依据",</w:t>
            </w:r>
          </w:p>
          <w:p w14:paraId="671844F8">
            <w:pPr>
              <w:bidi w:val="0"/>
            </w:pPr>
            <w:r>
              <w:tab/>
            </w:r>
            <w:r>
              <w:tab/>
            </w:r>
            <w:r>
              <w:tab/>
            </w:r>
            <w:r>
              <w:tab/>
            </w:r>
            <w:r>
              <w:tab/>
            </w:r>
            <w:r>
              <w:t>"zzstsnrdm": "增值税特殊内容代码（增值税减免税政策代码表）",</w:t>
            </w:r>
          </w:p>
          <w:p w14:paraId="41148542">
            <w:pPr>
              <w:bidi w:val="0"/>
            </w:pPr>
            <w:r>
              <w:tab/>
            </w:r>
            <w:r>
              <w:tab/>
            </w:r>
            <w:r>
              <w:tab/>
            </w:r>
            <w:r>
              <w:tab/>
            </w:r>
            <w:r>
              <w:tab/>
            </w:r>
            <w:r>
              <w:t>"xfsgl": "消费税管理",</w:t>
            </w:r>
          </w:p>
          <w:p w14:paraId="20452E3D">
            <w:pPr>
              <w:bidi w:val="0"/>
            </w:pPr>
            <w:r>
              <w:tab/>
            </w:r>
            <w:r>
              <w:tab/>
            </w:r>
            <w:r>
              <w:tab/>
            </w:r>
            <w:r>
              <w:tab/>
            </w:r>
            <w:r>
              <w:tab/>
            </w:r>
            <w:r>
              <w:t>"xfszcyj": "消费税政策依据",</w:t>
            </w:r>
          </w:p>
          <w:p w14:paraId="0A139DF0">
            <w:pPr>
              <w:bidi w:val="0"/>
            </w:pPr>
            <w:r>
              <w:tab/>
            </w:r>
            <w:r>
              <w:tab/>
            </w:r>
            <w:r>
              <w:tab/>
            </w:r>
            <w:r>
              <w:tab/>
            </w:r>
            <w:r>
              <w:tab/>
            </w:r>
            <w:r>
              <w:t>"xfstsnrdm": "消费税特殊内容代码",</w:t>
            </w:r>
          </w:p>
          <w:p w14:paraId="7DEEB441">
            <w:pPr>
              <w:bidi w:val="0"/>
            </w:pPr>
            <w:r>
              <w:tab/>
            </w:r>
            <w:r>
              <w:tab/>
            </w:r>
            <w:r>
              <w:tab/>
            </w:r>
            <w:r>
              <w:tab/>
            </w:r>
            <w:r>
              <w:tab/>
            </w:r>
            <w:r>
              <w:t>"gjz": "关键字",</w:t>
            </w:r>
          </w:p>
          <w:p w14:paraId="2A5BF2C2">
            <w:pPr>
              <w:bidi w:val="0"/>
            </w:pPr>
            <w:r>
              <w:tab/>
            </w:r>
            <w:r>
              <w:tab/>
            </w:r>
            <w:r>
              <w:tab/>
            </w:r>
            <w:r>
              <w:tab/>
            </w:r>
            <w:r>
              <w:tab/>
            </w:r>
            <w:r>
              <w:t>"sfhzx": "是否汇总项",</w:t>
            </w:r>
          </w:p>
          <w:p w14:paraId="76992F66">
            <w:pPr>
              <w:bidi w:val="0"/>
            </w:pPr>
            <w:r>
              <w:tab/>
            </w:r>
            <w:r>
              <w:tab/>
            </w:r>
            <w:r>
              <w:tab/>
            </w:r>
            <w:r>
              <w:tab/>
            </w:r>
            <w:r>
              <w:tab/>
            </w:r>
            <w:r>
              <w:t>"dytjjbm": "对应统计局编码（2011年版）或国民行业代码",</w:t>
            </w:r>
          </w:p>
          <w:p w14:paraId="1B0AF40C">
            <w:pPr>
              <w:bidi w:val="0"/>
            </w:pPr>
            <w:r>
              <w:tab/>
            </w:r>
            <w:r>
              <w:tab/>
            </w:r>
            <w:r>
              <w:tab/>
            </w:r>
            <w:r>
              <w:tab/>
            </w:r>
            <w:r>
              <w:tab/>
            </w:r>
            <w:r>
              <w:t>"hgjcksppm": "海关进出口商品品目",</w:t>
            </w:r>
          </w:p>
          <w:p w14:paraId="1D2D8B2B">
            <w:pPr>
              <w:bidi w:val="0"/>
            </w:pPr>
            <w:r>
              <w:tab/>
            </w:r>
            <w:r>
              <w:tab/>
            </w:r>
            <w:r>
              <w:tab/>
            </w:r>
            <w:r>
              <w:tab/>
            </w:r>
            <w:r>
              <w:tab/>
            </w:r>
            <w:r>
              <w:t>"qyrq": "启用日期",</w:t>
            </w:r>
          </w:p>
          <w:p w14:paraId="7184D768">
            <w:pPr>
              <w:bidi w:val="0"/>
            </w:pPr>
            <w:r>
              <w:tab/>
            </w:r>
            <w:r>
              <w:tab/>
            </w:r>
            <w:r>
              <w:tab/>
            </w:r>
            <w:r>
              <w:tab/>
            </w:r>
            <w:r>
              <w:tab/>
            </w:r>
            <w:r>
              <w:t>"tyrq": "停用日期",</w:t>
            </w:r>
            <w:r>
              <w:tab/>
            </w:r>
            <w:r>
              <w:tab/>
            </w:r>
            <w:r>
              <w:tab/>
            </w:r>
          </w:p>
          <w:p w14:paraId="5F2BE65D">
            <w:pPr>
              <w:bidi w:val="0"/>
            </w:pPr>
            <w:r>
              <w:tab/>
            </w:r>
            <w:r>
              <w:tab/>
            </w:r>
            <w:r>
              <w:tab/>
            </w:r>
            <w:r>
              <w:tab/>
            </w:r>
            <w:r>
              <w:tab/>
            </w:r>
            <w:r>
              <w:t>"zspmList": [</w:t>
            </w:r>
          </w:p>
          <w:p w14:paraId="4052EA0A">
            <w:pPr>
              <w:bidi w:val="0"/>
            </w:pPr>
            <w:r>
              <w:tab/>
            </w:r>
            <w:r>
              <w:tab/>
            </w:r>
            <w:r>
              <w:tab/>
            </w:r>
            <w:r>
              <w:tab/>
            </w:r>
            <w:r>
              <w:tab/>
            </w:r>
            <w:r>
              <w:tab/>
            </w:r>
            <w:r>
              <w:t>{</w:t>
            </w:r>
          </w:p>
          <w:p w14:paraId="64CA7A49">
            <w:pPr>
              <w:bidi w:val="0"/>
            </w:pPr>
            <w:r>
              <w:tab/>
            </w:r>
            <w:r>
              <w:t xml:space="preserve">                     "hydm": "行业代码",</w:t>
            </w:r>
          </w:p>
          <w:p w14:paraId="0C669576">
            <w:pPr>
              <w:bidi w:val="0"/>
            </w:pPr>
            <w:r>
              <w:tab/>
            </w:r>
            <w:r>
              <w:tab/>
            </w:r>
            <w:r>
              <w:tab/>
            </w:r>
            <w:r>
              <w:tab/>
            </w:r>
            <w:r>
              <w:tab/>
            </w:r>
            <w:r>
              <w:tab/>
            </w:r>
            <w:r>
              <w:tab/>
            </w:r>
            <w:r>
              <w:t>"dydhy": "对应的行业",</w:t>
            </w:r>
          </w:p>
          <w:p w14:paraId="334AE5F6">
            <w:pPr>
              <w:bidi w:val="0"/>
            </w:pPr>
            <w:r>
              <w:tab/>
            </w:r>
            <w:r>
              <w:tab/>
            </w:r>
            <w:r>
              <w:tab/>
            </w:r>
            <w:r>
              <w:tab/>
            </w:r>
            <w:r>
              <w:tab/>
            </w:r>
            <w:r>
              <w:tab/>
            </w:r>
            <w:r>
              <w:tab/>
            </w:r>
            <w:r>
              <w:t>"hydydzspm1": "行业对应的征收品目一",</w:t>
            </w:r>
          </w:p>
          <w:p w14:paraId="31CD6350">
            <w:pPr>
              <w:bidi w:val="0"/>
            </w:pPr>
            <w:r>
              <w:tab/>
            </w:r>
            <w:r>
              <w:tab/>
            </w:r>
            <w:r>
              <w:tab/>
            </w:r>
            <w:r>
              <w:tab/>
            </w:r>
            <w:r>
              <w:tab/>
            </w:r>
            <w:r>
              <w:tab/>
            </w:r>
            <w:r>
              <w:tab/>
            </w:r>
            <w:r>
              <w:t>"hydydzsmc1": "行业对应的征收名称一",</w:t>
            </w:r>
          </w:p>
          <w:p w14:paraId="3B9651A1">
            <w:pPr>
              <w:bidi w:val="0"/>
            </w:pPr>
            <w:r>
              <w:tab/>
            </w:r>
            <w:r>
              <w:tab/>
            </w:r>
            <w:r>
              <w:tab/>
            </w:r>
            <w:r>
              <w:tab/>
            </w:r>
            <w:r>
              <w:tab/>
            </w:r>
            <w:r>
              <w:tab/>
            </w:r>
            <w:r>
              <w:tab/>
            </w:r>
            <w:r>
              <w:t>"hydydzspm2": "行业对应的征收品目二",</w:t>
            </w:r>
          </w:p>
          <w:p w14:paraId="4611A9C5">
            <w:pPr>
              <w:bidi w:val="0"/>
            </w:pPr>
            <w:r>
              <w:tab/>
            </w:r>
            <w:r>
              <w:tab/>
            </w:r>
            <w:r>
              <w:tab/>
            </w:r>
            <w:r>
              <w:tab/>
            </w:r>
            <w:r>
              <w:tab/>
            </w:r>
            <w:r>
              <w:tab/>
            </w:r>
            <w:r>
              <w:tab/>
            </w:r>
            <w:r>
              <w:t>"hydydzsmc2": "行业对应的征收名称二"</w:t>
            </w:r>
          </w:p>
          <w:p w14:paraId="3D6CCBA8">
            <w:pPr>
              <w:bidi w:val="0"/>
            </w:pPr>
            <w:r>
              <w:tab/>
            </w:r>
            <w:r>
              <w:tab/>
            </w:r>
            <w:r>
              <w:tab/>
            </w:r>
            <w:r>
              <w:tab/>
            </w:r>
            <w:r>
              <w:tab/>
            </w:r>
            <w:r>
              <w:tab/>
            </w:r>
            <w:r>
              <w:t>}</w:t>
            </w:r>
          </w:p>
          <w:p w14:paraId="72A8552F">
            <w:pPr>
              <w:bidi w:val="0"/>
            </w:pPr>
            <w:r>
              <w:tab/>
            </w:r>
            <w:r>
              <w:tab/>
            </w:r>
            <w:r>
              <w:tab/>
            </w:r>
            <w:r>
              <w:tab/>
            </w:r>
            <w:r>
              <w:tab/>
            </w:r>
            <w:r>
              <w:t>]</w:t>
            </w:r>
          </w:p>
          <w:p w14:paraId="3A56D63C">
            <w:pPr>
              <w:bidi w:val="0"/>
            </w:pPr>
            <w:r>
              <w:tab/>
            </w:r>
            <w:r>
              <w:tab/>
            </w:r>
            <w:r>
              <w:tab/>
            </w:r>
            <w:r>
              <w:tab/>
            </w:r>
            <w:r>
              <w:t>}</w:t>
            </w:r>
          </w:p>
          <w:p w14:paraId="07178292">
            <w:pPr>
              <w:bidi w:val="0"/>
            </w:pPr>
            <w:r>
              <w:tab/>
            </w:r>
            <w:r>
              <w:tab/>
            </w:r>
            <w:r>
              <w:tab/>
            </w:r>
            <w:r>
              <w:t>]</w:t>
            </w:r>
          </w:p>
          <w:p w14:paraId="407E9B7D">
            <w:pPr>
              <w:bidi w:val="0"/>
            </w:pPr>
            <w:r>
              <w:tab/>
            </w:r>
            <w:r>
              <w:tab/>
            </w:r>
            <w:r>
              <w:t>}</w:t>
            </w:r>
          </w:p>
          <w:p w14:paraId="75989DD4">
            <w:pPr>
              <w:bidi w:val="0"/>
            </w:pPr>
            <w:r>
              <w:tab/>
            </w:r>
            <w:r>
              <w:t>}</w:t>
            </w:r>
          </w:p>
          <w:p w14:paraId="7A30ABCC">
            <w:pPr>
              <w:bidi w:val="0"/>
            </w:pPr>
            <w:r>
              <w:t>}</w:t>
            </w:r>
          </w:p>
        </w:tc>
      </w:tr>
    </w:tbl>
    <w:p w14:paraId="1191CF97">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69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A668F6">
            <w:pPr>
              <w:bidi w:val="0"/>
            </w:pPr>
            <w:r>
              <w:t>{</w:t>
            </w:r>
          </w:p>
          <w:p w14:paraId="195DB69F">
            <w:pPr>
              <w:bidi w:val="0"/>
            </w:pPr>
            <w:r>
              <w:tab/>
            </w:r>
            <w:r>
              <w:t>"Response":{</w:t>
            </w:r>
          </w:p>
          <w:p w14:paraId="7166A13C">
            <w:pPr>
              <w:bidi w:val="0"/>
            </w:pPr>
            <w:r>
              <w:tab/>
            </w:r>
            <w:r>
              <w:tab/>
            </w:r>
            <w:r>
              <w:t>"RequestId": "16位随机数字和字母组合",</w:t>
            </w:r>
          </w:p>
          <w:p w14:paraId="2C4D4A1C">
            <w:pPr>
              <w:bidi w:val="0"/>
            </w:pPr>
            <w:r>
              <w:tab/>
            </w:r>
            <w:r>
              <w:tab/>
            </w:r>
            <w:r>
              <w:t>"Error":{</w:t>
            </w:r>
          </w:p>
          <w:p w14:paraId="6A56F164">
            <w:pPr>
              <w:bidi w:val="0"/>
            </w:pPr>
            <w:r>
              <w:tab/>
            </w:r>
            <w:r>
              <w:tab/>
            </w:r>
            <w:r>
              <w:tab/>
            </w:r>
            <w:r>
              <w:t>"Code": "01”,</w:t>
            </w:r>
          </w:p>
          <w:p w14:paraId="70A36E0B">
            <w:pPr>
              <w:bidi w:val="0"/>
            </w:pPr>
            <w:r>
              <w:tab/>
            </w:r>
            <w:r>
              <w:tab/>
            </w:r>
            <w:r>
              <w:tab/>
            </w:r>
            <w:r>
              <w:t>"Message": "错误说明"</w:t>
            </w:r>
          </w:p>
          <w:p w14:paraId="0460AF16">
            <w:pPr>
              <w:bidi w:val="0"/>
            </w:pPr>
            <w:r>
              <w:t>}</w:t>
            </w:r>
          </w:p>
          <w:p w14:paraId="023FC7AE">
            <w:pPr>
              <w:bidi w:val="0"/>
            </w:pPr>
            <w:r>
              <w:tab/>
            </w:r>
            <w:r>
              <w:t>}</w:t>
            </w:r>
          </w:p>
          <w:p w14:paraId="596D3C4F">
            <w:pPr>
              <w:bidi w:val="0"/>
            </w:pPr>
            <w:r>
              <w:t>}</w:t>
            </w:r>
          </w:p>
        </w:tc>
      </w:tr>
    </w:tbl>
    <w:p w14:paraId="0DD60373">
      <w:pPr>
        <w:pStyle w:val="4"/>
        <w:bidi w:val="0"/>
        <w:rPr>
          <w:rFonts w:hint="default"/>
        </w:rPr>
      </w:pPr>
      <w:bookmarkStart w:id="373" w:name="_Toc26286"/>
      <w:bookmarkStart w:id="374" w:name="_Toc4938"/>
      <w:bookmarkStart w:id="375" w:name="_Toc23416"/>
      <w:r>
        <w:rPr>
          <w:rFonts w:hint="default"/>
        </w:rPr>
        <w:t>9.批量发票下载申请</w:t>
      </w:r>
      <w:bookmarkEnd w:id="373"/>
      <w:bookmarkEnd w:id="374"/>
      <w:bookmarkEnd w:id="375"/>
    </w:p>
    <w:p w14:paraId="47B9F7D8">
      <w:pPr>
        <w:pStyle w:val="5"/>
        <w:spacing w:before="156" w:after="156"/>
        <w:ind w:firstLine="480"/>
      </w:pPr>
      <w:r>
        <w:t>向企业提供不动产经营租赁蓝字发票查询的功能，企业可将查询的结果保存在本地，在开具红字发票时查询本地蓝票信息进行自校验。</w:t>
      </w:r>
    </w:p>
    <w:p w14:paraId="356A3C1A">
      <w:pPr>
        <w:pStyle w:val="5"/>
        <w:spacing w:before="156" w:after="156"/>
        <w:ind w:firstLine="480"/>
      </w:pPr>
      <w:r>
        <w:t>需要订阅用票能力，调用《乐企归集能力说明文档》中第四章接口列表中“批量发票下载申请”接口。</w:t>
      </w:r>
    </w:p>
    <w:p w14:paraId="185E88D8">
      <w:pPr>
        <w:pStyle w:val="4"/>
        <w:bidi w:val="0"/>
        <w:rPr>
          <w:rFonts w:hint="default"/>
        </w:rPr>
      </w:pPr>
      <w:bookmarkStart w:id="376" w:name="_Toc8579"/>
      <w:bookmarkStart w:id="377" w:name="_Toc24216"/>
      <w:bookmarkStart w:id="378" w:name="_Toc15795"/>
      <w:r>
        <w:rPr>
          <w:rFonts w:hint="default"/>
        </w:rPr>
        <w:t>10.发票状态信息查询</w:t>
      </w:r>
      <w:bookmarkEnd w:id="376"/>
      <w:bookmarkEnd w:id="377"/>
      <w:bookmarkEnd w:id="378"/>
    </w:p>
    <w:p w14:paraId="61D45321">
      <w:pPr>
        <w:pStyle w:val="5"/>
        <w:spacing w:before="156" w:after="156"/>
        <w:ind w:firstLine="480"/>
      </w:pPr>
      <w:r>
        <w:t>向企业提供不动产经营租赁蓝字发票勾选查询的功能，企业可将查询的结果保存在本地，在开具红字发票时查询本地蓝票勾选信息进行自校验。</w:t>
      </w:r>
    </w:p>
    <w:p w14:paraId="62478C0B">
      <w:pPr>
        <w:pStyle w:val="5"/>
        <w:spacing w:before="156" w:after="156"/>
        <w:ind w:firstLine="480"/>
      </w:pPr>
      <w:r>
        <w:t>需要订阅用票能力，调用《乐企归集能力说明文档》中第四章接口列表中“发票用途状态信息查询”接口。</w:t>
      </w:r>
    </w:p>
    <w:p w14:paraId="05EA122D">
      <w:pPr>
        <w:pStyle w:val="4"/>
        <w:bidi w:val="0"/>
        <w:rPr>
          <w:rFonts w:hint="default"/>
        </w:rPr>
      </w:pPr>
      <w:bookmarkStart w:id="379" w:name="_Toc6089"/>
      <w:bookmarkStart w:id="380" w:name="_Toc15572"/>
      <w:bookmarkStart w:id="381" w:name="_Toc12997"/>
      <w:r>
        <w:rPr>
          <w:rFonts w:hint="default"/>
        </w:rPr>
        <w:t>11.查询不动产经营租赁红字确认单明细信息</w:t>
      </w:r>
      <w:bookmarkEnd w:id="379"/>
      <w:bookmarkEnd w:id="380"/>
      <w:bookmarkEnd w:id="381"/>
    </w:p>
    <w:p w14:paraId="3E0B4928">
      <w:pPr>
        <w:pStyle w:val="6"/>
        <w:bidi w:val="0"/>
      </w:pPr>
      <w:bookmarkStart w:id="382" w:name="_Toc25400"/>
      <w:bookmarkStart w:id="383" w:name="_Toc50"/>
      <w:r>
        <w:t>11.1接口说明</w:t>
      </w:r>
      <w:bookmarkEnd w:id="382"/>
      <w:bookmarkEnd w:id="383"/>
    </w:p>
    <w:p w14:paraId="7951FD6F">
      <w:pPr>
        <w:pStyle w:val="5"/>
        <w:spacing w:before="156" w:after="156"/>
        <w:ind w:firstLine="480"/>
      </w:pPr>
      <w:r>
        <w:t>向企业提供不动产经营租赁红字确认单明细查询的功能，企业可通过红字确认单UUID、经营租赁方纳税人识别号查询不动产经营租赁红字确认单明细信息，并将查询的结果保存在本地。使用此信息可以在申请不动产经营租赁红字确认单时校验蓝票是否可以红冲；在开具不动产经营租赁红字发票时校验是否有不动产经营租赁红字确认单明细。</w:t>
      </w:r>
    </w:p>
    <w:p w14:paraId="49859CB2">
      <w:pPr>
        <w:pStyle w:val="6"/>
        <w:bidi w:val="0"/>
      </w:pPr>
      <w:bookmarkStart w:id="384" w:name="_Toc1266"/>
      <w:bookmarkStart w:id="385" w:name="_Toc256"/>
      <w:r>
        <w:t>11.2请求方式</w:t>
      </w:r>
      <w:bookmarkEnd w:id="384"/>
      <w:bookmarkEnd w:id="385"/>
    </w:p>
    <w:p w14:paraId="2AC49A31">
      <w:pPr>
        <w:pStyle w:val="5"/>
        <w:spacing w:before="156" w:after="156"/>
        <w:ind w:firstLine="480"/>
      </w:pPr>
      <w:r>
        <w:t>请求方式为POST</w:t>
      </w:r>
    </w:p>
    <w:p w14:paraId="69FD6759">
      <w:pPr>
        <w:pStyle w:val="5"/>
        <w:bidi w:val="0"/>
      </w:pPr>
      <w:r>
        <w:rPr>
          <w:rFonts w:hint="eastAsia"/>
        </w:rPr>
        <w:t>●</w:t>
      </w:r>
      <w:r>
        <w:rPr>
          <w:rFonts w:hint="default"/>
          <w:lang w:val="en-US"/>
        </w:rPr>
        <w:t xml:space="preserve"> </w:t>
      </w:r>
      <w:r>
        <w:t>path 指该参数为路径参数</w:t>
      </w:r>
    </w:p>
    <w:p w14:paraId="07C78DAB">
      <w:pPr>
        <w:pStyle w:val="5"/>
        <w:bidi w:val="0"/>
      </w:pPr>
      <w:r>
        <w:rPr>
          <w:rFonts w:hint="eastAsia"/>
        </w:rPr>
        <w:t>●</w:t>
      </w:r>
      <w:r>
        <w:rPr>
          <w:rFonts w:hint="default"/>
          <w:lang w:val="en-US"/>
        </w:rPr>
        <w:t xml:space="preserve"> </w:t>
      </w:r>
      <w:r>
        <w:t>query 指该参数需在请求URL传参</w:t>
      </w:r>
    </w:p>
    <w:p w14:paraId="1E76F0DD">
      <w:pPr>
        <w:pStyle w:val="5"/>
        <w:bidi w:val="0"/>
      </w:pPr>
      <w:r>
        <w:rPr>
          <w:rFonts w:hint="eastAsia"/>
        </w:rPr>
        <w:t>●</w:t>
      </w:r>
      <w:r>
        <w:rPr>
          <w:rFonts w:hint="default"/>
          <w:lang w:val="en-US"/>
        </w:rPr>
        <w:t xml:space="preserve"> </w:t>
      </w:r>
      <w:r>
        <w:t>body 指该参数需在请求JSON传参</w:t>
      </w:r>
    </w:p>
    <w:p w14:paraId="636A51B4">
      <w:pPr>
        <w:pStyle w:val="6"/>
        <w:bidi w:val="0"/>
      </w:pPr>
      <w:bookmarkStart w:id="386" w:name="_Toc15686"/>
      <w:bookmarkStart w:id="387" w:name="_Toc6272"/>
      <w:r>
        <w:t>11.3公共参数</w:t>
      </w:r>
      <w:bookmarkEnd w:id="386"/>
      <w:bookmarkEnd w:id="38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683B0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1" w:hRule="atLeast"/>
          <w:tblHeader/>
        </w:trPr>
        <w:tc>
          <w:tcPr>
            <w:tcW w:w="396" w:type="pct"/>
            <w:tcBorders>
              <w:top w:val="single" w:color="auto" w:sz="12" w:space="0"/>
              <w:bottom w:val="single" w:color="auto" w:sz="6" w:space="0"/>
            </w:tcBorders>
            <w:shd w:val="clear" w:color="auto" w:fill="D8D8D8"/>
            <w:noWrap w:val="0"/>
            <w:vAlign w:val="center"/>
          </w:tcPr>
          <w:p w14:paraId="4EC5A957">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A402DFC">
            <w:pPr>
              <w:pStyle w:val="29"/>
              <w:bidi w:val="0"/>
            </w:pPr>
            <w:r>
              <w:t>数据项标识</w:t>
            </w:r>
          </w:p>
        </w:tc>
        <w:tc>
          <w:tcPr>
            <w:tcW w:w="1088" w:type="pct"/>
            <w:tcBorders>
              <w:top w:val="single" w:color="auto" w:sz="12" w:space="0"/>
              <w:bottom w:val="single" w:color="auto" w:sz="6" w:space="0"/>
            </w:tcBorders>
            <w:shd w:val="clear" w:color="auto" w:fill="D8D8D8"/>
            <w:noWrap w:val="0"/>
            <w:vAlign w:val="center"/>
          </w:tcPr>
          <w:p w14:paraId="44D768C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F6D2FF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0D59DE3">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749E02B1">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3EB7482">
            <w:pPr>
              <w:pStyle w:val="29"/>
              <w:bidi w:val="0"/>
            </w:pPr>
            <w:r>
              <w:t>说明</w:t>
            </w:r>
          </w:p>
        </w:tc>
      </w:tr>
      <w:tr w14:paraId="16737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72E37E2F">
            <w:pPr>
              <w:pStyle w:val="30"/>
              <w:bidi w:val="0"/>
            </w:pPr>
            <w:r>
              <w:rPr>
                <w:rFonts w:hint="default"/>
                <w:lang w:val="en-US" w:eastAsia="zh-CN"/>
              </w:rPr>
              <w:t>1</w:t>
            </w:r>
          </w:p>
        </w:tc>
        <w:tc>
          <w:tcPr>
            <w:tcW w:w="1004" w:type="pct"/>
            <w:tcBorders>
              <w:top w:val="single" w:color="auto" w:sz="6" w:space="0"/>
            </w:tcBorders>
            <w:noWrap w:val="0"/>
            <w:vAlign w:val="center"/>
          </w:tcPr>
          <w:p w14:paraId="1546F8A9">
            <w:pPr>
              <w:pStyle w:val="30"/>
              <w:bidi w:val="0"/>
            </w:pPr>
            <w:r>
              <w:t>uuid</w:t>
            </w:r>
          </w:p>
        </w:tc>
        <w:tc>
          <w:tcPr>
            <w:tcW w:w="1088" w:type="pct"/>
            <w:tcBorders>
              <w:top w:val="single" w:color="auto" w:sz="6" w:space="0"/>
            </w:tcBorders>
            <w:noWrap w:val="0"/>
            <w:vAlign w:val="center"/>
          </w:tcPr>
          <w:p w14:paraId="64CBE311">
            <w:pPr>
              <w:pStyle w:val="30"/>
              <w:bidi w:val="0"/>
            </w:pPr>
            <w:r>
              <w:t>红字确认单UUID</w:t>
            </w:r>
          </w:p>
        </w:tc>
        <w:tc>
          <w:tcPr>
            <w:tcW w:w="753" w:type="pct"/>
            <w:tcBorders>
              <w:top w:val="single" w:color="auto" w:sz="6" w:space="0"/>
            </w:tcBorders>
            <w:noWrap w:val="0"/>
            <w:vAlign w:val="center"/>
          </w:tcPr>
          <w:p w14:paraId="6321010F">
            <w:pPr>
              <w:pStyle w:val="30"/>
              <w:bidi w:val="0"/>
            </w:pPr>
            <w:r>
              <w:t>varchar</w:t>
            </w:r>
          </w:p>
        </w:tc>
        <w:tc>
          <w:tcPr>
            <w:tcW w:w="418" w:type="pct"/>
            <w:tcBorders>
              <w:top w:val="single" w:color="auto" w:sz="6" w:space="0"/>
            </w:tcBorders>
            <w:noWrap w:val="0"/>
            <w:vAlign w:val="center"/>
          </w:tcPr>
          <w:p w14:paraId="3168CE9F">
            <w:pPr>
              <w:pStyle w:val="30"/>
              <w:bidi w:val="0"/>
            </w:pPr>
            <w:r>
              <w:t>32</w:t>
            </w:r>
          </w:p>
        </w:tc>
        <w:tc>
          <w:tcPr>
            <w:tcW w:w="417" w:type="pct"/>
            <w:tcBorders>
              <w:top w:val="single" w:color="auto" w:sz="6" w:space="0"/>
            </w:tcBorders>
            <w:noWrap w:val="0"/>
            <w:vAlign w:val="center"/>
          </w:tcPr>
          <w:p w14:paraId="03860565">
            <w:pPr>
              <w:pStyle w:val="30"/>
              <w:bidi w:val="0"/>
            </w:pPr>
            <w:r>
              <w:t>是</w:t>
            </w:r>
          </w:p>
        </w:tc>
        <w:tc>
          <w:tcPr>
            <w:tcW w:w="920" w:type="pct"/>
            <w:tcBorders>
              <w:top w:val="single" w:color="auto" w:sz="6" w:space="0"/>
            </w:tcBorders>
            <w:noWrap w:val="0"/>
            <w:vAlign w:val="top"/>
          </w:tcPr>
          <w:p w14:paraId="135A96D0">
            <w:pPr>
              <w:pStyle w:val="30"/>
              <w:bidi w:val="0"/>
            </w:pPr>
          </w:p>
        </w:tc>
      </w:tr>
      <w:tr w14:paraId="0D150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4F2A14C">
            <w:pPr>
              <w:pStyle w:val="30"/>
              <w:bidi w:val="0"/>
            </w:pPr>
            <w:r>
              <w:rPr>
                <w:rFonts w:hint="default"/>
                <w:lang w:val="en-US" w:eastAsia="zh-CN"/>
              </w:rPr>
              <w:t>2</w:t>
            </w:r>
          </w:p>
        </w:tc>
        <w:tc>
          <w:tcPr>
            <w:tcW w:w="1004" w:type="pct"/>
            <w:noWrap w:val="0"/>
            <w:vAlign w:val="center"/>
          </w:tcPr>
          <w:p w14:paraId="6806E931">
            <w:pPr>
              <w:pStyle w:val="30"/>
              <w:bidi w:val="0"/>
            </w:pPr>
            <w:r>
              <w:t>xsfnsrsbh</w:t>
            </w:r>
          </w:p>
        </w:tc>
        <w:tc>
          <w:tcPr>
            <w:tcW w:w="1088" w:type="pct"/>
            <w:noWrap w:val="0"/>
            <w:vAlign w:val="center"/>
          </w:tcPr>
          <w:p w14:paraId="6FF9AE02">
            <w:pPr>
              <w:pStyle w:val="30"/>
              <w:bidi w:val="0"/>
            </w:pPr>
            <w:r>
              <w:t>（销售方）统一社会信用代码/纳税人识别号/身份证件号码</w:t>
            </w:r>
          </w:p>
        </w:tc>
        <w:tc>
          <w:tcPr>
            <w:tcW w:w="753" w:type="pct"/>
            <w:noWrap w:val="0"/>
            <w:vAlign w:val="center"/>
          </w:tcPr>
          <w:p w14:paraId="33B9D503">
            <w:pPr>
              <w:pStyle w:val="30"/>
              <w:bidi w:val="0"/>
            </w:pPr>
            <w:r>
              <w:t>varchar</w:t>
            </w:r>
          </w:p>
        </w:tc>
        <w:tc>
          <w:tcPr>
            <w:tcW w:w="418" w:type="pct"/>
            <w:noWrap w:val="0"/>
            <w:vAlign w:val="center"/>
          </w:tcPr>
          <w:p w14:paraId="665A620C">
            <w:pPr>
              <w:pStyle w:val="30"/>
              <w:bidi w:val="0"/>
            </w:pPr>
            <w:r>
              <w:t>20</w:t>
            </w:r>
          </w:p>
        </w:tc>
        <w:tc>
          <w:tcPr>
            <w:tcW w:w="417" w:type="pct"/>
            <w:noWrap w:val="0"/>
            <w:vAlign w:val="center"/>
          </w:tcPr>
          <w:p w14:paraId="0C8DF8A6">
            <w:pPr>
              <w:pStyle w:val="30"/>
              <w:bidi w:val="0"/>
            </w:pPr>
            <w:r>
              <w:t>是</w:t>
            </w:r>
          </w:p>
        </w:tc>
        <w:tc>
          <w:tcPr>
            <w:tcW w:w="920" w:type="pct"/>
            <w:noWrap w:val="0"/>
            <w:vAlign w:val="top"/>
          </w:tcPr>
          <w:p w14:paraId="3CC4E6BD">
            <w:pPr>
              <w:pStyle w:val="30"/>
              <w:bidi w:val="0"/>
            </w:pPr>
          </w:p>
        </w:tc>
      </w:tr>
    </w:tbl>
    <w:p w14:paraId="1A1C0120">
      <w:pPr>
        <w:pStyle w:val="6"/>
        <w:bidi w:val="0"/>
      </w:pPr>
      <w:bookmarkStart w:id="388" w:name="_Toc3415"/>
      <w:bookmarkStart w:id="389" w:name="_Toc7830"/>
      <w:r>
        <w:t>11.4请求报文示例</w:t>
      </w:r>
      <w:bookmarkEnd w:id="388"/>
      <w:bookmarkEnd w:id="389"/>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AC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059E117">
            <w:pPr>
              <w:bidi w:val="0"/>
            </w:pPr>
            <w:r>
              <w:t>{</w:t>
            </w:r>
          </w:p>
          <w:p w14:paraId="702572D7">
            <w:pPr>
              <w:bidi w:val="0"/>
            </w:pPr>
            <w:r>
              <w:tab/>
            </w:r>
            <w:r>
              <w:t>"uuid": "红字确认单UUID ",</w:t>
            </w:r>
          </w:p>
          <w:p w14:paraId="063F1E86">
            <w:pPr>
              <w:bidi w:val="0"/>
            </w:pPr>
            <w:r>
              <w:tab/>
            </w:r>
            <w:r>
              <w:t>"xsfnsrsbh": "（销售方）统一社会信用代码/纳税人识别号/身份证件号码"</w:t>
            </w:r>
          </w:p>
          <w:p w14:paraId="03EECC10">
            <w:pPr>
              <w:bidi w:val="0"/>
            </w:pPr>
            <w:r>
              <w:t>}</w:t>
            </w:r>
          </w:p>
        </w:tc>
      </w:tr>
    </w:tbl>
    <w:p w14:paraId="29A087C0">
      <w:pPr>
        <w:pStyle w:val="6"/>
        <w:bidi w:val="0"/>
      </w:pPr>
      <w:bookmarkStart w:id="390" w:name="_Toc4929"/>
      <w:bookmarkStart w:id="391" w:name="_Toc428"/>
      <w:r>
        <w:t>11.5返回参数</w:t>
      </w:r>
      <w:bookmarkEnd w:id="390"/>
      <w:bookmarkEnd w:id="39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164B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7D7D7"/>
            <w:noWrap w:val="0"/>
            <w:vAlign w:val="center"/>
          </w:tcPr>
          <w:p w14:paraId="0EC6DF6A">
            <w:pPr>
              <w:pStyle w:val="29"/>
              <w:bidi w:val="0"/>
            </w:pPr>
            <w:r>
              <w:t>序号</w:t>
            </w:r>
          </w:p>
        </w:tc>
        <w:tc>
          <w:tcPr>
            <w:tcW w:w="1004" w:type="pct"/>
            <w:tcBorders>
              <w:top w:val="single" w:color="auto" w:sz="12" w:space="0"/>
              <w:bottom w:val="single" w:color="auto" w:sz="6" w:space="0"/>
            </w:tcBorders>
            <w:shd w:val="clear" w:color="auto" w:fill="D7D7D7"/>
            <w:noWrap w:val="0"/>
            <w:vAlign w:val="center"/>
          </w:tcPr>
          <w:p w14:paraId="02EB93C5">
            <w:pPr>
              <w:pStyle w:val="29"/>
              <w:bidi w:val="0"/>
            </w:pPr>
            <w:r>
              <w:t>数据项标识</w:t>
            </w:r>
          </w:p>
        </w:tc>
        <w:tc>
          <w:tcPr>
            <w:tcW w:w="1088" w:type="pct"/>
            <w:tcBorders>
              <w:top w:val="single" w:color="auto" w:sz="12" w:space="0"/>
              <w:bottom w:val="single" w:color="auto" w:sz="6" w:space="0"/>
            </w:tcBorders>
            <w:shd w:val="clear" w:color="auto" w:fill="D7D7D7"/>
            <w:noWrap w:val="0"/>
            <w:vAlign w:val="center"/>
          </w:tcPr>
          <w:p w14:paraId="2E79DF49">
            <w:pPr>
              <w:pStyle w:val="29"/>
              <w:bidi w:val="0"/>
            </w:pPr>
            <w:r>
              <w:t>数据项名称</w:t>
            </w:r>
          </w:p>
        </w:tc>
        <w:tc>
          <w:tcPr>
            <w:tcW w:w="753" w:type="pct"/>
            <w:tcBorders>
              <w:top w:val="single" w:color="auto" w:sz="12" w:space="0"/>
              <w:bottom w:val="single" w:color="auto" w:sz="6" w:space="0"/>
            </w:tcBorders>
            <w:shd w:val="clear" w:color="auto" w:fill="D7D7D7"/>
            <w:noWrap w:val="0"/>
            <w:vAlign w:val="center"/>
          </w:tcPr>
          <w:p w14:paraId="15A1E988">
            <w:pPr>
              <w:pStyle w:val="29"/>
              <w:bidi w:val="0"/>
            </w:pPr>
            <w:r>
              <w:t>字段类型</w:t>
            </w:r>
          </w:p>
        </w:tc>
        <w:tc>
          <w:tcPr>
            <w:tcW w:w="418" w:type="pct"/>
            <w:tcBorders>
              <w:top w:val="single" w:color="auto" w:sz="12" w:space="0"/>
              <w:bottom w:val="single" w:color="auto" w:sz="6" w:space="0"/>
            </w:tcBorders>
            <w:shd w:val="clear" w:color="auto" w:fill="D7D7D7"/>
            <w:noWrap w:val="0"/>
            <w:vAlign w:val="center"/>
          </w:tcPr>
          <w:p w14:paraId="0EEBE2A0">
            <w:pPr>
              <w:pStyle w:val="29"/>
              <w:bidi w:val="0"/>
            </w:pPr>
            <w:r>
              <w:t>长度</w:t>
            </w:r>
          </w:p>
        </w:tc>
        <w:tc>
          <w:tcPr>
            <w:tcW w:w="417" w:type="pct"/>
            <w:tcBorders>
              <w:top w:val="single" w:color="auto" w:sz="12" w:space="0"/>
              <w:bottom w:val="single" w:color="auto" w:sz="6" w:space="0"/>
            </w:tcBorders>
            <w:shd w:val="clear" w:color="auto" w:fill="D7D7D7"/>
            <w:noWrap w:val="0"/>
            <w:vAlign w:val="center"/>
          </w:tcPr>
          <w:p w14:paraId="0D302270">
            <w:pPr>
              <w:pStyle w:val="29"/>
              <w:bidi w:val="0"/>
            </w:pPr>
            <w:r>
              <w:t>必须</w:t>
            </w:r>
          </w:p>
        </w:tc>
        <w:tc>
          <w:tcPr>
            <w:tcW w:w="920" w:type="pct"/>
            <w:tcBorders>
              <w:top w:val="single" w:color="auto" w:sz="12" w:space="0"/>
              <w:bottom w:val="single" w:color="auto" w:sz="6" w:space="0"/>
            </w:tcBorders>
            <w:shd w:val="clear" w:color="auto" w:fill="D7D7D7"/>
            <w:noWrap w:val="0"/>
            <w:vAlign w:val="center"/>
          </w:tcPr>
          <w:p w14:paraId="0ED3CF3B">
            <w:pPr>
              <w:pStyle w:val="29"/>
              <w:bidi w:val="0"/>
            </w:pPr>
            <w:r>
              <w:t>说明</w:t>
            </w:r>
          </w:p>
        </w:tc>
      </w:tr>
      <w:tr w14:paraId="5407F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577CC4A">
            <w:pPr>
              <w:pStyle w:val="30"/>
              <w:bidi w:val="0"/>
            </w:pPr>
            <w:r>
              <w:rPr>
                <w:rFonts w:hint="default"/>
                <w:lang w:val="en-US" w:eastAsia="zh-CN"/>
              </w:rPr>
              <w:t>1</w:t>
            </w:r>
          </w:p>
        </w:tc>
        <w:tc>
          <w:tcPr>
            <w:tcW w:w="1004" w:type="pct"/>
            <w:tcBorders>
              <w:top w:val="single" w:color="auto" w:sz="6" w:space="0"/>
            </w:tcBorders>
            <w:noWrap w:val="0"/>
            <w:vAlign w:val="center"/>
          </w:tcPr>
          <w:p w14:paraId="17692E70">
            <w:pPr>
              <w:pStyle w:val="30"/>
              <w:bidi w:val="0"/>
            </w:pPr>
            <w:r>
              <w:t>returncode</w:t>
            </w:r>
          </w:p>
        </w:tc>
        <w:tc>
          <w:tcPr>
            <w:tcW w:w="1088" w:type="pct"/>
            <w:tcBorders>
              <w:top w:val="single" w:color="auto" w:sz="6" w:space="0"/>
            </w:tcBorders>
            <w:noWrap w:val="0"/>
            <w:vAlign w:val="center"/>
          </w:tcPr>
          <w:p w14:paraId="1011B661">
            <w:pPr>
              <w:pStyle w:val="30"/>
              <w:bidi w:val="0"/>
            </w:pPr>
            <w:r>
              <w:t>返回码</w:t>
            </w:r>
          </w:p>
        </w:tc>
        <w:tc>
          <w:tcPr>
            <w:tcW w:w="753" w:type="pct"/>
            <w:tcBorders>
              <w:top w:val="single" w:color="auto" w:sz="6" w:space="0"/>
            </w:tcBorders>
            <w:noWrap w:val="0"/>
            <w:vAlign w:val="center"/>
          </w:tcPr>
          <w:p w14:paraId="5022EAC3">
            <w:pPr>
              <w:pStyle w:val="30"/>
              <w:bidi w:val="0"/>
            </w:pPr>
            <w:r>
              <w:t>varchar</w:t>
            </w:r>
          </w:p>
        </w:tc>
        <w:tc>
          <w:tcPr>
            <w:tcW w:w="418" w:type="pct"/>
            <w:tcBorders>
              <w:top w:val="single" w:color="auto" w:sz="6" w:space="0"/>
            </w:tcBorders>
            <w:noWrap w:val="0"/>
            <w:vAlign w:val="center"/>
          </w:tcPr>
          <w:p w14:paraId="2F62ACED">
            <w:pPr>
              <w:pStyle w:val="30"/>
              <w:bidi w:val="0"/>
            </w:pPr>
            <w:r>
              <w:t>2</w:t>
            </w:r>
          </w:p>
        </w:tc>
        <w:tc>
          <w:tcPr>
            <w:tcW w:w="417" w:type="pct"/>
            <w:tcBorders>
              <w:top w:val="single" w:color="auto" w:sz="6" w:space="0"/>
            </w:tcBorders>
            <w:noWrap w:val="0"/>
            <w:vAlign w:val="center"/>
          </w:tcPr>
          <w:p w14:paraId="4586E6A6">
            <w:pPr>
              <w:pStyle w:val="30"/>
              <w:bidi w:val="0"/>
            </w:pPr>
            <w:r>
              <w:t>是</w:t>
            </w:r>
          </w:p>
        </w:tc>
        <w:tc>
          <w:tcPr>
            <w:tcW w:w="920" w:type="pct"/>
            <w:tcBorders>
              <w:top w:val="single" w:color="auto" w:sz="6" w:space="0"/>
            </w:tcBorders>
            <w:noWrap w:val="0"/>
            <w:vAlign w:val="center"/>
          </w:tcPr>
          <w:p w14:paraId="258F01BB">
            <w:pPr>
              <w:pStyle w:val="30"/>
              <w:bidi w:val="0"/>
            </w:pPr>
            <w:r>
              <w:t>00：成功</w:t>
            </w:r>
          </w:p>
          <w:p w14:paraId="2ADC2ED5">
            <w:pPr>
              <w:pStyle w:val="30"/>
              <w:bidi w:val="0"/>
            </w:pPr>
            <w:r>
              <w:t>其它：失败</w:t>
            </w:r>
          </w:p>
        </w:tc>
      </w:tr>
      <w:tr w14:paraId="172E8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A676B86">
            <w:pPr>
              <w:pStyle w:val="30"/>
              <w:bidi w:val="0"/>
            </w:pPr>
            <w:r>
              <w:rPr>
                <w:rFonts w:hint="default"/>
                <w:lang w:val="en-US" w:eastAsia="zh-CN"/>
              </w:rPr>
              <w:t>2</w:t>
            </w:r>
          </w:p>
        </w:tc>
        <w:tc>
          <w:tcPr>
            <w:tcW w:w="1004" w:type="pct"/>
            <w:tcBorders>
              <w:top w:val="single" w:color="auto" w:sz="6" w:space="0"/>
            </w:tcBorders>
            <w:noWrap w:val="0"/>
            <w:vAlign w:val="center"/>
          </w:tcPr>
          <w:p w14:paraId="75F2DAD9">
            <w:pPr>
              <w:pStyle w:val="30"/>
              <w:bidi w:val="0"/>
            </w:pPr>
            <w:r>
              <w:t>returnmsg</w:t>
            </w:r>
          </w:p>
        </w:tc>
        <w:tc>
          <w:tcPr>
            <w:tcW w:w="1088" w:type="pct"/>
            <w:tcBorders>
              <w:top w:val="single" w:color="auto" w:sz="6" w:space="0"/>
            </w:tcBorders>
            <w:noWrap w:val="0"/>
            <w:vAlign w:val="center"/>
          </w:tcPr>
          <w:p w14:paraId="23E1EBDE">
            <w:pPr>
              <w:pStyle w:val="30"/>
              <w:bidi w:val="0"/>
            </w:pPr>
            <w:r>
              <w:t>返回信息</w:t>
            </w:r>
          </w:p>
        </w:tc>
        <w:tc>
          <w:tcPr>
            <w:tcW w:w="753" w:type="pct"/>
            <w:tcBorders>
              <w:top w:val="single" w:color="auto" w:sz="6" w:space="0"/>
            </w:tcBorders>
            <w:noWrap w:val="0"/>
            <w:vAlign w:val="center"/>
          </w:tcPr>
          <w:p w14:paraId="2C3AE328">
            <w:pPr>
              <w:pStyle w:val="30"/>
              <w:bidi w:val="0"/>
            </w:pPr>
            <w:r>
              <w:t>varchar</w:t>
            </w:r>
          </w:p>
        </w:tc>
        <w:tc>
          <w:tcPr>
            <w:tcW w:w="418" w:type="pct"/>
            <w:tcBorders>
              <w:top w:val="single" w:color="auto" w:sz="6" w:space="0"/>
            </w:tcBorders>
            <w:noWrap w:val="0"/>
            <w:vAlign w:val="center"/>
          </w:tcPr>
          <w:p w14:paraId="1CBF2338">
            <w:pPr>
              <w:pStyle w:val="30"/>
              <w:bidi w:val="0"/>
            </w:pPr>
            <w:r>
              <w:t>2000</w:t>
            </w:r>
          </w:p>
        </w:tc>
        <w:tc>
          <w:tcPr>
            <w:tcW w:w="417" w:type="pct"/>
            <w:tcBorders>
              <w:top w:val="single" w:color="auto" w:sz="6" w:space="0"/>
            </w:tcBorders>
            <w:noWrap w:val="0"/>
            <w:vAlign w:val="center"/>
          </w:tcPr>
          <w:p w14:paraId="6E23E18D">
            <w:pPr>
              <w:pStyle w:val="30"/>
              <w:bidi w:val="0"/>
            </w:pPr>
            <w:r>
              <w:t>否</w:t>
            </w:r>
          </w:p>
        </w:tc>
        <w:tc>
          <w:tcPr>
            <w:tcW w:w="920" w:type="pct"/>
            <w:tcBorders>
              <w:top w:val="single" w:color="auto" w:sz="6" w:space="0"/>
            </w:tcBorders>
            <w:noWrap w:val="0"/>
            <w:vAlign w:val="center"/>
          </w:tcPr>
          <w:p w14:paraId="2ACEBB18">
            <w:pPr>
              <w:pStyle w:val="30"/>
              <w:bidi w:val="0"/>
            </w:pPr>
            <w:r>
              <w:t>错误信息说明</w:t>
            </w:r>
          </w:p>
        </w:tc>
      </w:tr>
      <w:tr w14:paraId="19A047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698E4F9D">
            <w:pPr>
              <w:pStyle w:val="30"/>
              <w:bidi w:val="0"/>
            </w:pPr>
            <w:r>
              <w:rPr>
                <w:rFonts w:hint="default"/>
                <w:lang w:val="en-US" w:eastAsia="zh-CN"/>
              </w:rPr>
              <w:t>3</w:t>
            </w:r>
          </w:p>
        </w:tc>
        <w:tc>
          <w:tcPr>
            <w:tcW w:w="1004" w:type="pct"/>
            <w:tcBorders>
              <w:top w:val="single" w:color="auto" w:sz="6" w:space="0"/>
            </w:tcBorders>
            <w:noWrap w:val="0"/>
            <w:vAlign w:val="center"/>
          </w:tcPr>
          <w:p w14:paraId="4747CD3F">
            <w:pPr>
              <w:pStyle w:val="30"/>
              <w:bidi w:val="0"/>
            </w:pPr>
            <w:r>
              <w:t>uuid</w:t>
            </w:r>
          </w:p>
        </w:tc>
        <w:tc>
          <w:tcPr>
            <w:tcW w:w="1088" w:type="pct"/>
            <w:tcBorders>
              <w:top w:val="single" w:color="auto" w:sz="6" w:space="0"/>
            </w:tcBorders>
            <w:noWrap w:val="0"/>
            <w:vAlign w:val="center"/>
          </w:tcPr>
          <w:p w14:paraId="73CF877F">
            <w:pPr>
              <w:pStyle w:val="30"/>
              <w:bidi w:val="0"/>
            </w:pPr>
            <w:r>
              <w:t>红字确认单UUID</w:t>
            </w:r>
          </w:p>
        </w:tc>
        <w:tc>
          <w:tcPr>
            <w:tcW w:w="753" w:type="pct"/>
            <w:tcBorders>
              <w:top w:val="single" w:color="auto" w:sz="6" w:space="0"/>
            </w:tcBorders>
            <w:noWrap w:val="0"/>
            <w:vAlign w:val="center"/>
          </w:tcPr>
          <w:p w14:paraId="035B2A1C">
            <w:pPr>
              <w:pStyle w:val="30"/>
              <w:bidi w:val="0"/>
            </w:pPr>
            <w:r>
              <w:t>varchar</w:t>
            </w:r>
          </w:p>
        </w:tc>
        <w:tc>
          <w:tcPr>
            <w:tcW w:w="418" w:type="pct"/>
            <w:tcBorders>
              <w:top w:val="single" w:color="auto" w:sz="6" w:space="0"/>
            </w:tcBorders>
            <w:noWrap w:val="0"/>
            <w:vAlign w:val="center"/>
          </w:tcPr>
          <w:p w14:paraId="4CEBE7C9">
            <w:pPr>
              <w:pStyle w:val="30"/>
              <w:bidi w:val="0"/>
            </w:pPr>
            <w:r>
              <w:t>32</w:t>
            </w:r>
          </w:p>
        </w:tc>
        <w:tc>
          <w:tcPr>
            <w:tcW w:w="417" w:type="pct"/>
            <w:tcBorders>
              <w:top w:val="single" w:color="auto" w:sz="6" w:space="0"/>
            </w:tcBorders>
            <w:noWrap w:val="0"/>
            <w:vAlign w:val="center"/>
          </w:tcPr>
          <w:p w14:paraId="68E9F228">
            <w:pPr>
              <w:pStyle w:val="30"/>
              <w:bidi w:val="0"/>
            </w:pPr>
            <w:r>
              <w:t>是</w:t>
            </w:r>
          </w:p>
        </w:tc>
        <w:tc>
          <w:tcPr>
            <w:tcW w:w="920" w:type="pct"/>
            <w:tcBorders>
              <w:top w:val="single" w:color="auto" w:sz="6" w:space="0"/>
            </w:tcBorders>
            <w:noWrap w:val="0"/>
            <w:vAlign w:val="center"/>
          </w:tcPr>
          <w:p w14:paraId="7FADC88B">
            <w:pPr>
              <w:pStyle w:val="30"/>
              <w:bidi w:val="0"/>
            </w:pPr>
          </w:p>
        </w:tc>
      </w:tr>
      <w:tr w14:paraId="6DA46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369DE24">
            <w:pPr>
              <w:pStyle w:val="30"/>
              <w:bidi w:val="0"/>
            </w:pPr>
            <w:r>
              <w:rPr>
                <w:rFonts w:hint="default"/>
                <w:lang w:val="en-US" w:eastAsia="zh-CN"/>
              </w:rPr>
              <w:t>4</w:t>
            </w:r>
          </w:p>
        </w:tc>
        <w:tc>
          <w:tcPr>
            <w:tcW w:w="1004" w:type="pct"/>
            <w:tcBorders>
              <w:top w:val="single" w:color="auto" w:sz="6" w:space="0"/>
            </w:tcBorders>
            <w:noWrap w:val="0"/>
            <w:vAlign w:val="center"/>
          </w:tcPr>
          <w:p w14:paraId="71FB4472">
            <w:pPr>
              <w:pStyle w:val="30"/>
              <w:bidi w:val="0"/>
            </w:pPr>
            <w:r>
              <w:t>hzfpxxqrdbh</w:t>
            </w:r>
          </w:p>
        </w:tc>
        <w:tc>
          <w:tcPr>
            <w:tcW w:w="1088" w:type="pct"/>
            <w:tcBorders>
              <w:top w:val="single" w:color="auto" w:sz="6" w:space="0"/>
            </w:tcBorders>
            <w:noWrap w:val="0"/>
            <w:vAlign w:val="center"/>
          </w:tcPr>
          <w:p w14:paraId="14568A35">
            <w:pPr>
              <w:pStyle w:val="30"/>
              <w:bidi w:val="0"/>
            </w:pPr>
            <w:r>
              <w:t>红字发票信息确认单编号</w:t>
            </w:r>
          </w:p>
        </w:tc>
        <w:tc>
          <w:tcPr>
            <w:tcW w:w="753" w:type="pct"/>
            <w:tcBorders>
              <w:top w:val="single" w:color="auto" w:sz="6" w:space="0"/>
            </w:tcBorders>
            <w:noWrap w:val="0"/>
            <w:vAlign w:val="center"/>
          </w:tcPr>
          <w:p w14:paraId="00425027">
            <w:pPr>
              <w:pStyle w:val="30"/>
              <w:bidi w:val="0"/>
            </w:pPr>
            <w:r>
              <w:t>varchar</w:t>
            </w:r>
          </w:p>
        </w:tc>
        <w:tc>
          <w:tcPr>
            <w:tcW w:w="418" w:type="pct"/>
            <w:tcBorders>
              <w:top w:val="single" w:color="auto" w:sz="6" w:space="0"/>
            </w:tcBorders>
            <w:noWrap w:val="0"/>
            <w:vAlign w:val="center"/>
          </w:tcPr>
          <w:p w14:paraId="6211E1DD">
            <w:pPr>
              <w:pStyle w:val="30"/>
              <w:bidi w:val="0"/>
            </w:pPr>
            <w:r>
              <w:t>20</w:t>
            </w:r>
          </w:p>
        </w:tc>
        <w:tc>
          <w:tcPr>
            <w:tcW w:w="417" w:type="pct"/>
            <w:tcBorders>
              <w:top w:val="single" w:color="auto" w:sz="6" w:space="0"/>
            </w:tcBorders>
            <w:noWrap w:val="0"/>
            <w:vAlign w:val="center"/>
          </w:tcPr>
          <w:p w14:paraId="1D126BBE">
            <w:pPr>
              <w:pStyle w:val="30"/>
              <w:bidi w:val="0"/>
            </w:pPr>
            <w:r>
              <w:t>是</w:t>
            </w:r>
          </w:p>
        </w:tc>
        <w:tc>
          <w:tcPr>
            <w:tcW w:w="920" w:type="pct"/>
            <w:tcBorders>
              <w:top w:val="single" w:color="auto" w:sz="6" w:space="0"/>
            </w:tcBorders>
            <w:noWrap w:val="0"/>
            <w:vAlign w:val="center"/>
          </w:tcPr>
          <w:p w14:paraId="17DE017F">
            <w:pPr>
              <w:pStyle w:val="30"/>
              <w:bidi w:val="0"/>
            </w:pPr>
          </w:p>
        </w:tc>
      </w:tr>
      <w:tr w14:paraId="757D1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2130476A">
            <w:pPr>
              <w:pStyle w:val="30"/>
              <w:bidi w:val="0"/>
            </w:pPr>
            <w:r>
              <w:rPr>
                <w:rFonts w:hint="default"/>
                <w:lang w:val="en-US" w:eastAsia="zh-CN"/>
              </w:rPr>
              <w:t>5</w:t>
            </w:r>
          </w:p>
        </w:tc>
        <w:tc>
          <w:tcPr>
            <w:tcW w:w="1004" w:type="pct"/>
            <w:tcBorders>
              <w:top w:val="single" w:color="auto" w:sz="6" w:space="0"/>
            </w:tcBorders>
            <w:noWrap w:val="0"/>
            <w:vAlign w:val="center"/>
          </w:tcPr>
          <w:p w14:paraId="4AE97823">
            <w:pPr>
              <w:pStyle w:val="30"/>
              <w:bidi w:val="0"/>
            </w:pPr>
            <w:r>
              <w:t>lrfsf</w:t>
            </w:r>
          </w:p>
        </w:tc>
        <w:tc>
          <w:tcPr>
            <w:tcW w:w="1088" w:type="pct"/>
            <w:tcBorders>
              <w:top w:val="single" w:color="auto" w:sz="6" w:space="0"/>
            </w:tcBorders>
            <w:noWrap w:val="0"/>
            <w:vAlign w:val="center"/>
          </w:tcPr>
          <w:p w14:paraId="1F16672B">
            <w:pPr>
              <w:pStyle w:val="30"/>
              <w:bidi w:val="0"/>
            </w:pPr>
            <w:r>
              <w:t>录入方身份</w:t>
            </w:r>
          </w:p>
        </w:tc>
        <w:tc>
          <w:tcPr>
            <w:tcW w:w="753" w:type="pct"/>
            <w:tcBorders>
              <w:top w:val="single" w:color="auto" w:sz="6" w:space="0"/>
            </w:tcBorders>
            <w:noWrap w:val="0"/>
            <w:vAlign w:val="center"/>
          </w:tcPr>
          <w:p w14:paraId="23718AE3">
            <w:pPr>
              <w:pStyle w:val="30"/>
              <w:bidi w:val="0"/>
            </w:pPr>
            <w:r>
              <w:t>varchar</w:t>
            </w:r>
          </w:p>
        </w:tc>
        <w:tc>
          <w:tcPr>
            <w:tcW w:w="418" w:type="pct"/>
            <w:tcBorders>
              <w:top w:val="single" w:color="auto" w:sz="6" w:space="0"/>
            </w:tcBorders>
            <w:noWrap w:val="0"/>
            <w:vAlign w:val="center"/>
          </w:tcPr>
          <w:p w14:paraId="5CA9CD32">
            <w:pPr>
              <w:pStyle w:val="30"/>
              <w:bidi w:val="0"/>
            </w:pPr>
            <w:r>
              <w:t>1</w:t>
            </w:r>
          </w:p>
        </w:tc>
        <w:tc>
          <w:tcPr>
            <w:tcW w:w="417" w:type="pct"/>
            <w:tcBorders>
              <w:top w:val="single" w:color="auto" w:sz="6" w:space="0"/>
            </w:tcBorders>
            <w:noWrap w:val="0"/>
            <w:vAlign w:val="center"/>
          </w:tcPr>
          <w:p w14:paraId="2A1B46C8">
            <w:pPr>
              <w:pStyle w:val="30"/>
              <w:bidi w:val="0"/>
            </w:pPr>
            <w:r>
              <w:t>是</w:t>
            </w:r>
          </w:p>
        </w:tc>
        <w:tc>
          <w:tcPr>
            <w:tcW w:w="920" w:type="pct"/>
            <w:tcBorders>
              <w:top w:val="single" w:color="auto" w:sz="6" w:space="0"/>
            </w:tcBorders>
            <w:noWrap w:val="0"/>
            <w:vAlign w:val="center"/>
          </w:tcPr>
          <w:p w14:paraId="61E93EFD">
            <w:pPr>
              <w:pStyle w:val="30"/>
              <w:bidi w:val="0"/>
            </w:pPr>
            <w:r>
              <w:t>0：销方</w:t>
            </w:r>
          </w:p>
          <w:p w14:paraId="31FA17F2">
            <w:pPr>
              <w:pStyle w:val="30"/>
              <w:bidi w:val="0"/>
            </w:pPr>
            <w:r>
              <w:t>1：购方</w:t>
            </w:r>
          </w:p>
        </w:tc>
      </w:tr>
      <w:tr w14:paraId="42AA26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DC2164E">
            <w:pPr>
              <w:pStyle w:val="30"/>
              <w:bidi w:val="0"/>
            </w:pPr>
            <w:r>
              <w:rPr>
                <w:rFonts w:hint="default"/>
                <w:lang w:val="en-US" w:eastAsia="zh-CN"/>
              </w:rPr>
              <w:t>6</w:t>
            </w:r>
          </w:p>
        </w:tc>
        <w:tc>
          <w:tcPr>
            <w:tcW w:w="1004" w:type="pct"/>
            <w:noWrap w:val="0"/>
            <w:vAlign w:val="center"/>
          </w:tcPr>
          <w:p w14:paraId="28950043">
            <w:pPr>
              <w:pStyle w:val="30"/>
              <w:bidi w:val="0"/>
            </w:pPr>
            <w:r>
              <w:t>xsfnsrsbh</w:t>
            </w:r>
          </w:p>
        </w:tc>
        <w:tc>
          <w:tcPr>
            <w:tcW w:w="1088" w:type="pct"/>
            <w:noWrap w:val="0"/>
            <w:vAlign w:val="center"/>
          </w:tcPr>
          <w:p w14:paraId="345B75B0">
            <w:pPr>
              <w:pStyle w:val="30"/>
              <w:bidi w:val="0"/>
            </w:pPr>
            <w:r>
              <w:t>（销售方）统一社会信用代码/纳税人识别号/身份证件号码</w:t>
            </w:r>
          </w:p>
        </w:tc>
        <w:tc>
          <w:tcPr>
            <w:tcW w:w="753" w:type="pct"/>
            <w:noWrap w:val="0"/>
            <w:vAlign w:val="center"/>
          </w:tcPr>
          <w:p w14:paraId="308F1677">
            <w:pPr>
              <w:pStyle w:val="30"/>
              <w:bidi w:val="0"/>
            </w:pPr>
            <w:r>
              <w:t>varchar</w:t>
            </w:r>
          </w:p>
        </w:tc>
        <w:tc>
          <w:tcPr>
            <w:tcW w:w="418" w:type="pct"/>
            <w:noWrap w:val="0"/>
            <w:vAlign w:val="center"/>
          </w:tcPr>
          <w:p w14:paraId="0A35ABAF">
            <w:pPr>
              <w:pStyle w:val="30"/>
              <w:bidi w:val="0"/>
            </w:pPr>
            <w:r>
              <w:t>20</w:t>
            </w:r>
          </w:p>
        </w:tc>
        <w:tc>
          <w:tcPr>
            <w:tcW w:w="417" w:type="pct"/>
            <w:noWrap w:val="0"/>
            <w:vAlign w:val="center"/>
          </w:tcPr>
          <w:p w14:paraId="79878344">
            <w:pPr>
              <w:pStyle w:val="30"/>
              <w:bidi w:val="0"/>
            </w:pPr>
            <w:r>
              <w:t>是</w:t>
            </w:r>
          </w:p>
        </w:tc>
        <w:tc>
          <w:tcPr>
            <w:tcW w:w="920" w:type="pct"/>
            <w:noWrap w:val="0"/>
            <w:vAlign w:val="center"/>
          </w:tcPr>
          <w:p w14:paraId="1250455F">
            <w:pPr>
              <w:pStyle w:val="30"/>
              <w:bidi w:val="0"/>
            </w:pPr>
          </w:p>
        </w:tc>
      </w:tr>
      <w:tr w14:paraId="3EDA7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136BFC09">
            <w:pPr>
              <w:pStyle w:val="30"/>
              <w:bidi w:val="0"/>
            </w:pPr>
            <w:r>
              <w:rPr>
                <w:rFonts w:hint="default"/>
                <w:lang w:val="en-US" w:eastAsia="zh-CN"/>
              </w:rPr>
              <w:t>7</w:t>
            </w:r>
          </w:p>
        </w:tc>
        <w:tc>
          <w:tcPr>
            <w:tcW w:w="1004" w:type="pct"/>
            <w:noWrap w:val="0"/>
            <w:vAlign w:val="center"/>
          </w:tcPr>
          <w:p w14:paraId="0B990232">
            <w:pPr>
              <w:pStyle w:val="30"/>
              <w:bidi w:val="0"/>
            </w:pPr>
            <w:r>
              <w:t>xsfmc</w:t>
            </w:r>
          </w:p>
        </w:tc>
        <w:tc>
          <w:tcPr>
            <w:tcW w:w="1088" w:type="pct"/>
            <w:noWrap w:val="0"/>
            <w:vAlign w:val="center"/>
          </w:tcPr>
          <w:p w14:paraId="2D1F5F7A">
            <w:pPr>
              <w:pStyle w:val="30"/>
              <w:bidi w:val="0"/>
            </w:pPr>
            <w:r>
              <w:t>（销售方）名称</w:t>
            </w:r>
          </w:p>
        </w:tc>
        <w:tc>
          <w:tcPr>
            <w:tcW w:w="753" w:type="pct"/>
            <w:noWrap w:val="0"/>
            <w:vAlign w:val="center"/>
          </w:tcPr>
          <w:p w14:paraId="753509CE">
            <w:pPr>
              <w:pStyle w:val="30"/>
              <w:bidi w:val="0"/>
            </w:pPr>
            <w:r>
              <w:t>varchar</w:t>
            </w:r>
          </w:p>
        </w:tc>
        <w:tc>
          <w:tcPr>
            <w:tcW w:w="418" w:type="pct"/>
            <w:noWrap w:val="0"/>
            <w:vAlign w:val="center"/>
          </w:tcPr>
          <w:p w14:paraId="11CAE1DE">
            <w:pPr>
              <w:pStyle w:val="30"/>
              <w:bidi w:val="0"/>
            </w:pPr>
            <w:r>
              <w:t>300</w:t>
            </w:r>
          </w:p>
        </w:tc>
        <w:tc>
          <w:tcPr>
            <w:tcW w:w="417" w:type="pct"/>
            <w:noWrap w:val="0"/>
            <w:vAlign w:val="center"/>
          </w:tcPr>
          <w:p w14:paraId="519C9E9D">
            <w:pPr>
              <w:pStyle w:val="30"/>
              <w:bidi w:val="0"/>
            </w:pPr>
            <w:r>
              <w:t>是</w:t>
            </w:r>
          </w:p>
        </w:tc>
        <w:tc>
          <w:tcPr>
            <w:tcW w:w="920" w:type="pct"/>
            <w:noWrap w:val="0"/>
            <w:vAlign w:val="center"/>
          </w:tcPr>
          <w:p w14:paraId="6BAB7E61">
            <w:pPr>
              <w:pStyle w:val="30"/>
              <w:bidi w:val="0"/>
            </w:pPr>
          </w:p>
        </w:tc>
      </w:tr>
      <w:tr w14:paraId="7BDB8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DA1EE76">
            <w:pPr>
              <w:pStyle w:val="30"/>
              <w:bidi w:val="0"/>
            </w:pPr>
            <w:r>
              <w:rPr>
                <w:rFonts w:hint="default"/>
                <w:lang w:val="en-US" w:eastAsia="zh-CN"/>
              </w:rPr>
              <w:t>8</w:t>
            </w:r>
          </w:p>
        </w:tc>
        <w:tc>
          <w:tcPr>
            <w:tcW w:w="1004" w:type="pct"/>
            <w:noWrap w:val="0"/>
            <w:vAlign w:val="center"/>
          </w:tcPr>
          <w:p w14:paraId="30C1F741">
            <w:pPr>
              <w:pStyle w:val="30"/>
              <w:bidi w:val="0"/>
            </w:pPr>
            <w:r>
              <w:t>gmfnsrsbh</w:t>
            </w:r>
          </w:p>
        </w:tc>
        <w:tc>
          <w:tcPr>
            <w:tcW w:w="1088" w:type="pct"/>
            <w:noWrap w:val="0"/>
            <w:vAlign w:val="center"/>
          </w:tcPr>
          <w:p w14:paraId="21E2E297">
            <w:pPr>
              <w:pStyle w:val="30"/>
              <w:bidi w:val="0"/>
            </w:pPr>
            <w:r>
              <w:t>（购买方）统一社会信用代码/纳税人识别号/身份证件号码</w:t>
            </w:r>
          </w:p>
        </w:tc>
        <w:tc>
          <w:tcPr>
            <w:tcW w:w="753" w:type="pct"/>
            <w:noWrap w:val="0"/>
            <w:vAlign w:val="center"/>
          </w:tcPr>
          <w:p w14:paraId="151386C4">
            <w:pPr>
              <w:pStyle w:val="30"/>
              <w:bidi w:val="0"/>
            </w:pPr>
            <w:r>
              <w:t>varchar</w:t>
            </w:r>
          </w:p>
        </w:tc>
        <w:tc>
          <w:tcPr>
            <w:tcW w:w="418" w:type="pct"/>
            <w:noWrap w:val="0"/>
            <w:vAlign w:val="center"/>
          </w:tcPr>
          <w:p w14:paraId="13C466FF">
            <w:pPr>
              <w:pStyle w:val="30"/>
              <w:bidi w:val="0"/>
            </w:pPr>
            <w:r>
              <w:t>20</w:t>
            </w:r>
          </w:p>
        </w:tc>
        <w:tc>
          <w:tcPr>
            <w:tcW w:w="417" w:type="pct"/>
            <w:noWrap w:val="0"/>
            <w:vAlign w:val="center"/>
          </w:tcPr>
          <w:p w14:paraId="797DF572">
            <w:pPr>
              <w:pStyle w:val="30"/>
              <w:bidi w:val="0"/>
            </w:pPr>
            <w:r>
              <w:t>否</w:t>
            </w:r>
          </w:p>
        </w:tc>
        <w:tc>
          <w:tcPr>
            <w:tcW w:w="920" w:type="pct"/>
            <w:noWrap w:val="0"/>
            <w:vAlign w:val="center"/>
          </w:tcPr>
          <w:p w14:paraId="12AC9D5C">
            <w:pPr>
              <w:pStyle w:val="30"/>
              <w:bidi w:val="0"/>
            </w:pPr>
          </w:p>
        </w:tc>
      </w:tr>
      <w:tr w14:paraId="2538E7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FD5C4AD">
            <w:pPr>
              <w:pStyle w:val="30"/>
              <w:bidi w:val="0"/>
            </w:pPr>
            <w:r>
              <w:rPr>
                <w:rFonts w:hint="default"/>
                <w:lang w:val="en-US" w:eastAsia="zh-CN"/>
              </w:rPr>
              <w:t>9</w:t>
            </w:r>
          </w:p>
        </w:tc>
        <w:tc>
          <w:tcPr>
            <w:tcW w:w="1004" w:type="pct"/>
            <w:noWrap w:val="0"/>
            <w:vAlign w:val="center"/>
          </w:tcPr>
          <w:p w14:paraId="1A7C45FF">
            <w:pPr>
              <w:pStyle w:val="30"/>
              <w:bidi w:val="0"/>
            </w:pPr>
            <w:r>
              <w:t>gmfmc</w:t>
            </w:r>
          </w:p>
        </w:tc>
        <w:tc>
          <w:tcPr>
            <w:tcW w:w="1088" w:type="pct"/>
            <w:noWrap w:val="0"/>
            <w:vAlign w:val="center"/>
          </w:tcPr>
          <w:p w14:paraId="4E8AEE2B">
            <w:pPr>
              <w:pStyle w:val="30"/>
              <w:bidi w:val="0"/>
            </w:pPr>
            <w:r>
              <w:t>（购买方）名称</w:t>
            </w:r>
          </w:p>
        </w:tc>
        <w:tc>
          <w:tcPr>
            <w:tcW w:w="753" w:type="pct"/>
            <w:noWrap w:val="0"/>
            <w:vAlign w:val="center"/>
          </w:tcPr>
          <w:p w14:paraId="3AF46D67">
            <w:pPr>
              <w:pStyle w:val="30"/>
              <w:bidi w:val="0"/>
            </w:pPr>
            <w:r>
              <w:t>varchar</w:t>
            </w:r>
          </w:p>
        </w:tc>
        <w:tc>
          <w:tcPr>
            <w:tcW w:w="418" w:type="pct"/>
            <w:noWrap w:val="0"/>
            <w:vAlign w:val="center"/>
          </w:tcPr>
          <w:p w14:paraId="79B15476">
            <w:pPr>
              <w:pStyle w:val="30"/>
              <w:bidi w:val="0"/>
            </w:pPr>
            <w:r>
              <w:t>300</w:t>
            </w:r>
          </w:p>
        </w:tc>
        <w:tc>
          <w:tcPr>
            <w:tcW w:w="417" w:type="pct"/>
            <w:noWrap w:val="0"/>
            <w:vAlign w:val="center"/>
          </w:tcPr>
          <w:p w14:paraId="1E209412">
            <w:pPr>
              <w:pStyle w:val="30"/>
              <w:bidi w:val="0"/>
            </w:pPr>
            <w:r>
              <w:t>是</w:t>
            </w:r>
          </w:p>
        </w:tc>
        <w:tc>
          <w:tcPr>
            <w:tcW w:w="920" w:type="pct"/>
            <w:noWrap w:val="0"/>
            <w:vAlign w:val="center"/>
          </w:tcPr>
          <w:p w14:paraId="74F1E028">
            <w:pPr>
              <w:pStyle w:val="30"/>
              <w:bidi w:val="0"/>
            </w:pPr>
          </w:p>
        </w:tc>
      </w:tr>
      <w:tr w14:paraId="03808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AB659F">
            <w:pPr>
              <w:pStyle w:val="30"/>
              <w:bidi w:val="0"/>
            </w:pPr>
            <w:r>
              <w:rPr>
                <w:rFonts w:hint="default"/>
                <w:lang w:val="en-US" w:eastAsia="zh-CN"/>
              </w:rPr>
              <w:t>10</w:t>
            </w:r>
          </w:p>
        </w:tc>
        <w:tc>
          <w:tcPr>
            <w:tcW w:w="1004" w:type="pct"/>
            <w:noWrap w:val="0"/>
            <w:vAlign w:val="center"/>
          </w:tcPr>
          <w:p w14:paraId="0D604775">
            <w:pPr>
              <w:pStyle w:val="30"/>
              <w:bidi w:val="0"/>
            </w:pPr>
            <w:r>
              <w:t>lzfpdm</w:t>
            </w:r>
          </w:p>
        </w:tc>
        <w:tc>
          <w:tcPr>
            <w:tcW w:w="1088" w:type="pct"/>
            <w:noWrap w:val="0"/>
            <w:vAlign w:val="center"/>
          </w:tcPr>
          <w:p w14:paraId="10923121">
            <w:pPr>
              <w:pStyle w:val="30"/>
              <w:bidi w:val="0"/>
            </w:pPr>
            <w:r>
              <w:t>蓝字发票代码</w:t>
            </w:r>
          </w:p>
        </w:tc>
        <w:tc>
          <w:tcPr>
            <w:tcW w:w="753" w:type="pct"/>
            <w:noWrap w:val="0"/>
            <w:vAlign w:val="center"/>
          </w:tcPr>
          <w:p w14:paraId="36524BD1">
            <w:pPr>
              <w:pStyle w:val="30"/>
              <w:bidi w:val="0"/>
            </w:pPr>
            <w:r>
              <w:t>number</w:t>
            </w:r>
          </w:p>
        </w:tc>
        <w:tc>
          <w:tcPr>
            <w:tcW w:w="418" w:type="pct"/>
            <w:noWrap w:val="0"/>
            <w:vAlign w:val="center"/>
          </w:tcPr>
          <w:p w14:paraId="1E333542">
            <w:pPr>
              <w:pStyle w:val="30"/>
              <w:bidi w:val="0"/>
            </w:pPr>
            <w:r>
              <w:t>12</w:t>
            </w:r>
          </w:p>
        </w:tc>
        <w:tc>
          <w:tcPr>
            <w:tcW w:w="417" w:type="pct"/>
            <w:noWrap w:val="0"/>
            <w:vAlign w:val="center"/>
          </w:tcPr>
          <w:p w14:paraId="452C91B7">
            <w:pPr>
              <w:pStyle w:val="30"/>
              <w:bidi w:val="0"/>
            </w:pPr>
            <w:r>
              <w:t>否</w:t>
            </w:r>
          </w:p>
        </w:tc>
        <w:tc>
          <w:tcPr>
            <w:tcW w:w="920" w:type="pct"/>
            <w:noWrap w:val="0"/>
            <w:vAlign w:val="center"/>
          </w:tcPr>
          <w:p w14:paraId="4270692D">
            <w:pPr>
              <w:pStyle w:val="30"/>
              <w:bidi w:val="0"/>
            </w:pPr>
          </w:p>
        </w:tc>
      </w:tr>
      <w:tr w14:paraId="473774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F1F140">
            <w:pPr>
              <w:pStyle w:val="30"/>
              <w:bidi w:val="0"/>
            </w:pPr>
            <w:r>
              <w:rPr>
                <w:rFonts w:hint="default"/>
                <w:lang w:val="en-US" w:eastAsia="zh-CN"/>
              </w:rPr>
              <w:t>11</w:t>
            </w:r>
          </w:p>
        </w:tc>
        <w:tc>
          <w:tcPr>
            <w:tcW w:w="1004" w:type="pct"/>
            <w:noWrap w:val="0"/>
            <w:vAlign w:val="center"/>
          </w:tcPr>
          <w:p w14:paraId="20E1C343">
            <w:pPr>
              <w:pStyle w:val="30"/>
              <w:bidi w:val="0"/>
            </w:pPr>
            <w:r>
              <w:t>lzfphm</w:t>
            </w:r>
          </w:p>
        </w:tc>
        <w:tc>
          <w:tcPr>
            <w:tcW w:w="1088" w:type="pct"/>
            <w:noWrap w:val="0"/>
            <w:vAlign w:val="center"/>
          </w:tcPr>
          <w:p w14:paraId="509D377A">
            <w:pPr>
              <w:pStyle w:val="30"/>
              <w:bidi w:val="0"/>
            </w:pPr>
            <w:r>
              <w:t>蓝字发票号码</w:t>
            </w:r>
          </w:p>
        </w:tc>
        <w:tc>
          <w:tcPr>
            <w:tcW w:w="753" w:type="pct"/>
            <w:noWrap w:val="0"/>
            <w:vAlign w:val="center"/>
          </w:tcPr>
          <w:p w14:paraId="624E5A5B">
            <w:pPr>
              <w:pStyle w:val="30"/>
              <w:bidi w:val="0"/>
            </w:pPr>
            <w:r>
              <w:t>number</w:t>
            </w:r>
          </w:p>
        </w:tc>
        <w:tc>
          <w:tcPr>
            <w:tcW w:w="418" w:type="pct"/>
            <w:noWrap w:val="0"/>
            <w:vAlign w:val="center"/>
          </w:tcPr>
          <w:p w14:paraId="42134B12">
            <w:pPr>
              <w:pStyle w:val="30"/>
              <w:bidi w:val="0"/>
            </w:pPr>
            <w:r>
              <w:t>20</w:t>
            </w:r>
          </w:p>
        </w:tc>
        <w:tc>
          <w:tcPr>
            <w:tcW w:w="417" w:type="pct"/>
            <w:noWrap w:val="0"/>
            <w:vAlign w:val="center"/>
          </w:tcPr>
          <w:p w14:paraId="370A17C8">
            <w:pPr>
              <w:pStyle w:val="30"/>
              <w:bidi w:val="0"/>
            </w:pPr>
            <w:r>
              <w:t>否</w:t>
            </w:r>
          </w:p>
        </w:tc>
        <w:tc>
          <w:tcPr>
            <w:tcW w:w="920" w:type="pct"/>
            <w:noWrap w:val="0"/>
            <w:vAlign w:val="center"/>
          </w:tcPr>
          <w:p w14:paraId="21FDBE2D">
            <w:pPr>
              <w:pStyle w:val="30"/>
              <w:bidi w:val="0"/>
            </w:pPr>
          </w:p>
        </w:tc>
      </w:tr>
      <w:tr w14:paraId="6AD95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30B55E">
            <w:pPr>
              <w:pStyle w:val="30"/>
              <w:bidi w:val="0"/>
            </w:pPr>
            <w:r>
              <w:rPr>
                <w:rFonts w:hint="default"/>
                <w:lang w:val="en-US" w:eastAsia="zh-CN"/>
              </w:rPr>
              <w:t>12</w:t>
            </w:r>
          </w:p>
        </w:tc>
        <w:tc>
          <w:tcPr>
            <w:tcW w:w="1004" w:type="pct"/>
            <w:noWrap w:val="0"/>
            <w:vAlign w:val="center"/>
          </w:tcPr>
          <w:p w14:paraId="4CB22311">
            <w:pPr>
              <w:pStyle w:val="30"/>
              <w:bidi w:val="0"/>
            </w:pPr>
            <w:r>
              <w:t>sfzzfpbz</w:t>
            </w:r>
          </w:p>
        </w:tc>
        <w:tc>
          <w:tcPr>
            <w:tcW w:w="1088" w:type="pct"/>
            <w:noWrap w:val="0"/>
            <w:vAlign w:val="center"/>
          </w:tcPr>
          <w:p w14:paraId="0CD4991A">
            <w:pPr>
              <w:pStyle w:val="30"/>
              <w:bidi w:val="0"/>
            </w:pPr>
            <w:r>
              <w:t>是否纸质发票标志</w:t>
            </w:r>
          </w:p>
        </w:tc>
        <w:tc>
          <w:tcPr>
            <w:tcW w:w="753" w:type="pct"/>
            <w:noWrap w:val="0"/>
            <w:vAlign w:val="center"/>
          </w:tcPr>
          <w:p w14:paraId="21816CB0">
            <w:pPr>
              <w:pStyle w:val="30"/>
              <w:bidi w:val="0"/>
            </w:pPr>
            <w:r>
              <w:t>varchar</w:t>
            </w:r>
          </w:p>
        </w:tc>
        <w:tc>
          <w:tcPr>
            <w:tcW w:w="418" w:type="pct"/>
            <w:noWrap w:val="0"/>
            <w:vAlign w:val="center"/>
          </w:tcPr>
          <w:p w14:paraId="6E82E2E9">
            <w:pPr>
              <w:pStyle w:val="30"/>
              <w:bidi w:val="0"/>
            </w:pPr>
            <w:r>
              <w:t>1</w:t>
            </w:r>
          </w:p>
        </w:tc>
        <w:tc>
          <w:tcPr>
            <w:tcW w:w="417" w:type="pct"/>
            <w:noWrap w:val="0"/>
            <w:vAlign w:val="center"/>
          </w:tcPr>
          <w:p w14:paraId="61FF7B8B">
            <w:pPr>
              <w:pStyle w:val="30"/>
              <w:bidi w:val="0"/>
            </w:pPr>
            <w:r>
              <w:t>是</w:t>
            </w:r>
          </w:p>
        </w:tc>
        <w:tc>
          <w:tcPr>
            <w:tcW w:w="920" w:type="pct"/>
            <w:noWrap w:val="0"/>
            <w:vAlign w:val="center"/>
          </w:tcPr>
          <w:p w14:paraId="1573F23D">
            <w:pPr>
              <w:pStyle w:val="30"/>
              <w:bidi w:val="0"/>
            </w:pPr>
            <w:r>
              <w:t>Y：纸质发票</w:t>
            </w:r>
          </w:p>
          <w:p w14:paraId="5D41206A">
            <w:pPr>
              <w:pStyle w:val="30"/>
              <w:bidi w:val="0"/>
            </w:pPr>
            <w:r>
              <w:t>N：电子发票</w:t>
            </w:r>
          </w:p>
        </w:tc>
      </w:tr>
      <w:tr w14:paraId="583622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21F2F2">
            <w:pPr>
              <w:pStyle w:val="30"/>
              <w:bidi w:val="0"/>
            </w:pPr>
            <w:r>
              <w:rPr>
                <w:rFonts w:hint="default"/>
                <w:lang w:val="en-US" w:eastAsia="zh-CN"/>
              </w:rPr>
              <w:t>13</w:t>
            </w:r>
          </w:p>
        </w:tc>
        <w:tc>
          <w:tcPr>
            <w:tcW w:w="1004" w:type="pct"/>
            <w:noWrap w:val="0"/>
            <w:vAlign w:val="center"/>
          </w:tcPr>
          <w:p w14:paraId="30E76C64">
            <w:pPr>
              <w:pStyle w:val="30"/>
              <w:bidi w:val="0"/>
            </w:pPr>
            <w:r>
              <w:t>lzkprq</w:t>
            </w:r>
          </w:p>
        </w:tc>
        <w:tc>
          <w:tcPr>
            <w:tcW w:w="1088" w:type="pct"/>
            <w:noWrap w:val="0"/>
            <w:vAlign w:val="center"/>
          </w:tcPr>
          <w:p w14:paraId="5BAD44AA">
            <w:pPr>
              <w:pStyle w:val="30"/>
              <w:bidi w:val="0"/>
            </w:pPr>
            <w:r>
              <w:t>蓝字发票开票日期</w:t>
            </w:r>
          </w:p>
        </w:tc>
        <w:tc>
          <w:tcPr>
            <w:tcW w:w="753" w:type="pct"/>
            <w:noWrap w:val="0"/>
            <w:vAlign w:val="center"/>
          </w:tcPr>
          <w:p w14:paraId="219894E4">
            <w:pPr>
              <w:pStyle w:val="30"/>
              <w:bidi w:val="0"/>
            </w:pPr>
            <w:r>
              <w:t>datetime</w:t>
            </w:r>
          </w:p>
        </w:tc>
        <w:tc>
          <w:tcPr>
            <w:tcW w:w="418" w:type="pct"/>
            <w:noWrap w:val="0"/>
            <w:vAlign w:val="center"/>
          </w:tcPr>
          <w:p w14:paraId="150348C4">
            <w:pPr>
              <w:pStyle w:val="30"/>
              <w:bidi w:val="0"/>
            </w:pPr>
          </w:p>
        </w:tc>
        <w:tc>
          <w:tcPr>
            <w:tcW w:w="417" w:type="pct"/>
            <w:noWrap w:val="0"/>
            <w:vAlign w:val="center"/>
          </w:tcPr>
          <w:p w14:paraId="004B1BDB">
            <w:pPr>
              <w:pStyle w:val="30"/>
              <w:bidi w:val="0"/>
            </w:pPr>
            <w:r>
              <w:t>否</w:t>
            </w:r>
          </w:p>
        </w:tc>
        <w:tc>
          <w:tcPr>
            <w:tcW w:w="920" w:type="pct"/>
            <w:noWrap w:val="0"/>
            <w:vAlign w:val="center"/>
          </w:tcPr>
          <w:p w14:paraId="558A6EF1">
            <w:pPr>
              <w:pStyle w:val="30"/>
              <w:bidi w:val="0"/>
            </w:pPr>
            <w:r>
              <w:t>yyyy-MM-dd HH:mm:ss</w:t>
            </w:r>
          </w:p>
        </w:tc>
      </w:tr>
      <w:tr w14:paraId="3E6D2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A49B55">
            <w:pPr>
              <w:pStyle w:val="30"/>
              <w:bidi w:val="0"/>
            </w:pPr>
            <w:r>
              <w:rPr>
                <w:rFonts w:hint="default"/>
                <w:lang w:val="en-US" w:eastAsia="zh-CN"/>
              </w:rPr>
              <w:t>14</w:t>
            </w:r>
          </w:p>
        </w:tc>
        <w:tc>
          <w:tcPr>
            <w:tcW w:w="1004" w:type="pct"/>
            <w:noWrap w:val="0"/>
            <w:vAlign w:val="center"/>
          </w:tcPr>
          <w:p w14:paraId="43A80797">
            <w:pPr>
              <w:pStyle w:val="30"/>
              <w:bidi w:val="0"/>
            </w:pPr>
            <w:r>
              <w:t>lzhjje</w:t>
            </w:r>
          </w:p>
        </w:tc>
        <w:tc>
          <w:tcPr>
            <w:tcW w:w="1088" w:type="pct"/>
            <w:noWrap w:val="0"/>
            <w:vAlign w:val="center"/>
          </w:tcPr>
          <w:p w14:paraId="46962523">
            <w:pPr>
              <w:pStyle w:val="30"/>
              <w:bidi w:val="0"/>
            </w:pPr>
            <w:r>
              <w:t>蓝字发票合计金额</w:t>
            </w:r>
          </w:p>
        </w:tc>
        <w:tc>
          <w:tcPr>
            <w:tcW w:w="753" w:type="pct"/>
            <w:noWrap w:val="0"/>
            <w:vAlign w:val="center"/>
          </w:tcPr>
          <w:p w14:paraId="56338DD5">
            <w:pPr>
              <w:pStyle w:val="30"/>
              <w:bidi w:val="0"/>
            </w:pPr>
            <w:r>
              <w:t>number</w:t>
            </w:r>
          </w:p>
        </w:tc>
        <w:tc>
          <w:tcPr>
            <w:tcW w:w="418" w:type="pct"/>
            <w:noWrap w:val="0"/>
            <w:vAlign w:val="center"/>
          </w:tcPr>
          <w:p w14:paraId="394315CF">
            <w:pPr>
              <w:pStyle w:val="30"/>
              <w:bidi w:val="0"/>
            </w:pPr>
            <w:r>
              <w:t>18,2</w:t>
            </w:r>
          </w:p>
        </w:tc>
        <w:tc>
          <w:tcPr>
            <w:tcW w:w="417" w:type="pct"/>
            <w:noWrap w:val="0"/>
            <w:vAlign w:val="center"/>
          </w:tcPr>
          <w:p w14:paraId="193B5781">
            <w:pPr>
              <w:pStyle w:val="30"/>
              <w:bidi w:val="0"/>
            </w:pPr>
            <w:r>
              <w:t>否</w:t>
            </w:r>
          </w:p>
        </w:tc>
        <w:tc>
          <w:tcPr>
            <w:tcW w:w="920" w:type="pct"/>
            <w:noWrap w:val="0"/>
            <w:vAlign w:val="center"/>
          </w:tcPr>
          <w:p w14:paraId="5B8DBAD3">
            <w:pPr>
              <w:pStyle w:val="30"/>
              <w:bidi w:val="0"/>
            </w:pPr>
          </w:p>
        </w:tc>
      </w:tr>
      <w:tr w14:paraId="7C5AF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7E4C7BC">
            <w:pPr>
              <w:pStyle w:val="30"/>
              <w:bidi w:val="0"/>
            </w:pPr>
            <w:r>
              <w:rPr>
                <w:rFonts w:hint="default"/>
                <w:lang w:val="en-US" w:eastAsia="zh-CN"/>
              </w:rPr>
              <w:t>15</w:t>
            </w:r>
          </w:p>
        </w:tc>
        <w:tc>
          <w:tcPr>
            <w:tcW w:w="1004" w:type="pct"/>
            <w:noWrap w:val="0"/>
            <w:vAlign w:val="center"/>
          </w:tcPr>
          <w:p w14:paraId="5A41CAC1">
            <w:pPr>
              <w:pStyle w:val="30"/>
              <w:bidi w:val="0"/>
            </w:pPr>
            <w:r>
              <w:t>lzhjse</w:t>
            </w:r>
          </w:p>
        </w:tc>
        <w:tc>
          <w:tcPr>
            <w:tcW w:w="1088" w:type="pct"/>
            <w:noWrap w:val="0"/>
            <w:vAlign w:val="center"/>
          </w:tcPr>
          <w:p w14:paraId="7D263634">
            <w:pPr>
              <w:pStyle w:val="30"/>
              <w:bidi w:val="0"/>
            </w:pPr>
            <w:r>
              <w:t>蓝字发票合计税额</w:t>
            </w:r>
          </w:p>
        </w:tc>
        <w:tc>
          <w:tcPr>
            <w:tcW w:w="753" w:type="pct"/>
            <w:noWrap w:val="0"/>
            <w:vAlign w:val="center"/>
          </w:tcPr>
          <w:p w14:paraId="5F1C0EBC">
            <w:pPr>
              <w:pStyle w:val="30"/>
              <w:bidi w:val="0"/>
            </w:pPr>
            <w:r>
              <w:t>number</w:t>
            </w:r>
          </w:p>
        </w:tc>
        <w:tc>
          <w:tcPr>
            <w:tcW w:w="418" w:type="pct"/>
            <w:noWrap w:val="0"/>
            <w:vAlign w:val="center"/>
          </w:tcPr>
          <w:p w14:paraId="63FC72F9">
            <w:pPr>
              <w:pStyle w:val="30"/>
              <w:bidi w:val="0"/>
            </w:pPr>
            <w:r>
              <w:t>18,2</w:t>
            </w:r>
          </w:p>
        </w:tc>
        <w:tc>
          <w:tcPr>
            <w:tcW w:w="417" w:type="pct"/>
            <w:noWrap w:val="0"/>
            <w:vAlign w:val="center"/>
          </w:tcPr>
          <w:p w14:paraId="35E08E95">
            <w:pPr>
              <w:pStyle w:val="30"/>
              <w:bidi w:val="0"/>
            </w:pPr>
            <w:r>
              <w:t>否</w:t>
            </w:r>
          </w:p>
        </w:tc>
        <w:tc>
          <w:tcPr>
            <w:tcW w:w="920" w:type="pct"/>
            <w:noWrap w:val="0"/>
            <w:vAlign w:val="center"/>
          </w:tcPr>
          <w:p w14:paraId="1D102EDF">
            <w:pPr>
              <w:pStyle w:val="30"/>
              <w:bidi w:val="0"/>
            </w:pPr>
          </w:p>
        </w:tc>
      </w:tr>
      <w:tr w14:paraId="714E7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7D307F">
            <w:pPr>
              <w:pStyle w:val="30"/>
              <w:bidi w:val="0"/>
            </w:pPr>
            <w:r>
              <w:rPr>
                <w:rFonts w:hint="default"/>
                <w:lang w:val="en-US" w:eastAsia="zh-CN"/>
              </w:rPr>
              <w:t>16</w:t>
            </w:r>
          </w:p>
        </w:tc>
        <w:tc>
          <w:tcPr>
            <w:tcW w:w="1004" w:type="pct"/>
            <w:noWrap w:val="0"/>
            <w:vAlign w:val="center"/>
          </w:tcPr>
          <w:p w14:paraId="774F7CDC">
            <w:pPr>
              <w:pStyle w:val="30"/>
              <w:bidi w:val="0"/>
            </w:pPr>
            <w:r>
              <w:t>lzfppzDm</w:t>
            </w:r>
          </w:p>
        </w:tc>
        <w:tc>
          <w:tcPr>
            <w:tcW w:w="1088" w:type="pct"/>
            <w:noWrap w:val="0"/>
            <w:vAlign w:val="center"/>
          </w:tcPr>
          <w:p w14:paraId="58876A85">
            <w:pPr>
              <w:pStyle w:val="30"/>
              <w:bidi w:val="0"/>
            </w:pPr>
            <w:r>
              <w:t>蓝字发票票种代码</w:t>
            </w:r>
          </w:p>
        </w:tc>
        <w:tc>
          <w:tcPr>
            <w:tcW w:w="753" w:type="pct"/>
            <w:noWrap w:val="0"/>
            <w:vAlign w:val="center"/>
          </w:tcPr>
          <w:p w14:paraId="4EDCBCF0">
            <w:pPr>
              <w:pStyle w:val="30"/>
              <w:bidi w:val="0"/>
            </w:pPr>
            <w:r>
              <w:t>varchar</w:t>
            </w:r>
          </w:p>
        </w:tc>
        <w:tc>
          <w:tcPr>
            <w:tcW w:w="418" w:type="pct"/>
            <w:noWrap w:val="0"/>
            <w:vAlign w:val="center"/>
          </w:tcPr>
          <w:p w14:paraId="260B5F1B">
            <w:pPr>
              <w:pStyle w:val="30"/>
              <w:bidi w:val="0"/>
            </w:pPr>
            <w:r>
              <w:t>2</w:t>
            </w:r>
          </w:p>
        </w:tc>
        <w:tc>
          <w:tcPr>
            <w:tcW w:w="417" w:type="pct"/>
            <w:noWrap w:val="0"/>
            <w:vAlign w:val="center"/>
          </w:tcPr>
          <w:p w14:paraId="1DAE101A">
            <w:pPr>
              <w:pStyle w:val="30"/>
              <w:bidi w:val="0"/>
            </w:pPr>
            <w:r>
              <w:t>否</w:t>
            </w:r>
          </w:p>
        </w:tc>
        <w:tc>
          <w:tcPr>
            <w:tcW w:w="920" w:type="pct"/>
            <w:noWrap w:val="0"/>
            <w:vAlign w:val="center"/>
          </w:tcPr>
          <w:p w14:paraId="15F42070">
            <w:pPr>
              <w:pStyle w:val="30"/>
              <w:bidi w:val="0"/>
            </w:pPr>
            <w:r>
              <w:t>01: 增值税专用发票</w:t>
            </w:r>
          </w:p>
          <w:p w14:paraId="0CAD19EB">
            <w:pPr>
              <w:pStyle w:val="30"/>
              <w:bidi w:val="0"/>
            </w:pPr>
            <w:r>
              <w:t>02: 普通发票</w:t>
            </w:r>
          </w:p>
          <w:p w14:paraId="4267F578">
            <w:pPr>
              <w:pStyle w:val="30"/>
              <w:bidi w:val="0"/>
            </w:pPr>
            <w:r>
              <w:t>03: 机动车统一销售发票</w:t>
            </w:r>
          </w:p>
          <w:p w14:paraId="4E6FC220">
            <w:pPr>
              <w:pStyle w:val="30"/>
              <w:bidi w:val="0"/>
            </w:pPr>
            <w:r>
              <w:t>04: 二手车统一销售发票</w:t>
            </w:r>
          </w:p>
        </w:tc>
      </w:tr>
      <w:tr w14:paraId="2D0EA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305CA8F">
            <w:pPr>
              <w:pStyle w:val="30"/>
              <w:bidi w:val="0"/>
            </w:pPr>
            <w:r>
              <w:rPr>
                <w:rFonts w:hint="default"/>
                <w:lang w:val="en-US" w:eastAsia="zh-CN"/>
              </w:rPr>
              <w:t>17</w:t>
            </w:r>
          </w:p>
        </w:tc>
        <w:tc>
          <w:tcPr>
            <w:tcW w:w="1004" w:type="pct"/>
            <w:noWrap w:val="0"/>
            <w:vAlign w:val="center"/>
          </w:tcPr>
          <w:p w14:paraId="33BD0EE8">
            <w:pPr>
              <w:pStyle w:val="30"/>
              <w:bidi w:val="0"/>
            </w:pPr>
            <w:r>
              <w:t>lzfpTdyslxDm</w:t>
            </w:r>
          </w:p>
        </w:tc>
        <w:tc>
          <w:tcPr>
            <w:tcW w:w="1088" w:type="pct"/>
            <w:noWrap w:val="0"/>
            <w:vAlign w:val="center"/>
          </w:tcPr>
          <w:p w14:paraId="073E6573">
            <w:pPr>
              <w:pStyle w:val="30"/>
              <w:bidi w:val="0"/>
            </w:pPr>
            <w:r>
              <w:t>蓝字发票特定要素类型代码</w:t>
            </w:r>
          </w:p>
        </w:tc>
        <w:tc>
          <w:tcPr>
            <w:tcW w:w="753" w:type="pct"/>
            <w:noWrap w:val="0"/>
            <w:vAlign w:val="center"/>
          </w:tcPr>
          <w:p w14:paraId="6DF106D9">
            <w:pPr>
              <w:pStyle w:val="30"/>
              <w:bidi w:val="0"/>
            </w:pPr>
            <w:r>
              <w:t>varchar</w:t>
            </w:r>
          </w:p>
        </w:tc>
        <w:tc>
          <w:tcPr>
            <w:tcW w:w="418" w:type="pct"/>
            <w:noWrap w:val="0"/>
            <w:vAlign w:val="center"/>
          </w:tcPr>
          <w:p w14:paraId="62D6DDD8">
            <w:pPr>
              <w:pStyle w:val="30"/>
              <w:bidi w:val="0"/>
            </w:pPr>
            <w:r>
              <w:t>2</w:t>
            </w:r>
          </w:p>
        </w:tc>
        <w:tc>
          <w:tcPr>
            <w:tcW w:w="417" w:type="pct"/>
            <w:noWrap w:val="0"/>
            <w:vAlign w:val="center"/>
          </w:tcPr>
          <w:p w14:paraId="52A16733">
            <w:pPr>
              <w:pStyle w:val="30"/>
              <w:bidi w:val="0"/>
            </w:pPr>
            <w:r>
              <w:t>是</w:t>
            </w:r>
          </w:p>
        </w:tc>
        <w:tc>
          <w:tcPr>
            <w:tcW w:w="920" w:type="pct"/>
            <w:noWrap w:val="0"/>
            <w:vAlign w:val="center"/>
          </w:tcPr>
          <w:p w14:paraId="040D021E">
            <w:pPr>
              <w:pStyle w:val="30"/>
              <w:bidi w:val="0"/>
            </w:pPr>
          </w:p>
          <w:p w14:paraId="3D0DD56D">
            <w:pPr>
              <w:pStyle w:val="30"/>
              <w:bidi w:val="0"/>
            </w:pPr>
            <w:r>
              <w:t>06：不动产租赁服务发票</w:t>
            </w:r>
          </w:p>
          <w:p w14:paraId="56CB94CB">
            <w:pPr>
              <w:pStyle w:val="30"/>
              <w:bidi w:val="0"/>
            </w:pPr>
          </w:p>
        </w:tc>
      </w:tr>
      <w:tr w14:paraId="7B992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AEB957F">
            <w:pPr>
              <w:pStyle w:val="30"/>
              <w:bidi w:val="0"/>
            </w:pPr>
            <w:r>
              <w:rPr>
                <w:rFonts w:hint="default"/>
                <w:lang w:val="en-US" w:eastAsia="zh-CN"/>
              </w:rPr>
              <w:t>18</w:t>
            </w:r>
          </w:p>
        </w:tc>
        <w:tc>
          <w:tcPr>
            <w:tcW w:w="1004" w:type="pct"/>
            <w:noWrap w:val="0"/>
            <w:vAlign w:val="center"/>
          </w:tcPr>
          <w:p w14:paraId="26F1C101">
            <w:pPr>
              <w:pStyle w:val="30"/>
              <w:bidi w:val="0"/>
            </w:pPr>
            <w:r>
              <w:t>hzcxje</w:t>
            </w:r>
          </w:p>
        </w:tc>
        <w:tc>
          <w:tcPr>
            <w:tcW w:w="1088" w:type="pct"/>
            <w:noWrap w:val="0"/>
            <w:vAlign w:val="center"/>
          </w:tcPr>
          <w:p w14:paraId="3C394D2F">
            <w:pPr>
              <w:pStyle w:val="30"/>
              <w:bidi w:val="0"/>
            </w:pPr>
            <w:r>
              <w:t>红字冲销金额</w:t>
            </w:r>
          </w:p>
        </w:tc>
        <w:tc>
          <w:tcPr>
            <w:tcW w:w="753" w:type="pct"/>
            <w:noWrap w:val="0"/>
            <w:vAlign w:val="center"/>
          </w:tcPr>
          <w:p w14:paraId="0F0D750F">
            <w:pPr>
              <w:pStyle w:val="30"/>
              <w:bidi w:val="0"/>
            </w:pPr>
            <w:r>
              <w:t>number</w:t>
            </w:r>
          </w:p>
        </w:tc>
        <w:tc>
          <w:tcPr>
            <w:tcW w:w="418" w:type="pct"/>
            <w:noWrap w:val="0"/>
            <w:vAlign w:val="center"/>
          </w:tcPr>
          <w:p w14:paraId="0088778B">
            <w:pPr>
              <w:pStyle w:val="30"/>
              <w:bidi w:val="0"/>
            </w:pPr>
            <w:r>
              <w:t>18,2</w:t>
            </w:r>
          </w:p>
        </w:tc>
        <w:tc>
          <w:tcPr>
            <w:tcW w:w="417" w:type="pct"/>
            <w:noWrap w:val="0"/>
            <w:vAlign w:val="center"/>
          </w:tcPr>
          <w:p w14:paraId="038EE7A7">
            <w:pPr>
              <w:pStyle w:val="30"/>
              <w:bidi w:val="0"/>
            </w:pPr>
            <w:r>
              <w:t>是</w:t>
            </w:r>
          </w:p>
        </w:tc>
        <w:tc>
          <w:tcPr>
            <w:tcW w:w="920" w:type="pct"/>
            <w:noWrap w:val="0"/>
            <w:vAlign w:val="center"/>
          </w:tcPr>
          <w:p w14:paraId="25BBE93A">
            <w:pPr>
              <w:pStyle w:val="30"/>
              <w:bidi w:val="0"/>
            </w:pPr>
          </w:p>
        </w:tc>
      </w:tr>
      <w:tr w14:paraId="42617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5F8654A">
            <w:pPr>
              <w:pStyle w:val="30"/>
              <w:bidi w:val="0"/>
            </w:pPr>
            <w:r>
              <w:rPr>
                <w:rFonts w:hint="default"/>
                <w:lang w:val="en-US" w:eastAsia="zh-CN"/>
              </w:rPr>
              <w:t>19</w:t>
            </w:r>
          </w:p>
        </w:tc>
        <w:tc>
          <w:tcPr>
            <w:tcW w:w="1004" w:type="pct"/>
            <w:noWrap w:val="0"/>
            <w:vAlign w:val="center"/>
          </w:tcPr>
          <w:p w14:paraId="032CA56F">
            <w:pPr>
              <w:pStyle w:val="30"/>
              <w:bidi w:val="0"/>
            </w:pPr>
            <w:r>
              <w:t>hzcxse</w:t>
            </w:r>
          </w:p>
        </w:tc>
        <w:tc>
          <w:tcPr>
            <w:tcW w:w="1088" w:type="pct"/>
            <w:noWrap w:val="0"/>
            <w:vAlign w:val="center"/>
          </w:tcPr>
          <w:p w14:paraId="2F6E13E2">
            <w:pPr>
              <w:pStyle w:val="30"/>
              <w:bidi w:val="0"/>
            </w:pPr>
            <w:r>
              <w:t>红字冲销税额</w:t>
            </w:r>
          </w:p>
        </w:tc>
        <w:tc>
          <w:tcPr>
            <w:tcW w:w="753" w:type="pct"/>
            <w:noWrap w:val="0"/>
            <w:vAlign w:val="center"/>
          </w:tcPr>
          <w:p w14:paraId="1E8B6FA7">
            <w:pPr>
              <w:pStyle w:val="30"/>
              <w:bidi w:val="0"/>
            </w:pPr>
            <w:r>
              <w:t>number</w:t>
            </w:r>
          </w:p>
        </w:tc>
        <w:tc>
          <w:tcPr>
            <w:tcW w:w="418" w:type="pct"/>
            <w:noWrap w:val="0"/>
            <w:vAlign w:val="center"/>
          </w:tcPr>
          <w:p w14:paraId="742A62F8">
            <w:pPr>
              <w:pStyle w:val="30"/>
              <w:bidi w:val="0"/>
            </w:pPr>
            <w:r>
              <w:t>18,2</w:t>
            </w:r>
          </w:p>
        </w:tc>
        <w:tc>
          <w:tcPr>
            <w:tcW w:w="417" w:type="pct"/>
            <w:noWrap w:val="0"/>
            <w:vAlign w:val="center"/>
          </w:tcPr>
          <w:p w14:paraId="3C72F021">
            <w:pPr>
              <w:pStyle w:val="30"/>
              <w:bidi w:val="0"/>
            </w:pPr>
            <w:r>
              <w:t>是</w:t>
            </w:r>
          </w:p>
        </w:tc>
        <w:tc>
          <w:tcPr>
            <w:tcW w:w="920" w:type="pct"/>
            <w:noWrap w:val="0"/>
            <w:vAlign w:val="center"/>
          </w:tcPr>
          <w:p w14:paraId="27F61C12">
            <w:pPr>
              <w:pStyle w:val="30"/>
              <w:bidi w:val="0"/>
            </w:pPr>
          </w:p>
        </w:tc>
      </w:tr>
      <w:tr w14:paraId="2013B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EBCA1C">
            <w:pPr>
              <w:pStyle w:val="30"/>
              <w:bidi w:val="0"/>
            </w:pPr>
            <w:r>
              <w:rPr>
                <w:rFonts w:hint="default"/>
                <w:lang w:val="en-US" w:eastAsia="zh-CN"/>
              </w:rPr>
              <w:t>20</w:t>
            </w:r>
          </w:p>
        </w:tc>
        <w:tc>
          <w:tcPr>
            <w:tcW w:w="1004" w:type="pct"/>
            <w:noWrap w:val="0"/>
            <w:vAlign w:val="center"/>
          </w:tcPr>
          <w:p w14:paraId="2F81B3E2">
            <w:pPr>
              <w:pStyle w:val="30"/>
              <w:bidi w:val="0"/>
            </w:pPr>
            <w:r>
              <w:t>chyyDm</w:t>
            </w:r>
          </w:p>
        </w:tc>
        <w:tc>
          <w:tcPr>
            <w:tcW w:w="1088" w:type="pct"/>
            <w:noWrap w:val="0"/>
            <w:vAlign w:val="center"/>
          </w:tcPr>
          <w:p w14:paraId="109D4C1C">
            <w:pPr>
              <w:pStyle w:val="30"/>
              <w:bidi w:val="0"/>
            </w:pPr>
            <w:r>
              <w:t>红字发票冲红原因代码</w:t>
            </w:r>
          </w:p>
        </w:tc>
        <w:tc>
          <w:tcPr>
            <w:tcW w:w="753" w:type="pct"/>
            <w:noWrap w:val="0"/>
            <w:vAlign w:val="center"/>
          </w:tcPr>
          <w:p w14:paraId="589ABB0C">
            <w:pPr>
              <w:pStyle w:val="30"/>
              <w:bidi w:val="0"/>
            </w:pPr>
            <w:r>
              <w:t>varchar</w:t>
            </w:r>
          </w:p>
        </w:tc>
        <w:tc>
          <w:tcPr>
            <w:tcW w:w="418" w:type="pct"/>
            <w:noWrap w:val="0"/>
            <w:vAlign w:val="center"/>
          </w:tcPr>
          <w:p w14:paraId="59AFEB0C">
            <w:pPr>
              <w:pStyle w:val="30"/>
              <w:bidi w:val="0"/>
            </w:pPr>
            <w:r>
              <w:t>2</w:t>
            </w:r>
          </w:p>
        </w:tc>
        <w:tc>
          <w:tcPr>
            <w:tcW w:w="417" w:type="pct"/>
            <w:noWrap w:val="0"/>
            <w:vAlign w:val="center"/>
          </w:tcPr>
          <w:p w14:paraId="78E918DA">
            <w:pPr>
              <w:pStyle w:val="30"/>
              <w:bidi w:val="0"/>
            </w:pPr>
            <w:r>
              <w:t>是</w:t>
            </w:r>
          </w:p>
        </w:tc>
        <w:tc>
          <w:tcPr>
            <w:tcW w:w="920" w:type="pct"/>
            <w:noWrap w:val="0"/>
            <w:vAlign w:val="center"/>
          </w:tcPr>
          <w:p w14:paraId="3CBEE37D">
            <w:pPr>
              <w:pStyle w:val="30"/>
              <w:bidi w:val="0"/>
            </w:pPr>
            <w:r>
              <w:t>01：开票有误</w:t>
            </w:r>
          </w:p>
          <w:p w14:paraId="13E27A05">
            <w:pPr>
              <w:pStyle w:val="30"/>
              <w:bidi w:val="0"/>
            </w:pPr>
            <w:r>
              <w:t>02：销货退回</w:t>
            </w:r>
          </w:p>
          <w:p w14:paraId="5CC02928">
            <w:pPr>
              <w:pStyle w:val="30"/>
              <w:bidi w:val="0"/>
            </w:pPr>
            <w:r>
              <w:t>03：服务中止</w:t>
            </w:r>
          </w:p>
          <w:p w14:paraId="61F8C443">
            <w:pPr>
              <w:pStyle w:val="30"/>
              <w:bidi w:val="0"/>
            </w:pPr>
            <w:r>
              <w:t>04：销售折让</w:t>
            </w:r>
          </w:p>
        </w:tc>
      </w:tr>
      <w:tr w14:paraId="2E2B9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46E9487">
            <w:pPr>
              <w:pStyle w:val="30"/>
              <w:bidi w:val="0"/>
            </w:pPr>
            <w:r>
              <w:rPr>
                <w:rFonts w:hint="default"/>
                <w:lang w:val="en-US" w:eastAsia="zh-CN"/>
              </w:rPr>
              <w:t>21</w:t>
            </w:r>
          </w:p>
        </w:tc>
        <w:tc>
          <w:tcPr>
            <w:tcW w:w="1004" w:type="pct"/>
            <w:noWrap w:val="0"/>
            <w:vAlign w:val="center"/>
          </w:tcPr>
          <w:p w14:paraId="5FD9057C">
            <w:pPr>
              <w:pStyle w:val="30"/>
              <w:bidi w:val="0"/>
            </w:pPr>
            <w:r>
              <w:t>hzqrxxztDm</w:t>
            </w:r>
          </w:p>
        </w:tc>
        <w:tc>
          <w:tcPr>
            <w:tcW w:w="1088" w:type="pct"/>
            <w:noWrap w:val="0"/>
            <w:vAlign w:val="center"/>
          </w:tcPr>
          <w:p w14:paraId="0F7AB5CE">
            <w:pPr>
              <w:pStyle w:val="30"/>
              <w:bidi w:val="0"/>
            </w:pPr>
            <w:r>
              <w:t>红字确认单状态</w:t>
            </w:r>
          </w:p>
        </w:tc>
        <w:tc>
          <w:tcPr>
            <w:tcW w:w="753" w:type="pct"/>
            <w:noWrap w:val="0"/>
            <w:vAlign w:val="center"/>
          </w:tcPr>
          <w:p w14:paraId="23565E1B">
            <w:pPr>
              <w:pStyle w:val="30"/>
              <w:bidi w:val="0"/>
            </w:pPr>
            <w:r>
              <w:t>varchar</w:t>
            </w:r>
          </w:p>
        </w:tc>
        <w:tc>
          <w:tcPr>
            <w:tcW w:w="418" w:type="pct"/>
            <w:noWrap w:val="0"/>
            <w:vAlign w:val="center"/>
          </w:tcPr>
          <w:p w14:paraId="7CEE4226">
            <w:pPr>
              <w:pStyle w:val="30"/>
              <w:bidi w:val="0"/>
            </w:pPr>
            <w:r>
              <w:t>2</w:t>
            </w:r>
          </w:p>
        </w:tc>
        <w:tc>
          <w:tcPr>
            <w:tcW w:w="417" w:type="pct"/>
            <w:noWrap w:val="0"/>
            <w:vAlign w:val="center"/>
          </w:tcPr>
          <w:p w14:paraId="23ECEBB5">
            <w:pPr>
              <w:pStyle w:val="30"/>
              <w:bidi w:val="0"/>
            </w:pPr>
            <w:r>
              <w:t>是</w:t>
            </w:r>
          </w:p>
        </w:tc>
        <w:tc>
          <w:tcPr>
            <w:tcW w:w="920" w:type="pct"/>
            <w:noWrap w:val="0"/>
            <w:vAlign w:val="center"/>
          </w:tcPr>
          <w:p w14:paraId="5BEF3B11">
            <w:pPr>
              <w:pStyle w:val="30"/>
              <w:bidi w:val="0"/>
            </w:pPr>
            <w:r>
              <w:t>01：无需确认</w:t>
            </w:r>
          </w:p>
          <w:p w14:paraId="725943A4">
            <w:pPr>
              <w:pStyle w:val="30"/>
              <w:bidi w:val="0"/>
            </w:pPr>
            <w:r>
              <w:t>02：销方录入待购方确认</w:t>
            </w:r>
          </w:p>
          <w:p w14:paraId="2B38E7EB">
            <w:pPr>
              <w:pStyle w:val="30"/>
              <w:bidi w:val="0"/>
            </w:pPr>
            <w:r>
              <w:t>03：购方录入待销方确认</w:t>
            </w:r>
          </w:p>
          <w:p w14:paraId="7744A832">
            <w:pPr>
              <w:pStyle w:val="30"/>
              <w:bidi w:val="0"/>
            </w:pPr>
            <w:r>
              <w:t>04：购销双方已确认</w:t>
            </w:r>
          </w:p>
          <w:p w14:paraId="7EE61412">
            <w:pPr>
              <w:pStyle w:val="30"/>
              <w:bidi w:val="0"/>
            </w:pPr>
            <w:r>
              <w:t>05：作废（销方录入购方否认）</w:t>
            </w:r>
          </w:p>
          <w:p w14:paraId="5C399C0F">
            <w:pPr>
              <w:pStyle w:val="30"/>
              <w:bidi w:val="0"/>
            </w:pPr>
            <w:r>
              <w:t>06：作废（购方录入销方否认）</w:t>
            </w:r>
          </w:p>
          <w:p w14:paraId="42BE3B4C">
            <w:pPr>
              <w:pStyle w:val="30"/>
              <w:bidi w:val="0"/>
            </w:pPr>
            <w:r>
              <w:t>07：作废（超72小时未确认）</w:t>
            </w:r>
          </w:p>
          <w:p w14:paraId="65A88C60">
            <w:pPr>
              <w:pStyle w:val="30"/>
              <w:bidi w:val="0"/>
            </w:pPr>
            <w:r>
              <w:t>08：（发起方撤销）</w:t>
            </w:r>
          </w:p>
          <w:p w14:paraId="5616CD1C">
            <w:pPr>
              <w:pStyle w:val="30"/>
              <w:bidi w:val="0"/>
            </w:pPr>
            <w:r>
              <w:t>09：作废（确认后撤销）</w:t>
            </w:r>
          </w:p>
          <w:p w14:paraId="563B89A7">
            <w:pPr>
              <w:pStyle w:val="30"/>
              <w:bidi w:val="0"/>
            </w:pPr>
            <w:r>
              <w:t>10</w:t>
            </w:r>
            <w:r>
              <w:rPr>
                <w:rFonts w:hint="eastAsia"/>
                <w:lang w:eastAsia="zh-CN"/>
              </w:rPr>
              <w:t>：</w:t>
            </w:r>
            <w:r>
              <w:t>作废（异常凭证）</w:t>
            </w:r>
          </w:p>
        </w:tc>
      </w:tr>
      <w:tr w14:paraId="1BCED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A32BF6">
            <w:pPr>
              <w:pStyle w:val="30"/>
              <w:bidi w:val="0"/>
            </w:pPr>
            <w:r>
              <w:rPr>
                <w:rFonts w:hint="default"/>
                <w:lang w:val="en-US" w:eastAsia="zh-CN"/>
              </w:rPr>
              <w:t>22</w:t>
            </w:r>
          </w:p>
        </w:tc>
        <w:tc>
          <w:tcPr>
            <w:tcW w:w="1004" w:type="pct"/>
            <w:noWrap w:val="0"/>
            <w:vAlign w:val="center"/>
          </w:tcPr>
          <w:p w14:paraId="3E777BEC">
            <w:pPr>
              <w:pStyle w:val="30"/>
              <w:bidi w:val="0"/>
            </w:pPr>
            <w:r>
              <w:t>qrrq</w:t>
            </w:r>
          </w:p>
        </w:tc>
        <w:tc>
          <w:tcPr>
            <w:tcW w:w="1088" w:type="pct"/>
            <w:noWrap w:val="0"/>
            <w:vAlign w:val="center"/>
          </w:tcPr>
          <w:p w14:paraId="50C887E6">
            <w:pPr>
              <w:pStyle w:val="30"/>
              <w:bidi w:val="0"/>
            </w:pPr>
            <w:r>
              <w:t>确认日期</w:t>
            </w:r>
          </w:p>
        </w:tc>
        <w:tc>
          <w:tcPr>
            <w:tcW w:w="753" w:type="pct"/>
            <w:noWrap w:val="0"/>
            <w:vAlign w:val="center"/>
          </w:tcPr>
          <w:p w14:paraId="7785A092">
            <w:pPr>
              <w:pStyle w:val="30"/>
              <w:bidi w:val="0"/>
            </w:pPr>
            <w:r>
              <w:t>datetime</w:t>
            </w:r>
          </w:p>
        </w:tc>
        <w:tc>
          <w:tcPr>
            <w:tcW w:w="418" w:type="pct"/>
            <w:noWrap w:val="0"/>
            <w:vAlign w:val="center"/>
          </w:tcPr>
          <w:p w14:paraId="36B1C2CB">
            <w:pPr>
              <w:pStyle w:val="30"/>
              <w:bidi w:val="0"/>
            </w:pPr>
          </w:p>
        </w:tc>
        <w:tc>
          <w:tcPr>
            <w:tcW w:w="417" w:type="pct"/>
            <w:noWrap w:val="0"/>
            <w:vAlign w:val="center"/>
          </w:tcPr>
          <w:p w14:paraId="56D5AA69">
            <w:pPr>
              <w:pStyle w:val="30"/>
              <w:bidi w:val="0"/>
            </w:pPr>
            <w:r>
              <w:t>否</w:t>
            </w:r>
          </w:p>
        </w:tc>
        <w:tc>
          <w:tcPr>
            <w:tcW w:w="920" w:type="pct"/>
            <w:noWrap w:val="0"/>
            <w:vAlign w:val="center"/>
          </w:tcPr>
          <w:p w14:paraId="05085DE4">
            <w:pPr>
              <w:pStyle w:val="30"/>
              <w:bidi w:val="0"/>
            </w:pPr>
            <w:r>
              <w:t>yyyy-MM-dd HH:mm:ss</w:t>
            </w:r>
          </w:p>
        </w:tc>
      </w:tr>
      <w:tr w14:paraId="39CE89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FDEDE9">
            <w:pPr>
              <w:pStyle w:val="30"/>
              <w:bidi w:val="0"/>
            </w:pPr>
            <w:r>
              <w:rPr>
                <w:rFonts w:hint="default"/>
                <w:lang w:val="en-US" w:eastAsia="zh-CN"/>
              </w:rPr>
              <w:t>23</w:t>
            </w:r>
          </w:p>
        </w:tc>
        <w:tc>
          <w:tcPr>
            <w:tcW w:w="1004" w:type="pct"/>
            <w:noWrap w:val="0"/>
            <w:vAlign w:val="center"/>
          </w:tcPr>
          <w:p w14:paraId="69C4BB96">
            <w:pPr>
              <w:pStyle w:val="30"/>
              <w:bidi w:val="0"/>
            </w:pPr>
            <w:r>
              <w:t>ykjhzfpbz</w:t>
            </w:r>
          </w:p>
        </w:tc>
        <w:tc>
          <w:tcPr>
            <w:tcW w:w="1088" w:type="pct"/>
            <w:noWrap w:val="0"/>
            <w:vAlign w:val="center"/>
          </w:tcPr>
          <w:p w14:paraId="5F1A02B7">
            <w:pPr>
              <w:pStyle w:val="30"/>
              <w:bidi w:val="0"/>
            </w:pPr>
            <w:r>
              <w:t>已开具红字发票标志</w:t>
            </w:r>
          </w:p>
        </w:tc>
        <w:tc>
          <w:tcPr>
            <w:tcW w:w="753" w:type="pct"/>
            <w:noWrap w:val="0"/>
            <w:vAlign w:val="center"/>
          </w:tcPr>
          <w:p w14:paraId="796C8DFA">
            <w:pPr>
              <w:pStyle w:val="30"/>
              <w:bidi w:val="0"/>
            </w:pPr>
            <w:r>
              <w:t>varchar</w:t>
            </w:r>
          </w:p>
        </w:tc>
        <w:tc>
          <w:tcPr>
            <w:tcW w:w="418" w:type="pct"/>
            <w:noWrap w:val="0"/>
            <w:vAlign w:val="center"/>
          </w:tcPr>
          <w:p w14:paraId="0C1B6EA9">
            <w:pPr>
              <w:pStyle w:val="30"/>
              <w:bidi w:val="0"/>
            </w:pPr>
            <w:r>
              <w:t>1</w:t>
            </w:r>
          </w:p>
        </w:tc>
        <w:tc>
          <w:tcPr>
            <w:tcW w:w="417" w:type="pct"/>
            <w:noWrap w:val="0"/>
            <w:vAlign w:val="center"/>
          </w:tcPr>
          <w:p w14:paraId="22F34EDA">
            <w:pPr>
              <w:pStyle w:val="30"/>
              <w:bidi w:val="0"/>
            </w:pPr>
            <w:r>
              <w:t>否</w:t>
            </w:r>
          </w:p>
        </w:tc>
        <w:tc>
          <w:tcPr>
            <w:tcW w:w="920" w:type="pct"/>
            <w:noWrap w:val="0"/>
            <w:vAlign w:val="center"/>
          </w:tcPr>
          <w:p w14:paraId="1B29FFC1">
            <w:pPr>
              <w:pStyle w:val="30"/>
              <w:bidi w:val="0"/>
            </w:pPr>
            <w:r>
              <w:t>Y：已开具</w:t>
            </w:r>
          </w:p>
          <w:p w14:paraId="6F988FF1">
            <w:pPr>
              <w:pStyle w:val="30"/>
              <w:bidi w:val="0"/>
            </w:pPr>
            <w:r>
              <w:t>N：未开具</w:t>
            </w:r>
          </w:p>
        </w:tc>
      </w:tr>
      <w:tr w14:paraId="7E8BCB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0BCDCC2">
            <w:pPr>
              <w:pStyle w:val="30"/>
              <w:bidi w:val="0"/>
            </w:pPr>
            <w:r>
              <w:rPr>
                <w:rFonts w:hint="default"/>
                <w:lang w:val="en-US" w:eastAsia="zh-CN"/>
              </w:rPr>
              <w:t>24</w:t>
            </w:r>
          </w:p>
        </w:tc>
        <w:tc>
          <w:tcPr>
            <w:tcW w:w="1004" w:type="pct"/>
            <w:noWrap w:val="0"/>
            <w:vAlign w:val="center"/>
          </w:tcPr>
          <w:p w14:paraId="57B49471">
            <w:pPr>
              <w:pStyle w:val="30"/>
              <w:bidi w:val="0"/>
            </w:pPr>
            <w:r>
              <w:t>hzfphm</w:t>
            </w:r>
          </w:p>
        </w:tc>
        <w:tc>
          <w:tcPr>
            <w:tcW w:w="1088" w:type="pct"/>
            <w:noWrap w:val="0"/>
            <w:vAlign w:val="center"/>
          </w:tcPr>
          <w:p w14:paraId="5127E115">
            <w:pPr>
              <w:pStyle w:val="30"/>
              <w:bidi w:val="0"/>
            </w:pPr>
            <w:r>
              <w:t>红字发票号码</w:t>
            </w:r>
          </w:p>
        </w:tc>
        <w:tc>
          <w:tcPr>
            <w:tcW w:w="753" w:type="pct"/>
            <w:noWrap w:val="0"/>
            <w:vAlign w:val="center"/>
          </w:tcPr>
          <w:p w14:paraId="2C88012C">
            <w:pPr>
              <w:pStyle w:val="30"/>
              <w:bidi w:val="0"/>
            </w:pPr>
            <w:r>
              <w:t>String</w:t>
            </w:r>
          </w:p>
        </w:tc>
        <w:tc>
          <w:tcPr>
            <w:tcW w:w="418" w:type="pct"/>
            <w:noWrap w:val="0"/>
            <w:vAlign w:val="center"/>
          </w:tcPr>
          <w:p w14:paraId="7D0910F8">
            <w:pPr>
              <w:pStyle w:val="30"/>
              <w:bidi w:val="0"/>
            </w:pPr>
            <w:r>
              <w:t>20</w:t>
            </w:r>
          </w:p>
        </w:tc>
        <w:tc>
          <w:tcPr>
            <w:tcW w:w="417" w:type="pct"/>
            <w:noWrap w:val="0"/>
            <w:vAlign w:val="center"/>
          </w:tcPr>
          <w:p w14:paraId="40511681">
            <w:pPr>
              <w:pStyle w:val="30"/>
              <w:bidi w:val="0"/>
            </w:pPr>
            <w:r>
              <w:t>否</w:t>
            </w:r>
          </w:p>
        </w:tc>
        <w:tc>
          <w:tcPr>
            <w:tcW w:w="920" w:type="pct"/>
            <w:noWrap w:val="0"/>
            <w:vAlign w:val="center"/>
          </w:tcPr>
          <w:p w14:paraId="521F1A82">
            <w:pPr>
              <w:pStyle w:val="30"/>
              <w:bidi w:val="0"/>
            </w:pPr>
          </w:p>
        </w:tc>
      </w:tr>
      <w:tr w14:paraId="64EF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DC944A">
            <w:pPr>
              <w:pStyle w:val="30"/>
              <w:bidi w:val="0"/>
            </w:pPr>
            <w:r>
              <w:rPr>
                <w:rFonts w:hint="default"/>
                <w:lang w:val="en-US" w:eastAsia="zh-CN"/>
              </w:rPr>
              <w:t>25</w:t>
            </w:r>
          </w:p>
        </w:tc>
        <w:tc>
          <w:tcPr>
            <w:tcW w:w="1004" w:type="pct"/>
            <w:noWrap w:val="0"/>
            <w:vAlign w:val="center"/>
          </w:tcPr>
          <w:p w14:paraId="6CDC848F">
            <w:pPr>
              <w:pStyle w:val="30"/>
              <w:bidi w:val="0"/>
            </w:pPr>
            <w:r>
              <w:t>hzkprq</w:t>
            </w:r>
          </w:p>
        </w:tc>
        <w:tc>
          <w:tcPr>
            <w:tcW w:w="1088" w:type="pct"/>
            <w:noWrap w:val="0"/>
            <w:vAlign w:val="center"/>
          </w:tcPr>
          <w:p w14:paraId="16416D6B">
            <w:pPr>
              <w:pStyle w:val="30"/>
              <w:bidi w:val="0"/>
            </w:pPr>
            <w:r>
              <w:t>红字开票日期</w:t>
            </w:r>
          </w:p>
        </w:tc>
        <w:tc>
          <w:tcPr>
            <w:tcW w:w="753" w:type="pct"/>
            <w:noWrap w:val="0"/>
            <w:vAlign w:val="center"/>
          </w:tcPr>
          <w:p w14:paraId="6B0D9DE2">
            <w:pPr>
              <w:pStyle w:val="30"/>
              <w:bidi w:val="0"/>
            </w:pPr>
            <w:r>
              <w:t>datetime</w:t>
            </w:r>
          </w:p>
        </w:tc>
        <w:tc>
          <w:tcPr>
            <w:tcW w:w="418" w:type="pct"/>
            <w:noWrap w:val="0"/>
            <w:vAlign w:val="center"/>
          </w:tcPr>
          <w:p w14:paraId="0ADA4BED">
            <w:pPr>
              <w:pStyle w:val="30"/>
              <w:bidi w:val="0"/>
            </w:pPr>
          </w:p>
        </w:tc>
        <w:tc>
          <w:tcPr>
            <w:tcW w:w="417" w:type="pct"/>
            <w:noWrap w:val="0"/>
            <w:vAlign w:val="center"/>
          </w:tcPr>
          <w:p w14:paraId="6374F96A">
            <w:pPr>
              <w:pStyle w:val="30"/>
              <w:bidi w:val="0"/>
            </w:pPr>
            <w:r>
              <w:t>是</w:t>
            </w:r>
          </w:p>
        </w:tc>
        <w:tc>
          <w:tcPr>
            <w:tcW w:w="920" w:type="pct"/>
            <w:noWrap w:val="0"/>
            <w:vAlign w:val="center"/>
          </w:tcPr>
          <w:p w14:paraId="6C605AA7">
            <w:pPr>
              <w:pStyle w:val="30"/>
              <w:bidi w:val="0"/>
            </w:pPr>
            <w:r>
              <w:t>yyyy-MM-dd HH:mm:ss</w:t>
            </w:r>
          </w:p>
        </w:tc>
      </w:tr>
      <w:tr w14:paraId="52494A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26C9450">
            <w:pPr>
              <w:pStyle w:val="30"/>
              <w:bidi w:val="0"/>
              <w:rPr>
                <w:rFonts w:hint="default"/>
                <w:lang w:val="en-US"/>
              </w:rPr>
            </w:pPr>
            <w:r>
              <w:rPr>
                <w:rFonts w:hint="default"/>
                <w:lang w:val="en-US" w:eastAsia="zh-CN"/>
              </w:rPr>
              <w:t>26</w:t>
            </w:r>
          </w:p>
        </w:tc>
        <w:tc>
          <w:tcPr>
            <w:tcW w:w="1004" w:type="pct"/>
            <w:noWrap w:val="0"/>
            <w:vAlign w:val="center"/>
          </w:tcPr>
          <w:p w14:paraId="19E7D7DB">
            <w:pPr>
              <w:pStyle w:val="30"/>
              <w:bidi w:val="0"/>
            </w:pPr>
            <w:r>
              <w:t>yxbz</w:t>
            </w:r>
          </w:p>
        </w:tc>
        <w:tc>
          <w:tcPr>
            <w:tcW w:w="1088" w:type="pct"/>
            <w:noWrap w:val="0"/>
            <w:vAlign w:val="center"/>
          </w:tcPr>
          <w:p w14:paraId="7F159C1A">
            <w:pPr>
              <w:pStyle w:val="30"/>
              <w:bidi w:val="0"/>
            </w:pPr>
            <w:r>
              <w:t>有效标志</w:t>
            </w:r>
          </w:p>
        </w:tc>
        <w:tc>
          <w:tcPr>
            <w:tcW w:w="753" w:type="pct"/>
            <w:noWrap w:val="0"/>
            <w:vAlign w:val="center"/>
          </w:tcPr>
          <w:p w14:paraId="31D15BFF">
            <w:pPr>
              <w:pStyle w:val="30"/>
              <w:bidi w:val="0"/>
            </w:pPr>
            <w:r>
              <w:t>varchar</w:t>
            </w:r>
          </w:p>
        </w:tc>
        <w:tc>
          <w:tcPr>
            <w:tcW w:w="418" w:type="pct"/>
            <w:noWrap w:val="0"/>
            <w:vAlign w:val="center"/>
          </w:tcPr>
          <w:p w14:paraId="14EAFD51">
            <w:pPr>
              <w:pStyle w:val="30"/>
              <w:bidi w:val="0"/>
            </w:pPr>
            <w:r>
              <w:t>1</w:t>
            </w:r>
          </w:p>
        </w:tc>
        <w:tc>
          <w:tcPr>
            <w:tcW w:w="417" w:type="pct"/>
            <w:noWrap w:val="0"/>
            <w:vAlign w:val="center"/>
          </w:tcPr>
          <w:p w14:paraId="5D9638CC">
            <w:pPr>
              <w:pStyle w:val="30"/>
              <w:bidi w:val="0"/>
            </w:pPr>
            <w:r>
              <w:t>是</w:t>
            </w:r>
          </w:p>
        </w:tc>
        <w:tc>
          <w:tcPr>
            <w:tcW w:w="920" w:type="pct"/>
            <w:noWrap w:val="0"/>
            <w:vAlign w:val="center"/>
          </w:tcPr>
          <w:p w14:paraId="754E2C70">
            <w:pPr>
              <w:pStyle w:val="30"/>
              <w:bidi w:val="0"/>
            </w:pPr>
            <w:r>
              <w:t>Y：有效</w:t>
            </w:r>
          </w:p>
          <w:p w14:paraId="2D6D39AC">
            <w:pPr>
              <w:pStyle w:val="30"/>
              <w:bidi w:val="0"/>
            </w:pPr>
            <w:r>
              <w:t>N：无效</w:t>
            </w:r>
          </w:p>
        </w:tc>
      </w:tr>
      <w:tr w14:paraId="4A886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CBFE692">
            <w:pPr>
              <w:pStyle w:val="30"/>
              <w:bidi w:val="0"/>
              <w:rPr>
                <w:rFonts w:hint="default"/>
                <w:lang w:val="en-US" w:eastAsia="zh-CN"/>
              </w:rPr>
            </w:pPr>
            <w:r>
              <w:rPr>
                <w:rFonts w:hint="default"/>
                <w:lang w:val="en-US" w:eastAsia="zh-CN"/>
              </w:rPr>
              <w:t>27</w:t>
            </w:r>
          </w:p>
        </w:tc>
        <w:tc>
          <w:tcPr>
            <w:tcW w:w="1004" w:type="pct"/>
            <w:noWrap w:val="0"/>
            <w:vAlign w:val="center"/>
          </w:tcPr>
          <w:p w14:paraId="00BD8B3D">
            <w:pPr>
              <w:pStyle w:val="30"/>
              <w:bidi w:val="0"/>
              <w:rPr>
                <w:lang w:val="en-US" w:eastAsia="zh-CN"/>
              </w:rPr>
            </w:pPr>
            <w:r>
              <w:t>cezslxDm</w:t>
            </w:r>
          </w:p>
        </w:tc>
        <w:tc>
          <w:tcPr>
            <w:tcW w:w="1088" w:type="pct"/>
            <w:noWrap w:val="0"/>
            <w:vAlign w:val="center"/>
          </w:tcPr>
          <w:p w14:paraId="3646FC98">
            <w:pPr>
              <w:pStyle w:val="30"/>
              <w:bidi w:val="0"/>
              <w:rPr>
                <w:lang w:val="en-US" w:eastAsia="zh-CN"/>
              </w:rPr>
            </w:pPr>
            <w:r>
              <w:t>差额征税类型代码</w:t>
            </w:r>
          </w:p>
        </w:tc>
        <w:tc>
          <w:tcPr>
            <w:tcW w:w="753" w:type="pct"/>
            <w:noWrap w:val="0"/>
            <w:vAlign w:val="center"/>
          </w:tcPr>
          <w:p w14:paraId="46E0CC71">
            <w:pPr>
              <w:pStyle w:val="30"/>
              <w:bidi w:val="0"/>
              <w:rPr>
                <w:lang w:val="en-US" w:eastAsia="zh-CN"/>
              </w:rPr>
            </w:pPr>
            <w:r>
              <w:t>varchar</w:t>
            </w:r>
          </w:p>
        </w:tc>
        <w:tc>
          <w:tcPr>
            <w:tcW w:w="418" w:type="pct"/>
            <w:noWrap w:val="0"/>
            <w:vAlign w:val="center"/>
          </w:tcPr>
          <w:p w14:paraId="346D698C">
            <w:pPr>
              <w:pStyle w:val="30"/>
              <w:bidi w:val="0"/>
              <w:rPr>
                <w:lang w:val="en-US" w:eastAsia="zh-CN"/>
              </w:rPr>
            </w:pPr>
            <w:r>
              <w:t>2</w:t>
            </w:r>
          </w:p>
        </w:tc>
        <w:tc>
          <w:tcPr>
            <w:tcW w:w="417" w:type="pct"/>
            <w:noWrap w:val="0"/>
            <w:vAlign w:val="center"/>
          </w:tcPr>
          <w:p w14:paraId="3E5558FD">
            <w:pPr>
              <w:pStyle w:val="30"/>
              <w:bidi w:val="0"/>
              <w:rPr>
                <w:lang w:val="en-US" w:eastAsia="zh-CN"/>
              </w:rPr>
            </w:pPr>
            <w:r>
              <w:t>否</w:t>
            </w:r>
          </w:p>
        </w:tc>
        <w:tc>
          <w:tcPr>
            <w:tcW w:w="920" w:type="pct"/>
            <w:noWrap w:val="0"/>
            <w:vAlign w:val="center"/>
          </w:tcPr>
          <w:p w14:paraId="4F2BE858">
            <w:pPr>
              <w:pStyle w:val="30"/>
              <w:bidi w:val="0"/>
            </w:pPr>
            <w:r>
              <w:t>空：非差额发票</w:t>
            </w:r>
          </w:p>
          <w:p w14:paraId="29CF079E">
            <w:pPr>
              <w:pStyle w:val="30"/>
              <w:bidi w:val="0"/>
            </w:pPr>
            <w:r>
              <w:t>01：全额开票</w:t>
            </w:r>
          </w:p>
          <w:p w14:paraId="3224B5B5">
            <w:pPr>
              <w:pStyle w:val="30"/>
              <w:bidi w:val="0"/>
              <w:rPr>
                <w:lang w:val="en-US" w:eastAsia="zh-CN"/>
              </w:rPr>
            </w:pPr>
            <w:r>
              <w:t>02：差额开票</w:t>
            </w:r>
          </w:p>
        </w:tc>
      </w:tr>
      <w:tr w14:paraId="564D7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21671B6">
            <w:pPr>
              <w:pStyle w:val="30"/>
              <w:bidi w:val="0"/>
            </w:pPr>
            <w:r>
              <w:rPr>
                <w:rFonts w:hint="default"/>
                <w:lang w:val="en-US" w:eastAsia="zh-CN"/>
              </w:rPr>
              <w:t>28</w:t>
            </w:r>
          </w:p>
        </w:tc>
        <w:tc>
          <w:tcPr>
            <w:tcW w:w="1004" w:type="pct"/>
            <w:noWrap w:val="0"/>
            <w:vAlign w:val="center"/>
          </w:tcPr>
          <w:p w14:paraId="60162C0F">
            <w:pPr>
              <w:pStyle w:val="30"/>
              <w:bidi w:val="0"/>
            </w:pPr>
            <w:r>
              <w:t>lrrq</w:t>
            </w:r>
          </w:p>
        </w:tc>
        <w:tc>
          <w:tcPr>
            <w:tcW w:w="1088" w:type="pct"/>
            <w:noWrap w:val="0"/>
            <w:vAlign w:val="center"/>
          </w:tcPr>
          <w:p w14:paraId="2836B8E4">
            <w:pPr>
              <w:pStyle w:val="30"/>
              <w:bidi w:val="0"/>
            </w:pPr>
            <w:r>
              <w:t>录入日期</w:t>
            </w:r>
          </w:p>
        </w:tc>
        <w:tc>
          <w:tcPr>
            <w:tcW w:w="753" w:type="pct"/>
            <w:noWrap w:val="0"/>
            <w:vAlign w:val="center"/>
          </w:tcPr>
          <w:p w14:paraId="3C0F79AE">
            <w:pPr>
              <w:pStyle w:val="30"/>
              <w:bidi w:val="0"/>
            </w:pPr>
            <w:r>
              <w:t>datetime</w:t>
            </w:r>
          </w:p>
        </w:tc>
        <w:tc>
          <w:tcPr>
            <w:tcW w:w="418" w:type="pct"/>
            <w:noWrap w:val="0"/>
            <w:vAlign w:val="top"/>
          </w:tcPr>
          <w:p w14:paraId="4429FEF0">
            <w:pPr>
              <w:pStyle w:val="30"/>
              <w:bidi w:val="0"/>
            </w:pPr>
          </w:p>
        </w:tc>
        <w:tc>
          <w:tcPr>
            <w:tcW w:w="417" w:type="pct"/>
            <w:noWrap w:val="0"/>
            <w:vAlign w:val="center"/>
          </w:tcPr>
          <w:p w14:paraId="066B7FF2">
            <w:pPr>
              <w:pStyle w:val="30"/>
              <w:bidi w:val="0"/>
            </w:pPr>
            <w:r>
              <w:t>是</w:t>
            </w:r>
          </w:p>
        </w:tc>
        <w:tc>
          <w:tcPr>
            <w:tcW w:w="920" w:type="pct"/>
            <w:noWrap w:val="0"/>
            <w:vAlign w:val="center"/>
          </w:tcPr>
          <w:p w14:paraId="597DB165">
            <w:pPr>
              <w:pStyle w:val="30"/>
              <w:bidi w:val="0"/>
            </w:pPr>
            <w:r>
              <w:t>yyyy-MM-dd HH:mm:ss</w:t>
            </w:r>
          </w:p>
        </w:tc>
      </w:tr>
      <w:tr w14:paraId="7CD3D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43E0129">
            <w:pPr>
              <w:pStyle w:val="30"/>
              <w:bidi w:val="0"/>
            </w:pPr>
            <w:r>
              <w:rPr>
                <w:rFonts w:hint="default"/>
                <w:lang w:val="en-US" w:eastAsia="zh-CN"/>
              </w:rPr>
              <w:t>29</w:t>
            </w:r>
          </w:p>
        </w:tc>
        <w:tc>
          <w:tcPr>
            <w:tcW w:w="1004" w:type="pct"/>
            <w:noWrap w:val="0"/>
            <w:vAlign w:val="center"/>
          </w:tcPr>
          <w:p w14:paraId="02FC2411">
            <w:pPr>
              <w:pStyle w:val="30"/>
              <w:bidi w:val="0"/>
            </w:pPr>
            <w:r>
              <w:t>lzmxxh</w:t>
            </w:r>
          </w:p>
        </w:tc>
        <w:tc>
          <w:tcPr>
            <w:tcW w:w="1088" w:type="pct"/>
            <w:noWrap w:val="0"/>
            <w:vAlign w:val="center"/>
          </w:tcPr>
          <w:p w14:paraId="5A6C78AA">
            <w:pPr>
              <w:pStyle w:val="30"/>
              <w:bidi w:val="0"/>
            </w:pPr>
            <w:r>
              <w:t>蓝字发票明细序号</w:t>
            </w:r>
          </w:p>
        </w:tc>
        <w:tc>
          <w:tcPr>
            <w:tcW w:w="753" w:type="pct"/>
            <w:noWrap w:val="0"/>
            <w:vAlign w:val="center"/>
          </w:tcPr>
          <w:p w14:paraId="3763A416">
            <w:pPr>
              <w:pStyle w:val="30"/>
              <w:bidi w:val="0"/>
            </w:pPr>
            <w:r>
              <w:t>number</w:t>
            </w:r>
          </w:p>
        </w:tc>
        <w:tc>
          <w:tcPr>
            <w:tcW w:w="418" w:type="pct"/>
            <w:noWrap w:val="0"/>
            <w:vAlign w:val="center"/>
          </w:tcPr>
          <w:p w14:paraId="7F28136F">
            <w:pPr>
              <w:pStyle w:val="30"/>
              <w:bidi w:val="0"/>
            </w:pPr>
            <w:r>
              <w:t>8</w:t>
            </w:r>
          </w:p>
        </w:tc>
        <w:tc>
          <w:tcPr>
            <w:tcW w:w="417" w:type="pct"/>
            <w:noWrap w:val="0"/>
            <w:vAlign w:val="center"/>
          </w:tcPr>
          <w:p w14:paraId="315C5A00">
            <w:pPr>
              <w:pStyle w:val="30"/>
              <w:bidi w:val="0"/>
            </w:pPr>
            <w:r>
              <w:t>是</w:t>
            </w:r>
          </w:p>
        </w:tc>
        <w:tc>
          <w:tcPr>
            <w:tcW w:w="920" w:type="pct"/>
            <w:noWrap w:val="0"/>
            <w:vAlign w:val="center"/>
          </w:tcPr>
          <w:p w14:paraId="4B20A9B9">
            <w:pPr>
              <w:pStyle w:val="30"/>
              <w:bidi w:val="0"/>
            </w:pPr>
          </w:p>
        </w:tc>
      </w:tr>
      <w:tr w14:paraId="18445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2BCD3A">
            <w:pPr>
              <w:pStyle w:val="30"/>
              <w:bidi w:val="0"/>
            </w:pPr>
            <w:r>
              <w:rPr>
                <w:rFonts w:hint="default"/>
                <w:lang w:val="en-US" w:eastAsia="zh-CN"/>
              </w:rPr>
              <w:t>30</w:t>
            </w:r>
          </w:p>
        </w:tc>
        <w:tc>
          <w:tcPr>
            <w:tcW w:w="1004" w:type="pct"/>
            <w:noWrap w:val="0"/>
            <w:vAlign w:val="center"/>
          </w:tcPr>
          <w:p w14:paraId="49B97608">
            <w:pPr>
              <w:pStyle w:val="30"/>
              <w:bidi w:val="0"/>
            </w:pPr>
            <w:r>
              <w:t>xh</w:t>
            </w:r>
          </w:p>
        </w:tc>
        <w:tc>
          <w:tcPr>
            <w:tcW w:w="1088" w:type="pct"/>
            <w:noWrap w:val="0"/>
            <w:vAlign w:val="center"/>
          </w:tcPr>
          <w:p w14:paraId="4C1FA3A2">
            <w:pPr>
              <w:pStyle w:val="30"/>
              <w:bidi w:val="0"/>
            </w:pPr>
            <w:r>
              <w:t>序号</w:t>
            </w:r>
          </w:p>
        </w:tc>
        <w:tc>
          <w:tcPr>
            <w:tcW w:w="753" w:type="pct"/>
            <w:noWrap w:val="0"/>
            <w:vAlign w:val="top"/>
          </w:tcPr>
          <w:p w14:paraId="16EB3BAD">
            <w:pPr>
              <w:pStyle w:val="30"/>
              <w:bidi w:val="0"/>
            </w:pPr>
            <w:r>
              <w:t>number</w:t>
            </w:r>
          </w:p>
        </w:tc>
        <w:tc>
          <w:tcPr>
            <w:tcW w:w="418" w:type="pct"/>
            <w:noWrap w:val="0"/>
            <w:vAlign w:val="center"/>
          </w:tcPr>
          <w:p w14:paraId="2B32C8C5">
            <w:pPr>
              <w:pStyle w:val="30"/>
              <w:bidi w:val="0"/>
            </w:pPr>
            <w:r>
              <w:t>8</w:t>
            </w:r>
          </w:p>
        </w:tc>
        <w:tc>
          <w:tcPr>
            <w:tcW w:w="417" w:type="pct"/>
            <w:noWrap w:val="0"/>
            <w:vAlign w:val="center"/>
          </w:tcPr>
          <w:p w14:paraId="688AB0E6">
            <w:pPr>
              <w:pStyle w:val="30"/>
              <w:bidi w:val="0"/>
            </w:pPr>
            <w:r>
              <w:t>是</w:t>
            </w:r>
          </w:p>
        </w:tc>
        <w:tc>
          <w:tcPr>
            <w:tcW w:w="920" w:type="pct"/>
            <w:noWrap w:val="0"/>
            <w:vAlign w:val="center"/>
          </w:tcPr>
          <w:p w14:paraId="31D0C0F0">
            <w:pPr>
              <w:pStyle w:val="30"/>
              <w:bidi w:val="0"/>
            </w:pPr>
          </w:p>
        </w:tc>
      </w:tr>
      <w:tr w14:paraId="5F374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7EE551C">
            <w:pPr>
              <w:pStyle w:val="30"/>
              <w:bidi w:val="0"/>
            </w:pPr>
            <w:r>
              <w:rPr>
                <w:rFonts w:hint="default"/>
                <w:lang w:val="en-US" w:eastAsia="zh-CN"/>
              </w:rPr>
              <w:t>31</w:t>
            </w:r>
          </w:p>
        </w:tc>
        <w:tc>
          <w:tcPr>
            <w:tcW w:w="1004" w:type="pct"/>
            <w:noWrap w:val="0"/>
            <w:vAlign w:val="center"/>
          </w:tcPr>
          <w:p w14:paraId="232C2244">
            <w:pPr>
              <w:pStyle w:val="30"/>
              <w:bidi w:val="0"/>
            </w:pPr>
            <w:r>
              <w:t>sphfwssflhbbm</w:t>
            </w:r>
          </w:p>
        </w:tc>
        <w:tc>
          <w:tcPr>
            <w:tcW w:w="1088" w:type="pct"/>
            <w:noWrap w:val="0"/>
            <w:vAlign w:val="center"/>
          </w:tcPr>
          <w:p w14:paraId="7BAF5CCA">
            <w:pPr>
              <w:pStyle w:val="30"/>
              <w:bidi w:val="0"/>
            </w:pPr>
            <w:r>
              <w:t>商品和服务税收分类合并编码</w:t>
            </w:r>
          </w:p>
        </w:tc>
        <w:tc>
          <w:tcPr>
            <w:tcW w:w="753" w:type="pct"/>
            <w:noWrap w:val="0"/>
            <w:vAlign w:val="top"/>
          </w:tcPr>
          <w:p w14:paraId="4547A080">
            <w:pPr>
              <w:pStyle w:val="30"/>
              <w:bidi w:val="0"/>
            </w:pPr>
            <w:r>
              <w:t>varchar</w:t>
            </w:r>
          </w:p>
        </w:tc>
        <w:tc>
          <w:tcPr>
            <w:tcW w:w="418" w:type="pct"/>
            <w:noWrap w:val="0"/>
            <w:vAlign w:val="center"/>
          </w:tcPr>
          <w:p w14:paraId="2C141C51">
            <w:pPr>
              <w:pStyle w:val="30"/>
              <w:bidi w:val="0"/>
            </w:pPr>
            <w:r>
              <w:t>19</w:t>
            </w:r>
          </w:p>
        </w:tc>
        <w:tc>
          <w:tcPr>
            <w:tcW w:w="417" w:type="pct"/>
            <w:noWrap w:val="0"/>
            <w:vAlign w:val="center"/>
          </w:tcPr>
          <w:p w14:paraId="0470BA79">
            <w:pPr>
              <w:pStyle w:val="30"/>
              <w:bidi w:val="0"/>
            </w:pPr>
            <w:r>
              <w:t>是</w:t>
            </w:r>
          </w:p>
        </w:tc>
        <w:tc>
          <w:tcPr>
            <w:tcW w:w="920" w:type="pct"/>
            <w:noWrap w:val="0"/>
            <w:vAlign w:val="center"/>
          </w:tcPr>
          <w:p w14:paraId="286557BD">
            <w:pPr>
              <w:pStyle w:val="30"/>
              <w:bidi w:val="0"/>
            </w:pPr>
          </w:p>
        </w:tc>
      </w:tr>
      <w:tr w14:paraId="436CB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810AF47">
            <w:pPr>
              <w:pStyle w:val="30"/>
              <w:bidi w:val="0"/>
            </w:pPr>
            <w:r>
              <w:rPr>
                <w:rFonts w:hint="default"/>
                <w:lang w:val="en-US" w:eastAsia="zh-CN"/>
              </w:rPr>
              <w:t>32</w:t>
            </w:r>
          </w:p>
        </w:tc>
        <w:tc>
          <w:tcPr>
            <w:tcW w:w="1004" w:type="pct"/>
            <w:noWrap w:val="0"/>
            <w:vAlign w:val="center"/>
          </w:tcPr>
          <w:p w14:paraId="13639437">
            <w:pPr>
              <w:pStyle w:val="30"/>
              <w:bidi w:val="0"/>
            </w:pPr>
            <w:r>
              <w:t>hwhyslwfwmc</w:t>
            </w:r>
          </w:p>
        </w:tc>
        <w:tc>
          <w:tcPr>
            <w:tcW w:w="1088" w:type="pct"/>
            <w:noWrap w:val="0"/>
            <w:vAlign w:val="center"/>
          </w:tcPr>
          <w:p w14:paraId="366CC8DF">
            <w:pPr>
              <w:pStyle w:val="30"/>
              <w:bidi w:val="0"/>
            </w:pPr>
            <w:r>
              <w:t>货物或应税劳务、服务名称</w:t>
            </w:r>
          </w:p>
        </w:tc>
        <w:tc>
          <w:tcPr>
            <w:tcW w:w="753" w:type="pct"/>
            <w:noWrap w:val="0"/>
            <w:vAlign w:val="top"/>
          </w:tcPr>
          <w:p w14:paraId="5C7B7D9D">
            <w:pPr>
              <w:pStyle w:val="30"/>
              <w:bidi w:val="0"/>
            </w:pPr>
            <w:r>
              <w:t>varchar</w:t>
            </w:r>
          </w:p>
        </w:tc>
        <w:tc>
          <w:tcPr>
            <w:tcW w:w="418" w:type="pct"/>
            <w:noWrap w:val="0"/>
            <w:vAlign w:val="center"/>
          </w:tcPr>
          <w:p w14:paraId="32102F8B">
            <w:pPr>
              <w:pStyle w:val="30"/>
              <w:bidi w:val="0"/>
            </w:pPr>
            <w:r>
              <w:t>300</w:t>
            </w:r>
          </w:p>
        </w:tc>
        <w:tc>
          <w:tcPr>
            <w:tcW w:w="417" w:type="pct"/>
            <w:noWrap w:val="0"/>
            <w:vAlign w:val="center"/>
          </w:tcPr>
          <w:p w14:paraId="71955545">
            <w:pPr>
              <w:pStyle w:val="30"/>
              <w:bidi w:val="0"/>
            </w:pPr>
            <w:r>
              <w:t>是</w:t>
            </w:r>
          </w:p>
        </w:tc>
        <w:tc>
          <w:tcPr>
            <w:tcW w:w="920" w:type="pct"/>
            <w:noWrap w:val="0"/>
            <w:vAlign w:val="center"/>
          </w:tcPr>
          <w:p w14:paraId="6AE25BC9">
            <w:pPr>
              <w:pStyle w:val="30"/>
              <w:bidi w:val="0"/>
            </w:pPr>
          </w:p>
        </w:tc>
      </w:tr>
      <w:tr w14:paraId="5DC12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BA835B">
            <w:pPr>
              <w:pStyle w:val="30"/>
              <w:bidi w:val="0"/>
            </w:pPr>
            <w:r>
              <w:rPr>
                <w:rFonts w:hint="default"/>
                <w:lang w:val="en-US" w:eastAsia="zh-CN"/>
              </w:rPr>
              <w:t>33</w:t>
            </w:r>
          </w:p>
        </w:tc>
        <w:tc>
          <w:tcPr>
            <w:tcW w:w="1004" w:type="pct"/>
            <w:noWrap w:val="0"/>
            <w:vAlign w:val="center"/>
          </w:tcPr>
          <w:p w14:paraId="2F873963">
            <w:pPr>
              <w:pStyle w:val="30"/>
              <w:bidi w:val="0"/>
            </w:pPr>
            <w:r>
              <w:t>spfwjc</w:t>
            </w:r>
          </w:p>
        </w:tc>
        <w:tc>
          <w:tcPr>
            <w:tcW w:w="1088" w:type="pct"/>
            <w:noWrap w:val="0"/>
            <w:vAlign w:val="center"/>
          </w:tcPr>
          <w:p w14:paraId="240C5C3D">
            <w:pPr>
              <w:pStyle w:val="30"/>
              <w:bidi w:val="0"/>
            </w:pPr>
            <w:r>
              <w:t>商品服务简称</w:t>
            </w:r>
          </w:p>
        </w:tc>
        <w:tc>
          <w:tcPr>
            <w:tcW w:w="753" w:type="pct"/>
            <w:noWrap w:val="0"/>
            <w:vAlign w:val="top"/>
          </w:tcPr>
          <w:p w14:paraId="37C9A85F">
            <w:pPr>
              <w:pStyle w:val="30"/>
              <w:bidi w:val="0"/>
            </w:pPr>
            <w:r>
              <w:t>varchar</w:t>
            </w:r>
          </w:p>
        </w:tc>
        <w:tc>
          <w:tcPr>
            <w:tcW w:w="418" w:type="pct"/>
            <w:noWrap w:val="0"/>
            <w:vAlign w:val="center"/>
          </w:tcPr>
          <w:p w14:paraId="7A7614BF">
            <w:pPr>
              <w:pStyle w:val="30"/>
              <w:bidi w:val="0"/>
            </w:pPr>
            <w:r>
              <w:t>120</w:t>
            </w:r>
          </w:p>
        </w:tc>
        <w:tc>
          <w:tcPr>
            <w:tcW w:w="417" w:type="pct"/>
            <w:noWrap w:val="0"/>
            <w:vAlign w:val="center"/>
          </w:tcPr>
          <w:p w14:paraId="0B50A985">
            <w:pPr>
              <w:pStyle w:val="30"/>
              <w:bidi w:val="0"/>
            </w:pPr>
            <w:r>
              <w:t>是</w:t>
            </w:r>
          </w:p>
        </w:tc>
        <w:tc>
          <w:tcPr>
            <w:tcW w:w="920" w:type="pct"/>
            <w:noWrap w:val="0"/>
            <w:vAlign w:val="center"/>
          </w:tcPr>
          <w:p w14:paraId="2A5591EF">
            <w:pPr>
              <w:pStyle w:val="30"/>
              <w:bidi w:val="0"/>
            </w:pPr>
          </w:p>
        </w:tc>
      </w:tr>
      <w:tr w14:paraId="4CD44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8061646">
            <w:pPr>
              <w:pStyle w:val="30"/>
              <w:bidi w:val="0"/>
            </w:pPr>
            <w:r>
              <w:rPr>
                <w:rFonts w:hint="default"/>
                <w:lang w:val="en-US" w:eastAsia="zh-CN"/>
              </w:rPr>
              <w:t>34</w:t>
            </w:r>
          </w:p>
        </w:tc>
        <w:tc>
          <w:tcPr>
            <w:tcW w:w="1004" w:type="pct"/>
            <w:noWrap w:val="0"/>
            <w:vAlign w:val="center"/>
          </w:tcPr>
          <w:p w14:paraId="4950AC3D">
            <w:pPr>
              <w:pStyle w:val="30"/>
              <w:bidi w:val="0"/>
            </w:pPr>
            <w:r>
              <w:t>xmmc</w:t>
            </w:r>
          </w:p>
        </w:tc>
        <w:tc>
          <w:tcPr>
            <w:tcW w:w="1088" w:type="pct"/>
            <w:noWrap w:val="0"/>
            <w:vAlign w:val="center"/>
          </w:tcPr>
          <w:p w14:paraId="7EB53F86">
            <w:pPr>
              <w:pStyle w:val="30"/>
              <w:bidi w:val="0"/>
            </w:pPr>
            <w:r>
              <w:t>项目名称</w:t>
            </w:r>
          </w:p>
        </w:tc>
        <w:tc>
          <w:tcPr>
            <w:tcW w:w="753" w:type="pct"/>
            <w:noWrap w:val="0"/>
            <w:vAlign w:val="top"/>
          </w:tcPr>
          <w:p w14:paraId="13D57978">
            <w:pPr>
              <w:pStyle w:val="30"/>
              <w:bidi w:val="0"/>
            </w:pPr>
            <w:r>
              <w:t>varchar</w:t>
            </w:r>
          </w:p>
        </w:tc>
        <w:tc>
          <w:tcPr>
            <w:tcW w:w="418" w:type="pct"/>
            <w:noWrap w:val="0"/>
            <w:vAlign w:val="center"/>
          </w:tcPr>
          <w:p w14:paraId="52CF6098">
            <w:pPr>
              <w:pStyle w:val="30"/>
              <w:bidi w:val="0"/>
            </w:pPr>
            <w:r>
              <w:t>600</w:t>
            </w:r>
          </w:p>
        </w:tc>
        <w:tc>
          <w:tcPr>
            <w:tcW w:w="417" w:type="pct"/>
            <w:noWrap w:val="0"/>
            <w:vAlign w:val="center"/>
          </w:tcPr>
          <w:p w14:paraId="1B3BA45A">
            <w:pPr>
              <w:pStyle w:val="30"/>
              <w:bidi w:val="0"/>
            </w:pPr>
            <w:r>
              <w:t>是</w:t>
            </w:r>
          </w:p>
        </w:tc>
        <w:tc>
          <w:tcPr>
            <w:tcW w:w="920" w:type="pct"/>
            <w:noWrap w:val="0"/>
            <w:vAlign w:val="center"/>
          </w:tcPr>
          <w:p w14:paraId="466F5893">
            <w:pPr>
              <w:pStyle w:val="30"/>
              <w:bidi w:val="0"/>
            </w:pPr>
          </w:p>
        </w:tc>
      </w:tr>
      <w:tr w14:paraId="3A41A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756047">
            <w:pPr>
              <w:pStyle w:val="30"/>
              <w:bidi w:val="0"/>
            </w:pPr>
            <w:r>
              <w:rPr>
                <w:rFonts w:hint="default"/>
                <w:lang w:val="en-US" w:eastAsia="zh-CN"/>
              </w:rPr>
              <w:t>35</w:t>
            </w:r>
          </w:p>
        </w:tc>
        <w:tc>
          <w:tcPr>
            <w:tcW w:w="1004" w:type="pct"/>
            <w:noWrap w:val="0"/>
            <w:vAlign w:val="center"/>
          </w:tcPr>
          <w:p w14:paraId="65B9D2B3">
            <w:pPr>
              <w:pStyle w:val="30"/>
              <w:bidi w:val="0"/>
            </w:pPr>
            <w:r>
              <w:t>ggxh</w:t>
            </w:r>
          </w:p>
        </w:tc>
        <w:tc>
          <w:tcPr>
            <w:tcW w:w="1088" w:type="pct"/>
            <w:noWrap w:val="0"/>
            <w:vAlign w:val="center"/>
          </w:tcPr>
          <w:p w14:paraId="32A8F53E">
            <w:pPr>
              <w:pStyle w:val="30"/>
              <w:bidi w:val="0"/>
            </w:pPr>
            <w:r>
              <w:t>规格型号</w:t>
            </w:r>
          </w:p>
        </w:tc>
        <w:tc>
          <w:tcPr>
            <w:tcW w:w="753" w:type="pct"/>
            <w:noWrap w:val="0"/>
            <w:vAlign w:val="top"/>
          </w:tcPr>
          <w:p w14:paraId="2BCB599E">
            <w:pPr>
              <w:pStyle w:val="30"/>
              <w:bidi w:val="0"/>
            </w:pPr>
            <w:r>
              <w:t>varchar</w:t>
            </w:r>
          </w:p>
        </w:tc>
        <w:tc>
          <w:tcPr>
            <w:tcW w:w="418" w:type="pct"/>
            <w:noWrap w:val="0"/>
            <w:vAlign w:val="center"/>
          </w:tcPr>
          <w:p w14:paraId="6B13FBD0">
            <w:pPr>
              <w:pStyle w:val="30"/>
              <w:bidi w:val="0"/>
            </w:pPr>
            <w:r>
              <w:t>150</w:t>
            </w:r>
          </w:p>
        </w:tc>
        <w:tc>
          <w:tcPr>
            <w:tcW w:w="417" w:type="pct"/>
            <w:noWrap w:val="0"/>
            <w:vAlign w:val="center"/>
          </w:tcPr>
          <w:p w14:paraId="50A0A29D">
            <w:pPr>
              <w:pStyle w:val="30"/>
              <w:bidi w:val="0"/>
            </w:pPr>
            <w:r>
              <w:t>否</w:t>
            </w:r>
          </w:p>
        </w:tc>
        <w:tc>
          <w:tcPr>
            <w:tcW w:w="920" w:type="pct"/>
            <w:noWrap w:val="0"/>
            <w:vAlign w:val="center"/>
          </w:tcPr>
          <w:p w14:paraId="43961FE0">
            <w:pPr>
              <w:pStyle w:val="30"/>
              <w:bidi w:val="0"/>
            </w:pPr>
          </w:p>
        </w:tc>
      </w:tr>
      <w:tr w14:paraId="60B05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B066ED8">
            <w:pPr>
              <w:pStyle w:val="30"/>
              <w:bidi w:val="0"/>
            </w:pPr>
            <w:r>
              <w:rPr>
                <w:rFonts w:hint="default"/>
                <w:lang w:val="en-US" w:eastAsia="zh-CN"/>
              </w:rPr>
              <w:t>36</w:t>
            </w:r>
          </w:p>
        </w:tc>
        <w:tc>
          <w:tcPr>
            <w:tcW w:w="1004" w:type="pct"/>
            <w:noWrap w:val="0"/>
            <w:vAlign w:val="center"/>
          </w:tcPr>
          <w:p w14:paraId="16C4C41F">
            <w:pPr>
              <w:pStyle w:val="30"/>
              <w:bidi w:val="0"/>
            </w:pPr>
            <w:r>
              <w:t>dw</w:t>
            </w:r>
          </w:p>
        </w:tc>
        <w:tc>
          <w:tcPr>
            <w:tcW w:w="1088" w:type="pct"/>
            <w:noWrap w:val="0"/>
            <w:vAlign w:val="center"/>
          </w:tcPr>
          <w:p w14:paraId="09381735">
            <w:pPr>
              <w:pStyle w:val="30"/>
              <w:bidi w:val="0"/>
            </w:pPr>
            <w:r>
              <w:t>单位</w:t>
            </w:r>
          </w:p>
        </w:tc>
        <w:tc>
          <w:tcPr>
            <w:tcW w:w="753" w:type="pct"/>
            <w:noWrap w:val="0"/>
            <w:vAlign w:val="top"/>
          </w:tcPr>
          <w:p w14:paraId="5BE77482">
            <w:pPr>
              <w:pStyle w:val="30"/>
              <w:bidi w:val="0"/>
            </w:pPr>
            <w:r>
              <w:t>varchar</w:t>
            </w:r>
          </w:p>
        </w:tc>
        <w:tc>
          <w:tcPr>
            <w:tcW w:w="418" w:type="pct"/>
            <w:noWrap w:val="0"/>
            <w:vAlign w:val="center"/>
          </w:tcPr>
          <w:p w14:paraId="5B3C988B">
            <w:pPr>
              <w:pStyle w:val="30"/>
              <w:bidi w:val="0"/>
            </w:pPr>
            <w:r>
              <w:t>300</w:t>
            </w:r>
          </w:p>
        </w:tc>
        <w:tc>
          <w:tcPr>
            <w:tcW w:w="417" w:type="pct"/>
            <w:noWrap w:val="0"/>
            <w:vAlign w:val="center"/>
          </w:tcPr>
          <w:p w14:paraId="5662FDBA">
            <w:pPr>
              <w:pStyle w:val="30"/>
              <w:bidi w:val="0"/>
            </w:pPr>
            <w:r>
              <w:t>否</w:t>
            </w:r>
          </w:p>
        </w:tc>
        <w:tc>
          <w:tcPr>
            <w:tcW w:w="920" w:type="pct"/>
            <w:noWrap w:val="0"/>
            <w:vAlign w:val="center"/>
          </w:tcPr>
          <w:p w14:paraId="43A706B2">
            <w:pPr>
              <w:pStyle w:val="30"/>
              <w:bidi w:val="0"/>
            </w:pPr>
          </w:p>
        </w:tc>
      </w:tr>
      <w:tr w14:paraId="5A785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7A9940B">
            <w:pPr>
              <w:pStyle w:val="30"/>
              <w:bidi w:val="0"/>
            </w:pPr>
            <w:r>
              <w:rPr>
                <w:rFonts w:hint="default"/>
                <w:lang w:val="en-US" w:eastAsia="zh-CN"/>
              </w:rPr>
              <w:t>37</w:t>
            </w:r>
          </w:p>
        </w:tc>
        <w:tc>
          <w:tcPr>
            <w:tcW w:w="1004" w:type="pct"/>
            <w:noWrap w:val="0"/>
            <w:vAlign w:val="center"/>
          </w:tcPr>
          <w:p w14:paraId="580DD6E5">
            <w:pPr>
              <w:pStyle w:val="30"/>
              <w:bidi w:val="0"/>
            </w:pPr>
            <w:r>
              <w:t>fpspdj</w:t>
            </w:r>
          </w:p>
        </w:tc>
        <w:tc>
          <w:tcPr>
            <w:tcW w:w="1088" w:type="pct"/>
            <w:noWrap w:val="0"/>
            <w:vAlign w:val="center"/>
          </w:tcPr>
          <w:p w14:paraId="59B2777E">
            <w:pPr>
              <w:pStyle w:val="30"/>
              <w:bidi w:val="0"/>
            </w:pPr>
            <w:r>
              <w:t>单价</w:t>
            </w:r>
          </w:p>
        </w:tc>
        <w:tc>
          <w:tcPr>
            <w:tcW w:w="753" w:type="pct"/>
            <w:noWrap w:val="0"/>
            <w:vAlign w:val="top"/>
          </w:tcPr>
          <w:p w14:paraId="5F743EC3">
            <w:pPr>
              <w:pStyle w:val="30"/>
              <w:bidi w:val="0"/>
            </w:pPr>
            <w:r>
              <w:t>varchar</w:t>
            </w:r>
          </w:p>
        </w:tc>
        <w:tc>
          <w:tcPr>
            <w:tcW w:w="418" w:type="pct"/>
            <w:noWrap w:val="0"/>
            <w:vAlign w:val="center"/>
          </w:tcPr>
          <w:p w14:paraId="62587E3D">
            <w:pPr>
              <w:pStyle w:val="30"/>
              <w:bidi w:val="0"/>
            </w:pPr>
            <w:r>
              <w:t>25</w:t>
            </w:r>
          </w:p>
        </w:tc>
        <w:tc>
          <w:tcPr>
            <w:tcW w:w="417" w:type="pct"/>
            <w:noWrap w:val="0"/>
            <w:vAlign w:val="center"/>
          </w:tcPr>
          <w:p w14:paraId="6AB417EC">
            <w:pPr>
              <w:pStyle w:val="30"/>
              <w:bidi w:val="0"/>
            </w:pPr>
            <w:r>
              <w:t>否</w:t>
            </w:r>
          </w:p>
        </w:tc>
        <w:tc>
          <w:tcPr>
            <w:tcW w:w="920" w:type="pct"/>
            <w:noWrap w:val="0"/>
            <w:vAlign w:val="center"/>
          </w:tcPr>
          <w:p w14:paraId="1EF43643">
            <w:pPr>
              <w:pStyle w:val="30"/>
              <w:bidi w:val="0"/>
            </w:pPr>
            <w:r>
              <w:t>如“数量”栏次非空，则本栏次必须非空</w:t>
            </w:r>
          </w:p>
        </w:tc>
      </w:tr>
      <w:tr w14:paraId="779663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B7FECF">
            <w:pPr>
              <w:pStyle w:val="30"/>
              <w:bidi w:val="0"/>
            </w:pPr>
            <w:r>
              <w:rPr>
                <w:rFonts w:hint="default"/>
                <w:lang w:val="en-US" w:eastAsia="zh-CN"/>
              </w:rPr>
              <w:t>38</w:t>
            </w:r>
          </w:p>
        </w:tc>
        <w:tc>
          <w:tcPr>
            <w:tcW w:w="1004" w:type="pct"/>
            <w:noWrap w:val="0"/>
            <w:vAlign w:val="center"/>
          </w:tcPr>
          <w:p w14:paraId="3EE4177F">
            <w:pPr>
              <w:pStyle w:val="30"/>
              <w:bidi w:val="0"/>
            </w:pPr>
            <w:r>
              <w:t>fpspsl</w:t>
            </w:r>
          </w:p>
        </w:tc>
        <w:tc>
          <w:tcPr>
            <w:tcW w:w="1088" w:type="pct"/>
            <w:noWrap w:val="0"/>
            <w:vAlign w:val="center"/>
          </w:tcPr>
          <w:p w14:paraId="64A15C82">
            <w:pPr>
              <w:pStyle w:val="30"/>
              <w:bidi w:val="0"/>
            </w:pPr>
            <w:r>
              <w:t>数量</w:t>
            </w:r>
          </w:p>
        </w:tc>
        <w:tc>
          <w:tcPr>
            <w:tcW w:w="753" w:type="pct"/>
            <w:noWrap w:val="0"/>
            <w:vAlign w:val="top"/>
          </w:tcPr>
          <w:p w14:paraId="47CE71E6">
            <w:pPr>
              <w:pStyle w:val="30"/>
              <w:bidi w:val="0"/>
            </w:pPr>
            <w:r>
              <w:t>varchar</w:t>
            </w:r>
          </w:p>
        </w:tc>
        <w:tc>
          <w:tcPr>
            <w:tcW w:w="418" w:type="pct"/>
            <w:noWrap w:val="0"/>
            <w:vAlign w:val="center"/>
          </w:tcPr>
          <w:p w14:paraId="00BC681E">
            <w:pPr>
              <w:pStyle w:val="30"/>
              <w:bidi w:val="0"/>
            </w:pPr>
            <w:r>
              <w:t>25</w:t>
            </w:r>
          </w:p>
        </w:tc>
        <w:tc>
          <w:tcPr>
            <w:tcW w:w="417" w:type="pct"/>
            <w:noWrap w:val="0"/>
            <w:vAlign w:val="center"/>
          </w:tcPr>
          <w:p w14:paraId="4CF8212F">
            <w:pPr>
              <w:pStyle w:val="30"/>
              <w:bidi w:val="0"/>
            </w:pPr>
            <w:r>
              <w:t>否</w:t>
            </w:r>
          </w:p>
        </w:tc>
        <w:tc>
          <w:tcPr>
            <w:tcW w:w="920" w:type="pct"/>
            <w:noWrap w:val="0"/>
            <w:vAlign w:val="center"/>
          </w:tcPr>
          <w:p w14:paraId="6E44AEB4">
            <w:pPr>
              <w:pStyle w:val="30"/>
              <w:bidi w:val="0"/>
            </w:pPr>
            <w:r>
              <w:t>如“单价”栏次非空，则本栏次必须非空</w:t>
            </w:r>
          </w:p>
        </w:tc>
      </w:tr>
      <w:tr w14:paraId="0DC9F3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19B6292">
            <w:pPr>
              <w:pStyle w:val="30"/>
              <w:bidi w:val="0"/>
            </w:pPr>
            <w:r>
              <w:rPr>
                <w:rFonts w:hint="default"/>
                <w:lang w:val="en-US" w:eastAsia="zh-CN"/>
              </w:rPr>
              <w:t>39</w:t>
            </w:r>
          </w:p>
        </w:tc>
        <w:tc>
          <w:tcPr>
            <w:tcW w:w="1004" w:type="pct"/>
            <w:noWrap w:val="0"/>
            <w:vAlign w:val="center"/>
          </w:tcPr>
          <w:p w14:paraId="67933ED1">
            <w:pPr>
              <w:pStyle w:val="30"/>
              <w:bidi w:val="0"/>
            </w:pPr>
            <w:r>
              <w:t>je</w:t>
            </w:r>
          </w:p>
        </w:tc>
        <w:tc>
          <w:tcPr>
            <w:tcW w:w="1088" w:type="pct"/>
            <w:noWrap w:val="0"/>
            <w:vAlign w:val="center"/>
          </w:tcPr>
          <w:p w14:paraId="51A612D2">
            <w:pPr>
              <w:pStyle w:val="30"/>
              <w:bidi w:val="0"/>
            </w:pPr>
            <w:r>
              <w:t>金额</w:t>
            </w:r>
          </w:p>
        </w:tc>
        <w:tc>
          <w:tcPr>
            <w:tcW w:w="753" w:type="pct"/>
            <w:noWrap w:val="0"/>
            <w:vAlign w:val="top"/>
          </w:tcPr>
          <w:p w14:paraId="064804ED">
            <w:pPr>
              <w:pStyle w:val="30"/>
              <w:bidi w:val="0"/>
            </w:pPr>
            <w:r>
              <w:t>number</w:t>
            </w:r>
          </w:p>
        </w:tc>
        <w:tc>
          <w:tcPr>
            <w:tcW w:w="418" w:type="pct"/>
            <w:noWrap w:val="0"/>
            <w:vAlign w:val="center"/>
          </w:tcPr>
          <w:p w14:paraId="3E7B5FC0">
            <w:pPr>
              <w:pStyle w:val="30"/>
              <w:bidi w:val="0"/>
            </w:pPr>
            <w:r>
              <w:t>18,2</w:t>
            </w:r>
          </w:p>
        </w:tc>
        <w:tc>
          <w:tcPr>
            <w:tcW w:w="417" w:type="pct"/>
            <w:noWrap w:val="0"/>
            <w:vAlign w:val="center"/>
          </w:tcPr>
          <w:p w14:paraId="6827FFEA">
            <w:pPr>
              <w:pStyle w:val="30"/>
              <w:bidi w:val="0"/>
            </w:pPr>
            <w:r>
              <w:t>是</w:t>
            </w:r>
          </w:p>
        </w:tc>
        <w:tc>
          <w:tcPr>
            <w:tcW w:w="920" w:type="pct"/>
            <w:noWrap w:val="0"/>
            <w:vAlign w:val="center"/>
          </w:tcPr>
          <w:p w14:paraId="56EB69C1">
            <w:pPr>
              <w:pStyle w:val="30"/>
              <w:bidi w:val="0"/>
            </w:pPr>
          </w:p>
        </w:tc>
      </w:tr>
      <w:tr w14:paraId="505799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52E7FEC">
            <w:pPr>
              <w:pStyle w:val="30"/>
              <w:bidi w:val="0"/>
            </w:pPr>
            <w:r>
              <w:rPr>
                <w:rFonts w:hint="default"/>
                <w:lang w:val="en-US" w:eastAsia="zh-CN"/>
              </w:rPr>
              <w:t>40</w:t>
            </w:r>
          </w:p>
        </w:tc>
        <w:tc>
          <w:tcPr>
            <w:tcW w:w="1004" w:type="pct"/>
            <w:noWrap w:val="0"/>
            <w:vAlign w:val="center"/>
          </w:tcPr>
          <w:p w14:paraId="086CDCFE">
            <w:pPr>
              <w:pStyle w:val="30"/>
              <w:bidi w:val="0"/>
            </w:pPr>
            <w:r>
              <w:t>sl1</w:t>
            </w:r>
          </w:p>
        </w:tc>
        <w:tc>
          <w:tcPr>
            <w:tcW w:w="1088" w:type="pct"/>
            <w:noWrap w:val="0"/>
            <w:vAlign w:val="center"/>
          </w:tcPr>
          <w:p w14:paraId="7D41161F">
            <w:pPr>
              <w:pStyle w:val="30"/>
              <w:bidi w:val="0"/>
            </w:pPr>
            <w:r>
              <w:t>税率</w:t>
            </w:r>
          </w:p>
        </w:tc>
        <w:tc>
          <w:tcPr>
            <w:tcW w:w="753" w:type="pct"/>
            <w:noWrap w:val="0"/>
            <w:vAlign w:val="top"/>
          </w:tcPr>
          <w:p w14:paraId="4BD4991D">
            <w:pPr>
              <w:pStyle w:val="30"/>
              <w:bidi w:val="0"/>
            </w:pPr>
            <w:r>
              <w:t>number</w:t>
            </w:r>
          </w:p>
        </w:tc>
        <w:tc>
          <w:tcPr>
            <w:tcW w:w="418" w:type="pct"/>
            <w:noWrap w:val="0"/>
            <w:vAlign w:val="center"/>
          </w:tcPr>
          <w:p w14:paraId="236D4535">
            <w:pPr>
              <w:pStyle w:val="30"/>
              <w:bidi w:val="0"/>
            </w:pPr>
            <w:r>
              <w:t>16,6</w:t>
            </w:r>
          </w:p>
        </w:tc>
        <w:tc>
          <w:tcPr>
            <w:tcW w:w="417" w:type="pct"/>
            <w:noWrap w:val="0"/>
            <w:vAlign w:val="center"/>
          </w:tcPr>
          <w:p w14:paraId="7F76D363">
            <w:pPr>
              <w:pStyle w:val="30"/>
              <w:bidi w:val="0"/>
            </w:pPr>
            <w:r>
              <w:t>是</w:t>
            </w:r>
          </w:p>
        </w:tc>
        <w:tc>
          <w:tcPr>
            <w:tcW w:w="920" w:type="pct"/>
            <w:noWrap w:val="0"/>
            <w:vAlign w:val="center"/>
          </w:tcPr>
          <w:p w14:paraId="21248B7D">
            <w:pPr>
              <w:pStyle w:val="30"/>
              <w:bidi w:val="0"/>
            </w:pPr>
          </w:p>
        </w:tc>
      </w:tr>
      <w:tr w14:paraId="3EC38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0E9F93">
            <w:pPr>
              <w:pStyle w:val="30"/>
              <w:bidi w:val="0"/>
            </w:pPr>
            <w:r>
              <w:rPr>
                <w:rFonts w:hint="default"/>
                <w:lang w:val="en-US" w:eastAsia="zh-CN"/>
              </w:rPr>
              <w:t>41</w:t>
            </w:r>
          </w:p>
        </w:tc>
        <w:tc>
          <w:tcPr>
            <w:tcW w:w="1004" w:type="pct"/>
            <w:noWrap w:val="0"/>
            <w:vAlign w:val="center"/>
          </w:tcPr>
          <w:p w14:paraId="72EDAC7C">
            <w:pPr>
              <w:pStyle w:val="30"/>
              <w:bidi w:val="0"/>
            </w:pPr>
            <w:r>
              <w:t>se</w:t>
            </w:r>
          </w:p>
        </w:tc>
        <w:tc>
          <w:tcPr>
            <w:tcW w:w="1088" w:type="pct"/>
            <w:noWrap w:val="0"/>
            <w:vAlign w:val="center"/>
          </w:tcPr>
          <w:p w14:paraId="7356519D">
            <w:pPr>
              <w:pStyle w:val="30"/>
              <w:bidi w:val="0"/>
            </w:pPr>
            <w:r>
              <w:t>税额</w:t>
            </w:r>
          </w:p>
        </w:tc>
        <w:tc>
          <w:tcPr>
            <w:tcW w:w="753" w:type="pct"/>
            <w:noWrap w:val="0"/>
            <w:vAlign w:val="top"/>
          </w:tcPr>
          <w:p w14:paraId="65CF6008">
            <w:pPr>
              <w:pStyle w:val="30"/>
              <w:bidi w:val="0"/>
            </w:pPr>
            <w:r>
              <w:t>number</w:t>
            </w:r>
          </w:p>
        </w:tc>
        <w:tc>
          <w:tcPr>
            <w:tcW w:w="418" w:type="pct"/>
            <w:noWrap w:val="0"/>
            <w:vAlign w:val="center"/>
          </w:tcPr>
          <w:p w14:paraId="6A4F4D4F">
            <w:pPr>
              <w:pStyle w:val="30"/>
              <w:bidi w:val="0"/>
            </w:pPr>
            <w:r>
              <w:t>18,2</w:t>
            </w:r>
          </w:p>
        </w:tc>
        <w:tc>
          <w:tcPr>
            <w:tcW w:w="417" w:type="pct"/>
            <w:noWrap w:val="0"/>
            <w:vAlign w:val="center"/>
          </w:tcPr>
          <w:p w14:paraId="214FF313">
            <w:pPr>
              <w:pStyle w:val="30"/>
              <w:bidi w:val="0"/>
            </w:pPr>
            <w:r>
              <w:t>是</w:t>
            </w:r>
          </w:p>
        </w:tc>
        <w:tc>
          <w:tcPr>
            <w:tcW w:w="920" w:type="pct"/>
            <w:noWrap w:val="0"/>
            <w:vAlign w:val="center"/>
          </w:tcPr>
          <w:p w14:paraId="7C19ACE9">
            <w:pPr>
              <w:pStyle w:val="30"/>
              <w:bidi w:val="0"/>
            </w:pPr>
          </w:p>
        </w:tc>
      </w:tr>
      <w:tr w14:paraId="6E969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04A6AD9">
            <w:pPr>
              <w:pStyle w:val="30"/>
              <w:bidi w:val="0"/>
              <w:rPr>
                <w:rFonts w:hint="default"/>
                <w:lang w:val="en-US" w:eastAsia="zh-CN"/>
              </w:rPr>
            </w:pPr>
            <w:r>
              <w:rPr>
                <w:rFonts w:hint="default"/>
                <w:lang w:val="en-US" w:eastAsia="zh-CN"/>
              </w:rPr>
              <w:t>42</w:t>
            </w:r>
          </w:p>
        </w:tc>
        <w:tc>
          <w:tcPr>
            <w:tcW w:w="1004" w:type="pct"/>
            <w:noWrap w:val="0"/>
            <w:vAlign w:val="center"/>
          </w:tcPr>
          <w:p w14:paraId="4772A052">
            <w:pPr>
              <w:pStyle w:val="30"/>
              <w:bidi w:val="0"/>
            </w:pPr>
            <w:r>
              <w:t>kce</w:t>
            </w:r>
          </w:p>
        </w:tc>
        <w:tc>
          <w:tcPr>
            <w:tcW w:w="1088" w:type="pct"/>
            <w:noWrap w:val="0"/>
            <w:vAlign w:val="center"/>
          </w:tcPr>
          <w:p w14:paraId="414F76F1">
            <w:pPr>
              <w:pStyle w:val="30"/>
              <w:bidi w:val="0"/>
            </w:pPr>
            <w:r>
              <w:t>扣除额</w:t>
            </w:r>
          </w:p>
        </w:tc>
        <w:tc>
          <w:tcPr>
            <w:tcW w:w="753" w:type="pct"/>
            <w:noWrap w:val="0"/>
            <w:vAlign w:val="center"/>
          </w:tcPr>
          <w:p w14:paraId="1357D52B">
            <w:pPr>
              <w:pStyle w:val="30"/>
              <w:bidi w:val="0"/>
            </w:pPr>
            <w:r>
              <w:rPr>
                <w:rFonts w:hint="default"/>
                <w:lang w:val="en-US" w:eastAsia="zh-CN"/>
              </w:rPr>
              <w:t>number</w:t>
            </w:r>
          </w:p>
        </w:tc>
        <w:tc>
          <w:tcPr>
            <w:tcW w:w="418" w:type="pct"/>
            <w:noWrap w:val="0"/>
            <w:vAlign w:val="center"/>
          </w:tcPr>
          <w:p w14:paraId="474FDFC2">
            <w:pPr>
              <w:pStyle w:val="30"/>
              <w:bidi w:val="0"/>
            </w:pPr>
            <w:r>
              <w:rPr>
                <w:rFonts w:hint="default"/>
                <w:lang w:val="en-US" w:eastAsia="zh-CN"/>
              </w:rPr>
              <w:t>18,2</w:t>
            </w:r>
          </w:p>
        </w:tc>
        <w:tc>
          <w:tcPr>
            <w:tcW w:w="417" w:type="pct"/>
            <w:noWrap w:val="0"/>
            <w:vAlign w:val="center"/>
          </w:tcPr>
          <w:p w14:paraId="2CAD80D4">
            <w:pPr>
              <w:pStyle w:val="30"/>
              <w:bidi w:val="0"/>
            </w:pPr>
            <w:r>
              <w:rPr>
                <w:rFonts w:hint="default"/>
                <w:lang w:val="en-US" w:eastAsia="zh-CN"/>
              </w:rPr>
              <w:t>否</w:t>
            </w:r>
          </w:p>
        </w:tc>
        <w:tc>
          <w:tcPr>
            <w:tcW w:w="920" w:type="pct"/>
            <w:noWrap w:val="0"/>
            <w:vAlign w:val="center"/>
          </w:tcPr>
          <w:p w14:paraId="131333BF">
            <w:pPr>
              <w:pStyle w:val="30"/>
              <w:bidi w:val="0"/>
            </w:pPr>
            <w:r>
              <w:rPr>
                <w:rFonts w:hint="eastAsia"/>
                <w:lang w:val="en-US" w:eastAsia="zh-CN"/>
              </w:rPr>
              <w:t>蓝票扣除额的负数</w:t>
            </w:r>
          </w:p>
        </w:tc>
      </w:tr>
      <w:tr w14:paraId="70F402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953B684">
            <w:pPr>
              <w:pStyle w:val="30"/>
              <w:bidi w:val="0"/>
              <w:rPr>
                <w:rFonts w:hint="default"/>
                <w:lang w:val="en-US" w:eastAsia="zh-CN"/>
              </w:rPr>
            </w:pPr>
            <w:r>
              <w:rPr>
                <w:rFonts w:hint="default"/>
                <w:lang w:val="en-US" w:eastAsia="zh-CN"/>
              </w:rPr>
              <w:t>43</w:t>
            </w:r>
          </w:p>
        </w:tc>
        <w:tc>
          <w:tcPr>
            <w:tcW w:w="1004" w:type="pct"/>
            <w:noWrap w:val="0"/>
            <w:vAlign w:val="center"/>
          </w:tcPr>
          <w:p w14:paraId="43ED0468">
            <w:pPr>
              <w:pStyle w:val="30"/>
              <w:bidi w:val="0"/>
            </w:pPr>
            <w:r>
              <w:rPr>
                <w:rFonts w:hint="eastAsia"/>
                <w:lang w:val="en-US" w:eastAsia="zh-CN"/>
              </w:rPr>
              <w:t>yhzcbs</w:t>
            </w:r>
          </w:p>
        </w:tc>
        <w:tc>
          <w:tcPr>
            <w:tcW w:w="1088" w:type="pct"/>
            <w:noWrap w:val="0"/>
            <w:vAlign w:val="center"/>
          </w:tcPr>
          <w:p w14:paraId="225CC9D6">
            <w:pPr>
              <w:pStyle w:val="30"/>
              <w:bidi w:val="0"/>
            </w:pPr>
            <w:r>
              <w:rPr>
                <w:rFonts w:hint="eastAsia"/>
                <w:lang w:val="en-US" w:eastAsia="zh-CN"/>
              </w:rPr>
              <w:t>优惠政策标识</w:t>
            </w:r>
          </w:p>
        </w:tc>
        <w:tc>
          <w:tcPr>
            <w:tcW w:w="753" w:type="pct"/>
            <w:noWrap w:val="0"/>
            <w:vAlign w:val="top"/>
          </w:tcPr>
          <w:p w14:paraId="2F4F7ADB">
            <w:pPr>
              <w:pStyle w:val="30"/>
              <w:bidi w:val="0"/>
            </w:pPr>
            <w:r>
              <w:rPr>
                <w:rFonts w:hint="eastAsia"/>
                <w:lang w:val="en-US" w:eastAsia="zh-CN"/>
              </w:rPr>
              <w:t>varchar</w:t>
            </w:r>
          </w:p>
        </w:tc>
        <w:tc>
          <w:tcPr>
            <w:tcW w:w="418" w:type="pct"/>
            <w:noWrap w:val="0"/>
            <w:vAlign w:val="center"/>
          </w:tcPr>
          <w:p w14:paraId="12DC9CE2">
            <w:pPr>
              <w:pStyle w:val="30"/>
              <w:bidi w:val="0"/>
            </w:pPr>
            <w:r>
              <w:rPr>
                <w:rFonts w:hint="eastAsia"/>
                <w:lang w:val="en-US" w:eastAsia="zh-CN"/>
              </w:rPr>
              <w:t>2</w:t>
            </w:r>
          </w:p>
        </w:tc>
        <w:tc>
          <w:tcPr>
            <w:tcW w:w="417" w:type="pct"/>
            <w:noWrap w:val="0"/>
            <w:vAlign w:val="center"/>
          </w:tcPr>
          <w:p w14:paraId="0C12E03E">
            <w:pPr>
              <w:pStyle w:val="30"/>
              <w:bidi w:val="0"/>
              <w:rPr>
                <w:rFonts w:hint="eastAsia"/>
                <w:lang w:val="en-US" w:eastAsia="zh-CN"/>
              </w:rPr>
            </w:pPr>
            <w:r>
              <w:rPr>
                <w:rFonts w:hint="eastAsia"/>
                <w:lang w:val="en-US" w:eastAsia="zh-CN"/>
              </w:rPr>
              <w:t>否</w:t>
            </w:r>
          </w:p>
          <w:p w14:paraId="43DEFF42">
            <w:pPr>
              <w:pStyle w:val="30"/>
              <w:bidi w:val="0"/>
            </w:pPr>
          </w:p>
        </w:tc>
        <w:tc>
          <w:tcPr>
            <w:tcW w:w="920" w:type="pct"/>
            <w:noWrap w:val="0"/>
            <w:vAlign w:val="center"/>
          </w:tcPr>
          <w:p w14:paraId="536C547E">
            <w:pPr>
              <w:pStyle w:val="30"/>
              <w:bidi w:val="0"/>
            </w:pPr>
          </w:p>
        </w:tc>
      </w:tr>
    </w:tbl>
    <w:p w14:paraId="22103C5D">
      <w:pPr>
        <w:pStyle w:val="6"/>
        <w:bidi w:val="0"/>
      </w:pPr>
      <w:bookmarkStart w:id="392" w:name="_Toc9995"/>
      <w:bookmarkStart w:id="393" w:name="_Toc15203"/>
      <w:r>
        <w:t>11.6返回报文示例</w:t>
      </w:r>
      <w:bookmarkEnd w:id="392"/>
      <w:bookmarkEnd w:id="393"/>
      <w:r>
        <w:t xml:space="preserve"> </w:t>
      </w:r>
    </w:p>
    <w:p w14:paraId="5B57E671">
      <w:pPr>
        <w:pStyle w:val="5"/>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D3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00FA36">
            <w:pPr>
              <w:bidi w:val="0"/>
            </w:pPr>
            <w:bookmarkStart w:id="394" w:name="OLE_LINK55"/>
            <w:r>
              <w:t>{</w:t>
            </w:r>
          </w:p>
          <w:p w14:paraId="5A1E3E67">
            <w:pPr>
              <w:bidi w:val="0"/>
            </w:pPr>
            <w:r>
              <w:tab/>
            </w:r>
            <w:r>
              <w:t>"Response": {</w:t>
            </w:r>
          </w:p>
          <w:p w14:paraId="28F81300">
            <w:pPr>
              <w:bidi w:val="0"/>
            </w:pPr>
            <w:r>
              <w:tab/>
            </w:r>
            <w:r>
              <w:tab/>
            </w:r>
            <w:r>
              <w:t>"RequestId": "16位随机数字和字母组合",</w:t>
            </w:r>
          </w:p>
          <w:p w14:paraId="118B3E88">
            <w:pPr>
              <w:bidi w:val="0"/>
            </w:pPr>
            <w:r>
              <w:tab/>
            </w:r>
            <w:r>
              <w:tab/>
            </w:r>
            <w:r>
              <w:t>"Data": {</w:t>
            </w:r>
          </w:p>
          <w:p w14:paraId="6688A833">
            <w:pPr>
              <w:bidi w:val="0"/>
            </w:pPr>
            <w:r>
              <w:tab/>
            </w:r>
            <w:r>
              <w:tab/>
            </w:r>
            <w:r>
              <w:tab/>
            </w:r>
            <w:r>
              <w:t>"returncode": "00",</w:t>
            </w:r>
          </w:p>
          <w:p w14:paraId="1AE51F86">
            <w:pPr>
              <w:bidi w:val="0"/>
            </w:pPr>
            <w:r>
              <w:tab/>
            </w:r>
            <w:r>
              <w:tab/>
            </w:r>
            <w:r>
              <w:tab/>
            </w:r>
            <w:r>
              <w:t>"returnmsg": "成功",</w:t>
            </w:r>
          </w:p>
          <w:p w14:paraId="7D67AE7C">
            <w:pPr>
              <w:bidi w:val="0"/>
            </w:pPr>
            <w:r>
              <w:tab/>
            </w:r>
            <w:r>
              <w:tab/>
            </w:r>
            <w:r>
              <w:tab/>
            </w:r>
            <w:r>
              <w:t>"uuid": "红字确认单UUID",</w:t>
            </w:r>
          </w:p>
          <w:p w14:paraId="5FC233D5">
            <w:pPr>
              <w:bidi w:val="0"/>
            </w:pPr>
            <w:r>
              <w:tab/>
            </w:r>
            <w:r>
              <w:tab/>
            </w:r>
            <w:r>
              <w:tab/>
            </w:r>
            <w:r>
              <w:t>"hzfpxxqrdbh": "红字发票信息确认单编号",</w:t>
            </w:r>
          </w:p>
          <w:p w14:paraId="4D449895">
            <w:pPr>
              <w:bidi w:val="0"/>
            </w:pPr>
            <w:r>
              <w:tab/>
            </w:r>
            <w:r>
              <w:tab/>
            </w:r>
            <w:r>
              <w:tab/>
            </w:r>
            <w:r>
              <w:t>"lrfsf": "录入方身份",</w:t>
            </w:r>
          </w:p>
          <w:p w14:paraId="3AF8BCE9">
            <w:pPr>
              <w:bidi w:val="0"/>
            </w:pPr>
            <w:r>
              <w:tab/>
            </w:r>
            <w:r>
              <w:tab/>
            </w:r>
            <w:r>
              <w:tab/>
            </w:r>
            <w:r>
              <w:t>"xsfnsrsbh": "（销售方）统一社会信用代码/纳税人识别号/身份证件号码",</w:t>
            </w:r>
          </w:p>
          <w:p w14:paraId="6265BDDC">
            <w:pPr>
              <w:bidi w:val="0"/>
            </w:pPr>
            <w:r>
              <w:tab/>
            </w:r>
            <w:r>
              <w:tab/>
            </w:r>
            <w:r>
              <w:tab/>
            </w:r>
            <w:r>
              <w:t>"xsfmc": "销售方名称",</w:t>
            </w:r>
          </w:p>
          <w:p w14:paraId="4506EEC6">
            <w:pPr>
              <w:bidi w:val="0"/>
            </w:pPr>
            <w:r>
              <w:tab/>
            </w:r>
            <w:r>
              <w:tab/>
            </w:r>
            <w:r>
              <w:tab/>
            </w:r>
            <w:r>
              <w:t>"gmfnsrsbh": "（购买方）统一社会信用代码/纳税人识别号/身份证件号码",</w:t>
            </w:r>
          </w:p>
          <w:p w14:paraId="42B6E840">
            <w:pPr>
              <w:bidi w:val="0"/>
            </w:pPr>
            <w:r>
              <w:tab/>
            </w:r>
            <w:r>
              <w:tab/>
            </w:r>
            <w:r>
              <w:tab/>
            </w:r>
            <w:r>
              <w:t>"gmfmc": "购买方名称",</w:t>
            </w:r>
          </w:p>
          <w:p w14:paraId="10A75273">
            <w:pPr>
              <w:bidi w:val="0"/>
            </w:pPr>
            <w:r>
              <w:tab/>
            </w:r>
            <w:r>
              <w:tab/>
            </w:r>
            <w:r>
              <w:tab/>
            </w:r>
            <w:r>
              <w:t>"lzfpdm": "蓝字发票代码",</w:t>
            </w:r>
          </w:p>
          <w:p w14:paraId="5516AE20">
            <w:pPr>
              <w:bidi w:val="0"/>
            </w:pPr>
            <w:r>
              <w:tab/>
            </w:r>
            <w:r>
              <w:tab/>
            </w:r>
            <w:r>
              <w:tab/>
            </w:r>
            <w:r>
              <w:t>"lzfphm": "蓝字发票号码",</w:t>
            </w:r>
          </w:p>
          <w:p w14:paraId="71F8404A">
            <w:pPr>
              <w:bidi w:val="0"/>
            </w:pPr>
            <w:r>
              <w:tab/>
            </w:r>
            <w:r>
              <w:tab/>
            </w:r>
            <w:r>
              <w:tab/>
            </w:r>
            <w:r>
              <w:t>"sfzzfpbz": "是否纸质发票标志",</w:t>
            </w:r>
          </w:p>
          <w:p w14:paraId="6A3C33C7">
            <w:pPr>
              <w:bidi w:val="0"/>
            </w:pPr>
            <w:r>
              <w:tab/>
            </w:r>
            <w:r>
              <w:tab/>
            </w:r>
            <w:r>
              <w:tab/>
            </w:r>
            <w:r>
              <w:t>"lzkprq": "蓝字发票开票日期",</w:t>
            </w:r>
          </w:p>
          <w:p w14:paraId="1D3050E7">
            <w:pPr>
              <w:bidi w:val="0"/>
            </w:pPr>
            <w:r>
              <w:tab/>
            </w:r>
            <w:r>
              <w:tab/>
            </w:r>
            <w:r>
              <w:tab/>
            </w:r>
            <w:r>
              <w:t>"lzhjje": "蓝字发票合计金额",</w:t>
            </w:r>
          </w:p>
          <w:p w14:paraId="11C7CB58">
            <w:pPr>
              <w:bidi w:val="0"/>
            </w:pPr>
            <w:r>
              <w:tab/>
            </w:r>
            <w:r>
              <w:tab/>
            </w:r>
            <w:r>
              <w:tab/>
            </w:r>
            <w:r>
              <w:t>"lzhjse": "蓝字发票合计税额",</w:t>
            </w:r>
          </w:p>
          <w:p w14:paraId="1E9F3EDA">
            <w:pPr>
              <w:bidi w:val="0"/>
            </w:pPr>
            <w:r>
              <w:tab/>
            </w:r>
            <w:r>
              <w:tab/>
            </w:r>
            <w:r>
              <w:tab/>
            </w:r>
            <w:r>
              <w:t>"lzfppzDm": "蓝字发票票种代码",</w:t>
            </w:r>
          </w:p>
          <w:p w14:paraId="4A2536FD">
            <w:pPr>
              <w:bidi w:val="0"/>
            </w:pPr>
            <w:r>
              <w:tab/>
            </w:r>
            <w:r>
              <w:tab/>
            </w:r>
            <w:r>
              <w:tab/>
            </w:r>
            <w:r>
              <w:t>"lzfpTdyslxDm": "蓝字发票特定要素类型代码",</w:t>
            </w:r>
          </w:p>
          <w:p w14:paraId="58451944">
            <w:pPr>
              <w:bidi w:val="0"/>
            </w:pPr>
            <w:r>
              <w:tab/>
            </w:r>
            <w:r>
              <w:tab/>
            </w:r>
            <w:r>
              <w:tab/>
            </w:r>
            <w:r>
              <w:t>"hzcxje": "红字冲销金额",</w:t>
            </w:r>
          </w:p>
          <w:p w14:paraId="6D9046CC">
            <w:pPr>
              <w:bidi w:val="0"/>
            </w:pPr>
            <w:r>
              <w:tab/>
            </w:r>
            <w:r>
              <w:tab/>
            </w:r>
            <w:r>
              <w:tab/>
            </w:r>
            <w:r>
              <w:t>"hzcxse": "红字冲销税额",</w:t>
            </w:r>
          </w:p>
          <w:p w14:paraId="730A50CE">
            <w:pPr>
              <w:bidi w:val="0"/>
            </w:pPr>
            <w:r>
              <w:tab/>
            </w:r>
            <w:r>
              <w:tab/>
            </w:r>
            <w:r>
              <w:tab/>
            </w:r>
            <w:r>
              <w:t>"chyyDm": "红字发票冲红原因代码",</w:t>
            </w:r>
          </w:p>
          <w:p w14:paraId="4424E60E">
            <w:pPr>
              <w:bidi w:val="0"/>
            </w:pPr>
            <w:r>
              <w:tab/>
            </w:r>
            <w:r>
              <w:tab/>
            </w:r>
            <w:r>
              <w:tab/>
            </w:r>
            <w:r>
              <w:t>"hzqrxxztDm": "红字确认信息状态代码",</w:t>
            </w:r>
          </w:p>
          <w:p w14:paraId="666369A4">
            <w:pPr>
              <w:bidi w:val="0"/>
            </w:pPr>
            <w:r>
              <w:tab/>
            </w:r>
            <w:r>
              <w:tab/>
            </w:r>
            <w:r>
              <w:tab/>
            </w:r>
            <w:r>
              <w:t>"qrrq": "确认日期",</w:t>
            </w:r>
          </w:p>
          <w:p w14:paraId="7C0FFB17">
            <w:pPr>
              <w:bidi w:val="0"/>
            </w:pPr>
            <w:r>
              <w:tab/>
            </w:r>
            <w:r>
              <w:tab/>
            </w:r>
            <w:r>
              <w:tab/>
            </w:r>
            <w:r>
              <w:t>"ykjhzfpbz": "已开具红字发票标志",</w:t>
            </w:r>
          </w:p>
          <w:p w14:paraId="194155B8">
            <w:pPr>
              <w:bidi w:val="0"/>
            </w:pPr>
            <w:r>
              <w:tab/>
            </w:r>
            <w:r>
              <w:tab/>
            </w:r>
            <w:r>
              <w:tab/>
            </w:r>
            <w:r>
              <w:t>"hzfphm": "红字发票号码",</w:t>
            </w:r>
          </w:p>
          <w:p w14:paraId="41669E8B">
            <w:pPr>
              <w:bidi w:val="0"/>
            </w:pPr>
            <w:r>
              <w:tab/>
            </w:r>
            <w:r>
              <w:tab/>
            </w:r>
            <w:r>
              <w:tab/>
            </w:r>
            <w:r>
              <w:t>"hzkprq": "红字开票日期",</w:t>
            </w:r>
          </w:p>
          <w:p w14:paraId="50734BF1">
            <w:pPr>
              <w:bidi w:val="0"/>
            </w:pPr>
            <w:r>
              <w:tab/>
            </w:r>
            <w:r>
              <w:tab/>
            </w:r>
            <w:r>
              <w:tab/>
            </w:r>
            <w:r>
              <w:t>"yxbz": "有效标志",</w:t>
            </w:r>
          </w:p>
          <w:p w14:paraId="32C28813">
            <w:pPr>
              <w:bidi w:val="0"/>
            </w:pPr>
            <w:r>
              <w:tab/>
            </w:r>
            <w:r>
              <w:tab/>
            </w:r>
            <w:r>
              <w:tab/>
            </w:r>
            <w:r>
              <w:rPr>
                <w:rFonts w:hint="eastAsia"/>
              </w:rPr>
              <w:t>"cezslxDm": "差额征税类型代码",</w:t>
            </w:r>
          </w:p>
          <w:p w14:paraId="0FCD1A78">
            <w:pPr>
              <w:bidi w:val="0"/>
            </w:pPr>
            <w:r>
              <w:tab/>
            </w:r>
            <w:r>
              <w:tab/>
            </w:r>
            <w:r>
              <w:tab/>
            </w:r>
            <w:r>
              <w:t>"lrrq": "录入日期",</w:t>
            </w:r>
          </w:p>
          <w:p w14:paraId="2860AFE6">
            <w:pPr>
              <w:bidi w:val="0"/>
            </w:pPr>
            <w:r>
              <w:tab/>
            </w:r>
            <w:r>
              <w:tab/>
            </w:r>
            <w:r>
              <w:tab/>
            </w:r>
            <w:r>
              <w:t>"hzqrxxmxList": [</w:t>
            </w:r>
          </w:p>
          <w:p w14:paraId="20D0005D">
            <w:pPr>
              <w:bidi w:val="0"/>
            </w:pPr>
            <w:r>
              <w:tab/>
            </w:r>
            <w:r>
              <w:tab/>
            </w:r>
            <w:r>
              <w:tab/>
            </w:r>
            <w:r>
              <w:tab/>
            </w:r>
            <w:r>
              <w:t>{</w:t>
            </w:r>
          </w:p>
          <w:p w14:paraId="4C72CD88">
            <w:pPr>
              <w:bidi w:val="0"/>
            </w:pPr>
            <w:r>
              <w:tab/>
            </w:r>
            <w:r>
              <w:tab/>
            </w:r>
            <w:r>
              <w:tab/>
            </w:r>
            <w:r>
              <w:tab/>
            </w:r>
            <w:r>
              <w:tab/>
            </w:r>
            <w:r>
              <w:t>"xh": "序号",</w:t>
            </w:r>
          </w:p>
          <w:p w14:paraId="43BA2298">
            <w:pPr>
              <w:bidi w:val="0"/>
            </w:pPr>
            <w:r>
              <w:tab/>
            </w:r>
            <w:r>
              <w:tab/>
            </w:r>
            <w:r>
              <w:tab/>
            </w:r>
            <w:r>
              <w:tab/>
            </w:r>
            <w:r>
              <w:tab/>
            </w:r>
            <w:r>
              <w:t>"lzmxxh": "蓝字发票明细序号",</w:t>
            </w:r>
          </w:p>
          <w:p w14:paraId="23E2BD5E">
            <w:pPr>
              <w:bidi w:val="0"/>
            </w:pPr>
            <w:r>
              <w:tab/>
            </w:r>
            <w:r>
              <w:tab/>
            </w:r>
            <w:r>
              <w:tab/>
            </w:r>
            <w:r>
              <w:tab/>
            </w:r>
            <w:r>
              <w:tab/>
            </w:r>
            <w:r>
              <w:t>"sphfwssflhbbm": "商品和服务税收分类合并编码",</w:t>
            </w:r>
          </w:p>
          <w:p w14:paraId="65D3B7F6">
            <w:pPr>
              <w:bidi w:val="0"/>
            </w:pPr>
            <w:r>
              <w:tab/>
            </w:r>
            <w:r>
              <w:tab/>
            </w:r>
            <w:r>
              <w:tab/>
            </w:r>
            <w:r>
              <w:tab/>
            </w:r>
            <w:r>
              <w:tab/>
            </w:r>
            <w:r>
              <w:t>"hwhyslwfwmc": "货物或应税劳务、服务名称",</w:t>
            </w:r>
          </w:p>
          <w:p w14:paraId="5C31E7B6">
            <w:pPr>
              <w:bidi w:val="0"/>
            </w:pPr>
            <w:r>
              <w:tab/>
            </w:r>
            <w:r>
              <w:tab/>
            </w:r>
            <w:r>
              <w:tab/>
            </w:r>
            <w:r>
              <w:tab/>
            </w:r>
            <w:r>
              <w:tab/>
            </w:r>
            <w:r>
              <w:t>"spfwjc": "商品服务简称",</w:t>
            </w:r>
          </w:p>
          <w:p w14:paraId="5D310757">
            <w:pPr>
              <w:bidi w:val="0"/>
            </w:pPr>
            <w:r>
              <w:tab/>
            </w:r>
            <w:r>
              <w:tab/>
            </w:r>
            <w:r>
              <w:tab/>
            </w:r>
            <w:r>
              <w:tab/>
            </w:r>
            <w:r>
              <w:tab/>
            </w:r>
            <w:r>
              <w:t>"xmmc": "项目名称",</w:t>
            </w:r>
          </w:p>
          <w:p w14:paraId="4F72713E">
            <w:pPr>
              <w:bidi w:val="0"/>
            </w:pPr>
            <w:r>
              <w:tab/>
            </w:r>
            <w:r>
              <w:tab/>
            </w:r>
            <w:r>
              <w:tab/>
            </w:r>
            <w:r>
              <w:tab/>
            </w:r>
            <w:r>
              <w:tab/>
            </w:r>
            <w:r>
              <w:t>"ggxh": "规格型号",</w:t>
            </w:r>
          </w:p>
          <w:p w14:paraId="06DD965D">
            <w:pPr>
              <w:bidi w:val="0"/>
            </w:pPr>
            <w:r>
              <w:tab/>
            </w:r>
            <w:r>
              <w:tab/>
            </w:r>
            <w:r>
              <w:tab/>
            </w:r>
            <w:r>
              <w:tab/>
            </w:r>
            <w:r>
              <w:tab/>
            </w:r>
            <w:r>
              <w:t>"dw": "单位",</w:t>
            </w:r>
          </w:p>
          <w:p w14:paraId="12BE7963">
            <w:pPr>
              <w:bidi w:val="0"/>
            </w:pPr>
            <w:r>
              <w:tab/>
            </w:r>
            <w:r>
              <w:tab/>
            </w:r>
            <w:r>
              <w:tab/>
            </w:r>
            <w:r>
              <w:tab/>
            </w:r>
            <w:r>
              <w:tab/>
            </w:r>
            <w:r>
              <w:t>"fpspdj": "单价",</w:t>
            </w:r>
          </w:p>
          <w:p w14:paraId="39ADD8A9">
            <w:pPr>
              <w:bidi w:val="0"/>
            </w:pPr>
            <w:r>
              <w:tab/>
            </w:r>
            <w:r>
              <w:tab/>
            </w:r>
            <w:r>
              <w:tab/>
            </w:r>
            <w:r>
              <w:tab/>
            </w:r>
            <w:r>
              <w:tab/>
            </w:r>
            <w:r>
              <w:t>"fpspsl": "数量",</w:t>
            </w:r>
          </w:p>
          <w:p w14:paraId="0CF8D573">
            <w:pPr>
              <w:bidi w:val="0"/>
            </w:pPr>
            <w:r>
              <w:tab/>
            </w:r>
            <w:r>
              <w:tab/>
            </w:r>
            <w:r>
              <w:tab/>
            </w:r>
            <w:r>
              <w:tab/>
            </w:r>
            <w:r>
              <w:tab/>
            </w:r>
            <w:r>
              <w:t>"je": "金额",</w:t>
            </w:r>
          </w:p>
          <w:p w14:paraId="370ABD3A">
            <w:pPr>
              <w:bidi w:val="0"/>
            </w:pPr>
            <w:r>
              <w:tab/>
            </w:r>
            <w:r>
              <w:tab/>
            </w:r>
            <w:r>
              <w:tab/>
            </w:r>
            <w:r>
              <w:tab/>
            </w:r>
            <w:r>
              <w:tab/>
            </w:r>
            <w:r>
              <w:t>"sl1": "税率",</w:t>
            </w:r>
          </w:p>
          <w:p w14:paraId="54AF90C1">
            <w:pPr>
              <w:bidi w:val="0"/>
              <w:rPr>
                <w:rFonts w:hint="eastAsia"/>
                <w:lang w:val="en-US" w:eastAsia="zh-CN"/>
              </w:rPr>
            </w:pPr>
            <w:bookmarkStart w:id="395" w:name="OLE_LINK86"/>
            <w:r>
              <w:tab/>
            </w:r>
            <w:r>
              <w:tab/>
            </w:r>
            <w:r>
              <w:tab/>
            </w:r>
            <w:r>
              <w:tab/>
            </w:r>
            <w:r>
              <w:tab/>
            </w:r>
            <w:bookmarkEnd w:id="395"/>
            <w:r>
              <w:t>"se": "税额"</w:t>
            </w:r>
            <w:r>
              <w:rPr>
                <w:rFonts w:hint="eastAsia"/>
                <w:lang w:val="en-US" w:eastAsia="zh-CN"/>
              </w:rPr>
              <w:t>,</w:t>
            </w:r>
          </w:p>
          <w:p w14:paraId="74B76D32">
            <w:pPr>
              <w:bidi w:val="0"/>
              <w:rPr>
                <w:rFonts w:hint="eastAsia"/>
              </w:rPr>
            </w:pPr>
            <w:r>
              <w:tab/>
            </w:r>
            <w:r>
              <w:tab/>
            </w:r>
            <w:r>
              <w:tab/>
            </w:r>
            <w:r>
              <w:tab/>
            </w:r>
            <w:r>
              <w:tab/>
            </w:r>
            <w:r>
              <w:rPr>
                <w:rFonts w:hint="eastAsia"/>
              </w:rPr>
              <w:t>"kce": "扣除额",</w:t>
            </w:r>
          </w:p>
          <w:p w14:paraId="3D513CBF">
            <w:pPr>
              <w:bidi w:val="0"/>
            </w:pPr>
            <w:r>
              <w:tab/>
            </w:r>
            <w:r>
              <w:tab/>
            </w:r>
            <w:r>
              <w:tab/>
            </w:r>
            <w:r>
              <w:tab/>
            </w:r>
            <w:r>
              <w:tab/>
            </w:r>
            <w:r>
              <w:rPr>
                <w:rFonts w:hint="eastAsia"/>
              </w:rPr>
              <w:t>"yhzcbs": "优惠政策标识"</w:t>
            </w:r>
          </w:p>
          <w:p w14:paraId="4B98733E">
            <w:pPr>
              <w:bidi w:val="0"/>
            </w:pPr>
            <w:r>
              <w:tab/>
            </w:r>
            <w:r>
              <w:tab/>
            </w:r>
            <w:r>
              <w:tab/>
            </w:r>
            <w:r>
              <w:tab/>
            </w:r>
            <w:r>
              <w:t>}</w:t>
            </w:r>
          </w:p>
          <w:p w14:paraId="099C30B8">
            <w:pPr>
              <w:bidi w:val="0"/>
            </w:pPr>
            <w:r>
              <w:tab/>
            </w:r>
            <w:r>
              <w:tab/>
            </w:r>
            <w:r>
              <w:tab/>
            </w:r>
            <w:r>
              <w:t>]</w:t>
            </w:r>
          </w:p>
          <w:p w14:paraId="7DA84C4B">
            <w:pPr>
              <w:bidi w:val="0"/>
            </w:pPr>
            <w:r>
              <w:tab/>
            </w:r>
            <w:r>
              <w:tab/>
            </w:r>
            <w:r>
              <w:t>}</w:t>
            </w:r>
          </w:p>
          <w:p w14:paraId="5D3801FD">
            <w:pPr>
              <w:bidi w:val="0"/>
            </w:pPr>
            <w:r>
              <w:tab/>
            </w:r>
            <w:r>
              <w:t>}</w:t>
            </w:r>
          </w:p>
          <w:p w14:paraId="1EA8CE9E">
            <w:pPr>
              <w:bidi w:val="0"/>
            </w:pPr>
            <w:r>
              <w:t>}</w:t>
            </w:r>
          </w:p>
        </w:tc>
      </w:tr>
    </w:tbl>
    <w:p w14:paraId="2DB34424">
      <w:pPr>
        <w:pStyle w:val="5"/>
        <w:rPr>
          <w:vertAlign w:val="baseline"/>
        </w:rPr>
      </w:pPr>
      <w:r>
        <w:t>失败时返回：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61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56E820">
            <w:pPr>
              <w:bidi w:val="0"/>
            </w:pPr>
            <w:r>
              <w:t>{</w:t>
            </w:r>
          </w:p>
          <w:p w14:paraId="2B2559B7">
            <w:pPr>
              <w:bidi w:val="0"/>
            </w:pPr>
            <w:r>
              <w:tab/>
            </w:r>
            <w:r>
              <w:t>"Response":{</w:t>
            </w:r>
          </w:p>
          <w:p w14:paraId="7DF7DE10">
            <w:pPr>
              <w:bidi w:val="0"/>
            </w:pPr>
            <w:r>
              <w:tab/>
            </w:r>
            <w:r>
              <w:tab/>
            </w:r>
            <w:r>
              <w:t>"RequestId": "16位随机数字和字母组合",</w:t>
            </w:r>
          </w:p>
          <w:p w14:paraId="7115275B">
            <w:pPr>
              <w:bidi w:val="0"/>
            </w:pPr>
            <w:r>
              <w:tab/>
            </w:r>
            <w:r>
              <w:tab/>
            </w:r>
            <w:r>
              <w:t>"Error":{</w:t>
            </w:r>
          </w:p>
          <w:p w14:paraId="3A09FE64">
            <w:pPr>
              <w:bidi w:val="0"/>
            </w:pPr>
            <w:r>
              <w:tab/>
            </w:r>
            <w:r>
              <w:tab/>
            </w:r>
            <w:r>
              <w:tab/>
            </w:r>
            <w:r>
              <w:t>"Code": "01”,</w:t>
            </w:r>
          </w:p>
          <w:p w14:paraId="69954468">
            <w:pPr>
              <w:bidi w:val="0"/>
            </w:pPr>
            <w:r>
              <w:tab/>
            </w:r>
            <w:r>
              <w:tab/>
            </w:r>
            <w:r>
              <w:tab/>
            </w:r>
            <w:r>
              <w:t>"Message": "错误说明"</w:t>
            </w:r>
          </w:p>
          <w:p w14:paraId="2B7B3000">
            <w:pPr>
              <w:bidi w:val="0"/>
            </w:pPr>
            <w:r>
              <w:t>}</w:t>
            </w:r>
          </w:p>
          <w:p w14:paraId="793E7ADF">
            <w:pPr>
              <w:bidi w:val="0"/>
            </w:pPr>
            <w:r>
              <w:tab/>
            </w:r>
            <w:r>
              <w:t>}</w:t>
            </w:r>
          </w:p>
          <w:p w14:paraId="12F187E7">
            <w:pPr>
              <w:bidi w:val="0"/>
            </w:pPr>
            <w:r>
              <w:t>}</w:t>
            </w:r>
          </w:p>
        </w:tc>
      </w:tr>
      <w:bookmarkEnd w:id="394"/>
    </w:tbl>
    <w:p w14:paraId="5861D711">
      <w:pPr>
        <w:pStyle w:val="4"/>
        <w:bidi w:val="0"/>
        <w:rPr>
          <w:rFonts w:hint="default"/>
        </w:rPr>
      </w:pPr>
      <w:bookmarkStart w:id="396" w:name="_Toc24572"/>
      <w:bookmarkStart w:id="397" w:name="_Toc17797"/>
      <w:bookmarkStart w:id="398" w:name="_Toc8141"/>
      <w:r>
        <w:rPr>
          <w:rFonts w:hint="default"/>
        </w:rPr>
        <w:t>12.不动产经营租赁发票上传</w:t>
      </w:r>
      <w:bookmarkEnd w:id="396"/>
      <w:bookmarkEnd w:id="397"/>
      <w:bookmarkEnd w:id="398"/>
    </w:p>
    <w:p w14:paraId="7FFB57A0">
      <w:pPr>
        <w:pStyle w:val="6"/>
        <w:bidi w:val="0"/>
      </w:pPr>
      <w:bookmarkStart w:id="399" w:name="_Toc31951"/>
      <w:bookmarkStart w:id="400" w:name="_Toc15148"/>
      <w:r>
        <w:t>12.1接口说明</w:t>
      </w:r>
      <w:bookmarkEnd w:id="399"/>
      <w:bookmarkEnd w:id="400"/>
    </w:p>
    <w:p w14:paraId="55EF9943">
      <w:pPr>
        <w:pStyle w:val="5"/>
      </w:pPr>
      <w:r>
        <w:t>给企业提供上传开具的不动产经营租赁预发票功能，上传成功后给企业返回信息。</w:t>
      </w:r>
    </w:p>
    <w:p w14:paraId="576AF714">
      <w:pPr>
        <w:pStyle w:val="5"/>
      </w:pPr>
      <w:r>
        <w:t>税务局端接收到企业上传的不动产经营租赁发票后，依次校验企业是具备开票条件、发票信息是否合规、是否超过授信额度、不动产经营租赁发票号码是否合法、发票是否属于直连单位，当校验不通过时，不接收企业上传的不动产经营租赁发票，返回具体错误信息。</w:t>
      </w:r>
      <w:r>
        <w:rPr>
          <w:kern w:val="0"/>
          <w:szCs w:val="21"/>
        </w:rPr>
        <w:t>每次上传最大票量为100张数字化电子发票。</w:t>
      </w:r>
    </w:p>
    <w:p w14:paraId="58B3F86F">
      <w:pPr>
        <w:pStyle w:val="6"/>
        <w:bidi w:val="0"/>
      </w:pPr>
      <w:bookmarkStart w:id="401" w:name="_Toc21504"/>
      <w:bookmarkStart w:id="402" w:name="_Toc9469"/>
      <w:r>
        <w:t>12.2请求方式</w:t>
      </w:r>
      <w:bookmarkEnd w:id="401"/>
      <w:bookmarkEnd w:id="402"/>
    </w:p>
    <w:p w14:paraId="34DB7C85">
      <w:pPr>
        <w:pStyle w:val="5"/>
        <w:bidi w:val="0"/>
      </w:pPr>
      <w:r>
        <w:t>请求方式为POST</w:t>
      </w:r>
    </w:p>
    <w:p w14:paraId="5D2BE42E">
      <w:pPr>
        <w:pStyle w:val="5"/>
        <w:bidi w:val="0"/>
      </w:pPr>
      <w:r>
        <w:rPr>
          <w:rFonts w:hint="eastAsia"/>
        </w:rPr>
        <w:t>●</w:t>
      </w:r>
      <w:r>
        <w:rPr>
          <w:rFonts w:hint="default"/>
          <w:lang w:val="en-US"/>
        </w:rPr>
        <w:t xml:space="preserve"> </w:t>
      </w:r>
      <w:r>
        <w:t>path 指该参数为路径参数</w:t>
      </w:r>
    </w:p>
    <w:p w14:paraId="6BD3ACD0">
      <w:pPr>
        <w:pStyle w:val="5"/>
        <w:bidi w:val="0"/>
      </w:pPr>
      <w:r>
        <w:rPr>
          <w:rFonts w:hint="eastAsia"/>
        </w:rPr>
        <w:t>●</w:t>
      </w:r>
      <w:r>
        <w:rPr>
          <w:rFonts w:hint="default"/>
          <w:lang w:val="en-US"/>
        </w:rPr>
        <w:t xml:space="preserve"> </w:t>
      </w:r>
      <w:r>
        <w:t>query 指该参数需在请求URL传参</w:t>
      </w:r>
    </w:p>
    <w:p w14:paraId="00AA5BD4">
      <w:pPr>
        <w:pStyle w:val="5"/>
        <w:bidi w:val="0"/>
      </w:pPr>
      <w:r>
        <w:rPr>
          <w:rFonts w:hint="eastAsia"/>
        </w:rPr>
        <w:t>●</w:t>
      </w:r>
      <w:r>
        <w:rPr>
          <w:rFonts w:hint="default"/>
          <w:lang w:val="en-US"/>
        </w:rPr>
        <w:t xml:space="preserve"> </w:t>
      </w:r>
      <w:r>
        <w:t>body 指该参数需在请求JSON传参</w:t>
      </w:r>
    </w:p>
    <w:p w14:paraId="0AD3A48D">
      <w:pPr>
        <w:pStyle w:val="6"/>
        <w:bidi w:val="0"/>
      </w:pPr>
      <w:bookmarkStart w:id="403" w:name="_Toc5382"/>
      <w:bookmarkStart w:id="404" w:name="_Toc5386"/>
      <w:r>
        <w:t>12.3公共参数</w:t>
      </w:r>
      <w:bookmarkEnd w:id="403"/>
      <w:bookmarkEnd w:id="40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4"/>
        <w:gridCol w:w="1613"/>
        <w:gridCol w:w="1819"/>
        <w:gridCol w:w="1249"/>
        <w:gridCol w:w="678"/>
        <w:gridCol w:w="676"/>
        <w:gridCol w:w="1780"/>
      </w:tblGrid>
      <w:tr w14:paraId="001B65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434" w:type="pct"/>
            <w:tcBorders>
              <w:top w:val="single" w:color="auto" w:sz="12" w:space="0"/>
              <w:bottom w:val="single" w:color="auto" w:sz="6" w:space="0"/>
            </w:tcBorders>
            <w:shd w:val="clear" w:color="auto" w:fill="D8D8D8"/>
            <w:noWrap w:val="0"/>
            <w:vAlign w:val="center"/>
          </w:tcPr>
          <w:p w14:paraId="24E4881D">
            <w:pPr>
              <w:pStyle w:val="29"/>
              <w:bidi w:val="0"/>
            </w:pPr>
            <w:r>
              <w:t>序号</w:t>
            </w:r>
          </w:p>
        </w:tc>
        <w:tc>
          <w:tcPr>
            <w:tcW w:w="967" w:type="pct"/>
            <w:tcBorders>
              <w:top w:val="single" w:color="auto" w:sz="12" w:space="0"/>
              <w:bottom w:val="single" w:color="auto" w:sz="6" w:space="0"/>
            </w:tcBorders>
            <w:shd w:val="clear" w:color="auto" w:fill="D8D8D8"/>
            <w:noWrap w:val="0"/>
            <w:vAlign w:val="center"/>
          </w:tcPr>
          <w:p w14:paraId="1D4813E2">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FE8CAFE">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1A0F3B4">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62B8540B">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B1EAFCF">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C67E05B">
            <w:pPr>
              <w:pStyle w:val="29"/>
              <w:bidi w:val="0"/>
            </w:pPr>
            <w:r>
              <w:t>说明</w:t>
            </w:r>
          </w:p>
        </w:tc>
      </w:tr>
      <w:tr w14:paraId="5A7B3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tcBorders>
              <w:top w:val="single" w:color="auto" w:sz="6" w:space="0"/>
            </w:tcBorders>
            <w:noWrap w:val="0"/>
            <w:vAlign w:val="center"/>
          </w:tcPr>
          <w:p w14:paraId="73E4F309">
            <w:pPr>
              <w:pStyle w:val="30"/>
              <w:bidi w:val="0"/>
              <w:jc w:val="center"/>
            </w:pPr>
            <w:r>
              <w:rPr>
                <w:rFonts w:hint="default"/>
                <w:lang w:val="en-US" w:eastAsia="zh-CN"/>
              </w:rPr>
              <w:t>1</w:t>
            </w:r>
          </w:p>
        </w:tc>
        <w:tc>
          <w:tcPr>
            <w:tcW w:w="967" w:type="pct"/>
            <w:tcBorders>
              <w:top w:val="single" w:color="auto" w:sz="6" w:space="0"/>
            </w:tcBorders>
            <w:noWrap w:val="0"/>
            <w:vAlign w:val="center"/>
          </w:tcPr>
          <w:p w14:paraId="5241C18C">
            <w:pPr>
              <w:pStyle w:val="30"/>
              <w:bidi w:val="0"/>
              <w:jc w:val="center"/>
            </w:pPr>
            <w:r>
              <w:t>fphm</w:t>
            </w:r>
          </w:p>
        </w:tc>
        <w:tc>
          <w:tcPr>
            <w:tcW w:w="1087" w:type="pct"/>
            <w:tcBorders>
              <w:top w:val="single" w:color="auto" w:sz="6" w:space="0"/>
            </w:tcBorders>
            <w:noWrap w:val="0"/>
            <w:vAlign w:val="center"/>
          </w:tcPr>
          <w:p w14:paraId="425F1866">
            <w:pPr>
              <w:pStyle w:val="30"/>
              <w:bidi w:val="0"/>
              <w:jc w:val="center"/>
            </w:pPr>
            <w:r>
              <w:t>发票号码</w:t>
            </w:r>
          </w:p>
        </w:tc>
        <w:tc>
          <w:tcPr>
            <w:tcW w:w="753" w:type="pct"/>
            <w:tcBorders>
              <w:top w:val="single" w:color="auto" w:sz="6" w:space="0"/>
            </w:tcBorders>
            <w:noWrap w:val="0"/>
            <w:vAlign w:val="center"/>
          </w:tcPr>
          <w:p w14:paraId="63014E22">
            <w:pPr>
              <w:pStyle w:val="30"/>
              <w:bidi w:val="0"/>
              <w:jc w:val="center"/>
            </w:pPr>
            <w:r>
              <w:t>varchar</w:t>
            </w:r>
          </w:p>
        </w:tc>
        <w:tc>
          <w:tcPr>
            <w:tcW w:w="418" w:type="pct"/>
            <w:tcBorders>
              <w:top w:val="single" w:color="auto" w:sz="6" w:space="0"/>
            </w:tcBorders>
            <w:noWrap w:val="0"/>
            <w:vAlign w:val="center"/>
          </w:tcPr>
          <w:p w14:paraId="16B1974F">
            <w:pPr>
              <w:pStyle w:val="30"/>
              <w:bidi w:val="0"/>
              <w:jc w:val="center"/>
            </w:pPr>
            <w:r>
              <w:t>20</w:t>
            </w:r>
          </w:p>
        </w:tc>
        <w:tc>
          <w:tcPr>
            <w:tcW w:w="417" w:type="pct"/>
            <w:tcBorders>
              <w:top w:val="single" w:color="auto" w:sz="6" w:space="0"/>
            </w:tcBorders>
            <w:noWrap w:val="0"/>
            <w:vAlign w:val="center"/>
          </w:tcPr>
          <w:p w14:paraId="4C9739C4">
            <w:pPr>
              <w:pStyle w:val="30"/>
              <w:bidi w:val="0"/>
              <w:jc w:val="center"/>
            </w:pPr>
            <w:r>
              <w:t>是</w:t>
            </w:r>
          </w:p>
        </w:tc>
        <w:tc>
          <w:tcPr>
            <w:tcW w:w="920" w:type="pct"/>
            <w:tcBorders>
              <w:top w:val="single" w:color="auto" w:sz="6" w:space="0"/>
            </w:tcBorders>
            <w:noWrap w:val="0"/>
            <w:vAlign w:val="center"/>
          </w:tcPr>
          <w:p w14:paraId="4AD815F9">
            <w:pPr>
              <w:pStyle w:val="30"/>
              <w:bidi w:val="0"/>
              <w:jc w:val="center"/>
            </w:pPr>
          </w:p>
        </w:tc>
      </w:tr>
      <w:tr w14:paraId="6F68F0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2F51BCBE">
            <w:pPr>
              <w:pStyle w:val="30"/>
              <w:bidi w:val="0"/>
              <w:jc w:val="center"/>
            </w:pPr>
            <w:r>
              <w:rPr>
                <w:rFonts w:hint="default"/>
                <w:lang w:val="en-US" w:eastAsia="zh-CN"/>
              </w:rPr>
              <w:t>2</w:t>
            </w:r>
          </w:p>
        </w:tc>
        <w:tc>
          <w:tcPr>
            <w:tcW w:w="967" w:type="pct"/>
            <w:noWrap w:val="0"/>
            <w:vAlign w:val="center"/>
          </w:tcPr>
          <w:p w14:paraId="4BF3BB71">
            <w:pPr>
              <w:pStyle w:val="30"/>
              <w:bidi w:val="0"/>
              <w:jc w:val="center"/>
            </w:pPr>
            <w:r>
              <w:t>lzfpbz</w:t>
            </w:r>
          </w:p>
        </w:tc>
        <w:tc>
          <w:tcPr>
            <w:tcW w:w="1087" w:type="pct"/>
            <w:noWrap w:val="0"/>
            <w:vAlign w:val="center"/>
          </w:tcPr>
          <w:p w14:paraId="00A6F681">
            <w:pPr>
              <w:pStyle w:val="30"/>
              <w:bidi w:val="0"/>
              <w:jc w:val="center"/>
            </w:pPr>
            <w:r>
              <w:t>蓝字发票标志</w:t>
            </w:r>
          </w:p>
        </w:tc>
        <w:tc>
          <w:tcPr>
            <w:tcW w:w="753" w:type="pct"/>
            <w:noWrap w:val="0"/>
            <w:vAlign w:val="center"/>
          </w:tcPr>
          <w:p w14:paraId="0AE5CF68">
            <w:pPr>
              <w:pStyle w:val="30"/>
              <w:bidi w:val="0"/>
              <w:jc w:val="center"/>
            </w:pPr>
            <w:r>
              <w:t>varchar</w:t>
            </w:r>
          </w:p>
        </w:tc>
        <w:tc>
          <w:tcPr>
            <w:tcW w:w="418" w:type="pct"/>
            <w:noWrap w:val="0"/>
            <w:vAlign w:val="center"/>
          </w:tcPr>
          <w:p w14:paraId="6749CC4C">
            <w:pPr>
              <w:pStyle w:val="30"/>
              <w:bidi w:val="0"/>
              <w:jc w:val="center"/>
            </w:pPr>
            <w:r>
              <w:t>1</w:t>
            </w:r>
          </w:p>
        </w:tc>
        <w:tc>
          <w:tcPr>
            <w:tcW w:w="417" w:type="pct"/>
            <w:noWrap w:val="0"/>
            <w:vAlign w:val="center"/>
          </w:tcPr>
          <w:p w14:paraId="4D347286">
            <w:pPr>
              <w:pStyle w:val="30"/>
              <w:bidi w:val="0"/>
              <w:jc w:val="center"/>
            </w:pPr>
            <w:r>
              <w:t>是</w:t>
            </w:r>
          </w:p>
        </w:tc>
        <w:tc>
          <w:tcPr>
            <w:tcW w:w="920" w:type="pct"/>
            <w:noWrap w:val="0"/>
            <w:vAlign w:val="center"/>
          </w:tcPr>
          <w:p w14:paraId="6E2DEACF">
            <w:pPr>
              <w:pStyle w:val="30"/>
              <w:bidi w:val="0"/>
              <w:jc w:val="center"/>
            </w:pPr>
            <w:r>
              <w:t>0：蓝字发票</w:t>
            </w:r>
          </w:p>
          <w:p w14:paraId="6758EADB">
            <w:pPr>
              <w:pStyle w:val="30"/>
              <w:bidi w:val="0"/>
              <w:jc w:val="center"/>
            </w:pPr>
            <w:r>
              <w:t>1：红字发票</w:t>
            </w:r>
          </w:p>
        </w:tc>
      </w:tr>
      <w:tr w14:paraId="6BBDE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74ABF1C0">
            <w:pPr>
              <w:pStyle w:val="30"/>
              <w:bidi w:val="0"/>
              <w:jc w:val="center"/>
            </w:pPr>
            <w:r>
              <w:rPr>
                <w:rFonts w:hint="default"/>
                <w:lang w:val="en-US" w:eastAsia="zh-CN"/>
              </w:rPr>
              <w:t>3</w:t>
            </w:r>
          </w:p>
        </w:tc>
        <w:tc>
          <w:tcPr>
            <w:tcW w:w="967" w:type="pct"/>
            <w:noWrap w:val="0"/>
            <w:vAlign w:val="center"/>
          </w:tcPr>
          <w:p w14:paraId="6AC22B33">
            <w:pPr>
              <w:pStyle w:val="30"/>
              <w:bidi w:val="0"/>
              <w:jc w:val="center"/>
            </w:pPr>
            <w:r>
              <w:t>ptbh</w:t>
            </w:r>
          </w:p>
        </w:tc>
        <w:tc>
          <w:tcPr>
            <w:tcW w:w="1087" w:type="pct"/>
            <w:noWrap w:val="0"/>
            <w:vAlign w:val="center"/>
          </w:tcPr>
          <w:p w14:paraId="2075BC48">
            <w:pPr>
              <w:pStyle w:val="30"/>
              <w:bidi w:val="0"/>
              <w:jc w:val="center"/>
            </w:pPr>
            <w:r>
              <w:t>平台编号</w:t>
            </w:r>
          </w:p>
        </w:tc>
        <w:tc>
          <w:tcPr>
            <w:tcW w:w="753" w:type="pct"/>
            <w:noWrap w:val="0"/>
            <w:vAlign w:val="center"/>
          </w:tcPr>
          <w:p w14:paraId="00A97890">
            <w:pPr>
              <w:pStyle w:val="30"/>
              <w:bidi w:val="0"/>
              <w:jc w:val="center"/>
            </w:pPr>
            <w:r>
              <w:t>varchar</w:t>
            </w:r>
          </w:p>
        </w:tc>
        <w:tc>
          <w:tcPr>
            <w:tcW w:w="418" w:type="pct"/>
            <w:noWrap w:val="0"/>
            <w:vAlign w:val="center"/>
          </w:tcPr>
          <w:p w14:paraId="48D36D23">
            <w:pPr>
              <w:pStyle w:val="30"/>
              <w:bidi w:val="0"/>
              <w:jc w:val="center"/>
            </w:pPr>
            <w:r>
              <w:t>20</w:t>
            </w:r>
          </w:p>
        </w:tc>
        <w:tc>
          <w:tcPr>
            <w:tcW w:w="417" w:type="pct"/>
            <w:noWrap w:val="0"/>
            <w:vAlign w:val="center"/>
          </w:tcPr>
          <w:p w14:paraId="504924B5">
            <w:pPr>
              <w:pStyle w:val="30"/>
              <w:bidi w:val="0"/>
              <w:jc w:val="center"/>
            </w:pPr>
            <w:r>
              <w:t>是</w:t>
            </w:r>
          </w:p>
        </w:tc>
        <w:tc>
          <w:tcPr>
            <w:tcW w:w="920" w:type="pct"/>
            <w:noWrap w:val="0"/>
            <w:vAlign w:val="center"/>
          </w:tcPr>
          <w:p w14:paraId="35FA2D0C">
            <w:pPr>
              <w:pStyle w:val="30"/>
              <w:bidi w:val="0"/>
              <w:jc w:val="center"/>
            </w:pPr>
            <w:r>
              <w:t>直连单位ID</w:t>
            </w:r>
          </w:p>
        </w:tc>
      </w:tr>
      <w:tr w14:paraId="40989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7CE73A42">
            <w:pPr>
              <w:pStyle w:val="30"/>
              <w:bidi w:val="0"/>
              <w:jc w:val="center"/>
            </w:pPr>
            <w:r>
              <w:rPr>
                <w:rFonts w:hint="default"/>
                <w:lang w:val="en-US" w:eastAsia="zh-CN"/>
              </w:rPr>
              <w:t>4</w:t>
            </w:r>
          </w:p>
        </w:tc>
        <w:tc>
          <w:tcPr>
            <w:tcW w:w="967" w:type="pct"/>
            <w:noWrap w:val="0"/>
            <w:vAlign w:val="center"/>
          </w:tcPr>
          <w:p w14:paraId="0A0815D6">
            <w:pPr>
              <w:pStyle w:val="30"/>
              <w:bidi w:val="0"/>
              <w:jc w:val="center"/>
            </w:pPr>
            <w:r>
              <w:t>fppz</w:t>
            </w:r>
          </w:p>
        </w:tc>
        <w:tc>
          <w:tcPr>
            <w:tcW w:w="1087" w:type="pct"/>
            <w:noWrap w:val="0"/>
            <w:vAlign w:val="center"/>
          </w:tcPr>
          <w:p w14:paraId="526CC9DB">
            <w:pPr>
              <w:pStyle w:val="30"/>
              <w:bidi w:val="0"/>
              <w:jc w:val="center"/>
            </w:pPr>
            <w:r>
              <w:t>发票票种</w:t>
            </w:r>
          </w:p>
        </w:tc>
        <w:tc>
          <w:tcPr>
            <w:tcW w:w="753" w:type="pct"/>
            <w:noWrap w:val="0"/>
            <w:vAlign w:val="center"/>
          </w:tcPr>
          <w:p w14:paraId="17B2D39B">
            <w:pPr>
              <w:pStyle w:val="30"/>
              <w:bidi w:val="0"/>
              <w:jc w:val="center"/>
            </w:pPr>
            <w:r>
              <w:t>varchar</w:t>
            </w:r>
          </w:p>
        </w:tc>
        <w:tc>
          <w:tcPr>
            <w:tcW w:w="418" w:type="pct"/>
            <w:noWrap w:val="0"/>
            <w:vAlign w:val="center"/>
          </w:tcPr>
          <w:p w14:paraId="332ED8AE">
            <w:pPr>
              <w:pStyle w:val="30"/>
              <w:bidi w:val="0"/>
              <w:jc w:val="center"/>
            </w:pPr>
            <w:r>
              <w:t>2</w:t>
            </w:r>
          </w:p>
        </w:tc>
        <w:tc>
          <w:tcPr>
            <w:tcW w:w="417" w:type="pct"/>
            <w:noWrap w:val="0"/>
            <w:vAlign w:val="center"/>
          </w:tcPr>
          <w:p w14:paraId="30338560">
            <w:pPr>
              <w:pStyle w:val="30"/>
              <w:bidi w:val="0"/>
              <w:jc w:val="center"/>
            </w:pPr>
            <w:r>
              <w:t>是</w:t>
            </w:r>
          </w:p>
        </w:tc>
        <w:tc>
          <w:tcPr>
            <w:tcW w:w="920" w:type="pct"/>
            <w:noWrap w:val="0"/>
            <w:vAlign w:val="center"/>
          </w:tcPr>
          <w:p w14:paraId="1C32E61B">
            <w:pPr>
              <w:pStyle w:val="30"/>
              <w:bidi w:val="0"/>
              <w:jc w:val="center"/>
            </w:pPr>
            <w:r>
              <w:t>01：数字化电子专</w:t>
            </w:r>
          </w:p>
          <w:p w14:paraId="015644A6">
            <w:pPr>
              <w:pStyle w:val="30"/>
              <w:bidi w:val="0"/>
              <w:jc w:val="center"/>
            </w:pPr>
            <w:r>
              <w:t>02：数字化电子普</w:t>
            </w:r>
          </w:p>
        </w:tc>
      </w:tr>
      <w:tr w14:paraId="74321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0F5C85D2">
            <w:pPr>
              <w:pStyle w:val="30"/>
              <w:bidi w:val="0"/>
              <w:jc w:val="center"/>
            </w:pPr>
            <w:r>
              <w:rPr>
                <w:rFonts w:hint="default"/>
                <w:lang w:val="en-US" w:eastAsia="zh-CN"/>
              </w:rPr>
              <w:t>5</w:t>
            </w:r>
          </w:p>
        </w:tc>
        <w:tc>
          <w:tcPr>
            <w:tcW w:w="967" w:type="pct"/>
            <w:noWrap w:val="0"/>
            <w:vAlign w:val="center"/>
          </w:tcPr>
          <w:p w14:paraId="5269D22B">
            <w:pPr>
              <w:pStyle w:val="30"/>
              <w:bidi w:val="0"/>
              <w:jc w:val="center"/>
            </w:pPr>
            <w:r>
              <w:t>gmfzrrbz</w:t>
            </w:r>
          </w:p>
        </w:tc>
        <w:tc>
          <w:tcPr>
            <w:tcW w:w="1087" w:type="pct"/>
            <w:noWrap w:val="0"/>
            <w:vAlign w:val="center"/>
          </w:tcPr>
          <w:p w14:paraId="040D8445">
            <w:pPr>
              <w:pStyle w:val="30"/>
              <w:bidi w:val="0"/>
              <w:jc w:val="center"/>
            </w:pPr>
            <w:r>
              <w:t>购买方自然人标志</w:t>
            </w:r>
          </w:p>
        </w:tc>
        <w:tc>
          <w:tcPr>
            <w:tcW w:w="753" w:type="pct"/>
            <w:noWrap w:val="0"/>
            <w:vAlign w:val="center"/>
          </w:tcPr>
          <w:p w14:paraId="4889479D">
            <w:pPr>
              <w:pStyle w:val="30"/>
              <w:bidi w:val="0"/>
              <w:jc w:val="center"/>
            </w:pPr>
            <w:r>
              <w:t>varchar</w:t>
            </w:r>
          </w:p>
        </w:tc>
        <w:tc>
          <w:tcPr>
            <w:tcW w:w="418" w:type="pct"/>
            <w:noWrap w:val="0"/>
            <w:vAlign w:val="center"/>
          </w:tcPr>
          <w:p w14:paraId="516ACAE1">
            <w:pPr>
              <w:pStyle w:val="30"/>
              <w:bidi w:val="0"/>
              <w:jc w:val="center"/>
            </w:pPr>
            <w:r>
              <w:t>1</w:t>
            </w:r>
          </w:p>
        </w:tc>
        <w:tc>
          <w:tcPr>
            <w:tcW w:w="417" w:type="pct"/>
            <w:noWrap w:val="0"/>
            <w:vAlign w:val="center"/>
          </w:tcPr>
          <w:p w14:paraId="054DE6C2">
            <w:pPr>
              <w:pStyle w:val="30"/>
              <w:bidi w:val="0"/>
              <w:jc w:val="center"/>
            </w:pPr>
            <w:r>
              <w:t>否</w:t>
            </w:r>
          </w:p>
        </w:tc>
        <w:tc>
          <w:tcPr>
            <w:tcW w:w="920" w:type="pct"/>
            <w:noWrap w:val="0"/>
            <w:vAlign w:val="center"/>
          </w:tcPr>
          <w:p w14:paraId="03298E38">
            <w:pPr>
              <w:pStyle w:val="30"/>
              <w:bidi w:val="0"/>
              <w:jc w:val="center"/>
            </w:pPr>
            <w:r>
              <w:t>Y：购买方是自然人</w:t>
            </w:r>
          </w:p>
          <w:p w14:paraId="1011A3E7">
            <w:pPr>
              <w:pStyle w:val="30"/>
              <w:bidi w:val="0"/>
              <w:jc w:val="center"/>
            </w:pPr>
            <w:r>
              <w:t>N：购买方非自然人</w:t>
            </w:r>
          </w:p>
        </w:tc>
      </w:tr>
      <w:tr w14:paraId="1904B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58E6EAD5">
            <w:pPr>
              <w:pStyle w:val="30"/>
              <w:bidi w:val="0"/>
              <w:jc w:val="center"/>
            </w:pPr>
            <w:r>
              <w:rPr>
                <w:rFonts w:hint="default"/>
                <w:lang w:val="en-US" w:eastAsia="zh-CN"/>
              </w:rPr>
              <w:t>6</w:t>
            </w:r>
          </w:p>
        </w:tc>
        <w:tc>
          <w:tcPr>
            <w:tcW w:w="967" w:type="pct"/>
            <w:noWrap w:val="0"/>
            <w:vAlign w:val="center"/>
          </w:tcPr>
          <w:p w14:paraId="5C68F1D1">
            <w:pPr>
              <w:pStyle w:val="30"/>
              <w:bidi w:val="0"/>
              <w:jc w:val="center"/>
            </w:pPr>
            <w:r>
              <w:t>tdys</w:t>
            </w:r>
          </w:p>
        </w:tc>
        <w:tc>
          <w:tcPr>
            <w:tcW w:w="1087" w:type="pct"/>
            <w:noWrap w:val="0"/>
            <w:vAlign w:val="center"/>
          </w:tcPr>
          <w:p w14:paraId="534DC2B6">
            <w:pPr>
              <w:pStyle w:val="30"/>
              <w:bidi w:val="0"/>
              <w:jc w:val="center"/>
            </w:pPr>
            <w:r>
              <w:t>特定要素</w:t>
            </w:r>
          </w:p>
        </w:tc>
        <w:tc>
          <w:tcPr>
            <w:tcW w:w="753" w:type="pct"/>
            <w:noWrap w:val="0"/>
            <w:vAlign w:val="center"/>
          </w:tcPr>
          <w:p w14:paraId="13750067">
            <w:pPr>
              <w:pStyle w:val="30"/>
              <w:bidi w:val="0"/>
              <w:jc w:val="center"/>
            </w:pPr>
            <w:r>
              <w:t>varchar</w:t>
            </w:r>
          </w:p>
        </w:tc>
        <w:tc>
          <w:tcPr>
            <w:tcW w:w="418" w:type="pct"/>
            <w:noWrap w:val="0"/>
            <w:vAlign w:val="center"/>
          </w:tcPr>
          <w:p w14:paraId="4E46CC47">
            <w:pPr>
              <w:pStyle w:val="30"/>
              <w:bidi w:val="0"/>
              <w:jc w:val="center"/>
            </w:pPr>
            <w:r>
              <w:t>2</w:t>
            </w:r>
          </w:p>
        </w:tc>
        <w:tc>
          <w:tcPr>
            <w:tcW w:w="417" w:type="pct"/>
            <w:noWrap w:val="0"/>
            <w:vAlign w:val="center"/>
          </w:tcPr>
          <w:p w14:paraId="48A53897">
            <w:pPr>
              <w:pStyle w:val="30"/>
              <w:bidi w:val="0"/>
              <w:jc w:val="center"/>
            </w:pPr>
            <w:r>
              <w:t>是</w:t>
            </w:r>
          </w:p>
        </w:tc>
        <w:tc>
          <w:tcPr>
            <w:tcW w:w="920" w:type="pct"/>
            <w:noWrap w:val="0"/>
            <w:vAlign w:val="center"/>
          </w:tcPr>
          <w:p w14:paraId="1AF3A4D4">
            <w:pPr>
              <w:pStyle w:val="30"/>
              <w:bidi w:val="0"/>
              <w:jc w:val="center"/>
            </w:pPr>
            <w:r>
              <w:t>06：不动产租赁服务发票</w:t>
            </w:r>
          </w:p>
        </w:tc>
      </w:tr>
      <w:tr w14:paraId="470D3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0C089C4A">
            <w:pPr>
              <w:pStyle w:val="30"/>
              <w:bidi w:val="0"/>
              <w:jc w:val="center"/>
            </w:pPr>
            <w:r>
              <w:rPr>
                <w:rFonts w:hint="default"/>
                <w:lang w:val="en-US" w:eastAsia="zh-CN"/>
              </w:rPr>
              <w:t>7</w:t>
            </w:r>
          </w:p>
        </w:tc>
        <w:tc>
          <w:tcPr>
            <w:tcW w:w="967" w:type="pct"/>
            <w:noWrap w:val="0"/>
            <w:vAlign w:val="center"/>
          </w:tcPr>
          <w:p w14:paraId="5774BDB6">
            <w:pPr>
              <w:pStyle w:val="30"/>
              <w:bidi w:val="0"/>
              <w:jc w:val="center"/>
            </w:pPr>
            <w:r>
              <w:t>qyDm</w:t>
            </w:r>
          </w:p>
        </w:tc>
        <w:tc>
          <w:tcPr>
            <w:tcW w:w="1087" w:type="pct"/>
            <w:noWrap w:val="0"/>
            <w:vAlign w:val="center"/>
          </w:tcPr>
          <w:p w14:paraId="580363F2">
            <w:pPr>
              <w:pStyle w:val="30"/>
              <w:bidi w:val="0"/>
              <w:jc w:val="center"/>
            </w:pPr>
            <w:r>
              <w:t>区域代码</w:t>
            </w:r>
          </w:p>
        </w:tc>
        <w:tc>
          <w:tcPr>
            <w:tcW w:w="753" w:type="pct"/>
            <w:noWrap w:val="0"/>
            <w:vAlign w:val="center"/>
          </w:tcPr>
          <w:p w14:paraId="2B3473CE">
            <w:pPr>
              <w:pStyle w:val="30"/>
              <w:bidi w:val="0"/>
              <w:jc w:val="center"/>
            </w:pPr>
            <w:r>
              <w:t>varchar</w:t>
            </w:r>
          </w:p>
        </w:tc>
        <w:tc>
          <w:tcPr>
            <w:tcW w:w="418" w:type="pct"/>
            <w:noWrap w:val="0"/>
            <w:vAlign w:val="center"/>
          </w:tcPr>
          <w:p w14:paraId="7BC2A322">
            <w:pPr>
              <w:pStyle w:val="30"/>
              <w:bidi w:val="0"/>
              <w:jc w:val="center"/>
            </w:pPr>
            <w:r>
              <w:t>20</w:t>
            </w:r>
          </w:p>
        </w:tc>
        <w:tc>
          <w:tcPr>
            <w:tcW w:w="417" w:type="pct"/>
            <w:noWrap w:val="0"/>
            <w:vAlign w:val="center"/>
          </w:tcPr>
          <w:p w14:paraId="22DB2E0C">
            <w:pPr>
              <w:pStyle w:val="30"/>
              <w:bidi w:val="0"/>
              <w:jc w:val="center"/>
            </w:pPr>
            <w:r>
              <w:t>是</w:t>
            </w:r>
          </w:p>
        </w:tc>
        <w:tc>
          <w:tcPr>
            <w:tcW w:w="920" w:type="pct"/>
            <w:noWrap w:val="0"/>
            <w:vAlign w:val="center"/>
          </w:tcPr>
          <w:p w14:paraId="5FA0E8A5">
            <w:pPr>
              <w:pStyle w:val="30"/>
              <w:bidi w:val="0"/>
              <w:jc w:val="center"/>
            </w:pPr>
          </w:p>
        </w:tc>
      </w:tr>
      <w:tr w14:paraId="2C470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34" w:type="pct"/>
            <w:noWrap w:val="0"/>
            <w:vAlign w:val="center"/>
          </w:tcPr>
          <w:p w14:paraId="4EDC7EF4">
            <w:pPr>
              <w:pStyle w:val="30"/>
              <w:bidi w:val="0"/>
              <w:jc w:val="center"/>
            </w:pPr>
            <w:r>
              <w:rPr>
                <w:rFonts w:hint="default"/>
                <w:lang w:val="en-US" w:eastAsia="zh-CN"/>
              </w:rPr>
              <w:t>8</w:t>
            </w:r>
          </w:p>
        </w:tc>
        <w:tc>
          <w:tcPr>
            <w:tcW w:w="967" w:type="pct"/>
            <w:noWrap w:val="0"/>
            <w:vAlign w:val="center"/>
          </w:tcPr>
          <w:p w14:paraId="2CC5F214">
            <w:pPr>
              <w:pStyle w:val="30"/>
              <w:bidi w:val="0"/>
              <w:jc w:val="center"/>
            </w:pPr>
            <w:r>
              <w:t>cezslxDm</w:t>
            </w:r>
          </w:p>
        </w:tc>
        <w:tc>
          <w:tcPr>
            <w:tcW w:w="1087" w:type="pct"/>
            <w:noWrap w:val="0"/>
            <w:vAlign w:val="center"/>
          </w:tcPr>
          <w:p w14:paraId="56E6EFC7">
            <w:pPr>
              <w:pStyle w:val="30"/>
              <w:bidi w:val="0"/>
              <w:jc w:val="center"/>
            </w:pPr>
            <w:r>
              <w:t>差额征税类型代码</w:t>
            </w:r>
          </w:p>
        </w:tc>
        <w:tc>
          <w:tcPr>
            <w:tcW w:w="753" w:type="pct"/>
            <w:noWrap w:val="0"/>
            <w:vAlign w:val="center"/>
          </w:tcPr>
          <w:p w14:paraId="29F1E0B2">
            <w:pPr>
              <w:pStyle w:val="30"/>
              <w:bidi w:val="0"/>
              <w:jc w:val="center"/>
            </w:pPr>
            <w:r>
              <w:t>varchar</w:t>
            </w:r>
          </w:p>
        </w:tc>
        <w:tc>
          <w:tcPr>
            <w:tcW w:w="418" w:type="pct"/>
            <w:noWrap w:val="0"/>
            <w:vAlign w:val="center"/>
          </w:tcPr>
          <w:p w14:paraId="004EC8DC">
            <w:pPr>
              <w:pStyle w:val="30"/>
              <w:bidi w:val="0"/>
              <w:jc w:val="center"/>
            </w:pPr>
            <w:r>
              <w:t>2</w:t>
            </w:r>
          </w:p>
        </w:tc>
        <w:tc>
          <w:tcPr>
            <w:tcW w:w="417" w:type="pct"/>
            <w:noWrap w:val="0"/>
            <w:vAlign w:val="center"/>
          </w:tcPr>
          <w:p w14:paraId="41F280BA">
            <w:pPr>
              <w:pStyle w:val="30"/>
              <w:bidi w:val="0"/>
              <w:jc w:val="center"/>
            </w:pPr>
            <w:r>
              <w:t>否</w:t>
            </w:r>
          </w:p>
        </w:tc>
        <w:tc>
          <w:tcPr>
            <w:tcW w:w="920" w:type="pct"/>
            <w:noWrap w:val="0"/>
            <w:vAlign w:val="center"/>
          </w:tcPr>
          <w:p w14:paraId="3B286304">
            <w:pPr>
              <w:pStyle w:val="30"/>
              <w:bidi w:val="0"/>
              <w:jc w:val="center"/>
            </w:pPr>
            <w:r>
              <w:t>空：非差额发票</w:t>
            </w:r>
          </w:p>
          <w:p w14:paraId="074B84E7">
            <w:pPr>
              <w:pStyle w:val="30"/>
              <w:bidi w:val="0"/>
              <w:jc w:val="center"/>
            </w:pPr>
            <w:r>
              <w:t>01：全额开票</w:t>
            </w:r>
          </w:p>
          <w:p w14:paraId="1171E2F0">
            <w:pPr>
              <w:pStyle w:val="30"/>
              <w:bidi w:val="0"/>
              <w:jc w:val="center"/>
            </w:pPr>
            <w:r>
              <w:t>02：差额开票</w:t>
            </w:r>
          </w:p>
        </w:tc>
      </w:tr>
      <w:tr w14:paraId="19F392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A7C619D">
            <w:pPr>
              <w:pStyle w:val="30"/>
              <w:bidi w:val="0"/>
              <w:jc w:val="center"/>
            </w:pPr>
            <w:r>
              <w:rPr>
                <w:rFonts w:hint="default"/>
                <w:lang w:val="en-US" w:eastAsia="zh-CN"/>
              </w:rPr>
              <w:t>9</w:t>
            </w:r>
          </w:p>
        </w:tc>
        <w:tc>
          <w:tcPr>
            <w:tcW w:w="967" w:type="pct"/>
            <w:noWrap w:val="0"/>
            <w:vAlign w:val="center"/>
          </w:tcPr>
          <w:p w14:paraId="3B63E1EE">
            <w:pPr>
              <w:pStyle w:val="30"/>
              <w:bidi w:val="0"/>
              <w:jc w:val="center"/>
            </w:pPr>
            <w:r>
              <w:t>sgfplxDm</w:t>
            </w:r>
          </w:p>
        </w:tc>
        <w:tc>
          <w:tcPr>
            <w:tcW w:w="1087" w:type="pct"/>
            <w:noWrap w:val="0"/>
            <w:vAlign w:val="center"/>
          </w:tcPr>
          <w:p w14:paraId="16D541B9">
            <w:pPr>
              <w:pStyle w:val="30"/>
              <w:bidi w:val="0"/>
              <w:jc w:val="center"/>
            </w:pPr>
            <w:r>
              <w:t>收购发票类型代码</w:t>
            </w:r>
          </w:p>
        </w:tc>
        <w:tc>
          <w:tcPr>
            <w:tcW w:w="753" w:type="pct"/>
            <w:noWrap w:val="0"/>
            <w:vAlign w:val="center"/>
          </w:tcPr>
          <w:p w14:paraId="03509030">
            <w:pPr>
              <w:pStyle w:val="30"/>
              <w:bidi w:val="0"/>
              <w:jc w:val="center"/>
            </w:pPr>
            <w:r>
              <w:t>varchar</w:t>
            </w:r>
          </w:p>
        </w:tc>
        <w:tc>
          <w:tcPr>
            <w:tcW w:w="418" w:type="pct"/>
            <w:noWrap w:val="0"/>
            <w:vAlign w:val="center"/>
          </w:tcPr>
          <w:p w14:paraId="38AB9C53">
            <w:pPr>
              <w:pStyle w:val="30"/>
              <w:bidi w:val="0"/>
              <w:jc w:val="center"/>
            </w:pPr>
            <w:r>
              <w:t>2</w:t>
            </w:r>
          </w:p>
        </w:tc>
        <w:tc>
          <w:tcPr>
            <w:tcW w:w="417" w:type="pct"/>
            <w:noWrap w:val="0"/>
            <w:vAlign w:val="center"/>
          </w:tcPr>
          <w:p w14:paraId="4B3252A6">
            <w:pPr>
              <w:pStyle w:val="30"/>
              <w:bidi w:val="0"/>
              <w:jc w:val="center"/>
            </w:pPr>
            <w:r>
              <w:t>否</w:t>
            </w:r>
          </w:p>
        </w:tc>
        <w:tc>
          <w:tcPr>
            <w:tcW w:w="920" w:type="pct"/>
            <w:noWrap w:val="0"/>
            <w:vAlign w:val="center"/>
          </w:tcPr>
          <w:p w14:paraId="62D0F761">
            <w:pPr>
              <w:pStyle w:val="30"/>
              <w:bidi w:val="0"/>
              <w:jc w:val="center"/>
            </w:pPr>
            <w:r>
              <w:t>空：非收购发票</w:t>
            </w:r>
          </w:p>
          <w:p w14:paraId="131B5F65">
            <w:pPr>
              <w:pStyle w:val="30"/>
              <w:bidi w:val="0"/>
              <w:jc w:val="center"/>
            </w:pPr>
            <w:r>
              <w:t>01：农产品收购发票</w:t>
            </w:r>
          </w:p>
          <w:p w14:paraId="4E36C6EF">
            <w:pPr>
              <w:pStyle w:val="30"/>
              <w:bidi w:val="0"/>
              <w:jc w:val="center"/>
            </w:pPr>
            <w:r>
              <w:t>02：光伏收购发票</w:t>
            </w:r>
          </w:p>
          <w:p w14:paraId="5E3D219F">
            <w:pPr>
              <w:pStyle w:val="30"/>
              <w:bidi w:val="0"/>
              <w:jc w:val="center"/>
            </w:pPr>
            <w:r>
              <w:t>03：二手车收购发票</w:t>
            </w:r>
          </w:p>
        </w:tc>
      </w:tr>
      <w:tr w14:paraId="12EA9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FB83530">
            <w:pPr>
              <w:pStyle w:val="30"/>
              <w:bidi w:val="0"/>
              <w:jc w:val="center"/>
            </w:pPr>
            <w:r>
              <w:rPr>
                <w:rFonts w:hint="default"/>
                <w:lang w:val="en-US" w:eastAsia="zh-CN"/>
              </w:rPr>
              <w:t>10</w:t>
            </w:r>
          </w:p>
        </w:tc>
        <w:tc>
          <w:tcPr>
            <w:tcW w:w="967" w:type="pct"/>
            <w:noWrap w:val="0"/>
            <w:vAlign w:val="center"/>
          </w:tcPr>
          <w:p w14:paraId="1840C44A">
            <w:pPr>
              <w:pStyle w:val="30"/>
              <w:bidi w:val="0"/>
              <w:jc w:val="center"/>
            </w:pPr>
            <w:r>
              <w:t>ckywsyzcDm</w:t>
            </w:r>
          </w:p>
        </w:tc>
        <w:tc>
          <w:tcPr>
            <w:tcW w:w="1087" w:type="pct"/>
            <w:noWrap w:val="0"/>
            <w:vAlign w:val="center"/>
          </w:tcPr>
          <w:p w14:paraId="7B52827B">
            <w:pPr>
              <w:pStyle w:val="30"/>
              <w:bidi w:val="0"/>
              <w:jc w:val="center"/>
            </w:pPr>
            <w:r>
              <w:t>出口业务适用政策代码</w:t>
            </w:r>
          </w:p>
        </w:tc>
        <w:tc>
          <w:tcPr>
            <w:tcW w:w="753" w:type="pct"/>
            <w:noWrap w:val="0"/>
            <w:vAlign w:val="center"/>
          </w:tcPr>
          <w:p w14:paraId="12474EDF">
            <w:pPr>
              <w:pStyle w:val="30"/>
              <w:bidi w:val="0"/>
              <w:jc w:val="center"/>
            </w:pPr>
            <w:r>
              <w:t>varchar</w:t>
            </w:r>
          </w:p>
        </w:tc>
        <w:tc>
          <w:tcPr>
            <w:tcW w:w="418" w:type="pct"/>
            <w:noWrap w:val="0"/>
            <w:vAlign w:val="center"/>
          </w:tcPr>
          <w:p w14:paraId="1632FB43">
            <w:pPr>
              <w:pStyle w:val="30"/>
              <w:bidi w:val="0"/>
              <w:jc w:val="center"/>
            </w:pPr>
            <w:r>
              <w:t>2</w:t>
            </w:r>
          </w:p>
        </w:tc>
        <w:tc>
          <w:tcPr>
            <w:tcW w:w="417" w:type="pct"/>
            <w:noWrap w:val="0"/>
            <w:vAlign w:val="center"/>
          </w:tcPr>
          <w:p w14:paraId="65711720">
            <w:pPr>
              <w:pStyle w:val="30"/>
              <w:bidi w:val="0"/>
              <w:jc w:val="center"/>
            </w:pPr>
            <w:r>
              <w:t>否</w:t>
            </w:r>
          </w:p>
        </w:tc>
        <w:tc>
          <w:tcPr>
            <w:tcW w:w="920" w:type="pct"/>
            <w:noWrap w:val="0"/>
            <w:vAlign w:val="center"/>
          </w:tcPr>
          <w:p w14:paraId="5E05FC64">
            <w:pPr>
              <w:pStyle w:val="30"/>
              <w:bidi w:val="0"/>
              <w:jc w:val="center"/>
            </w:pPr>
            <w:r>
              <w:t>空：非出口业务</w:t>
            </w:r>
          </w:p>
          <w:p w14:paraId="0386D99E">
            <w:pPr>
              <w:pStyle w:val="30"/>
              <w:bidi w:val="0"/>
              <w:jc w:val="center"/>
            </w:pPr>
            <w:r>
              <w:t>01：退税政策</w:t>
            </w:r>
          </w:p>
          <w:p w14:paraId="22049928">
            <w:pPr>
              <w:pStyle w:val="30"/>
              <w:bidi w:val="0"/>
              <w:jc w:val="center"/>
            </w:pPr>
            <w:r>
              <w:t>02：免税政策</w:t>
            </w:r>
          </w:p>
          <w:p w14:paraId="2123D64D">
            <w:pPr>
              <w:pStyle w:val="30"/>
              <w:bidi w:val="0"/>
              <w:jc w:val="center"/>
            </w:pPr>
            <w:r>
              <w:t>03：征税政策</w:t>
            </w:r>
          </w:p>
        </w:tc>
      </w:tr>
      <w:tr w14:paraId="1BDC99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A821057">
            <w:pPr>
              <w:pStyle w:val="30"/>
              <w:bidi w:val="0"/>
              <w:jc w:val="center"/>
            </w:pPr>
            <w:r>
              <w:rPr>
                <w:rFonts w:hint="default"/>
                <w:lang w:val="en-US" w:eastAsia="zh-CN"/>
              </w:rPr>
              <w:t>11</w:t>
            </w:r>
          </w:p>
        </w:tc>
        <w:tc>
          <w:tcPr>
            <w:tcW w:w="967" w:type="pct"/>
            <w:noWrap w:val="0"/>
            <w:vAlign w:val="center"/>
          </w:tcPr>
          <w:p w14:paraId="710C4140">
            <w:pPr>
              <w:pStyle w:val="30"/>
              <w:bidi w:val="0"/>
              <w:jc w:val="center"/>
            </w:pPr>
            <w:r>
              <w:t>zzsjzjtDm</w:t>
            </w:r>
          </w:p>
        </w:tc>
        <w:tc>
          <w:tcPr>
            <w:tcW w:w="1087" w:type="pct"/>
            <w:noWrap w:val="0"/>
            <w:vAlign w:val="center"/>
          </w:tcPr>
          <w:p w14:paraId="282095DD">
            <w:pPr>
              <w:pStyle w:val="30"/>
              <w:bidi w:val="0"/>
              <w:jc w:val="center"/>
            </w:pPr>
            <w:r>
              <w:t>增值税即征即退代码</w:t>
            </w:r>
          </w:p>
        </w:tc>
        <w:tc>
          <w:tcPr>
            <w:tcW w:w="753" w:type="pct"/>
            <w:noWrap w:val="0"/>
            <w:vAlign w:val="center"/>
          </w:tcPr>
          <w:p w14:paraId="732CA632">
            <w:pPr>
              <w:pStyle w:val="30"/>
              <w:bidi w:val="0"/>
              <w:jc w:val="center"/>
            </w:pPr>
            <w:r>
              <w:t>varchar</w:t>
            </w:r>
          </w:p>
        </w:tc>
        <w:tc>
          <w:tcPr>
            <w:tcW w:w="418" w:type="pct"/>
            <w:noWrap w:val="0"/>
            <w:vAlign w:val="center"/>
          </w:tcPr>
          <w:p w14:paraId="32B8E51E">
            <w:pPr>
              <w:pStyle w:val="30"/>
              <w:bidi w:val="0"/>
              <w:jc w:val="center"/>
            </w:pPr>
            <w:r>
              <w:t>2</w:t>
            </w:r>
          </w:p>
        </w:tc>
        <w:tc>
          <w:tcPr>
            <w:tcW w:w="417" w:type="pct"/>
            <w:noWrap w:val="0"/>
            <w:vAlign w:val="center"/>
          </w:tcPr>
          <w:p w14:paraId="78F40B28">
            <w:pPr>
              <w:pStyle w:val="30"/>
              <w:bidi w:val="0"/>
              <w:jc w:val="center"/>
            </w:pPr>
            <w:r>
              <w:t>否</w:t>
            </w:r>
          </w:p>
        </w:tc>
        <w:tc>
          <w:tcPr>
            <w:tcW w:w="920" w:type="pct"/>
            <w:noWrap w:val="0"/>
            <w:vAlign w:val="center"/>
          </w:tcPr>
          <w:p w14:paraId="10649CBA">
            <w:pPr>
              <w:pStyle w:val="30"/>
              <w:bidi w:val="0"/>
              <w:jc w:val="center"/>
            </w:pPr>
            <w:r>
              <w:t>空：非增值税即征即退</w:t>
            </w:r>
          </w:p>
          <w:p w14:paraId="703D0009">
            <w:pPr>
              <w:pStyle w:val="30"/>
              <w:bidi w:val="0"/>
              <w:jc w:val="center"/>
            </w:pPr>
            <w:r>
              <w:t>01：软件产品发票</w:t>
            </w:r>
          </w:p>
          <w:p w14:paraId="56CE0DE6">
            <w:pPr>
              <w:pStyle w:val="30"/>
              <w:bidi w:val="0"/>
              <w:jc w:val="center"/>
            </w:pPr>
            <w:r>
              <w:t>02：资源综合利用产品发票</w:t>
            </w:r>
          </w:p>
          <w:p w14:paraId="205CE6EE">
            <w:pPr>
              <w:pStyle w:val="30"/>
              <w:bidi w:val="0"/>
              <w:jc w:val="center"/>
            </w:pPr>
            <w:r>
              <w:t>03：管道运输服务发票</w:t>
            </w:r>
          </w:p>
          <w:p w14:paraId="0CC30D88">
            <w:pPr>
              <w:pStyle w:val="30"/>
              <w:bidi w:val="0"/>
              <w:jc w:val="center"/>
            </w:pPr>
            <w:r>
              <w:t>04：有形动产融资租赁服务</w:t>
            </w:r>
          </w:p>
          <w:p w14:paraId="1E9B84C8">
            <w:pPr>
              <w:pStyle w:val="30"/>
              <w:bidi w:val="0"/>
              <w:jc w:val="center"/>
            </w:pPr>
            <w:r>
              <w:t>05：有形动产融资性售后回租服务发票</w:t>
            </w:r>
          </w:p>
          <w:p w14:paraId="4AC1C165">
            <w:pPr>
              <w:pStyle w:val="30"/>
              <w:bidi w:val="0"/>
              <w:jc w:val="center"/>
            </w:pPr>
            <w:r>
              <w:t>06：新型墙体材料发票</w:t>
            </w:r>
          </w:p>
          <w:p w14:paraId="6857F1C7">
            <w:pPr>
              <w:pStyle w:val="30"/>
              <w:bidi w:val="0"/>
              <w:jc w:val="center"/>
            </w:pPr>
            <w:r>
              <w:t>07：风力发电产品发票</w:t>
            </w:r>
          </w:p>
          <w:p w14:paraId="0F2936AE">
            <w:pPr>
              <w:pStyle w:val="30"/>
              <w:bidi w:val="0"/>
              <w:jc w:val="center"/>
            </w:pPr>
            <w:r>
              <w:t>08：光伏发电产品发票</w:t>
            </w:r>
          </w:p>
          <w:p w14:paraId="27A45D9F">
            <w:pPr>
              <w:pStyle w:val="30"/>
              <w:bidi w:val="0"/>
              <w:jc w:val="center"/>
            </w:pPr>
            <w:r>
              <w:t>09：动漫软件产品发票</w:t>
            </w:r>
          </w:p>
          <w:p w14:paraId="7BDC94B8">
            <w:pPr>
              <w:pStyle w:val="30"/>
              <w:bidi w:val="0"/>
              <w:jc w:val="center"/>
            </w:pPr>
            <w:r>
              <w:t>10：飞机维修劳务发票</w:t>
            </w:r>
          </w:p>
          <w:p w14:paraId="55320CA8">
            <w:pPr>
              <w:pStyle w:val="30"/>
              <w:bidi w:val="0"/>
              <w:jc w:val="center"/>
            </w:pPr>
            <w:r>
              <w:t>11：黄金发票</w:t>
            </w:r>
          </w:p>
          <w:p w14:paraId="0F2CD716">
            <w:pPr>
              <w:pStyle w:val="30"/>
              <w:bidi w:val="0"/>
              <w:jc w:val="center"/>
            </w:pPr>
            <w:r>
              <w:t>12：铂金发票</w:t>
            </w:r>
          </w:p>
        </w:tc>
      </w:tr>
      <w:tr w14:paraId="2B3A0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6FB5564">
            <w:pPr>
              <w:pStyle w:val="30"/>
              <w:bidi w:val="0"/>
              <w:jc w:val="center"/>
            </w:pPr>
            <w:r>
              <w:rPr>
                <w:rFonts w:hint="default"/>
                <w:lang w:val="en-US" w:eastAsia="zh-CN"/>
              </w:rPr>
              <w:t>12</w:t>
            </w:r>
          </w:p>
        </w:tc>
        <w:tc>
          <w:tcPr>
            <w:tcW w:w="967" w:type="pct"/>
            <w:noWrap w:val="0"/>
            <w:vAlign w:val="center"/>
          </w:tcPr>
          <w:p w14:paraId="0107AC3A">
            <w:pPr>
              <w:pStyle w:val="30"/>
              <w:bidi w:val="0"/>
              <w:jc w:val="center"/>
            </w:pPr>
            <w:r>
              <w:t>xsfnsrsbh</w:t>
            </w:r>
          </w:p>
        </w:tc>
        <w:tc>
          <w:tcPr>
            <w:tcW w:w="1087" w:type="pct"/>
            <w:noWrap w:val="0"/>
            <w:vAlign w:val="center"/>
          </w:tcPr>
          <w:p w14:paraId="442431D2">
            <w:pPr>
              <w:pStyle w:val="30"/>
              <w:bidi w:val="0"/>
              <w:jc w:val="center"/>
            </w:pPr>
            <w:r>
              <w:t>（销售方）统一社会信用代码/纳税人识别号/身份证件号码</w:t>
            </w:r>
          </w:p>
        </w:tc>
        <w:tc>
          <w:tcPr>
            <w:tcW w:w="753" w:type="pct"/>
            <w:noWrap w:val="0"/>
            <w:vAlign w:val="center"/>
          </w:tcPr>
          <w:p w14:paraId="676B8E21">
            <w:pPr>
              <w:pStyle w:val="30"/>
              <w:bidi w:val="0"/>
              <w:jc w:val="center"/>
            </w:pPr>
            <w:r>
              <w:t>varchar</w:t>
            </w:r>
          </w:p>
        </w:tc>
        <w:tc>
          <w:tcPr>
            <w:tcW w:w="418" w:type="pct"/>
            <w:noWrap w:val="0"/>
            <w:vAlign w:val="center"/>
          </w:tcPr>
          <w:p w14:paraId="2F3208A2">
            <w:pPr>
              <w:pStyle w:val="30"/>
              <w:bidi w:val="0"/>
              <w:jc w:val="center"/>
            </w:pPr>
            <w:r>
              <w:t>20</w:t>
            </w:r>
          </w:p>
        </w:tc>
        <w:tc>
          <w:tcPr>
            <w:tcW w:w="417" w:type="pct"/>
            <w:noWrap w:val="0"/>
            <w:vAlign w:val="center"/>
          </w:tcPr>
          <w:p w14:paraId="230FF01B">
            <w:pPr>
              <w:pStyle w:val="30"/>
              <w:bidi w:val="0"/>
              <w:jc w:val="center"/>
            </w:pPr>
            <w:r>
              <w:t>是</w:t>
            </w:r>
          </w:p>
        </w:tc>
        <w:tc>
          <w:tcPr>
            <w:tcW w:w="920" w:type="pct"/>
            <w:noWrap w:val="0"/>
            <w:vAlign w:val="center"/>
          </w:tcPr>
          <w:p w14:paraId="66DB6DF2">
            <w:pPr>
              <w:pStyle w:val="30"/>
              <w:bidi w:val="0"/>
              <w:jc w:val="center"/>
            </w:pPr>
          </w:p>
        </w:tc>
      </w:tr>
      <w:tr w14:paraId="11972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9454DDC">
            <w:pPr>
              <w:pStyle w:val="30"/>
              <w:bidi w:val="0"/>
              <w:jc w:val="center"/>
            </w:pPr>
            <w:r>
              <w:rPr>
                <w:rFonts w:hint="default"/>
                <w:lang w:val="en-US" w:eastAsia="zh-CN"/>
              </w:rPr>
              <w:t>13</w:t>
            </w:r>
          </w:p>
        </w:tc>
        <w:tc>
          <w:tcPr>
            <w:tcW w:w="967" w:type="pct"/>
            <w:noWrap w:val="0"/>
            <w:vAlign w:val="center"/>
          </w:tcPr>
          <w:p w14:paraId="7DF2B21B">
            <w:pPr>
              <w:pStyle w:val="30"/>
              <w:bidi w:val="0"/>
              <w:jc w:val="center"/>
            </w:pPr>
            <w:r>
              <w:t>xsfmc</w:t>
            </w:r>
          </w:p>
        </w:tc>
        <w:tc>
          <w:tcPr>
            <w:tcW w:w="1087" w:type="pct"/>
            <w:noWrap w:val="0"/>
            <w:vAlign w:val="center"/>
          </w:tcPr>
          <w:p w14:paraId="5A6C203B">
            <w:pPr>
              <w:pStyle w:val="30"/>
              <w:bidi w:val="0"/>
              <w:jc w:val="center"/>
            </w:pPr>
            <w:r>
              <w:t>(销售方)名称</w:t>
            </w:r>
          </w:p>
        </w:tc>
        <w:tc>
          <w:tcPr>
            <w:tcW w:w="753" w:type="pct"/>
            <w:noWrap w:val="0"/>
            <w:vAlign w:val="center"/>
          </w:tcPr>
          <w:p w14:paraId="5E74F8F4">
            <w:pPr>
              <w:pStyle w:val="30"/>
              <w:bidi w:val="0"/>
              <w:jc w:val="center"/>
            </w:pPr>
            <w:r>
              <w:t>varchar</w:t>
            </w:r>
          </w:p>
        </w:tc>
        <w:tc>
          <w:tcPr>
            <w:tcW w:w="418" w:type="pct"/>
            <w:noWrap w:val="0"/>
            <w:vAlign w:val="center"/>
          </w:tcPr>
          <w:p w14:paraId="5EF0A121">
            <w:pPr>
              <w:pStyle w:val="30"/>
              <w:bidi w:val="0"/>
              <w:jc w:val="center"/>
            </w:pPr>
            <w:r>
              <w:t>300</w:t>
            </w:r>
          </w:p>
        </w:tc>
        <w:tc>
          <w:tcPr>
            <w:tcW w:w="417" w:type="pct"/>
            <w:noWrap w:val="0"/>
            <w:vAlign w:val="center"/>
          </w:tcPr>
          <w:p w14:paraId="4378450A">
            <w:pPr>
              <w:pStyle w:val="30"/>
              <w:bidi w:val="0"/>
              <w:jc w:val="center"/>
            </w:pPr>
            <w:r>
              <w:t>是</w:t>
            </w:r>
          </w:p>
        </w:tc>
        <w:tc>
          <w:tcPr>
            <w:tcW w:w="920" w:type="pct"/>
            <w:noWrap w:val="0"/>
            <w:vAlign w:val="center"/>
          </w:tcPr>
          <w:p w14:paraId="72932EB4">
            <w:pPr>
              <w:pStyle w:val="30"/>
              <w:bidi w:val="0"/>
              <w:jc w:val="center"/>
            </w:pPr>
          </w:p>
        </w:tc>
      </w:tr>
      <w:tr w14:paraId="12DA7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89E6C75">
            <w:pPr>
              <w:pStyle w:val="30"/>
              <w:bidi w:val="0"/>
              <w:jc w:val="center"/>
            </w:pPr>
            <w:r>
              <w:rPr>
                <w:rFonts w:hint="default"/>
                <w:lang w:val="en-US" w:eastAsia="zh-CN"/>
              </w:rPr>
              <w:t>14</w:t>
            </w:r>
          </w:p>
        </w:tc>
        <w:tc>
          <w:tcPr>
            <w:tcW w:w="967" w:type="pct"/>
            <w:noWrap w:val="0"/>
            <w:vAlign w:val="center"/>
          </w:tcPr>
          <w:p w14:paraId="2549C3BF">
            <w:pPr>
              <w:pStyle w:val="30"/>
              <w:bidi w:val="0"/>
              <w:jc w:val="center"/>
            </w:pPr>
            <w:r>
              <w:t>xsfdz</w:t>
            </w:r>
          </w:p>
        </w:tc>
        <w:tc>
          <w:tcPr>
            <w:tcW w:w="1087" w:type="pct"/>
            <w:noWrap w:val="0"/>
            <w:vAlign w:val="center"/>
          </w:tcPr>
          <w:p w14:paraId="616ED1A6">
            <w:pPr>
              <w:pStyle w:val="30"/>
              <w:bidi w:val="0"/>
              <w:jc w:val="center"/>
            </w:pPr>
            <w:r>
              <w:t>销售方地址</w:t>
            </w:r>
          </w:p>
        </w:tc>
        <w:tc>
          <w:tcPr>
            <w:tcW w:w="753" w:type="pct"/>
            <w:noWrap w:val="0"/>
            <w:vAlign w:val="center"/>
          </w:tcPr>
          <w:p w14:paraId="2FE0B646">
            <w:pPr>
              <w:pStyle w:val="30"/>
              <w:bidi w:val="0"/>
              <w:jc w:val="center"/>
            </w:pPr>
            <w:r>
              <w:t>varchar</w:t>
            </w:r>
          </w:p>
        </w:tc>
        <w:tc>
          <w:tcPr>
            <w:tcW w:w="418" w:type="pct"/>
            <w:noWrap w:val="0"/>
            <w:vAlign w:val="center"/>
          </w:tcPr>
          <w:p w14:paraId="035AE980">
            <w:pPr>
              <w:pStyle w:val="30"/>
              <w:bidi w:val="0"/>
              <w:jc w:val="center"/>
            </w:pPr>
            <w:r>
              <w:t>300</w:t>
            </w:r>
          </w:p>
        </w:tc>
        <w:tc>
          <w:tcPr>
            <w:tcW w:w="417" w:type="pct"/>
            <w:noWrap w:val="0"/>
            <w:vAlign w:val="center"/>
          </w:tcPr>
          <w:p w14:paraId="21A33C1B">
            <w:pPr>
              <w:pStyle w:val="30"/>
              <w:bidi w:val="0"/>
              <w:jc w:val="center"/>
            </w:pPr>
            <w:r>
              <w:t>否</w:t>
            </w:r>
          </w:p>
        </w:tc>
        <w:tc>
          <w:tcPr>
            <w:tcW w:w="920" w:type="pct"/>
            <w:noWrap w:val="0"/>
            <w:vAlign w:val="center"/>
          </w:tcPr>
          <w:p w14:paraId="6A9C08A3">
            <w:pPr>
              <w:pStyle w:val="30"/>
              <w:bidi w:val="0"/>
              <w:jc w:val="center"/>
            </w:pPr>
          </w:p>
        </w:tc>
      </w:tr>
      <w:tr w14:paraId="1B25D0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E89101A">
            <w:pPr>
              <w:pStyle w:val="30"/>
              <w:bidi w:val="0"/>
              <w:jc w:val="center"/>
            </w:pPr>
            <w:r>
              <w:rPr>
                <w:rFonts w:hint="default"/>
                <w:lang w:val="en-US" w:eastAsia="zh-CN"/>
              </w:rPr>
              <w:t>15</w:t>
            </w:r>
          </w:p>
        </w:tc>
        <w:tc>
          <w:tcPr>
            <w:tcW w:w="967" w:type="pct"/>
            <w:noWrap w:val="0"/>
            <w:vAlign w:val="center"/>
          </w:tcPr>
          <w:p w14:paraId="52A4CCAA">
            <w:pPr>
              <w:pStyle w:val="30"/>
              <w:bidi w:val="0"/>
              <w:jc w:val="center"/>
            </w:pPr>
            <w:r>
              <w:t>xsfdh</w:t>
            </w:r>
          </w:p>
        </w:tc>
        <w:tc>
          <w:tcPr>
            <w:tcW w:w="1087" w:type="pct"/>
            <w:noWrap w:val="0"/>
            <w:vAlign w:val="center"/>
          </w:tcPr>
          <w:p w14:paraId="41837F29">
            <w:pPr>
              <w:pStyle w:val="30"/>
              <w:bidi w:val="0"/>
              <w:jc w:val="center"/>
            </w:pPr>
            <w:r>
              <w:t>销售方电话</w:t>
            </w:r>
          </w:p>
        </w:tc>
        <w:tc>
          <w:tcPr>
            <w:tcW w:w="753" w:type="pct"/>
            <w:noWrap w:val="0"/>
            <w:vAlign w:val="center"/>
          </w:tcPr>
          <w:p w14:paraId="4620DF5B">
            <w:pPr>
              <w:pStyle w:val="30"/>
              <w:bidi w:val="0"/>
              <w:jc w:val="center"/>
            </w:pPr>
            <w:r>
              <w:t>varchar</w:t>
            </w:r>
          </w:p>
        </w:tc>
        <w:tc>
          <w:tcPr>
            <w:tcW w:w="418" w:type="pct"/>
            <w:noWrap w:val="0"/>
            <w:vAlign w:val="center"/>
          </w:tcPr>
          <w:p w14:paraId="0200FCAA">
            <w:pPr>
              <w:pStyle w:val="30"/>
              <w:bidi w:val="0"/>
              <w:jc w:val="center"/>
            </w:pPr>
            <w:r>
              <w:t>60</w:t>
            </w:r>
          </w:p>
        </w:tc>
        <w:tc>
          <w:tcPr>
            <w:tcW w:w="417" w:type="pct"/>
            <w:noWrap w:val="0"/>
            <w:vAlign w:val="center"/>
          </w:tcPr>
          <w:p w14:paraId="700D636C">
            <w:pPr>
              <w:pStyle w:val="30"/>
              <w:bidi w:val="0"/>
              <w:jc w:val="center"/>
            </w:pPr>
            <w:r>
              <w:t>否</w:t>
            </w:r>
          </w:p>
        </w:tc>
        <w:tc>
          <w:tcPr>
            <w:tcW w:w="920" w:type="pct"/>
            <w:noWrap w:val="0"/>
            <w:vAlign w:val="center"/>
          </w:tcPr>
          <w:p w14:paraId="0B4FCEE2">
            <w:pPr>
              <w:pStyle w:val="30"/>
              <w:bidi w:val="0"/>
              <w:jc w:val="center"/>
            </w:pPr>
          </w:p>
        </w:tc>
      </w:tr>
      <w:tr w14:paraId="24C40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3338AE9">
            <w:pPr>
              <w:pStyle w:val="30"/>
              <w:bidi w:val="0"/>
              <w:jc w:val="center"/>
            </w:pPr>
            <w:r>
              <w:rPr>
                <w:rFonts w:hint="default"/>
                <w:lang w:val="en-US" w:eastAsia="zh-CN"/>
              </w:rPr>
              <w:t>16</w:t>
            </w:r>
          </w:p>
        </w:tc>
        <w:tc>
          <w:tcPr>
            <w:tcW w:w="967" w:type="pct"/>
            <w:noWrap w:val="0"/>
            <w:vAlign w:val="center"/>
          </w:tcPr>
          <w:p w14:paraId="4EF8F1EB">
            <w:pPr>
              <w:pStyle w:val="30"/>
              <w:bidi w:val="0"/>
              <w:jc w:val="center"/>
            </w:pPr>
            <w:r>
              <w:t>xsfkhh</w:t>
            </w:r>
          </w:p>
        </w:tc>
        <w:tc>
          <w:tcPr>
            <w:tcW w:w="1087" w:type="pct"/>
            <w:noWrap w:val="0"/>
            <w:vAlign w:val="center"/>
          </w:tcPr>
          <w:p w14:paraId="216C8532">
            <w:pPr>
              <w:pStyle w:val="30"/>
              <w:bidi w:val="0"/>
              <w:jc w:val="center"/>
            </w:pPr>
            <w:r>
              <w:t>销售方开户行</w:t>
            </w:r>
          </w:p>
        </w:tc>
        <w:tc>
          <w:tcPr>
            <w:tcW w:w="753" w:type="pct"/>
            <w:noWrap w:val="0"/>
            <w:vAlign w:val="center"/>
          </w:tcPr>
          <w:p w14:paraId="279454F2">
            <w:pPr>
              <w:pStyle w:val="30"/>
              <w:bidi w:val="0"/>
              <w:jc w:val="center"/>
            </w:pPr>
            <w:r>
              <w:t>varchar</w:t>
            </w:r>
          </w:p>
        </w:tc>
        <w:tc>
          <w:tcPr>
            <w:tcW w:w="418" w:type="pct"/>
            <w:noWrap w:val="0"/>
            <w:vAlign w:val="center"/>
          </w:tcPr>
          <w:p w14:paraId="0C756DD9">
            <w:pPr>
              <w:pStyle w:val="30"/>
              <w:bidi w:val="0"/>
              <w:jc w:val="center"/>
            </w:pPr>
            <w:r>
              <w:t>120</w:t>
            </w:r>
          </w:p>
        </w:tc>
        <w:tc>
          <w:tcPr>
            <w:tcW w:w="417" w:type="pct"/>
            <w:noWrap w:val="0"/>
            <w:vAlign w:val="center"/>
          </w:tcPr>
          <w:p w14:paraId="533CE237">
            <w:pPr>
              <w:pStyle w:val="30"/>
              <w:bidi w:val="0"/>
              <w:jc w:val="center"/>
            </w:pPr>
            <w:r>
              <w:t>否</w:t>
            </w:r>
          </w:p>
        </w:tc>
        <w:tc>
          <w:tcPr>
            <w:tcW w:w="920" w:type="pct"/>
            <w:noWrap w:val="0"/>
            <w:vAlign w:val="center"/>
          </w:tcPr>
          <w:p w14:paraId="201AF028">
            <w:pPr>
              <w:pStyle w:val="30"/>
              <w:bidi w:val="0"/>
              <w:jc w:val="center"/>
            </w:pPr>
          </w:p>
        </w:tc>
      </w:tr>
      <w:tr w14:paraId="0AFDDD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5892C09">
            <w:pPr>
              <w:pStyle w:val="30"/>
              <w:bidi w:val="0"/>
              <w:jc w:val="center"/>
            </w:pPr>
            <w:r>
              <w:rPr>
                <w:rFonts w:hint="default"/>
                <w:lang w:val="en-US" w:eastAsia="zh-CN"/>
              </w:rPr>
              <w:t>17</w:t>
            </w:r>
          </w:p>
        </w:tc>
        <w:tc>
          <w:tcPr>
            <w:tcW w:w="967" w:type="pct"/>
            <w:noWrap w:val="0"/>
            <w:vAlign w:val="center"/>
          </w:tcPr>
          <w:p w14:paraId="66F3F69D">
            <w:pPr>
              <w:pStyle w:val="30"/>
              <w:bidi w:val="0"/>
              <w:jc w:val="center"/>
            </w:pPr>
            <w:r>
              <w:t>xsfzh</w:t>
            </w:r>
          </w:p>
        </w:tc>
        <w:tc>
          <w:tcPr>
            <w:tcW w:w="1087" w:type="pct"/>
            <w:noWrap w:val="0"/>
            <w:vAlign w:val="center"/>
          </w:tcPr>
          <w:p w14:paraId="2551D965">
            <w:pPr>
              <w:pStyle w:val="30"/>
              <w:bidi w:val="0"/>
              <w:jc w:val="center"/>
            </w:pPr>
            <w:r>
              <w:t>销售方账号</w:t>
            </w:r>
          </w:p>
        </w:tc>
        <w:tc>
          <w:tcPr>
            <w:tcW w:w="753" w:type="pct"/>
            <w:noWrap w:val="0"/>
            <w:vAlign w:val="center"/>
          </w:tcPr>
          <w:p w14:paraId="592D2249">
            <w:pPr>
              <w:pStyle w:val="30"/>
              <w:bidi w:val="0"/>
              <w:jc w:val="center"/>
            </w:pPr>
            <w:r>
              <w:t>varchar</w:t>
            </w:r>
          </w:p>
        </w:tc>
        <w:tc>
          <w:tcPr>
            <w:tcW w:w="418" w:type="pct"/>
            <w:noWrap w:val="0"/>
            <w:vAlign w:val="center"/>
          </w:tcPr>
          <w:p w14:paraId="42551300">
            <w:pPr>
              <w:pStyle w:val="30"/>
              <w:bidi w:val="0"/>
              <w:jc w:val="center"/>
            </w:pPr>
            <w:r>
              <w:rPr>
                <w:rFonts w:hint="default"/>
                <w:lang w:val="en-US"/>
              </w:rPr>
              <w:t>5</w:t>
            </w:r>
            <w:r>
              <w:t>0</w:t>
            </w:r>
          </w:p>
        </w:tc>
        <w:tc>
          <w:tcPr>
            <w:tcW w:w="417" w:type="pct"/>
            <w:noWrap w:val="0"/>
            <w:vAlign w:val="center"/>
          </w:tcPr>
          <w:p w14:paraId="32A27278">
            <w:pPr>
              <w:pStyle w:val="30"/>
              <w:bidi w:val="0"/>
              <w:jc w:val="center"/>
            </w:pPr>
            <w:r>
              <w:t>否</w:t>
            </w:r>
          </w:p>
        </w:tc>
        <w:tc>
          <w:tcPr>
            <w:tcW w:w="920" w:type="pct"/>
            <w:noWrap w:val="0"/>
            <w:vAlign w:val="center"/>
          </w:tcPr>
          <w:p w14:paraId="0BAF5364">
            <w:pPr>
              <w:pStyle w:val="30"/>
              <w:bidi w:val="0"/>
              <w:jc w:val="center"/>
            </w:pPr>
          </w:p>
        </w:tc>
      </w:tr>
      <w:tr w14:paraId="4A377A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391E439">
            <w:pPr>
              <w:pStyle w:val="30"/>
              <w:bidi w:val="0"/>
              <w:jc w:val="center"/>
            </w:pPr>
            <w:r>
              <w:rPr>
                <w:rFonts w:hint="default"/>
                <w:lang w:val="en-US" w:eastAsia="zh-CN"/>
              </w:rPr>
              <w:t>18</w:t>
            </w:r>
          </w:p>
        </w:tc>
        <w:tc>
          <w:tcPr>
            <w:tcW w:w="967" w:type="pct"/>
            <w:noWrap w:val="0"/>
            <w:vAlign w:val="center"/>
          </w:tcPr>
          <w:p w14:paraId="1E7D87E6">
            <w:pPr>
              <w:pStyle w:val="30"/>
              <w:bidi w:val="0"/>
              <w:jc w:val="center"/>
            </w:pPr>
            <w:r>
              <w:t>gmfnsrsbh</w:t>
            </w:r>
          </w:p>
        </w:tc>
        <w:tc>
          <w:tcPr>
            <w:tcW w:w="1087" w:type="pct"/>
            <w:noWrap w:val="0"/>
            <w:vAlign w:val="center"/>
          </w:tcPr>
          <w:p w14:paraId="442F2F0E">
            <w:pPr>
              <w:pStyle w:val="30"/>
              <w:bidi w:val="0"/>
              <w:jc w:val="center"/>
            </w:pPr>
            <w:r>
              <w:t>（购买方）统一社会信用代码/纳税人识别号/身份证件号码</w:t>
            </w:r>
          </w:p>
        </w:tc>
        <w:tc>
          <w:tcPr>
            <w:tcW w:w="753" w:type="pct"/>
            <w:noWrap w:val="0"/>
            <w:vAlign w:val="center"/>
          </w:tcPr>
          <w:p w14:paraId="02F843D7">
            <w:pPr>
              <w:pStyle w:val="30"/>
              <w:bidi w:val="0"/>
              <w:jc w:val="center"/>
            </w:pPr>
            <w:r>
              <w:t>varchar</w:t>
            </w:r>
          </w:p>
        </w:tc>
        <w:tc>
          <w:tcPr>
            <w:tcW w:w="418" w:type="pct"/>
            <w:noWrap w:val="0"/>
            <w:vAlign w:val="center"/>
          </w:tcPr>
          <w:p w14:paraId="647EBD42">
            <w:pPr>
              <w:pStyle w:val="30"/>
              <w:bidi w:val="0"/>
              <w:jc w:val="center"/>
            </w:pPr>
            <w:r>
              <w:t>20</w:t>
            </w:r>
          </w:p>
        </w:tc>
        <w:tc>
          <w:tcPr>
            <w:tcW w:w="417" w:type="pct"/>
            <w:noWrap w:val="0"/>
            <w:vAlign w:val="center"/>
          </w:tcPr>
          <w:p w14:paraId="5F262908">
            <w:pPr>
              <w:pStyle w:val="30"/>
              <w:bidi w:val="0"/>
              <w:jc w:val="center"/>
            </w:pPr>
            <w:r>
              <w:t>否</w:t>
            </w:r>
          </w:p>
        </w:tc>
        <w:tc>
          <w:tcPr>
            <w:tcW w:w="920" w:type="pct"/>
            <w:noWrap w:val="0"/>
            <w:vAlign w:val="center"/>
          </w:tcPr>
          <w:p w14:paraId="24B79BCC">
            <w:pPr>
              <w:pStyle w:val="30"/>
              <w:bidi w:val="0"/>
              <w:jc w:val="center"/>
            </w:pPr>
            <w:r>
              <w:t>开具数字化电子专票时，必填</w:t>
            </w:r>
          </w:p>
        </w:tc>
      </w:tr>
      <w:tr w14:paraId="2DD021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F33EB32">
            <w:pPr>
              <w:pStyle w:val="30"/>
              <w:bidi w:val="0"/>
              <w:jc w:val="center"/>
            </w:pPr>
            <w:r>
              <w:rPr>
                <w:rFonts w:hint="default"/>
                <w:lang w:val="en-US" w:eastAsia="zh-CN"/>
              </w:rPr>
              <w:t>19</w:t>
            </w:r>
          </w:p>
        </w:tc>
        <w:tc>
          <w:tcPr>
            <w:tcW w:w="967" w:type="pct"/>
            <w:noWrap w:val="0"/>
            <w:vAlign w:val="center"/>
          </w:tcPr>
          <w:p w14:paraId="0690032B">
            <w:pPr>
              <w:pStyle w:val="30"/>
              <w:bidi w:val="0"/>
              <w:jc w:val="center"/>
            </w:pPr>
            <w:r>
              <w:t>gmfmc</w:t>
            </w:r>
          </w:p>
        </w:tc>
        <w:tc>
          <w:tcPr>
            <w:tcW w:w="1087" w:type="pct"/>
            <w:noWrap w:val="0"/>
            <w:vAlign w:val="center"/>
          </w:tcPr>
          <w:p w14:paraId="098D690B">
            <w:pPr>
              <w:pStyle w:val="30"/>
              <w:bidi w:val="0"/>
              <w:jc w:val="center"/>
            </w:pPr>
            <w:r>
              <w:t>(购买方)名称</w:t>
            </w:r>
          </w:p>
        </w:tc>
        <w:tc>
          <w:tcPr>
            <w:tcW w:w="753" w:type="pct"/>
            <w:noWrap w:val="0"/>
            <w:vAlign w:val="center"/>
          </w:tcPr>
          <w:p w14:paraId="7EDA2FB1">
            <w:pPr>
              <w:pStyle w:val="30"/>
              <w:bidi w:val="0"/>
              <w:jc w:val="center"/>
            </w:pPr>
            <w:r>
              <w:t>varchar</w:t>
            </w:r>
          </w:p>
        </w:tc>
        <w:tc>
          <w:tcPr>
            <w:tcW w:w="418" w:type="pct"/>
            <w:noWrap w:val="0"/>
            <w:vAlign w:val="center"/>
          </w:tcPr>
          <w:p w14:paraId="52D7BF95">
            <w:pPr>
              <w:pStyle w:val="30"/>
              <w:bidi w:val="0"/>
              <w:jc w:val="center"/>
            </w:pPr>
            <w:r>
              <w:t>300</w:t>
            </w:r>
          </w:p>
        </w:tc>
        <w:tc>
          <w:tcPr>
            <w:tcW w:w="417" w:type="pct"/>
            <w:noWrap w:val="0"/>
            <w:vAlign w:val="center"/>
          </w:tcPr>
          <w:p w14:paraId="212993C9">
            <w:pPr>
              <w:pStyle w:val="30"/>
              <w:bidi w:val="0"/>
              <w:jc w:val="center"/>
            </w:pPr>
            <w:r>
              <w:t>是</w:t>
            </w:r>
          </w:p>
        </w:tc>
        <w:tc>
          <w:tcPr>
            <w:tcW w:w="920" w:type="pct"/>
            <w:noWrap w:val="0"/>
            <w:vAlign w:val="center"/>
          </w:tcPr>
          <w:p w14:paraId="3C23204A">
            <w:pPr>
              <w:pStyle w:val="30"/>
              <w:bidi w:val="0"/>
              <w:jc w:val="center"/>
            </w:pPr>
          </w:p>
        </w:tc>
      </w:tr>
      <w:tr w14:paraId="0FB7D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3E48E33">
            <w:pPr>
              <w:pStyle w:val="30"/>
              <w:bidi w:val="0"/>
              <w:jc w:val="center"/>
              <w:rPr>
                <w:rFonts w:hint="default"/>
                <w:lang w:val="en-US" w:eastAsia="zh-CN"/>
              </w:rPr>
            </w:pPr>
            <w:r>
              <w:rPr>
                <w:rFonts w:hint="default"/>
                <w:lang w:val="en-US" w:eastAsia="zh-CN"/>
              </w:rPr>
              <w:t>20</w:t>
            </w:r>
          </w:p>
        </w:tc>
        <w:tc>
          <w:tcPr>
            <w:tcW w:w="967" w:type="pct"/>
            <w:noWrap w:val="0"/>
            <w:vAlign w:val="center"/>
          </w:tcPr>
          <w:p w14:paraId="057DACB3">
            <w:pPr>
              <w:pStyle w:val="30"/>
              <w:bidi w:val="0"/>
              <w:jc w:val="center"/>
            </w:pPr>
            <w:r>
              <w:rPr>
                <w:rFonts w:hint="default"/>
                <w:lang w:val="en-US" w:eastAsia="zh-CN"/>
              </w:rPr>
              <w:t>zrrzjlxDm</w:t>
            </w:r>
          </w:p>
        </w:tc>
        <w:tc>
          <w:tcPr>
            <w:tcW w:w="1087" w:type="pct"/>
            <w:noWrap w:val="0"/>
            <w:vAlign w:val="center"/>
          </w:tcPr>
          <w:p w14:paraId="54596246">
            <w:pPr>
              <w:pStyle w:val="30"/>
              <w:bidi w:val="0"/>
              <w:jc w:val="center"/>
              <w:rPr>
                <w:rFonts w:hint="default"/>
                <w:lang w:val="en-US" w:eastAsia="zh-CN"/>
              </w:rPr>
            </w:pPr>
            <w:r>
              <w:rPr>
                <w:rFonts w:hint="default"/>
                <w:lang w:val="en-US" w:eastAsia="zh-CN"/>
              </w:rPr>
              <w:t>自然人证件类型</w:t>
            </w:r>
          </w:p>
        </w:tc>
        <w:tc>
          <w:tcPr>
            <w:tcW w:w="753" w:type="pct"/>
            <w:noWrap w:val="0"/>
            <w:vAlign w:val="center"/>
          </w:tcPr>
          <w:p w14:paraId="4625A915">
            <w:pPr>
              <w:pStyle w:val="30"/>
              <w:bidi w:val="0"/>
              <w:jc w:val="center"/>
              <w:rPr>
                <w:rFonts w:hint="default"/>
                <w:lang w:val="en-US" w:eastAsia="zh-CN"/>
              </w:rPr>
            </w:pPr>
            <w:r>
              <w:rPr>
                <w:rFonts w:hint="default"/>
              </w:rPr>
              <w:t>varchar</w:t>
            </w:r>
          </w:p>
        </w:tc>
        <w:tc>
          <w:tcPr>
            <w:tcW w:w="418" w:type="pct"/>
            <w:noWrap w:val="0"/>
            <w:vAlign w:val="center"/>
          </w:tcPr>
          <w:p w14:paraId="4154B39A">
            <w:pPr>
              <w:pStyle w:val="30"/>
              <w:bidi w:val="0"/>
              <w:jc w:val="center"/>
              <w:rPr>
                <w:rFonts w:hint="default"/>
                <w:lang w:val="en-US" w:eastAsia="zh-CN"/>
              </w:rPr>
            </w:pPr>
            <w:r>
              <w:rPr>
                <w:rFonts w:hint="default"/>
                <w:lang w:val="en-US" w:eastAsia="zh-CN"/>
              </w:rPr>
              <w:t>3</w:t>
            </w:r>
          </w:p>
        </w:tc>
        <w:tc>
          <w:tcPr>
            <w:tcW w:w="417" w:type="pct"/>
            <w:noWrap w:val="0"/>
            <w:vAlign w:val="center"/>
          </w:tcPr>
          <w:p w14:paraId="47546AAC">
            <w:pPr>
              <w:pStyle w:val="30"/>
              <w:bidi w:val="0"/>
              <w:jc w:val="center"/>
              <w:rPr>
                <w:rFonts w:hint="default"/>
                <w:lang w:val="en-US" w:eastAsia="zh-CN"/>
              </w:rPr>
            </w:pPr>
            <w:r>
              <w:rPr>
                <w:rFonts w:hint="default"/>
                <w:lang w:val="en-US" w:eastAsia="zh-CN"/>
              </w:rPr>
              <w:t>否</w:t>
            </w:r>
          </w:p>
        </w:tc>
        <w:tc>
          <w:tcPr>
            <w:tcW w:w="920" w:type="pct"/>
            <w:noWrap w:val="0"/>
            <w:vAlign w:val="center"/>
          </w:tcPr>
          <w:p w14:paraId="7E018AC3">
            <w:pPr>
              <w:pStyle w:val="30"/>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A0EBBC0">
            <w:pPr>
              <w:pStyle w:val="30"/>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105C6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623830C">
            <w:pPr>
              <w:pStyle w:val="30"/>
              <w:bidi w:val="0"/>
              <w:jc w:val="center"/>
              <w:rPr>
                <w:rFonts w:hint="default"/>
                <w:lang w:val="en-US" w:eastAsia="zh-CN"/>
              </w:rPr>
            </w:pPr>
            <w:r>
              <w:rPr>
                <w:rFonts w:hint="default"/>
                <w:lang w:val="en-US" w:eastAsia="zh-CN"/>
              </w:rPr>
              <w:t>21</w:t>
            </w:r>
          </w:p>
        </w:tc>
        <w:tc>
          <w:tcPr>
            <w:tcW w:w="967" w:type="pct"/>
            <w:noWrap w:val="0"/>
            <w:vAlign w:val="center"/>
          </w:tcPr>
          <w:p w14:paraId="29F7AC92">
            <w:pPr>
              <w:pStyle w:val="30"/>
              <w:bidi w:val="0"/>
              <w:jc w:val="center"/>
            </w:pPr>
            <w:r>
              <w:rPr>
                <w:rFonts w:hint="default"/>
                <w:lang w:val="en-US" w:eastAsia="zh-CN"/>
              </w:rPr>
              <w:t>zrrzjhm</w:t>
            </w:r>
          </w:p>
        </w:tc>
        <w:tc>
          <w:tcPr>
            <w:tcW w:w="1087" w:type="pct"/>
            <w:noWrap w:val="0"/>
            <w:vAlign w:val="center"/>
          </w:tcPr>
          <w:p w14:paraId="5FD069B2">
            <w:pPr>
              <w:pStyle w:val="30"/>
              <w:bidi w:val="0"/>
              <w:jc w:val="center"/>
              <w:rPr>
                <w:rFonts w:hint="default"/>
                <w:lang w:val="en-US" w:eastAsia="zh-CN"/>
              </w:rPr>
            </w:pPr>
            <w:r>
              <w:rPr>
                <w:rFonts w:hint="default"/>
                <w:lang w:val="en-US" w:eastAsia="zh-CN"/>
              </w:rPr>
              <w:t>自然人证件号码</w:t>
            </w:r>
          </w:p>
        </w:tc>
        <w:tc>
          <w:tcPr>
            <w:tcW w:w="753" w:type="pct"/>
            <w:noWrap w:val="0"/>
            <w:vAlign w:val="center"/>
          </w:tcPr>
          <w:p w14:paraId="4A9D5EE1">
            <w:pPr>
              <w:pStyle w:val="30"/>
              <w:bidi w:val="0"/>
              <w:jc w:val="center"/>
              <w:rPr>
                <w:rFonts w:hint="default"/>
                <w:lang w:val="en-US" w:eastAsia="zh-CN"/>
              </w:rPr>
            </w:pPr>
            <w:r>
              <w:rPr>
                <w:rFonts w:hint="default"/>
              </w:rPr>
              <w:t>varchar</w:t>
            </w:r>
          </w:p>
        </w:tc>
        <w:tc>
          <w:tcPr>
            <w:tcW w:w="418" w:type="pct"/>
            <w:noWrap w:val="0"/>
            <w:vAlign w:val="center"/>
          </w:tcPr>
          <w:p w14:paraId="2540AE40">
            <w:pPr>
              <w:pStyle w:val="30"/>
              <w:bidi w:val="0"/>
              <w:jc w:val="center"/>
              <w:rPr>
                <w:rFonts w:hint="default"/>
                <w:lang w:val="en-US" w:eastAsia="zh-CN"/>
              </w:rPr>
            </w:pPr>
            <w:r>
              <w:rPr>
                <w:rFonts w:hint="default"/>
                <w:lang w:val="en-US" w:eastAsia="zh-CN"/>
              </w:rPr>
              <w:t>30</w:t>
            </w:r>
          </w:p>
        </w:tc>
        <w:tc>
          <w:tcPr>
            <w:tcW w:w="417" w:type="pct"/>
            <w:noWrap w:val="0"/>
            <w:vAlign w:val="center"/>
          </w:tcPr>
          <w:p w14:paraId="76071583">
            <w:pPr>
              <w:pStyle w:val="30"/>
              <w:bidi w:val="0"/>
              <w:jc w:val="center"/>
              <w:rPr>
                <w:rFonts w:hint="default"/>
                <w:lang w:val="en-US" w:eastAsia="zh-CN"/>
              </w:rPr>
            </w:pPr>
            <w:r>
              <w:rPr>
                <w:rFonts w:hint="default"/>
                <w:lang w:val="en-US" w:eastAsia="zh-CN"/>
              </w:rPr>
              <w:t>否</w:t>
            </w:r>
          </w:p>
        </w:tc>
        <w:tc>
          <w:tcPr>
            <w:tcW w:w="920" w:type="pct"/>
            <w:noWrap w:val="0"/>
            <w:vAlign w:val="center"/>
          </w:tcPr>
          <w:p w14:paraId="65833D62">
            <w:pPr>
              <w:pStyle w:val="30"/>
              <w:bidi w:val="0"/>
              <w:jc w:val="center"/>
              <w:rPr>
                <w:rFonts w:hint="default"/>
                <w:lang w:val="en-US" w:eastAsia="zh-CN"/>
              </w:rPr>
            </w:pPr>
          </w:p>
        </w:tc>
      </w:tr>
      <w:tr w14:paraId="5A647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865183C">
            <w:pPr>
              <w:pStyle w:val="30"/>
              <w:bidi w:val="0"/>
              <w:jc w:val="center"/>
              <w:rPr>
                <w:rFonts w:hint="default"/>
                <w:lang w:val="en-US" w:eastAsia="zh-CN"/>
              </w:rPr>
            </w:pPr>
            <w:r>
              <w:rPr>
                <w:rFonts w:hint="default"/>
                <w:lang w:val="en-US" w:eastAsia="zh-CN"/>
              </w:rPr>
              <w:t>22</w:t>
            </w:r>
          </w:p>
        </w:tc>
        <w:tc>
          <w:tcPr>
            <w:tcW w:w="967" w:type="pct"/>
            <w:noWrap w:val="0"/>
            <w:vAlign w:val="center"/>
          </w:tcPr>
          <w:p w14:paraId="03565433">
            <w:pPr>
              <w:pStyle w:val="30"/>
              <w:bidi w:val="0"/>
              <w:jc w:val="center"/>
            </w:pPr>
            <w:r>
              <w:rPr>
                <w:rFonts w:hint="default"/>
                <w:lang w:val="en-US" w:eastAsia="zh-CN"/>
              </w:rPr>
              <w:t>zrrgjDm</w:t>
            </w:r>
          </w:p>
        </w:tc>
        <w:tc>
          <w:tcPr>
            <w:tcW w:w="1087" w:type="pct"/>
            <w:noWrap w:val="0"/>
            <w:vAlign w:val="center"/>
          </w:tcPr>
          <w:p w14:paraId="6D0F04AF">
            <w:pPr>
              <w:pStyle w:val="30"/>
              <w:bidi w:val="0"/>
              <w:jc w:val="center"/>
              <w:rPr>
                <w:rFonts w:hint="default"/>
                <w:lang w:val="en-US" w:eastAsia="zh-CN"/>
              </w:rPr>
            </w:pPr>
            <w:r>
              <w:rPr>
                <w:rFonts w:hint="default"/>
                <w:lang w:val="en-US" w:eastAsia="zh-CN"/>
              </w:rPr>
              <w:t>自然人国籍</w:t>
            </w:r>
          </w:p>
        </w:tc>
        <w:tc>
          <w:tcPr>
            <w:tcW w:w="753" w:type="pct"/>
            <w:noWrap w:val="0"/>
            <w:vAlign w:val="center"/>
          </w:tcPr>
          <w:p w14:paraId="3458C934">
            <w:pPr>
              <w:pStyle w:val="30"/>
              <w:bidi w:val="0"/>
              <w:jc w:val="center"/>
              <w:rPr>
                <w:rFonts w:hint="default"/>
                <w:lang w:val="en-US" w:eastAsia="zh-CN"/>
              </w:rPr>
            </w:pPr>
            <w:r>
              <w:rPr>
                <w:rFonts w:hint="default"/>
              </w:rPr>
              <w:t>varchar</w:t>
            </w:r>
          </w:p>
        </w:tc>
        <w:tc>
          <w:tcPr>
            <w:tcW w:w="418" w:type="pct"/>
            <w:noWrap w:val="0"/>
            <w:vAlign w:val="center"/>
          </w:tcPr>
          <w:p w14:paraId="4F7388D1">
            <w:pPr>
              <w:pStyle w:val="30"/>
              <w:bidi w:val="0"/>
              <w:jc w:val="center"/>
              <w:rPr>
                <w:rFonts w:hint="default"/>
                <w:lang w:val="en-US" w:eastAsia="zh-CN"/>
              </w:rPr>
            </w:pPr>
            <w:r>
              <w:rPr>
                <w:rFonts w:hint="default"/>
                <w:lang w:val="en-US" w:eastAsia="zh-CN"/>
              </w:rPr>
              <w:t>3</w:t>
            </w:r>
          </w:p>
        </w:tc>
        <w:tc>
          <w:tcPr>
            <w:tcW w:w="417" w:type="pct"/>
            <w:noWrap w:val="0"/>
            <w:vAlign w:val="center"/>
          </w:tcPr>
          <w:p w14:paraId="37F83F30">
            <w:pPr>
              <w:pStyle w:val="30"/>
              <w:bidi w:val="0"/>
              <w:jc w:val="center"/>
              <w:rPr>
                <w:rFonts w:hint="default"/>
                <w:lang w:val="en-US" w:eastAsia="zh-CN"/>
              </w:rPr>
            </w:pPr>
            <w:r>
              <w:rPr>
                <w:rFonts w:hint="default"/>
                <w:lang w:val="en-US" w:eastAsia="zh-CN"/>
              </w:rPr>
              <w:t>否</w:t>
            </w:r>
          </w:p>
        </w:tc>
        <w:tc>
          <w:tcPr>
            <w:tcW w:w="920" w:type="pct"/>
            <w:noWrap w:val="0"/>
            <w:vAlign w:val="center"/>
          </w:tcPr>
          <w:p w14:paraId="5E9D1505">
            <w:pPr>
              <w:pStyle w:val="30"/>
              <w:bidi w:val="0"/>
              <w:jc w:val="center"/>
              <w:rPr>
                <w:rFonts w:hint="default"/>
                <w:lang w:val="en-US" w:eastAsia="zh-CN"/>
              </w:rPr>
            </w:pPr>
            <w:r>
              <w:rPr>
                <w:rFonts w:hint="eastAsia"/>
                <w:lang w:val="en-US" w:eastAsia="zh-CN"/>
              </w:rPr>
              <w:t>码值见附件1国家代码表</w:t>
            </w:r>
          </w:p>
        </w:tc>
      </w:tr>
      <w:tr w14:paraId="413B79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6FC7A20">
            <w:pPr>
              <w:pStyle w:val="30"/>
              <w:bidi w:val="0"/>
              <w:jc w:val="center"/>
            </w:pPr>
            <w:r>
              <w:rPr>
                <w:rFonts w:hint="default"/>
                <w:lang w:val="en-US" w:eastAsia="zh-CN"/>
              </w:rPr>
              <w:t>23</w:t>
            </w:r>
          </w:p>
        </w:tc>
        <w:tc>
          <w:tcPr>
            <w:tcW w:w="967" w:type="pct"/>
            <w:noWrap w:val="0"/>
            <w:vAlign w:val="center"/>
          </w:tcPr>
          <w:p w14:paraId="231C9279">
            <w:pPr>
              <w:pStyle w:val="30"/>
              <w:bidi w:val="0"/>
              <w:jc w:val="center"/>
            </w:pPr>
            <w:r>
              <w:t>gmfdz</w:t>
            </w:r>
          </w:p>
        </w:tc>
        <w:tc>
          <w:tcPr>
            <w:tcW w:w="1087" w:type="pct"/>
            <w:noWrap w:val="0"/>
            <w:vAlign w:val="center"/>
          </w:tcPr>
          <w:p w14:paraId="0C252802">
            <w:pPr>
              <w:pStyle w:val="30"/>
              <w:bidi w:val="0"/>
              <w:jc w:val="center"/>
            </w:pPr>
            <w:r>
              <w:t>购买方地址</w:t>
            </w:r>
          </w:p>
        </w:tc>
        <w:tc>
          <w:tcPr>
            <w:tcW w:w="753" w:type="pct"/>
            <w:noWrap w:val="0"/>
            <w:vAlign w:val="center"/>
          </w:tcPr>
          <w:p w14:paraId="61244117">
            <w:pPr>
              <w:pStyle w:val="30"/>
              <w:bidi w:val="0"/>
              <w:jc w:val="center"/>
            </w:pPr>
            <w:r>
              <w:t>varchar</w:t>
            </w:r>
          </w:p>
        </w:tc>
        <w:tc>
          <w:tcPr>
            <w:tcW w:w="418" w:type="pct"/>
            <w:noWrap w:val="0"/>
            <w:vAlign w:val="center"/>
          </w:tcPr>
          <w:p w14:paraId="4069DC54">
            <w:pPr>
              <w:pStyle w:val="30"/>
              <w:bidi w:val="0"/>
              <w:jc w:val="center"/>
            </w:pPr>
            <w:r>
              <w:t>300</w:t>
            </w:r>
          </w:p>
        </w:tc>
        <w:tc>
          <w:tcPr>
            <w:tcW w:w="417" w:type="pct"/>
            <w:noWrap w:val="0"/>
            <w:vAlign w:val="center"/>
          </w:tcPr>
          <w:p w14:paraId="369A7B5C">
            <w:pPr>
              <w:pStyle w:val="30"/>
              <w:bidi w:val="0"/>
              <w:jc w:val="center"/>
            </w:pPr>
            <w:r>
              <w:t>否</w:t>
            </w:r>
          </w:p>
        </w:tc>
        <w:tc>
          <w:tcPr>
            <w:tcW w:w="920" w:type="pct"/>
            <w:noWrap w:val="0"/>
            <w:vAlign w:val="center"/>
          </w:tcPr>
          <w:p w14:paraId="7EB874A6">
            <w:pPr>
              <w:pStyle w:val="30"/>
              <w:bidi w:val="0"/>
              <w:jc w:val="center"/>
            </w:pPr>
          </w:p>
        </w:tc>
      </w:tr>
      <w:tr w14:paraId="466B5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C102426">
            <w:pPr>
              <w:pStyle w:val="30"/>
              <w:bidi w:val="0"/>
              <w:jc w:val="center"/>
            </w:pPr>
            <w:r>
              <w:rPr>
                <w:rFonts w:hint="default"/>
                <w:lang w:val="en-US" w:eastAsia="zh-CN"/>
              </w:rPr>
              <w:t>24</w:t>
            </w:r>
          </w:p>
        </w:tc>
        <w:tc>
          <w:tcPr>
            <w:tcW w:w="967" w:type="pct"/>
            <w:noWrap w:val="0"/>
            <w:vAlign w:val="center"/>
          </w:tcPr>
          <w:p w14:paraId="5D525946">
            <w:pPr>
              <w:pStyle w:val="30"/>
              <w:bidi w:val="0"/>
              <w:jc w:val="center"/>
            </w:pPr>
            <w:r>
              <w:t>gmfdh</w:t>
            </w:r>
          </w:p>
        </w:tc>
        <w:tc>
          <w:tcPr>
            <w:tcW w:w="1087" w:type="pct"/>
            <w:noWrap w:val="0"/>
            <w:vAlign w:val="center"/>
          </w:tcPr>
          <w:p w14:paraId="27A0522F">
            <w:pPr>
              <w:pStyle w:val="30"/>
              <w:bidi w:val="0"/>
              <w:jc w:val="center"/>
            </w:pPr>
            <w:r>
              <w:t>购买方电话</w:t>
            </w:r>
          </w:p>
        </w:tc>
        <w:tc>
          <w:tcPr>
            <w:tcW w:w="753" w:type="pct"/>
            <w:noWrap w:val="0"/>
            <w:vAlign w:val="center"/>
          </w:tcPr>
          <w:p w14:paraId="085437E9">
            <w:pPr>
              <w:pStyle w:val="30"/>
              <w:bidi w:val="0"/>
              <w:jc w:val="center"/>
            </w:pPr>
            <w:r>
              <w:t>varchar</w:t>
            </w:r>
          </w:p>
        </w:tc>
        <w:tc>
          <w:tcPr>
            <w:tcW w:w="418" w:type="pct"/>
            <w:noWrap w:val="0"/>
            <w:vAlign w:val="center"/>
          </w:tcPr>
          <w:p w14:paraId="431720CF">
            <w:pPr>
              <w:pStyle w:val="30"/>
              <w:bidi w:val="0"/>
              <w:jc w:val="center"/>
            </w:pPr>
            <w:r>
              <w:t>60</w:t>
            </w:r>
          </w:p>
        </w:tc>
        <w:tc>
          <w:tcPr>
            <w:tcW w:w="417" w:type="pct"/>
            <w:noWrap w:val="0"/>
            <w:vAlign w:val="center"/>
          </w:tcPr>
          <w:p w14:paraId="5E4DE50C">
            <w:pPr>
              <w:pStyle w:val="30"/>
              <w:bidi w:val="0"/>
              <w:jc w:val="center"/>
            </w:pPr>
            <w:r>
              <w:t>否</w:t>
            </w:r>
          </w:p>
        </w:tc>
        <w:tc>
          <w:tcPr>
            <w:tcW w:w="920" w:type="pct"/>
            <w:noWrap w:val="0"/>
            <w:vAlign w:val="center"/>
          </w:tcPr>
          <w:p w14:paraId="61535342">
            <w:pPr>
              <w:pStyle w:val="30"/>
              <w:bidi w:val="0"/>
              <w:jc w:val="center"/>
            </w:pPr>
          </w:p>
        </w:tc>
      </w:tr>
      <w:tr w14:paraId="12D0B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135BA04">
            <w:pPr>
              <w:pStyle w:val="30"/>
              <w:bidi w:val="0"/>
              <w:jc w:val="center"/>
            </w:pPr>
            <w:r>
              <w:rPr>
                <w:rFonts w:hint="default"/>
                <w:lang w:val="en-US" w:eastAsia="zh-CN"/>
              </w:rPr>
              <w:t>25</w:t>
            </w:r>
          </w:p>
        </w:tc>
        <w:tc>
          <w:tcPr>
            <w:tcW w:w="967" w:type="pct"/>
            <w:noWrap w:val="0"/>
            <w:vAlign w:val="center"/>
          </w:tcPr>
          <w:p w14:paraId="2CDEA93A">
            <w:pPr>
              <w:pStyle w:val="30"/>
              <w:bidi w:val="0"/>
              <w:jc w:val="center"/>
            </w:pPr>
            <w:r>
              <w:t>gmfkhh</w:t>
            </w:r>
          </w:p>
        </w:tc>
        <w:tc>
          <w:tcPr>
            <w:tcW w:w="1087" w:type="pct"/>
            <w:noWrap w:val="0"/>
            <w:vAlign w:val="center"/>
          </w:tcPr>
          <w:p w14:paraId="16B87867">
            <w:pPr>
              <w:pStyle w:val="30"/>
              <w:bidi w:val="0"/>
              <w:jc w:val="center"/>
            </w:pPr>
            <w:r>
              <w:t>购买方开户行</w:t>
            </w:r>
          </w:p>
        </w:tc>
        <w:tc>
          <w:tcPr>
            <w:tcW w:w="753" w:type="pct"/>
            <w:noWrap w:val="0"/>
            <w:vAlign w:val="center"/>
          </w:tcPr>
          <w:p w14:paraId="2A8FFF56">
            <w:pPr>
              <w:pStyle w:val="30"/>
              <w:bidi w:val="0"/>
              <w:jc w:val="center"/>
            </w:pPr>
            <w:r>
              <w:t>varchar</w:t>
            </w:r>
          </w:p>
        </w:tc>
        <w:tc>
          <w:tcPr>
            <w:tcW w:w="418" w:type="pct"/>
            <w:noWrap w:val="0"/>
            <w:vAlign w:val="center"/>
          </w:tcPr>
          <w:p w14:paraId="3F2006EC">
            <w:pPr>
              <w:pStyle w:val="30"/>
              <w:bidi w:val="0"/>
              <w:jc w:val="center"/>
            </w:pPr>
            <w:r>
              <w:t>120</w:t>
            </w:r>
          </w:p>
        </w:tc>
        <w:tc>
          <w:tcPr>
            <w:tcW w:w="417" w:type="pct"/>
            <w:noWrap w:val="0"/>
            <w:vAlign w:val="center"/>
          </w:tcPr>
          <w:p w14:paraId="2DEB7B96">
            <w:pPr>
              <w:pStyle w:val="30"/>
              <w:bidi w:val="0"/>
              <w:jc w:val="center"/>
            </w:pPr>
            <w:r>
              <w:t>否</w:t>
            </w:r>
          </w:p>
        </w:tc>
        <w:tc>
          <w:tcPr>
            <w:tcW w:w="920" w:type="pct"/>
            <w:noWrap w:val="0"/>
            <w:vAlign w:val="center"/>
          </w:tcPr>
          <w:p w14:paraId="2A2378A0">
            <w:pPr>
              <w:pStyle w:val="30"/>
              <w:bidi w:val="0"/>
              <w:jc w:val="center"/>
            </w:pPr>
          </w:p>
        </w:tc>
      </w:tr>
      <w:tr w14:paraId="24185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0B2FE58">
            <w:pPr>
              <w:pStyle w:val="30"/>
              <w:bidi w:val="0"/>
              <w:jc w:val="center"/>
            </w:pPr>
            <w:r>
              <w:rPr>
                <w:rFonts w:hint="default"/>
                <w:lang w:val="en-US" w:eastAsia="zh-CN"/>
              </w:rPr>
              <w:t>26</w:t>
            </w:r>
          </w:p>
        </w:tc>
        <w:tc>
          <w:tcPr>
            <w:tcW w:w="967" w:type="pct"/>
            <w:noWrap w:val="0"/>
            <w:vAlign w:val="center"/>
          </w:tcPr>
          <w:p w14:paraId="6185DE89">
            <w:pPr>
              <w:pStyle w:val="30"/>
              <w:bidi w:val="0"/>
              <w:jc w:val="center"/>
            </w:pPr>
            <w:r>
              <w:t>gmfzh</w:t>
            </w:r>
          </w:p>
        </w:tc>
        <w:tc>
          <w:tcPr>
            <w:tcW w:w="1087" w:type="pct"/>
            <w:noWrap w:val="0"/>
            <w:vAlign w:val="center"/>
          </w:tcPr>
          <w:p w14:paraId="586D9A4B">
            <w:pPr>
              <w:pStyle w:val="30"/>
              <w:bidi w:val="0"/>
              <w:jc w:val="center"/>
            </w:pPr>
            <w:r>
              <w:t>购买方账号</w:t>
            </w:r>
          </w:p>
        </w:tc>
        <w:tc>
          <w:tcPr>
            <w:tcW w:w="753" w:type="pct"/>
            <w:noWrap w:val="0"/>
            <w:vAlign w:val="center"/>
          </w:tcPr>
          <w:p w14:paraId="6826A647">
            <w:pPr>
              <w:pStyle w:val="30"/>
              <w:bidi w:val="0"/>
              <w:jc w:val="center"/>
            </w:pPr>
            <w:r>
              <w:t>varchar</w:t>
            </w:r>
          </w:p>
        </w:tc>
        <w:tc>
          <w:tcPr>
            <w:tcW w:w="418" w:type="pct"/>
            <w:noWrap w:val="0"/>
            <w:vAlign w:val="center"/>
          </w:tcPr>
          <w:p w14:paraId="1BBEC989">
            <w:pPr>
              <w:pStyle w:val="30"/>
              <w:bidi w:val="0"/>
              <w:jc w:val="center"/>
            </w:pPr>
            <w:r>
              <w:rPr>
                <w:rFonts w:hint="default"/>
                <w:lang w:val="en-US"/>
              </w:rPr>
              <w:t>5</w:t>
            </w:r>
            <w:r>
              <w:t>0</w:t>
            </w:r>
          </w:p>
        </w:tc>
        <w:tc>
          <w:tcPr>
            <w:tcW w:w="417" w:type="pct"/>
            <w:noWrap w:val="0"/>
            <w:vAlign w:val="center"/>
          </w:tcPr>
          <w:p w14:paraId="2740A0EE">
            <w:pPr>
              <w:pStyle w:val="30"/>
              <w:bidi w:val="0"/>
              <w:jc w:val="center"/>
            </w:pPr>
            <w:r>
              <w:t>否</w:t>
            </w:r>
          </w:p>
        </w:tc>
        <w:tc>
          <w:tcPr>
            <w:tcW w:w="920" w:type="pct"/>
            <w:noWrap w:val="0"/>
            <w:vAlign w:val="center"/>
          </w:tcPr>
          <w:p w14:paraId="551292A5">
            <w:pPr>
              <w:pStyle w:val="30"/>
              <w:bidi w:val="0"/>
              <w:jc w:val="center"/>
            </w:pPr>
          </w:p>
        </w:tc>
      </w:tr>
      <w:tr w14:paraId="725E8A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20364CC">
            <w:pPr>
              <w:pStyle w:val="30"/>
              <w:bidi w:val="0"/>
              <w:jc w:val="center"/>
            </w:pPr>
            <w:r>
              <w:rPr>
                <w:rFonts w:hint="default"/>
                <w:lang w:val="en-US" w:eastAsia="zh-CN"/>
              </w:rPr>
              <w:t>27</w:t>
            </w:r>
          </w:p>
        </w:tc>
        <w:tc>
          <w:tcPr>
            <w:tcW w:w="967" w:type="pct"/>
            <w:noWrap w:val="0"/>
            <w:vAlign w:val="center"/>
          </w:tcPr>
          <w:p w14:paraId="509DD26C">
            <w:pPr>
              <w:pStyle w:val="30"/>
              <w:bidi w:val="0"/>
              <w:jc w:val="center"/>
            </w:pPr>
            <w:r>
              <w:t>gmfjbr</w:t>
            </w:r>
          </w:p>
        </w:tc>
        <w:tc>
          <w:tcPr>
            <w:tcW w:w="1087" w:type="pct"/>
            <w:noWrap w:val="0"/>
            <w:vAlign w:val="center"/>
          </w:tcPr>
          <w:p w14:paraId="4ED45AB0">
            <w:pPr>
              <w:pStyle w:val="30"/>
              <w:bidi w:val="0"/>
              <w:jc w:val="center"/>
            </w:pPr>
            <w:r>
              <w:t>购买方经办人姓名</w:t>
            </w:r>
          </w:p>
        </w:tc>
        <w:tc>
          <w:tcPr>
            <w:tcW w:w="753" w:type="pct"/>
            <w:noWrap w:val="0"/>
            <w:vAlign w:val="center"/>
          </w:tcPr>
          <w:p w14:paraId="70BF7618">
            <w:pPr>
              <w:pStyle w:val="30"/>
              <w:bidi w:val="0"/>
              <w:jc w:val="center"/>
            </w:pPr>
            <w:r>
              <w:t>varchar</w:t>
            </w:r>
          </w:p>
        </w:tc>
        <w:tc>
          <w:tcPr>
            <w:tcW w:w="418" w:type="pct"/>
            <w:noWrap w:val="0"/>
            <w:vAlign w:val="center"/>
          </w:tcPr>
          <w:p w14:paraId="0C1C772F">
            <w:pPr>
              <w:pStyle w:val="30"/>
              <w:bidi w:val="0"/>
              <w:jc w:val="center"/>
            </w:pPr>
            <w:r>
              <w:t>150</w:t>
            </w:r>
          </w:p>
        </w:tc>
        <w:tc>
          <w:tcPr>
            <w:tcW w:w="417" w:type="pct"/>
            <w:noWrap w:val="0"/>
            <w:vAlign w:val="center"/>
          </w:tcPr>
          <w:p w14:paraId="58C091E2">
            <w:pPr>
              <w:pStyle w:val="30"/>
              <w:bidi w:val="0"/>
              <w:jc w:val="center"/>
            </w:pPr>
            <w:r>
              <w:t>否</w:t>
            </w:r>
          </w:p>
        </w:tc>
        <w:tc>
          <w:tcPr>
            <w:tcW w:w="920" w:type="pct"/>
            <w:noWrap w:val="0"/>
            <w:vAlign w:val="center"/>
          </w:tcPr>
          <w:p w14:paraId="7AAF4F6A">
            <w:pPr>
              <w:pStyle w:val="30"/>
              <w:bidi w:val="0"/>
              <w:jc w:val="center"/>
            </w:pPr>
          </w:p>
        </w:tc>
      </w:tr>
      <w:tr w14:paraId="055C6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276103C">
            <w:pPr>
              <w:pStyle w:val="30"/>
              <w:bidi w:val="0"/>
              <w:jc w:val="center"/>
            </w:pPr>
            <w:r>
              <w:rPr>
                <w:rFonts w:hint="default"/>
                <w:lang w:val="en-US" w:eastAsia="zh-CN"/>
              </w:rPr>
              <w:t>28</w:t>
            </w:r>
          </w:p>
        </w:tc>
        <w:tc>
          <w:tcPr>
            <w:tcW w:w="967" w:type="pct"/>
            <w:noWrap w:val="0"/>
            <w:vAlign w:val="center"/>
          </w:tcPr>
          <w:p w14:paraId="71C41FC9">
            <w:pPr>
              <w:pStyle w:val="30"/>
              <w:bidi w:val="0"/>
              <w:jc w:val="center"/>
            </w:pPr>
            <w:r>
              <w:t>jbrsfzjhm</w:t>
            </w:r>
          </w:p>
        </w:tc>
        <w:tc>
          <w:tcPr>
            <w:tcW w:w="1087" w:type="pct"/>
            <w:noWrap w:val="0"/>
            <w:vAlign w:val="center"/>
          </w:tcPr>
          <w:p w14:paraId="0A658470">
            <w:pPr>
              <w:pStyle w:val="30"/>
              <w:bidi w:val="0"/>
              <w:jc w:val="center"/>
            </w:pPr>
            <w:r>
              <w:t>购买方经办人证件号码</w:t>
            </w:r>
          </w:p>
        </w:tc>
        <w:tc>
          <w:tcPr>
            <w:tcW w:w="753" w:type="pct"/>
            <w:noWrap w:val="0"/>
            <w:vAlign w:val="center"/>
          </w:tcPr>
          <w:p w14:paraId="1D0E3342">
            <w:pPr>
              <w:pStyle w:val="30"/>
              <w:bidi w:val="0"/>
              <w:jc w:val="center"/>
            </w:pPr>
            <w:r>
              <w:t>varchar</w:t>
            </w:r>
          </w:p>
        </w:tc>
        <w:tc>
          <w:tcPr>
            <w:tcW w:w="418" w:type="pct"/>
            <w:noWrap w:val="0"/>
            <w:vAlign w:val="center"/>
          </w:tcPr>
          <w:p w14:paraId="250D7EFB">
            <w:pPr>
              <w:pStyle w:val="30"/>
              <w:bidi w:val="0"/>
              <w:jc w:val="center"/>
            </w:pPr>
            <w:r>
              <w:t>30</w:t>
            </w:r>
          </w:p>
        </w:tc>
        <w:tc>
          <w:tcPr>
            <w:tcW w:w="417" w:type="pct"/>
            <w:noWrap w:val="0"/>
            <w:vAlign w:val="center"/>
          </w:tcPr>
          <w:p w14:paraId="310D7A20">
            <w:pPr>
              <w:pStyle w:val="30"/>
              <w:bidi w:val="0"/>
              <w:jc w:val="center"/>
            </w:pPr>
            <w:r>
              <w:t>否</w:t>
            </w:r>
          </w:p>
        </w:tc>
        <w:tc>
          <w:tcPr>
            <w:tcW w:w="920" w:type="pct"/>
            <w:noWrap w:val="0"/>
            <w:vAlign w:val="center"/>
          </w:tcPr>
          <w:p w14:paraId="52EE0F5C">
            <w:pPr>
              <w:pStyle w:val="30"/>
              <w:bidi w:val="0"/>
              <w:jc w:val="center"/>
            </w:pPr>
          </w:p>
        </w:tc>
      </w:tr>
      <w:tr w14:paraId="33FA8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8E9E668">
            <w:pPr>
              <w:pStyle w:val="30"/>
              <w:bidi w:val="0"/>
              <w:jc w:val="center"/>
              <w:rPr>
                <w:rFonts w:hint="default"/>
                <w:lang w:val="en-US" w:eastAsia="zh-CN"/>
              </w:rPr>
            </w:pPr>
            <w:r>
              <w:rPr>
                <w:rFonts w:hint="default"/>
                <w:lang w:val="en-US" w:eastAsia="zh-CN"/>
              </w:rPr>
              <w:t>29</w:t>
            </w:r>
          </w:p>
        </w:tc>
        <w:tc>
          <w:tcPr>
            <w:tcW w:w="967" w:type="pct"/>
            <w:noWrap w:val="0"/>
            <w:vAlign w:val="center"/>
          </w:tcPr>
          <w:p w14:paraId="40331EFC">
            <w:pPr>
              <w:pStyle w:val="30"/>
              <w:bidi w:val="0"/>
              <w:jc w:val="center"/>
            </w:pPr>
            <w:r>
              <w:rPr>
                <w:rFonts w:hint="default"/>
              </w:rPr>
              <w:t>jbrsfzjzlDm</w:t>
            </w:r>
          </w:p>
        </w:tc>
        <w:tc>
          <w:tcPr>
            <w:tcW w:w="1087" w:type="pct"/>
            <w:noWrap w:val="0"/>
            <w:vAlign w:val="center"/>
          </w:tcPr>
          <w:p w14:paraId="30FF29C8">
            <w:pPr>
              <w:pStyle w:val="30"/>
              <w:bidi w:val="0"/>
              <w:jc w:val="center"/>
              <w:rPr>
                <w:rFonts w:hint="default"/>
                <w:lang w:val="en-US" w:eastAsia="zh-CN"/>
              </w:rPr>
            </w:pPr>
            <w:r>
              <w:rPr>
                <w:rFonts w:hint="default"/>
              </w:rPr>
              <w:t>购买方经办人证件</w:t>
            </w:r>
            <w:r>
              <w:rPr>
                <w:rFonts w:hint="default"/>
                <w:lang w:val="en-US" w:eastAsia="zh-CN"/>
              </w:rPr>
              <w:t>种类代码</w:t>
            </w:r>
          </w:p>
        </w:tc>
        <w:tc>
          <w:tcPr>
            <w:tcW w:w="753" w:type="pct"/>
            <w:noWrap w:val="0"/>
            <w:vAlign w:val="center"/>
          </w:tcPr>
          <w:p w14:paraId="1A8BE921">
            <w:pPr>
              <w:pStyle w:val="30"/>
              <w:bidi w:val="0"/>
              <w:jc w:val="center"/>
              <w:rPr>
                <w:rFonts w:hint="default"/>
                <w:lang w:val="en-US" w:eastAsia="zh-CN"/>
              </w:rPr>
            </w:pPr>
            <w:r>
              <w:rPr>
                <w:rFonts w:hint="default"/>
              </w:rPr>
              <w:t>varchar</w:t>
            </w:r>
          </w:p>
        </w:tc>
        <w:tc>
          <w:tcPr>
            <w:tcW w:w="418" w:type="pct"/>
            <w:noWrap w:val="0"/>
            <w:vAlign w:val="center"/>
          </w:tcPr>
          <w:p w14:paraId="36BF4422">
            <w:pPr>
              <w:pStyle w:val="30"/>
              <w:bidi w:val="0"/>
              <w:jc w:val="center"/>
              <w:rPr>
                <w:rFonts w:hint="default"/>
                <w:lang w:val="en-US" w:eastAsia="zh-CN"/>
              </w:rPr>
            </w:pPr>
            <w:r>
              <w:rPr>
                <w:rFonts w:hint="default"/>
                <w:lang w:val="en-US" w:eastAsia="zh-CN"/>
              </w:rPr>
              <w:t>3</w:t>
            </w:r>
          </w:p>
        </w:tc>
        <w:tc>
          <w:tcPr>
            <w:tcW w:w="417" w:type="pct"/>
            <w:noWrap w:val="0"/>
            <w:vAlign w:val="center"/>
          </w:tcPr>
          <w:p w14:paraId="4D600E64">
            <w:pPr>
              <w:pStyle w:val="30"/>
              <w:bidi w:val="0"/>
              <w:jc w:val="center"/>
              <w:rPr>
                <w:rFonts w:hint="default"/>
                <w:lang w:val="en-US" w:eastAsia="zh-CN"/>
              </w:rPr>
            </w:pPr>
            <w:r>
              <w:rPr>
                <w:rFonts w:hint="default"/>
                <w:lang w:val="en-US" w:eastAsia="zh-CN"/>
              </w:rPr>
              <w:t>否</w:t>
            </w:r>
          </w:p>
        </w:tc>
        <w:tc>
          <w:tcPr>
            <w:tcW w:w="920" w:type="pct"/>
            <w:noWrap w:val="0"/>
            <w:vAlign w:val="center"/>
          </w:tcPr>
          <w:p w14:paraId="21DEC8E3">
            <w:pPr>
              <w:pStyle w:val="30"/>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5C4A5C63">
            <w:pPr>
              <w:pStyle w:val="30"/>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6C5BC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A251C65">
            <w:pPr>
              <w:pStyle w:val="30"/>
              <w:bidi w:val="0"/>
              <w:jc w:val="center"/>
              <w:rPr>
                <w:rFonts w:hint="default"/>
                <w:lang w:val="en-US" w:eastAsia="zh-CN"/>
              </w:rPr>
            </w:pPr>
            <w:r>
              <w:rPr>
                <w:rFonts w:hint="default"/>
                <w:lang w:val="en-US" w:eastAsia="zh-CN"/>
              </w:rPr>
              <w:t>30</w:t>
            </w:r>
          </w:p>
        </w:tc>
        <w:tc>
          <w:tcPr>
            <w:tcW w:w="967" w:type="pct"/>
            <w:noWrap w:val="0"/>
            <w:vAlign w:val="center"/>
          </w:tcPr>
          <w:p w14:paraId="415DD1EE">
            <w:pPr>
              <w:pStyle w:val="30"/>
              <w:bidi w:val="0"/>
              <w:jc w:val="center"/>
            </w:pPr>
            <w:r>
              <w:rPr>
                <w:rFonts w:hint="default"/>
              </w:rPr>
              <w:t>jbrgjhdqDm</w:t>
            </w:r>
          </w:p>
        </w:tc>
        <w:tc>
          <w:tcPr>
            <w:tcW w:w="1087" w:type="pct"/>
            <w:noWrap w:val="0"/>
            <w:vAlign w:val="center"/>
          </w:tcPr>
          <w:p w14:paraId="298BC419">
            <w:pPr>
              <w:pStyle w:val="30"/>
              <w:bidi w:val="0"/>
              <w:jc w:val="center"/>
              <w:rPr>
                <w:rFonts w:hint="default"/>
                <w:lang w:val="en-US" w:eastAsia="zh-CN"/>
              </w:rPr>
            </w:pPr>
            <w:r>
              <w:rPr>
                <w:rFonts w:hint="default"/>
              </w:rPr>
              <w:t>经办人国家或地区代码</w:t>
            </w:r>
          </w:p>
        </w:tc>
        <w:tc>
          <w:tcPr>
            <w:tcW w:w="753" w:type="pct"/>
            <w:noWrap w:val="0"/>
            <w:vAlign w:val="center"/>
          </w:tcPr>
          <w:p w14:paraId="377B6643">
            <w:pPr>
              <w:pStyle w:val="30"/>
              <w:bidi w:val="0"/>
              <w:jc w:val="center"/>
              <w:rPr>
                <w:rFonts w:hint="default"/>
                <w:lang w:val="en-US" w:eastAsia="zh-CN"/>
              </w:rPr>
            </w:pPr>
            <w:r>
              <w:rPr>
                <w:rFonts w:hint="default"/>
              </w:rPr>
              <w:t>varchar</w:t>
            </w:r>
          </w:p>
        </w:tc>
        <w:tc>
          <w:tcPr>
            <w:tcW w:w="418" w:type="pct"/>
            <w:noWrap w:val="0"/>
            <w:vAlign w:val="center"/>
          </w:tcPr>
          <w:p w14:paraId="58B3C654">
            <w:pPr>
              <w:pStyle w:val="30"/>
              <w:bidi w:val="0"/>
              <w:jc w:val="center"/>
              <w:rPr>
                <w:rFonts w:hint="default"/>
                <w:lang w:val="en-US" w:eastAsia="zh-CN"/>
              </w:rPr>
            </w:pPr>
            <w:r>
              <w:rPr>
                <w:rFonts w:hint="default"/>
                <w:lang w:val="en-US" w:eastAsia="zh-CN"/>
              </w:rPr>
              <w:t>3</w:t>
            </w:r>
          </w:p>
        </w:tc>
        <w:tc>
          <w:tcPr>
            <w:tcW w:w="417" w:type="pct"/>
            <w:noWrap w:val="0"/>
            <w:vAlign w:val="center"/>
          </w:tcPr>
          <w:p w14:paraId="5465AD31">
            <w:pPr>
              <w:pStyle w:val="30"/>
              <w:bidi w:val="0"/>
              <w:jc w:val="center"/>
              <w:rPr>
                <w:rFonts w:hint="default"/>
                <w:lang w:val="en-US" w:eastAsia="zh-CN"/>
              </w:rPr>
            </w:pPr>
            <w:r>
              <w:rPr>
                <w:rFonts w:hint="default"/>
                <w:lang w:val="en-US" w:eastAsia="zh-CN"/>
              </w:rPr>
              <w:t>否</w:t>
            </w:r>
          </w:p>
        </w:tc>
        <w:tc>
          <w:tcPr>
            <w:tcW w:w="920" w:type="pct"/>
            <w:noWrap w:val="0"/>
            <w:vAlign w:val="center"/>
          </w:tcPr>
          <w:p w14:paraId="15EE1E59">
            <w:pPr>
              <w:pStyle w:val="30"/>
              <w:bidi w:val="0"/>
              <w:jc w:val="center"/>
              <w:rPr>
                <w:rFonts w:hint="default"/>
                <w:lang w:val="en-US" w:eastAsia="zh-CN"/>
              </w:rPr>
            </w:pPr>
            <w:r>
              <w:rPr>
                <w:rFonts w:hint="eastAsia"/>
                <w:lang w:val="en-US" w:eastAsia="zh-CN"/>
              </w:rPr>
              <w:t>码值见附件1国家代码表</w:t>
            </w:r>
          </w:p>
        </w:tc>
      </w:tr>
      <w:tr w14:paraId="5EBA76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B255D13">
            <w:pPr>
              <w:pStyle w:val="30"/>
              <w:bidi w:val="0"/>
              <w:jc w:val="center"/>
              <w:rPr>
                <w:rFonts w:hint="default"/>
                <w:lang w:val="en-US" w:eastAsia="zh-CN"/>
              </w:rPr>
            </w:pPr>
            <w:r>
              <w:rPr>
                <w:rFonts w:hint="default"/>
                <w:lang w:val="en-US" w:eastAsia="zh-CN"/>
              </w:rPr>
              <w:t>31</w:t>
            </w:r>
          </w:p>
        </w:tc>
        <w:tc>
          <w:tcPr>
            <w:tcW w:w="967" w:type="pct"/>
            <w:noWrap w:val="0"/>
            <w:vAlign w:val="center"/>
          </w:tcPr>
          <w:p w14:paraId="2289A0FC">
            <w:pPr>
              <w:pStyle w:val="30"/>
              <w:bidi w:val="0"/>
              <w:jc w:val="center"/>
            </w:pPr>
            <w:r>
              <w:rPr>
                <w:rFonts w:hint="default"/>
              </w:rPr>
              <w:t>jbrnsrsbh</w:t>
            </w:r>
          </w:p>
        </w:tc>
        <w:tc>
          <w:tcPr>
            <w:tcW w:w="1087" w:type="pct"/>
            <w:noWrap w:val="0"/>
            <w:vAlign w:val="center"/>
          </w:tcPr>
          <w:p w14:paraId="68CE5221">
            <w:pPr>
              <w:pStyle w:val="30"/>
              <w:bidi w:val="0"/>
              <w:jc w:val="center"/>
              <w:rPr>
                <w:rFonts w:hint="default"/>
                <w:lang w:val="en-US" w:eastAsia="zh-CN"/>
              </w:rPr>
            </w:pPr>
            <w:r>
              <w:rPr>
                <w:rFonts w:hint="default"/>
              </w:rPr>
              <w:t>经办人纳税人识别号</w:t>
            </w:r>
          </w:p>
        </w:tc>
        <w:tc>
          <w:tcPr>
            <w:tcW w:w="753" w:type="pct"/>
            <w:noWrap w:val="0"/>
            <w:vAlign w:val="center"/>
          </w:tcPr>
          <w:p w14:paraId="7F6303DD">
            <w:pPr>
              <w:pStyle w:val="30"/>
              <w:bidi w:val="0"/>
              <w:jc w:val="center"/>
              <w:rPr>
                <w:rFonts w:hint="default"/>
                <w:lang w:val="en-US" w:eastAsia="zh-CN"/>
              </w:rPr>
            </w:pPr>
            <w:r>
              <w:rPr>
                <w:rFonts w:hint="default"/>
              </w:rPr>
              <w:t>varchar</w:t>
            </w:r>
          </w:p>
        </w:tc>
        <w:tc>
          <w:tcPr>
            <w:tcW w:w="418" w:type="pct"/>
            <w:noWrap w:val="0"/>
            <w:vAlign w:val="center"/>
          </w:tcPr>
          <w:p w14:paraId="12E46803">
            <w:pPr>
              <w:pStyle w:val="30"/>
              <w:bidi w:val="0"/>
              <w:jc w:val="center"/>
              <w:rPr>
                <w:rFonts w:hint="default"/>
                <w:lang w:val="en-US" w:eastAsia="zh-CN"/>
              </w:rPr>
            </w:pPr>
            <w:r>
              <w:rPr>
                <w:rFonts w:hint="default"/>
                <w:lang w:val="en-US" w:eastAsia="zh-CN"/>
              </w:rPr>
              <w:t>20</w:t>
            </w:r>
          </w:p>
        </w:tc>
        <w:tc>
          <w:tcPr>
            <w:tcW w:w="417" w:type="pct"/>
            <w:noWrap w:val="0"/>
            <w:vAlign w:val="center"/>
          </w:tcPr>
          <w:p w14:paraId="3C2777AB">
            <w:pPr>
              <w:pStyle w:val="30"/>
              <w:bidi w:val="0"/>
              <w:jc w:val="center"/>
              <w:rPr>
                <w:rFonts w:hint="default"/>
                <w:lang w:val="en-US" w:eastAsia="zh-CN"/>
              </w:rPr>
            </w:pPr>
            <w:r>
              <w:rPr>
                <w:rFonts w:hint="default"/>
                <w:lang w:val="en-US" w:eastAsia="zh-CN"/>
              </w:rPr>
              <w:t>否</w:t>
            </w:r>
          </w:p>
        </w:tc>
        <w:tc>
          <w:tcPr>
            <w:tcW w:w="920" w:type="pct"/>
            <w:noWrap w:val="0"/>
            <w:vAlign w:val="center"/>
          </w:tcPr>
          <w:p w14:paraId="3E736679">
            <w:pPr>
              <w:pStyle w:val="30"/>
              <w:bidi w:val="0"/>
              <w:jc w:val="center"/>
              <w:rPr>
                <w:rFonts w:hint="default"/>
                <w:lang w:val="en-US" w:eastAsia="zh-CN"/>
              </w:rPr>
            </w:pPr>
          </w:p>
        </w:tc>
      </w:tr>
      <w:tr w14:paraId="1B968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34" w:type="pct"/>
            <w:noWrap w:val="0"/>
            <w:vAlign w:val="center"/>
          </w:tcPr>
          <w:p w14:paraId="6C0449A7">
            <w:pPr>
              <w:pStyle w:val="30"/>
              <w:bidi w:val="0"/>
              <w:jc w:val="center"/>
              <w:rPr>
                <w:rFonts w:hint="default"/>
                <w:lang w:val="en-US"/>
              </w:rPr>
            </w:pPr>
            <w:r>
              <w:rPr>
                <w:rFonts w:hint="default"/>
                <w:lang w:val="en-US" w:eastAsia="zh-CN"/>
              </w:rPr>
              <w:t>32</w:t>
            </w:r>
          </w:p>
        </w:tc>
        <w:tc>
          <w:tcPr>
            <w:tcW w:w="967" w:type="pct"/>
            <w:noWrap w:val="0"/>
            <w:vAlign w:val="center"/>
          </w:tcPr>
          <w:p w14:paraId="5566CC94">
            <w:pPr>
              <w:pStyle w:val="30"/>
              <w:bidi w:val="0"/>
              <w:jc w:val="center"/>
            </w:pPr>
            <w:r>
              <w:t>gmfjbrlxdh</w:t>
            </w:r>
          </w:p>
        </w:tc>
        <w:tc>
          <w:tcPr>
            <w:tcW w:w="1087" w:type="pct"/>
            <w:noWrap w:val="0"/>
            <w:vAlign w:val="center"/>
          </w:tcPr>
          <w:p w14:paraId="16A574F3">
            <w:pPr>
              <w:pStyle w:val="30"/>
              <w:bidi w:val="0"/>
              <w:jc w:val="center"/>
            </w:pPr>
            <w:r>
              <w:t>购买方经办人联系电话</w:t>
            </w:r>
          </w:p>
        </w:tc>
        <w:tc>
          <w:tcPr>
            <w:tcW w:w="753" w:type="pct"/>
            <w:noWrap w:val="0"/>
            <w:vAlign w:val="center"/>
          </w:tcPr>
          <w:p w14:paraId="117AE81A">
            <w:pPr>
              <w:pStyle w:val="30"/>
              <w:bidi w:val="0"/>
              <w:jc w:val="center"/>
            </w:pPr>
            <w:r>
              <w:t>varchar</w:t>
            </w:r>
          </w:p>
        </w:tc>
        <w:tc>
          <w:tcPr>
            <w:tcW w:w="418" w:type="pct"/>
            <w:noWrap w:val="0"/>
            <w:vAlign w:val="center"/>
          </w:tcPr>
          <w:p w14:paraId="77D53A73">
            <w:pPr>
              <w:pStyle w:val="30"/>
              <w:bidi w:val="0"/>
              <w:jc w:val="center"/>
            </w:pPr>
            <w:r>
              <w:t>60</w:t>
            </w:r>
          </w:p>
        </w:tc>
        <w:tc>
          <w:tcPr>
            <w:tcW w:w="417" w:type="pct"/>
            <w:noWrap w:val="0"/>
            <w:vAlign w:val="center"/>
          </w:tcPr>
          <w:p w14:paraId="6BBD81F7">
            <w:pPr>
              <w:pStyle w:val="30"/>
              <w:bidi w:val="0"/>
              <w:jc w:val="center"/>
            </w:pPr>
            <w:r>
              <w:t>否</w:t>
            </w:r>
          </w:p>
        </w:tc>
        <w:tc>
          <w:tcPr>
            <w:tcW w:w="920" w:type="pct"/>
            <w:noWrap w:val="0"/>
            <w:vAlign w:val="center"/>
          </w:tcPr>
          <w:p w14:paraId="4C6C6DF8">
            <w:pPr>
              <w:pStyle w:val="30"/>
              <w:bidi w:val="0"/>
              <w:jc w:val="center"/>
            </w:pPr>
          </w:p>
        </w:tc>
      </w:tr>
      <w:tr w14:paraId="4CC551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177E819">
            <w:pPr>
              <w:pStyle w:val="30"/>
              <w:bidi w:val="0"/>
              <w:jc w:val="center"/>
            </w:pPr>
            <w:r>
              <w:rPr>
                <w:rFonts w:hint="default"/>
                <w:lang w:val="en-US" w:eastAsia="zh-CN"/>
              </w:rPr>
              <w:t>33</w:t>
            </w:r>
          </w:p>
        </w:tc>
        <w:tc>
          <w:tcPr>
            <w:tcW w:w="967" w:type="pct"/>
            <w:noWrap w:val="0"/>
            <w:vAlign w:val="center"/>
          </w:tcPr>
          <w:p w14:paraId="5CFB7AAA">
            <w:pPr>
              <w:pStyle w:val="30"/>
              <w:bidi w:val="0"/>
              <w:jc w:val="center"/>
            </w:pPr>
            <w:r>
              <w:t>hjje</w:t>
            </w:r>
          </w:p>
        </w:tc>
        <w:tc>
          <w:tcPr>
            <w:tcW w:w="1087" w:type="pct"/>
            <w:noWrap w:val="0"/>
            <w:vAlign w:val="center"/>
          </w:tcPr>
          <w:p w14:paraId="500008EE">
            <w:pPr>
              <w:pStyle w:val="30"/>
              <w:bidi w:val="0"/>
              <w:jc w:val="center"/>
            </w:pPr>
            <w:r>
              <w:t>合计金额</w:t>
            </w:r>
          </w:p>
        </w:tc>
        <w:tc>
          <w:tcPr>
            <w:tcW w:w="753" w:type="pct"/>
            <w:noWrap w:val="0"/>
            <w:vAlign w:val="center"/>
          </w:tcPr>
          <w:p w14:paraId="405D4BD9">
            <w:pPr>
              <w:pStyle w:val="30"/>
              <w:bidi w:val="0"/>
              <w:jc w:val="center"/>
            </w:pPr>
            <w:r>
              <w:t>number</w:t>
            </w:r>
          </w:p>
        </w:tc>
        <w:tc>
          <w:tcPr>
            <w:tcW w:w="418" w:type="pct"/>
            <w:noWrap w:val="0"/>
            <w:vAlign w:val="center"/>
          </w:tcPr>
          <w:p w14:paraId="6E070010">
            <w:pPr>
              <w:pStyle w:val="30"/>
              <w:bidi w:val="0"/>
              <w:jc w:val="center"/>
            </w:pPr>
            <w:r>
              <w:t>18,2</w:t>
            </w:r>
          </w:p>
        </w:tc>
        <w:tc>
          <w:tcPr>
            <w:tcW w:w="417" w:type="pct"/>
            <w:noWrap w:val="0"/>
            <w:vAlign w:val="center"/>
          </w:tcPr>
          <w:p w14:paraId="4DDD5EFC">
            <w:pPr>
              <w:pStyle w:val="30"/>
              <w:bidi w:val="0"/>
              <w:jc w:val="center"/>
            </w:pPr>
            <w:r>
              <w:t>是</w:t>
            </w:r>
          </w:p>
        </w:tc>
        <w:tc>
          <w:tcPr>
            <w:tcW w:w="920" w:type="pct"/>
            <w:noWrap w:val="0"/>
            <w:vAlign w:val="center"/>
          </w:tcPr>
          <w:p w14:paraId="5E5C3493">
            <w:pPr>
              <w:pStyle w:val="30"/>
              <w:bidi w:val="0"/>
              <w:jc w:val="center"/>
            </w:pPr>
          </w:p>
        </w:tc>
      </w:tr>
      <w:tr w14:paraId="60D515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3C603EF">
            <w:pPr>
              <w:pStyle w:val="30"/>
              <w:bidi w:val="0"/>
              <w:jc w:val="center"/>
            </w:pPr>
            <w:r>
              <w:rPr>
                <w:rFonts w:hint="default"/>
                <w:lang w:val="en-US" w:eastAsia="zh-CN"/>
              </w:rPr>
              <w:t>34</w:t>
            </w:r>
          </w:p>
        </w:tc>
        <w:tc>
          <w:tcPr>
            <w:tcW w:w="967" w:type="pct"/>
            <w:noWrap w:val="0"/>
            <w:vAlign w:val="center"/>
          </w:tcPr>
          <w:p w14:paraId="75B59575">
            <w:pPr>
              <w:pStyle w:val="30"/>
              <w:bidi w:val="0"/>
              <w:jc w:val="center"/>
            </w:pPr>
            <w:r>
              <w:t>hjse</w:t>
            </w:r>
          </w:p>
        </w:tc>
        <w:tc>
          <w:tcPr>
            <w:tcW w:w="1087" w:type="pct"/>
            <w:noWrap w:val="0"/>
            <w:vAlign w:val="center"/>
          </w:tcPr>
          <w:p w14:paraId="7323CBC8">
            <w:pPr>
              <w:pStyle w:val="30"/>
              <w:bidi w:val="0"/>
              <w:jc w:val="center"/>
            </w:pPr>
            <w:r>
              <w:t>合计税额</w:t>
            </w:r>
          </w:p>
        </w:tc>
        <w:tc>
          <w:tcPr>
            <w:tcW w:w="753" w:type="pct"/>
            <w:noWrap w:val="0"/>
            <w:vAlign w:val="center"/>
          </w:tcPr>
          <w:p w14:paraId="67438D4A">
            <w:pPr>
              <w:pStyle w:val="30"/>
              <w:bidi w:val="0"/>
              <w:jc w:val="center"/>
            </w:pPr>
            <w:r>
              <w:t>number</w:t>
            </w:r>
          </w:p>
        </w:tc>
        <w:tc>
          <w:tcPr>
            <w:tcW w:w="418" w:type="pct"/>
            <w:noWrap w:val="0"/>
            <w:vAlign w:val="center"/>
          </w:tcPr>
          <w:p w14:paraId="42C52EB5">
            <w:pPr>
              <w:pStyle w:val="30"/>
              <w:bidi w:val="0"/>
              <w:jc w:val="center"/>
            </w:pPr>
            <w:r>
              <w:t>18,2</w:t>
            </w:r>
          </w:p>
        </w:tc>
        <w:tc>
          <w:tcPr>
            <w:tcW w:w="417" w:type="pct"/>
            <w:noWrap w:val="0"/>
            <w:vAlign w:val="center"/>
          </w:tcPr>
          <w:p w14:paraId="068382AB">
            <w:pPr>
              <w:pStyle w:val="30"/>
              <w:bidi w:val="0"/>
              <w:jc w:val="center"/>
            </w:pPr>
            <w:r>
              <w:t>是</w:t>
            </w:r>
          </w:p>
        </w:tc>
        <w:tc>
          <w:tcPr>
            <w:tcW w:w="920" w:type="pct"/>
            <w:noWrap w:val="0"/>
            <w:vAlign w:val="center"/>
          </w:tcPr>
          <w:p w14:paraId="5BE97169">
            <w:pPr>
              <w:pStyle w:val="30"/>
              <w:bidi w:val="0"/>
              <w:jc w:val="center"/>
            </w:pPr>
          </w:p>
        </w:tc>
      </w:tr>
      <w:tr w14:paraId="61DED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893B102">
            <w:pPr>
              <w:pStyle w:val="30"/>
              <w:bidi w:val="0"/>
              <w:jc w:val="center"/>
            </w:pPr>
            <w:r>
              <w:rPr>
                <w:rFonts w:hint="default"/>
                <w:lang w:val="en-US" w:eastAsia="zh-CN"/>
              </w:rPr>
              <w:t>35</w:t>
            </w:r>
          </w:p>
        </w:tc>
        <w:tc>
          <w:tcPr>
            <w:tcW w:w="967" w:type="pct"/>
            <w:noWrap w:val="0"/>
            <w:vAlign w:val="center"/>
          </w:tcPr>
          <w:p w14:paraId="758A7431">
            <w:pPr>
              <w:pStyle w:val="30"/>
              <w:bidi w:val="0"/>
              <w:jc w:val="center"/>
            </w:pPr>
            <w:r>
              <w:t>jshj</w:t>
            </w:r>
          </w:p>
        </w:tc>
        <w:tc>
          <w:tcPr>
            <w:tcW w:w="1087" w:type="pct"/>
            <w:noWrap w:val="0"/>
            <w:vAlign w:val="center"/>
          </w:tcPr>
          <w:p w14:paraId="08AC213D">
            <w:pPr>
              <w:pStyle w:val="30"/>
              <w:bidi w:val="0"/>
              <w:jc w:val="center"/>
            </w:pPr>
            <w:r>
              <w:t>价税合计</w:t>
            </w:r>
          </w:p>
        </w:tc>
        <w:tc>
          <w:tcPr>
            <w:tcW w:w="753" w:type="pct"/>
            <w:noWrap w:val="0"/>
            <w:vAlign w:val="center"/>
          </w:tcPr>
          <w:p w14:paraId="344512DF">
            <w:pPr>
              <w:pStyle w:val="30"/>
              <w:bidi w:val="0"/>
              <w:jc w:val="center"/>
            </w:pPr>
            <w:r>
              <w:t>number</w:t>
            </w:r>
          </w:p>
        </w:tc>
        <w:tc>
          <w:tcPr>
            <w:tcW w:w="418" w:type="pct"/>
            <w:noWrap w:val="0"/>
            <w:vAlign w:val="center"/>
          </w:tcPr>
          <w:p w14:paraId="5B66B155">
            <w:pPr>
              <w:pStyle w:val="30"/>
              <w:bidi w:val="0"/>
              <w:jc w:val="center"/>
            </w:pPr>
            <w:r>
              <w:t>18,2</w:t>
            </w:r>
          </w:p>
        </w:tc>
        <w:tc>
          <w:tcPr>
            <w:tcW w:w="417" w:type="pct"/>
            <w:noWrap w:val="0"/>
            <w:vAlign w:val="center"/>
          </w:tcPr>
          <w:p w14:paraId="6FEE4E46">
            <w:pPr>
              <w:pStyle w:val="30"/>
              <w:bidi w:val="0"/>
              <w:jc w:val="center"/>
            </w:pPr>
            <w:r>
              <w:t>是</w:t>
            </w:r>
          </w:p>
        </w:tc>
        <w:tc>
          <w:tcPr>
            <w:tcW w:w="920" w:type="pct"/>
            <w:noWrap w:val="0"/>
            <w:vAlign w:val="center"/>
          </w:tcPr>
          <w:p w14:paraId="02348599">
            <w:pPr>
              <w:pStyle w:val="30"/>
              <w:bidi w:val="0"/>
              <w:jc w:val="center"/>
            </w:pPr>
          </w:p>
        </w:tc>
      </w:tr>
      <w:tr w14:paraId="4E823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9D6151D">
            <w:pPr>
              <w:pStyle w:val="30"/>
              <w:bidi w:val="0"/>
              <w:jc w:val="center"/>
            </w:pPr>
            <w:r>
              <w:rPr>
                <w:rFonts w:hint="default"/>
                <w:lang w:val="en-US" w:eastAsia="zh-CN"/>
              </w:rPr>
              <w:t>36</w:t>
            </w:r>
          </w:p>
        </w:tc>
        <w:tc>
          <w:tcPr>
            <w:tcW w:w="967" w:type="pct"/>
            <w:noWrap w:val="0"/>
            <w:vAlign w:val="center"/>
          </w:tcPr>
          <w:p w14:paraId="3D9888A9">
            <w:pPr>
              <w:pStyle w:val="30"/>
              <w:bidi w:val="0"/>
              <w:jc w:val="center"/>
            </w:pPr>
            <w:r>
              <w:t>skyhmc</w:t>
            </w:r>
          </w:p>
        </w:tc>
        <w:tc>
          <w:tcPr>
            <w:tcW w:w="1087" w:type="pct"/>
            <w:noWrap w:val="0"/>
            <w:vAlign w:val="center"/>
          </w:tcPr>
          <w:p w14:paraId="47E94073">
            <w:pPr>
              <w:pStyle w:val="30"/>
              <w:bidi w:val="0"/>
              <w:jc w:val="center"/>
            </w:pPr>
            <w:r>
              <w:t>收款银行名称</w:t>
            </w:r>
          </w:p>
        </w:tc>
        <w:tc>
          <w:tcPr>
            <w:tcW w:w="753" w:type="pct"/>
            <w:noWrap w:val="0"/>
            <w:vAlign w:val="center"/>
          </w:tcPr>
          <w:p w14:paraId="59D1E70C">
            <w:pPr>
              <w:pStyle w:val="30"/>
              <w:bidi w:val="0"/>
              <w:jc w:val="center"/>
            </w:pPr>
            <w:r>
              <w:t>varchar</w:t>
            </w:r>
          </w:p>
        </w:tc>
        <w:tc>
          <w:tcPr>
            <w:tcW w:w="418" w:type="pct"/>
            <w:noWrap w:val="0"/>
            <w:vAlign w:val="center"/>
          </w:tcPr>
          <w:p w14:paraId="3542411F">
            <w:pPr>
              <w:pStyle w:val="30"/>
              <w:bidi w:val="0"/>
              <w:jc w:val="center"/>
            </w:pPr>
            <w:r>
              <w:t>120</w:t>
            </w:r>
          </w:p>
        </w:tc>
        <w:tc>
          <w:tcPr>
            <w:tcW w:w="417" w:type="pct"/>
            <w:noWrap w:val="0"/>
            <w:vAlign w:val="center"/>
          </w:tcPr>
          <w:p w14:paraId="6492CC6C">
            <w:pPr>
              <w:pStyle w:val="30"/>
              <w:bidi w:val="0"/>
              <w:jc w:val="center"/>
            </w:pPr>
            <w:r>
              <w:t>否</w:t>
            </w:r>
          </w:p>
        </w:tc>
        <w:tc>
          <w:tcPr>
            <w:tcW w:w="920" w:type="pct"/>
            <w:noWrap w:val="0"/>
            <w:vAlign w:val="center"/>
          </w:tcPr>
          <w:p w14:paraId="051365B6">
            <w:pPr>
              <w:pStyle w:val="30"/>
              <w:bidi w:val="0"/>
              <w:jc w:val="center"/>
            </w:pPr>
          </w:p>
        </w:tc>
      </w:tr>
      <w:tr w14:paraId="5DCE60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5C09F51">
            <w:pPr>
              <w:pStyle w:val="30"/>
              <w:bidi w:val="0"/>
              <w:jc w:val="center"/>
            </w:pPr>
            <w:r>
              <w:rPr>
                <w:rFonts w:hint="default"/>
                <w:lang w:val="en-US" w:eastAsia="zh-CN"/>
              </w:rPr>
              <w:t>37</w:t>
            </w:r>
          </w:p>
        </w:tc>
        <w:tc>
          <w:tcPr>
            <w:tcW w:w="967" w:type="pct"/>
            <w:noWrap w:val="0"/>
            <w:vAlign w:val="center"/>
          </w:tcPr>
          <w:p w14:paraId="5C49A853">
            <w:pPr>
              <w:pStyle w:val="30"/>
              <w:bidi w:val="0"/>
              <w:jc w:val="center"/>
            </w:pPr>
            <w:r>
              <w:t>skyhzh</w:t>
            </w:r>
          </w:p>
        </w:tc>
        <w:tc>
          <w:tcPr>
            <w:tcW w:w="1087" w:type="pct"/>
            <w:noWrap w:val="0"/>
            <w:vAlign w:val="center"/>
          </w:tcPr>
          <w:p w14:paraId="640726A0">
            <w:pPr>
              <w:pStyle w:val="30"/>
              <w:bidi w:val="0"/>
              <w:jc w:val="center"/>
            </w:pPr>
            <w:r>
              <w:t>收款银行账号</w:t>
            </w:r>
          </w:p>
        </w:tc>
        <w:tc>
          <w:tcPr>
            <w:tcW w:w="753" w:type="pct"/>
            <w:noWrap w:val="0"/>
            <w:vAlign w:val="center"/>
          </w:tcPr>
          <w:p w14:paraId="59212BC1">
            <w:pPr>
              <w:pStyle w:val="30"/>
              <w:bidi w:val="0"/>
              <w:jc w:val="center"/>
            </w:pPr>
            <w:r>
              <w:t>varchar</w:t>
            </w:r>
          </w:p>
        </w:tc>
        <w:tc>
          <w:tcPr>
            <w:tcW w:w="418" w:type="pct"/>
            <w:noWrap w:val="0"/>
            <w:vAlign w:val="center"/>
          </w:tcPr>
          <w:p w14:paraId="3EACC345">
            <w:pPr>
              <w:pStyle w:val="30"/>
              <w:bidi w:val="0"/>
              <w:jc w:val="center"/>
            </w:pPr>
            <w:r>
              <w:t>100</w:t>
            </w:r>
          </w:p>
        </w:tc>
        <w:tc>
          <w:tcPr>
            <w:tcW w:w="417" w:type="pct"/>
            <w:noWrap w:val="0"/>
            <w:vAlign w:val="center"/>
          </w:tcPr>
          <w:p w14:paraId="6807863B">
            <w:pPr>
              <w:pStyle w:val="30"/>
              <w:bidi w:val="0"/>
              <w:jc w:val="center"/>
            </w:pPr>
            <w:r>
              <w:t>否</w:t>
            </w:r>
          </w:p>
        </w:tc>
        <w:tc>
          <w:tcPr>
            <w:tcW w:w="920" w:type="pct"/>
            <w:noWrap w:val="0"/>
            <w:vAlign w:val="center"/>
          </w:tcPr>
          <w:p w14:paraId="0BA4ABD8">
            <w:pPr>
              <w:pStyle w:val="30"/>
              <w:bidi w:val="0"/>
              <w:jc w:val="center"/>
            </w:pPr>
          </w:p>
        </w:tc>
      </w:tr>
      <w:tr w14:paraId="30071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AD26549">
            <w:pPr>
              <w:pStyle w:val="30"/>
              <w:bidi w:val="0"/>
              <w:jc w:val="center"/>
            </w:pPr>
            <w:r>
              <w:rPr>
                <w:rFonts w:hint="default"/>
                <w:lang w:val="en-US" w:eastAsia="zh-CN"/>
              </w:rPr>
              <w:t>38</w:t>
            </w:r>
          </w:p>
        </w:tc>
        <w:tc>
          <w:tcPr>
            <w:tcW w:w="967" w:type="pct"/>
            <w:noWrap w:val="0"/>
            <w:vAlign w:val="center"/>
          </w:tcPr>
          <w:p w14:paraId="4452C99F">
            <w:pPr>
              <w:pStyle w:val="30"/>
              <w:bidi w:val="0"/>
              <w:jc w:val="center"/>
            </w:pPr>
            <w:r>
              <w:t>jsfs</w:t>
            </w:r>
          </w:p>
        </w:tc>
        <w:tc>
          <w:tcPr>
            <w:tcW w:w="1087" w:type="pct"/>
            <w:noWrap w:val="0"/>
            <w:vAlign w:val="center"/>
          </w:tcPr>
          <w:p w14:paraId="09AC28F4">
            <w:pPr>
              <w:pStyle w:val="30"/>
              <w:bidi w:val="0"/>
              <w:jc w:val="center"/>
            </w:pPr>
            <w:r>
              <w:t>结算方式</w:t>
            </w:r>
          </w:p>
        </w:tc>
        <w:tc>
          <w:tcPr>
            <w:tcW w:w="753" w:type="pct"/>
            <w:noWrap w:val="0"/>
            <w:vAlign w:val="center"/>
          </w:tcPr>
          <w:p w14:paraId="23A73FD5">
            <w:pPr>
              <w:pStyle w:val="30"/>
              <w:bidi w:val="0"/>
              <w:jc w:val="center"/>
            </w:pPr>
            <w:r>
              <w:t>varchar</w:t>
            </w:r>
          </w:p>
        </w:tc>
        <w:tc>
          <w:tcPr>
            <w:tcW w:w="418" w:type="pct"/>
            <w:noWrap w:val="0"/>
            <w:vAlign w:val="center"/>
          </w:tcPr>
          <w:p w14:paraId="118BE685">
            <w:pPr>
              <w:pStyle w:val="30"/>
              <w:bidi w:val="0"/>
              <w:jc w:val="center"/>
            </w:pPr>
            <w:r>
              <w:t>2</w:t>
            </w:r>
          </w:p>
        </w:tc>
        <w:tc>
          <w:tcPr>
            <w:tcW w:w="417" w:type="pct"/>
            <w:noWrap w:val="0"/>
            <w:vAlign w:val="center"/>
          </w:tcPr>
          <w:p w14:paraId="365BCA71">
            <w:pPr>
              <w:pStyle w:val="30"/>
              <w:bidi w:val="0"/>
              <w:jc w:val="center"/>
            </w:pPr>
            <w:r>
              <w:t>否</w:t>
            </w:r>
          </w:p>
        </w:tc>
        <w:tc>
          <w:tcPr>
            <w:tcW w:w="920" w:type="pct"/>
            <w:noWrap w:val="0"/>
            <w:vAlign w:val="center"/>
          </w:tcPr>
          <w:p w14:paraId="6ACE6895">
            <w:pPr>
              <w:pStyle w:val="30"/>
              <w:bidi w:val="0"/>
              <w:jc w:val="center"/>
            </w:pPr>
            <w:r>
              <w:t>01：现金</w:t>
            </w:r>
          </w:p>
          <w:p w14:paraId="031C95AA">
            <w:pPr>
              <w:pStyle w:val="30"/>
              <w:bidi w:val="0"/>
              <w:jc w:val="center"/>
            </w:pPr>
            <w:r>
              <w:t>02：银行转账</w:t>
            </w:r>
          </w:p>
          <w:p w14:paraId="4A35CAF1">
            <w:pPr>
              <w:pStyle w:val="30"/>
              <w:bidi w:val="0"/>
              <w:jc w:val="center"/>
            </w:pPr>
            <w:r>
              <w:t>03：票据</w:t>
            </w:r>
          </w:p>
          <w:p w14:paraId="11324377">
            <w:pPr>
              <w:pStyle w:val="30"/>
              <w:bidi w:val="0"/>
              <w:jc w:val="center"/>
            </w:pPr>
            <w:r>
              <w:t>04：第三方支付</w:t>
            </w:r>
          </w:p>
          <w:p w14:paraId="2EA6374E">
            <w:pPr>
              <w:pStyle w:val="30"/>
              <w:bidi w:val="0"/>
              <w:jc w:val="center"/>
            </w:pPr>
            <w:r>
              <w:t>05：预付卡</w:t>
            </w:r>
          </w:p>
          <w:p w14:paraId="3BE02E1A">
            <w:pPr>
              <w:pStyle w:val="30"/>
              <w:bidi w:val="0"/>
              <w:jc w:val="center"/>
            </w:pPr>
            <w:r>
              <w:t>99：其他</w:t>
            </w:r>
          </w:p>
        </w:tc>
      </w:tr>
      <w:tr w14:paraId="45E0A4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0DCBA44">
            <w:pPr>
              <w:pStyle w:val="30"/>
              <w:bidi w:val="0"/>
              <w:jc w:val="center"/>
            </w:pPr>
            <w:r>
              <w:rPr>
                <w:rFonts w:hint="default"/>
                <w:lang w:val="en-US" w:eastAsia="zh-CN"/>
              </w:rPr>
              <w:t>39</w:t>
            </w:r>
          </w:p>
        </w:tc>
        <w:tc>
          <w:tcPr>
            <w:tcW w:w="967" w:type="pct"/>
            <w:noWrap w:val="0"/>
            <w:vAlign w:val="center"/>
          </w:tcPr>
          <w:p w14:paraId="7D4189A5">
            <w:pPr>
              <w:pStyle w:val="30"/>
              <w:bidi w:val="0"/>
              <w:jc w:val="center"/>
            </w:pPr>
            <w:r>
              <w:t>ysxwfsd</w:t>
            </w:r>
          </w:p>
        </w:tc>
        <w:tc>
          <w:tcPr>
            <w:tcW w:w="1087" w:type="pct"/>
            <w:noWrap w:val="0"/>
            <w:vAlign w:val="center"/>
          </w:tcPr>
          <w:p w14:paraId="2E989B80">
            <w:pPr>
              <w:pStyle w:val="30"/>
              <w:bidi w:val="0"/>
              <w:jc w:val="center"/>
            </w:pPr>
            <w:r>
              <w:t>应税行为发生地</w:t>
            </w:r>
          </w:p>
        </w:tc>
        <w:tc>
          <w:tcPr>
            <w:tcW w:w="753" w:type="pct"/>
            <w:noWrap w:val="0"/>
            <w:vAlign w:val="center"/>
          </w:tcPr>
          <w:p w14:paraId="18586AF5">
            <w:pPr>
              <w:pStyle w:val="30"/>
              <w:bidi w:val="0"/>
              <w:jc w:val="center"/>
            </w:pPr>
            <w:r>
              <w:t>varchar</w:t>
            </w:r>
          </w:p>
        </w:tc>
        <w:tc>
          <w:tcPr>
            <w:tcW w:w="418" w:type="pct"/>
            <w:noWrap w:val="0"/>
            <w:vAlign w:val="center"/>
          </w:tcPr>
          <w:p w14:paraId="4E93BCF5">
            <w:pPr>
              <w:pStyle w:val="30"/>
              <w:bidi w:val="0"/>
              <w:jc w:val="center"/>
            </w:pPr>
            <w:r>
              <w:t>11</w:t>
            </w:r>
          </w:p>
        </w:tc>
        <w:tc>
          <w:tcPr>
            <w:tcW w:w="417" w:type="pct"/>
            <w:noWrap w:val="0"/>
            <w:vAlign w:val="center"/>
          </w:tcPr>
          <w:p w14:paraId="5D7A0F71">
            <w:pPr>
              <w:pStyle w:val="30"/>
              <w:bidi w:val="0"/>
              <w:jc w:val="center"/>
            </w:pPr>
            <w:r>
              <w:t>否</w:t>
            </w:r>
          </w:p>
        </w:tc>
        <w:tc>
          <w:tcPr>
            <w:tcW w:w="920" w:type="pct"/>
            <w:noWrap w:val="0"/>
            <w:vAlign w:val="center"/>
          </w:tcPr>
          <w:p w14:paraId="2DFE12F5">
            <w:pPr>
              <w:pStyle w:val="30"/>
              <w:bidi w:val="0"/>
              <w:jc w:val="center"/>
            </w:pPr>
          </w:p>
        </w:tc>
      </w:tr>
      <w:tr w14:paraId="0178D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A7002CD">
            <w:pPr>
              <w:pStyle w:val="30"/>
              <w:bidi w:val="0"/>
              <w:jc w:val="center"/>
            </w:pPr>
            <w:r>
              <w:rPr>
                <w:rFonts w:hint="default"/>
                <w:lang w:val="en-US" w:eastAsia="zh-CN"/>
              </w:rPr>
              <w:t>40</w:t>
            </w:r>
          </w:p>
        </w:tc>
        <w:tc>
          <w:tcPr>
            <w:tcW w:w="967" w:type="pct"/>
            <w:noWrap w:val="0"/>
            <w:vAlign w:val="center"/>
          </w:tcPr>
          <w:p w14:paraId="534BC193">
            <w:pPr>
              <w:pStyle w:val="30"/>
              <w:bidi w:val="0"/>
              <w:jc w:val="center"/>
            </w:pPr>
            <w:r>
              <w:t>kpr</w:t>
            </w:r>
          </w:p>
        </w:tc>
        <w:tc>
          <w:tcPr>
            <w:tcW w:w="1087" w:type="pct"/>
            <w:noWrap w:val="0"/>
            <w:vAlign w:val="center"/>
          </w:tcPr>
          <w:p w14:paraId="4FC5AB19">
            <w:pPr>
              <w:pStyle w:val="30"/>
              <w:bidi w:val="0"/>
              <w:jc w:val="center"/>
            </w:pPr>
            <w:r>
              <w:t>开票人</w:t>
            </w:r>
          </w:p>
        </w:tc>
        <w:tc>
          <w:tcPr>
            <w:tcW w:w="753" w:type="pct"/>
            <w:noWrap w:val="0"/>
            <w:vAlign w:val="center"/>
          </w:tcPr>
          <w:p w14:paraId="4E6C79DA">
            <w:pPr>
              <w:pStyle w:val="30"/>
              <w:bidi w:val="0"/>
              <w:jc w:val="center"/>
            </w:pPr>
            <w:r>
              <w:t>varchar</w:t>
            </w:r>
          </w:p>
        </w:tc>
        <w:tc>
          <w:tcPr>
            <w:tcW w:w="418" w:type="pct"/>
            <w:noWrap w:val="0"/>
            <w:vAlign w:val="center"/>
          </w:tcPr>
          <w:p w14:paraId="238C7B28">
            <w:pPr>
              <w:pStyle w:val="30"/>
              <w:bidi w:val="0"/>
              <w:jc w:val="center"/>
            </w:pPr>
            <w:r>
              <w:t>300</w:t>
            </w:r>
          </w:p>
        </w:tc>
        <w:tc>
          <w:tcPr>
            <w:tcW w:w="417" w:type="pct"/>
            <w:noWrap w:val="0"/>
            <w:vAlign w:val="center"/>
          </w:tcPr>
          <w:p w14:paraId="73E44320">
            <w:pPr>
              <w:pStyle w:val="30"/>
              <w:bidi w:val="0"/>
              <w:jc w:val="center"/>
            </w:pPr>
            <w:r>
              <w:t>是</w:t>
            </w:r>
          </w:p>
        </w:tc>
        <w:tc>
          <w:tcPr>
            <w:tcW w:w="920" w:type="pct"/>
            <w:noWrap w:val="0"/>
            <w:vAlign w:val="center"/>
          </w:tcPr>
          <w:p w14:paraId="580CD5B9">
            <w:pPr>
              <w:pStyle w:val="30"/>
              <w:bidi w:val="0"/>
              <w:jc w:val="center"/>
            </w:pPr>
          </w:p>
        </w:tc>
      </w:tr>
      <w:tr w14:paraId="78937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7BF7313">
            <w:pPr>
              <w:pStyle w:val="30"/>
              <w:bidi w:val="0"/>
              <w:jc w:val="center"/>
            </w:pPr>
            <w:r>
              <w:rPr>
                <w:rFonts w:hint="default"/>
                <w:lang w:val="en-US" w:eastAsia="zh-CN"/>
              </w:rPr>
              <w:t>41</w:t>
            </w:r>
          </w:p>
        </w:tc>
        <w:tc>
          <w:tcPr>
            <w:tcW w:w="967" w:type="pct"/>
            <w:noWrap w:val="0"/>
            <w:vAlign w:val="center"/>
          </w:tcPr>
          <w:p w14:paraId="407919E9">
            <w:pPr>
              <w:pStyle w:val="30"/>
              <w:bidi w:val="0"/>
              <w:jc w:val="center"/>
            </w:pPr>
            <w:r>
              <w:t>kprzjhm</w:t>
            </w:r>
          </w:p>
        </w:tc>
        <w:tc>
          <w:tcPr>
            <w:tcW w:w="1087" w:type="pct"/>
            <w:noWrap w:val="0"/>
            <w:vAlign w:val="center"/>
          </w:tcPr>
          <w:p w14:paraId="79721FA3">
            <w:pPr>
              <w:pStyle w:val="30"/>
              <w:bidi w:val="0"/>
              <w:jc w:val="center"/>
            </w:pPr>
            <w:r>
              <w:t>开票人证件号码</w:t>
            </w:r>
          </w:p>
        </w:tc>
        <w:tc>
          <w:tcPr>
            <w:tcW w:w="753" w:type="pct"/>
            <w:noWrap w:val="0"/>
            <w:vAlign w:val="center"/>
          </w:tcPr>
          <w:p w14:paraId="7DD0F963">
            <w:pPr>
              <w:pStyle w:val="30"/>
              <w:bidi w:val="0"/>
              <w:jc w:val="center"/>
            </w:pPr>
            <w:r>
              <w:t>varchar</w:t>
            </w:r>
          </w:p>
        </w:tc>
        <w:tc>
          <w:tcPr>
            <w:tcW w:w="418" w:type="pct"/>
            <w:noWrap w:val="0"/>
            <w:vAlign w:val="center"/>
          </w:tcPr>
          <w:p w14:paraId="5C40FC5E">
            <w:pPr>
              <w:pStyle w:val="30"/>
              <w:bidi w:val="0"/>
              <w:jc w:val="center"/>
            </w:pPr>
            <w:r>
              <w:t>30</w:t>
            </w:r>
          </w:p>
        </w:tc>
        <w:tc>
          <w:tcPr>
            <w:tcW w:w="417" w:type="pct"/>
            <w:noWrap w:val="0"/>
            <w:vAlign w:val="center"/>
          </w:tcPr>
          <w:p w14:paraId="5317DA37">
            <w:pPr>
              <w:pStyle w:val="30"/>
              <w:bidi w:val="0"/>
              <w:jc w:val="center"/>
            </w:pPr>
            <w:r>
              <w:t>否</w:t>
            </w:r>
          </w:p>
        </w:tc>
        <w:tc>
          <w:tcPr>
            <w:tcW w:w="920" w:type="pct"/>
            <w:noWrap w:val="0"/>
            <w:vAlign w:val="center"/>
          </w:tcPr>
          <w:p w14:paraId="733ED51F">
            <w:pPr>
              <w:pStyle w:val="30"/>
              <w:bidi w:val="0"/>
              <w:jc w:val="center"/>
            </w:pPr>
          </w:p>
        </w:tc>
      </w:tr>
      <w:tr w14:paraId="7CACE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440B825">
            <w:pPr>
              <w:pStyle w:val="30"/>
              <w:bidi w:val="0"/>
              <w:jc w:val="center"/>
            </w:pPr>
            <w:r>
              <w:rPr>
                <w:rFonts w:hint="default"/>
                <w:lang w:val="en-US" w:eastAsia="zh-CN"/>
              </w:rPr>
              <w:t>42</w:t>
            </w:r>
          </w:p>
        </w:tc>
        <w:tc>
          <w:tcPr>
            <w:tcW w:w="967" w:type="pct"/>
            <w:noWrap w:val="0"/>
            <w:vAlign w:val="center"/>
          </w:tcPr>
          <w:p w14:paraId="78F42307">
            <w:pPr>
              <w:pStyle w:val="30"/>
              <w:bidi w:val="0"/>
              <w:jc w:val="center"/>
            </w:pPr>
            <w:r>
              <w:t>kprzjlx</w:t>
            </w:r>
          </w:p>
        </w:tc>
        <w:tc>
          <w:tcPr>
            <w:tcW w:w="1087" w:type="pct"/>
            <w:noWrap w:val="0"/>
            <w:vAlign w:val="center"/>
          </w:tcPr>
          <w:p w14:paraId="294003BE">
            <w:pPr>
              <w:pStyle w:val="30"/>
              <w:bidi w:val="0"/>
              <w:jc w:val="center"/>
            </w:pPr>
            <w:r>
              <w:t>开票人证件类型</w:t>
            </w:r>
          </w:p>
        </w:tc>
        <w:tc>
          <w:tcPr>
            <w:tcW w:w="753" w:type="pct"/>
            <w:noWrap w:val="0"/>
            <w:vAlign w:val="center"/>
          </w:tcPr>
          <w:p w14:paraId="23C73638">
            <w:pPr>
              <w:pStyle w:val="30"/>
              <w:bidi w:val="0"/>
              <w:jc w:val="center"/>
            </w:pPr>
            <w:r>
              <w:t>varchar</w:t>
            </w:r>
          </w:p>
        </w:tc>
        <w:tc>
          <w:tcPr>
            <w:tcW w:w="418" w:type="pct"/>
            <w:noWrap w:val="0"/>
            <w:vAlign w:val="center"/>
          </w:tcPr>
          <w:p w14:paraId="4919DA8F">
            <w:pPr>
              <w:pStyle w:val="30"/>
              <w:bidi w:val="0"/>
              <w:jc w:val="center"/>
            </w:pPr>
            <w:r>
              <w:t>4</w:t>
            </w:r>
          </w:p>
        </w:tc>
        <w:tc>
          <w:tcPr>
            <w:tcW w:w="417" w:type="pct"/>
            <w:noWrap w:val="0"/>
            <w:vAlign w:val="center"/>
          </w:tcPr>
          <w:p w14:paraId="592158DC">
            <w:pPr>
              <w:pStyle w:val="30"/>
              <w:bidi w:val="0"/>
              <w:jc w:val="center"/>
            </w:pPr>
            <w:r>
              <w:t>否</w:t>
            </w:r>
          </w:p>
        </w:tc>
        <w:tc>
          <w:tcPr>
            <w:tcW w:w="920" w:type="pct"/>
            <w:noWrap w:val="0"/>
            <w:vAlign w:val="center"/>
          </w:tcPr>
          <w:p w14:paraId="4E3B3FF6">
            <w:pPr>
              <w:pStyle w:val="30"/>
              <w:bidi w:val="0"/>
              <w:jc w:val="center"/>
              <w:rPr>
                <w:rFonts w:hint="eastAsia"/>
              </w:rPr>
            </w:pPr>
            <w:r>
              <w:rPr>
                <w:rFonts w:hint="eastAsia"/>
              </w:rPr>
              <w:t>101：组织机构代码证</w:t>
            </w:r>
          </w:p>
          <w:p w14:paraId="13DDF771">
            <w:pPr>
              <w:pStyle w:val="30"/>
              <w:bidi w:val="0"/>
              <w:jc w:val="center"/>
              <w:rPr>
                <w:rFonts w:hint="eastAsia"/>
              </w:rPr>
            </w:pPr>
            <w:r>
              <w:rPr>
                <w:rFonts w:hint="eastAsia"/>
              </w:rPr>
              <w:t>102：营业执照</w:t>
            </w:r>
          </w:p>
          <w:p w14:paraId="722A1C18">
            <w:pPr>
              <w:pStyle w:val="30"/>
              <w:bidi w:val="0"/>
              <w:jc w:val="center"/>
              <w:rPr>
                <w:rFonts w:hint="eastAsia"/>
              </w:rPr>
            </w:pPr>
            <w:r>
              <w:rPr>
                <w:rFonts w:hint="eastAsia"/>
              </w:rPr>
              <w:t>103：税务登记证</w:t>
            </w:r>
          </w:p>
          <w:p w14:paraId="7C496B5C">
            <w:pPr>
              <w:pStyle w:val="30"/>
              <w:bidi w:val="0"/>
              <w:jc w:val="center"/>
              <w:rPr>
                <w:rFonts w:hint="eastAsia"/>
              </w:rPr>
            </w:pPr>
            <w:r>
              <w:rPr>
                <w:rFonts w:hint="eastAsia"/>
              </w:rPr>
              <w:t>199：其他单位证件</w:t>
            </w:r>
          </w:p>
          <w:p w14:paraId="7DAC13AE">
            <w:pPr>
              <w:pStyle w:val="30"/>
              <w:bidi w:val="0"/>
              <w:jc w:val="center"/>
              <w:rPr>
                <w:rFonts w:hint="eastAsia"/>
              </w:rPr>
            </w:pPr>
            <w:r>
              <w:rPr>
                <w:rFonts w:hint="eastAsia"/>
              </w:rPr>
              <w:t>201：居民身份证</w:t>
            </w:r>
          </w:p>
          <w:p w14:paraId="32673F84">
            <w:pPr>
              <w:pStyle w:val="30"/>
              <w:bidi w:val="0"/>
              <w:jc w:val="center"/>
              <w:rPr>
                <w:rFonts w:hint="eastAsia"/>
              </w:rPr>
            </w:pPr>
            <w:r>
              <w:rPr>
                <w:rFonts w:hint="eastAsia"/>
              </w:rPr>
              <w:t>202：军官证</w:t>
            </w:r>
          </w:p>
          <w:p w14:paraId="4E2AE43F">
            <w:pPr>
              <w:pStyle w:val="30"/>
              <w:bidi w:val="0"/>
              <w:jc w:val="center"/>
              <w:rPr>
                <w:rFonts w:hint="eastAsia"/>
              </w:rPr>
            </w:pPr>
            <w:r>
              <w:rPr>
                <w:rFonts w:hint="eastAsia"/>
              </w:rPr>
              <w:t>203：武警警官证</w:t>
            </w:r>
          </w:p>
          <w:p w14:paraId="6C915589">
            <w:pPr>
              <w:pStyle w:val="30"/>
              <w:bidi w:val="0"/>
              <w:jc w:val="center"/>
              <w:rPr>
                <w:rFonts w:hint="eastAsia"/>
              </w:rPr>
            </w:pPr>
            <w:r>
              <w:rPr>
                <w:rFonts w:hint="eastAsia"/>
              </w:rPr>
              <w:t>204：士兵证</w:t>
            </w:r>
          </w:p>
          <w:p w14:paraId="586D2F5E">
            <w:pPr>
              <w:pStyle w:val="30"/>
              <w:bidi w:val="0"/>
              <w:jc w:val="center"/>
              <w:rPr>
                <w:rFonts w:hint="eastAsia"/>
              </w:rPr>
            </w:pPr>
            <w:r>
              <w:rPr>
                <w:rFonts w:hint="eastAsia"/>
              </w:rPr>
              <w:t>205：军队离退休干部证</w:t>
            </w:r>
          </w:p>
          <w:p w14:paraId="438BCBA4">
            <w:pPr>
              <w:pStyle w:val="30"/>
              <w:bidi w:val="0"/>
              <w:jc w:val="center"/>
              <w:rPr>
                <w:rFonts w:hint="eastAsia"/>
              </w:rPr>
            </w:pPr>
            <w:r>
              <w:rPr>
                <w:rFonts w:hint="eastAsia"/>
              </w:rPr>
              <w:t>206：残疾人证</w:t>
            </w:r>
          </w:p>
          <w:p w14:paraId="79015AB6">
            <w:pPr>
              <w:pStyle w:val="30"/>
              <w:bidi w:val="0"/>
              <w:jc w:val="center"/>
              <w:rPr>
                <w:rFonts w:hint="eastAsia"/>
              </w:rPr>
            </w:pPr>
            <w:r>
              <w:rPr>
                <w:rFonts w:hint="eastAsia"/>
              </w:rPr>
              <w:t>207：残疾军人证（1-8级）</w:t>
            </w:r>
          </w:p>
          <w:p w14:paraId="6DB2A875">
            <w:pPr>
              <w:pStyle w:val="30"/>
              <w:bidi w:val="0"/>
              <w:jc w:val="center"/>
              <w:rPr>
                <w:rFonts w:hint="eastAsia"/>
              </w:rPr>
            </w:pPr>
            <w:r>
              <w:rPr>
                <w:rFonts w:hint="eastAsia"/>
              </w:rPr>
              <w:t>208：外国护照</w:t>
            </w:r>
          </w:p>
          <w:p w14:paraId="3060BD95">
            <w:pPr>
              <w:pStyle w:val="30"/>
              <w:bidi w:val="0"/>
              <w:jc w:val="center"/>
              <w:rPr>
                <w:rFonts w:hint="eastAsia"/>
              </w:rPr>
            </w:pPr>
            <w:r>
              <w:rPr>
                <w:rFonts w:hint="eastAsia"/>
              </w:rPr>
              <w:t>209：港澳同胞回乡证</w:t>
            </w:r>
          </w:p>
          <w:p w14:paraId="61A78294">
            <w:pPr>
              <w:pStyle w:val="30"/>
              <w:bidi w:val="0"/>
              <w:jc w:val="center"/>
              <w:rPr>
                <w:rFonts w:hint="eastAsia"/>
              </w:rPr>
            </w:pPr>
            <w:r>
              <w:rPr>
                <w:rFonts w:hint="eastAsia"/>
              </w:rPr>
              <w:t>210：港澳居民来往内地通行证</w:t>
            </w:r>
          </w:p>
          <w:p w14:paraId="5991E60A">
            <w:pPr>
              <w:pStyle w:val="30"/>
              <w:bidi w:val="0"/>
              <w:jc w:val="center"/>
              <w:rPr>
                <w:rFonts w:hint="eastAsia"/>
              </w:rPr>
            </w:pPr>
            <w:r>
              <w:rPr>
                <w:rFonts w:hint="eastAsia"/>
              </w:rPr>
              <w:t>211：台胞证</w:t>
            </w:r>
          </w:p>
          <w:p w14:paraId="66B7ECDF">
            <w:pPr>
              <w:pStyle w:val="30"/>
              <w:bidi w:val="0"/>
              <w:jc w:val="center"/>
              <w:rPr>
                <w:rFonts w:hint="eastAsia"/>
              </w:rPr>
            </w:pPr>
            <w:r>
              <w:rPr>
                <w:rFonts w:hint="eastAsia"/>
              </w:rPr>
              <w:t>212：中华人民共和国往来港澳通行证</w:t>
            </w:r>
          </w:p>
          <w:p w14:paraId="2626CD7C">
            <w:pPr>
              <w:pStyle w:val="30"/>
              <w:bidi w:val="0"/>
              <w:jc w:val="center"/>
              <w:rPr>
                <w:rFonts w:hint="eastAsia"/>
              </w:rPr>
            </w:pPr>
            <w:r>
              <w:rPr>
                <w:rFonts w:hint="eastAsia"/>
              </w:rPr>
              <w:t>213：台湾居民来往大陆通行证</w:t>
            </w:r>
          </w:p>
          <w:p w14:paraId="44917C6F">
            <w:pPr>
              <w:pStyle w:val="30"/>
              <w:bidi w:val="0"/>
              <w:jc w:val="center"/>
              <w:rPr>
                <w:rFonts w:hint="eastAsia"/>
              </w:rPr>
            </w:pPr>
            <w:r>
              <w:rPr>
                <w:rFonts w:hint="eastAsia"/>
              </w:rPr>
              <w:t>214：大陆居民往来台湾通行证</w:t>
            </w:r>
          </w:p>
          <w:p w14:paraId="1CBD3818">
            <w:pPr>
              <w:pStyle w:val="30"/>
              <w:bidi w:val="0"/>
              <w:jc w:val="center"/>
              <w:rPr>
                <w:rFonts w:hint="eastAsia"/>
              </w:rPr>
            </w:pPr>
            <w:r>
              <w:rPr>
                <w:rFonts w:hint="eastAsia"/>
              </w:rPr>
              <w:t>215：外国人居留证</w:t>
            </w:r>
          </w:p>
          <w:p w14:paraId="33C3C348">
            <w:pPr>
              <w:pStyle w:val="30"/>
              <w:bidi w:val="0"/>
              <w:jc w:val="center"/>
              <w:rPr>
                <w:rFonts w:hint="eastAsia"/>
              </w:rPr>
            </w:pPr>
            <w:r>
              <w:rPr>
                <w:rFonts w:hint="eastAsia"/>
              </w:rPr>
              <w:t>216：外交官证</w:t>
            </w:r>
          </w:p>
          <w:p w14:paraId="2BBC0F71">
            <w:pPr>
              <w:pStyle w:val="30"/>
              <w:bidi w:val="0"/>
              <w:jc w:val="center"/>
              <w:rPr>
                <w:rFonts w:hint="eastAsia"/>
              </w:rPr>
            </w:pPr>
            <w:r>
              <w:rPr>
                <w:rFonts w:hint="eastAsia"/>
              </w:rPr>
              <w:t>217：使（领事）馆证</w:t>
            </w:r>
          </w:p>
          <w:p w14:paraId="648452C9">
            <w:pPr>
              <w:pStyle w:val="30"/>
              <w:bidi w:val="0"/>
              <w:jc w:val="center"/>
              <w:rPr>
                <w:rFonts w:hint="eastAsia"/>
              </w:rPr>
            </w:pPr>
            <w:r>
              <w:rPr>
                <w:rFonts w:hint="eastAsia"/>
              </w:rPr>
              <w:t>218：海员证</w:t>
            </w:r>
          </w:p>
          <w:p w14:paraId="77A1AA60">
            <w:pPr>
              <w:pStyle w:val="30"/>
              <w:bidi w:val="0"/>
              <w:jc w:val="center"/>
              <w:rPr>
                <w:rFonts w:hint="eastAsia"/>
              </w:rPr>
            </w:pPr>
            <w:r>
              <w:rPr>
                <w:rFonts w:hint="eastAsia"/>
              </w:rPr>
              <w:t>219：香港永久性居民身份证</w:t>
            </w:r>
          </w:p>
          <w:p w14:paraId="39F7B186">
            <w:pPr>
              <w:pStyle w:val="30"/>
              <w:bidi w:val="0"/>
              <w:jc w:val="center"/>
              <w:rPr>
                <w:rFonts w:hint="eastAsia"/>
              </w:rPr>
            </w:pPr>
            <w:r>
              <w:rPr>
                <w:rFonts w:hint="eastAsia"/>
              </w:rPr>
              <w:t>22</w:t>
            </w:r>
            <w:r>
              <w:rPr>
                <w:rFonts w:hint="eastAsia"/>
                <w:lang w:val="en-US" w:eastAsia="zh-CN"/>
              </w:rPr>
              <w:t>6</w:t>
            </w:r>
            <w:r>
              <w:rPr>
                <w:rFonts w:hint="eastAsia"/>
              </w:rPr>
              <w:t>：台湾身份证</w:t>
            </w:r>
          </w:p>
          <w:p w14:paraId="4560C372">
            <w:pPr>
              <w:pStyle w:val="30"/>
              <w:bidi w:val="0"/>
              <w:jc w:val="center"/>
              <w:rPr>
                <w:rFonts w:hint="eastAsia"/>
              </w:rPr>
            </w:pPr>
            <w:r>
              <w:rPr>
                <w:rFonts w:hint="eastAsia"/>
              </w:rPr>
              <w:t>221：澳门特别行政区永久性居民身份证</w:t>
            </w:r>
          </w:p>
          <w:p w14:paraId="2762D8EB">
            <w:pPr>
              <w:pStyle w:val="30"/>
              <w:bidi w:val="0"/>
              <w:jc w:val="center"/>
              <w:rPr>
                <w:rFonts w:hint="eastAsia"/>
              </w:rPr>
            </w:pPr>
            <w:r>
              <w:rPr>
                <w:rFonts w:hint="eastAsia"/>
              </w:rPr>
              <w:t>222：外国人身份证件</w:t>
            </w:r>
          </w:p>
          <w:p w14:paraId="4C0D123B">
            <w:pPr>
              <w:pStyle w:val="30"/>
              <w:bidi w:val="0"/>
              <w:jc w:val="center"/>
              <w:rPr>
                <w:rFonts w:hint="eastAsia"/>
              </w:rPr>
            </w:pPr>
            <w:r>
              <w:rPr>
                <w:rFonts w:hint="eastAsia"/>
              </w:rPr>
              <w:t>223：高校毕业生自主创业证</w:t>
            </w:r>
          </w:p>
          <w:p w14:paraId="7899A50C">
            <w:pPr>
              <w:pStyle w:val="30"/>
              <w:bidi w:val="0"/>
              <w:jc w:val="center"/>
              <w:rPr>
                <w:rFonts w:hint="eastAsia"/>
              </w:rPr>
            </w:pPr>
            <w:r>
              <w:rPr>
                <w:rFonts w:hint="eastAsia"/>
              </w:rPr>
              <w:t>224：就业失业登记证</w:t>
            </w:r>
          </w:p>
          <w:p w14:paraId="5184D29E">
            <w:pPr>
              <w:pStyle w:val="30"/>
              <w:bidi w:val="0"/>
              <w:jc w:val="center"/>
              <w:rPr>
                <w:rFonts w:hint="eastAsia"/>
              </w:rPr>
            </w:pPr>
            <w:r>
              <w:rPr>
                <w:rFonts w:hint="eastAsia"/>
              </w:rPr>
              <w:t>225：退休证</w:t>
            </w:r>
          </w:p>
          <w:p w14:paraId="536667D5">
            <w:pPr>
              <w:pStyle w:val="30"/>
              <w:bidi w:val="0"/>
              <w:jc w:val="center"/>
              <w:rPr>
                <w:rFonts w:hint="eastAsia"/>
              </w:rPr>
            </w:pPr>
            <w:r>
              <w:rPr>
                <w:rFonts w:hint="eastAsia"/>
              </w:rPr>
              <w:t>22</w:t>
            </w:r>
            <w:r>
              <w:rPr>
                <w:rFonts w:hint="eastAsia"/>
                <w:lang w:val="en-US" w:eastAsia="zh-CN"/>
              </w:rPr>
              <w:t>6</w:t>
            </w:r>
            <w:r>
              <w:rPr>
                <w:rFonts w:hint="eastAsia"/>
              </w:rPr>
              <w:t>：离休证</w:t>
            </w:r>
          </w:p>
          <w:p w14:paraId="31D3DFC7">
            <w:pPr>
              <w:pStyle w:val="30"/>
              <w:bidi w:val="0"/>
              <w:jc w:val="center"/>
              <w:rPr>
                <w:rFonts w:hint="eastAsia"/>
              </w:rPr>
            </w:pPr>
            <w:r>
              <w:rPr>
                <w:rFonts w:hint="eastAsia"/>
              </w:rPr>
              <w:t>227：中国护照</w:t>
            </w:r>
          </w:p>
          <w:p w14:paraId="5F44A126">
            <w:pPr>
              <w:pStyle w:val="30"/>
              <w:bidi w:val="0"/>
              <w:jc w:val="center"/>
              <w:rPr>
                <w:rFonts w:hint="eastAsia"/>
              </w:rPr>
            </w:pPr>
            <w:r>
              <w:rPr>
                <w:rFonts w:hint="eastAsia"/>
              </w:rPr>
              <w:t>228：城镇退役士兵自谋职业证</w:t>
            </w:r>
          </w:p>
          <w:p w14:paraId="73105285">
            <w:pPr>
              <w:pStyle w:val="30"/>
              <w:bidi w:val="0"/>
              <w:jc w:val="center"/>
              <w:rPr>
                <w:rFonts w:hint="eastAsia"/>
              </w:rPr>
            </w:pPr>
            <w:r>
              <w:rPr>
                <w:rFonts w:hint="eastAsia"/>
              </w:rPr>
              <w:t>229：随军家属身份证明</w:t>
            </w:r>
          </w:p>
          <w:p w14:paraId="68EDE218">
            <w:pPr>
              <w:pStyle w:val="30"/>
              <w:bidi w:val="0"/>
              <w:jc w:val="center"/>
              <w:rPr>
                <w:rFonts w:hint="eastAsia"/>
              </w:rPr>
            </w:pPr>
            <w:r>
              <w:rPr>
                <w:rFonts w:hint="eastAsia"/>
              </w:rPr>
              <w:t>230：中国人民解放军军官转业证书</w:t>
            </w:r>
          </w:p>
          <w:p w14:paraId="608DD4DE">
            <w:pPr>
              <w:pStyle w:val="30"/>
              <w:bidi w:val="0"/>
              <w:jc w:val="center"/>
              <w:rPr>
                <w:rFonts w:hint="eastAsia"/>
              </w:rPr>
            </w:pPr>
            <w:r>
              <w:rPr>
                <w:rFonts w:hint="eastAsia"/>
              </w:rPr>
              <w:t>231：中国人民解放军义务兵退出现役证</w:t>
            </w:r>
          </w:p>
          <w:p w14:paraId="3CD36A5A">
            <w:pPr>
              <w:pStyle w:val="30"/>
              <w:bidi w:val="0"/>
              <w:jc w:val="center"/>
              <w:rPr>
                <w:rFonts w:hint="eastAsia"/>
              </w:rPr>
            </w:pPr>
            <w:r>
              <w:rPr>
                <w:rFonts w:hint="eastAsia"/>
              </w:rPr>
              <w:t>232：中国人民解放军士官退出现役证</w:t>
            </w:r>
          </w:p>
          <w:p w14:paraId="6D70BF75">
            <w:pPr>
              <w:pStyle w:val="30"/>
              <w:bidi w:val="0"/>
              <w:jc w:val="center"/>
              <w:rPr>
                <w:rFonts w:hint="eastAsia"/>
              </w:rPr>
            </w:pPr>
            <w:r>
              <w:rPr>
                <w:rFonts w:hint="eastAsia"/>
              </w:rPr>
              <w:t>233：外国人永久居留身份证（外国人永久居留证）</w:t>
            </w:r>
          </w:p>
          <w:p w14:paraId="4DC564C3">
            <w:pPr>
              <w:pStyle w:val="30"/>
              <w:bidi w:val="0"/>
              <w:jc w:val="center"/>
              <w:rPr>
                <w:rFonts w:hint="eastAsia"/>
              </w:rPr>
            </w:pPr>
            <w:r>
              <w:rPr>
                <w:rFonts w:hint="eastAsia"/>
              </w:rPr>
              <w:t>234：就业创业证</w:t>
            </w:r>
          </w:p>
          <w:p w14:paraId="51343055">
            <w:pPr>
              <w:pStyle w:val="30"/>
              <w:bidi w:val="0"/>
              <w:jc w:val="center"/>
              <w:rPr>
                <w:rFonts w:hint="eastAsia"/>
              </w:rPr>
            </w:pPr>
            <w:r>
              <w:rPr>
                <w:rFonts w:hint="eastAsia"/>
              </w:rPr>
              <w:t>235：香港特别行政区护照</w:t>
            </w:r>
          </w:p>
          <w:p w14:paraId="3731BC2D">
            <w:pPr>
              <w:pStyle w:val="30"/>
              <w:bidi w:val="0"/>
              <w:jc w:val="center"/>
              <w:rPr>
                <w:rFonts w:hint="eastAsia"/>
              </w:rPr>
            </w:pPr>
            <w:r>
              <w:rPr>
                <w:rFonts w:hint="eastAsia"/>
              </w:rPr>
              <w:t>236：澳门特别行政区护照</w:t>
            </w:r>
          </w:p>
          <w:p w14:paraId="4570645A">
            <w:pPr>
              <w:pStyle w:val="30"/>
              <w:bidi w:val="0"/>
              <w:jc w:val="center"/>
              <w:rPr>
                <w:rFonts w:hint="eastAsia"/>
              </w:rPr>
            </w:pPr>
            <w:r>
              <w:rPr>
                <w:rFonts w:hint="eastAsia"/>
              </w:rPr>
              <w:t>237：中华人民共和国港澳居民居住证</w:t>
            </w:r>
          </w:p>
          <w:p w14:paraId="4BE575DE">
            <w:pPr>
              <w:pStyle w:val="30"/>
              <w:bidi w:val="0"/>
              <w:jc w:val="center"/>
              <w:rPr>
                <w:rFonts w:hint="eastAsia"/>
              </w:rPr>
            </w:pPr>
            <w:r>
              <w:rPr>
                <w:rFonts w:hint="eastAsia"/>
              </w:rPr>
              <w:t>238：中华人民共和国台湾居民居住证</w:t>
            </w:r>
          </w:p>
          <w:p w14:paraId="0BB12951">
            <w:pPr>
              <w:pStyle w:val="30"/>
              <w:bidi w:val="0"/>
              <w:jc w:val="center"/>
              <w:rPr>
                <w:rFonts w:hint="eastAsia"/>
              </w:rPr>
            </w:pPr>
            <w:r>
              <w:rPr>
                <w:rFonts w:hint="eastAsia"/>
              </w:rPr>
              <w:t>239：《中华人民共和国外国人工作许可证》（A类）</w:t>
            </w:r>
          </w:p>
          <w:p w14:paraId="18003897">
            <w:pPr>
              <w:pStyle w:val="30"/>
              <w:bidi w:val="0"/>
              <w:jc w:val="center"/>
              <w:rPr>
                <w:rFonts w:hint="eastAsia"/>
              </w:rPr>
            </w:pPr>
            <w:r>
              <w:rPr>
                <w:rFonts w:hint="eastAsia"/>
              </w:rPr>
              <w:t>240：《中华人民共和国外国人工作许可证》（B类）</w:t>
            </w:r>
          </w:p>
          <w:p w14:paraId="3049AA78">
            <w:pPr>
              <w:pStyle w:val="30"/>
              <w:bidi w:val="0"/>
              <w:jc w:val="center"/>
              <w:rPr>
                <w:rFonts w:hint="eastAsia"/>
              </w:rPr>
            </w:pPr>
            <w:r>
              <w:rPr>
                <w:rFonts w:hint="eastAsia"/>
              </w:rPr>
              <w:t>241：《中华人民共和国外国人工作许可证》（C类）</w:t>
            </w:r>
          </w:p>
          <w:p w14:paraId="64AADF55">
            <w:pPr>
              <w:pStyle w:val="30"/>
              <w:bidi w:val="0"/>
              <w:jc w:val="center"/>
              <w:rPr>
                <w:rFonts w:hint="eastAsia"/>
              </w:rPr>
            </w:pPr>
            <w:r>
              <w:rPr>
                <w:rFonts w:hint="eastAsia"/>
              </w:rPr>
              <w:t>291：出生医学证明</w:t>
            </w:r>
          </w:p>
          <w:p w14:paraId="36B80075">
            <w:pPr>
              <w:pStyle w:val="30"/>
              <w:bidi w:val="0"/>
              <w:jc w:val="center"/>
            </w:pPr>
            <w:r>
              <w:rPr>
                <w:rFonts w:hint="eastAsia"/>
              </w:rPr>
              <w:t>299：其他个人证件</w:t>
            </w:r>
          </w:p>
        </w:tc>
      </w:tr>
      <w:tr w14:paraId="62794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5B66171">
            <w:pPr>
              <w:pStyle w:val="30"/>
              <w:bidi w:val="0"/>
              <w:jc w:val="center"/>
            </w:pPr>
            <w:r>
              <w:rPr>
                <w:rFonts w:hint="default"/>
                <w:lang w:val="en-US" w:eastAsia="zh-CN"/>
              </w:rPr>
              <w:t>43</w:t>
            </w:r>
          </w:p>
        </w:tc>
        <w:tc>
          <w:tcPr>
            <w:tcW w:w="967" w:type="pct"/>
            <w:noWrap w:val="0"/>
            <w:vAlign w:val="center"/>
          </w:tcPr>
          <w:p w14:paraId="5170F711">
            <w:pPr>
              <w:pStyle w:val="30"/>
              <w:bidi w:val="0"/>
              <w:jc w:val="center"/>
            </w:pPr>
            <w:r>
              <w:t>dylzfphm</w:t>
            </w:r>
          </w:p>
        </w:tc>
        <w:tc>
          <w:tcPr>
            <w:tcW w:w="1087" w:type="pct"/>
            <w:noWrap w:val="0"/>
            <w:vAlign w:val="center"/>
          </w:tcPr>
          <w:p w14:paraId="2DBB8DA0">
            <w:pPr>
              <w:pStyle w:val="30"/>
              <w:bidi w:val="0"/>
              <w:jc w:val="center"/>
            </w:pPr>
            <w:r>
              <w:t>对应蓝字发票号码</w:t>
            </w:r>
          </w:p>
        </w:tc>
        <w:tc>
          <w:tcPr>
            <w:tcW w:w="753" w:type="pct"/>
            <w:noWrap w:val="0"/>
            <w:vAlign w:val="center"/>
          </w:tcPr>
          <w:p w14:paraId="14494491">
            <w:pPr>
              <w:pStyle w:val="30"/>
              <w:bidi w:val="0"/>
              <w:jc w:val="center"/>
            </w:pPr>
            <w:r>
              <w:t>varchar</w:t>
            </w:r>
          </w:p>
        </w:tc>
        <w:tc>
          <w:tcPr>
            <w:tcW w:w="418" w:type="pct"/>
            <w:noWrap w:val="0"/>
            <w:vAlign w:val="center"/>
          </w:tcPr>
          <w:p w14:paraId="1BD4BB5A">
            <w:pPr>
              <w:pStyle w:val="30"/>
              <w:bidi w:val="0"/>
              <w:jc w:val="center"/>
            </w:pPr>
            <w:r>
              <w:t>20</w:t>
            </w:r>
          </w:p>
        </w:tc>
        <w:tc>
          <w:tcPr>
            <w:tcW w:w="417" w:type="pct"/>
            <w:noWrap w:val="0"/>
            <w:vAlign w:val="center"/>
          </w:tcPr>
          <w:p w14:paraId="3D500389">
            <w:pPr>
              <w:pStyle w:val="30"/>
              <w:bidi w:val="0"/>
              <w:jc w:val="center"/>
            </w:pPr>
            <w:r>
              <w:t>否</w:t>
            </w:r>
          </w:p>
        </w:tc>
        <w:tc>
          <w:tcPr>
            <w:tcW w:w="920" w:type="pct"/>
            <w:noWrap w:val="0"/>
            <w:vAlign w:val="center"/>
          </w:tcPr>
          <w:p w14:paraId="277CA4F7">
            <w:pPr>
              <w:pStyle w:val="30"/>
              <w:bidi w:val="0"/>
              <w:jc w:val="center"/>
            </w:pPr>
            <w:r>
              <w:t>是否蓝字发票标志为1时，此节点有内容</w:t>
            </w:r>
          </w:p>
          <w:p w14:paraId="4295C084">
            <w:pPr>
              <w:pStyle w:val="30"/>
              <w:bidi w:val="0"/>
              <w:jc w:val="center"/>
              <w:rPr>
                <w:rFonts w:hint="eastAsia"/>
                <w:lang w:eastAsia="zh-CN"/>
              </w:rPr>
            </w:pPr>
            <w:r>
              <w:t>红票开具时必传</w:t>
            </w:r>
            <w:r>
              <w:rPr>
                <w:rFonts w:hint="eastAsia"/>
                <w:lang w:eastAsia="zh-CN"/>
              </w:rPr>
              <w:t>；</w:t>
            </w:r>
          </w:p>
          <w:p w14:paraId="5CE51F8D">
            <w:pPr>
              <w:pStyle w:val="30"/>
              <w:bidi w:val="0"/>
              <w:jc w:val="center"/>
            </w:pPr>
            <w:r>
              <w:rPr>
                <w:rFonts w:hint="eastAsia"/>
                <w:lang w:eastAsia="zh-CN"/>
              </w:rPr>
              <w:t>如果红冲的是税控发票，对应蓝字发票号码的填写规则为税控发票的发票代码+发票号码。</w:t>
            </w:r>
          </w:p>
        </w:tc>
      </w:tr>
      <w:tr w14:paraId="26A15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348D259">
            <w:pPr>
              <w:pStyle w:val="30"/>
              <w:bidi w:val="0"/>
              <w:jc w:val="center"/>
            </w:pPr>
            <w:r>
              <w:rPr>
                <w:rFonts w:hint="default"/>
                <w:lang w:val="en-US" w:eastAsia="zh-CN"/>
              </w:rPr>
              <w:t>44</w:t>
            </w:r>
          </w:p>
        </w:tc>
        <w:tc>
          <w:tcPr>
            <w:tcW w:w="967" w:type="pct"/>
            <w:noWrap w:val="0"/>
            <w:vAlign w:val="center"/>
          </w:tcPr>
          <w:p w14:paraId="0364E778">
            <w:pPr>
              <w:pStyle w:val="30"/>
              <w:bidi w:val="0"/>
              <w:jc w:val="center"/>
            </w:pPr>
            <w:r>
              <w:t>hzqrxxdbh</w:t>
            </w:r>
          </w:p>
        </w:tc>
        <w:tc>
          <w:tcPr>
            <w:tcW w:w="1087" w:type="pct"/>
            <w:noWrap w:val="0"/>
            <w:vAlign w:val="center"/>
          </w:tcPr>
          <w:p w14:paraId="2E9F299A">
            <w:pPr>
              <w:pStyle w:val="30"/>
              <w:bidi w:val="0"/>
              <w:jc w:val="center"/>
            </w:pPr>
            <w:r>
              <w:t>红字确认信息单编号</w:t>
            </w:r>
          </w:p>
        </w:tc>
        <w:tc>
          <w:tcPr>
            <w:tcW w:w="753" w:type="pct"/>
            <w:noWrap w:val="0"/>
            <w:vAlign w:val="center"/>
          </w:tcPr>
          <w:p w14:paraId="42F87952">
            <w:pPr>
              <w:pStyle w:val="30"/>
              <w:bidi w:val="0"/>
              <w:jc w:val="center"/>
            </w:pPr>
            <w:r>
              <w:t>varchar</w:t>
            </w:r>
          </w:p>
        </w:tc>
        <w:tc>
          <w:tcPr>
            <w:tcW w:w="418" w:type="pct"/>
            <w:noWrap w:val="0"/>
            <w:vAlign w:val="center"/>
          </w:tcPr>
          <w:p w14:paraId="4B100C5A">
            <w:pPr>
              <w:pStyle w:val="30"/>
              <w:bidi w:val="0"/>
              <w:jc w:val="center"/>
            </w:pPr>
            <w:r>
              <w:t>20</w:t>
            </w:r>
          </w:p>
        </w:tc>
        <w:tc>
          <w:tcPr>
            <w:tcW w:w="417" w:type="pct"/>
            <w:noWrap w:val="0"/>
            <w:vAlign w:val="center"/>
          </w:tcPr>
          <w:p w14:paraId="5D49D91B">
            <w:pPr>
              <w:pStyle w:val="30"/>
              <w:bidi w:val="0"/>
              <w:jc w:val="center"/>
            </w:pPr>
            <w:r>
              <w:t>否</w:t>
            </w:r>
          </w:p>
        </w:tc>
        <w:tc>
          <w:tcPr>
            <w:tcW w:w="920" w:type="pct"/>
            <w:noWrap w:val="0"/>
            <w:vAlign w:val="center"/>
          </w:tcPr>
          <w:p w14:paraId="758A7CA2">
            <w:pPr>
              <w:pStyle w:val="30"/>
              <w:bidi w:val="0"/>
              <w:jc w:val="center"/>
            </w:pPr>
            <w:r>
              <w:t>是否蓝字发票标志为1时，此节点有内容</w:t>
            </w:r>
          </w:p>
          <w:p w14:paraId="1AF39138">
            <w:pPr>
              <w:pStyle w:val="30"/>
              <w:bidi w:val="0"/>
              <w:jc w:val="center"/>
            </w:pPr>
            <w:r>
              <w:t>红票开具时必传</w:t>
            </w:r>
          </w:p>
        </w:tc>
      </w:tr>
      <w:tr w14:paraId="4E3267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CE792A4">
            <w:pPr>
              <w:pStyle w:val="30"/>
              <w:bidi w:val="0"/>
              <w:jc w:val="center"/>
            </w:pPr>
            <w:r>
              <w:rPr>
                <w:rFonts w:hint="default"/>
                <w:lang w:val="en-US" w:eastAsia="zh-CN"/>
              </w:rPr>
              <w:t>45</w:t>
            </w:r>
          </w:p>
        </w:tc>
        <w:tc>
          <w:tcPr>
            <w:tcW w:w="967" w:type="pct"/>
            <w:noWrap w:val="0"/>
            <w:vAlign w:val="center"/>
          </w:tcPr>
          <w:p w14:paraId="37021329">
            <w:pPr>
              <w:pStyle w:val="30"/>
              <w:bidi w:val="0"/>
              <w:jc w:val="center"/>
            </w:pPr>
            <w:r>
              <w:t>hzqrduuid</w:t>
            </w:r>
          </w:p>
        </w:tc>
        <w:tc>
          <w:tcPr>
            <w:tcW w:w="1087" w:type="pct"/>
            <w:noWrap w:val="0"/>
            <w:vAlign w:val="center"/>
          </w:tcPr>
          <w:p w14:paraId="7DBFAE07">
            <w:pPr>
              <w:pStyle w:val="30"/>
              <w:bidi w:val="0"/>
              <w:jc w:val="center"/>
            </w:pPr>
            <w:r>
              <w:t>红字确认单uuid</w:t>
            </w:r>
          </w:p>
        </w:tc>
        <w:tc>
          <w:tcPr>
            <w:tcW w:w="753" w:type="pct"/>
            <w:noWrap w:val="0"/>
            <w:vAlign w:val="center"/>
          </w:tcPr>
          <w:p w14:paraId="231105E7">
            <w:pPr>
              <w:pStyle w:val="30"/>
              <w:bidi w:val="0"/>
              <w:jc w:val="center"/>
            </w:pPr>
            <w:r>
              <w:t>varchar</w:t>
            </w:r>
          </w:p>
        </w:tc>
        <w:tc>
          <w:tcPr>
            <w:tcW w:w="418" w:type="pct"/>
            <w:noWrap w:val="0"/>
            <w:vAlign w:val="center"/>
          </w:tcPr>
          <w:p w14:paraId="14E1A740">
            <w:pPr>
              <w:pStyle w:val="30"/>
              <w:bidi w:val="0"/>
              <w:jc w:val="center"/>
            </w:pPr>
            <w:r>
              <w:t>32</w:t>
            </w:r>
          </w:p>
        </w:tc>
        <w:tc>
          <w:tcPr>
            <w:tcW w:w="417" w:type="pct"/>
            <w:noWrap w:val="0"/>
            <w:vAlign w:val="center"/>
          </w:tcPr>
          <w:p w14:paraId="2071CD7C">
            <w:pPr>
              <w:pStyle w:val="30"/>
              <w:bidi w:val="0"/>
              <w:jc w:val="center"/>
            </w:pPr>
            <w:r>
              <w:t>否</w:t>
            </w:r>
          </w:p>
        </w:tc>
        <w:tc>
          <w:tcPr>
            <w:tcW w:w="920" w:type="pct"/>
            <w:noWrap w:val="0"/>
            <w:vAlign w:val="center"/>
          </w:tcPr>
          <w:p w14:paraId="1BD78B04">
            <w:pPr>
              <w:pStyle w:val="30"/>
              <w:bidi w:val="0"/>
              <w:jc w:val="center"/>
            </w:pPr>
            <w:r>
              <w:t>是否蓝字发票标志为1时，此节点有内容红票开具时必传</w:t>
            </w:r>
          </w:p>
        </w:tc>
      </w:tr>
      <w:tr w14:paraId="417FA3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E7BC637">
            <w:pPr>
              <w:pStyle w:val="30"/>
              <w:bidi w:val="0"/>
              <w:jc w:val="center"/>
            </w:pPr>
            <w:r>
              <w:rPr>
                <w:rFonts w:hint="default"/>
                <w:lang w:val="en-US" w:eastAsia="zh-CN"/>
              </w:rPr>
              <w:t>46</w:t>
            </w:r>
          </w:p>
        </w:tc>
        <w:tc>
          <w:tcPr>
            <w:tcW w:w="967" w:type="pct"/>
            <w:noWrap w:val="0"/>
            <w:vAlign w:val="center"/>
          </w:tcPr>
          <w:p w14:paraId="7D261357">
            <w:pPr>
              <w:pStyle w:val="30"/>
              <w:bidi w:val="0"/>
              <w:jc w:val="center"/>
            </w:pPr>
            <w:r>
              <w:t>bz</w:t>
            </w:r>
          </w:p>
        </w:tc>
        <w:tc>
          <w:tcPr>
            <w:tcW w:w="1087" w:type="pct"/>
            <w:noWrap w:val="0"/>
            <w:vAlign w:val="center"/>
          </w:tcPr>
          <w:p w14:paraId="7F9BBD50">
            <w:pPr>
              <w:pStyle w:val="30"/>
              <w:bidi w:val="0"/>
              <w:jc w:val="center"/>
            </w:pPr>
            <w:r>
              <w:t>备注</w:t>
            </w:r>
          </w:p>
        </w:tc>
        <w:tc>
          <w:tcPr>
            <w:tcW w:w="753" w:type="pct"/>
            <w:noWrap w:val="0"/>
            <w:vAlign w:val="center"/>
          </w:tcPr>
          <w:p w14:paraId="7757D0FA">
            <w:pPr>
              <w:pStyle w:val="30"/>
              <w:bidi w:val="0"/>
              <w:jc w:val="center"/>
            </w:pPr>
            <w:r>
              <w:t>varchar</w:t>
            </w:r>
          </w:p>
        </w:tc>
        <w:tc>
          <w:tcPr>
            <w:tcW w:w="418" w:type="pct"/>
            <w:noWrap w:val="0"/>
            <w:vAlign w:val="center"/>
          </w:tcPr>
          <w:p w14:paraId="29B81E00">
            <w:pPr>
              <w:pStyle w:val="30"/>
              <w:bidi w:val="0"/>
              <w:jc w:val="center"/>
            </w:pPr>
            <w:r>
              <w:t>450</w:t>
            </w:r>
          </w:p>
        </w:tc>
        <w:tc>
          <w:tcPr>
            <w:tcW w:w="417" w:type="pct"/>
            <w:noWrap w:val="0"/>
            <w:vAlign w:val="center"/>
          </w:tcPr>
          <w:p w14:paraId="2166B860">
            <w:pPr>
              <w:pStyle w:val="30"/>
              <w:bidi w:val="0"/>
              <w:jc w:val="center"/>
            </w:pPr>
            <w:r>
              <w:t>否</w:t>
            </w:r>
          </w:p>
        </w:tc>
        <w:tc>
          <w:tcPr>
            <w:tcW w:w="920" w:type="pct"/>
            <w:noWrap w:val="0"/>
            <w:vAlign w:val="center"/>
          </w:tcPr>
          <w:p w14:paraId="6B019113">
            <w:pPr>
              <w:pStyle w:val="30"/>
              <w:bidi w:val="0"/>
              <w:jc w:val="center"/>
            </w:pPr>
            <w:r>
              <w:rPr>
                <w:rFonts w:hint="eastAsia"/>
                <w:lang w:val="en-US" w:eastAsia="zh-CN"/>
              </w:rPr>
              <w:t>蓝票最长450位，红票最长382位。</w:t>
            </w:r>
          </w:p>
        </w:tc>
      </w:tr>
      <w:tr w14:paraId="0E4006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1FF214B">
            <w:pPr>
              <w:pStyle w:val="30"/>
              <w:bidi w:val="0"/>
              <w:jc w:val="center"/>
            </w:pPr>
            <w:r>
              <w:rPr>
                <w:rFonts w:hint="default"/>
                <w:lang w:val="en-US" w:eastAsia="zh-CN"/>
              </w:rPr>
              <w:t>47</w:t>
            </w:r>
          </w:p>
        </w:tc>
        <w:tc>
          <w:tcPr>
            <w:tcW w:w="967" w:type="pct"/>
            <w:noWrap w:val="0"/>
            <w:vAlign w:val="center"/>
          </w:tcPr>
          <w:p w14:paraId="30442FCA">
            <w:pPr>
              <w:pStyle w:val="30"/>
              <w:bidi w:val="0"/>
              <w:jc w:val="center"/>
            </w:pPr>
            <w:r>
              <w:t>ip</w:t>
            </w:r>
          </w:p>
        </w:tc>
        <w:tc>
          <w:tcPr>
            <w:tcW w:w="1087" w:type="pct"/>
            <w:noWrap w:val="0"/>
            <w:vAlign w:val="center"/>
          </w:tcPr>
          <w:p w14:paraId="1FE04BC7">
            <w:pPr>
              <w:pStyle w:val="30"/>
              <w:bidi w:val="0"/>
              <w:jc w:val="center"/>
            </w:pPr>
            <w:r>
              <w:t>服务器地址</w:t>
            </w:r>
          </w:p>
        </w:tc>
        <w:tc>
          <w:tcPr>
            <w:tcW w:w="753" w:type="pct"/>
            <w:noWrap w:val="0"/>
            <w:vAlign w:val="center"/>
          </w:tcPr>
          <w:p w14:paraId="666C3091">
            <w:pPr>
              <w:pStyle w:val="30"/>
              <w:bidi w:val="0"/>
              <w:jc w:val="center"/>
            </w:pPr>
            <w:r>
              <w:t>varchar</w:t>
            </w:r>
          </w:p>
        </w:tc>
        <w:tc>
          <w:tcPr>
            <w:tcW w:w="418" w:type="pct"/>
            <w:noWrap w:val="0"/>
            <w:vAlign w:val="center"/>
          </w:tcPr>
          <w:p w14:paraId="098C6526">
            <w:pPr>
              <w:pStyle w:val="30"/>
              <w:bidi w:val="0"/>
              <w:jc w:val="center"/>
            </w:pPr>
            <w:r>
              <w:t>20</w:t>
            </w:r>
          </w:p>
        </w:tc>
        <w:tc>
          <w:tcPr>
            <w:tcW w:w="417" w:type="pct"/>
            <w:noWrap w:val="0"/>
            <w:vAlign w:val="center"/>
          </w:tcPr>
          <w:p w14:paraId="00C22176">
            <w:pPr>
              <w:pStyle w:val="30"/>
              <w:bidi w:val="0"/>
              <w:jc w:val="center"/>
            </w:pPr>
            <w:r>
              <w:t>是</w:t>
            </w:r>
          </w:p>
        </w:tc>
        <w:tc>
          <w:tcPr>
            <w:tcW w:w="920" w:type="pct"/>
            <w:noWrap w:val="0"/>
            <w:vAlign w:val="center"/>
          </w:tcPr>
          <w:p w14:paraId="5CB3EFE7">
            <w:pPr>
              <w:pStyle w:val="30"/>
              <w:bidi w:val="0"/>
              <w:jc w:val="center"/>
            </w:pPr>
            <w:r>
              <w:t>需自行采集开票申请设备</w:t>
            </w:r>
          </w:p>
        </w:tc>
      </w:tr>
      <w:tr w14:paraId="28F4E2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9FEF4A1">
            <w:pPr>
              <w:pStyle w:val="30"/>
              <w:bidi w:val="0"/>
              <w:jc w:val="center"/>
            </w:pPr>
            <w:r>
              <w:rPr>
                <w:rFonts w:hint="default"/>
                <w:lang w:val="en-US" w:eastAsia="zh-CN"/>
              </w:rPr>
              <w:t>48</w:t>
            </w:r>
          </w:p>
        </w:tc>
        <w:tc>
          <w:tcPr>
            <w:tcW w:w="967" w:type="pct"/>
            <w:noWrap w:val="0"/>
            <w:vAlign w:val="center"/>
          </w:tcPr>
          <w:p w14:paraId="5932DC63">
            <w:pPr>
              <w:pStyle w:val="30"/>
              <w:bidi w:val="0"/>
              <w:jc w:val="center"/>
            </w:pPr>
            <w:r>
              <w:t>macdz</w:t>
            </w:r>
          </w:p>
        </w:tc>
        <w:tc>
          <w:tcPr>
            <w:tcW w:w="1087" w:type="pct"/>
            <w:noWrap w:val="0"/>
            <w:vAlign w:val="center"/>
          </w:tcPr>
          <w:p w14:paraId="5721918C">
            <w:pPr>
              <w:pStyle w:val="30"/>
              <w:bidi w:val="0"/>
              <w:jc w:val="center"/>
            </w:pPr>
            <w:r>
              <w:t>mac地址</w:t>
            </w:r>
          </w:p>
        </w:tc>
        <w:tc>
          <w:tcPr>
            <w:tcW w:w="753" w:type="pct"/>
            <w:noWrap w:val="0"/>
            <w:vAlign w:val="center"/>
          </w:tcPr>
          <w:p w14:paraId="02E713DE">
            <w:pPr>
              <w:pStyle w:val="30"/>
              <w:bidi w:val="0"/>
              <w:jc w:val="center"/>
            </w:pPr>
            <w:r>
              <w:t>char</w:t>
            </w:r>
          </w:p>
        </w:tc>
        <w:tc>
          <w:tcPr>
            <w:tcW w:w="418" w:type="pct"/>
            <w:noWrap w:val="0"/>
            <w:vAlign w:val="center"/>
          </w:tcPr>
          <w:p w14:paraId="0329D81E">
            <w:pPr>
              <w:pStyle w:val="30"/>
              <w:bidi w:val="0"/>
              <w:jc w:val="center"/>
            </w:pPr>
            <w:r>
              <w:t>20</w:t>
            </w:r>
          </w:p>
        </w:tc>
        <w:tc>
          <w:tcPr>
            <w:tcW w:w="417" w:type="pct"/>
            <w:noWrap w:val="0"/>
            <w:vAlign w:val="center"/>
          </w:tcPr>
          <w:p w14:paraId="12503A58">
            <w:pPr>
              <w:pStyle w:val="30"/>
              <w:bidi w:val="0"/>
              <w:jc w:val="center"/>
            </w:pPr>
            <w:r>
              <w:t>是</w:t>
            </w:r>
          </w:p>
        </w:tc>
        <w:tc>
          <w:tcPr>
            <w:tcW w:w="920" w:type="pct"/>
            <w:noWrap w:val="0"/>
            <w:vAlign w:val="center"/>
          </w:tcPr>
          <w:p w14:paraId="45C6CC7A">
            <w:pPr>
              <w:pStyle w:val="30"/>
              <w:bidi w:val="0"/>
              <w:jc w:val="center"/>
            </w:pPr>
            <w:r>
              <w:t>需自行采集开票申请设备</w:t>
            </w:r>
          </w:p>
        </w:tc>
      </w:tr>
      <w:tr w14:paraId="23B51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0F5EA59">
            <w:pPr>
              <w:pStyle w:val="30"/>
              <w:bidi w:val="0"/>
              <w:jc w:val="center"/>
            </w:pPr>
            <w:r>
              <w:rPr>
                <w:rFonts w:hint="default"/>
                <w:lang w:val="en-US" w:eastAsia="zh-CN"/>
              </w:rPr>
              <w:t>49</w:t>
            </w:r>
          </w:p>
        </w:tc>
        <w:tc>
          <w:tcPr>
            <w:tcW w:w="967" w:type="pct"/>
            <w:noWrap w:val="0"/>
            <w:vAlign w:val="center"/>
          </w:tcPr>
          <w:p w14:paraId="5132C11C">
            <w:pPr>
              <w:pStyle w:val="30"/>
              <w:bidi w:val="0"/>
              <w:jc w:val="center"/>
            </w:pPr>
            <w:r>
              <w:t>cpuid</w:t>
            </w:r>
          </w:p>
        </w:tc>
        <w:tc>
          <w:tcPr>
            <w:tcW w:w="1087" w:type="pct"/>
            <w:noWrap w:val="0"/>
            <w:vAlign w:val="center"/>
          </w:tcPr>
          <w:p w14:paraId="3745EA01">
            <w:pPr>
              <w:pStyle w:val="30"/>
              <w:bidi w:val="0"/>
              <w:jc w:val="center"/>
            </w:pPr>
            <w:r>
              <w:t>CPU序列号</w:t>
            </w:r>
          </w:p>
        </w:tc>
        <w:tc>
          <w:tcPr>
            <w:tcW w:w="753" w:type="pct"/>
            <w:noWrap w:val="0"/>
            <w:vAlign w:val="center"/>
          </w:tcPr>
          <w:p w14:paraId="3475160F">
            <w:pPr>
              <w:pStyle w:val="30"/>
              <w:bidi w:val="0"/>
              <w:jc w:val="center"/>
            </w:pPr>
            <w:r>
              <w:t>char</w:t>
            </w:r>
          </w:p>
        </w:tc>
        <w:tc>
          <w:tcPr>
            <w:tcW w:w="418" w:type="pct"/>
            <w:noWrap w:val="0"/>
            <w:vAlign w:val="center"/>
          </w:tcPr>
          <w:p w14:paraId="4E926E4B">
            <w:pPr>
              <w:pStyle w:val="30"/>
              <w:bidi w:val="0"/>
              <w:jc w:val="center"/>
            </w:pPr>
            <w:r>
              <w:t>20</w:t>
            </w:r>
          </w:p>
        </w:tc>
        <w:tc>
          <w:tcPr>
            <w:tcW w:w="417" w:type="pct"/>
            <w:noWrap w:val="0"/>
            <w:vAlign w:val="center"/>
          </w:tcPr>
          <w:p w14:paraId="00F4BBF7">
            <w:pPr>
              <w:pStyle w:val="30"/>
              <w:bidi w:val="0"/>
              <w:jc w:val="center"/>
            </w:pPr>
            <w:r>
              <w:t>否</w:t>
            </w:r>
          </w:p>
        </w:tc>
        <w:tc>
          <w:tcPr>
            <w:tcW w:w="920" w:type="pct"/>
            <w:noWrap w:val="0"/>
            <w:vAlign w:val="center"/>
          </w:tcPr>
          <w:p w14:paraId="7E2D5CBB">
            <w:pPr>
              <w:pStyle w:val="30"/>
              <w:bidi w:val="0"/>
              <w:jc w:val="center"/>
            </w:pPr>
          </w:p>
        </w:tc>
      </w:tr>
      <w:tr w14:paraId="40F2F6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30A8B6E">
            <w:pPr>
              <w:pStyle w:val="30"/>
              <w:bidi w:val="0"/>
              <w:jc w:val="center"/>
            </w:pPr>
            <w:r>
              <w:rPr>
                <w:rFonts w:hint="default"/>
                <w:lang w:val="en-US" w:eastAsia="zh-CN"/>
              </w:rPr>
              <w:t>50</w:t>
            </w:r>
          </w:p>
        </w:tc>
        <w:tc>
          <w:tcPr>
            <w:tcW w:w="967" w:type="pct"/>
            <w:noWrap w:val="0"/>
            <w:vAlign w:val="center"/>
          </w:tcPr>
          <w:p w14:paraId="3FD63DFF">
            <w:pPr>
              <w:pStyle w:val="30"/>
              <w:bidi w:val="0"/>
              <w:jc w:val="center"/>
            </w:pPr>
            <w:r>
              <w:t>zbxlh</w:t>
            </w:r>
          </w:p>
        </w:tc>
        <w:tc>
          <w:tcPr>
            <w:tcW w:w="1087" w:type="pct"/>
            <w:noWrap w:val="0"/>
            <w:vAlign w:val="center"/>
          </w:tcPr>
          <w:p w14:paraId="7C14961B">
            <w:pPr>
              <w:pStyle w:val="30"/>
              <w:bidi w:val="0"/>
              <w:jc w:val="center"/>
            </w:pPr>
            <w:r>
              <w:t>主板序列号</w:t>
            </w:r>
          </w:p>
        </w:tc>
        <w:tc>
          <w:tcPr>
            <w:tcW w:w="753" w:type="pct"/>
            <w:noWrap w:val="0"/>
            <w:vAlign w:val="center"/>
          </w:tcPr>
          <w:p w14:paraId="2A5D8C75">
            <w:pPr>
              <w:pStyle w:val="30"/>
              <w:bidi w:val="0"/>
              <w:jc w:val="center"/>
            </w:pPr>
            <w:r>
              <w:t>varchar</w:t>
            </w:r>
          </w:p>
        </w:tc>
        <w:tc>
          <w:tcPr>
            <w:tcW w:w="418" w:type="pct"/>
            <w:noWrap w:val="0"/>
            <w:vAlign w:val="center"/>
          </w:tcPr>
          <w:p w14:paraId="0AE79BEF">
            <w:pPr>
              <w:pStyle w:val="30"/>
              <w:bidi w:val="0"/>
              <w:jc w:val="center"/>
            </w:pPr>
            <w:r>
              <w:t>20</w:t>
            </w:r>
          </w:p>
        </w:tc>
        <w:tc>
          <w:tcPr>
            <w:tcW w:w="417" w:type="pct"/>
            <w:noWrap w:val="0"/>
            <w:vAlign w:val="center"/>
          </w:tcPr>
          <w:p w14:paraId="2B4C49B4">
            <w:pPr>
              <w:pStyle w:val="30"/>
              <w:bidi w:val="0"/>
              <w:jc w:val="center"/>
            </w:pPr>
            <w:r>
              <w:t>否</w:t>
            </w:r>
          </w:p>
        </w:tc>
        <w:tc>
          <w:tcPr>
            <w:tcW w:w="920" w:type="pct"/>
            <w:noWrap w:val="0"/>
            <w:vAlign w:val="center"/>
          </w:tcPr>
          <w:p w14:paraId="6FD999F1">
            <w:pPr>
              <w:pStyle w:val="30"/>
              <w:bidi w:val="0"/>
              <w:jc w:val="center"/>
            </w:pPr>
          </w:p>
        </w:tc>
      </w:tr>
      <w:tr w14:paraId="60975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FC40CB3">
            <w:pPr>
              <w:pStyle w:val="30"/>
              <w:bidi w:val="0"/>
              <w:jc w:val="center"/>
            </w:pPr>
            <w:r>
              <w:rPr>
                <w:rFonts w:hint="default"/>
                <w:lang w:val="en-US" w:eastAsia="zh-CN"/>
              </w:rPr>
              <w:t>51</w:t>
            </w:r>
          </w:p>
        </w:tc>
        <w:tc>
          <w:tcPr>
            <w:tcW w:w="967" w:type="pct"/>
            <w:noWrap w:val="0"/>
            <w:vAlign w:val="center"/>
          </w:tcPr>
          <w:p w14:paraId="4EB5517A">
            <w:pPr>
              <w:pStyle w:val="30"/>
              <w:bidi w:val="0"/>
              <w:jc w:val="center"/>
            </w:pPr>
            <w:r>
              <w:t>kprq</w:t>
            </w:r>
          </w:p>
        </w:tc>
        <w:tc>
          <w:tcPr>
            <w:tcW w:w="1087" w:type="pct"/>
            <w:noWrap w:val="0"/>
            <w:vAlign w:val="center"/>
          </w:tcPr>
          <w:p w14:paraId="18ED8CD5">
            <w:pPr>
              <w:pStyle w:val="30"/>
              <w:bidi w:val="0"/>
              <w:jc w:val="center"/>
            </w:pPr>
            <w:r>
              <w:t>开票日期</w:t>
            </w:r>
          </w:p>
        </w:tc>
        <w:tc>
          <w:tcPr>
            <w:tcW w:w="753" w:type="pct"/>
            <w:noWrap w:val="0"/>
            <w:vAlign w:val="center"/>
          </w:tcPr>
          <w:p w14:paraId="604D683C">
            <w:pPr>
              <w:pStyle w:val="30"/>
              <w:bidi w:val="0"/>
              <w:jc w:val="center"/>
            </w:pPr>
            <w:r>
              <w:t>datetime</w:t>
            </w:r>
          </w:p>
        </w:tc>
        <w:tc>
          <w:tcPr>
            <w:tcW w:w="418" w:type="pct"/>
            <w:noWrap w:val="0"/>
            <w:vAlign w:val="center"/>
          </w:tcPr>
          <w:p w14:paraId="09B41E72">
            <w:pPr>
              <w:pStyle w:val="30"/>
              <w:bidi w:val="0"/>
              <w:jc w:val="center"/>
            </w:pPr>
          </w:p>
        </w:tc>
        <w:tc>
          <w:tcPr>
            <w:tcW w:w="417" w:type="pct"/>
            <w:noWrap w:val="0"/>
            <w:vAlign w:val="center"/>
          </w:tcPr>
          <w:p w14:paraId="3B4FB8EF">
            <w:pPr>
              <w:pStyle w:val="30"/>
              <w:bidi w:val="0"/>
              <w:jc w:val="center"/>
            </w:pPr>
            <w:r>
              <w:t>是</w:t>
            </w:r>
          </w:p>
        </w:tc>
        <w:tc>
          <w:tcPr>
            <w:tcW w:w="920" w:type="pct"/>
            <w:noWrap w:val="0"/>
            <w:vAlign w:val="center"/>
          </w:tcPr>
          <w:p w14:paraId="4898699D">
            <w:pPr>
              <w:pStyle w:val="30"/>
              <w:bidi w:val="0"/>
              <w:jc w:val="center"/>
            </w:pPr>
            <w:r>
              <w:t>格式：</w:t>
            </w:r>
          </w:p>
          <w:p w14:paraId="72A872BC">
            <w:pPr>
              <w:pStyle w:val="30"/>
              <w:bidi w:val="0"/>
              <w:jc w:val="center"/>
            </w:pPr>
            <w:r>
              <w:t>yyyy-MM-dd HH:mm:ss</w:t>
            </w:r>
          </w:p>
        </w:tc>
      </w:tr>
      <w:tr w14:paraId="21773D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3C9412E">
            <w:pPr>
              <w:pStyle w:val="30"/>
              <w:bidi w:val="0"/>
              <w:jc w:val="center"/>
            </w:pPr>
            <w:r>
              <w:rPr>
                <w:rFonts w:hint="default"/>
                <w:lang w:val="en-US" w:eastAsia="zh-CN"/>
              </w:rPr>
              <w:t>52</w:t>
            </w:r>
          </w:p>
        </w:tc>
        <w:tc>
          <w:tcPr>
            <w:tcW w:w="967" w:type="pct"/>
            <w:noWrap w:val="0"/>
            <w:vAlign w:val="center"/>
          </w:tcPr>
          <w:p w14:paraId="5701E488">
            <w:pPr>
              <w:pStyle w:val="30"/>
              <w:bidi w:val="0"/>
              <w:jc w:val="center"/>
            </w:pPr>
            <w:r>
              <w:rPr>
                <w:rFonts w:hint="default"/>
              </w:rPr>
              <w:t>sfzsxsfyhzhbq</w:t>
            </w:r>
          </w:p>
        </w:tc>
        <w:tc>
          <w:tcPr>
            <w:tcW w:w="1087" w:type="pct"/>
            <w:noWrap w:val="0"/>
            <w:vAlign w:val="center"/>
          </w:tcPr>
          <w:p w14:paraId="4ABF1D10">
            <w:pPr>
              <w:pStyle w:val="30"/>
              <w:bidi w:val="0"/>
              <w:jc w:val="center"/>
            </w:pPr>
            <w:r>
              <w:rPr>
                <w:rFonts w:hint="eastAsia"/>
                <w:lang w:val="en-US" w:eastAsia="zh-CN"/>
              </w:rPr>
              <w:t>是否展示销售方银行账号标签</w:t>
            </w:r>
          </w:p>
        </w:tc>
        <w:tc>
          <w:tcPr>
            <w:tcW w:w="753" w:type="pct"/>
            <w:noWrap w:val="0"/>
            <w:vAlign w:val="center"/>
          </w:tcPr>
          <w:p w14:paraId="1E83E4DC">
            <w:pPr>
              <w:pStyle w:val="30"/>
              <w:bidi w:val="0"/>
              <w:jc w:val="center"/>
            </w:pPr>
            <w:r>
              <w:rPr>
                <w:rFonts w:hint="default"/>
                <w:lang w:val="en-US" w:eastAsia="zh-CN"/>
              </w:rPr>
              <w:t>varchar</w:t>
            </w:r>
          </w:p>
        </w:tc>
        <w:tc>
          <w:tcPr>
            <w:tcW w:w="418" w:type="pct"/>
            <w:noWrap w:val="0"/>
            <w:vAlign w:val="center"/>
          </w:tcPr>
          <w:p w14:paraId="39AA0383">
            <w:pPr>
              <w:pStyle w:val="30"/>
              <w:bidi w:val="0"/>
              <w:jc w:val="center"/>
            </w:pPr>
            <w:r>
              <w:rPr>
                <w:rFonts w:hint="eastAsia"/>
                <w:lang w:val="en-US" w:eastAsia="zh-CN"/>
              </w:rPr>
              <w:t>1</w:t>
            </w:r>
          </w:p>
        </w:tc>
        <w:tc>
          <w:tcPr>
            <w:tcW w:w="417" w:type="pct"/>
            <w:noWrap w:val="0"/>
            <w:vAlign w:val="center"/>
          </w:tcPr>
          <w:p w14:paraId="2CB24AC5">
            <w:pPr>
              <w:pStyle w:val="30"/>
              <w:bidi w:val="0"/>
              <w:jc w:val="center"/>
            </w:pPr>
            <w:r>
              <w:rPr>
                <w:rFonts w:hint="eastAsia"/>
                <w:lang w:val="en-US" w:eastAsia="zh-CN"/>
              </w:rPr>
              <w:t>否</w:t>
            </w:r>
          </w:p>
        </w:tc>
        <w:tc>
          <w:tcPr>
            <w:tcW w:w="920" w:type="pct"/>
            <w:noWrap w:val="0"/>
            <w:vAlign w:val="center"/>
          </w:tcPr>
          <w:p w14:paraId="1F53CF50">
            <w:pPr>
              <w:pStyle w:val="30"/>
              <w:bidi w:val="0"/>
              <w:jc w:val="center"/>
              <w:rPr>
                <w:rFonts w:hint="eastAsia"/>
                <w:lang w:val="en-US" w:eastAsia="zh-CN"/>
              </w:rPr>
            </w:pPr>
            <w:r>
              <w:rPr>
                <w:rFonts w:hint="eastAsia"/>
                <w:lang w:val="en-US" w:eastAsia="zh-CN"/>
              </w:rPr>
              <w:t>Y：展示</w:t>
            </w:r>
          </w:p>
          <w:p w14:paraId="2D66BA67">
            <w:pPr>
              <w:pStyle w:val="30"/>
              <w:bidi w:val="0"/>
              <w:jc w:val="center"/>
            </w:pPr>
            <w:r>
              <w:rPr>
                <w:rFonts w:hint="eastAsia"/>
                <w:lang w:val="en-US" w:eastAsia="zh-CN"/>
              </w:rPr>
              <w:t>N：不展示</w:t>
            </w:r>
          </w:p>
        </w:tc>
      </w:tr>
      <w:tr w14:paraId="100FE3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A17F60C">
            <w:pPr>
              <w:pStyle w:val="30"/>
              <w:bidi w:val="0"/>
              <w:jc w:val="center"/>
            </w:pPr>
            <w:r>
              <w:rPr>
                <w:rFonts w:hint="default"/>
                <w:lang w:val="en-US" w:eastAsia="zh-CN"/>
              </w:rPr>
              <w:t>53</w:t>
            </w:r>
          </w:p>
        </w:tc>
        <w:tc>
          <w:tcPr>
            <w:tcW w:w="967" w:type="pct"/>
            <w:noWrap w:val="0"/>
            <w:vAlign w:val="center"/>
          </w:tcPr>
          <w:p w14:paraId="01143380">
            <w:pPr>
              <w:pStyle w:val="30"/>
              <w:bidi w:val="0"/>
              <w:jc w:val="center"/>
            </w:pPr>
            <w:r>
              <w:rPr>
                <w:rFonts w:hint="default"/>
              </w:rPr>
              <w:t>sfzsgmfyhzhbq</w:t>
            </w:r>
          </w:p>
        </w:tc>
        <w:tc>
          <w:tcPr>
            <w:tcW w:w="1087" w:type="pct"/>
            <w:noWrap w:val="0"/>
            <w:vAlign w:val="center"/>
          </w:tcPr>
          <w:p w14:paraId="0657D7F1">
            <w:pPr>
              <w:pStyle w:val="30"/>
              <w:bidi w:val="0"/>
              <w:jc w:val="center"/>
            </w:pPr>
            <w:r>
              <w:rPr>
                <w:rFonts w:hint="eastAsia"/>
                <w:lang w:val="en-US" w:eastAsia="zh-CN"/>
              </w:rPr>
              <w:t>是否展示购买方银行账号标签</w:t>
            </w:r>
          </w:p>
        </w:tc>
        <w:tc>
          <w:tcPr>
            <w:tcW w:w="753" w:type="pct"/>
            <w:noWrap w:val="0"/>
            <w:vAlign w:val="center"/>
          </w:tcPr>
          <w:p w14:paraId="2953F06B">
            <w:pPr>
              <w:pStyle w:val="30"/>
              <w:bidi w:val="0"/>
              <w:jc w:val="center"/>
            </w:pPr>
            <w:r>
              <w:rPr>
                <w:rFonts w:hint="default"/>
                <w:lang w:val="en-US" w:eastAsia="zh-CN"/>
              </w:rPr>
              <w:t>varchar</w:t>
            </w:r>
          </w:p>
        </w:tc>
        <w:tc>
          <w:tcPr>
            <w:tcW w:w="418" w:type="pct"/>
            <w:noWrap w:val="0"/>
            <w:vAlign w:val="center"/>
          </w:tcPr>
          <w:p w14:paraId="27CEDC68">
            <w:pPr>
              <w:pStyle w:val="30"/>
              <w:bidi w:val="0"/>
              <w:jc w:val="center"/>
            </w:pPr>
            <w:r>
              <w:rPr>
                <w:rFonts w:hint="eastAsia"/>
                <w:lang w:val="en-US" w:eastAsia="zh-CN"/>
              </w:rPr>
              <w:t>1</w:t>
            </w:r>
          </w:p>
        </w:tc>
        <w:tc>
          <w:tcPr>
            <w:tcW w:w="417" w:type="pct"/>
            <w:noWrap w:val="0"/>
            <w:vAlign w:val="center"/>
          </w:tcPr>
          <w:p w14:paraId="634C2C7B">
            <w:pPr>
              <w:pStyle w:val="30"/>
              <w:bidi w:val="0"/>
              <w:jc w:val="center"/>
            </w:pPr>
            <w:r>
              <w:rPr>
                <w:rFonts w:hint="eastAsia"/>
                <w:lang w:val="en-US" w:eastAsia="zh-CN"/>
              </w:rPr>
              <w:t>否</w:t>
            </w:r>
          </w:p>
        </w:tc>
        <w:tc>
          <w:tcPr>
            <w:tcW w:w="920" w:type="pct"/>
            <w:noWrap w:val="0"/>
            <w:vAlign w:val="center"/>
          </w:tcPr>
          <w:p w14:paraId="0AFEA577">
            <w:pPr>
              <w:pStyle w:val="30"/>
              <w:bidi w:val="0"/>
              <w:jc w:val="center"/>
              <w:rPr>
                <w:rFonts w:hint="eastAsia"/>
                <w:lang w:val="en-US" w:eastAsia="zh-CN"/>
              </w:rPr>
            </w:pPr>
            <w:r>
              <w:rPr>
                <w:rFonts w:hint="eastAsia"/>
                <w:lang w:val="en-US" w:eastAsia="zh-CN"/>
              </w:rPr>
              <w:t>Y：展示</w:t>
            </w:r>
          </w:p>
          <w:p w14:paraId="49A63F22">
            <w:pPr>
              <w:pStyle w:val="30"/>
              <w:bidi w:val="0"/>
              <w:jc w:val="center"/>
            </w:pPr>
            <w:r>
              <w:rPr>
                <w:rFonts w:hint="eastAsia"/>
                <w:lang w:val="en-US" w:eastAsia="zh-CN"/>
              </w:rPr>
              <w:t>N：不展示</w:t>
            </w:r>
          </w:p>
        </w:tc>
      </w:tr>
      <w:tr w14:paraId="5C316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4B1A93E">
            <w:pPr>
              <w:pStyle w:val="30"/>
              <w:bidi w:val="0"/>
              <w:jc w:val="center"/>
            </w:pPr>
            <w:r>
              <w:rPr>
                <w:rFonts w:hint="default"/>
                <w:lang w:val="en-US" w:eastAsia="zh-CN"/>
              </w:rPr>
              <w:t>54</w:t>
            </w:r>
          </w:p>
        </w:tc>
        <w:tc>
          <w:tcPr>
            <w:tcW w:w="967" w:type="pct"/>
            <w:noWrap w:val="0"/>
            <w:vAlign w:val="center"/>
          </w:tcPr>
          <w:p w14:paraId="31D305C4">
            <w:pPr>
              <w:pStyle w:val="30"/>
              <w:bidi w:val="0"/>
              <w:jc w:val="center"/>
            </w:pPr>
            <w:r>
              <w:rPr>
                <w:rFonts w:hint="default"/>
                <w:lang w:val="en-US" w:eastAsia="zh-CN"/>
              </w:rPr>
              <w:t>skrxm</w:t>
            </w:r>
          </w:p>
        </w:tc>
        <w:tc>
          <w:tcPr>
            <w:tcW w:w="1087" w:type="pct"/>
            <w:noWrap w:val="0"/>
            <w:vAlign w:val="center"/>
          </w:tcPr>
          <w:p w14:paraId="410719CF">
            <w:pPr>
              <w:pStyle w:val="30"/>
              <w:bidi w:val="0"/>
              <w:jc w:val="center"/>
            </w:pPr>
            <w:r>
              <w:rPr>
                <w:rFonts w:hint="default"/>
                <w:lang w:val="en-US" w:eastAsia="zh-CN"/>
              </w:rPr>
              <w:t>收款人姓名</w:t>
            </w:r>
          </w:p>
        </w:tc>
        <w:tc>
          <w:tcPr>
            <w:tcW w:w="753" w:type="pct"/>
            <w:noWrap w:val="0"/>
            <w:vAlign w:val="center"/>
          </w:tcPr>
          <w:p w14:paraId="01A483A6">
            <w:pPr>
              <w:pStyle w:val="30"/>
              <w:bidi w:val="0"/>
              <w:jc w:val="center"/>
            </w:pPr>
            <w:r>
              <w:rPr>
                <w:rFonts w:hint="default"/>
                <w:lang w:val="en-US" w:eastAsia="zh-CN"/>
              </w:rPr>
              <w:t>varchar</w:t>
            </w:r>
          </w:p>
        </w:tc>
        <w:tc>
          <w:tcPr>
            <w:tcW w:w="418" w:type="pct"/>
            <w:noWrap w:val="0"/>
            <w:vAlign w:val="center"/>
          </w:tcPr>
          <w:p w14:paraId="3DFF0CCF">
            <w:pPr>
              <w:pStyle w:val="30"/>
              <w:bidi w:val="0"/>
              <w:jc w:val="center"/>
            </w:pPr>
            <w:r>
              <w:rPr>
                <w:rFonts w:hint="default"/>
                <w:lang w:val="en-US" w:eastAsia="zh-CN"/>
              </w:rPr>
              <w:t>150</w:t>
            </w:r>
          </w:p>
        </w:tc>
        <w:tc>
          <w:tcPr>
            <w:tcW w:w="417" w:type="pct"/>
            <w:noWrap w:val="0"/>
            <w:vAlign w:val="center"/>
          </w:tcPr>
          <w:p w14:paraId="42B03AE3">
            <w:pPr>
              <w:pStyle w:val="30"/>
              <w:bidi w:val="0"/>
              <w:jc w:val="center"/>
            </w:pPr>
            <w:r>
              <w:rPr>
                <w:rFonts w:hint="default"/>
                <w:lang w:val="en-US" w:eastAsia="zh-CN"/>
              </w:rPr>
              <w:t>否</w:t>
            </w:r>
          </w:p>
        </w:tc>
        <w:tc>
          <w:tcPr>
            <w:tcW w:w="920" w:type="pct"/>
            <w:noWrap w:val="0"/>
            <w:vAlign w:val="center"/>
          </w:tcPr>
          <w:p w14:paraId="419C84CD">
            <w:pPr>
              <w:pStyle w:val="30"/>
              <w:bidi w:val="0"/>
              <w:jc w:val="center"/>
            </w:pPr>
          </w:p>
        </w:tc>
      </w:tr>
      <w:tr w14:paraId="31032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34" w:type="pct"/>
            <w:noWrap w:val="0"/>
            <w:vAlign w:val="center"/>
          </w:tcPr>
          <w:p w14:paraId="45E90EF6">
            <w:pPr>
              <w:pStyle w:val="30"/>
              <w:bidi w:val="0"/>
              <w:jc w:val="center"/>
            </w:pPr>
            <w:r>
              <w:rPr>
                <w:rFonts w:hint="default"/>
                <w:lang w:val="en-US" w:eastAsia="zh-CN"/>
              </w:rPr>
              <w:t>55</w:t>
            </w:r>
          </w:p>
        </w:tc>
        <w:tc>
          <w:tcPr>
            <w:tcW w:w="967" w:type="pct"/>
            <w:noWrap w:val="0"/>
            <w:vAlign w:val="center"/>
          </w:tcPr>
          <w:p w14:paraId="6235C37E">
            <w:pPr>
              <w:pStyle w:val="30"/>
              <w:bidi w:val="0"/>
              <w:jc w:val="center"/>
            </w:pPr>
            <w:r>
              <w:rPr>
                <w:rFonts w:hint="default"/>
                <w:lang w:val="en-US" w:eastAsia="zh-CN"/>
              </w:rPr>
              <w:t>fhrxm</w:t>
            </w:r>
          </w:p>
        </w:tc>
        <w:tc>
          <w:tcPr>
            <w:tcW w:w="1087" w:type="pct"/>
            <w:noWrap w:val="0"/>
            <w:vAlign w:val="center"/>
          </w:tcPr>
          <w:p w14:paraId="2D11956D">
            <w:pPr>
              <w:pStyle w:val="30"/>
              <w:bidi w:val="0"/>
              <w:jc w:val="center"/>
            </w:pPr>
            <w:r>
              <w:rPr>
                <w:rFonts w:hint="default"/>
                <w:lang w:val="en-US" w:eastAsia="zh-CN"/>
              </w:rPr>
              <w:t>复核人姓名</w:t>
            </w:r>
          </w:p>
        </w:tc>
        <w:tc>
          <w:tcPr>
            <w:tcW w:w="753" w:type="pct"/>
            <w:noWrap w:val="0"/>
            <w:vAlign w:val="center"/>
          </w:tcPr>
          <w:p w14:paraId="610E52CC">
            <w:pPr>
              <w:pStyle w:val="30"/>
              <w:bidi w:val="0"/>
              <w:jc w:val="center"/>
            </w:pPr>
            <w:r>
              <w:rPr>
                <w:rFonts w:hint="default"/>
                <w:lang w:val="en-US" w:eastAsia="zh-CN"/>
              </w:rPr>
              <w:t>varchar</w:t>
            </w:r>
          </w:p>
        </w:tc>
        <w:tc>
          <w:tcPr>
            <w:tcW w:w="418" w:type="pct"/>
            <w:noWrap w:val="0"/>
            <w:vAlign w:val="center"/>
          </w:tcPr>
          <w:p w14:paraId="493B62F9">
            <w:pPr>
              <w:pStyle w:val="30"/>
              <w:bidi w:val="0"/>
              <w:jc w:val="center"/>
            </w:pPr>
            <w:r>
              <w:rPr>
                <w:rFonts w:hint="default"/>
                <w:lang w:val="en-US" w:eastAsia="zh-CN"/>
              </w:rPr>
              <w:t>75</w:t>
            </w:r>
          </w:p>
        </w:tc>
        <w:tc>
          <w:tcPr>
            <w:tcW w:w="417" w:type="pct"/>
            <w:noWrap w:val="0"/>
            <w:vAlign w:val="center"/>
          </w:tcPr>
          <w:p w14:paraId="052396BB">
            <w:pPr>
              <w:pStyle w:val="30"/>
              <w:bidi w:val="0"/>
              <w:jc w:val="center"/>
            </w:pPr>
            <w:r>
              <w:rPr>
                <w:rFonts w:hint="default"/>
                <w:lang w:val="en-US" w:eastAsia="zh-CN"/>
              </w:rPr>
              <w:t>否</w:t>
            </w:r>
          </w:p>
        </w:tc>
        <w:tc>
          <w:tcPr>
            <w:tcW w:w="920" w:type="pct"/>
            <w:noWrap w:val="0"/>
            <w:vAlign w:val="center"/>
          </w:tcPr>
          <w:p w14:paraId="14C5548C">
            <w:pPr>
              <w:pStyle w:val="30"/>
              <w:bidi w:val="0"/>
              <w:jc w:val="center"/>
            </w:pPr>
          </w:p>
        </w:tc>
      </w:tr>
      <w:tr w14:paraId="36EB22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434" w:type="pct"/>
            <w:noWrap w:val="0"/>
            <w:vAlign w:val="center"/>
          </w:tcPr>
          <w:p w14:paraId="39DC69C7">
            <w:pPr>
              <w:pStyle w:val="30"/>
              <w:bidi w:val="0"/>
              <w:jc w:val="center"/>
              <w:rPr>
                <w:rFonts w:hint="default"/>
                <w:lang w:val="en-US" w:eastAsia="zh-CN"/>
              </w:rPr>
            </w:pPr>
            <w:r>
              <w:rPr>
                <w:rFonts w:hint="default"/>
                <w:lang w:val="en-US" w:eastAsia="zh-CN"/>
              </w:rPr>
              <w:t>56</w:t>
            </w:r>
          </w:p>
        </w:tc>
        <w:tc>
          <w:tcPr>
            <w:tcW w:w="967" w:type="pct"/>
            <w:noWrap w:val="0"/>
            <w:vAlign w:val="center"/>
          </w:tcPr>
          <w:p w14:paraId="05C47F79">
            <w:pPr>
              <w:pStyle w:val="30"/>
              <w:bidi w:val="0"/>
              <w:jc w:val="center"/>
              <w:rPr>
                <w:rFonts w:hint="default"/>
                <w:lang w:val="en-US" w:eastAsia="zh-CN"/>
              </w:rPr>
            </w:pPr>
            <w:r>
              <w:rPr>
                <w:rFonts w:hint="eastAsia"/>
                <w:lang w:val="en-US" w:eastAsia="zh-CN"/>
              </w:rPr>
              <w:t>fpkjfsDm</w:t>
            </w:r>
          </w:p>
        </w:tc>
        <w:tc>
          <w:tcPr>
            <w:tcW w:w="1087" w:type="pct"/>
            <w:noWrap w:val="0"/>
            <w:vAlign w:val="center"/>
          </w:tcPr>
          <w:p w14:paraId="1671E151">
            <w:pPr>
              <w:pStyle w:val="30"/>
              <w:bidi w:val="0"/>
              <w:jc w:val="center"/>
              <w:rPr>
                <w:rFonts w:hint="default"/>
                <w:lang w:val="en-US" w:eastAsia="zh-CN"/>
              </w:rPr>
            </w:pPr>
            <w:r>
              <w:rPr>
                <w:rFonts w:hint="eastAsia"/>
                <w:lang w:val="en-US" w:eastAsia="zh-CN"/>
              </w:rPr>
              <w:t>发票开具方式代码</w:t>
            </w:r>
          </w:p>
        </w:tc>
        <w:tc>
          <w:tcPr>
            <w:tcW w:w="753" w:type="pct"/>
            <w:noWrap w:val="0"/>
            <w:vAlign w:val="center"/>
          </w:tcPr>
          <w:p w14:paraId="41AA5729">
            <w:pPr>
              <w:pStyle w:val="30"/>
              <w:bidi w:val="0"/>
              <w:jc w:val="center"/>
              <w:rPr>
                <w:rFonts w:hint="default"/>
                <w:lang w:val="en-US" w:eastAsia="zh-CN"/>
              </w:rPr>
            </w:pPr>
            <w:r>
              <w:rPr>
                <w:rFonts w:hint="eastAsia"/>
                <w:lang w:val="en-US" w:eastAsia="zh-CN"/>
              </w:rPr>
              <w:t>varchar</w:t>
            </w:r>
          </w:p>
        </w:tc>
        <w:tc>
          <w:tcPr>
            <w:tcW w:w="418" w:type="pct"/>
            <w:noWrap w:val="0"/>
            <w:vAlign w:val="center"/>
          </w:tcPr>
          <w:p w14:paraId="77B834A3">
            <w:pPr>
              <w:pStyle w:val="30"/>
              <w:bidi w:val="0"/>
              <w:jc w:val="center"/>
              <w:rPr>
                <w:rFonts w:hint="default"/>
                <w:lang w:val="en-US" w:eastAsia="zh-CN"/>
              </w:rPr>
            </w:pPr>
            <w:r>
              <w:rPr>
                <w:rFonts w:hint="eastAsia"/>
                <w:lang w:val="en-US" w:eastAsia="zh-CN"/>
              </w:rPr>
              <w:t>1</w:t>
            </w:r>
          </w:p>
        </w:tc>
        <w:tc>
          <w:tcPr>
            <w:tcW w:w="417" w:type="pct"/>
            <w:noWrap w:val="0"/>
            <w:vAlign w:val="center"/>
          </w:tcPr>
          <w:p w14:paraId="0A0362AE">
            <w:pPr>
              <w:pStyle w:val="30"/>
              <w:bidi w:val="0"/>
              <w:jc w:val="center"/>
              <w:rPr>
                <w:rFonts w:hint="default"/>
                <w:lang w:val="en-US" w:eastAsia="zh-CN"/>
              </w:rPr>
            </w:pPr>
            <w:r>
              <w:rPr>
                <w:rFonts w:hint="eastAsia"/>
                <w:lang w:val="en-US" w:eastAsia="zh-CN"/>
              </w:rPr>
              <w:t>是</w:t>
            </w:r>
          </w:p>
        </w:tc>
        <w:tc>
          <w:tcPr>
            <w:tcW w:w="920" w:type="pct"/>
            <w:noWrap w:val="0"/>
            <w:vAlign w:val="center"/>
          </w:tcPr>
          <w:p w14:paraId="06F8B9EF">
            <w:pPr>
              <w:pStyle w:val="30"/>
              <w:bidi w:val="0"/>
              <w:jc w:val="center"/>
              <w:rPr>
                <w:rFonts w:hint="default"/>
                <w:lang w:val="en-US" w:eastAsia="zh-CN"/>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188B6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7BE50DD">
            <w:pPr>
              <w:pStyle w:val="30"/>
              <w:bidi w:val="0"/>
              <w:jc w:val="center"/>
              <w:rPr>
                <w:rFonts w:hint="default"/>
                <w:lang w:val="en-US" w:eastAsia="zh-CN"/>
              </w:rPr>
            </w:pPr>
            <w:r>
              <w:rPr>
                <w:rFonts w:hint="default"/>
                <w:lang w:val="en-US" w:eastAsia="zh-CN"/>
              </w:rPr>
              <w:t>57</w:t>
            </w:r>
          </w:p>
        </w:tc>
        <w:tc>
          <w:tcPr>
            <w:tcW w:w="967" w:type="pct"/>
            <w:noWrap w:val="0"/>
            <w:vAlign w:val="center"/>
          </w:tcPr>
          <w:p w14:paraId="1620779B">
            <w:pPr>
              <w:pStyle w:val="30"/>
              <w:bidi w:val="0"/>
              <w:jc w:val="center"/>
              <w:rPr>
                <w:rFonts w:hint="default"/>
                <w:lang w:val="en-US" w:eastAsia="zh-CN"/>
              </w:rPr>
            </w:pPr>
            <w:r>
              <w:rPr>
                <w:rFonts w:hint="eastAsia"/>
                <w:lang w:val="en-US" w:eastAsia="zh-CN"/>
              </w:rPr>
              <w:t>xh</w:t>
            </w:r>
          </w:p>
        </w:tc>
        <w:tc>
          <w:tcPr>
            <w:tcW w:w="1087" w:type="pct"/>
            <w:noWrap w:val="0"/>
            <w:vAlign w:val="center"/>
          </w:tcPr>
          <w:p w14:paraId="6EACA0EC">
            <w:pPr>
              <w:pStyle w:val="30"/>
              <w:bidi w:val="0"/>
              <w:jc w:val="center"/>
              <w:rPr>
                <w:rFonts w:hint="default"/>
                <w:lang w:val="en-US" w:eastAsia="zh-CN"/>
              </w:rPr>
            </w:pPr>
            <w:r>
              <w:rPr>
                <w:rFonts w:hint="eastAsia"/>
                <w:lang w:val="en-US" w:eastAsia="zh-CN"/>
              </w:rPr>
              <w:t>序号</w:t>
            </w:r>
          </w:p>
        </w:tc>
        <w:tc>
          <w:tcPr>
            <w:tcW w:w="753" w:type="pct"/>
            <w:noWrap w:val="0"/>
            <w:vAlign w:val="center"/>
          </w:tcPr>
          <w:p w14:paraId="38F2B37C">
            <w:pPr>
              <w:pStyle w:val="30"/>
              <w:bidi w:val="0"/>
              <w:jc w:val="center"/>
              <w:rPr>
                <w:rFonts w:hint="default"/>
                <w:lang w:val="en-US" w:eastAsia="zh-CN"/>
              </w:rPr>
            </w:pPr>
            <w:r>
              <w:t>varchar</w:t>
            </w:r>
          </w:p>
        </w:tc>
        <w:tc>
          <w:tcPr>
            <w:tcW w:w="418" w:type="pct"/>
            <w:noWrap w:val="0"/>
            <w:vAlign w:val="center"/>
          </w:tcPr>
          <w:p w14:paraId="417216D7">
            <w:pPr>
              <w:pStyle w:val="30"/>
              <w:bidi w:val="0"/>
              <w:jc w:val="center"/>
              <w:rPr>
                <w:rFonts w:hint="default"/>
                <w:lang w:val="en-US" w:eastAsia="zh-CN"/>
              </w:rPr>
            </w:pPr>
            <w:r>
              <w:rPr>
                <w:rFonts w:hint="eastAsia"/>
                <w:lang w:val="en-US" w:eastAsia="zh-CN"/>
              </w:rPr>
              <w:t>8</w:t>
            </w:r>
          </w:p>
        </w:tc>
        <w:tc>
          <w:tcPr>
            <w:tcW w:w="417" w:type="pct"/>
            <w:noWrap w:val="0"/>
            <w:vAlign w:val="center"/>
          </w:tcPr>
          <w:p w14:paraId="73B86A24">
            <w:pPr>
              <w:pStyle w:val="30"/>
              <w:bidi w:val="0"/>
              <w:jc w:val="center"/>
              <w:rPr>
                <w:rFonts w:hint="eastAsia"/>
                <w:lang w:val="en-US" w:eastAsia="zh-CN"/>
              </w:rPr>
            </w:pPr>
            <w:r>
              <w:rPr>
                <w:rFonts w:hint="eastAsia"/>
              </w:rPr>
              <w:t>是</w:t>
            </w:r>
          </w:p>
        </w:tc>
        <w:tc>
          <w:tcPr>
            <w:tcW w:w="920" w:type="pct"/>
            <w:noWrap w:val="0"/>
            <w:vAlign w:val="center"/>
          </w:tcPr>
          <w:p w14:paraId="0A9A7600">
            <w:pPr>
              <w:pStyle w:val="30"/>
              <w:bidi w:val="0"/>
              <w:jc w:val="center"/>
              <w:rPr>
                <w:rFonts w:hint="default"/>
                <w:lang w:val="en-US" w:eastAsia="zh-CN"/>
              </w:rPr>
            </w:pPr>
          </w:p>
        </w:tc>
      </w:tr>
      <w:tr w14:paraId="1BC7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952A38D">
            <w:pPr>
              <w:pStyle w:val="30"/>
              <w:bidi w:val="0"/>
              <w:jc w:val="center"/>
            </w:pPr>
            <w:r>
              <w:rPr>
                <w:rFonts w:hint="default"/>
                <w:lang w:val="en-US" w:eastAsia="zh-CN"/>
              </w:rPr>
              <w:t>58</w:t>
            </w:r>
          </w:p>
        </w:tc>
        <w:tc>
          <w:tcPr>
            <w:tcW w:w="967" w:type="pct"/>
            <w:noWrap w:val="0"/>
            <w:vAlign w:val="center"/>
          </w:tcPr>
          <w:p w14:paraId="764C7EBE">
            <w:pPr>
              <w:pStyle w:val="30"/>
              <w:bidi w:val="0"/>
              <w:jc w:val="center"/>
              <w:rPr>
                <w:rFonts w:hint="default"/>
                <w:lang w:val="en-US" w:eastAsia="zh-CN"/>
              </w:rPr>
            </w:pPr>
            <w:r>
              <w:rPr>
                <w:rFonts w:hint="default"/>
                <w:lang w:val="en-US" w:eastAsia="zh-CN"/>
              </w:rPr>
              <w:t>bdczldzS</w:t>
            </w:r>
          </w:p>
        </w:tc>
        <w:tc>
          <w:tcPr>
            <w:tcW w:w="1087" w:type="pct"/>
            <w:noWrap w:val="0"/>
            <w:vAlign w:val="center"/>
          </w:tcPr>
          <w:p w14:paraId="59E4B38C">
            <w:pPr>
              <w:pStyle w:val="30"/>
              <w:bidi w:val="0"/>
              <w:jc w:val="center"/>
              <w:rPr>
                <w:rFonts w:hint="default"/>
                <w:lang w:val="en-US" w:eastAsia="zh-CN"/>
              </w:rPr>
            </w:pPr>
            <w:r>
              <w:rPr>
                <w:rFonts w:hint="default"/>
                <w:lang w:val="en-US" w:eastAsia="zh-CN"/>
              </w:rPr>
              <w:t>不动产坐落地址（省）</w:t>
            </w:r>
          </w:p>
        </w:tc>
        <w:tc>
          <w:tcPr>
            <w:tcW w:w="753" w:type="pct"/>
            <w:noWrap w:val="0"/>
            <w:vAlign w:val="center"/>
          </w:tcPr>
          <w:p w14:paraId="7A919015">
            <w:pPr>
              <w:pStyle w:val="30"/>
              <w:bidi w:val="0"/>
              <w:jc w:val="center"/>
              <w:rPr>
                <w:rFonts w:hint="default"/>
                <w:lang w:val="en-US" w:eastAsia="zh-CN"/>
              </w:rPr>
            </w:pPr>
            <w:r>
              <w:rPr>
                <w:rFonts w:hint="default"/>
                <w:lang w:val="en-US" w:eastAsia="zh-CN"/>
              </w:rPr>
              <w:t>varchar</w:t>
            </w:r>
          </w:p>
        </w:tc>
        <w:tc>
          <w:tcPr>
            <w:tcW w:w="418" w:type="pct"/>
            <w:noWrap w:val="0"/>
            <w:vAlign w:val="center"/>
          </w:tcPr>
          <w:p w14:paraId="78826D42">
            <w:pPr>
              <w:pStyle w:val="30"/>
              <w:bidi w:val="0"/>
              <w:jc w:val="center"/>
              <w:rPr>
                <w:rFonts w:hint="default"/>
                <w:lang w:val="en-US" w:eastAsia="zh-CN"/>
              </w:rPr>
            </w:pPr>
            <w:r>
              <w:rPr>
                <w:rFonts w:hint="default"/>
                <w:lang w:val="en-US" w:eastAsia="zh-CN"/>
              </w:rPr>
              <w:t>20</w:t>
            </w:r>
          </w:p>
        </w:tc>
        <w:tc>
          <w:tcPr>
            <w:tcW w:w="417" w:type="pct"/>
            <w:noWrap w:val="0"/>
            <w:vAlign w:val="center"/>
          </w:tcPr>
          <w:p w14:paraId="6029A7BE">
            <w:pPr>
              <w:pStyle w:val="30"/>
              <w:bidi w:val="0"/>
              <w:jc w:val="center"/>
              <w:rPr>
                <w:rFonts w:hint="default"/>
                <w:lang w:val="en-US" w:eastAsia="zh-CN"/>
              </w:rPr>
            </w:pPr>
            <w:r>
              <w:rPr>
                <w:rFonts w:hint="eastAsia"/>
                <w:lang w:val="en-US" w:eastAsia="zh-CN"/>
              </w:rPr>
              <w:t>是</w:t>
            </w:r>
          </w:p>
        </w:tc>
        <w:tc>
          <w:tcPr>
            <w:tcW w:w="920" w:type="pct"/>
            <w:noWrap w:val="0"/>
            <w:vAlign w:val="center"/>
          </w:tcPr>
          <w:p w14:paraId="60B6EC91">
            <w:pPr>
              <w:pStyle w:val="30"/>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eastAsia"/>
                <w:lang w:val="en-US" w:eastAsia="zh-CN"/>
              </w:rPr>
              <w:t>当红冲不动产坐落地址未修改为三个字段的蓝票时，如果蓝票不动产坐落地址没有填写省（直辖市、自治区、特别行政区），该字段可不填写</w:t>
            </w:r>
            <w:r>
              <w:rPr>
                <w:rFonts w:hint="default"/>
                <w:lang w:val="en-US" w:eastAsia="zh-CN"/>
              </w:rPr>
              <w:t>。</w:t>
            </w:r>
          </w:p>
        </w:tc>
      </w:tr>
      <w:tr w14:paraId="699DE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E7AB03A">
            <w:pPr>
              <w:pStyle w:val="30"/>
              <w:bidi w:val="0"/>
              <w:jc w:val="center"/>
              <w:rPr>
                <w:rFonts w:hint="default"/>
                <w:lang w:val="en-US" w:eastAsia="zh-CN"/>
              </w:rPr>
            </w:pPr>
            <w:r>
              <w:rPr>
                <w:rFonts w:hint="default"/>
                <w:lang w:val="en-US" w:eastAsia="zh-CN"/>
              </w:rPr>
              <w:t>59</w:t>
            </w:r>
          </w:p>
        </w:tc>
        <w:tc>
          <w:tcPr>
            <w:tcW w:w="967" w:type="pct"/>
            <w:noWrap w:val="0"/>
            <w:vAlign w:val="center"/>
          </w:tcPr>
          <w:p w14:paraId="2FB4C5C7">
            <w:pPr>
              <w:pStyle w:val="30"/>
              <w:bidi w:val="0"/>
              <w:jc w:val="center"/>
              <w:rPr>
                <w:rFonts w:hint="default"/>
                <w:lang w:val="en-US" w:eastAsia="zh-CN"/>
              </w:rPr>
            </w:pPr>
            <w:r>
              <w:rPr>
                <w:rFonts w:hint="default"/>
                <w:lang w:val="en-US" w:eastAsia="zh-CN"/>
              </w:rPr>
              <w:t>bdczldzS1</w:t>
            </w:r>
          </w:p>
        </w:tc>
        <w:tc>
          <w:tcPr>
            <w:tcW w:w="1087" w:type="pct"/>
            <w:noWrap w:val="0"/>
            <w:vAlign w:val="center"/>
          </w:tcPr>
          <w:p w14:paraId="14BD3878">
            <w:pPr>
              <w:pStyle w:val="30"/>
              <w:bidi w:val="0"/>
              <w:jc w:val="center"/>
              <w:rPr>
                <w:rFonts w:hint="default"/>
                <w:lang w:val="en-US" w:eastAsia="zh-CN"/>
              </w:rPr>
            </w:pPr>
            <w:r>
              <w:rPr>
                <w:rFonts w:hint="default"/>
                <w:lang w:val="en-US" w:eastAsia="zh-CN"/>
              </w:rPr>
              <w:t>不动产坐落地址（市）</w:t>
            </w:r>
          </w:p>
        </w:tc>
        <w:tc>
          <w:tcPr>
            <w:tcW w:w="753" w:type="pct"/>
            <w:noWrap w:val="0"/>
            <w:vAlign w:val="center"/>
          </w:tcPr>
          <w:p w14:paraId="185B8727">
            <w:pPr>
              <w:pStyle w:val="30"/>
              <w:bidi w:val="0"/>
              <w:jc w:val="center"/>
              <w:rPr>
                <w:rFonts w:hint="default"/>
                <w:lang w:val="en-US" w:eastAsia="zh-CN"/>
              </w:rPr>
            </w:pPr>
            <w:r>
              <w:rPr>
                <w:rFonts w:hint="default"/>
                <w:lang w:val="en-US" w:eastAsia="zh-CN"/>
              </w:rPr>
              <w:t>varchar</w:t>
            </w:r>
          </w:p>
        </w:tc>
        <w:tc>
          <w:tcPr>
            <w:tcW w:w="418" w:type="pct"/>
            <w:noWrap w:val="0"/>
            <w:vAlign w:val="center"/>
          </w:tcPr>
          <w:p w14:paraId="13A21FC1">
            <w:pPr>
              <w:pStyle w:val="30"/>
              <w:bidi w:val="0"/>
              <w:jc w:val="center"/>
              <w:rPr>
                <w:rFonts w:hint="default"/>
                <w:lang w:val="en-US" w:eastAsia="zh-CN"/>
              </w:rPr>
            </w:pPr>
            <w:r>
              <w:rPr>
                <w:rFonts w:hint="default"/>
                <w:lang w:val="en-US" w:eastAsia="zh-CN"/>
              </w:rPr>
              <w:t>20</w:t>
            </w:r>
          </w:p>
        </w:tc>
        <w:tc>
          <w:tcPr>
            <w:tcW w:w="417" w:type="pct"/>
            <w:noWrap w:val="0"/>
            <w:vAlign w:val="center"/>
          </w:tcPr>
          <w:p w14:paraId="7CED9565">
            <w:pPr>
              <w:pStyle w:val="30"/>
              <w:bidi w:val="0"/>
              <w:jc w:val="center"/>
              <w:rPr>
                <w:rFonts w:hint="default"/>
                <w:lang w:val="en-US" w:eastAsia="zh-CN"/>
              </w:rPr>
            </w:pPr>
            <w:r>
              <w:rPr>
                <w:rFonts w:hint="default"/>
                <w:lang w:val="en-US" w:eastAsia="zh-CN"/>
              </w:rPr>
              <w:t>否</w:t>
            </w:r>
          </w:p>
        </w:tc>
        <w:tc>
          <w:tcPr>
            <w:tcW w:w="920" w:type="pct"/>
            <w:noWrap w:val="0"/>
            <w:vAlign w:val="center"/>
          </w:tcPr>
          <w:p w14:paraId="4B381E99">
            <w:pPr>
              <w:pStyle w:val="30"/>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0F87BA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E9710C0">
            <w:pPr>
              <w:pStyle w:val="30"/>
              <w:bidi w:val="0"/>
              <w:jc w:val="center"/>
              <w:rPr>
                <w:rFonts w:hint="default"/>
                <w:lang w:val="en-US" w:eastAsia="zh-CN"/>
              </w:rPr>
            </w:pPr>
            <w:r>
              <w:rPr>
                <w:rFonts w:hint="default"/>
                <w:lang w:val="en-US" w:eastAsia="zh-CN"/>
              </w:rPr>
              <w:t>60</w:t>
            </w:r>
          </w:p>
        </w:tc>
        <w:tc>
          <w:tcPr>
            <w:tcW w:w="967" w:type="pct"/>
            <w:noWrap w:val="0"/>
            <w:vAlign w:val="center"/>
          </w:tcPr>
          <w:p w14:paraId="0CF032E6">
            <w:pPr>
              <w:pStyle w:val="30"/>
              <w:bidi w:val="0"/>
              <w:jc w:val="center"/>
              <w:rPr>
                <w:rFonts w:hint="default"/>
                <w:lang w:val="en-US" w:eastAsia="zh-CN"/>
              </w:rPr>
            </w:pPr>
            <w:r>
              <w:rPr>
                <w:rFonts w:hint="default"/>
                <w:lang w:val="en-US" w:eastAsia="zh-CN"/>
              </w:rPr>
              <w:t>bdczldzXxdz</w:t>
            </w:r>
          </w:p>
        </w:tc>
        <w:tc>
          <w:tcPr>
            <w:tcW w:w="1087" w:type="pct"/>
            <w:noWrap w:val="0"/>
            <w:vAlign w:val="center"/>
          </w:tcPr>
          <w:p w14:paraId="0FE0EA92">
            <w:pPr>
              <w:pStyle w:val="30"/>
              <w:bidi w:val="0"/>
              <w:jc w:val="center"/>
              <w:rPr>
                <w:rFonts w:hint="default"/>
                <w:lang w:val="en-US" w:eastAsia="zh-CN"/>
              </w:rPr>
            </w:pPr>
            <w:r>
              <w:rPr>
                <w:rFonts w:hint="default"/>
                <w:lang w:val="en-US" w:eastAsia="zh-CN"/>
              </w:rPr>
              <w:t>不动产坐落地址（详细地址）</w:t>
            </w:r>
          </w:p>
        </w:tc>
        <w:tc>
          <w:tcPr>
            <w:tcW w:w="753" w:type="pct"/>
            <w:noWrap w:val="0"/>
            <w:vAlign w:val="center"/>
          </w:tcPr>
          <w:p w14:paraId="4BEC5B55">
            <w:pPr>
              <w:pStyle w:val="30"/>
              <w:bidi w:val="0"/>
              <w:jc w:val="center"/>
              <w:rPr>
                <w:rFonts w:hint="default"/>
                <w:lang w:val="en-US" w:eastAsia="zh-CN"/>
              </w:rPr>
            </w:pPr>
            <w:r>
              <w:rPr>
                <w:rFonts w:hint="default"/>
                <w:lang w:val="en-US" w:eastAsia="zh-CN"/>
              </w:rPr>
              <w:t>varchar</w:t>
            </w:r>
          </w:p>
        </w:tc>
        <w:tc>
          <w:tcPr>
            <w:tcW w:w="418" w:type="pct"/>
            <w:noWrap w:val="0"/>
            <w:vAlign w:val="center"/>
          </w:tcPr>
          <w:p w14:paraId="619D5D49">
            <w:pPr>
              <w:pStyle w:val="30"/>
              <w:bidi w:val="0"/>
              <w:jc w:val="center"/>
              <w:rPr>
                <w:rFonts w:hint="default"/>
                <w:lang w:val="en-US" w:eastAsia="zh-CN"/>
              </w:rPr>
            </w:pPr>
            <w:r>
              <w:rPr>
                <w:rFonts w:hint="default"/>
                <w:lang w:val="en-US" w:eastAsia="zh-CN"/>
              </w:rPr>
              <w:t>80</w:t>
            </w:r>
          </w:p>
        </w:tc>
        <w:tc>
          <w:tcPr>
            <w:tcW w:w="417" w:type="pct"/>
            <w:noWrap w:val="0"/>
            <w:vAlign w:val="center"/>
          </w:tcPr>
          <w:p w14:paraId="44EDB51B">
            <w:pPr>
              <w:pStyle w:val="30"/>
              <w:bidi w:val="0"/>
              <w:jc w:val="center"/>
              <w:rPr>
                <w:rFonts w:hint="default"/>
                <w:lang w:val="en-US" w:eastAsia="zh-CN"/>
              </w:rPr>
            </w:pPr>
            <w:r>
              <w:rPr>
                <w:rFonts w:hint="default"/>
                <w:lang w:val="en-US" w:eastAsia="zh-CN"/>
              </w:rPr>
              <w:t>是</w:t>
            </w:r>
          </w:p>
        </w:tc>
        <w:tc>
          <w:tcPr>
            <w:tcW w:w="920" w:type="pct"/>
            <w:noWrap w:val="0"/>
            <w:vAlign w:val="center"/>
          </w:tcPr>
          <w:p w14:paraId="23DC8198">
            <w:pPr>
              <w:pStyle w:val="30"/>
              <w:bidi w:val="0"/>
              <w:jc w:val="center"/>
              <w:rPr>
                <w:rFonts w:hint="default"/>
                <w:lang w:val="en-US" w:eastAsia="zh-CN"/>
              </w:rPr>
            </w:pPr>
            <w:r>
              <w:rPr>
                <w:rFonts w:hint="default"/>
                <w:lang w:val="en-US" w:eastAsia="zh-CN"/>
              </w:rPr>
              <w:t>必须包含街、路、村、乡、镇、道、巷、号任意一个关键词。</w:t>
            </w:r>
          </w:p>
        </w:tc>
      </w:tr>
      <w:tr w14:paraId="5BE44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BC54D35">
            <w:pPr>
              <w:pStyle w:val="30"/>
              <w:bidi w:val="0"/>
              <w:jc w:val="center"/>
            </w:pPr>
            <w:r>
              <w:rPr>
                <w:rFonts w:hint="default"/>
                <w:lang w:val="en-US" w:eastAsia="zh-CN"/>
              </w:rPr>
              <w:t>61</w:t>
            </w:r>
          </w:p>
        </w:tc>
        <w:tc>
          <w:tcPr>
            <w:tcW w:w="967" w:type="pct"/>
            <w:noWrap w:val="0"/>
            <w:vAlign w:val="center"/>
          </w:tcPr>
          <w:p w14:paraId="3FF04237">
            <w:pPr>
              <w:pStyle w:val="30"/>
              <w:bidi w:val="0"/>
              <w:jc w:val="center"/>
            </w:pPr>
            <w:r>
              <w:t>zlqqz</w:t>
            </w:r>
          </w:p>
        </w:tc>
        <w:tc>
          <w:tcPr>
            <w:tcW w:w="1087" w:type="pct"/>
            <w:noWrap w:val="0"/>
            <w:vAlign w:val="center"/>
          </w:tcPr>
          <w:p w14:paraId="67697101">
            <w:pPr>
              <w:pStyle w:val="30"/>
              <w:bidi w:val="0"/>
              <w:jc w:val="center"/>
            </w:pPr>
            <w:r>
              <w:t>租赁期起止</w:t>
            </w:r>
          </w:p>
        </w:tc>
        <w:tc>
          <w:tcPr>
            <w:tcW w:w="753" w:type="pct"/>
            <w:noWrap w:val="0"/>
            <w:vAlign w:val="center"/>
          </w:tcPr>
          <w:p w14:paraId="2E59D813">
            <w:pPr>
              <w:pStyle w:val="30"/>
              <w:bidi w:val="0"/>
              <w:jc w:val="center"/>
            </w:pPr>
            <w:r>
              <w:t>date</w:t>
            </w:r>
          </w:p>
        </w:tc>
        <w:tc>
          <w:tcPr>
            <w:tcW w:w="418" w:type="pct"/>
            <w:noWrap w:val="0"/>
            <w:vAlign w:val="center"/>
          </w:tcPr>
          <w:p w14:paraId="54FB7A42">
            <w:pPr>
              <w:pStyle w:val="30"/>
              <w:bidi w:val="0"/>
              <w:jc w:val="center"/>
            </w:pPr>
            <w:r>
              <w:t>40</w:t>
            </w:r>
          </w:p>
        </w:tc>
        <w:tc>
          <w:tcPr>
            <w:tcW w:w="417" w:type="pct"/>
            <w:noWrap w:val="0"/>
            <w:vAlign w:val="center"/>
          </w:tcPr>
          <w:p w14:paraId="06876256">
            <w:pPr>
              <w:pStyle w:val="30"/>
              <w:bidi w:val="0"/>
              <w:jc w:val="center"/>
            </w:pPr>
            <w:r>
              <w:t>是</w:t>
            </w:r>
          </w:p>
        </w:tc>
        <w:tc>
          <w:tcPr>
            <w:tcW w:w="920" w:type="pct"/>
            <w:noWrap w:val="0"/>
            <w:vAlign w:val="center"/>
          </w:tcPr>
          <w:p w14:paraId="2010BD6B">
            <w:pPr>
              <w:pStyle w:val="30"/>
              <w:bidi w:val="0"/>
              <w:jc w:val="center"/>
              <w:rPr>
                <w:rFonts w:hint="eastAsia"/>
                <w:lang w:val="en-US" w:eastAsia="zh-CN"/>
              </w:rPr>
            </w:pPr>
            <w:r>
              <w:t>“租赁期起”+“空格”+“租赁期止”，其中租赁期起、止的格式为：yyyy-MM-dd</w:t>
            </w:r>
            <w:r>
              <w:rPr>
                <w:rFonts w:hint="default"/>
                <w:lang w:val="en-US" w:eastAsia="zh-CN"/>
              </w:rPr>
              <w:t>或</w:t>
            </w:r>
            <w:r>
              <w:rPr>
                <w:rFonts w:hint="default"/>
              </w:rPr>
              <w:t>yyyy-MM-dd HH:mm</w:t>
            </w:r>
          </w:p>
        </w:tc>
      </w:tr>
      <w:tr w14:paraId="07FB98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590DCCE">
            <w:pPr>
              <w:pStyle w:val="30"/>
              <w:bidi w:val="0"/>
              <w:jc w:val="center"/>
            </w:pPr>
            <w:r>
              <w:rPr>
                <w:rFonts w:hint="default"/>
                <w:lang w:val="en-US" w:eastAsia="zh-CN"/>
              </w:rPr>
              <w:t>62</w:t>
            </w:r>
          </w:p>
        </w:tc>
        <w:tc>
          <w:tcPr>
            <w:tcW w:w="967" w:type="pct"/>
            <w:noWrap w:val="0"/>
            <w:vAlign w:val="center"/>
          </w:tcPr>
          <w:p w14:paraId="6236FD52">
            <w:pPr>
              <w:pStyle w:val="30"/>
              <w:bidi w:val="0"/>
              <w:jc w:val="center"/>
            </w:pPr>
            <w:r>
              <w:t>kdsbz</w:t>
            </w:r>
          </w:p>
        </w:tc>
        <w:tc>
          <w:tcPr>
            <w:tcW w:w="1087" w:type="pct"/>
            <w:noWrap w:val="0"/>
            <w:vAlign w:val="center"/>
          </w:tcPr>
          <w:p w14:paraId="780665EA">
            <w:pPr>
              <w:pStyle w:val="30"/>
              <w:bidi w:val="0"/>
              <w:jc w:val="center"/>
            </w:pPr>
            <w:r>
              <w:t>跨地（市）标志</w:t>
            </w:r>
          </w:p>
        </w:tc>
        <w:tc>
          <w:tcPr>
            <w:tcW w:w="753" w:type="pct"/>
            <w:noWrap w:val="0"/>
            <w:vAlign w:val="center"/>
          </w:tcPr>
          <w:p w14:paraId="0ED0400B">
            <w:pPr>
              <w:pStyle w:val="30"/>
              <w:bidi w:val="0"/>
              <w:jc w:val="center"/>
            </w:pPr>
            <w:r>
              <w:t>varchar</w:t>
            </w:r>
          </w:p>
        </w:tc>
        <w:tc>
          <w:tcPr>
            <w:tcW w:w="418" w:type="pct"/>
            <w:noWrap w:val="0"/>
            <w:vAlign w:val="center"/>
          </w:tcPr>
          <w:p w14:paraId="3C55A53D">
            <w:pPr>
              <w:pStyle w:val="30"/>
              <w:bidi w:val="0"/>
              <w:jc w:val="center"/>
            </w:pPr>
            <w:r>
              <w:t>1</w:t>
            </w:r>
          </w:p>
        </w:tc>
        <w:tc>
          <w:tcPr>
            <w:tcW w:w="417" w:type="pct"/>
            <w:noWrap w:val="0"/>
            <w:vAlign w:val="center"/>
          </w:tcPr>
          <w:p w14:paraId="5DAB59C7">
            <w:pPr>
              <w:pStyle w:val="30"/>
              <w:bidi w:val="0"/>
              <w:jc w:val="center"/>
            </w:pPr>
            <w:r>
              <w:t>是</w:t>
            </w:r>
          </w:p>
        </w:tc>
        <w:tc>
          <w:tcPr>
            <w:tcW w:w="920" w:type="pct"/>
            <w:noWrap w:val="0"/>
            <w:vAlign w:val="center"/>
          </w:tcPr>
          <w:p w14:paraId="49D046C4">
            <w:pPr>
              <w:pStyle w:val="30"/>
              <w:bidi w:val="0"/>
              <w:jc w:val="center"/>
            </w:pPr>
            <w:r>
              <w:t>Y是N否</w:t>
            </w:r>
          </w:p>
        </w:tc>
      </w:tr>
      <w:tr w14:paraId="44577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922AEE6">
            <w:pPr>
              <w:pStyle w:val="30"/>
              <w:bidi w:val="0"/>
              <w:jc w:val="center"/>
              <w:rPr>
                <w:rFonts w:hint="default"/>
                <w:lang w:val="en-US" w:eastAsia="zh-CN"/>
              </w:rPr>
            </w:pPr>
            <w:r>
              <w:rPr>
                <w:rFonts w:hint="default"/>
                <w:lang w:val="en-US" w:eastAsia="zh-CN"/>
              </w:rPr>
              <w:t>63</w:t>
            </w:r>
          </w:p>
        </w:tc>
        <w:tc>
          <w:tcPr>
            <w:tcW w:w="967" w:type="pct"/>
            <w:noWrap w:val="0"/>
            <w:vAlign w:val="center"/>
          </w:tcPr>
          <w:p w14:paraId="5E1215F9">
            <w:pPr>
              <w:pStyle w:val="30"/>
              <w:bidi w:val="0"/>
              <w:jc w:val="center"/>
              <w:rPr>
                <w:lang w:val="en-US" w:eastAsia="zh-CN"/>
              </w:rPr>
            </w:pPr>
            <w:r>
              <w:t>cqzsbh</w:t>
            </w:r>
          </w:p>
        </w:tc>
        <w:tc>
          <w:tcPr>
            <w:tcW w:w="1087" w:type="pct"/>
            <w:noWrap w:val="0"/>
            <w:vAlign w:val="center"/>
          </w:tcPr>
          <w:p w14:paraId="34CCF991">
            <w:pPr>
              <w:pStyle w:val="30"/>
              <w:bidi w:val="0"/>
              <w:jc w:val="center"/>
              <w:rPr>
                <w:lang w:val="en-US" w:eastAsia="zh-CN"/>
              </w:rPr>
            </w:pPr>
            <w:r>
              <w:t>产权证书/不动产权证号</w:t>
            </w:r>
          </w:p>
        </w:tc>
        <w:tc>
          <w:tcPr>
            <w:tcW w:w="753" w:type="pct"/>
            <w:noWrap w:val="0"/>
            <w:vAlign w:val="center"/>
          </w:tcPr>
          <w:p w14:paraId="596777FC">
            <w:pPr>
              <w:pStyle w:val="30"/>
              <w:bidi w:val="0"/>
              <w:jc w:val="center"/>
              <w:rPr>
                <w:lang w:val="en-US" w:eastAsia="zh-CN"/>
              </w:rPr>
            </w:pPr>
            <w:r>
              <w:t>varchar</w:t>
            </w:r>
          </w:p>
        </w:tc>
        <w:tc>
          <w:tcPr>
            <w:tcW w:w="418" w:type="pct"/>
            <w:noWrap w:val="0"/>
            <w:vAlign w:val="center"/>
          </w:tcPr>
          <w:p w14:paraId="0BCD65FE">
            <w:pPr>
              <w:pStyle w:val="30"/>
              <w:bidi w:val="0"/>
              <w:jc w:val="center"/>
              <w:rPr>
                <w:lang w:val="en-US" w:eastAsia="zh-CN"/>
              </w:rPr>
            </w:pPr>
            <w:r>
              <w:t>40</w:t>
            </w:r>
          </w:p>
        </w:tc>
        <w:tc>
          <w:tcPr>
            <w:tcW w:w="417" w:type="pct"/>
            <w:noWrap w:val="0"/>
            <w:vAlign w:val="center"/>
          </w:tcPr>
          <w:p w14:paraId="12A89097">
            <w:pPr>
              <w:pStyle w:val="30"/>
              <w:bidi w:val="0"/>
              <w:jc w:val="center"/>
              <w:rPr>
                <w:lang w:val="en-US" w:eastAsia="zh-CN"/>
              </w:rPr>
            </w:pPr>
            <w:r>
              <w:t>是</w:t>
            </w:r>
          </w:p>
        </w:tc>
        <w:tc>
          <w:tcPr>
            <w:tcW w:w="920" w:type="pct"/>
            <w:noWrap w:val="0"/>
            <w:vAlign w:val="center"/>
          </w:tcPr>
          <w:p w14:paraId="3740C4D6">
            <w:pPr>
              <w:pStyle w:val="30"/>
              <w:bidi w:val="0"/>
              <w:jc w:val="center"/>
              <w:rPr>
                <w:lang w:val="en-US" w:eastAsia="zh-CN"/>
              </w:rPr>
            </w:pPr>
            <w:r>
              <w:t>无“产权证书/不动产权证号”时，填写“无”</w:t>
            </w:r>
          </w:p>
        </w:tc>
      </w:tr>
      <w:tr w14:paraId="0C0E23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9D5B549">
            <w:pPr>
              <w:pStyle w:val="30"/>
              <w:bidi w:val="0"/>
              <w:jc w:val="center"/>
              <w:rPr>
                <w:rFonts w:hint="default"/>
                <w:lang w:val="en-US" w:eastAsia="zh-CN"/>
              </w:rPr>
            </w:pPr>
            <w:r>
              <w:rPr>
                <w:rFonts w:hint="default"/>
                <w:lang w:val="en-US" w:eastAsia="zh-CN"/>
              </w:rPr>
              <w:t>64</w:t>
            </w:r>
          </w:p>
        </w:tc>
        <w:tc>
          <w:tcPr>
            <w:tcW w:w="967" w:type="pct"/>
            <w:noWrap w:val="0"/>
            <w:vAlign w:val="center"/>
          </w:tcPr>
          <w:p w14:paraId="08478BDD">
            <w:pPr>
              <w:pStyle w:val="30"/>
              <w:bidi w:val="0"/>
              <w:jc w:val="center"/>
            </w:pPr>
            <w:r>
              <w:rPr>
                <w:rFonts w:hint="default"/>
                <w:lang w:val="en-US" w:eastAsia="zh-CN"/>
              </w:rPr>
              <w:t>cph</w:t>
            </w:r>
          </w:p>
        </w:tc>
        <w:tc>
          <w:tcPr>
            <w:tcW w:w="1087" w:type="pct"/>
            <w:noWrap w:val="0"/>
            <w:vAlign w:val="center"/>
          </w:tcPr>
          <w:p w14:paraId="1B3207A2">
            <w:pPr>
              <w:pStyle w:val="30"/>
              <w:bidi w:val="0"/>
              <w:jc w:val="center"/>
              <w:rPr>
                <w:rFonts w:hint="default"/>
                <w:lang w:val="en-US" w:eastAsia="zh-CN"/>
              </w:rPr>
            </w:pPr>
            <w:r>
              <w:rPr>
                <w:rFonts w:hint="default"/>
                <w:lang w:val="en-US" w:eastAsia="zh-CN"/>
              </w:rPr>
              <w:t>车牌号</w:t>
            </w:r>
          </w:p>
        </w:tc>
        <w:tc>
          <w:tcPr>
            <w:tcW w:w="753" w:type="pct"/>
            <w:noWrap w:val="0"/>
            <w:vAlign w:val="center"/>
          </w:tcPr>
          <w:p w14:paraId="79E17990">
            <w:pPr>
              <w:pStyle w:val="30"/>
              <w:bidi w:val="0"/>
              <w:jc w:val="center"/>
              <w:rPr>
                <w:rFonts w:hint="default"/>
                <w:lang w:val="en-US" w:eastAsia="zh-CN"/>
              </w:rPr>
            </w:pPr>
            <w:r>
              <w:rPr>
                <w:rFonts w:hint="default"/>
              </w:rPr>
              <w:t>varchar</w:t>
            </w:r>
          </w:p>
        </w:tc>
        <w:tc>
          <w:tcPr>
            <w:tcW w:w="418" w:type="pct"/>
            <w:noWrap w:val="0"/>
            <w:vAlign w:val="center"/>
          </w:tcPr>
          <w:p w14:paraId="6863E7E2">
            <w:pPr>
              <w:pStyle w:val="30"/>
              <w:bidi w:val="0"/>
              <w:jc w:val="center"/>
              <w:rPr>
                <w:rFonts w:hint="default"/>
                <w:lang w:val="en-US" w:eastAsia="zh-CN"/>
              </w:rPr>
            </w:pPr>
            <w:r>
              <w:rPr>
                <w:rFonts w:hint="default"/>
                <w:lang w:val="en-US" w:eastAsia="zh-CN"/>
              </w:rPr>
              <w:t>80</w:t>
            </w:r>
          </w:p>
        </w:tc>
        <w:tc>
          <w:tcPr>
            <w:tcW w:w="417" w:type="pct"/>
            <w:noWrap w:val="0"/>
            <w:vAlign w:val="center"/>
          </w:tcPr>
          <w:p w14:paraId="6E319845">
            <w:pPr>
              <w:pStyle w:val="30"/>
              <w:bidi w:val="0"/>
              <w:jc w:val="center"/>
              <w:rPr>
                <w:rFonts w:hint="default"/>
                <w:lang w:val="en-US" w:eastAsia="zh-CN"/>
              </w:rPr>
            </w:pPr>
            <w:r>
              <w:rPr>
                <w:rFonts w:hint="default"/>
                <w:lang w:val="en-US" w:eastAsia="zh-CN"/>
              </w:rPr>
              <w:t>否</w:t>
            </w:r>
          </w:p>
        </w:tc>
        <w:tc>
          <w:tcPr>
            <w:tcW w:w="920" w:type="pct"/>
            <w:noWrap w:val="0"/>
            <w:vAlign w:val="center"/>
          </w:tcPr>
          <w:p w14:paraId="7914B2A0">
            <w:pPr>
              <w:pStyle w:val="30"/>
              <w:bidi w:val="0"/>
              <w:jc w:val="center"/>
              <w:rPr>
                <w:rFonts w:hint="default"/>
                <w:lang w:val="en-US" w:eastAsia="zh-CN"/>
              </w:rPr>
            </w:pPr>
            <w:r>
              <w:rPr>
                <w:rFonts w:hint="eastAsia"/>
                <w:lang w:val="en-US" w:eastAsia="zh-CN"/>
              </w:rPr>
              <w:t>最多传递3个车牌号，每个车牌号最大长度不能超过20</w:t>
            </w:r>
          </w:p>
        </w:tc>
      </w:tr>
      <w:tr w14:paraId="59B6C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098C285">
            <w:pPr>
              <w:pStyle w:val="30"/>
              <w:bidi w:val="0"/>
              <w:jc w:val="center"/>
              <w:rPr>
                <w:rFonts w:hint="default"/>
                <w:lang w:val="en-US" w:eastAsia="zh-CN"/>
              </w:rPr>
            </w:pPr>
            <w:r>
              <w:rPr>
                <w:rFonts w:hint="default"/>
                <w:lang w:val="en-US" w:eastAsia="zh-CN"/>
              </w:rPr>
              <w:t>65</w:t>
            </w:r>
          </w:p>
        </w:tc>
        <w:tc>
          <w:tcPr>
            <w:tcW w:w="967" w:type="pct"/>
            <w:noWrap w:val="0"/>
            <w:vAlign w:val="center"/>
          </w:tcPr>
          <w:p w14:paraId="1001937A">
            <w:pPr>
              <w:pStyle w:val="30"/>
              <w:bidi w:val="0"/>
              <w:jc w:val="center"/>
              <w:rPr>
                <w:rFonts w:hint="default"/>
                <w:lang w:val="en-US" w:eastAsia="zh-CN"/>
              </w:rPr>
            </w:pPr>
            <w:r>
              <w:rPr>
                <w:rFonts w:hint="eastAsia"/>
                <w:lang w:val="en-US" w:eastAsia="zh-CN"/>
              </w:rPr>
              <w:t>lqkpmsDm</w:t>
            </w:r>
          </w:p>
        </w:tc>
        <w:tc>
          <w:tcPr>
            <w:tcW w:w="1087" w:type="pct"/>
            <w:noWrap w:val="0"/>
            <w:vAlign w:val="center"/>
          </w:tcPr>
          <w:p w14:paraId="71FA4B85">
            <w:pPr>
              <w:pStyle w:val="30"/>
              <w:bidi w:val="0"/>
              <w:jc w:val="center"/>
              <w:rPr>
                <w:rFonts w:hint="default"/>
                <w:lang w:val="en-US" w:eastAsia="zh-CN"/>
              </w:rPr>
            </w:pPr>
            <w:r>
              <w:rPr>
                <w:rFonts w:hint="eastAsia"/>
                <w:lang w:val="en-US" w:eastAsia="zh-CN"/>
              </w:rPr>
              <w:t>乐企开票模式代码</w:t>
            </w:r>
          </w:p>
        </w:tc>
        <w:tc>
          <w:tcPr>
            <w:tcW w:w="753" w:type="pct"/>
            <w:noWrap w:val="0"/>
            <w:vAlign w:val="center"/>
          </w:tcPr>
          <w:p w14:paraId="2F3D46D4">
            <w:pPr>
              <w:pStyle w:val="30"/>
              <w:bidi w:val="0"/>
              <w:jc w:val="center"/>
              <w:rPr>
                <w:rFonts w:hint="default"/>
                <w:lang w:val="en-US" w:eastAsia="zh-CN"/>
              </w:rPr>
            </w:pPr>
            <w:r>
              <w:rPr>
                <w:rFonts w:hint="eastAsia"/>
                <w:lang w:val="en-US" w:eastAsia="zh-CN"/>
              </w:rPr>
              <w:t>varchar</w:t>
            </w:r>
          </w:p>
        </w:tc>
        <w:tc>
          <w:tcPr>
            <w:tcW w:w="418" w:type="pct"/>
            <w:noWrap w:val="0"/>
            <w:vAlign w:val="center"/>
          </w:tcPr>
          <w:p w14:paraId="644A0121">
            <w:pPr>
              <w:pStyle w:val="30"/>
              <w:bidi w:val="0"/>
              <w:jc w:val="center"/>
              <w:rPr>
                <w:rFonts w:hint="default"/>
                <w:lang w:val="en-US" w:eastAsia="zh-CN"/>
              </w:rPr>
            </w:pPr>
            <w:r>
              <w:rPr>
                <w:rFonts w:hint="eastAsia"/>
                <w:lang w:val="en-US" w:eastAsia="zh-CN"/>
              </w:rPr>
              <w:t>2</w:t>
            </w:r>
          </w:p>
        </w:tc>
        <w:tc>
          <w:tcPr>
            <w:tcW w:w="417" w:type="pct"/>
            <w:noWrap w:val="0"/>
            <w:vAlign w:val="center"/>
          </w:tcPr>
          <w:p w14:paraId="3C167621">
            <w:pPr>
              <w:pStyle w:val="30"/>
              <w:bidi w:val="0"/>
              <w:jc w:val="center"/>
              <w:rPr>
                <w:rFonts w:hint="default"/>
                <w:lang w:val="en-US" w:eastAsia="zh-CN"/>
              </w:rPr>
            </w:pPr>
            <w:r>
              <w:rPr>
                <w:rFonts w:hint="eastAsia"/>
                <w:lang w:val="en-US" w:eastAsia="zh-CN"/>
              </w:rPr>
              <w:t>否</w:t>
            </w:r>
          </w:p>
        </w:tc>
        <w:tc>
          <w:tcPr>
            <w:tcW w:w="920" w:type="pct"/>
            <w:noWrap w:val="0"/>
            <w:vAlign w:val="center"/>
          </w:tcPr>
          <w:p w14:paraId="2BEAFAB4">
            <w:pPr>
              <w:pStyle w:val="30"/>
              <w:bidi w:val="0"/>
              <w:jc w:val="center"/>
              <w:rPr>
                <w:rFonts w:hint="default"/>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23F578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435086B">
            <w:pPr>
              <w:pStyle w:val="30"/>
              <w:bidi w:val="0"/>
              <w:jc w:val="center"/>
              <w:rPr>
                <w:rFonts w:hint="default"/>
                <w:lang w:val="en-US" w:eastAsia="zh-CN"/>
              </w:rPr>
            </w:pPr>
            <w:r>
              <w:rPr>
                <w:rFonts w:hint="default"/>
                <w:lang w:val="en-US" w:eastAsia="zh-CN"/>
              </w:rPr>
              <w:t>66</w:t>
            </w:r>
          </w:p>
        </w:tc>
        <w:tc>
          <w:tcPr>
            <w:tcW w:w="967" w:type="pct"/>
            <w:noWrap w:val="0"/>
            <w:vAlign w:val="center"/>
          </w:tcPr>
          <w:p w14:paraId="4DF19F2C">
            <w:pPr>
              <w:pStyle w:val="30"/>
              <w:bidi w:val="0"/>
              <w:jc w:val="center"/>
            </w:pPr>
            <w:r>
              <w:rPr>
                <w:rFonts w:hint="default"/>
                <w:lang w:val="en-US" w:eastAsia="zh-CN"/>
              </w:rPr>
              <w:t>zfqdDm</w:t>
            </w:r>
          </w:p>
        </w:tc>
        <w:tc>
          <w:tcPr>
            <w:tcW w:w="1087" w:type="pct"/>
            <w:noWrap w:val="0"/>
            <w:vAlign w:val="center"/>
          </w:tcPr>
          <w:p w14:paraId="11883DBD">
            <w:pPr>
              <w:pStyle w:val="30"/>
              <w:bidi w:val="0"/>
              <w:jc w:val="center"/>
              <w:rPr>
                <w:rFonts w:hint="default"/>
                <w:lang w:val="en-US" w:eastAsia="zh-CN"/>
              </w:rPr>
            </w:pPr>
            <w:r>
              <w:rPr>
                <w:rFonts w:hint="default"/>
                <w:lang w:val="en-US" w:eastAsia="zh-CN"/>
              </w:rPr>
              <w:t>支付渠道</w:t>
            </w:r>
          </w:p>
        </w:tc>
        <w:tc>
          <w:tcPr>
            <w:tcW w:w="753" w:type="pct"/>
            <w:noWrap w:val="0"/>
            <w:vAlign w:val="center"/>
          </w:tcPr>
          <w:p w14:paraId="5B34A927">
            <w:pPr>
              <w:pStyle w:val="30"/>
              <w:bidi w:val="0"/>
              <w:jc w:val="center"/>
              <w:rPr>
                <w:rFonts w:hint="default"/>
                <w:lang w:val="en-US" w:eastAsia="zh-CN"/>
              </w:rPr>
            </w:pPr>
            <w:r>
              <w:rPr>
                <w:rFonts w:hint="default"/>
              </w:rPr>
              <w:t>varchar</w:t>
            </w:r>
          </w:p>
        </w:tc>
        <w:tc>
          <w:tcPr>
            <w:tcW w:w="418" w:type="pct"/>
            <w:noWrap w:val="0"/>
            <w:vAlign w:val="center"/>
          </w:tcPr>
          <w:p w14:paraId="6F4DC2CB">
            <w:pPr>
              <w:pStyle w:val="30"/>
              <w:bidi w:val="0"/>
              <w:jc w:val="center"/>
              <w:rPr>
                <w:rFonts w:hint="default"/>
                <w:lang w:val="en-US" w:eastAsia="zh-CN"/>
              </w:rPr>
            </w:pPr>
            <w:r>
              <w:rPr>
                <w:rFonts w:hint="default"/>
                <w:lang w:val="en-US" w:eastAsia="zh-CN"/>
              </w:rPr>
              <w:t>3</w:t>
            </w:r>
          </w:p>
        </w:tc>
        <w:tc>
          <w:tcPr>
            <w:tcW w:w="417" w:type="pct"/>
            <w:noWrap w:val="0"/>
            <w:vAlign w:val="center"/>
          </w:tcPr>
          <w:p w14:paraId="567B04A7">
            <w:pPr>
              <w:pStyle w:val="30"/>
              <w:bidi w:val="0"/>
              <w:jc w:val="center"/>
              <w:rPr>
                <w:rFonts w:hint="default"/>
                <w:lang w:val="en-US" w:eastAsia="zh-CN"/>
              </w:rPr>
            </w:pPr>
            <w:r>
              <w:rPr>
                <w:rFonts w:hint="default"/>
                <w:lang w:val="en-US" w:eastAsia="zh-CN"/>
              </w:rPr>
              <w:t>否</w:t>
            </w:r>
          </w:p>
        </w:tc>
        <w:tc>
          <w:tcPr>
            <w:tcW w:w="920" w:type="pct"/>
            <w:noWrap w:val="0"/>
            <w:vAlign w:val="center"/>
          </w:tcPr>
          <w:p w14:paraId="498CF7D6">
            <w:pPr>
              <w:pStyle w:val="30"/>
              <w:bidi w:val="0"/>
              <w:jc w:val="center"/>
              <w:rPr>
                <w:rFonts w:hint="default"/>
                <w:lang w:eastAsia="zh-CN"/>
              </w:rPr>
            </w:pPr>
            <w:r>
              <w:rPr>
                <w:rFonts w:hint="default"/>
                <w:lang w:val="en-US" w:eastAsia="zh-CN"/>
              </w:rPr>
              <w:t>0</w:t>
            </w:r>
            <w:r>
              <w:rPr>
                <w:rFonts w:hint="default"/>
              </w:rPr>
              <w:t>01：现金</w:t>
            </w:r>
            <w:r>
              <w:rPr>
                <w:rFonts w:hint="default"/>
                <w:lang w:eastAsia="zh-CN"/>
              </w:rPr>
              <w:t>；</w:t>
            </w:r>
          </w:p>
          <w:p w14:paraId="329A9B54">
            <w:pPr>
              <w:pStyle w:val="30"/>
              <w:bidi w:val="0"/>
              <w:jc w:val="center"/>
              <w:rPr>
                <w:rFonts w:hint="default"/>
                <w:lang w:eastAsia="zh-CN"/>
              </w:rPr>
            </w:pPr>
            <w:r>
              <w:rPr>
                <w:rFonts w:hint="default"/>
                <w:lang w:val="en-US" w:eastAsia="zh-CN"/>
              </w:rPr>
              <w:t>0</w:t>
            </w:r>
            <w:r>
              <w:rPr>
                <w:rFonts w:hint="default"/>
              </w:rPr>
              <w:t>02：银行转账</w:t>
            </w:r>
            <w:r>
              <w:rPr>
                <w:rFonts w:hint="default"/>
                <w:lang w:eastAsia="zh-CN"/>
              </w:rPr>
              <w:t>；</w:t>
            </w:r>
          </w:p>
          <w:p w14:paraId="20A760CB">
            <w:pPr>
              <w:pStyle w:val="30"/>
              <w:bidi w:val="0"/>
              <w:jc w:val="center"/>
              <w:rPr>
                <w:rFonts w:hint="default"/>
                <w:lang w:eastAsia="zh-CN"/>
              </w:rPr>
            </w:pPr>
            <w:r>
              <w:rPr>
                <w:rFonts w:hint="default"/>
                <w:lang w:val="en-US" w:eastAsia="zh-CN"/>
              </w:rPr>
              <w:t>0</w:t>
            </w:r>
            <w:r>
              <w:rPr>
                <w:rFonts w:hint="default"/>
              </w:rPr>
              <w:t>03：票据</w:t>
            </w:r>
            <w:r>
              <w:rPr>
                <w:rFonts w:hint="default"/>
                <w:lang w:eastAsia="zh-CN"/>
              </w:rPr>
              <w:t>；</w:t>
            </w:r>
          </w:p>
          <w:p w14:paraId="03D7CEF7">
            <w:pPr>
              <w:pStyle w:val="30"/>
              <w:bidi w:val="0"/>
              <w:jc w:val="center"/>
              <w:rPr>
                <w:rFonts w:hint="default"/>
                <w:lang w:eastAsia="zh-CN"/>
              </w:rPr>
            </w:pPr>
            <w:r>
              <w:rPr>
                <w:rFonts w:hint="default"/>
                <w:lang w:val="en-US" w:eastAsia="zh-CN"/>
              </w:rPr>
              <w:t>0</w:t>
            </w:r>
            <w:r>
              <w:rPr>
                <w:rFonts w:hint="default"/>
              </w:rPr>
              <w:t>04：借记卡</w:t>
            </w:r>
            <w:r>
              <w:rPr>
                <w:rFonts w:hint="default"/>
                <w:lang w:eastAsia="zh-CN"/>
              </w:rPr>
              <w:t>；</w:t>
            </w:r>
          </w:p>
          <w:p w14:paraId="170910D8">
            <w:pPr>
              <w:pStyle w:val="30"/>
              <w:bidi w:val="0"/>
              <w:jc w:val="center"/>
              <w:rPr>
                <w:rFonts w:hint="default"/>
                <w:lang w:val="en-US" w:eastAsia="zh-CN"/>
              </w:rPr>
            </w:pPr>
            <w:r>
              <w:rPr>
                <w:rFonts w:hint="default"/>
                <w:lang w:val="en-US" w:eastAsia="zh-CN"/>
              </w:rPr>
              <w:t>0</w:t>
            </w:r>
            <w:r>
              <w:rPr>
                <w:rFonts w:hint="default"/>
              </w:rPr>
              <w:t>05：信用</w:t>
            </w:r>
            <w:r>
              <w:rPr>
                <w:rFonts w:hint="default"/>
                <w:lang w:val="en-US" w:eastAsia="zh-CN"/>
              </w:rPr>
              <w:t>卡；</w:t>
            </w:r>
          </w:p>
          <w:p w14:paraId="0B2B23E9">
            <w:pPr>
              <w:pStyle w:val="30"/>
              <w:bidi w:val="0"/>
              <w:jc w:val="center"/>
              <w:rPr>
                <w:rFonts w:hint="default"/>
                <w:lang w:eastAsia="zh-CN"/>
              </w:rPr>
            </w:pPr>
            <w:r>
              <w:rPr>
                <w:rFonts w:hint="default"/>
                <w:lang w:val="en-US" w:eastAsia="zh-CN"/>
              </w:rPr>
              <w:t>0</w:t>
            </w:r>
            <w:r>
              <w:rPr>
                <w:rFonts w:hint="default"/>
              </w:rPr>
              <w:t>06：购物卡/券</w:t>
            </w:r>
            <w:r>
              <w:rPr>
                <w:rFonts w:hint="default"/>
                <w:lang w:eastAsia="zh-CN"/>
              </w:rPr>
              <w:t>；</w:t>
            </w:r>
          </w:p>
          <w:p w14:paraId="016D2692">
            <w:pPr>
              <w:pStyle w:val="30"/>
              <w:bidi w:val="0"/>
              <w:jc w:val="center"/>
              <w:rPr>
                <w:rFonts w:hint="default"/>
                <w:lang w:eastAsia="zh-CN"/>
              </w:rPr>
            </w:pPr>
            <w:r>
              <w:rPr>
                <w:rFonts w:hint="default"/>
                <w:lang w:val="en-US" w:eastAsia="zh-CN"/>
              </w:rPr>
              <w:t>0</w:t>
            </w:r>
            <w:r>
              <w:rPr>
                <w:rFonts w:hint="default"/>
              </w:rPr>
              <w:t>07：优惠券</w:t>
            </w:r>
            <w:r>
              <w:rPr>
                <w:rFonts w:hint="default"/>
                <w:lang w:eastAsia="zh-CN"/>
              </w:rPr>
              <w:t>；</w:t>
            </w:r>
          </w:p>
          <w:p w14:paraId="15BF5367">
            <w:pPr>
              <w:pStyle w:val="30"/>
              <w:bidi w:val="0"/>
              <w:jc w:val="center"/>
              <w:rPr>
                <w:rFonts w:hint="default"/>
                <w:lang w:eastAsia="zh-CN"/>
              </w:rPr>
            </w:pPr>
            <w:r>
              <w:rPr>
                <w:rFonts w:hint="default"/>
                <w:lang w:val="en-US" w:eastAsia="zh-CN"/>
              </w:rPr>
              <w:t>0</w:t>
            </w:r>
            <w:r>
              <w:rPr>
                <w:rFonts w:hint="default"/>
              </w:rPr>
              <w:t>08：商场积分</w:t>
            </w:r>
            <w:r>
              <w:rPr>
                <w:rFonts w:hint="default"/>
                <w:lang w:eastAsia="zh-CN"/>
              </w:rPr>
              <w:t>；</w:t>
            </w:r>
          </w:p>
          <w:p w14:paraId="43333FC1">
            <w:pPr>
              <w:pStyle w:val="30"/>
              <w:bidi w:val="0"/>
              <w:jc w:val="center"/>
              <w:rPr>
                <w:rFonts w:hint="default"/>
                <w:lang w:eastAsia="zh-CN"/>
              </w:rPr>
            </w:pPr>
            <w:r>
              <w:rPr>
                <w:rFonts w:hint="default"/>
                <w:lang w:val="en-US" w:eastAsia="zh-CN"/>
              </w:rPr>
              <w:t>0</w:t>
            </w:r>
            <w:r>
              <w:rPr>
                <w:rFonts w:hint="default"/>
              </w:rPr>
              <w:t>09：支付宝</w:t>
            </w:r>
            <w:r>
              <w:rPr>
                <w:rFonts w:hint="default"/>
                <w:lang w:eastAsia="zh-CN"/>
              </w:rPr>
              <w:t>；</w:t>
            </w:r>
          </w:p>
          <w:p w14:paraId="5ACDDABB">
            <w:pPr>
              <w:pStyle w:val="30"/>
              <w:bidi w:val="0"/>
              <w:jc w:val="center"/>
              <w:rPr>
                <w:rFonts w:hint="default"/>
                <w:lang w:eastAsia="zh-CN"/>
              </w:rPr>
            </w:pPr>
            <w:r>
              <w:rPr>
                <w:rFonts w:hint="default"/>
                <w:lang w:val="en-US" w:eastAsia="zh-CN"/>
              </w:rPr>
              <w:t>0</w:t>
            </w:r>
            <w:r>
              <w:rPr>
                <w:rFonts w:hint="default"/>
              </w:rPr>
              <w:t>10：微信支付</w:t>
            </w:r>
            <w:r>
              <w:rPr>
                <w:rFonts w:hint="default"/>
                <w:lang w:eastAsia="zh-CN"/>
              </w:rPr>
              <w:t>；</w:t>
            </w:r>
          </w:p>
          <w:p w14:paraId="12FE8235">
            <w:pPr>
              <w:pStyle w:val="30"/>
              <w:bidi w:val="0"/>
              <w:jc w:val="center"/>
              <w:rPr>
                <w:rFonts w:hint="default"/>
                <w:lang w:eastAsia="zh-CN"/>
              </w:rPr>
            </w:pPr>
            <w:r>
              <w:rPr>
                <w:rFonts w:hint="default"/>
                <w:lang w:val="en-US" w:eastAsia="zh-CN"/>
              </w:rPr>
              <w:t>0</w:t>
            </w:r>
            <w:r>
              <w:rPr>
                <w:rFonts w:hint="default"/>
              </w:rPr>
              <w:t>11：云闪付</w:t>
            </w:r>
            <w:r>
              <w:rPr>
                <w:rFonts w:hint="default"/>
                <w:lang w:eastAsia="zh-CN"/>
              </w:rPr>
              <w:t>；</w:t>
            </w:r>
          </w:p>
          <w:p w14:paraId="6A014625">
            <w:pPr>
              <w:pStyle w:val="30"/>
              <w:bidi w:val="0"/>
              <w:jc w:val="center"/>
              <w:rPr>
                <w:rFonts w:hint="default"/>
                <w:lang w:eastAsia="zh-CN"/>
              </w:rPr>
            </w:pPr>
            <w:r>
              <w:rPr>
                <w:rFonts w:hint="default"/>
                <w:lang w:val="en-US" w:eastAsia="zh-CN"/>
              </w:rPr>
              <w:t>0</w:t>
            </w:r>
            <w:r>
              <w:rPr>
                <w:rFonts w:hint="default"/>
              </w:rPr>
              <w:t>12</w:t>
            </w:r>
            <w:r>
              <w:rPr>
                <w:rFonts w:hint="default"/>
                <w:lang w:eastAsia="zh-CN"/>
              </w:rPr>
              <w:t>：</w:t>
            </w:r>
            <w:r>
              <w:rPr>
                <w:rFonts w:hint="default"/>
              </w:rPr>
              <w:t>Apple Pay</w:t>
            </w:r>
            <w:r>
              <w:rPr>
                <w:rFonts w:hint="default"/>
                <w:lang w:eastAsia="zh-CN"/>
              </w:rPr>
              <w:t>；</w:t>
            </w:r>
          </w:p>
          <w:p w14:paraId="1016A694">
            <w:pPr>
              <w:pStyle w:val="30"/>
              <w:bidi w:val="0"/>
              <w:jc w:val="center"/>
              <w:rPr>
                <w:rFonts w:hint="default"/>
                <w:lang w:eastAsia="zh-CN"/>
              </w:rPr>
            </w:pPr>
            <w:r>
              <w:rPr>
                <w:rFonts w:hint="default"/>
                <w:lang w:val="en-US" w:eastAsia="zh-CN"/>
              </w:rPr>
              <w:t>0</w:t>
            </w:r>
            <w:r>
              <w:rPr>
                <w:rFonts w:hint="default"/>
              </w:rPr>
              <w:t>13</w:t>
            </w:r>
            <w:r>
              <w:rPr>
                <w:rFonts w:hint="default"/>
                <w:lang w:eastAsia="zh-CN"/>
              </w:rPr>
              <w:t>：</w:t>
            </w:r>
            <w:r>
              <w:rPr>
                <w:rFonts w:hint="default"/>
              </w:rPr>
              <w:t>Samsung Pay </w:t>
            </w:r>
            <w:r>
              <w:rPr>
                <w:rFonts w:hint="default"/>
                <w:lang w:eastAsia="zh-CN"/>
              </w:rPr>
              <w:t>；</w:t>
            </w:r>
          </w:p>
          <w:p w14:paraId="1D65CDFD">
            <w:pPr>
              <w:pStyle w:val="30"/>
              <w:bidi w:val="0"/>
              <w:jc w:val="center"/>
              <w:rPr>
                <w:rFonts w:hint="default"/>
                <w:lang w:val="en-US" w:eastAsia="zh-CN"/>
              </w:rPr>
            </w:pPr>
            <w:r>
              <w:rPr>
                <w:rFonts w:hint="default"/>
                <w:lang w:val="en-US" w:eastAsia="zh-CN"/>
              </w:rPr>
              <w:t>0</w:t>
            </w:r>
            <w:r>
              <w:rPr>
                <w:rFonts w:hint="default"/>
              </w:rPr>
              <w:t>99：其他</w:t>
            </w:r>
          </w:p>
        </w:tc>
      </w:tr>
      <w:tr w14:paraId="03970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499F60F">
            <w:pPr>
              <w:pStyle w:val="30"/>
              <w:bidi w:val="0"/>
              <w:jc w:val="center"/>
              <w:rPr>
                <w:rFonts w:hint="default"/>
                <w:lang w:val="en-US" w:eastAsia="zh-CN"/>
              </w:rPr>
            </w:pPr>
            <w:r>
              <w:rPr>
                <w:rFonts w:hint="default"/>
                <w:lang w:val="en-US" w:eastAsia="zh-CN"/>
              </w:rPr>
              <w:t>67</w:t>
            </w:r>
          </w:p>
        </w:tc>
        <w:tc>
          <w:tcPr>
            <w:tcW w:w="967" w:type="pct"/>
            <w:noWrap w:val="0"/>
            <w:vAlign w:val="center"/>
          </w:tcPr>
          <w:p w14:paraId="0F27E134">
            <w:pPr>
              <w:pStyle w:val="30"/>
              <w:bidi w:val="0"/>
              <w:jc w:val="center"/>
            </w:pPr>
            <w:r>
              <w:rPr>
                <w:rFonts w:hint="default"/>
                <w:lang w:val="en-US" w:eastAsia="zh-CN"/>
              </w:rPr>
              <w:t>jydh</w:t>
            </w:r>
          </w:p>
        </w:tc>
        <w:tc>
          <w:tcPr>
            <w:tcW w:w="1087" w:type="pct"/>
            <w:noWrap w:val="0"/>
            <w:vAlign w:val="center"/>
          </w:tcPr>
          <w:p w14:paraId="6508543E">
            <w:pPr>
              <w:pStyle w:val="30"/>
              <w:bidi w:val="0"/>
              <w:jc w:val="center"/>
              <w:rPr>
                <w:rFonts w:hint="default"/>
                <w:lang w:val="en-US" w:eastAsia="zh-CN"/>
              </w:rPr>
            </w:pPr>
            <w:r>
              <w:rPr>
                <w:rFonts w:hint="default"/>
                <w:lang w:val="en-US" w:eastAsia="zh-CN"/>
              </w:rPr>
              <w:t>交易单号</w:t>
            </w:r>
          </w:p>
        </w:tc>
        <w:tc>
          <w:tcPr>
            <w:tcW w:w="753" w:type="pct"/>
            <w:noWrap w:val="0"/>
            <w:vAlign w:val="center"/>
          </w:tcPr>
          <w:p w14:paraId="1695D787">
            <w:pPr>
              <w:pStyle w:val="30"/>
              <w:bidi w:val="0"/>
              <w:jc w:val="center"/>
              <w:rPr>
                <w:rFonts w:hint="default"/>
                <w:lang w:val="en-US" w:eastAsia="zh-CN"/>
              </w:rPr>
            </w:pPr>
            <w:r>
              <w:rPr>
                <w:rFonts w:hint="default"/>
              </w:rPr>
              <w:t>varchar</w:t>
            </w:r>
          </w:p>
        </w:tc>
        <w:tc>
          <w:tcPr>
            <w:tcW w:w="418" w:type="pct"/>
            <w:noWrap w:val="0"/>
            <w:vAlign w:val="center"/>
          </w:tcPr>
          <w:p w14:paraId="6A7A3F33">
            <w:pPr>
              <w:pStyle w:val="30"/>
              <w:bidi w:val="0"/>
              <w:jc w:val="center"/>
              <w:rPr>
                <w:rFonts w:hint="default"/>
                <w:lang w:val="en-US" w:eastAsia="zh-CN"/>
              </w:rPr>
            </w:pPr>
            <w:r>
              <w:rPr>
                <w:rFonts w:hint="default"/>
                <w:lang w:val="en-US" w:eastAsia="zh-CN"/>
              </w:rPr>
              <w:t>40</w:t>
            </w:r>
          </w:p>
        </w:tc>
        <w:tc>
          <w:tcPr>
            <w:tcW w:w="417" w:type="pct"/>
            <w:noWrap w:val="0"/>
            <w:vAlign w:val="center"/>
          </w:tcPr>
          <w:p w14:paraId="1D0BB111">
            <w:pPr>
              <w:pStyle w:val="30"/>
              <w:bidi w:val="0"/>
              <w:jc w:val="center"/>
              <w:rPr>
                <w:rFonts w:hint="default"/>
                <w:lang w:val="en-US" w:eastAsia="zh-CN"/>
              </w:rPr>
            </w:pPr>
            <w:r>
              <w:rPr>
                <w:rFonts w:hint="default"/>
                <w:lang w:val="en-US" w:eastAsia="zh-CN"/>
              </w:rPr>
              <w:t>否</w:t>
            </w:r>
          </w:p>
        </w:tc>
        <w:tc>
          <w:tcPr>
            <w:tcW w:w="920" w:type="pct"/>
            <w:noWrap w:val="0"/>
            <w:vAlign w:val="center"/>
          </w:tcPr>
          <w:p w14:paraId="206142D1">
            <w:pPr>
              <w:pStyle w:val="30"/>
              <w:bidi w:val="0"/>
              <w:jc w:val="center"/>
              <w:rPr>
                <w:rFonts w:hint="default"/>
                <w:lang w:val="en-US" w:eastAsia="zh-CN"/>
              </w:rPr>
            </w:pPr>
          </w:p>
        </w:tc>
      </w:tr>
      <w:tr w14:paraId="61455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618DAE3">
            <w:pPr>
              <w:pStyle w:val="30"/>
              <w:bidi w:val="0"/>
              <w:jc w:val="center"/>
            </w:pPr>
            <w:r>
              <w:rPr>
                <w:rFonts w:hint="default"/>
                <w:lang w:val="en-US" w:eastAsia="zh-CN"/>
              </w:rPr>
              <w:t>68</w:t>
            </w:r>
          </w:p>
        </w:tc>
        <w:tc>
          <w:tcPr>
            <w:tcW w:w="967" w:type="pct"/>
            <w:noWrap w:val="0"/>
            <w:vAlign w:val="center"/>
          </w:tcPr>
          <w:p w14:paraId="1713DECC">
            <w:pPr>
              <w:pStyle w:val="30"/>
              <w:bidi w:val="0"/>
              <w:jc w:val="center"/>
            </w:pPr>
            <w:r>
              <w:t>mxxh</w:t>
            </w:r>
          </w:p>
        </w:tc>
        <w:tc>
          <w:tcPr>
            <w:tcW w:w="1087" w:type="pct"/>
            <w:noWrap w:val="0"/>
            <w:vAlign w:val="center"/>
          </w:tcPr>
          <w:p w14:paraId="59D3DB43">
            <w:pPr>
              <w:pStyle w:val="30"/>
              <w:bidi w:val="0"/>
              <w:jc w:val="center"/>
            </w:pPr>
            <w:r>
              <w:t>明细序号</w:t>
            </w:r>
          </w:p>
        </w:tc>
        <w:tc>
          <w:tcPr>
            <w:tcW w:w="753" w:type="pct"/>
            <w:noWrap w:val="0"/>
            <w:vAlign w:val="center"/>
          </w:tcPr>
          <w:p w14:paraId="02510849">
            <w:pPr>
              <w:pStyle w:val="30"/>
              <w:bidi w:val="0"/>
              <w:jc w:val="center"/>
            </w:pPr>
            <w:r>
              <w:t>Number</w:t>
            </w:r>
          </w:p>
        </w:tc>
        <w:tc>
          <w:tcPr>
            <w:tcW w:w="418" w:type="pct"/>
            <w:noWrap w:val="0"/>
            <w:vAlign w:val="center"/>
          </w:tcPr>
          <w:p w14:paraId="19F6E4A8">
            <w:pPr>
              <w:pStyle w:val="30"/>
              <w:bidi w:val="0"/>
              <w:jc w:val="center"/>
            </w:pPr>
            <w:r>
              <w:t>8</w:t>
            </w:r>
          </w:p>
        </w:tc>
        <w:tc>
          <w:tcPr>
            <w:tcW w:w="417" w:type="pct"/>
            <w:noWrap w:val="0"/>
            <w:vAlign w:val="center"/>
          </w:tcPr>
          <w:p w14:paraId="1083A118">
            <w:pPr>
              <w:pStyle w:val="30"/>
              <w:bidi w:val="0"/>
              <w:jc w:val="center"/>
            </w:pPr>
            <w:r>
              <w:t>是</w:t>
            </w:r>
          </w:p>
        </w:tc>
        <w:tc>
          <w:tcPr>
            <w:tcW w:w="920" w:type="pct"/>
            <w:noWrap w:val="0"/>
            <w:vAlign w:val="center"/>
          </w:tcPr>
          <w:p w14:paraId="3550266D">
            <w:pPr>
              <w:pStyle w:val="30"/>
              <w:bidi w:val="0"/>
              <w:jc w:val="center"/>
            </w:pPr>
          </w:p>
        </w:tc>
      </w:tr>
      <w:tr w14:paraId="22CB5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B9F1CA6">
            <w:pPr>
              <w:pStyle w:val="30"/>
              <w:bidi w:val="0"/>
              <w:jc w:val="center"/>
            </w:pPr>
            <w:r>
              <w:rPr>
                <w:rFonts w:hint="default"/>
                <w:lang w:val="en-US" w:eastAsia="zh-CN"/>
              </w:rPr>
              <w:t>69</w:t>
            </w:r>
          </w:p>
        </w:tc>
        <w:tc>
          <w:tcPr>
            <w:tcW w:w="967" w:type="pct"/>
            <w:noWrap w:val="0"/>
            <w:vAlign w:val="center"/>
          </w:tcPr>
          <w:p w14:paraId="3926903D">
            <w:pPr>
              <w:pStyle w:val="30"/>
              <w:bidi w:val="0"/>
              <w:jc w:val="center"/>
            </w:pPr>
            <w:r>
              <w:t>dylzfpmxxh</w:t>
            </w:r>
          </w:p>
        </w:tc>
        <w:tc>
          <w:tcPr>
            <w:tcW w:w="1087" w:type="pct"/>
            <w:noWrap w:val="0"/>
            <w:vAlign w:val="center"/>
          </w:tcPr>
          <w:p w14:paraId="7A05A53B">
            <w:pPr>
              <w:pStyle w:val="30"/>
              <w:bidi w:val="0"/>
              <w:jc w:val="center"/>
            </w:pPr>
            <w:r>
              <w:t>对应蓝字发票明细序号</w:t>
            </w:r>
          </w:p>
        </w:tc>
        <w:tc>
          <w:tcPr>
            <w:tcW w:w="753" w:type="pct"/>
            <w:noWrap w:val="0"/>
            <w:vAlign w:val="center"/>
          </w:tcPr>
          <w:p w14:paraId="3F731779">
            <w:pPr>
              <w:pStyle w:val="30"/>
              <w:bidi w:val="0"/>
              <w:jc w:val="center"/>
            </w:pPr>
            <w:r>
              <w:t>Number</w:t>
            </w:r>
          </w:p>
        </w:tc>
        <w:tc>
          <w:tcPr>
            <w:tcW w:w="418" w:type="pct"/>
            <w:noWrap w:val="0"/>
            <w:vAlign w:val="center"/>
          </w:tcPr>
          <w:p w14:paraId="7ED469A5">
            <w:pPr>
              <w:pStyle w:val="30"/>
              <w:bidi w:val="0"/>
              <w:jc w:val="center"/>
            </w:pPr>
            <w:r>
              <w:t>8</w:t>
            </w:r>
          </w:p>
        </w:tc>
        <w:tc>
          <w:tcPr>
            <w:tcW w:w="417" w:type="pct"/>
            <w:noWrap w:val="0"/>
            <w:vAlign w:val="center"/>
          </w:tcPr>
          <w:p w14:paraId="1C918084">
            <w:pPr>
              <w:pStyle w:val="30"/>
              <w:bidi w:val="0"/>
              <w:jc w:val="center"/>
            </w:pPr>
            <w:r>
              <w:t>否</w:t>
            </w:r>
          </w:p>
        </w:tc>
        <w:tc>
          <w:tcPr>
            <w:tcW w:w="920" w:type="pct"/>
            <w:noWrap w:val="0"/>
            <w:vAlign w:val="center"/>
          </w:tcPr>
          <w:p w14:paraId="40674855">
            <w:pPr>
              <w:pStyle w:val="30"/>
              <w:bidi w:val="0"/>
              <w:jc w:val="center"/>
            </w:pPr>
            <w:r>
              <w:t>红票必传</w:t>
            </w:r>
          </w:p>
        </w:tc>
      </w:tr>
      <w:tr w14:paraId="4594E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4B9A2D5">
            <w:pPr>
              <w:pStyle w:val="30"/>
              <w:bidi w:val="0"/>
              <w:jc w:val="center"/>
            </w:pPr>
            <w:r>
              <w:rPr>
                <w:rFonts w:hint="default"/>
                <w:lang w:val="en-US" w:eastAsia="zh-CN"/>
              </w:rPr>
              <w:t>70</w:t>
            </w:r>
          </w:p>
        </w:tc>
        <w:tc>
          <w:tcPr>
            <w:tcW w:w="967" w:type="pct"/>
            <w:noWrap w:val="0"/>
            <w:vAlign w:val="center"/>
          </w:tcPr>
          <w:p w14:paraId="70F5A619">
            <w:pPr>
              <w:pStyle w:val="30"/>
              <w:bidi w:val="0"/>
              <w:jc w:val="center"/>
            </w:pPr>
            <w:r>
              <w:t>hwhyslwfwmc</w:t>
            </w:r>
          </w:p>
        </w:tc>
        <w:tc>
          <w:tcPr>
            <w:tcW w:w="1087" w:type="pct"/>
            <w:noWrap w:val="0"/>
            <w:vAlign w:val="center"/>
          </w:tcPr>
          <w:p w14:paraId="44336870">
            <w:pPr>
              <w:pStyle w:val="30"/>
              <w:bidi w:val="0"/>
              <w:jc w:val="center"/>
            </w:pPr>
            <w:r>
              <w:t>货物或应税劳务、服务名称</w:t>
            </w:r>
          </w:p>
        </w:tc>
        <w:tc>
          <w:tcPr>
            <w:tcW w:w="753" w:type="pct"/>
            <w:noWrap w:val="0"/>
            <w:vAlign w:val="center"/>
          </w:tcPr>
          <w:p w14:paraId="7457F49C">
            <w:pPr>
              <w:pStyle w:val="30"/>
              <w:bidi w:val="0"/>
              <w:jc w:val="center"/>
            </w:pPr>
            <w:r>
              <w:t>varchar</w:t>
            </w:r>
          </w:p>
        </w:tc>
        <w:tc>
          <w:tcPr>
            <w:tcW w:w="418" w:type="pct"/>
            <w:noWrap w:val="0"/>
            <w:vAlign w:val="center"/>
          </w:tcPr>
          <w:p w14:paraId="15314CFA">
            <w:pPr>
              <w:pStyle w:val="30"/>
              <w:bidi w:val="0"/>
              <w:jc w:val="center"/>
            </w:pPr>
            <w:r>
              <w:t>300</w:t>
            </w:r>
          </w:p>
        </w:tc>
        <w:tc>
          <w:tcPr>
            <w:tcW w:w="417" w:type="pct"/>
            <w:noWrap w:val="0"/>
            <w:vAlign w:val="center"/>
          </w:tcPr>
          <w:p w14:paraId="2CBE8711">
            <w:pPr>
              <w:pStyle w:val="30"/>
              <w:bidi w:val="0"/>
              <w:jc w:val="center"/>
            </w:pPr>
            <w:r>
              <w:t>是</w:t>
            </w:r>
          </w:p>
        </w:tc>
        <w:tc>
          <w:tcPr>
            <w:tcW w:w="920" w:type="pct"/>
            <w:noWrap w:val="0"/>
            <w:vAlign w:val="center"/>
          </w:tcPr>
          <w:p w14:paraId="5151C13A">
            <w:pPr>
              <w:pStyle w:val="30"/>
              <w:bidi w:val="0"/>
              <w:jc w:val="center"/>
            </w:pPr>
            <w:r>
              <w:t>拼装规则：“*商品服务简称（spfwjc）*”+“项目名称（xmmc）”</w:t>
            </w:r>
          </w:p>
        </w:tc>
      </w:tr>
      <w:tr w14:paraId="76EE1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1179ADE">
            <w:pPr>
              <w:pStyle w:val="30"/>
              <w:bidi w:val="0"/>
              <w:jc w:val="center"/>
            </w:pPr>
            <w:r>
              <w:rPr>
                <w:rFonts w:hint="default"/>
                <w:lang w:val="en-US" w:eastAsia="zh-CN"/>
              </w:rPr>
              <w:t>71</w:t>
            </w:r>
          </w:p>
        </w:tc>
        <w:tc>
          <w:tcPr>
            <w:tcW w:w="967" w:type="pct"/>
            <w:noWrap w:val="0"/>
            <w:vAlign w:val="center"/>
          </w:tcPr>
          <w:p w14:paraId="78613F49">
            <w:pPr>
              <w:pStyle w:val="30"/>
              <w:bidi w:val="0"/>
              <w:jc w:val="center"/>
            </w:pPr>
            <w:r>
              <w:t>spfwjc</w:t>
            </w:r>
          </w:p>
        </w:tc>
        <w:tc>
          <w:tcPr>
            <w:tcW w:w="1087" w:type="pct"/>
            <w:noWrap w:val="0"/>
            <w:vAlign w:val="center"/>
          </w:tcPr>
          <w:p w14:paraId="3F758144">
            <w:pPr>
              <w:pStyle w:val="30"/>
              <w:bidi w:val="0"/>
              <w:jc w:val="center"/>
            </w:pPr>
            <w:r>
              <w:t>商品服务简称</w:t>
            </w:r>
          </w:p>
        </w:tc>
        <w:tc>
          <w:tcPr>
            <w:tcW w:w="753" w:type="pct"/>
            <w:noWrap w:val="0"/>
            <w:vAlign w:val="center"/>
          </w:tcPr>
          <w:p w14:paraId="7F049F06">
            <w:pPr>
              <w:pStyle w:val="30"/>
              <w:bidi w:val="0"/>
              <w:jc w:val="center"/>
            </w:pPr>
            <w:r>
              <w:t>varchar</w:t>
            </w:r>
          </w:p>
        </w:tc>
        <w:tc>
          <w:tcPr>
            <w:tcW w:w="418" w:type="pct"/>
            <w:noWrap w:val="0"/>
            <w:vAlign w:val="center"/>
          </w:tcPr>
          <w:p w14:paraId="776BD43C">
            <w:pPr>
              <w:pStyle w:val="30"/>
              <w:bidi w:val="0"/>
              <w:jc w:val="center"/>
            </w:pPr>
            <w:r>
              <w:t>120</w:t>
            </w:r>
          </w:p>
        </w:tc>
        <w:tc>
          <w:tcPr>
            <w:tcW w:w="417" w:type="pct"/>
            <w:noWrap w:val="0"/>
            <w:vAlign w:val="center"/>
          </w:tcPr>
          <w:p w14:paraId="056E1D22">
            <w:pPr>
              <w:pStyle w:val="30"/>
              <w:bidi w:val="0"/>
              <w:jc w:val="center"/>
            </w:pPr>
            <w:r>
              <w:t>是</w:t>
            </w:r>
          </w:p>
        </w:tc>
        <w:tc>
          <w:tcPr>
            <w:tcW w:w="920" w:type="pct"/>
            <w:noWrap w:val="0"/>
            <w:vAlign w:val="center"/>
          </w:tcPr>
          <w:p w14:paraId="53199054">
            <w:pPr>
              <w:pStyle w:val="30"/>
              <w:bidi w:val="0"/>
              <w:jc w:val="center"/>
            </w:pPr>
          </w:p>
        </w:tc>
      </w:tr>
      <w:tr w14:paraId="6F1F78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ECDC0D8">
            <w:pPr>
              <w:pStyle w:val="30"/>
              <w:bidi w:val="0"/>
              <w:jc w:val="center"/>
            </w:pPr>
            <w:r>
              <w:rPr>
                <w:rFonts w:hint="default"/>
                <w:lang w:val="en-US" w:eastAsia="zh-CN"/>
              </w:rPr>
              <w:t>72</w:t>
            </w:r>
          </w:p>
        </w:tc>
        <w:tc>
          <w:tcPr>
            <w:tcW w:w="967" w:type="pct"/>
            <w:noWrap w:val="0"/>
            <w:vAlign w:val="center"/>
          </w:tcPr>
          <w:p w14:paraId="2EFB3350">
            <w:pPr>
              <w:pStyle w:val="30"/>
              <w:bidi w:val="0"/>
              <w:jc w:val="center"/>
            </w:pPr>
            <w:r>
              <w:t>xmmc</w:t>
            </w:r>
          </w:p>
        </w:tc>
        <w:tc>
          <w:tcPr>
            <w:tcW w:w="1087" w:type="pct"/>
            <w:noWrap w:val="0"/>
            <w:vAlign w:val="center"/>
          </w:tcPr>
          <w:p w14:paraId="2DA7A2FB">
            <w:pPr>
              <w:pStyle w:val="30"/>
              <w:bidi w:val="0"/>
              <w:jc w:val="center"/>
            </w:pPr>
            <w:r>
              <w:t>项目名称</w:t>
            </w:r>
          </w:p>
        </w:tc>
        <w:tc>
          <w:tcPr>
            <w:tcW w:w="753" w:type="pct"/>
            <w:noWrap w:val="0"/>
            <w:vAlign w:val="center"/>
          </w:tcPr>
          <w:p w14:paraId="0E89C048">
            <w:pPr>
              <w:pStyle w:val="30"/>
              <w:bidi w:val="0"/>
              <w:jc w:val="center"/>
            </w:pPr>
            <w:r>
              <w:t>varchar</w:t>
            </w:r>
          </w:p>
        </w:tc>
        <w:tc>
          <w:tcPr>
            <w:tcW w:w="418" w:type="pct"/>
            <w:noWrap w:val="0"/>
            <w:vAlign w:val="center"/>
          </w:tcPr>
          <w:p w14:paraId="544E5A14">
            <w:pPr>
              <w:pStyle w:val="30"/>
              <w:bidi w:val="0"/>
              <w:jc w:val="center"/>
            </w:pPr>
            <w:r>
              <w:t>600</w:t>
            </w:r>
          </w:p>
        </w:tc>
        <w:tc>
          <w:tcPr>
            <w:tcW w:w="417" w:type="pct"/>
            <w:noWrap w:val="0"/>
            <w:vAlign w:val="center"/>
          </w:tcPr>
          <w:p w14:paraId="7AD7D4F1">
            <w:pPr>
              <w:pStyle w:val="30"/>
              <w:bidi w:val="0"/>
              <w:jc w:val="center"/>
            </w:pPr>
            <w:r>
              <w:t>是</w:t>
            </w:r>
          </w:p>
        </w:tc>
        <w:tc>
          <w:tcPr>
            <w:tcW w:w="920" w:type="pct"/>
            <w:noWrap w:val="0"/>
            <w:vAlign w:val="center"/>
          </w:tcPr>
          <w:p w14:paraId="201FFB63">
            <w:pPr>
              <w:pStyle w:val="30"/>
              <w:bidi w:val="0"/>
              <w:jc w:val="center"/>
            </w:pPr>
          </w:p>
        </w:tc>
      </w:tr>
      <w:tr w14:paraId="56FF4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47E9F37">
            <w:pPr>
              <w:pStyle w:val="30"/>
              <w:bidi w:val="0"/>
              <w:jc w:val="center"/>
            </w:pPr>
            <w:r>
              <w:rPr>
                <w:rFonts w:hint="default"/>
                <w:lang w:val="en-US" w:eastAsia="zh-CN"/>
              </w:rPr>
              <w:t>73</w:t>
            </w:r>
          </w:p>
        </w:tc>
        <w:tc>
          <w:tcPr>
            <w:tcW w:w="967" w:type="pct"/>
            <w:noWrap w:val="0"/>
            <w:vAlign w:val="center"/>
          </w:tcPr>
          <w:p w14:paraId="00C34147">
            <w:pPr>
              <w:pStyle w:val="30"/>
              <w:bidi w:val="0"/>
              <w:jc w:val="center"/>
            </w:pPr>
            <w:r>
              <w:t>ggxh</w:t>
            </w:r>
          </w:p>
        </w:tc>
        <w:tc>
          <w:tcPr>
            <w:tcW w:w="1087" w:type="pct"/>
            <w:noWrap w:val="0"/>
            <w:vAlign w:val="center"/>
          </w:tcPr>
          <w:p w14:paraId="0A62F4E6">
            <w:pPr>
              <w:pStyle w:val="30"/>
              <w:bidi w:val="0"/>
              <w:jc w:val="center"/>
            </w:pPr>
            <w:r>
              <w:t>规格型号</w:t>
            </w:r>
          </w:p>
        </w:tc>
        <w:tc>
          <w:tcPr>
            <w:tcW w:w="753" w:type="pct"/>
            <w:noWrap w:val="0"/>
            <w:vAlign w:val="center"/>
          </w:tcPr>
          <w:p w14:paraId="1CFCB541">
            <w:pPr>
              <w:pStyle w:val="30"/>
              <w:bidi w:val="0"/>
              <w:jc w:val="center"/>
            </w:pPr>
            <w:r>
              <w:t>varchar</w:t>
            </w:r>
          </w:p>
        </w:tc>
        <w:tc>
          <w:tcPr>
            <w:tcW w:w="418" w:type="pct"/>
            <w:noWrap w:val="0"/>
            <w:vAlign w:val="center"/>
          </w:tcPr>
          <w:p w14:paraId="7D875308">
            <w:pPr>
              <w:pStyle w:val="30"/>
              <w:bidi w:val="0"/>
              <w:jc w:val="center"/>
            </w:pPr>
            <w:r>
              <w:t>150</w:t>
            </w:r>
          </w:p>
        </w:tc>
        <w:tc>
          <w:tcPr>
            <w:tcW w:w="417" w:type="pct"/>
            <w:noWrap w:val="0"/>
            <w:vAlign w:val="center"/>
          </w:tcPr>
          <w:p w14:paraId="669ACF3F">
            <w:pPr>
              <w:pStyle w:val="30"/>
              <w:bidi w:val="0"/>
              <w:jc w:val="center"/>
            </w:pPr>
            <w:r>
              <w:t>否</w:t>
            </w:r>
          </w:p>
        </w:tc>
        <w:tc>
          <w:tcPr>
            <w:tcW w:w="920" w:type="pct"/>
            <w:noWrap w:val="0"/>
            <w:vAlign w:val="center"/>
          </w:tcPr>
          <w:p w14:paraId="3406C161">
            <w:pPr>
              <w:pStyle w:val="30"/>
              <w:bidi w:val="0"/>
              <w:jc w:val="center"/>
            </w:pPr>
          </w:p>
        </w:tc>
      </w:tr>
      <w:tr w14:paraId="06DC74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68EBEFF6">
            <w:pPr>
              <w:pStyle w:val="30"/>
              <w:bidi w:val="0"/>
              <w:jc w:val="center"/>
            </w:pPr>
            <w:r>
              <w:rPr>
                <w:rFonts w:hint="default"/>
                <w:lang w:val="en-US" w:eastAsia="zh-CN"/>
              </w:rPr>
              <w:t>74</w:t>
            </w:r>
          </w:p>
        </w:tc>
        <w:tc>
          <w:tcPr>
            <w:tcW w:w="967" w:type="pct"/>
            <w:noWrap w:val="0"/>
            <w:vAlign w:val="center"/>
          </w:tcPr>
          <w:p w14:paraId="7526E471">
            <w:pPr>
              <w:pStyle w:val="30"/>
              <w:bidi w:val="0"/>
              <w:jc w:val="center"/>
            </w:pPr>
            <w:r>
              <w:t>dw</w:t>
            </w:r>
          </w:p>
        </w:tc>
        <w:tc>
          <w:tcPr>
            <w:tcW w:w="1087" w:type="pct"/>
            <w:noWrap w:val="0"/>
            <w:vAlign w:val="center"/>
          </w:tcPr>
          <w:p w14:paraId="53F6830E">
            <w:pPr>
              <w:pStyle w:val="30"/>
              <w:bidi w:val="0"/>
              <w:jc w:val="center"/>
            </w:pPr>
            <w:r>
              <w:t>单位</w:t>
            </w:r>
          </w:p>
        </w:tc>
        <w:tc>
          <w:tcPr>
            <w:tcW w:w="753" w:type="pct"/>
            <w:noWrap w:val="0"/>
            <w:vAlign w:val="center"/>
          </w:tcPr>
          <w:p w14:paraId="2FB0B6AF">
            <w:pPr>
              <w:pStyle w:val="30"/>
              <w:bidi w:val="0"/>
              <w:jc w:val="center"/>
            </w:pPr>
            <w:r>
              <w:t>varchar</w:t>
            </w:r>
          </w:p>
        </w:tc>
        <w:tc>
          <w:tcPr>
            <w:tcW w:w="418" w:type="pct"/>
            <w:noWrap w:val="0"/>
            <w:vAlign w:val="center"/>
          </w:tcPr>
          <w:p w14:paraId="38FE00F3">
            <w:pPr>
              <w:pStyle w:val="30"/>
              <w:bidi w:val="0"/>
              <w:jc w:val="center"/>
            </w:pPr>
            <w:r>
              <w:t>300</w:t>
            </w:r>
          </w:p>
        </w:tc>
        <w:tc>
          <w:tcPr>
            <w:tcW w:w="417" w:type="pct"/>
            <w:noWrap w:val="0"/>
            <w:vAlign w:val="center"/>
          </w:tcPr>
          <w:p w14:paraId="6FB225C3">
            <w:pPr>
              <w:pStyle w:val="30"/>
              <w:bidi w:val="0"/>
              <w:jc w:val="center"/>
            </w:pPr>
            <w:r>
              <w:t>是</w:t>
            </w:r>
          </w:p>
        </w:tc>
        <w:tc>
          <w:tcPr>
            <w:tcW w:w="920" w:type="pct"/>
            <w:noWrap w:val="0"/>
            <w:vAlign w:val="center"/>
          </w:tcPr>
          <w:p w14:paraId="05AC8F63">
            <w:pPr>
              <w:pStyle w:val="30"/>
              <w:bidi w:val="0"/>
              <w:jc w:val="center"/>
            </w:pPr>
            <w:r>
              <w:t>只能是平方米、平方千米、公顷、亩、h㎡、k㎡、㎡</w:t>
            </w:r>
            <w:r>
              <w:rPr>
                <w:rFonts w:hint="eastAsia"/>
                <w:lang w:eastAsia="zh-CN"/>
              </w:rPr>
              <w:t>、</w:t>
            </w:r>
            <w:r>
              <w:rPr>
                <w:rFonts w:hint="eastAsia"/>
                <w:lang w:val="en-US" w:eastAsia="zh-CN"/>
              </w:rPr>
              <w:t>米</w:t>
            </w:r>
            <w:r>
              <w:t>。</w:t>
            </w:r>
          </w:p>
        </w:tc>
      </w:tr>
      <w:tr w14:paraId="25375E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4EE5945">
            <w:pPr>
              <w:pStyle w:val="30"/>
              <w:bidi w:val="0"/>
              <w:jc w:val="center"/>
            </w:pPr>
            <w:r>
              <w:rPr>
                <w:rFonts w:hint="default"/>
                <w:lang w:val="en-US" w:eastAsia="zh-CN"/>
              </w:rPr>
              <w:t>75</w:t>
            </w:r>
          </w:p>
        </w:tc>
        <w:tc>
          <w:tcPr>
            <w:tcW w:w="967" w:type="pct"/>
            <w:noWrap w:val="0"/>
            <w:vAlign w:val="center"/>
          </w:tcPr>
          <w:p w14:paraId="58F5ADD3">
            <w:pPr>
              <w:pStyle w:val="30"/>
              <w:bidi w:val="0"/>
              <w:jc w:val="center"/>
            </w:pPr>
            <w:r>
              <w:t>sl</w:t>
            </w:r>
          </w:p>
        </w:tc>
        <w:tc>
          <w:tcPr>
            <w:tcW w:w="1087" w:type="pct"/>
            <w:noWrap w:val="0"/>
            <w:vAlign w:val="center"/>
          </w:tcPr>
          <w:p w14:paraId="26D51B2D">
            <w:pPr>
              <w:pStyle w:val="30"/>
              <w:bidi w:val="0"/>
              <w:jc w:val="center"/>
            </w:pPr>
            <w:r>
              <w:t>数量</w:t>
            </w:r>
          </w:p>
        </w:tc>
        <w:tc>
          <w:tcPr>
            <w:tcW w:w="753" w:type="pct"/>
            <w:noWrap w:val="0"/>
            <w:vAlign w:val="center"/>
          </w:tcPr>
          <w:p w14:paraId="6B580F45">
            <w:pPr>
              <w:pStyle w:val="30"/>
              <w:bidi w:val="0"/>
              <w:jc w:val="center"/>
            </w:pPr>
            <w:r>
              <w:t>varchar</w:t>
            </w:r>
          </w:p>
        </w:tc>
        <w:tc>
          <w:tcPr>
            <w:tcW w:w="418" w:type="pct"/>
            <w:noWrap w:val="0"/>
            <w:vAlign w:val="center"/>
          </w:tcPr>
          <w:p w14:paraId="690D6285">
            <w:pPr>
              <w:pStyle w:val="30"/>
              <w:bidi w:val="0"/>
              <w:jc w:val="center"/>
            </w:pPr>
            <w:r>
              <w:t>25</w:t>
            </w:r>
          </w:p>
        </w:tc>
        <w:tc>
          <w:tcPr>
            <w:tcW w:w="417" w:type="pct"/>
            <w:noWrap w:val="0"/>
            <w:vAlign w:val="center"/>
          </w:tcPr>
          <w:p w14:paraId="06FDFDB6">
            <w:pPr>
              <w:pStyle w:val="30"/>
              <w:bidi w:val="0"/>
              <w:jc w:val="center"/>
              <w:rPr>
                <w:rFonts w:hint="eastAsia"/>
                <w:lang w:eastAsia="zh-CN"/>
              </w:rPr>
            </w:pPr>
            <w:r>
              <w:rPr>
                <w:rFonts w:hint="eastAsia"/>
                <w:lang w:val="en-US" w:eastAsia="zh-CN"/>
              </w:rPr>
              <w:t>否</w:t>
            </w:r>
          </w:p>
        </w:tc>
        <w:tc>
          <w:tcPr>
            <w:tcW w:w="920" w:type="pct"/>
            <w:noWrap w:val="0"/>
            <w:vAlign w:val="center"/>
          </w:tcPr>
          <w:p w14:paraId="1390D132">
            <w:pPr>
              <w:pStyle w:val="30"/>
              <w:bidi w:val="0"/>
              <w:jc w:val="center"/>
            </w:pPr>
            <w:r>
              <w:t>租赁的不动产的面积</w:t>
            </w:r>
          </w:p>
        </w:tc>
      </w:tr>
      <w:tr w14:paraId="549A3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ED3E0AF">
            <w:pPr>
              <w:pStyle w:val="30"/>
              <w:bidi w:val="0"/>
              <w:jc w:val="center"/>
            </w:pPr>
            <w:r>
              <w:rPr>
                <w:rFonts w:hint="default"/>
                <w:lang w:val="en-US" w:eastAsia="zh-CN"/>
              </w:rPr>
              <w:t>76</w:t>
            </w:r>
          </w:p>
        </w:tc>
        <w:tc>
          <w:tcPr>
            <w:tcW w:w="967" w:type="pct"/>
            <w:noWrap w:val="0"/>
            <w:vAlign w:val="center"/>
          </w:tcPr>
          <w:p w14:paraId="511F5DAF">
            <w:pPr>
              <w:pStyle w:val="30"/>
              <w:bidi w:val="0"/>
              <w:jc w:val="center"/>
            </w:pPr>
            <w:r>
              <w:t>dj</w:t>
            </w:r>
          </w:p>
        </w:tc>
        <w:tc>
          <w:tcPr>
            <w:tcW w:w="1087" w:type="pct"/>
            <w:noWrap w:val="0"/>
            <w:vAlign w:val="center"/>
          </w:tcPr>
          <w:p w14:paraId="4F594F4C">
            <w:pPr>
              <w:pStyle w:val="30"/>
              <w:bidi w:val="0"/>
              <w:jc w:val="center"/>
            </w:pPr>
            <w:r>
              <w:t>单价</w:t>
            </w:r>
          </w:p>
        </w:tc>
        <w:tc>
          <w:tcPr>
            <w:tcW w:w="753" w:type="pct"/>
            <w:noWrap w:val="0"/>
            <w:vAlign w:val="center"/>
          </w:tcPr>
          <w:p w14:paraId="7D0142A6">
            <w:pPr>
              <w:pStyle w:val="30"/>
              <w:bidi w:val="0"/>
              <w:jc w:val="center"/>
            </w:pPr>
            <w:r>
              <w:t>varchar</w:t>
            </w:r>
          </w:p>
        </w:tc>
        <w:tc>
          <w:tcPr>
            <w:tcW w:w="418" w:type="pct"/>
            <w:noWrap w:val="0"/>
            <w:vAlign w:val="center"/>
          </w:tcPr>
          <w:p w14:paraId="66D89791">
            <w:pPr>
              <w:pStyle w:val="30"/>
              <w:bidi w:val="0"/>
              <w:jc w:val="center"/>
            </w:pPr>
            <w:r>
              <w:t>25</w:t>
            </w:r>
          </w:p>
        </w:tc>
        <w:tc>
          <w:tcPr>
            <w:tcW w:w="417" w:type="pct"/>
            <w:noWrap w:val="0"/>
            <w:vAlign w:val="center"/>
          </w:tcPr>
          <w:p w14:paraId="5083D9EF">
            <w:pPr>
              <w:pStyle w:val="30"/>
              <w:bidi w:val="0"/>
              <w:jc w:val="center"/>
              <w:rPr>
                <w:rFonts w:hint="default"/>
                <w:lang w:val="en-US" w:eastAsia="zh-CN"/>
              </w:rPr>
            </w:pPr>
            <w:r>
              <w:rPr>
                <w:rFonts w:hint="eastAsia"/>
                <w:lang w:val="en-US" w:eastAsia="zh-CN"/>
              </w:rPr>
              <w:t>否</w:t>
            </w:r>
          </w:p>
        </w:tc>
        <w:tc>
          <w:tcPr>
            <w:tcW w:w="920" w:type="pct"/>
            <w:noWrap w:val="0"/>
            <w:vAlign w:val="center"/>
          </w:tcPr>
          <w:p w14:paraId="50CF50C9">
            <w:pPr>
              <w:pStyle w:val="30"/>
              <w:bidi w:val="0"/>
              <w:jc w:val="center"/>
            </w:pPr>
          </w:p>
        </w:tc>
      </w:tr>
      <w:tr w14:paraId="7985C5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AE42EB3">
            <w:pPr>
              <w:pStyle w:val="30"/>
              <w:bidi w:val="0"/>
              <w:jc w:val="center"/>
            </w:pPr>
            <w:r>
              <w:rPr>
                <w:rFonts w:hint="default"/>
                <w:lang w:val="en-US" w:eastAsia="zh-CN"/>
              </w:rPr>
              <w:t>77</w:t>
            </w:r>
          </w:p>
        </w:tc>
        <w:tc>
          <w:tcPr>
            <w:tcW w:w="967" w:type="pct"/>
            <w:noWrap w:val="0"/>
            <w:vAlign w:val="center"/>
          </w:tcPr>
          <w:p w14:paraId="23639D1E">
            <w:pPr>
              <w:pStyle w:val="30"/>
              <w:bidi w:val="0"/>
              <w:jc w:val="center"/>
            </w:pPr>
            <w:r>
              <w:t>je</w:t>
            </w:r>
          </w:p>
        </w:tc>
        <w:tc>
          <w:tcPr>
            <w:tcW w:w="1087" w:type="pct"/>
            <w:noWrap w:val="0"/>
            <w:vAlign w:val="center"/>
          </w:tcPr>
          <w:p w14:paraId="25E13910">
            <w:pPr>
              <w:pStyle w:val="30"/>
              <w:bidi w:val="0"/>
              <w:jc w:val="center"/>
            </w:pPr>
            <w:r>
              <w:t>金额</w:t>
            </w:r>
          </w:p>
        </w:tc>
        <w:tc>
          <w:tcPr>
            <w:tcW w:w="753" w:type="pct"/>
            <w:noWrap w:val="0"/>
            <w:vAlign w:val="center"/>
          </w:tcPr>
          <w:p w14:paraId="7C62BA90">
            <w:pPr>
              <w:pStyle w:val="30"/>
              <w:bidi w:val="0"/>
              <w:jc w:val="center"/>
            </w:pPr>
            <w:r>
              <w:t>number</w:t>
            </w:r>
          </w:p>
        </w:tc>
        <w:tc>
          <w:tcPr>
            <w:tcW w:w="418" w:type="pct"/>
            <w:noWrap w:val="0"/>
            <w:vAlign w:val="center"/>
          </w:tcPr>
          <w:p w14:paraId="33E09FDE">
            <w:pPr>
              <w:pStyle w:val="30"/>
              <w:bidi w:val="0"/>
              <w:jc w:val="center"/>
            </w:pPr>
            <w:r>
              <w:t>18,2</w:t>
            </w:r>
          </w:p>
        </w:tc>
        <w:tc>
          <w:tcPr>
            <w:tcW w:w="417" w:type="pct"/>
            <w:noWrap w:val="0"/>
            <w:vAlign w:val="center"/>
          </w:tcPr>
          <w:p w14:paraId="24DBA859">
            <w:pPr>
              <w:pStyle w:val="30"/>
              <w:bidi w:val="0"/>
              <w:jc w:val="center"/>
            </w:pPr>
            <w:r>
              <w:t>是</w:t>
            </w:r>
          </w:p>
        </w:tc>
        <w:tc>
          <w:tcPr>
            <w:tcW w:w="920" w:type="pct"/>
            <w:noWrap w:val="0"/>
            <w:vAlign w:val="center"/>
          </w:tcPr>
          <w:p w14:paraId="0D3B568B">
            <w:pPr>
              <w:pStyle w:val="30"/>
              <w:bidi w:val="0"/>
              <w:jc w:val="center"/>
            </w:pPr>
          </w:p>
        </w:tc>
      </w:tr>
      <w:tr w14:paraId="210E6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940D137">
            <w:pPr>
              <w:pStyle w:val="30"/>
              <w:bidi w:val="0"/>
              <w:jc w:val="center"/>
            </w:pPr>
            <w:r>
              <w:rPr>
                <w:rFonts w:hint="default"/>
                <w:lang w:val="en-US" w:eastAsia="zh-CN"/>
              </w:rPr>
              <w:t>78</w:t>
            </w:r>
          </w:p>
        </w:tc>
        <w:tc>
          <w:tcPr>
            <w:tcW w:w="967" w:type="pct"/>
            <w:noWrap w:val="0"/>
            <w:vAlign w:val="center"/>
          </w:tcPr>
          <w:p w14:paraId="5CDA25C8">
            <w:pPr>
              <w:pStyle w:val="30"/>
              <w:bidi w:val="0"/>
              <w:jc w:val="center"/>
            </w:pPr>
            <w:r>
              <w:t>slv</w:t>
            </w:r>
          </w:p>
        </w:tc>
        <w:tc>
          <w:tcPr>
            <w:tcW w:w="1087" w:type="pct"/>
            <w:noWrap w:val="0"/>
            <w:vAlign w:val="center"/>
          </w:tcPr>
          <w:p w14:paraId="41E6CF0A">
            <w:pPr>
              <w:pStyle w:val="30"/>
              <w:bidi w:val="0"/>
              <w:jc w:val="center"/>
            </w:pPr>
            <w:r>
              <w:t>增值税税率/征收率</w:t>
            </w:r>
          </w:p>
        </w:tc>
        <w:tc>
          <w:tcPr>
            <w:tcW w:w="753" w:type="pct"/>
            <w:noWrap w:val="0"/>
            <w:vAlign w:val="center"/>
          </w:tcPr>
          <w:p w14:paraId="087F6EF2">
            <w:pPr>
              <w:pStyle w:val="30"/>
              <w:bidi w:val="0"/>
              <w:jc w:val="center"/>
            </w:pPr>
            <w:r>
              <w:t>number</w:t>
            </w:r>
          </w:p>
        </w:tc>
        <w:tc>
          <w:tcPr>
            <w:tcW w:w="418" w:type="pct"/>
            <w:noWrap w:val="0"/>
            <w:vAlign w:val="center"/>
          </w:tcPr>
          <w:p w14:paraId="40259AF2">
            <w:pPr>
              <w:pStyle w:val="30"/>
              <w:bidi w:val="0"/>
              <w:jc w:val="center"/>
            </w:pPr>
            <w:r>
              <w:t>16,6</w:t>
            </w:r>
          </w:p>
        </w:tc>
        <w:tc>
          <w:tcPr>
            <w:tcW w:w="417" w:type="pct"/>
            <w:noWrap w:val="0"/>
            <w:vAlign w:val="center"/>
          </w:tcPr>
          <w:p w14:paraId="5AC4C1A9">
            <w:pPr>
              <w:pStyle w:val="30"/>
              <w:bidi w:val="0"/>
              <w:jc w:val="center"/>
            </w:pPr>
            <w:r>
              <w:t>是</w:t>
            </w:r>
          </w:p>
        </w:tc>
        <w:tc>
          <w:tcPr>
            <w:tcW w:w="920" w:type="pct"/>
            <w:noWrap w:val="0"/>
            <w:vAlign w:val="center"/>
          </w:tcPr>
          <w:p w14:paraId="3FC73C10">
            <w:pPr>
              <w:pStyle w:val="30"/>
              <w:bidi w:val="0"/>
              <w:jc w:val="center"/>
            </w:pPr>
          </w:p>
        </w:tc>
      </w:tr>
      <w:tr w14:paraId="37C80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A641775">
            <w:pPr>
              <w:pStyle w:val="30"/>
              <w:bidi w:val="0"/>
              <w:jc w:val="center"/>
            </w:pPr>
            <w:r>
              <w:rPr>
                <w:rFonts w:hint="default"/>
                <w:lang w:val="en-US" w:eastAsia="zh-CN"/>
              </w:rPr>
              <w:t>79</w:t>
            </w:r>
          </w:p>
        </w:tc>
        <w:tc>
          <w:tcPr>
            <w:tcW w:w="967" w:type="pct"/>
            <w:noWrap w:val="0"/>
            <w:vAlign w:val="center"/>
          </w:tcPr>
          <w:p w14:paraId="0ADB227A">
            <w:pPr>
              <w:pStyle w:val="30"/>
              <w:bidi w:val="0"/>
              <w:jc w:val="center"/>
            </w:pPr>
            <w:r>
              <w:t>se</w:t>
            </w:r>
          </w:p>
        </w:tc>
        <w:tc>
          <w:tcPr>
            <w:tcW w:w="1087" w:type="pct"/>
            <w:noWrap w:val="0"/>
            <w:vAlign w:val="center"/>
          </w:tcPr>
          <w:p w14:paraId="43AD7ADC">
            <w:pPr>
              <w:pStyle w:val="30"/>
              <w:bidi w:val="0"/>
              <w:jc w:val="center"/>
            </w:pPr>
            <w:r>
              <w:t>税额</w:t>
            </w:r>
          </w:p>
        </w:tc>
        <w:tc>
          <w:tcPr>
            <w:tcW w:w="753" w:type="pct"/>
            <w:noWrap w:val="0"/>
            <w:vAlign w:val="center"/>
          </w:tcPr>
          <w:p w14:paraId="67CB1FBF">
            <w:pPr>
              <w:pStyle w:val="30"/>
              <w:bidi w:val="0"/>
              <w:jc w:val="center"/>
            </w:pPr>
            <w:r>
              <w:t>number</w:t>
            </w:r>
          </w:p>
        </w:tc>
        <w:tc>
          <w:tcPr>
            <w:tcW w:w="418" w:type="pct"/>
            <w:noWrap w:val="0"/>
            <w:vAlign w:val="center"/>
          </w:tcPr>
          <w:p w14:paraId="427F3680">
            <w:pPr>
              <w:pStyle w:val="30"/>
              <w:bidi w:val="0"/>
              <w:jc w:val="center"/>
            </w:pPr>
            <w:r>
              <w:t>18，2</w:t>
            </w:r>
          </w:p>
        </w:tc>
        <w:tc>
          <w:tcPr>
            <w:tcW w:w="417" w:type="pct"/>
            <w:noWrap w:val="0"/>
            <w:vAlign w:val="center"/>
          </w:tcPr>
          <w:p w14:paraId="2E8BE3D4">
            <w:pPr>
              <w:pStyle w:val="30"/>
              <w:bidi w:val="0"/>
              <w:jc w:val="center"/>
            </w:pPr>
            <w:r>
              <w:t>是</w:t>
            </w:r>
          </w:p>
        </w:tc>
        <w:tc>
          <w:tcPr>
            <w:tcW w:w="920" w:type="pct"/>
            <w:noWrap w:val="0"/>
            <w:vAlign w:val="center"/>
          </w:tcPr>
          <w:p w14:paraId="5744588B">
            <w:pPr>
              <w:pStyle w:val="30"/>
              <w:bidi w:val="0"/>
              <w:jc w:val="center"/>
            </w:pPr>
          </w:p>
        </w:tc>
      </w:tr>
      <w:tr w14:paraId="46B0A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0B41A4E">
            <w:pPr>
              <w:pStyle w:val="30"/>
              <w:bidi w:val="0"/>
              <w:jc w:val="center"/>
            </w:pPr>
            <w:r>
              <w:rPr>
                <w:rFonts w:hint="default"/>
                <w:lang w:val="en-US" w:eastAsia="zh-CN"/>
              </w:rPr>
              <w:t>80</w:t>
            </w:r>
          </w:p>
        </w:tc>
        <w:tc>
          <w:tcPr>
            <w:tcW w:w="967" w:type="pct"/>
            <w:noWrap w:val="0"/>
            <w:vAlign w:val="center"/>
          </w:tcPr>
          <w:p w14:paraId="257CA84A">
            <w:pPr>
              <w:pStyle w:val="30"/>
              <w:bidi w:val="0"/>
              <w:jc w:val="center"/>
            </w:pPr>
            <w:r>
              <w:t>hsje</w:t>
            </w:r>
          </w:p>
        </w:tc>
        <w:tc>
          <w:tcPr>
            <w:tcW w:w="1087" w:type="pct"/>
            <w:noWrap w:val="0"/>
            <w:vAlign w:val="center"/>
          </w:tcPr>
          <w:p w14:paraId="7A4E4597">
            <w:pPr>
              <w:pStyle w:val="30"/>
              <w:bidi w:val="0"/>
              <w:jc w:val="center"/>
            </w:pPr>
            <w:r>
              <w:t>含税金额</w:t>
            </w:r>
          </w:p>
        </w:tc>
        <w:tc>
          <w:tcPr>
            <w:tcW w:w="753" w:type="pct"/>
            <w:noWrap w:val="0"/>
            <w:vAlign w:val="center"/>
          </w:tcPr>
          <w:p w14:paraId="0DFE3EC9">
            <w:pPr>
              <w:pStyle w:val="30"/>
              <w:bidi w:val="0"/>
              <w:jc w:val="center"/>
            </w:pPr>
            <w:r>
              <w:t>number</w:t>
            </w:r>
          </w:p>
        </w:tc>
        <w:tc>
          <w:tcPr>
            <w:tcW w:w="418" w:type="pct"/>
            <w:noWrap w:val="0"/>
            <w:vAlign w:val="center"/>
          </w:tcPr>
          <w:p w14:paraId="52ECDDB3">
            <w:pPr>
              <w:pStyle w:val="30"/>
              <w:bidi w:val="0"/>
              <w:jc w:val="center"/>
            </w:pPr>
            <w:r>
              <w:t>18,2</w:t>
            </w:r>
          </w:p>
        </w:tc>
        <w:tc>
          <w:tcPr>
            <w:tcW w:w="417" w:type="pct"/>
            <w:noWrap w:val="0"/>
            <w:vAlign w:val="center"/>
          </w:tcPr>
          <w:p w14:paraId="6C32BB20">
            <w:pPr>
              <w:pStyle w:val="30"/>
              <w:bidi w:val="0"/>
              <w:jc w:val="center"/>
            </w:pPr>
            <w:r>
              <w:t>是</w:t>
            </w:r>
          </w:p>
        </w:tc>
        <w:tc>
          <w:tcPr>
            <w:tcW w:w="920" w:type="pct"/>
            <w:noWrap w:val="0"/>
            <w:vAlign w:val="center"/>
          </w:tcPr>
          <w:p w14:paraId="5A05453A">
            <w:pPr>
              <w:pStyle w:val="30"/>
              <w:bidi w:val="0"/>
              <w:jc w:val="center"/>
            </w:pPr>
          </w:p>
        </w:tc>
      </w:tr>
      <w:tr w14:paraId="475C0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0BF2DA7">
            <w:pPr>
              <w:pStyle w:val="30"/>
              <w:bidi w:val="0"/>
              <w:jc w:val="center"/>
            </w:pPr>
            <w:r>
              <w:rPr>
                <w:rFonts w:hint="default"/>
                <w:lang w:val="en-US" w:eastAsia="zh-CN"/>
              </w:rPr>
              <w:t>81</w:t>
            </w:r>
          </w:p>
        </w:tc>
        <w:tc>
          <w:tcPr>
            <w:tcW w:w="967" w:type="pct"/>
            <w:noWrap w:val="0"/>
            <w:vAlign w:val="center"/>
          </w:tcPr>
          <w:p w14:paraId="65EF5007">
            <w:pPr>
              <w:pStyle w:val="30"/>
              <w:bidi w:val="0"/>
              <w:jc w:val="center"/>
            </w:pPr>
            <w:r>
              <w:t>kce</w:t>
            </w:r>
          </w:p>
        </w:tc>
        <w:tc>
          <w:tcPr>
            <w:tcW w:w="1087" w:type="pct"/>
            <w:noWrap w:val="0"/>
            <w:vAlign w:val="center"/>
          </w:tcPr>
          <w:p w14:paraId="152C1591">
            <w:pPr>
              <w:pStyle w:val="30"/>
              <w:bidi w:val="0"/>
              <w:jc w:val="center"/>
            </w:pPr>
            <w:r>
              <w:t>扣除额</w:t>
            </w:r>
          </w:p>
        </w:tc>
        <w:tc>
          <w:tcPr>
            <w:tcW w:w="753" w:type="pct"/>
            <w:noWrap w:val="0"/>
            <w:vAlign w:val="center"/>
          </w:tcPr>
          <w:p w14:paraId="603CA522">
            <w:pPr>
              <w:pStyle w:val="30"/>
              <w:bidi w:val="0"/>
              <w:jc w:val="center"/>
            </w:pPr>
            <w:r>
              <w:t>number</w:t>
            </w:r>
          </w:p>
        </w:tc>
        <w:tc>
          <w:tcPr>
            <w:tcW w:w="418" w:type="pct"/>
            <w:noWrap w:val="0"/>
            <w:vAlign w:val="center"/>
          </w:tcPr>
          <w:p w14:paraId="0B0CE5C2">
            <w:pPr>
              <w:pStyle w:val="30"/>
              <w:bidi w:val="0"/>
              <w:jc w:val="center"/>
            </w:pPr>
            <w:r>
              <w:t>18,2</w:t>
            </w:r>
          </w:p>
        </w:tc>
        <w:tc>
          <w:tcPr>
            <w:tcW w:w="417" w:type="pct"/>
            <w:noWrap w:val="0"/>
            <w:vAlign w:val="center"/>
          </w:tcPr>
          <w:p w14:paraId="310E820A">
            <w:pPr>
              <w:pStyle w:val="30"/>
              <w:bidi w:val="0"/>
              <w:jc w:val="center"/>
            </w:pPr>
            <w:r>
              <w:t>否</w:t>
            </w:r>
          </w:p>
        </w:tc>
        <w:tc>
          <w:tcPr>
            <w:tcW w:w="920" w:type="pct"/>
            <w:noWrap w:val="0"/>
            <w:vAlign w:val="center"/>
          </w:tcPr>
          <w:p w14:paraId="4BA0EA67">
            <w:pPr>
              <w:pStyle w:val="30"/>
              <w:bidi w:val="0"/>
              <w:jc w:val="center"/>
            </w:pPr>
          </w:p>
        </w:tc>
      </w:tr>
      <w:tr w14:paraId="04B96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85F5276">
            <w:pPr>
              <w:pStyle w:val="30"/>
              <w:bidi w:val="0"/>
              <w:jc w:val="center"/>
            </w:pPr>
            <w:r>
              <w:rPr>
                <w:rFonts w:hint="default"/>
                <w:lang w:val="en-US" w:eastAsia="zh-CN"/>
              </w:rPr>
              <w:t>82</w:t>
            </w:r>
          </w:p>
        </w:tc>
        <w:tc>
          <w:tcPr>
            <w:tcW w:w="967" w:type="pct"/>
            <w:noWrap w:val="0"/>
            <w:vAlign w:val="center"/>
          </w:tcPr>
          <w:p w14:paraId="4B9EB588">
            <w:pPr>
              <w:pStyle w:val="30"/>
              <w:bidi w:val="0"/>
              <w:jc w:val="center"/>
            </w:pPr>
            <w:r>
              <w:t>sphfwssflhbbm</w:t>
            </w:r>
          </w:p>
        </w:tc>
        <w:tc>
          <w:tcPr>
            <w:tcW w:w="1087" w:type="pct"/>
            <w:noWrap w:val="0"/>
            <w:vAlign w:val="center"/>
          </w:tcPr>
          <w:p w14:paraId="7D2AA2AA">
            <w:pPr>
              <w:pStyle w:val="30"/>
              <w:bidi w:val="0"/>
              <w:jc w:val="center"/>
            </w:pPr>
            <w:r>
              <w:t>商品和服务税收分类合并编码</w:t>
            </w:r>
          </w:p>
        </w:tc>
        <w:tc>
          <w:tcPr>
            <w:tcW w:w="753" w:type="pct"/>
            <w:noWrap w:val="0"/>
            <w:vAlign w:val="center"/>
          </w:tcPr>
          <w:p w14:paraId="2AB431C6">
            <w:pPr>
              <w:pStyle w:val="30"/>
              <w:bidi w:val="0"/>
              <w:jc w:val="center"/>
            </w:pPr>
            <w:r>
              <w:t>varchar</w:t>
            </w:r>
          </w:p>
        </w:tc>
        <w:tc>
          <w:tcPr>
            <w:tcW w:w="418" w:type="pct"/>
            <w:noWrap w:val="0"/>
            <w:vAlign w:val="center"/>
          </w:tcPr>
          <w:p w14:paraId="083CB230">
            <w:pPr>
              <w:pStyle w:val="30"/>
              <w:bidi w:val="0"/>
              <w:jc w:val="center"/>
            </w:pPr>
            <w:r>
              <w:t>19</w:t>
            </w:r>
          </w:p>
        </w:tc>
        <w:tc>
          <w:tcPr>
            <w:tcW w:w="417" w:type="pct"/>
            <w:noWrap w:val="0"/>
            <w:vAlign w:val="center"/>
          </w:tcPr>
          <w:p w14:paraId="773ACAEF">
            <w:pPr>
              <w:pStyle w:val="30"/>
              <w:bidi w:val="0"/>
              <w:jc w:val="center"/>
            </w:pPr>
            <w:r>
              <w:t>是</w:t>
            </w:r>
          </w:p>
        </w:tc>
        <w:tc>
          <w:tcPr>
            <w:tcW w:w="920" w:type="pct"/>
            <w:noWrap w:val="0"/>
            <w:vAlign w:val="center"/>
          </w:tcPr>
          <w:p w14:paraId="494B53A8">
            <w:pPr>
              <w:pStyle w:val="30"/>
              <w:bidi w:val="0"/>
              <w:jc w:val="center"/>
            </w:pPr>
          </w:p>
        </w:tc>
      </w:tr>
      <w:tr w14:paraId="321A0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50D0AC8">
            <w:pPr>
              <w:pStyle w:val="30"/>
              <w:bidi w:val="0"/>
              <w:jc w:val="center"/>
            </w:pPr>
            <w:r>
              <w:rPr>
                <w:rFonts w:hint="default"/>
                <w:lang w:val="en-US" w:eastAsia="zh-CN"/>
              </w:rPr>
              <w:t>83</w:t>
            </w:r>
          </w:p>
        </w:tc>
        <w:tc>
          <w:tcPr>
            <w:tcW w:w="967" w:type="pct"/>
            <w:noWrap w:val="0"/>
            <w:vAlign w:val="center"/>
          </w:tcPr>
          <w:p w14:paraId="5002909E">
            <w:pPr>
              <w:pStyle w:val="30"/>
              <w:bidi w:val="0"/>
              <w:jc w:val="center"/>
            </w:pPr>
            <w:r>
              <w:t>fphxz</w:t>
            </w:r>
          </w:p>
        </w:tc>
        <w:tc>
          <w:tcPr>
            <w:tcW w:w="1087" w:type="pct"/>
            <w:noWrap w:val="0"/>
            <w:vAlign w:val="center"/>
          </w:tcPr>
          <w:p w14:paraId="1098A9E7">
            <w:pPr>
              <w:pStyle w:val="30"/>
              <w:bidi w:val="0"/>
              <w:jc w:val="center"/>
            </w:pPr>
            <w:r>
              <w:t>发票行性质</w:t>
            </w:r>
          </w:p>
        </w:tc>
        <w:tc>
          <w:tcPr>
            <w:tcW w:w="753" w:type="pct"/>
            <w:noWrap w:val="0"/>
            <w:vAlign w:val="center"/>
          </w:tcPr>
          <w:p w14:paraId="511D4630">
            <w:pPr>
              <w:pStyle w:val="30"/>
              <w:bidi w:val="0"/>
              <w:jc w:val="center"/>
            </w:pPr>
            <w:r>
              <w:t>varchar</w:t>
            </w:r>
          </w:p>
        </w:tc>
        <w:tc>
          <w:tcPr>
            <w:tcW w:w="418" w:type="pct"/>
            <w:noWrap w:val="0"/>
            <w:vAlign w:val="center"/>
          </w:tcPr>
          <w:p w14:paraId="38BCCA7D">
            <w:pPr>
              <w:pStyle w:val="30"/>
              <w:bidi w:val="0"/>
              <w:jc w:val="center"/>
            </w:pPr>
            <w:r>
              <w:t>2</w:t>
            </w:r>
          </w:p>
        </w:tc>
        <w:tc>
          <w:tcPr>
            <w:tcW w:w="417" w:type="pct"/>
            <w:noWrap w:val="0"/>
            <w:vAlign w:val="center"/>
          </w:tcPr>
          <w:p w14:paraId="41E62064">
            <w:pPr>
              <w:pStyle w:val="30"/>
              <w:bidi w:val="0"/>
              <w:jc w:val="center"/>
            </w:pPr>
            <w:r>
              <w:t>是</w:t>
            </w:r>
          </w:p>
        </w:tc>
        <w:tc>
          <w:tcPr>
            <w:tcW w:w="920" w:type="pct"/>
            <w:noWrap w:val="0"/>
            <w:vAlign w:val="center"/>
          </w:tcPr>
          <w:p w14:paraId="7B528DEC">
            <w:pPr>
              <w:pStyle w:val="30"/>
              <w:bidi w:val="0"/>
              <w:jc w:val="center"/>
            </w:pPr>
            <w:r>
              <w:t>00：正常行</w:t>
            </w:r>
          </w:p>
          <w:p w14:paraId="686D0F15">
            <w:pPr>
              <w:pStyle w:val="30"/>
              <w:bidi w:val="0"/>
              <w:jc w:val="center"/>
            </w:pPr>
            <w:r>
              <w:t>01：折扣行</w:t>
            </w:r>
          </w:p>
          <w:p w14:paraId="28E9F170">
            <w:pPr>
              <w:pStyle w:val="30"/>
              <w:bidi w:val="0"/>
              <w:jc w:val="center"/>
            </w:pPr>
            <w:r>
              <w:t>02：被折扣行</w:t>
            </w:r>
          </w:p>
        </w:tc>
      </w:tr>
      <w:tr w14:paraId="130D2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2E49D62">
            <w:pPr>
              <w:pStyle w:val="30"/>
              <w:bidi w:val="0"/>
              <w:jc w:val="center"/>
            </w:pPr>
            <w:r>
              <w:rPr>
                <w:rFonts w:hint="default"/>
                <w:lang w:val="en-US" w:eastAsia="zh-CN"/>
              </w:rPr>
              <w:t>84</w:t>
            </w:r>
          </w:p>
        </w:tc>
        <w:tc>
          <w:tcPr>
            <w:tcW w:w="967" w:type="pct"/>
            <w:noWrap w:val="0"/>
            <w:vAlign w:val="center"/>
          </w:tcPr>
          <w:p w14:paraId="79CD9A76">
            <w:pPr>
              <w:pStyle w:val="30"/>
              <w:bidi w:val="0"/>
              <w:jc w:val="center"/>
            </w:pPr>
            <w:r>
              <w:t>yhzcbs</w:t>
            </w:r>
          </w:p>
        </w:tc>
        <w:tc>
          <w:tcPr>
            <w:tcW w:w="1087" w:type="pct"/>
            <w:noWrap w:val="0"/>
            <w:vAlign w:val="center"/>
          </w:tcPr>
          <w:p w14:paraId="0822B3C9">
            <w:pPr>
              <w:pStyle w:val="30"/>
              <w:bidi w:val="0"/>
              <w:jc w:val="center"/>
            </w:pPr>
            <w:r>
              <w:t>优惠政策标识</w:t>
            </w:r>
          </w:p>
        </w:tc>
        <w:tc>
          <w:tcPr>
            <w:tcW w:w="753" w:type="pct"/>
            <w:noWrap w:val="0"/>
            <w:vAlign w:val="center"/>
          </w:tcPr>
          <w:p w14:paraId="041506A1">
            <w:pPr>
              <w:pStyle w:val="30"/>
              <w:bidi w:val="0"/>
              <w:jc w:val="center"/>
            </w:pPr>
            <w:r>
              <w:t>varchar</w:t>
            </w:r>
          </w:p>
        </w:tc>
        <w:tc>
          <w:tcPr>
            <w:tcW w:w="418" w:type="pct"/>
            <w:noWrap w:val="0"/>
            <w:vAlign w:val="center"/>
          </w:tcPr>
          <w:p w14:paraId="43BC3CB0">
            <w:pPr>
              <w:pStyle w:val="30"/>
              <w:bidi w:val="0"/>
              <w:jc w:val="center"/>
            </w:pPr>
            <w:r>
              <w:t>2</w:t>
            </w:r>
          </w:p>
        </w:tc>
        <w:tc>
          <w:tcPr>
            <w:tcW w:w="417" w:type="pct"/>
            <w:noWrap w:val="0"/>
            <w:vAlign w:val="center"/>
          </w:tcPr>
          <w:p w14:paraId="1D738410">
            <w:pPr>
              <w:pStyle w:val="30"/>
              <w:bidi w:val="0"/>
              <w:jc w:val="center"/>
            </w:pPr>
            <w:r>
              <w:t>否</w:t>
            </w:r>
          </w:p>
        </w:tc>
        <w:tc>
          <w:tcPr>
            <w:tcW w:w="920" w:type="pct"/>
            <w:noWrap w:val="0"/>
            <w:vAlign w:val="center"/>
          </w:tcPr>
          <w:p w14:paraId="47C0B3F3">
            <w:pPr>
              <w:pStyle w:val="30"/>
              <w:bidi w:val="0"/>
              <w:jc w:val="center"/>
            </w:pPr>
            <w:r>
              <w:t>01：简易征收</w:t>
            </w:r>
          </w:p>
          <w:p w14:paraId="48995CCE">
            <w:pPr>
              <w:pStyle w:val="30"/>
              <w:bidi w:val="0"/>
              <w:jc w:val="center"/>
            </w:pPr>
            <w:r>
              <w:t>02：稀土产品</w:t>
            </w:r>
          </w:p>
          <w:p w14:paraId="01611665">
            <w:pPr>
              <w:pStyle w:val="30"/>
              <w:bidi w:val="0"/>
              <w:jc w:val="center"/>
            </w:pPr>
            <w:r>
              <w:t>03：免税</w:t>
            </w:r>
          </w:p>
          <w:p w14:paraId="18054CD3">
            <w:pPr>
              <w:pStyle w:val="30"/>
              <w:bidi w:val="0"/>
              <w:jc w:val="center"/>
            </w:pPr>
            <w:r>
              <w:t>04：不征税</w:t>
            </w:r>
          </w:p>
          <w:p w14:paraId="23CB6D15">
            <w:pPr>
              <w:pStyle w:val="30"/>
              <w:bidi w:val="0"/>
              <w:jc w:val="center"/>
            </w:pPr>
            <w:r>
              <w:t>05：先征后退</w:t>
            </w:r>
          </w:p>
          <w:p w14:paraId="0100BB24">
            <w:pPr>
              <w:pStyle w:val="30"/>
              <w:bidi w:val="0"/>
              <w:jc w:val="center"/>
            </w:pPr>
            <w:r>
              <w:t>06：100%先征后退</w:t>
            </w:r>
          </w:p>
          <w:p w14:paraId="4B0B0D88">
            <w:pPr>
              <w:pStyle w:val="30"/>
              <w:bidi w:val="0"/>
              <w:jc w:val="center"/>
            </w:pPr>
            <w:r>
              <w:t>07：50%先征后退</w:t>
            </w:r>
          </w:p>
          <w:p w14:paraId="5BF5FA57">
            <w:pPr>
              <w:pStyle w:val="30"/>
              <w:bidi w:val="0"/>
              <w:jc w:val="center"/>
            </w:pPr>
            <w:r>
              <w:t>08：按3%简易征收</w:t>
            </w:r>
          </w:p>
          <w:p w14:paraId="483D87AC">
            <w:pPr>
              <w:pStyle w:val="30"/>
              <w:bidi w:val="0"/>
              <w:jc w:val="center"/>
            </w:pPr>
            <w:r>
              <w:t>09：按5%简易征收</w:t>
            </w:r>
          </w:p>
          <w:p w14:paraId="2DD716C4">
            <w:pPr>
              <w:pStyle w:val="30"/>
              <w:bidi w:val="0"/>
              <w:jc w:val="center"/>
            </w:pPr>
            <w:r>
              <w:t>10：按5%简易征收减按1.5%计征</w:t>
            </w:r>
          </w:p>
          <w:p w14:paraId="3B3D5A5B">
            <w:pPr>
              <w:pStyle w:val="30"/>
              <w:bidi w:val="0"/>
              <w:jc w:val="center"/>
            </w:pPr>
            <w:r>
              <w:t>11：即征即退30%</w:t>
            </w:r>
          </w:p>
          <w:p w14:paraId="70C21222">
            <w:pPr>
              <w:pStyle w:val="30"/>
              <w:bidi w:val="0"/>
              <w:jc w:val="center"/>
            </w:pPr>
            <w:r>
              <w:t>12：即征即退50%</w:t>
            </w:r>
          </w:p>
          <w:p w14:paraId="17F4EAF6">
            <w:pPr>
              <w:pStyle w:val="30"/>
              <w:bidi w:val="0"/>
              <w:jc w:val="center"/>
            </w:pPr>
            <w:r>
              <w:t>13：即征即退70%</w:t>
            </w:r>
          </w:p>
          <w:p w14:paraId="778B436D">
            <w:pPr>
              <w:pStyle w:val="30"/>
              <w:bidi w:val="0"/>
              <w:jc w:val="center"/>
            </w:pPr>
            <w:r>
              <w:t>14：即征即退100%</w:t>
            </w:r>
          </w:p>
          <w:p w14:paraId="36D09043">
            <w:pPr>
              <w:pStyle w:val="30"/>
              <w:bidi w:val="0"/>
              <w:jc w:val="center"/>
            </w:pPr>
            <w:r>
              <w:t>15：超税负3%即征即退</w:t>
            </w:r>
          </w:p>
          <w:p w14:paraId="133C28B9">
            <w:pPr>
              <w:pStyle w:val="30"/>
              <w:bidi w:val="0"/>
              <w:jc w:val="center"/>
            </w:pPr>
            <w:r>
              <w:t>16：超税负8%即征即退</w:t>
            </w:r>
          </w:p>
          <w:p w14:paraId="47A11F31">
            <w:pPr>
              <w:pStyle w:val="30"/>
              <w:bidi w:val="0"/>
              <w:jc w:val="center"/>
            </w:pPr>
            <w:r>
              <w:t>17：超税负12%即征即退</w:t>
            </w:r>
          </w:p>
          <w:p w14:paraId="666C23E8">
            <w:pPr>
              <w:pStyle w:val="30"/>
              <w:bidi w:val="0"/>
              <w:jc w:val="center"/>
            </w:pPr>
            <w:r>
              <w:t>18：超税负6%即征即退</w:t>
            </w:r>
          </w:p>
        </w:tc>
      </w:tr>
      <w:tr w14:paraId="29EBE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436381D3">
            <w:pPr>
              <w:pStyle w:val="30"/>
              <w:bidi w:val="0"/>
              <w:jc w:val="center"/>
            </w:pPr>
            <w:r>
              <w:rPr>
                <w:rFonts w:hint="default"/>
                <w:lang w:val="en-US" w:eastAsia="zh-CN"/>
              </w:rPr>
              <w:t>85</w:t>
            </w:r>
          </w:p>
        </w:tc>
        <w:tc>
          <w:tcPr>
            <w:tcW w:w="967" w:type="pct"/>
            <w:noWrap w:val="0"/>
            <w:vAlign w:val="center"/>
          </w:tcPr>
          <w:p w14:paraId="65292E68">
            <w:pPr>
              <w:pStyle w:val="30"/>
              <w:bidi w:val="0"/>
              <w:jc w:val="center"/>
            </w:pPr>
            <w:r>
              <w:t>fjysmc</w:t>
            </w:r>
          </w:p>
        </w:tc>
        <w:tc>
          <w:tcPr>
            <w:tcW w:w="1087" w:type="pct"/>
            <w:noWrap w:val="0"/>
            <w:vAlign w:val="center"/>
          </w:tcPr>
          <w:p w14:paraId="47FAC367">
            <w:pPr>
              <w:pStyle w:val="30"/>
              <w:bidi w:val="0"/>
              <w:jc w:val="center"/>
            </w:pPr>
            <w:r>
              <w:t>附加要素名称</w:t>
            </w:r>
          </w:p>
        </w:tc>
        <w:tc>
          <w:tcPr>
            <w:tcW w:w="753" w:type="pct"/>
            <w:noWrap w:val="0"/>
            <w:vAlign w:val="center"/>
          </w:tcPr>
          <w:p w14:paraId="433F9EDC">
            <w:pPr>
              <w:pStyle w:val="30"/>
              <w:bidi w:val="0"/>
              <w:jc w:val="center"/>
            </w:pPr>
            <w:r>
              <w:t>String</w:t>
            </w:r>
          </w:p>
        </w:tc>
        <w:tc>
          <w:tcPr>
            <w:tcW w:w="418" w:type="pct"/>
            <w:noWrap w:val="0"/>
            <w:vAlign w:val="center"/>
          </w:tcPr>
          <w:p w14:paraId="06D4ACF6">
            <w:pPr>
              <w:pStyle w:val="30"/>
              <w:bidi w:val="0"/>
              <w:jc w:val="center"/>
            </w:pPr>
            <w:r>
              <w:t>200</w:t>
            </w:r>
          </w:p>
        </w:tc>
        <w:tc>
          <w:tcPr>
            <w:tcW w:w="417" w:type="pct"/>
            <w:noWrap w:val="0"/>
            <w:vAlign w:val="center"/>
          </w:tcPr>
          <w:p w14:paraId="2E678373">
            <w:pPr>
              <w:pStyle w:val="30"/>
              <w:bidi w:val="0"/>
              <w:jc w:val="center"/>
            </w:pPr>
            <w:r>
              <w:t>否</w:t>
            </w:r>
          </w:p>
        </w:tc>
        <w:tc>
          <w:tcPr>
            <w:tcW w:w="920" w:type="pct"/>
            <w:noWrap w:val="0"/>
            <w:vAlign w:val="center"/>
          </w:tcPr>
          <w:p w14:paraId="145B149B">
            <w:pPr>
              <w:pStyle w:val="30"/>
              <w:bidi w:val="0"/>
              <w:jc w:val="center"/>
            </w:pPr>
          </w:p>
        </w:tc>
      </w:tr>
      <w:tr w14:paraId="2A5AB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6861D76">
            <w:pPr>
              <w:pStyle w:val="30"/>
              <w:bidi w:val="0"/>
              <w:jc w:val="center"/>
            </w:pPr>
            <w:r>
              <w:rPr>
                <w:rFonts w:hint="default"/>
                <w:lang w:val="en-US" w:eastAsia="zh-CN"/>
              </w:rPr>
              <w:t>86</w:t>
            </w:r>
          </w:p>
        </w:tc>
        <w:tc>
          <w:tcPr>
            <w:tcW w:w="967" w:type="pct"/>
            <w:noWrap w:val="0"/>
            <w:vAlign w:val="center"/>
          </w:tcPr>
          <w:p w14:paraId="7D82CAE4">
            <w:pPr>
              <w:pStyle w:val="30"/>
              <w:bidi w:val="0"/>
              <w:jc w:val="center"/>
            </w:pPr>
            <w:r>
              <w:t>fjyslx</w:t>
            </w:r>
          </w:p>
        </w:tc>
        <w:tc>
          <w:tcPr>
            <w:tcW w:w="1087" w:type="pct"/>
            <w:noWrap w:val="0"/>
            <w:vAlign w:val="center"/>
          </w:tcPr>
          <w:p w14:paraId="09ECFED0">
            <w:pPr>
              <w:pStyle w:val="30"/>
              <w:bidi w:val="0"/>
              <w:jc w:val="center"/>
            </w:pPr>
            <w:r>
              <w:t>附加要素类型</w:t>
            </w:r>
          </w:p>
        </w:tc>
        <w:tc>
          <w:tcPr>
            <w:tcW w:w="753" w:type="pct"/>
            <w:noWrap w:val="0"/>
            <w:vAlign w:val="center"/>
          </w:tcPr>
          <w:p w14:paraId="333A61AF">
            <w:pPr>
              <w:pStyle w:val="30"/>
              <w:bidi w:val="0"/>
              <w:jc w:val="center"/>
            </w:pPr>
            <w:r>
              <w:t>String</w:t>
            </w:r>
          </w:p>
        </w:tc>
        <w:tc>
          <w:tcPr>
            <w:tcW w:w="418" w:type="pct"/>
            <w:noWrap w:val="0"/>
            <w:vAlign w:val="center"/>
          </w:tcPr>
          <w:p w14:paraId="36B9360E">
            <w:pPr>
              <w:pStyle w:val="30"/>
              <w:bidi w:val="0"/>
              <w:jc w:val="center"/>
            </w:pPr>
            <w:r>
              <w:t>200</w:t>
            </w:r>
          </w:p>
        </w:tc>
        <w:tc>
          <w:tcPr>
            <w:tcW w:w="417" w:type="pct"/>
            <w:noWrap w:val="0"/>
            <w:vAlign w:val="center"/>
          </w:tcPr>
          <w:p w14:paraId="72EFF3CE">
            <w:pPr>
              <w:pStyle w:val="30"/>
              <w:bidi w:val="0"/>
              <w:jc w:val="center"/>
            </w:pPr>
            <w:r>
              <w:t>否</w:t>
            </w:r>
          </w:p>
        </w:tc>
        <w:tc>
          <w:tcPr>
            <w:tcW w:w="920" w:type="pct"/>
            <w:noWrap w:val="0"/>
            <w:vAlign w:val="center"/>
          </w:tcPr>
          <w:p w14:paraId="379712CB">
            <w:pPr>
              <w:pStyle w:val="30"/>
              <w:bidi w:val="0"/>
              <w:jc w:val="center"/>
            </w:pPr>
          </w:p>
        </w:tc>
      </w:tr>
      <w:tr w14:paraId="572AC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C15E184">
            <w:pPr>
              <w:pStyle w:val="30"/>
              <w:bidi w:val="0"/>
              <w:jc w:val="center"/>
            </w:pPr>
            <w:r>
              <w:rPr>
                <w:rFonts w:hint="default"/>
                <w:lang w:val="en-US" w:eastAsia="zh-CN"/>
              </w:rPr>
              <w:t>87</w:t>
            </w:r>
          </w:p>
        </w:tc>
        <w:tc>
          <w:tcPr>
            <w:tcW w:w="967" w:type="pct"/>
            <w:noWrap w:val="0"/>
            <w:vAlign w:val="center"/>
          </w:tcPr>
          <w:p w14:paraId="54BC60FF">
            <w:pPr>
              <w:pStyle w:val="30"/>
              <w:bidi w:val="0"/>
              <w:jc w:val="center"/>
            </w:pPr>
            <w:r>
              <w:t>fjysz</w:t>
            </w:r>
          </w:p>
        </w:tc>
        <w:tc>
          <w:tcPr>
            <w:tcW w:w="1087" w:type="pct"/>
            <w:noWrap w:val="0"/>
            <w:vAlign w:val="center"/>
          </w:tcPr>
          <w:p w14:paraId="2B8BAC7F">
            <w:pPr>
              <w:pStyle w:val="30"/>
              <w:bidi w:val="0"/>
              <w:jc w:val="center"/>
            </w:pPr>
            <w:r>
              <w:t>附加要素值</w:t>
            </w:r>
          </w:p>
        </w:tc>
        <w:tc>
          <w:tcPr>
            <w:tcW w:w="753" w:type="pct"/>
            <w:noWrap w:val="0"/>
            <w:vAlign w:val="center"/>
          </w:tcPr>
          <w:p w14:paraId="6537F5EF">
            <w:pPr>
              <w:pStyle w:val="30"/>
              <w:bidi w:val="0"/>
              <w:jc w:val="center"/>
            </w:pPr>
            <w:r>
              <w:t>String</w:t>
            </w:r>
          </w:p>
        </w:tc>
        <w:tc>
          <w:tcPr>
            <w:tcW w:w="418" w:type="pct"/>
            <w:noWrap w:val="0"/>
            <w:vAlign w:val="center"/>
          </w:tcPr>
          <w:p w14:paraId="04A86AB2">
            <w:pPr>
              <w:pStyle w:val="30"/>
              <w:bidi w:val="0"/>
              <w:jc w:val="center"/>
            </w:pPr>
            <w:r>
              <w:t>200</w:t>
            </w:r>
          </w:p>
        </w:tc>
        <w:tc>
          <w:tcPr>
            <w:tcW w:w="417" w:type="pct"/>
            <w:noWrap w:val="0"/>
            <w:vAlign w:val="center"/>
          </w:tcPr>
          <w:p w14:paraId="6DF92B37">
            <w:pPr>
              <w:pStyle w:val="30"/>
              <w:bidi w:val="0"/>
              <w:jc w:val="center"/>
            </w:pPr>
            <w:r>
              <w:t>否</w:t>
            </w:r>
          </w:p>
        </w:tc>
        <w:tc>
          <w:tcPr>
            <w:tcW w:w="920" w:type="pct"/>
            <w:noWrap w:val="0"/>
            <w:vAlign w:val="center"/>
          </w:tcPr>
          <w:p w14:paraId="642F78C8">
            <w:pPr>
              <w:pStyle w:val="30"/>
              <w:bidi w:val="0"/>
              <w:jc w:val="center"/>
            </w:pPr>
          </w:p>
        </w:tc>
      </w:tr>
      <w:tr w14:paraId="042702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106A5FD0">
            <w:pPr>
              <w:pStyle w:val="30"/>
              <w:bidi w:val="0"/>
              <w:jc w:val="center"/>
              <w:rPr>
                <w:rFonts w:hint="default"/>
                <w:lang w:val="en-US" w:eastAsia="zh-CN"/>
              </w:rPr>
            </w:pPr>
            <w:r>
              <w:rPr>
                <w:rFonts w:hint="default"/>
                <w:lang w:val="en-US" w:eastAsia="zh-CN"/>
              </w:rPr>
              <w:t>88</w:t>
            </w:r>
          </w:p>
        </w:tc>
        <w:tc>
          <w:tcPr>
            <w:tcW w:w="967" w:type="pct"/>
            <w:noWrap w:val="0"/>
            <w:vAlign w:val="center"/>
          </w:tcPr>
          <w:p w14:paraId="2DAEBBB1">
            <w:pPr>
              <w:pStyle w:val="30"/>
              <w:bidi w:val="0"/>
              <w:jc w:val="center"/>
            </w:pPr>
            <w:r>
              <w:rPr>
                <w:rFonts w:hint="default"/>
                <w:lang w:val="en-US"/>
              </w:rPr>
              <w:t>xh</w:t>
            </w:r>
          </w:p>
        </w:tc>
        <w:tc>
          <w:tcPr>
            <w:tcW w:w="1087" w:type="pct"/>
            <w:noWrap w:val="0"/>
            <w:vAlign w:val="center"/>
          </w:tcPr>
          <w:p w14:paraId="0784CAA0">
            <w:pPr>
              <w:pStyle w:val="30"/>
              <w:bidi w:val="0"/>
              <w:jc w:val="center"/>
            </w:pPr>
            <w:r>
              <w:rPr>
                <w:rFonts w:hint="eastAsia"/>
                <w:lang w:val="en-US" w:eastAsia="zh-CN"/>
              </w:rPr>
              <w:t>序号</w:t>
            </w:r>
          </w:p>
        </w:tc>
        <w:tc>
          <w:tcPr>
            <w:tcW w:w="753" w:type="pct"/>
            <w:noWrap w:val="0"/>
            <w:vAlign w:val="center"/>
          </w:tcPr>
          <w:p w14:paraId="30A6822F">
            <w:pPr>
              <w:pStyle w:val="30"/>
              <w:bidi w:val="0"/>
              <w:jc w:val="center"/>
            </w:pPr>
            <w:r>
              <w:rPr>
                <w:rFonts w:hint="default"/>
                <w:lang w:val="en-US" w:eastAsia="zh-CN"/>
              </w:rPr>
              <w:t>number</w:t>
            </w:r>
          </w:p>
        </w:tc>
        <w:tc>
          <w:tcPr>
            <w:tcW w:w="418" w:type="pct"/>
            <w:noWrap w:val="0"/>
            <w:vAlign w:val="center"/>
          </w:tcPr>
          <w:p w14:paraId="573DD7E0">
            <w:pPr>
              <w:pStyle w:val="30"/>
              <w:bidi w:val="0"/>
              <w:jc w:val="center"/>
            </w:pPr>
            <w:r>
              <w:rPr>
                <w:rFonts w:hint="default"/>
                <w:lang w:val="en-US"/>
              </w:rPr>
              <w:t>8</w:t>
            </w:r>
          </w:p>
        </w:tc>
        <w:tc>
          <w:tcPr>
            <w:tcW w:w="417" w:type="pct"/>
            <w:noWrap w:val="0"/>
            <w:vAlign w:val="center"/>
          </w:tcPr>
          <w:p w14:paraId="08221463">
            <w:pPr>
              <w:pStyle w:val="30"/>
              <w:bidi w:val="0"/>
              <w:jc w:val="center"/>
            </w:pPr>
            <w:r>
              <w:rPr>
                <w:rFonts w:hint="eastAsia"/>
                <w:lang w:val="en-US" w:eastAsia="zh-CN"/>
              </w:rPr>
              <w:t>否</w:t>
            </w:r>
          </w:p>
        </w:tc>
        <w:tc>
          <w:tcPr>
            <w:tcW w:w="920" w:type="pct"/>
            <w:noWrap w:val="0"/>
            <w:vAlign w:val="center"/>
          </w:tcPr>
          <w:p w14:paraId="01437594">
            <w:pPr>
              <w:pStyle w:val="30"/>
              <w:bidi w:val="0"/>
              <w:jc w:val="center"/>
            </w:pPr>
          </w:p>
        </w:tc>
      </w:tr>
      <w:tr w14:paraId="1FE14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F934E26">
            <w:pPr>
              <w:pStyle w:val="30"/>
              <w:bidi w:val="0"/>
              <w:jc w:val="center"/>
              <w:rPr>
                <w:rFonts w:hint="default"/>
                <w:lang w:val="en-US" w:eastAsia="zh-CN"/>
              </w:rPr>
            </w:pPr>
            <w:r>
              <w:rPr>
                <w:rFonts w:hint="default"/>
                <w:lang w:val="en-US" w:eastAsia="zh-CN"/>
              </w:rPr>
              <w:t>89</w:t>
            </w:r>
          </w:p>
        </w:tc>
        <w:tc>
          <w:tcPr>
            <w:tcW w:w="967" w:type="pct"/>
            <w:noWrap w:val="0"/>
            <w:vAlign w:val="center"/>
          </w:tcPr>
          <w:p w14:paraId="10166D75">
            <w:pPr>
              <w:pStyle w:val="30"/>
              <w:bidi w:val="0"/>
              <w:jc w:val="center"/>
            </w:pPr>
            <w:r>
              <w:rPr>
                <w:rFonts w:hint="default"/>
                <w:lang w:val="en-US"/>
              </w:rPr>
              <w:t>pzlx</w:t>
            </w:r>
          </w:p>
        </w:tc>
        <w:tc>
          <w:tcPr>
            <w:tcW w:w="1087" w:type="pct"/>
            <w:noWrap w:val="0"/>
            <w:vAlign w:val="center"/>
          </w:tcPr>
          <w:p w14:paraId="09F5E8DE">
            <w:pPr>
              <w:pStyle w:val="30"/>
              <w:bidi w:val="0"/>
              <w:jc w:val="center"/>
            </w:pPr>
            <w:r>
              <w:rPr>
                <w:rFonts w:hint="eastAsia"/>
                <w:lang w:val="en-US" w:eastAsia="zh-CN"/>
              </w:rPr>
              <w:t>凭证类型</w:t>
            </w:r>
          </w:p>
        </w:tc>
        <w:tc>
          <w:tcPr>
            <w:tcW w:w="753" w:type="pct"/>
            <w:noWrap w:val="0"/>
            <w:vAlign w:val="center"/>
          </w:tcPr>
          <w:p w14:paraId="1C517C15">
            <w:pPr>
              <w:pStyle w:val="30"/>
              <w:bidi w:val="0"/>
              <w:jc w:val="center"/>
            </w:pPr>
            <w:r>
              <w:rPr>
                <w:rFonts w:hint="default"/>
              </w:rPr>
              <w:t>varchar</w:t>
            </w:r>
          </w:p>
        </w:tc>
        <w:tc>
          <w:tcPr>
            <w:tcW w:w="418" w:type="pct"/>
            <w:noWrap w:val="0"/>
            <w:vAlign w:val="center"/>
          </w:tcPr>
          <w:p w14:paraId="11EBF42A">
            <w:pPr>
              <w:pStyle w:val="30"/>
              <w:bidi w:val="0"/>
              <w:jc w:val="center"/>
            </w:pPr>
            <w:r>
              <w:rPr>
                <w:rFonts w:hint="default"/>
                <w:lang w:val="en-US"/>
              </w:rPr>
              <w:t>2</w:t>
            </w:r>
          </w:p>
        </w:tc>
        <w:tc>
          <w:tcPr>
            <w:tcW w:w="417" w:type="pct"/>
            <w:noWrap w:val="0"/>
            <w:vAlign w:val="center"/>
          </w:tcPr>
          <w:p w14:paraId="41625573">
            <w:pPr>
              <w:pStyle w:val="30"/>
              <w:bidi w:val="0"/>
              <w:jc w:val="center"/>
            </w:pPr>
            <w:r>
              <w:rPr>
                <w:rFonts w:hint="eastAsia"/>
                <w:lang w:val="en-US" w:eastAsia="zh-CN"/>
              </w:rPr>
              <w:t>否</w:t>
            </w:r>
          </w:p>
        </w:tc>
        <w:tc>
          <w:tcPr>
            <w:tcW w:w="920" w:type="pct"/>
            <w:noWrap w:val="0"/>
            <w:vAlign w:val="center"/>
          </w:tcPr>
          <w:p w14:paraId="75BDD73D">
            <w:pPr>
              <w:pStyle w:val="30"/>
              <w:bidi w:val="0"/>
              <w:jc w:val="center"/>
            </w:pPr>
            <w:r>
              <w:rPr>
                <w:rFonts w:hint="default"/>
                <w:lang w:val="en-US"/>
              </w:rPr>
              <w:t>01</w:t>
            </w:r>
            <w:r>
              <w:rPr>
                <w:rFonts w:hint="eastAsia"/>
                <w:lang w:val="en-US" w:eastAsia="zh-CN"/>
              </w:rPr>
              <w:t>：</w:t>
            </w:r>
            <w:r>
              <w:rPr>
                <w:rFonts w:hint="default"/>
              </w:rPr>
              <w:t>数电票</w:t>
            </w:r>
            <w:r>
              <w:rPr>
                <w:rFonts w:hint="default"/>
              </w:rPr>
              <w:br w:type="textWrapping"/>
            </w:r>
            <w:r>
              <w:rPr>
                <w:rFonts w:hint="default"/>
                <w:lang w:val="en-US"/>
              </w:rPr>
              <w:t>02</w:t>
            </w:r>
            <w:r>
              <w:rPr>
                <w:rFonts w:hint="eastAsia"/>
                <w:lang w:val="en-US" w:eastAsia="zh-CN"/>
              </w:rPr>
              <w:t>：</w:t>
            </w:r>
            <w:r>
              <w:rPr>
                <w:rFonts w:hint="default"/>
              </w:rPr>
              <w:t>增值税专用发票</w:t>
            </w:r>
            <w:r>
              <w:rPr>
                <w:rFonts w:hint="default"/>
              </w:rPr>
              <w:br w:type="textWrapping"/>
            </w:r>
            <w:r>
              <w:rPr>
                <w:rFonts w:hint="default"/>
                <w:lang w:val="en-US"/>
              </w:rPr>
              <w:t>03</w:t>
            </w:r>
            <w:r>
              <w:rPr>
                <w:rFonts w:hint="eastAsia"/>
                <w:lang w:val="en-US" w:eastAsia="zh-CN"/>
              </w:rPr>
              <w:t>：</w:t>
            </w:r>
            <w:r>
              <w:rPr>
                <w:rFonts w:hint="default"/>
              </w:rPr>
              <w:t>增值税普通发票</w:t>
            </w:r>
            <w:r>
              <w:rPr>
                <w:rFonts w:hint="default"/>
              </w:rPr>
              <w:br w:type="textWrapping"/>
            </w:r>
            <w:r>
              <w:rPr>
                <w:rFonts w:hint="default"/>
                <w:lang w:val="en-US"/>
              </w:rPr>
              <w:t>04</w:t>
            </w:r>
            <w:r>
              <w:rPr>
                <w:rFonts w:hint="eastAsia"/>
                <w:lang w:val="en-US" w:eastAsia="zh-CN"/>
              </w:rPr>
              <w:t>：</w:t>
            </w:r>
            <w:r>
              <w:rPr>
                <w:rFonts w:hint="default"/>
              </w:rPr>
              <w:t>营业税发票</w:t>
            </w:r>
            <w:r>
              <w:rPr>
                <w:rFonts w:hint="default"/>
              </w:rPr>
              <w:br w:type="textWrapping"/>
            </w:r>
            <w:r>
              <w:rPr>
                <w:rFonts w:hint="default"/>
                <w:lang w:val="en-US"/>
              </w:rPr>
              <w:t>05</w:t>
            </w:r>
            <w:r>
              <w:rPr>
                <w:rFonts w:hint="eastAsia"/>
                <w:lang w:val="en-US" w:eastAsia="zh-CN"/>
              </w:rPr>
              <w:t>：</w:t>
            </w:r>
            <w:r>
              <w:rPr>
                <w:rFonts w:hint="default"/>
              </w:rPr>
              <w:t>财政票据</w:t>
            </w:r>
            <w:r>
              <w:rPr>
                <w:rFonts w:hint="default"/>
              </w:rPr>
              <w:br w:type="textWrapping"/>
            </w:r>
            <w:r>
              <w:rPr>
                <w:rFonts w:hint="default"/>
                <w:lang w:val="en-US"/>
              </w:rPr>
              <w:t>06</w:t>
            </w:r>
            <w:r>
              <w:rPr>
                <w:rFonts w:hint="eastAsia"/>
                <w:lang w:val="en-US" w:eastAsia="zh-CN"/>
              </w:rPr>
              <w:t>：</w:t>
            </w:r>
            <w:r>
              <w:rPr>
                <w:rFonts w:hint="default"/>
              </w:rPr>
              <w:t>法院裁决书</w:t>
            </w:r>
            <w:r>
              <w:rPr>
                <w:rFonts w:hint="default"/>
              </w:rPr>
              <w:br w:type="textWrapping"/>
            </w:r>
            <w:r>
              <w:rPr>
                <w:rFonts w:hint="default"/>
                <w:lang w:val="en-US"/>
              </w:rPr>
              <w:t>07</w:t>
            </w:r>
            <w:r>
              <w:rPr>
                <w:rFonts w:hint="eastAsia"/>
                <w:lang w:val="en-US" w:eastAsia="zh-CN"/>
              </w:rPr>
              <w:t>：</w:t>
            </w:r>
            <w:r>
              <w:rPr>
                <w:rFonts w:hint="default"/>
              </w:rPr>
              <w:t>契税完税凭证</w:t>
            </w:r>
            <w:r>
              <w:rPr>
                <w:rFonts w:hint="default"/>
              </w:rPr>
              <w:br w:type="textWrapping"/>
            </w:r>
            <w:r>
              <w:rPr>
                <w:rFonts w:hint="default"/>
                <w:lang w:val="en-US"/>
              </w:rPr>
              <w:t>08</w:t>
            </w:r>
            <w:r>
              <w:rPr>
                <w:rFonts w:hint="eastAsia"/>
                <w:lang w:val="en-US" w:eastAsia="zh-CN"/>
              </w:rPr>
              <w:t>：</w:t>
            </w:r>
            <w:r>
              <w:rPr>
                <w:rFonts w:hint="default"/>
              </w:rPr>
              <w:t>其他发票类</w:t>
            </w:r>
            <w:r>
              <w:rPr>
                <w:rFonts w:hint="default"/>
              </w:rPr>
              <w:br w:type="textWrapping"/>
            </w:r>
            <w:r>
              <w:rPr>
                <w:rFonts w:hint="default"/>
                <w:lang w:val="en-US"/>
              </w:rPr>
              <w:t>09</w:t>
            </w:r>
            <w:r>
              <w:rPr>
                <w:rFonts w:hint="eastAsia"/>
                <w:lang w:val="en-US" w:eastAsia="zh-CN"/>
              </w:rPr>
              <w:t>：</w:t>
            </w:r>
            <w:r>
              <w:rPr>
                <w:rFonts w:hint="default"/>
              </w:rPr>
              <w:t>其他扣除凭证</w:t>
            </w:r>
          </w:p>
        </w:tc>
      </w:tr>
      <w:tr w14:paraId="79894A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3708A5E">
            <w:pPr>
              <w:pStyle w:val="30"/>
              <w:bidi w:val="0"/>
              <w:jc w:val="center"/>
              <w:rPr>
                <w:rFonts w:hint="default"/>
                <w:lang w:val="en-US" w:eastAsia="zh-CN"/>
              </w:rPr>
            </w:pPr>
            <w:r>
              <w:rPr>
                <w:rFonts w:hint="default"/>
                <w:lang w:val="en-US" w:eastAsia="zh-CN"/>
              </w:rPr>
              <w:t>90</w:t>
            </w:r>
          </w:p>
        </w:tc>
        <w:tc>
          <w:tcPr>
            <w:tcW w:w="967" w:type="pct"/>
            <w:noWrap w:val="0"/>
            <w:vAlign w:val="center"/>
          </w:tcPr>
          <w:p w14:paraId="5C2E076A">
            <w:pPr>
              <w:pStyle w:val="30"/>
              <w:bidi w:val="0"/>
              <w:jc w:val="center"/>
            </w:pPr>
            <w:r>
              <w:rPr>
                <w:rFonts w:hint="default"/>
                <w:lang w:val="en-US"/>
              </w:rPr>
              <w:t>fpdm</w:t>
            </w:r>
          </w:p>
        </w:tc>
        <w:tc>
          <w:tcPr>
            <w:tcW w:w="1087" w:type="pct"/>
            <w:noWrap w:val="0"/>
            <w:vAlign w:val="center"/>
          </w:tcPr>
          <w:p w14:paraId="4D3244D0">
            <w:pPr>
              <w:pStyle w:val="30"/>
              <w:bidi w:val="0"/>
              <w:jc w:val="center"/>
            </w:pPr>
            <w:r>
              <w:rPr>
                <w:rFonts w:hint="eastAsia"/>
                <w:lang w:val="en-US" w:eastAsia="zh-CN"/>
              </w:rPr>
              <w:t>发票代码</w:t>
            </w:r>
          </w:p>
        </w:tc>
        <w:tc>
          <w:tcPr>
            <w:tcW w:w="753" w:type="pct"/>
            <w:noWrap w:val="0"/>
            <w:vAlign w:val="center"/>
          </w:tcPr>
          <w:p w14:paraId="2DEC5298">
            <w:pPr>
              <w:pStyle w:val="30"/>
              <w:bidi w:val="0"/>
              <w:jc w:val="center"/>
            </w:pPr>
            <w:r>
              <w:rPr>
                <w:rFonts w:hint="default"/>
              </w:rPr>
              <w:t>varchar</w:t>
            </w:r>
          </w:p>
        </w:tc>
        <w:tc>
          <w:tcPr>
            <w:tcW w:w="418" w:type="pct"/>
            <w:noWrap w:val="0"/>
            <w:vAlign w:val="center"/>
          </w:tcPr>
          <w:p w14:paraId="68741097">
            <w:pPr>
              <w:pStyle w:val="30"/>
              <w:bidi w:val="0"/>
              <w:jc w:val="center"/>
            </w:pPr>
            <w:r>
              <w:rPr>
                <w:rFonts w:hint="default"/>
                <w:lang w:val="en-US"/>
              </w:rPr>
              <w:t>12</w:t>
            </w:r>
          </w:p>
        </w:tc>
        <w:tc>
          <w:tcPr>
            <w:tcW w:w="417" w:type="pct"/>
            <w:noWrap w:val="0"/>
            <w:vAlign w:val="center"/>
          </w:tcPr>
          <w:p w14:paraId="36A21545">
            <w:pPr>
              <w:pStyle w:val="30"/>
              <w:bidi w:val="0"/>
              <w:jc w:val="center"/>
            </w:pPr>
            <w:r>
              <w:rPr>
                <w:rFonts w:hint="eastAsia"/>
                <w:lang w:val="en-US" w:eastAsia="zh-CN"/>
              </w:rPr>
              <w:t>否</w:t>
            </w:r>
          </w:p>
        </w:tc>
        <w:tc>
          <w:tcPr>
            <w:tcW w:w="920" w:type="pct"/>
            <w:noWrap w:val="0"/>
            <w:vAlign w:val="center"/>
          </w:tcPr>
          <w:p w14:paraId="5D30D9D4">
            <w:pPr>
              <w:pStyle w:val="30"/>
              <w:bidi w:val="0"/>
              <w:jc w:val="center"/>
            </w:pPr>
          </w:p>
        </w:tc>
      </w:tr>
      <w:tr w14:paraId="20C220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52EA84C8">
            <w:pPr>
              <w:pStyle w:val="30"/>
              <w:bidi w:val="0"/>
              <w:jc w:val="center"/>
              <w:rPr>
                <w:rFonts w:hint="default"/>
                <w:lang w:val="en-US" w:eastAsia="zh-CN"/>
              </w:rPr>
            </w:pPr>
            <w:r>
              <w:rPr>
                <w:rFonts w:hint="default"/>
                <w:lang w:val="en-US" w:eastAsia="zh-CN"/>
              </w:rPr>
              <w:t>91</w:t>
            </w:r>
          </w:p>
        </w:tc>
        <w:tc>
          <w:tcPr>
            <w:tcW w:w="967" w:type="pct"/>
            <w:noWrap w:val="0"/>
            <w:vAlign w:val="center"/>
          </w:tcPr>
          <w:p w14:paraId="47758226">
            <w:pPr>
              <w:pStyle w:val="30"/>
              <w:bidi w:val="0"/>
              <w:jc w:val="center"/>
            </w:pPr>
            <w:r>
              <w:rPr>
                <w:rFonts w:hint="default"/>
              </w:rPr>
              <w:t>fp</w:t>
            </w:r>
            <w:r>
              <w:rPr>
                <w:rFonts w:hint="default"/>
                <w:lang w:val="en-US"/>
              </w:rPr>
              <w:t>hm</w:t>
            </w:r>
          </w:p>
        </w:tc>
        <w:tc>
          <w:tcPr>
            <w:tcW w:w="1087" w:type="pct"/>
            <w:noWrap w:val="0"/>
            <w:vAlign w:val="center"/>
          </w:tcPr>
          <w:p w14:paraId="369BDF4E">
            <w:pPr>
              <w:pStyle w:val="30"/>
              <w:bidi w:val="0"/>
              <w:jc w:val="center"/>
            </w:pPr>
            <w:r>
              <w:rPr>
                <w:rFonts w:hint="eastAsia"/>
                <w:lang w:val="en-US" w:eastAsia="zh-CN"/>
              </w:rPr>
              <w:t>发票号码</w:t>
            </w:r>
          </w:p>
        </w:tc>
        <w:tc>
          <w:tcPr>
            <w:tcW w:w="753" w:type="pct"/>
            <w:noWrap w:val="0"/>
            <w:vAlign w:val="center"/>
          </w:tcPr>
          <w:p w14:paraId="7D28DF5E">
            <w:pPr>
              <w:pStyle w:val="30"/>
              <w:bidi w:val="0"/>
              <w:jc w:val="center"/>
            </w:pPr>
            <w:r>
              <w:rPr>
                <w:rFonts w:hint="default"/>
              </w:rPr>
              <w:t>varchar</w:t>
            </w:r>
          </w:p>
        </w:tc>
        <w:tc>
          <w:tcPr>
            <w:tcW w:w="418" w:type="pct"/>
            <w:noWrap w:val="0"/>
            <w:vAlign w:val="center"/>
          </w:tcPr>
          <w:p w14:paraId="2C93D995">
            <w:pPr>
              <w:pStyle w:val="30"/>
              <w:bidi w:val="0"/>
              <w:jc w:val="center"/>
            </w:pPr>
            <w:r>
              <w:rPr>
                <w:rFonts w:hint="default"/>
                <w:lang w:val="en-US"/>
              </w:rPr>
              <w:t>30</w:t>
            </w:r>
          </w:p>
        </w:tc>
        <w:tc>
          <w:tcPr>
            <w:tcW w:w="417" w:type="pct"/>
            <w:noWrap w:val="0"/>
            <w:vAlign w:val="center"/>
          </w:tcPr>
          <w:p w14:paraId="5C6557E0">
            <w:pPr>
              <w:pStyle w:val="30"/>
              <w:bidi w:val="0"/>
              <w:jc w:val="center"/>
            </w:pPr>
            <w:r>
              <w:rPr>
                <w:rFonts w:hint="eastAsia"/>
                <w:lang w:val="en-US" w:eastAsia="zh-CN"/>
              </w:rPr>
              <w:t>否</w:t>
            </w:r>
          </w:p>
        </w:tc>
        <w:tc>
          <w:tcPr>
            <w:tcW w:w="920" w:type="pct"/>
            <w:noWrap w:val="0"/>
            <w:vAlign w:val="center"/>
          </w:tcPr>
          <w:p w14:paraId="39E52E96">
            <w:pPr>
              <w:pStyle w:val="30"/>
              <w:bidi w:val="0"/>
              <w:jc w:val="center"/>
            </w:pPr>
          </w:p>
        </w:tc>
      </w:tr>
      <w:tr w14:paraId="46AE28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AB6C424">
            <w:pPr>
              <w:pStyle w:val="30"/>
              <w:bidi w:val="0"/>
              <w:jc w:val="center"/>
              <w:rPr>
                <w:rFonts w:hint="default"/>
                <w:lang w:val="en-US" w:eastAsia="zh-CN"/>
              </w:rPr>
            </w:pPr>
            <w:r>
              <w:rPr>
                <w:rFonts w:hint="default"/>
                <w:lang w:val="en-US" w:eastAsia="zh-CN"/>
              </w:rPr>
              <w:t>92</w:t>
            </w:r>
          </w:p>
        </w:tc>
        <w:tc>
          <w:tcPr>
            <w:tcW w:w="967" w:type="pct"/>
            <w:noWrap w:val="0"/>
            <w:vAlign w:val="center"/>
          </w:tcPr>
          <w:p w14:paraId="55DD8FB7">
            <w:pPr>
              <w:pStyle w:val="30"/>
              <w:bidi w:val="0"/>
              <w:jc w:val="center"/>
            </w:pPr>
            <w:r>
              <w:rPr>
                <w:rFonts w:hint="default"/>
                <w:lang w:val="en-US"/>
              </w:rPr>
              <w:t>cepzhm</w:t>
            </w:r>
          </w:p>
        </w:tc>
        <w:tc>
          <w:tcPr>
            <w:tcW w:w="1087" w:type="pct"/>
            <w:noWrap w:val="0"/>
            <w:vAlign w:val="center"/>
          </w:tcPr>
          <w:p w14:paraId="2FCB76A1">
            <w:pPr>
              <w:pStyle w:val="30"/>
              <w:bidi w:val="0"/>
              <w:jc w:val="center"/>
            </w:pPr>
            <w:r>
              <w:rPr>
                <w:rFonts w:hint="eastAsia"/>
                <w:lang w:val="en-US" w:eastAsia="zh-CN"/>
              </w:rPr>
              <w:t>差额凭证号码</w:t>
            </w:r>
          </w:p>
        </w:tc>
        <w:tc>
          <w:tcPr>
            <w:tcW w:w="753" w:type="pct"/>
            <w:noWrap w:val="0"/>
            <w:vAlign w:val="center"/>
          </w:tcPr>
          <w:p w14:paraId="5BCC1681">
            <w:pPr>
              <w:pStyle w:val="30"/>
              <w:bidi w:val="0"/>
              <w:jc w:val="center"/>
            </w:pPr>
            <w:r>
              <w:rPr>
                <w:rFonts w:hint="default"/>
              </w:rPr>
              <w:t>varchar</w:t>
            </w:r>
          </w:p>
        </w:tc>
        <w:tc>
          <w:tcPr>
            <w:tcW w:w="418" w:type="pct"/>
            <w:noWrap w:val="0"/>
            <w:vAlign w:val="center"/>
          </w:tcPr>
          <w:p w14:paraId="789C15BF">
            <w:pPr>
              <w:pStyle w:val="30"/>
              <w:bidi w:val="0"/>
              <w:jc w:val="center"/>
            </w:pPr>
            <w:r>
              <w:rPr>
                <w:rFonts w:hint="default"/>
                <w:lang w:val="en-US"/>
              </w:rPr>
              <w:t>40</w:t>
            </w:r>
          </w:p>
        </w:tc>
        <w:tc>
          <w:tcPr>
            <w:tcW w:w="417" w:type="pct"/>
            <w:noWrap w:val="0"/>
            <w:vAlign w:val="center"/>
          </w:tcPr>
          <w:p w14:paraId="4D510A34">
            <w:pPr>
              <w:pStyle w:val="30"/>
              <w:bidi w:val="0"/>
              <w:jc w:val="center"/>
            </w:pPr>
            <w:r>
              <w:rPr>
                <w:rFonts w:hint="default"/>
              </w:rPr>
              <w:t>否</w:t>
            </w:r>
          </w:p>
        </w:tc>
        <w:tc>
          <w:tcPr>
            <w:tcW w:w="920" w:type="pct"/>
            <w:noWrap w:val="0"/>
            <w:vAlign w:val="center"/>
          </w:tcPr>
          <w:p w14:paraId="497080EE">
            <w:pPr>
              <w:pStyle w:val="30"/>
              <w:bidi w:val="0"/>
              <w:jc w:val="center"/>
            </w:pPr>
          </w:p>
        </w:tc>
      </w:tr>
      <w:tr w14:paraId="25AEB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2BF5B8EF">
            <w:pPr>
              <w:pStyle w:val="30"/>
              <w:bidi w:val="0"/>
              <w:jc w:val="center"/>
              <w:rPr>
                <w:rFonts w:hint="default"/>
                <w:lang w:val="en-US" w:eastAsia="zh-CN"/>
              </w:rPr>
            </w:pPr>
            <w:r>
              <w:rPr>
                <w:rFonts w:hint="default"/>
                <w:lang w:val="en-US" w:eastAsia="zh-CN"/>
              </w:rPr>
              <w:t>93</w:t>
            </w:r>
          </w:p>
        </w:tc>
        <w:tc>
          <w:tcPr>
            <w:tcW w:w="967" w:type="pct"/>
            <w:noWrap w:val="0"/>
            <w:vAlign w:val="center"/>
          </w:tcPr>
          <w:p w14:paraId="04028348">
            <w:pPr>
              <w:pStyle w:val="30"/>
              <w:bidi w:val="0"/>
              <w:jc w:val="center"/>
            </w:pPr>
            <w:r>
              <w:rPr>
                <w:rFonts w:hint="default"/>
                <w:lang w:val="en-US"/>
              </w:rPr>
              <w:t>kjrq</w:t>
            </w:r>
          </w:p>
        </w:tc>
        <w:tc>
          <w:tcPr>
            <w:tcW w:w="1087" w:type="pct"/>
            <w:noWrap w:val="0"/>
            <w:vAlign w:val="center"/>
          </w:tcPr>
          <w:p w14:paraId="42C431C4">
            <w:pPr>
              <w:pStyle w:val="30"/>
              <w:bidi w:val="0"/>
              <w:jc w:val="center"/>
            </w:pPr>
            <w:r>
              <w:rPr>
                <w:rFonts w:hint="eastAsia"/>
                <w:lang w:val="en-US" w:eastAsia="zh-CN"/>
              </w:rPr>
              <w:t>开具日期</w:t>
            </w:r>
          </w:p>
        </w:tc>
        <w:tc>
          <w:tcPr>
            <w:tcW w:w="753" w:type="pct"/>
            <w:noWrap w:val="0"/>
            <w:vAlign w:val="center"/>
          </w:tcPr>
          <w:p w14:paraId="6ED0DAFB">
            <w:pPr>
              <w:pStyle w:val="30"/>
              <w:bidi w:val="0"/>
              <w:jc w:val="center"/>
            </w:pPr>
            <w:r>
              <w:rPr>
                <w:rFonts w:hint="default"/>
                <w:lang w:val="en-US"/>
              </w:rPr>
              <w:t>datetime</w:t>
            </w:r>
          </w:p>
        </w:tc>
        <w:tc>
          <w:tcPr>
            <w:tcW w:w="418" w:type="pct"/>
            <w:noWrap w:val="0"/>
            <w:vAlign w:val="center"/>
          </w:tcPr>
          <w:p w14:paraId="282392DD">
            <w:pPr>
              <w:pStyle w:val="30"/>
              <w:bidi w:val="0"/>
              <w:jc w:val="center"/>
            </w:pPr>
          </w:p>
        </w:tc>
        <w:tc>
          <w:tcPr>
            <w:tcW w:w="417" w:type="pct"/>
            <w:noWrap w:val="0"/>
            <w:vAlign w:val="center"/>
          </w:tcPr>
          <w:p w14:paraId="404C8800">
            <w:pPr>
              <w:pStyle w:val="30"/>
              <w:bidi w:val="0"/>
              <w:jc w:val="center"/>
            </w:pPr>
            <w:r>
              <w:rPr>
                <w:rFonts w:hint="default"/>
              </w:rPr>
              <w:t>否</w:t>
            </w:r>
          </w:p>
        </w:tc>
        <w:tc>
          <w:tcPr>
            <w:tcW w:w="920" w:type="pct"/>
            <w:noWrap w:val="0"/>
            <w:vAlign w:val="center"/>
          </w:tcPr>
          <w:p w14:paraId="6E805EE6">
            <w:pPr>
              <w:pStyle w:val="30"/>
              <w:bidi w:val="0"/>
              <w:jc w:val="center"/>
            </w:pPr>
            <w:r>
              <w:rPr>
                <w:rFonts w:hint="eastAsia"/>
                <w:lang w:val="en-US" w:eastAsia="zh-CN"/>
              </w:rPr>
              <w:t>格式必须为“yyyy-MM-dd”</w:t>
            </w:r>
          </w:p>
        </w:tc>
      </w:tr>
      <w:tr w14:paraId="0D9B40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08E4318D">
            <w:pPr>
              <w:pStyle w:val="30"/>
              <w:bidi w:val="0"/>
              <w:jc w:val="center"/>
              <w:rPr>
                <w:rFonts w:hint="default"/>
                <w:lang w:val="en-US" w:eastAsia="zh-CN"/>
              </w:rPr>
            </w:pPr>
            <w:r>
              <w:rPr>
                <w:rFonts w:hint="default"/>
                <w:lang w:val="en-US" w:eastAsia="zh-CN"/>
              </w:rPr>
              <w:t>94</w:t>
            </w:r>
          </w:p>
        </w:tc>
        <w:tc>
          <w:tcPr>
            <w:tcW w:w="967" w:type="pct"/>
            <w:noWrap w:val="0"/>
            <w:vAlign w:val="center"/>
          </w:tcPr>
          <w:p w14:paraId="4EA749B0">
            <w:pPr>
              <w:pStyle w:val="30"/>
              <w:bidi w:val="0"/>
              <w:jc w:val="center"/>
            </w:pPr>
            <w:r>
              <w:rPr>
                <w:rFonts w:hint="default"/>
                <w:lang w:val="en-US"/>
              </w:rPr>
              <w:t>pzhjje</w:t>
            </w:r>
          </w:p>
        </w:tc>
        <w:tc>
          <w:tcPr>
            <w:tcW w:w="1087" w:type="pct"/>
            <w:noWrap w:val="0"/>
            <w:vAlign w:val="center"/>
          </w:tcPr>
          <w:p w14:paraId="79105BB7">
            <w:pPr>
              <w:pStyle w:val="30"/>
              <w:bidi w:val="0"/>
              <w:jc w:val="center"/>
            </w:pPr>
            <w:r>
              <w:rPr>
                <w:rFonts w:hint="eastAsia"/>
                <w:lang w:val="en-US" w:eastAsia="zh-CN"/>
              </w:rPr>
              <w:t>凭证合计金额</w:t>
            </w:r>
          </w:p>
        </w:tc>
        <w:tc>
          <w:tcPr>
            <w:tcW w:w="753" w:type="pct"/>
            <w:noWrap w:val="0"/>
            <w:vAlign w:val="center"/>
          </w:tcPr>
          <w:p w14:paraId="41F81401">
            <w:pPr>
              <w:pStyle w:val="30"/>
              <w:bidi w:val="0"/>
              <w:jc w:val="center"/>
            </w:pPr>
            <w:r>
              <w:rPr>
                <w:rFonts w:hint="default"/>
                <w:lang w:val="en-US"/>
              </w:rPr>
              <w:t>number</w:t>
            </w:r>
          </w:p>
        </w:tc>
        <w:tc>
          <w:tcPr>
            <w:tcW w:w="418" w:type="pct"/>
            <w:noWrap w:val="0"/>
            <w:vAlign w:val="center"/>
          </w:tcPr>
          <w:p w14:paraId="6709EA8B">
            <w:pPr>
              <w:pStyle w:val="30"/>
              <w:bidi w:val="0"/>
              <w:jc w:val="center"/>
            </w:pPr>
            <w:r>
              <w:rPr>
                <w:rFonts w:hint="default"/>
                <w:lang w:val="en-US"/>
              </w:rPr>
              <w:t>18,2</w:t>
            </w:r>
          </w:p>
        </w:tc>
        <w:tc>
          <w:tcPr>
            <w:tcW w:w="417" w:type="pct"/>
            <w:noWrap w:val="0"/>
            <w:vAlign w:val="center"/>
          </w:tcPr>
          <w:p w14:paraId="5CC726F5">
            <w:pPr>
              <w:pStyle w:val="30"/>
              <w:bidi w:val="0"/>
              <w:jc w:val="center"/>
            </w:pPr>
            <w:r>
              <w:rPr>
                <w:rFonts w:hint="eastAsia"/>
                <w:lang w:val="en-US" w:eastAsia="zh-CN"/>
              </w:rPr>
              <w:t>否</w:t>
            </w:r>
          </w:p>
        </w:tc>
        <w:tc>
          <w:tcPr>
            <w:tcW w:w="920" w:type="pct"/>
            <w:noWrap w:val="0"/>
            <w:vAlign w:val="center"/>
          </w:tcPr>
          <w:p w14:paraId="313D1859">
            <w:pPr>
              <w:pStyle w:val="30"/>
              <w:bidi w:val="0"/>
              <w:jc w:val="center"/>
            </w:pPr>
          </w:p>
        </w:tc>
      </w:tr>
      <w:tr w14:paraId="139E6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304A549F">
            <w:pPr>
              <w:pStyle w:val="30"/>
              <w:bidi w:val="0"/>
              <w:jc w:val="center"/>
              <w:rPr>
                <w:rFonts w:hint="default"/>
                <w:lang w:val="en-US" w:eastAsia="zh-CN"/>
              </w:rPr>
            </w:pPr>
            <w:r>
              <w:rPr>
                <w:rFonts w:hint="default"/>
                <w:lang w:val="en-US" w:eastAsia="zh-CN"/>
              </w:rPr>
              <w:t>95</w:t>
            </w:r>
          </w:p>
        </w:tc>
        <w:tc>
          <w:tcPr>
            <w:tcW w:w="967" w:type="pct"/>
            <w:noWrap w:val="0"/>
            <w:vAlign w:val="center"/>
          </w:tcPr>
          <w:p w14:paraId="5121DA9C">
            <w:pPr>
              <w:pStyle w:val="30"/>
              <w:bidi w:val="0"/>
              <w:jc w:val="center"/>
            </w:pPr>
            <w:r>
              <w:rPr>
                <w:rFonts w:hint="default"/>
                <w:lang w:val="en-US"/>
              </w:rPr>
              <w:t>bckcje</w:t>
            </w:r>
          </w:p>
        </w:tc>
        <w:tc>
          <w:tcPr>
            <w:tcW w:w="1087" w:type="pct"/>
            <w:noWrap w:val="0"/>
            <w:vAlign w:val="center"/>
          </w:tcPr>
          <w:p w14:paraId="2D40FB45">
            <w:pPr>
              <w:pStyle w:val="30"/>
              <w:bidi w:val="0"/>
              <w:jc w:val="center"/>
            </w:pPr>
            <w:r>
              <w:rPr>
                <w:rFonts w:hint="eastAsia"/>
                <w:lang w:val="en-US" w:eastAsia="zh-CN"/>
              </w:rPr>
              <w:t>本次扣除金额</w:t>
            </w:r>
          </w:p>
        </w:tc>
        <w:tc>
          <w:tcPr>
            <w:tcW w:w="753" w:type="pct"/>
            <w:noWrap w:val="0"/>
            <w:vAlign w:val="center"/>
          </w:tcPr>
          <w:p w14:paraId="4F94E4C8">
            <w:pPr>
              <w:pStyle w:val="30"/>
              <w:bidi w:val="0"/>
              <w:jc w:val="center"/>
            </w:pPr>
            <w:r>
              <w:rPr>
                <w:rFonts w:hint="default"/>
                <w:lang w:val="en-US"/>
              </w:rPr>
              <w:t>number</w:t>
            </w:r>
          </w:p>
        </w:tc>
        <w:tc>
          <w:tcPr>
            <w:tcW w:w="418" w:type="pct"/>
            <w:noWrap w:val="0"/>
            <w:vAlign w:val="center"/>
          </w:tcPr>
          <w:p w14:paraId="339AAF80">
            <w:pPr>
              <w:pStyle w:val="30"/>
              <w:bidi w:val="0"/>
              <w:jc w:val="center"/>
            </w:pPr>
            <w:r>
              <w:rPr>
                <w:rFonts w:hint="default"/>
                <w:lang w:val="en-US"/>
              </w:rPr>
              <w:t>18,2</w:t>
            </w:r>
          </w:p>
        </w:tc>
        <w:tc>
          <w:tcPr>
            <w:tcW w:w="417" w:type="pct"/>
            <w:noWrap w:val="0"/>
            <w:vAlign w:val="center"/>
          </w:tcPr>
          <w:p w14:paraId="7D07B686">
            <w:pPr>
              <w:pStyle w:val="30"/>
              <w:bidi w:val="0"/>
              <w:jc w:val="center"/>
            </w:pPr>
            <w:r>
              <w:rPr>
                <w:rFonts w:hint="default"/>
              </w:rPr>
              <w:t>否</w:t>
            </w:r>
          </w:p>
        </w:tc>
        <w:tc>
          <w:tcPr>
            <w:tcW w:w="920" w:type="pct"/>
            <w:noWrap w:val="0"/>
            <w:vAlign w:val="center"/>
          </w:tcPr>
          <w:p w14:paraId="47B906C3">
            <w:pPr>
              <w:pStyle w:val="30"/>
              <w:bidi w:val="0"/>
              <w:jc w:val="center"/>
            </w:pPr>
            <w:r>
              <w:rPr>
                <w:rFonts w:hint="eastAsia"/>
                <w:lang w:val="en-US" w:eastAsia="zh-CN"/>
              </w:rPr>
              <w:t>该字段需要小于等于凭证合计金额。</w:t>
            </w:r>
          </w:p>
        </w:tc>
      </w:tr>
      <w:tr w14:paraId="4ECDD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4" w:type="pct"/>
            <w:noWrap w:val="0"/>
            <w:vAlign w:val="center"/>
          </w:tcPr>
          <w:p w14:paraId="78561339">
            <w:pPr>
              <w:pStyle w:val="30"/>
              <w:bidi w:val="0"/>
              <w:jc w:val="center"/>
              <w:rPr>
                <w:rFonts w:hint="default"/>
                <w:lang w:val="en-US" w:eastAsia="zh-CN"/>
              </w:rPr>
            </w:pPr>
            <w:r>
              <w:rPr>
                <w:rFonts w:hint="default"/>
                <w:lang w:val="en-US" w:eastAsia="zh-CN"/>
              </w:rPr>
              <w:t>96</w:t>
            </w:r>
          </w:p>
        </w:tc>
        <w:tc>
          <w:tcPr>
            <w:tcW w:w="967" w:type="pct"/>
            <w:noWrap w:val="0"/>
            <w:vAlign w:val="center"/>
          </w:tcPr>
          <w:p w14:paraId="37799103">
            <w:pPr>
              <w:pStyle w:val="30"/>
              <w:bidi w:val="0"/>
              <w:jc w:val="center"/>
            </w:pPr>
            <w:r>
              <w:rPr>
                <w:rFonts w:hint="default"/>
                <w:lang w:val="en-US" w:eastAsia="zh-CN"/>
              </w:rPr>
              <w:t>bz</w:t>
            </w:r>
          </w:p>
        </w:tc>
        <w:tc>
          <w:tcPr>
            <w:tcW w:w="1087" w:type="pct"/>
            <w:noWrap w:val="0"/>
            <w:vAlign w:val="center"/>
          </w:tcPr>
          <w:p w14:paraId="7E2BA164">
            <w:pPr>
              <w:pStyle w:val="30"/>
              <w:bidi w:val="0"/>
              <w:jc w:val="center"/>
            </w:pPr>
            <w:r>
              <w:rPr>
                <w:rFonts w:hint="eastAsia"/>
                <w:lang w:val="en-US" w:eastAsia="zh-CN"/>
              </w:rPr>
              <w:t>备注</w:t>
            </w:r>
          </w:p>
        </w:tc>
        <w:tc>
          <w:tcPr>
            <w:tcW w:w="753" w:type="pct"/>
            <w:noWrap w:val="0"/>
            <w:vAlign w:val="center"/>
          </w:tcPr>
          <w:p w14:paraId="532A7CF1">
            <w:pPr>
              <w:pStyle w:val="30"/>
              <w:bidi w:val="0"/>
              <w:jc w:val="center"/>
            </w:pPr>
            <w:r>
              <w:rPr>
                <w:rFonts w:hint="default"/>
              </w:rPr>
              <w:t>varchar</w:t>
            </w:r>
          </w:p>
        </w:tc>
        <w:tc>
          <w:tcPr>
            <w:tcW w:w="418" w:type="pct"/>
            <w:noWrap w:val="0"/>
            <w:vAlign w:val="center"/>
          </w:tcPr>
          <w:p w14:paraId="34E785BE">
            <w:pPr>
              <w:pStyle w:val="30"/>
              <w:bidi w:val="0"/>
              <w:jc w:val="center"/>
            </w:pPr>
            <w:r>
              <w:rPr>
                <w:rFonts w:hint="default"/>
                <w:lang w:val="en-US"/>
              </w:rPr>
              <w:t>450</w:t>
            </w:r>
          </w:p>
        </w:tc>
        <w:tc>
          <w:tcPr>
            <w:tcW w:w="417" w:type="pct"/>
            <w:noWrap w:val="0"/>
            <w:vAlign w:val="center"/>
          </w:tcPr>
          <w:p w14:paraId="60EED72A">
            <w:pPr>
              <w:pStyle w:val="30"/>
              <w:bidi w:val="0"/>
              <w:jc w:val="center"/>
            </w:pPr>
            <w:r>
              <w:rPr>
                <w:rFonts w:hint="eastAsia"/>
                <w:lang w:val="en-US" w:eastAsia="zh-CN"/>
              </w:rPr>
              <w:t>否</w:t>
            </w:r>
          </w:p>
        </w:tc>
        <w:tc>
          <w:tcPr>
            <w:tcW w:w="920" w:type="pct"/>
            <w:noWrap w:val="0"/>
            <w:vAlign w:val="center"/>
          </w:tcPr>
          <w:p w14:paraId="40D07A19">
            <w:pPr>
              <w:pStyle w:val="30"/>
              <w:bidi w:val="0"/>
              <w:jc w:val="center"/>
            </w:pPr>
          </w:p>
        </w:tc>
      </w:tr>
    </w:tbl>
    <w:p w14:paraId="4F8F0872">
      <w:pPr>
        <w:pStyle w:val="6"/>
        <w:bidi w:val="0"/>
      </w:pPr>
      <w:bookmarkStart w:id="405" w:name="_Toc20294"/>
      <w:bookmarkStart w:id="406" w:name="_Toc22685"/>
      <w:r>
        <w:t>12.4请求报文示例</w:t>
      </w:r>
      <w:bookmarkEnd w:id="405"/>
      <w:bookmarkEnd w:id="40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8E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36271A">
            <w:pPr>
              <w:bidi w:val="0"/>
            </w:pPr>
            <w:r>
              <w:t>[</w:t>
            </w:r>
          </w:p>
          <w:p w14:paraId="263862D7">
            <w:pPr>
              <w:bidi w:val="0"/>
            </w:pPr>
            <w:r>
              <w:tab/>
            </w:r>
            <w:r>
              <w:t>{</w:t>
            </w:r>
          </w:p>
          <w:p w14:paraId="3FE1314A">
            <w:pPr>
              <w:bidi w:val="0"/>
            </w:pPr>
            <w:r>
              <w:tab/>
            </w:r>
            <w:r>
              <w:tab/>
            </w:r>
            <w:r>
              <w:t>"fphm": "发票号码",</w:t>
            </w:r>
          </w:p>
          <w:p w14:paraId="0AAF21CA">
            <w:pPr>
              <w:bidi w:val="0"/>
            </w:pPr>
            <w:r>
              <w:tab/>
            </w:r>
            <w:r>
              <w:tab/>
            </w:r>
            <w:r>
              <w:t>"lzfpbz": "蓝字发票标志",</w:t>
            </w:r>
          </w:p>
          <w:p w14:paraId="6DFABA3B">
            <w:pPr>
              <w:bidi w:val="0"/>
            </w:pPr>
            <w:r>
              <w:tab/>
            </w:r>
            <w:r>
              <w:tab/>
            </w:r>
            <w:r>
              <w:t>"ptbh": "平台编号",</w:t>
            </w:r>
          </w:p>
          <w:p w14:paraId="0C24F2C8">
            <w:pPr>
              <w:bidi w:val="0"/>
            </w:pPr>
            <w:r>
              <w:tab/>
            </w:r>
            <w:r>
              <w:tab/>
            </w:r>
            <w:r>
              <w:t>"fppz": "发票票种",</w:t>
            </w:r>
          </w:p>
          <w:p w14:paraId="01D44AD8">
            <w:pPr>
              <w:bidi w:val="0"/>
            </w:pPr>
            <w:r>
              <w:tab/>
            </w:r>
            <w:r>
              <w:tab/>
            </w:r>
            <w:r>
              <w:t>"gmfzrrbz": "购买方自然人标志",</w:t>
            </w:r>
          </w:p>
          <w:p w14:paraId="766C26F1">
            <w:pPr>
              <w:bidi w:val="0"/>
            </w:pPr>
            <w:r>
              <w:tab/>
            </w:r>
            <w:r>
              <w:tab/>
            </w:r>
            <w:r>
              <w:t>"tdys": "特定要素",</w:t>
            </w:r>
          </w:p>
          <w:p w14:paraId="31D424F7">
            <w:pPr>
              <w:bidi w:val="0"/>
            </w:pPr>
            <w:r>
              <w:tab/>
            </w:r>
            <w:r>
              <w:tab/>
            </w:r>
            <w:r>
              <w:t>"qyDm": "区域代码",</w:t>
            </w:r>
          </w:p>
          <w:p w14:paraId="60D286F4">
            <w:pPr>
              <w:bidi w:val="0"/>
            </w:pPr>
            <w:r>
              <w:tab/>
            </w:r>
            <w:r>
              <w:tab/>
            </w:r>
            <w:r>
              <w:t>"cezslxDm": "差额征税类型代码",</w:t>
            </w:r>
          </w:p>
          <w:p w14:paraId="38991462">
            <w:pPr>
              <w:bidi w:val="0"/>
            </w:pPr>
            <w:r>
              <w:tab/>
            </w:r>
            <w:r>
              <w:tab/>
            </w:r>
            <w:r>
              <w:t>"sgfplxDm": "收购发票类型代码",</w:t>
            </w:r>
          </w:p>
          <w:p w14:paraId="400D7347">
            <w:pPr>
              <w:bidi w:val="0"/>
            </w:pPr>
            <w:r>
              <w:tab/>
            </w:r>
            <w:r>
              <w:tab/>
            </w:r>
            <w:r>
              <w:t>"ckywsyzcDm": "出口业务适用政策代码",</w:t>
            </w:r>
          </w:p>
          <w:p w14:paraId="001DC794">
            <w:pPr>
              <w:bidi w:val="0"/>
            </w:pPr>
            <w:r>
              <w:tab/>
            </w:r>
            <w:r>
              <w:tab/>
            </w:r>
            <w:r>
              <w:t>"zzsjzjtDm": "增值税即征即退代码",</w:t>
            </w:r>
          </w:p>
          <w:p w14:paraId="319A8359">
            <w:pPr>
              <w:bidi w:val="0"/>
            </w:pPr>
            <w:r>
              <w:tab/>
            </w:r>
            <w:r>
              <w:tab/>
            </w:r>
            <w:r>
              <w:t>"xsfnsrsbh": "（销售方）统一社会信用代码/纳税人识别号/身份证件号码",</w:t>
            </w:r>
          </w:p>
          <w:p w14:paraId="143DD559">
            <w:pPr>
              <w:bidi w:val="0"/>
            </w:pPr>
            <w:r>
              <w:tab/>
            </w:r>
            <w:r>
              <w:tab/>
            </w:r>
            <w:r>
              <w:t>"xsfmc": "（销售方）名称",</w:t>
            </w:r>
          </w:p>
          <w:p w14:paraId="6418D9CA">
            <w:pPr>
              <w:bidi w:val="0"/>
            </w:pPr>
            <w:r>
              <w:tab/>
            </w:r>
            <w:r>
              <w:tab/>
            </w:r>
            <w:r>
              <w:t>"xsfdz": "销售方地址",</w:t>
            </w:r>
          </w:p>
          <w:p w14:paraId="64BA07A4">
            <w:pPr>
              <w:bidi w:val="0"/>
            </w:pPr>
            <w:r>
              <w:tab/>
            </w:r>
            <w:r>
              <w:tab/>
            </w:r>
            <w:r>
              <w:t>"xsfdh": "销售方电话",</w:t>
            </w:r>
          </w:p>
          <w:p w14:paraId="7950A9FF">
            <w:pPr>
              <w:bidi w:val="0"/>
            </w:pPr>
            <w:r>
              <w:tab/>
            </w:r>
            <w:r>
              <w:tab/>
            </w:r>
            <w:r>
              <w:t>"xsfkhh": "销售方开户行",</w:t>
            </w:r>
          </w:p>
          <w:p w14:paraId="7EC8BDF6">
            <w:pPr>
              <w:bidi w:val="0"/>
            </w:pPr>
            <w:r>
              <w:tab/>
            </w:r>
            <w:r>
              <w:tab/>
            </w:r>
            <w:r>
              <w:t>"xsfzh": "销售方账号",</w:t>
            </w:r>
          </w:p>
          <w:p w14:paraId="253E61B3">
            <w:pPr>
              <w:bidi w:val="0"/>
            </w:pPr>
            <w:r>
              <w:tab/>
            </w:r>
            <w:r>
              <w:tab/>
            </w:r>
            <w:r>
              <w:t>"gmfnsrsbh": "（购买方）统一社会信用代码/纳税人识别号/身份证件号码",</w:t>
            </w:r>
          </w:p>
          <w:p w14:paraId="17C1FAD3">
            <w:pPr>
              <w:bidi w:val="0"/>
            </w:pPr>
            <w:r>
              <w:tab/>
            </w:r>
            <w:r>
              <w:tab/>
            </w:r>
            <w:r>
              <w:t>"gmfmc": "（购买方）名称",</w:t>
            </w:r>
          </w:p>
          <w:p w14:paraId="16CD0305">
            <w:pPr>
              <w:bidi w:val="0"/>
              <w:rPr>
                <w:rFonts w:hint="eastAsia"/>
              </w:rPr>
            </w:pPr>
            <w:r>
              <w:tab/>
            </w:r>
            <w:r>
              <w:tab/>
            </w:r>
            <w:r>
              <w:t>"</w:t>
            </w:r>
            <w:r>
              <w:rPr>
                <w:rFonts w:hint="eastAsia"/>
              </w:rPr>
              <w:t>zrrzjlxDm</w:t>
            </w:r>
            <w:r>
              <w:t>": "</w:t>
            </w:r>
            <w:r>
              <w:rPr>
                <w:rFonts w:hint="eastAsia"/>
              </w:rPr>
              <w:t>自然人证件类型</w:t>
            </w:r>
            <w:r>
              <w:t>",</w:t>
            </w:r>
          </w:p>
          <w:p w14:paraId="677B822A">
            <w:pPr>
              <w:bidi w:val="0"/>
              <w:rPr>
                <w:rFonts w:hint="eastAsia"/>
              </w:rPr>
            </w:pPr>
            <w:r>
              <w:tab/>
            </w:r>
            <w:r>
              <w:tab/>
            </w:r>
            <w:r>
              <w:t>"</w:t>
            </w:r>
            <w:r>
              <w:rPr>
                <w:rFonts w:hint="eastAsia"/>
              </w:rPr>
              <w:t>zrrzjhm</w:t>
            </w:r>
            <w:r>
              <w:t>": "</w:t>
            </w:r>
            <w:r>
              <w:rPr>
                <w:rFonts w:hint="eastAsia"/>
              </w:rPr>
              <w:t>自然人证件号码</w:t>
            </w:r>
            <w:r>
              <w:t>",</w:t>
            </w:r>
          </w:p>
          <w:p w14:paraId="31751854">
            <w:pPr>
              <w:bidi w:val="0"/>
            </w:pPr>
            <w:r>
              <w:tab/>
            </w:r>
            <w:r>
              <w:tab/>
            </w:r>
            <w:r>
              <w:t>"</w:t>
            </w:r>
            <w:r>
              <w:rPr>
                <w:rFonts w:hint="eastAsia"/>
              </w:rPr>
              <w:t>zrrgjDm</w:t>
            </w:r>
            <w:r>
              <w:t>": "</w:t>
            </w:r>
            <w:r>
              <w:rPr>
                <w:rFonts w:hint="eastAsia"/>
              </w:rPr>
              <w:t>自然人国籍</w:t>
            </w:r>
            <w:r>
              <w:t>",</w:t>
            </w:r>
          </w:p>
          <w:p w14:paraId="32548EDC">
            <w:pPr>
              <w:bidi w:val="0"/>
            </w:pPr>
            <w:r>
              <w:tab/>
            </w:r>
            <w:r>
              <w:tab/>
            </w:r>
            <w:r>
              <w:t>"gmfdz": "购买方地址",</w:t>
            </w:r>
          </w:p>
          <w:p w14:paraId="5B8623A7">
            <w:pPr>
              <w:bidi w:val="0"/>
            </w:pPr>
            <w:r>
              <w:tab/>
            </w:r>
            <w:r>
              <w:tab/>
            </w:r>
            <w:r>
              <w:t>"gmfdh": "购买方电话",</w:t>
            </w:r>
          </w:p>
          <w:p w14:paraId="0C3A613B">
            <w:pPr>
              <w:bidi w:val="0"/>
            </w:pPr>
            <w:r>
              <w:tab/>
            </w:r>
            <w:r>
              <w:tab/>
            </w:r>
            <w:r>
              <w:t>"gmfkhh": "购买方开户行名称",</w:t>
            </w:r>
          </w:p>
          <w:p w14:paraId="58AFD1FF">
            <w:pPr>
              <w:bidi w:val="0"/>
            </w:pPr>
            <w:r>
              <w:tab/>
            </w:r>
            <w:r>
              <w:tab/>
            </w:r>
            <w:r>
              <w:t>"gmfzh": "购买方开户行银行账号",</w:t>
            </w:r>
          </w:p>
          <w:p w14:paraId="7FEF78BA">
            <w:pPr>
              <w:bidi w:val="0"/>
            </w:pPr>
            <w:r>
              <w:tab/>
            </w:r>
            <w:r>
              <w:tab/>
            </w:r>
            <w:r>
              <w:t>"gmfjbr": "经办人",</w:t>
            </w:r>
          </w:p>
          <w:p w14:paraId="6730B83C">
            <w:pPr>
              <w:bidi w:val="0"/>
            </w:pPr>
            <w:r>
              <w:tab/>
            </w:r>
            <w:r>
              <w:tab/>
            </w:r>
            <w:r>
              <w:t>"jbrsfzjhm": "经办人身份证件号码",</w:t>
            </w:r>
          </w:p>
          <w:p w14:paraId="5CA176E4">
            <w:pPr>
              <w:bidi w:val="0"/>
              <w:rPr>
                <w:rFonts w:hint="eastAsia"/>
              </w:rPr>
            </w:pPr>
            <w:r>
              <w:tab/>
            </w:r>
            <w:r>
              <w:tab/>
            </w:r>
            <w:r>
              <w:t>"</w:t>
            </w:r>
            <w:r>
              <w:rPr>
                <w:rFonts w:hint="eastAsia"/>
              </w:rPr>
              <w:t>jbrsfzjzlDm</w:t>
            </w:r>
            <w:r>
              <w:t>": "</w:t>
            </w:r>
            <w:r>
              <w:rPr>
                <w:rFonts w:hint="eastAsia"/>
              </w:rPr>
              <w:t>购买方经办人证件种类代码</w:t>
            </w:r>
            <w:r>
              <w:t>",</w:t>
            </w:r>
          </w:p>
          <w:p w14:paraId="60AF5521">
            <w:pPr>
              <w:bidi w:val="0"/>
              <w:rPr>
                <w:rFonts w:hint="eastAsia"/>
              </w:rPr>
            </w:pPr>
            <w:r>
              <w:tab/>
            </w:r>
            <w:r>
              <w:tab/>
            </w:r>
            <w:r>
              <w:t>"</w:t>
            </w:r>
            <w:r>
              <w:rPr>
                <w:rFonts w:hint="eastAsia"/>
              </w:rPr>
              <w:t>jbrgjhdqDm</w:t>
            </w:r>
            <w:r>
              <w:t>": "</w:t>
            </w:r>
            <w:r>
              <w:rPr>
                <w:rFonts w:hint="eastAsia"/>
              </w:rPr>
              <w:t>经办人国家或地区代码</w:t>
            </w:r>
            <w:r>
              <w:t>",</w:t>
            </w:r>
          </w:p>
          <w:p w14:paraId="2CE4DCDE">
            <w:pPr>
              <w:bidi w:val="0"/>
            </w:pPr>
            <w:r>
              <w:tab/>
            </w:r>
            <w:r>
              <w:tab/>
            </w:r>
            <w:r>
              <w:t>"</w:t>
            </w:r>
            <w:r>
              <w:rPr>
                <w:rFonts w:hint="eastAsia"/>
              </w:rPr>
              <w:t>jbrnsrsbh</w:t>
            </w:r>
            <w:r>
              <w:t>": "</w:t>
            </w:r>
            <w:r>
              <w:rPr>
                <w:rFonts w:hint="eastAsia"/>
              </w:rPr>
              <w:t>经办人纳税人识别号</w:t>
            </w:r>
            <w:r>
              <w:t>",</w:t>
            </w:r>
          </w:p>
          <w:p w14:paraId="25A8944B">
            <w:pPr>
              <w:bidi w:val="0"/>
            </w:pPr>
            <w:r>
              <w:tab/>
            </w:r>
            <w:r>
              <w:tab/>
            </w:r>
            <w:r>
              <w:t>"gmfjbrlxdh": "经办人联系电话",</w:t>
            </w:r>
          </w:p>
          <w:p w14:paraId="23D7C025">
            <w:pPr>
              <w:bidi w:val="0"/>
            </w:pPr>
            <w:r>
              <w:tab/>
            </w:r>
            <w:r>
              <w:tab/>
            </w:r>
            <w:r>
              <w:t>"hjje": "合计金额",</w:t>
            </w:r>
          </w:p>
          <w:p w14:paraId="39E340B4">
            <w:pPr>
              <w:bidi w:val="0"/>
            </w:pPr>
            <w:r>
              <w:tab/>
            </w:r>
            <w:r>
              <w:tab/>
            </w:r>
            <w:r>
              <w:t>"hjse": "合计税额",</w:t>
            </w:r>
          </w:p>
          <w:p w14:paraId="3EC4B1D6">
            <w:pPr>
              <w:bidi w:val="0"/>
            </w:pPr>
            <w:r>
              <w:tab/>
            </w:r>
            <w:r>
              <w:tab/>
            </w:r>
            <w:r>
              <w:t>"jshj": "价税合计",</w:t>
            </w:r>
          </w:p>
          <w:p w14:paraId="21069304">
            <w:pPr>
              <w:bidi w:val="0"/>
            </w:pPr>
            <w:r>
              <w:tab/>
            </w:r>
            <w:r>
              <w:tab/>
            </w:r>
            <w:r>
              <w:t>"skyhmc": "收款银行名称",</w:t>
            </w:r>
          </w:p>
          <w:p w14:paraId="6E13E9DD">
            <w:pPr>
              <w:bidi w:val="0"/>
            </w:pPr>
            <w:r>
              <w:tab/>
            </w:r>
            <w:r>
              <w:tab/>
            </w:r>
            <w:r>
              <w:t>"skyhzh": "收款银行账号",</w:t>
            </w:r>
          </w:p>
          <w:p w14:paraId="31DFBA7D">
            <w:pPr>
              <w:bidi w:val="0"/>
            </w:pPr>
            <w:r>
              <w:tab/>
            </w:r>
            <w:r>
              <w:tab/>
            </w:r>
            <w:r>
              <w:t>"jsfs": "结算方式",</w:t>
            </w:r>
          </w:p>
          <w:p w14:paraId="73F0235F">
            <w:pPr>
              <w:bidi w:val="0"/>
            </w:pPr>
            <w:r>
              <w:tab/>
            </w:r>
            <w:r>
              <w:tab/>
            </w:r>
            <w:r>
              <w:t>"ysxwfsd": "应税行为发生地",</w:t>
            </w:r>
          </w:p>
          <w:p w14:paraId="1EC05582">
            <w:pPr>
              <w:bidi w:val="0"/>
            </w:pPr>
            <w:r>
              <w:tab/>
            </w:r>
            <w:r>
              <w:tab/>
            </w:r>
            <w:r>
              <w:t>"kpr": "开票人",</w:t>
            </w:r>
          </w:p>
          <w:p w14:paraId="095E3EC1">
            <w:pPr>
              <w:bidi w:val="0"/>
            </w:pPr>
            <w:r>
              <w:tab/>
            </w:r>
            <w:r>
              <w:tab/>
            </w:r>
            <w:r>
              <w:t>"kprzjhm": "开票人证件号码",</w:t>
            </w:r>
          </w:p>
          <w:p w14:paraId="20453874">
            <w:pPr>
              <w:bidi w:val="0"/>
            </w:pPr>
            <w:r>
              <w:tab/>
            </w:r>
            <w:r>
              <w:tab/>
            </w:r>
            <w:r>
              <w:t>"kprzjlx": "开票人证件类型",</w:t>
            </w:r>
          </w:p>
          <w:p w14:paraId="2FF15C15">
            <w:pPr>
              <w:bidi w:val="0"/>
            </w:pPr>
            <w:r>
              <w:tab/>
            </w:r>
            <w:r>
              <w:tab/>
            </w:r>
            <w:r>
              <w:t>"dylzfphm": "对应蓝字发票号码",</w:t>
            </w:r>
          </w:p>
          <w:p w14:paraId="4F568D5B">
            <w:pPr>
              <w:bidi w:val="0"/>
            </w:pPr>
            <w:r>
              <w:tab/>
            </w:r>
            <w:r>
              <w:tab/>
            </w:r>
            <w:r>
              <w:t>"hzqrxxdbh": "红字确认信息单编号",</w:t>
            </w:r>
          </w:p>
          <w:p w14:paraId="03AAF52F">
            <w:pPr>
              <w:bidi w:val="0"/>
            </w:pPr>
            <w:r>
              <w:tab/>
            </w:r>
            <w:r>
              <w:tab/>
            </w:r>
            <w:r>
              <w:t>"hzqrduuid": "红字确认单uuid",</w:t>
            </w:r>
          </w:p>
          <w:p w14:paraId="41283EE5">
            <w:pPr>
              <w:bidi w:val="0"/>
            </w:pPr>
            <w:r>
              <w:tab/>
            </w:r>
            <w:r>
              <w:tab/>
            </w:r>
            <w:r>
              <w:t>"bz": "备注",</w:t>
            </w:r>
          </w:p>
          <w:p w14:paraId="3E58D7A7">
            <w:pPr>
              <w:bidi w:val="0"/>
            </w:pPr>
            <w:r>
              <w:tab/>
            </w:r>
            <w:r>
              <w:tab/>
            </w:r>
            <w:r>
              <w:t>"ip": "服务器地址",</w:t>
            </w:r>
          </w:p>
          <w:p w14:paraId="24492FA6">
            <w:pPr>
              <w:bidi w:val="0"/>
            </w:pPr>
            <w:r>
              <w:tab/>
            </w:r>
            <w:r>
              <w:tab/>
            </w:r>
            <w:r>
              <w:t>"macdz": "mac地址",</w:t>
            </w:r>
          </w:p>
          <w:p w14:paraId="2C47AA04">
            <w:pPr>
              <w:bidi w:val="0"/>
            </w:pPr>
            <w:r>
              <w:tab/>
            </w:r>
            <w:r>
              <w:tab/>
            </w:r>
            <w:r>
              <w:t>"cpuid": "CPU序列号",</w:t>
            </w:r>
          </w:p>
          <w:p w14:paraId="0C33C3DA">
            <w:pPr>
              <w:bidi w:val="0"/>
            </w:pPr>
            <w:r>
              <w:tab/>
            </w:r>
            <w:r>
              <w:tab/>
            </w:r>
            <w:r>
              <w:t>"zbxlh": "主板序列号",</w:t>
            </w:r>
          </w:p>
          <w:p w14:paraId="0EFB67F3">
            <w:pPr>
              <w:bidi w:val="0"/>
            </w:pPr>
            <w:r>
              <w:tab/>
            </w:r>
            <w:r>
              <w:tab/>
            </w:r>
            <w:r>
              <w:t>"kprq": "开票日期",</w:t>
            </w:r>
          </w:p>
          <w:p w14:paraId="3E947991">
            <w:pPr>
              <w:bidi w:val="0"/>
            </w:pPr>
            <w:bookmarkStart w:id="407" w:name="OLE_LINK7"/>
            <w:r>
              <w:tab/>
            </w:r>
            <w:r>
              <w:tab/>
            </w:r>
            <w:r>
              <w:t>"</w:t>
            </w:r>
            <w:r>
              <w:rPr>
                <w:rFonts w:hint="default"/>
              </w:rPr>
              <w:t>sfzsxsfyhzhbq</w:t>
            </w:r>
            <w:r>
              <w:t>": "</w:t>
            </w:r>
            <w:r>
              <w:rPr>
                <w:rFonts w:hint="eastAsia"/>
              </w:rPr>
              <w:t>是否展示销售方银行账号标签</w:t>
            </w:r>
            <w:r>
              <w:t>",</w:t>
            </w:r>
          </w:p>
          <w:p w14:paraId="7D11F923">
            <w:pPr>
              <w:bidi w:val="0"/>
            </w:pPr>
            <w:r>
              <w:tab/>
            </w:r>
            <w:r>
              <w:tab/>
            </w:r>
            <w:r>
              <w:t>"</w:t>
            </w:r>
            <w:r>
              <w:rPr>
                <w:rFonts w:hint="default"/>
              </w:rPr>
              <w:t>sfzsgmfyhzhbq</w:t>
            </w:r>
            <w:r>
              <w:t>": "</w:t>
            </w:r>
            <w:r>
              <w:rPr>
                <w:rFonts w:hint="eastAsia"/>
              </w:rPr>
              <w:t>是否展示购买方银行账号标签</w:t>
            </w:r>
            <w:r>
              <w:t>",</w:t>
            </w:r>
          </w:p>
          <w:p w14:paraId="66ECF9F2">
            <w:pPr>
              <w:bidi w:val="0"/>
            </w:pPr>
            <w:r>
              <w:tab/>
            </w:r>
            <w:r>
              <w:tab/>
            </w:r>
            <w:r>
              <w:t>"</w:t>
            </w:r>
            <w:r>
              <w:rPr>
                <w:rFonts w:hint="default"/>
                <w:lang w:val="en-US" w:eastAsia="zh-CN"/>
              </w:rPr>
              <w:t>skrxm</w:t>
            </w:r>
            <w:r>
              <w:t>": "</w:t>
            </w:r>
            <w:r>
              <w:rPr>
                <w:rFonts w:hint="eastAsia"/>
                <w:lang w:val="en-US" w:eastAsia="zh-CN"/>
              </w:rPr>
              <w:t>收款人姓名</w:t>
            </w:r>
            <w:r>
              <w:t>",</w:t>
            </w:r>
          </w:p>
          <w:p w14:paraId="4455DF23">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32CF91AC">
            <w:pPr>
              <w:bidi w:val="0"/>
            </w:pPr>
            <w:r>
              <w:rPr>
                <w:rFonts w:hint="eastAsia"/>
              </w:rPr>
              <w:tab/>
            </w:r>
            <w:r>
              <w:rPr>
                <w:rFonts w:hint="eastAsia"/>
              </w:rPr>
              <w:tab/>
            </w:r>
            <w:r>
              <w:rPr>
                <w:rFonts w:hint="eastAsia"/>
              </w:rPr>
              <w:t>"fpkjfsDm": "发票开具方式代码"</w:t>
            </w:r>
            <w:r>
              <w:rPr>
                <w:rFonts w:hint="eastAsia"/>
                <w:lang w:val="en-US" w:eastAsia="zh-CN"/>
              </w:rPr>
              <w:t>,</w:t>
            </w:r>
          </w:p>
          <w:bookmarkEnd w:id="407"/>
          <w:p w14:paraId="58F5C674">
            <w:pPr>
              <w:bidi w:val="0"/>
            </w:pPr>
            <w:bookmarkStart w:id="408" w:name="OLE_LINK36"/>
            <w:r>
              <w:tab/>
            </w:r>
            <w:r>
              <w:tab/>
            </w:r>
            <w:r>
              <w:t>"bdc</w:t>
            </w:r>
            <w:r>
              <w:rPr>
                <w:rFonts w:hint="eastAsia"/>
                <w:lang w:val="en-US" w:eastAsia="zh-CN"/>
              </w:rPr>
              <w:t>jyzl</w:t>
            </w:r>
            <w:r>
              <w:t>tdys": [</w:t>
            </w:r>
          </w:p>
          <w:p w14:paraId="3AF8F1AB">
            <w:pPr>
              <w:bidi w:val="0"/>
            </w:pPr>
            <w:r>
              <w:tab/>
            </w:r>
            <w:r>
              <w:tab/>
            </w:r>
            <w:r>
              <w:tab/>
            </w:r>
            <w:r>
              <w:t xml:space="preserve"> {</w:t>
            </w:r>
          </w:p>
          <w:p w14:paraId="3E855648">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p>
          <w:p w14:paraId="5F3AF6F0">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075EE98F">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4BA9DA32">
            <w:pPr>
              <w:bidi w:val="0"/>
            </w:pPr>
            <w:r>
              <w:tab/>
            </w:r>
            <w:r>
              <w:tab/>
            </w:r>
            <w:r>
              <w:tab/>
            </w:r>
            <w:r>
              <w:tab/>
            </w:r>
            <w:r>
              <w:t>"</w:t>
            </w:r>
            <w:bookmarkStart w:id="409" w:name="OLE_LINK54"/>
            <w:r>
              <w:rPr>
                <w:rFonts w:hint="default"/>
                <w:lang w:val="en-US" w:eastAsia="zh-CN"/>
              </w:rPr>
              <w:t>bdczldzXxdz</w:t>
            </w:r>
            <w:bookmarkEnd w:id="409"/>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446665D9">
            <w:pPr>
              <w:bidi w:val="0"/>
            </w:pPr>
            <w:r>
              <w:tab/>
            </w:r>
            <w:r>
              <w:tab/>
            </w:r>
            <w:r>
              <w:tab/>
            </w:r>
            <w:r>
              <w:tab/>
            </w:r>
            <w:r>
              <w:tab/>
            </w:r>
            <w:r>
              <w:t>"zlqqz": "租赁期起止",</w:t>
            </w:r>
          </w:p>
          <w:p w14:paraId="796F66E9">
            <w:pPr>
              <w:bidi w:val="0"/>
            </w:pPr>
            <w:r>
              <w:tab/>
            </w:r>
            <w:r>
              <w:tab/>
            </w:r>
            <w:r>
              <w:tab/>
            </w:r>
            <w:r>
              <w:tab/>
            </w:r>
            <w:r>
              <w:t>"kdsbz": "跨地（市）标志",</w:t>
            </w:r>
          </w:p>
          <w:p w14:paraId="72A804ED">
            <w:pPr>
              <w:bidi w:val="0"/>
              <w:rPr>
                <w:rFonts w:hint="eastAsia"/>
                <w:lang w:eastAsia="zh-CN"/>
              </w:rPr>
            </w:pPr>
            <w:r>
              <w:tab/>
            </w:r>
            <w:r>
              <w:tab/>
            </w:r>
            <w:r>
              <w:tab/>
            </w:r>
            <w:r>
              <w:tab/>
            </w:r>
            <w:r>
              <w:t>"cqzsbh": "产权证书/不动产权证号"</w:t>
            </w:r>
            <w:r>
              <w:rPr>
                <w:rFonts w:hint="eastAsia"/>
                <w:lang w:eastAsia="zh-CN"/>
              </w:rPr>
              <w:t>，</w:t>
            </w:r>
          </w:p>
          <w:p w14:paraId="608B3E11">
            <w:pPr>
              <w:bidi w:val="0"/>
              <w:rPr>
                <w:rFonts w:hint="eastAsia"/>
                <w:lang w:eastAsia="zh-CN"/>
              </w:rPr>
            </w:pPr>
            <w:r>
              <w:tab/>
            </w:r>
            <w:r>
              <w:tab/>
            </w:r>
            <w:r>
              <w:tab/>
            </w:r>
            <w:r>
              <w:tab/>
            </w:r>
            <w:r>
              <w:rPr>
                <w:rFonts w:hint="eastAsia"/>
                <w:lang w:val="en-US" w:eastAsia="zh-CN"/>
              </w:rPr>
              <w:t xml:space="preserve">   </w:t>
            </w:r>
            <w:r>
              <w:t>"</w:t>
            </w:r>
            <w:r>
              <w:rPr>
                <w:rFonts w:hint="default"/>
              </w:rPr>
              <w:t>cph</w:t>
            </w:r>
            <w:r>
              <w:t xml:space="preserve">": </w:t>
            </w:r>
            <w:r>
              <w:rPr>
                <w:rFonts w:hint="default"/>
              </w:rPr>
              <w:t>["</w:t>
            </w:r>
            <w:r>
              <w:rPr>
                <w:rFonts w:hint="default"/>
                <w:lang w:val="en-US" w:eastAsia="zh-CN"/>
              </w:rPr>
              <w:t>车牌号1</w:t>
            </w:r>
            <w:r>
              <w:rPr>
                <w:rFonts w:hint="default"/>
              </w:rPr>
              <w:t>"</w:t>
            </w:r>
            <w:r>
              <w:rPr>
                <w:rFonts w:hint="default"/>
                <w:lang w:val="en-US" w:eastAsia="zh-CN"/>
              </w:rPr>
              <w:t>,</w:t>
            </w:r>
            <w:r>
              <w:rPr>
                <w:rFonts w:hint="default"/>
              </w:rPr>
              <w:t>"</w:t>
            </w:r>
            <w:r>
              <w:rPr>
                <w:rFonts w:hint="default"/>
                <w:lang w:val="en-US" w:eastAsia="zh-CN"/>
              </w:rPr>
              <w:t>车牌号2</w:t>
            </w:r>
            <w:r>
              <w:rPr>
                <w:rFonts w:hint="default"/>
              </w:rPr>
              <w:t>"</w:t>
            </w:r>
            <w:r>
              <w:rPr>
                <w:rFonts w:hint="default"/>
                <w:lang w:val="en-US" w:eastAsia="zh-CN"/>
              </w:rPr>
              <w:t>,</w:t>
            </w:r>
            <w:r>
              <w:rPr>
                <w:rFonts w:hint="default"/>
              </w:rPr>
              <w:t>"</w:t>
            </w:r>
            <w:r>
              <w:rPr>
                <w:rFonts w:hint="default"/>
                <w:lang w:val="en-US" w:eastAsia="zh-CN"/>
              </w:rPr>
              <w:t>车牌号3</w:t>
            </w:r>
            <w:r>
              <w:rPr>
                <w:rFonts w:hint="default"/>
              </w:rPr>
              <w:t>"]</w:t>
            </w:r>
          </w:p>
          <w:p w14:paraId="60D4365A">
            <w:pPr>
              <w:bidi w:val="0"/>
            </w:pPr>
            <w:r>
              <w:t>}</w:t>
            </w:r>
          </w:p>
          <w:p w14:paraId="432D79BE">
            <w:pPr>
              <w:bidi w:val="0"/>
            </w:pPr>
            <w:r>
              <w:t>],</w:t>
            </w:r>
          </w:p>
          <w:p w14:paraId="7FC91464">
            <w:pPr>
              <w:bidi w:val="0"/>
            </w:pPr>
            <w:r>
              <w:tab/>
            </w:r>
            <w:r>
              <w:tab/>
            </w:r>
            <w:r>
              <w:rPr>
                <w:rFonts w:hint="default"/>
              </w:rPr>
              <w:t>"</w:t>
            </w:r>
            <w:r>
              <w:rPr>
                <w:rFonts w:hint="eastAsia"/>
                <w:lang w:val="en-US" w:eastAsia="zh-CN"/>
              </w:rPr>
              <w:t>lq</w:t>
            </w:r>
            <w:r>
              <w:rPr>
                <w:rFonts w:hint="default"/>
              </w:rPr>
              <w:t>kpmsDm": "</w:t>
            </w:r>
            <w:r>
              <w:rPr>
                <w:rFonts w:hint="eastAsia"/>
                <w:lang w:eastAsia="zh-CN"/>
              </w:rPr>
              <w:t>乐企开票模式代码</w:t>
            </w:r>
            <w:r>
              <w:rPr>
                <w:rFonts w:hint="default"/>
              </w:rPr>
              <w:t>"</w:t>
            </w:r>
            <w:r>
              <w:rPr>
                <w:rFonts w:hint="default"/>
                <w:lang w:val="en-US" w:eastAsia="zh-CN"/>
              </w:rPr>
              <w:t>,</w:t>
            </w:r>
          </w:p>
          <w:bookmarkEnd w:id="408"/>
          <w:p w14:paraId="1F6B655D">
            <w:pPr>
              <w:bidi w:val="0"/>
              <w:rPr>
                <w:rFonts w:hint="default"/>
              </w:rPr>
            </w:pPr>
            <w:r>
              <w:tab/>
            </w:r>
            <w:r>
              <w:tab/>
            </w:r>
            <w:r>
              <w:rPr>
                <w:rFonts w:hint="default"/>
              </w:rPr>
              <w:t>"zfxxList": [{</w:t>
            </w:r>
          </w:p>
          <w:p w14:paraId="3E6BC422">
            <w:pPr>
              <w:bidi w:val="0"/>
              <w:rPr>
                <w:rFonts w:hint="default"/>
              </w:rPr>
            </w:pPr>
            <w:r>
              <w:tab/>
            </w:r>
            <w:r>
              <w:tab/>
            </w:r>
            <w:r>
              <w:tab/>
            </w:r>
            <w:r>
              <w:tab/>
            </w:r>
            <w:r>
              <w:rPr>
                <w:rFonts w:hint="default"/>
              </w:rPr>
              <w:t>"zfqdDm": "支付渠道"</w:t>
            </w:r>
            <w:r>
              <w:rPr>
                <w:rFonts w:hint="default"/>
                <w:lang w:val="en-US" w:eastAsia="zh-CN"/>
              </w:rPr>
              <w:t>,</w:t>
            </w:r>
          </w:p>
          <w:p w14:paraId="32644FBC">
            <w:pPr>
              <w:bidi w:val="0"/>
              <w:rPr>
                <w:rFonts w:hint="default"/>
              </w:rPr>
            </w:pPr>
            <w:r>
              <w:tab/>
            </w:r>
            <w:r>
              <w:tab/>
            </w:r>
            <w:r>
              <w:tab/>
            </w:r>
            <w:r>
              <w:tab/>
            </w:r>
            <w:r>
              <w:rPr>
                <w:rFonts w:hint="default"/>
              </w:rPr>
              <w:t>"jydh": "交易单号"</w:t>
            </w:r>
          </w:p>
          <w:p w14:paraId="64CFE104">
            <w:pPr>
              <w:bidi w:val="0"/>
              <w:rPr>
                <w:rFonts w:hint="default"/>
              </w:rPr>
            </w:pPr>
            <w:r>
              <w:tab/>
            </w:r>
            <w:r>
              <w:tab/>
            </w:r>
            <w:r>
              <w:rPr>
                <w:rFonts w:hint="default"/>
              </w:rPr>
              <w:t>}</w:t>
            </w:r>
          </w:p>
          <w:p w14:paraId="27B1D276">
            <w:pPr>
              <w:bidi w:val="0"/>
              <w:rPr>
                <w:rFonts w:hint="default"/>
                <w:lang w:val="en-US" w:eastAsia="zh-CN"/>
              </w:rPr>
            </w:pPr>
            <w:r>
              <w:rPr>
                <w:rFonts w:hint="default"/>
              </w:rPr>
              <w:t>],</w:t>
            </w:r>
          </w:p>
          <w:p w14:paraId="2442CE4D">
            <w:pPr>
              <w:bidi w:val="0"/>
            </w:pPr>
            <w:r>
              <w:tab/>
            </w:r>
            <w:r>
              <w:tab/>
            </w:r>
            <w:r>
              <w:t>"fpmxList": [</w:t>
            </w:r>
          </w:p>
          <w:p w14:paraId="7515A409">
            <w:pPr>
              <w:bidi w:val="0"/>
            </w:pPr>
            <w:r>
              <w:tab/>
            </w:r>
            <w:r>
              <w:tab/>
            </w:r>
            <w:r>
              <w:tab/>
            </w:r>
            <w:r>
              <w:t>{</w:t>
            </w:r>
          </w:p>
          <w:p w14:paraId="20EEE7BE">
            <w:pPr>
              <w:bidi w:val="0"/>
            </w:pPr>
            <w:r>
              <w:tab/>
            </w:r>
            <w:r>
              <w:tab/>
            </w:r>
            <w:r>
              <w:tab/>
            </w:r>
            <w:r>
              <w:tab/>
            </w:r>
            <w:r>
              <w:t>"mxxh": "明细序号",</w:t>
            </w:r>
          </w:p>
          <w:p w14:paraId="7F4A433C">
            <w:pPr>
              <w:bidi w:val="0"/>
            </w:pPr>
            <w:r>
              <w:tab/>
            </w:r>
            <w:r>
              <w:tab/>
            </w:r>
            <w:r>
              <w:tab/>
            </w:r>
            <w:r>
              <w:tab/>
            </w:r>
            <w:r>
              <w:t>"dylzfpmxxh": "对应蓝字发票明细序号",</w:t>
            </w:r>
          </w:p>
          <w:p w14:paraId="493CD072">
            <w:pPr>
              <w:bidi w:val="0"/>
            </w:pPr>
            <w:r>
              <w:tab/>
            </w:r>
            <w:r>
              <w:tab/>
            </w:r>
            <w:r>
              <w:tab/>
            </w:r>
            <w:r>
              <w:tab/>
            </w:r>
            <w:r>
              <w:t>"hwhyslwfwmc": "货物或应税劳务、服务名称",</w:t>
            </w:r>
          </w:p>
          <w:p w14:paraId="1AA69A8C">
            <w:pPr>
              <w:bidi w:val="0"/>
            </w:pPr>
            <w:r>
              <w:tab/>
            </w:r>
            <w:r>
              <w:tab/>
            </w:r>
            <w:r>
              <w:tab/>
            </w:r>
            <w:r>
              <w:tab/>
            </w:r>
            <w:r>
              <w:t>"spfwjc": "商品服务简称",</w:t>
            </w:r>
          </w:p>
          <w:p w14:paraId="49628D22">
            <w:pPr>
              <w:bidi w:val="0"/>
            </w:pPr>
            <w:r>
              <w:tab/>
            </w:r>
            <w:r>
              <w:tab/>
            </w:r>
            <w:r>
              <w:tab/>
            </w:r>
            <w:r>
              <w:tab/>
            </w:r>
            <w:r>
              <w:t>"xmmc": "项目名称",</w:t>
            </w:r>
          </w:p>
          <w:p w14:paraId="22447E6C">
            <w:pPr>
              <w:bidi w:val="0"/>
            </w:pPr>
            <w:r>
              <w:tab/>
            </w:r>
            <w:r>
              <w:tab/>
            </w:r>
            <w:r>
              <w:tab/>
            </w:r>
            <w:r>
              <w:tab/>
            </w:r>
            <w:r>
              <w:t>"ggxh": "规格型号",</w:t>
            </w:r>
          </w:p>
          <w:p w14:paraId="0DCA5DCB">
            <w:pPr>
              <w:bidi w:val="0"/>
            </w:pPr>
            <w:r>
              <w:tab/>
            </w:r>
            <w:r>
              <w:tab/>
            </w:r>
            <w:r>
              <w:tab/>
            </w:r>
            <w:r>
              <w:tab/>
            </w:r>
            <w:r>
              <w:t>"dw": "单位",</w:t>
            </w:r>
          </w:p>
          <w:p w14:paraId="72D538E2">
            <w:pPr>
              <w:bidi w:val="0"/>
            </w:pPr>
            <w:r>
              <w:tab/>
            </w:r>
            <w:r>
              <w:tab/>
            </w:r>
            <w:r>
              <w:tab/>
            </w:r>
            <w:r>
              <w:tab/>
            </w:r>
            <w:r>
              <w:t>"sl": "数量",</w:t>
            </w:r>
          </w:p>
          <w:p w14:paraId="05E065C6">
            <w:pPr>
              <w:bidi w:val="0"/>
            </w:pPr>
            <w:r>
              <w:tab/>
            </w:r>
            <w:r>
              <w:tab/>
            </w:r>
            <w:r>
              <w:tab/>
            </w:r>
            <w:r>
              <w:tab/>
            </w:r>
            <w:r>
              <w:t>"dj": "单价",</w:t>
            </w:r>
          </w:p>
          <w:p w14:paraId="1CA5D017">
            <w:pPr>
              <w:bidi w:val="0"/>
            </w:pPr>
            <w:r>
              <w:tab/>
            </w:r>
            <w:r>
              <w:tab/>
            </w:r>
            <w:r>
              <w:tab/>
            </w:r>
            <w:r>
              <w:tab/>
            </w:r>
            <w:r>
              <w:t>"je": "金额",</w:t>
            </w:r>
          </w:p>
          <w:p w14:paraId="116A1EE5">
            <w:pPr>
              <w:bidi w:val="0"/>
            </w:pPr>
            <w:r>
              <w:tab/>
            </w:r>
            <w:r>
              <w:tab/>
            </w:r>
            <w:r>
              <w:tab/>
            </w:r>
            <w:r>
              <w:tab/>
            </w:r>
            <w:r>
              <w:t>"slv": "增值税税率/征收率",</w:t>
            </w:r>
          </w:p>
          <w:p w14:paraId="2E6CDBD6">
            <w:pPr>
              <w:bidi w:val="0"/>
            </w:pPr>
            <w:r>
              <w:tab/>
            </w:r>
            <w:r>
              <w:tab/>
            </w:r>
            <w:r>
              <w:tab/>
            </w:r>
            <w:r>
              <w:tab/>
            </w:r>
            <w:r>
              <w:t>"se": "税额",</w:t>
            </w:r>
          </w:p>
          <w:p w14:paraId="731DFE49">
            <w:pPr>
              <w:bidi w:val="0"/>
            </w:pPr>
            <w:r>
              <w:tab/>
            </w:r>
            <w:r>
              <w:tab/>
            </w:r>
            <w:r>
              <w:tab/>
            </w:r>
            <w:r>
              <w:tab/>
            </w:r>
            <w:r>
              <w:t>"hsje": "含税金额",</w:t>
            </w:r>
          </w:p>
          <w:p w14:paraId="2B9FE7E3">
            <w:pPr>
              <w:bidi w:val="0"/>
            </w:pPr>
            <w:r>
              <w:tab/>
            </w:r>
            <w:r>
              <w:tab/>
            </w:r>
            <w:r>
              <w:tab/>
            </w:r>
            <w:r>
              <w:tab/>
            </w:r>
            <w:r>
              <w:t>"kce": "扣除额",</w:t>
            </w:r>
          </w:p>
          <w:p w14:paraId="4CA285E6">
            <w:pPr>
              <w:bidi w:val="0"/>
            </w:pPr>
            <w:r>
              <w:tab/>
            </w:r>
            <w:r>
              <w:tab/>
            </w:r>
            <w:r>
              <w:tab/>
            </w:r>
            <w:r>
              <w:tab/>
            </w:r>
            <w:r>
              <w:t>"sphfwssflhbbm": "商品和服务税收分类合并编码",</w:t>
            </w:r>
          </w:p>
          <w:p w14:paraId="37A42165">
            <w:pPr>
              <w:bidi w:val="0"/>
            </w:pPr>
            <w:r>
              <w:tab/>
            </w:r>
            <w:r>
              <w:tab/>
            </w:r>
            <w:r>
              <w:tab/>
            </w:r>
            <w:r>
              <w:tab/>
            </w:r>
            <w:r>
              <w:t>"fphxz": "发票行性质",</w:t>
            </w:r>
          </w:p>
          <w:p w14:paraId="79C0EDD1">
            <w:pPr>
              <w:bidi w:val="0"/>
            </w:pPr>
            <w:r>
              <w:tab/>
            </w:r>
            <w:r>
              <w:tab/>
            </w:r>
            <w:r>
              <w:tab/>
            </w:r>
            <w:r>
              <w:tab/>
            </w:r>
            <w:r>
              <w:t>"yhzcbs": "优惠政策标识"</w:t>
            </w:r>
          </w:p>
          <w:p w14:paraId="23DE81C5">
            <w:pPr>
              <w:bidi w:val="0"/>
            </w:pPr>
            <w:r>
              <w:tab/>
            </w:r>
            <w:r>
              <w:tab/>
            </w:r>
            <w:r>
              <w:tab/>
            </w:r>
            <w:r>
              <w:t>}</w:t>
            </w:r>
          </w:p>
          <w:p w14:paraId="353A4C0D">
            <w:pPr>
              <w:bidi w:val="0"/>
            </w:pPr>
            <w:r>
              <w:tab/>
            </w:r>
            <w:r>
              <w:tab/>
            </w:r>
            <w:r>
              <w:t>],</w:t>
            </w:r>
          </w:p>
          <w:p w14:paraId="1401F7B1">
            <w:pPr>
              <w:bidi w:val="0"/>
            </w:pPr>
            <w:r>
              <w:tab/>
            </w:r>
            <w:r>
              <w:tab/>
            </w:r>
            <w:r>
              <w:t>"fjysList": [</w:t>
            </w:r>
          </w:p>
          <w:p w14:paraId="6CD441DD">
            <w:pPr>
              <w:bidi w:val="0"/>
            </w:pPr>
            <w:r>
              <w:tab/>
            </w:r>
            <w:r>
              <w:tab/>
            </w:r>
            <w:r>
              <w:tab/>
            </w:r>
            <w:r>
              <w:t>{</w:t>
            </w:r>
          </w:p>
          <w:p w14:paraId="1D7CCB08">
            <w:pPr>
              <w:bidi w:val="0"/>
            </w:pPr>
            <w:r>
              <w:tab/>
            </w:r>
            <w:r>
              <w:tab/>
            </w:r>
            <w:r>
              <w:tab/>
            </w:r>
            <w:r>
              <w:tab/>
            </w:r>
            <w:r>
              <w:t>"fjysmc": "附加要素名称",</w:t>
            </w:r>
          </w:p>
          <w:p w14:paraId="23579E23">
            <w:pPr>
              <w:bidi w:val="0"/>
            </w:pPr>
            <w:r>
              <w:tab/>
            </w:r>
            <w:r>
              <w:tab/>
            </w:r>
            <w:r>
              <w:tab/>
            </w:r>
            <w:r>
              <w:tab/>
            </w:r>
            <w:r>
              <w:t>"fjyslx": "附加要素类型",</w:t>
            </w:r>
          </w:p>
          <w:p w14:paraId="4D9C3F5D">
            <w:pPr>
              <w:bidi w:val="0"/>
            </w:pPr>
            <w:r>
              <w:tab/>
            </w:r>
            <w:r>
              <w:tab/>
            </w:r>
            <w:r>
              <w:tab/>
            </w:r>
            <w:r>
              <w:tab/>
            </w:r>
            <w:r>
              <w:t>"fjysz": "附加要素值"</w:t>
            </w:r>
          </w:p>
          <w:p w14:paraId="0E529390">
            <w:pPr>
              <w:bidi w:val="0"/>
            </w:pPr>
            <w:r>
              <w:tab/>
            </w:r>
            <w:r>
              <w:tab/>
            </w:r>
            <w:r>
              <w:tab/>
            </w:r>
            <w:r>
              <w:t>}</w:t>
            </w:r>
          </w:p>
          <w:p w14:paraId="0DE97EA2">
            <w:pPr>
              <w:bidi w:val="0"/>
              <w:rPr>
                <w:rFonts w:hint="eastAsia"/>
                <w:lang w:val="en-US" w:eastAsia="zh-CN"/>
              </w:rPr>
            </w:pPr>
            <w:r>
              <w:tab/>
            </w:r>
            <w:r>
              <w:tab/>
            </w:r>
            <w:r>
              <w:t>]</w:t>
            </w:r>
            <w:r>
              <w:rPr>
                <w:rFonts w:hint="eastAsia"/>
                <w:lang w:val="en-US" w:eastAsia="zh-CN"/>
              </w:rPr>
              <w:t>,</w:t>
            </w:r>
          </w:p>
          <w:p w14:paraId="36529C28">
            <w:pPr>
              <w:bidi w:val="0"/>
            </w:pPr>
            <w:r>
              <w:tab/>
            </w:r>
            <w:r>
              <w:tab/>
            </w:r>
            <w:r>
              <w:t>"</w:t>
            </w:r>
            <w:r>
              <w:rPr>
                <w:rFonts w:hint="eastAsia"/>
                <w:lang w:val="en-US" w:eastAsia="zh-CN"/>
              </w:rPr>
              <w:t>cekc</w:t>
            </w:r>
            <w:r>
              <w:t>List": [</w:t>
            </w:r>
          </w:p>
          <w:p w14:paraId="76220A0D">
            <w:pPr>
              <w:bidi w:val="0"/>
            </w:pPr>
            <w:r>
              <w:tab/>
            </w:r>
            <w:r>
              <w:tab/>
            </w:r>
            <w:r>
              <w:tab/>
            </w:r>
            <w:r>
              <w:t>{</w:t>
            </w:r>
          </w:p>
          <w:p w14:paraId="72EA73EC">
            <w:pPr>
              <w:bidi w:val="0"/>
            </w:pPr>
            <w:r>
              <w:tab/>
            </w:r>
            <w:r>
              <w:tab/>
            </w:r>
            <w:r>
              <w:tab/>
            </w:r>
            <w:r>
              <w:tab/>
            </w:r>
            <w:r>
              <w:t>"</w:t>
            </w:r>
            <w:r>
              <w:rPr>
                <w:rFonts w:hint="default"/>
                <w:lang w:val="en-US"/>
              </w:rPr>
              <w:t>xh</w:t>
            </w:r>
            <w:r>
              <w:t>": "</w:t>
            </w:r>
            <w:r>
              <w:rPr>
                <w:rFonts w:hint="eastAsia"/>
                <w:lang w:val="en-US" w:eastAsia="zh-CN"/>
              </w:rPr>
              <w:t>序号</w:t>
            </w:r>
            <w:r>
              <w:t>",</w:t>
            </w:r>
          </w:p>
          <w:p w14:paraId="478F45E0">
            <w:pPr>
              <w:bidi w:val="0"/>
            </w:pPr>
            <w:r>
              <w:tab/>
            </w:r>
            <w:r>
              <w:tab/>
            </w:r>
            <w:r>
              <w:tab/>
            </w:r>
            <w:r>
              <w:tab/>
            </w:r>
            <w:r>
              <w:t>"</w:t>
            </w:r>
            <w:r>
              <w:rPr>
                <w:rFonts w:hint="default"/>
                <w:lang w:val="en-US"/>
              </w:rPr>
              <w:t>pzlx</w:t>
            </w:r>
            <w:r>
              <w:t>": "</w:t>
            </w:r>
            <w:r>
              <w:rPr>
                <w:rFonts w:hint="eastAsia"/>
                <w:lang w:val="en-US" w:eastAsia="zh-CN"/>
              </w:rPr>
              <w:t>凭证类型</w:t>
            </w:r>
            <w:r>
              <w:t>",</w:t>
            </w:r>
          </w:p>
          <w:p w14:paraId="474A729D">
            <w:pPr>
              <w:bidi w:val="0"/>
              <w:rPr>
                <w:rFonts w:hint="eastAsia"/>
                <w:lang w:eastAsia="zh-CN"/>
              </w:rPr>
            </w:pPr>
            <w:r>
              <w:tab/>
            </w:r>
            <w:r>
              <w:tab/>
            </w:r>
            <w:r>
              <w:tab/>
            </w:r>
            <w:r>
              <w:tab/>
            </w:r>
            <w:r>
              <w:t>"</w:t>
            </w:r>
            <w:r>
              <w:rPr>
                <w:rFonts w:hint="default"/>
                <w:lang w:val="en-US"/>
              </w:rPr>
              <w:t>fpdm</w:t>
            </w:r>
            <w:r>
              <w:t>": "</w:t>
            </w:r>
            <w:r>
              <w:rPr>
                <w:rFonts w:hint="eastAsia"/>
                <w:lang w:val="en-US" w:eastAsia="zh-CN"/>
              </w:rPr>
              <w:t>发票代码</w:t>
            </w:r>
            <w:r>
              <w:t>"</w:t>
            </w:r>
            <w:r>
              <w:rPr>
                <w:rFonts w:hint="eastAsia"/>
                <w:lang w:eastAsia="zh-CN"/>
              </w:rPr>
              <w:t>，</w:t>
            </w:r>
          </w:p>
          <w:p w14:paraId="3416F4DD">
            <w:pPr>
              <w:bidi w:val="0"/>
            </w:pPr>
            <w:r>
              <w:tab/>
            </w:r>
            <w:r>
              <w:tab/>
            </w:r>
            <w:r>
              <w:tab/>
            </w:r>
            <w:r>
              <w:tab/>
            </w:r>
            <w:r>
              <w:t>"</w:t>
            </w:r>
            <w:r>
              <w:rPr>
                <w:rFonts w:hint="default"/>
              </w:rPr>
              <w:t>fp</w:t>
            </w:r>
            <w:r>
              <w:rPr>
                <w:rFonts w:hint="default"/>
                <w:lang w:val="en-US"/>
              </w:rPr>
              <w:t>hm</w:t>
            </w:r>
            <w:r>
              <w:t>": "</w:t>
            </w:r>
            <w:r>
              <w:rPr>
                <w:rFonts w:hint="eastAsia"/>
                <w:lang w:val="en-US" w:eastAsia="zh-CN"/>
              </w:rPr>
              <w:t>发票号码</w:t>
            </w:r>
            <w:r>
              <w:t>",</w:t>
            </w:r>
          </w:p>
          <w:p w14:paraId="33013A0F">
            <w:pPr>
              <w:bidi w:val="0"/>
            </w:pPr>
            <w:r>
              <w:tab/>
            </w:r>
            <w:r>
              <w:tab/>
            </w:r>
            <w:r>
              <w:tab/>
            </w:r>
            <w:r>
              <w:tab/>
            </w:r>
            <w:r>
              <w:t>"</w:t>
            </w:r>
            <w:r>
              <w:rPr>
                <w:rFonts w:hint="default"/>
                <w:lang w:val="en-US"/>
              </w:rPr>
              <w:t>cepzhm</w:t>
            </w:r>
            <w:r>
              <w:t>": "</w:t>
            </w:r>
            <w:r>
              <w:rPr>
                <w:rFonts w:hint="eastAsia"/>
                <w:lang w:val="en-US" w:eastAsia="zh-CN"/>
              </w:rPr>
              <w:t>差额凭证号码</w:t>
            </w:r>
            <w:r>
              <w:t>",</w:t>
            </w:r>
          </w:p>
          <w:p w14:paraId="0C4721FB">
            <w:pPr>
              <w:bidi w:val="0"/>
              <w:rPr>
                <w:rFonts w:hint="eastAsia"/>
                <w:lang w:eastAsia="zh-CN"/>
              </w:rPr>
            </w:pPr>
            <w:r>
              <w:tab/>
            </w:r>
            <w:r>
              <w:tab/>
            </w:r>
            <w:r>
              <w:tab/>
            </w:r>
            <w:r>
              <w:tab/>
            </w:r>
            <w:r>
              <w:t>"</w:t>
            </w:r>
            <w:r>
              <w:rPr>
                <w:rFonts w:hint="default"/>
                <w:lang w:val="en-US"/>
              </w:rPr>
              <w:t>kjrq</w:t>
            </w:r>
            <w:r>
              <w:t>": "</w:t>
            </w:r>
            <w:r>
              <w:rPr>
                <w:rFonts w:hint="eastAsia"/>
                <w:lang w:val="en-US" w:eastAsia="zh-CN"/>
              </w:rPr>
              <w:t>开具日期</w:t>
            </w:r>
            <w:r>
              <w:t>"</w:t>
            </w:r>
            <w:r>
              <w:rPr>
                <w:rFonts w:hint="eastAsia"/>
                <w:lang w:eastAsia="zh-CN"/>
              </w:rPr>
              <w:t>，</w:t>
            </w:r>
          </w:p>
          <w:p w14:paraId="6D015789">
            <w:pPr>
              <w:bidi w:val="0"/>
            </w:pPr>
            <w:r>
              <w:tab/>
            </w:r>
            <w:r>
              <w:tab/>
            </w:r>
            <w:r>
              <w:tab/>
            </w:r>
            <w:r>
              <w:tab/>
            </w:r>
            <w:r>
              <w:t>"</w:t>
            </w:r>
            <w:r>
              <w:rPr>
                <w:rFonts w:hint="default"/>
                <w:lang w:val="en-US"/>
              </w:rPr>
              <w:t>pzhjje</w:t>
            </w:r>
            <w:r>
              <w:t>": "</w:t>
            </w:r>
            <w:r>
              <w:rPr>
                <w:rFonts w:hint="eastAsia"/>
                <w:lang w:val="en-US" w:eastAsia="zh-CN"/>
              </w:rPr>
              <w:t>凭证合计金额</w:t>
            </w:r>
            <w:r>
              <w:t>",</w:t>
            </w:r>
          </w:p>
          <w:p w14:paraId="796DFAA8">
            <w:pPr>
              <w:bidi w:val="0"/>
            </w:pPr>
            <w:r>
              <w:tab/>
            </w:r>
            <w:r>
              <w:tab/>
            </w:r>
            <w:r>
              <w:tab/>
            </w:r>
            <w:r>
              <w:tab/>
            </w:r>
            <w:r>
              <w:t>"</w:t>
            </w:r>
            <w:r>
              <w:rPr>
                <w:rFonts w:hint="default"/>
                <w:lang w:val="en-US"/>
              </w:rPr>
              <w:t>bckcje</w:t>
            </w:r>
            <w:r>
              <w:t>": "</w:t>
            </w:r>
            <w:r>
              <w:rPr>
                <w:rFonts w:hint="eastAsia"/>
                <w:lang w:val="en-US" w:eastAsia="zh-CN"/>
              </w:rPr>
              <w:t>本次扣除金额</w:t>
            </w:r>
            <w:r>
              <w:t>",</w:t>
            </w:r>
          </w:p>
          <w:p w14:paraId="2444041C">
            <w:pPr>
              <w:bidi w:val="0"/>
            </w:pPr>
            <w:r>
              <w:tab/>
            </w:r>
            <w:r>
              <w:tab/>
            </w:r>
            <w:r>
              <w:tab/>
            </w:r>
            <w:r>
              <w:tab/>
            </w:r>
            <w:r>
              <w:t>"</w:t>
            </w:r>
            <w:r>
              <w:rPr>
                <w:rFonts w:hint="default"/>
                <w:lang w:val="en-US" w:eastAsia="zh-CN"/>
              </w:rPr>
              <w:t>bz</w:t>
            </w:r>
            <w:r>
              <w:t>": "</w:t>
            </w:r>
            <w:r>
              <w:rPr>
                <w:rFonts w:hint="eastAsia"/>
                <w:lang w:val="en-US" w:eastAsia="zh-CN"/>
              </w:rPr>
              <w:t>备注</w:t>
            </w:r>
            <w:r>
              <w:t>"</w:t>
            </w:r>
            <w:r>
              <w:tab/>
            </w:r>
          </w:p>
          <w:p w14:paraId="5158DB26">
            <w:pPr>
              <w:bidi w:val="0"/>
            </w:pPr>
            <w:r>
              <w:tab/>
            </w:r>
            <w:r>
              <w:tab/>
            </w:r>
            <w:r>
              <w:tab/>
            </w:r>
            <w:r>
              <w:t>}</w:t>
            </w:r>
          </w:p>
          <w:p w14:paraId="7FEAFB8A">
            <w:pPr>
              <w:bidi w:val="0"/>
            </w:pPr>
            <w:r>
              <w:tab/>
            </w:r>
            <w:r>
              <w:tab/>
            </w:r>
            <w:r>
              <w:t>]</w:t>
            </w:r>
          </w:p>
          <w:p w14:paraId="6BEB7D55">
            <w:pPr>
              <w:bidi w:val="0"/>
            </w:pPr>
            <w:r>
              <w:tab/>
            </w:r>
            <w:r>
              <w:t>}</w:t>
            </w:r>
          </w:p>
          <w:p w14:paraId="32DE435C">
            <w:pPr>
              <w:bidi w:val="0"/>
            </w:pPr>
            <w:r>
              <w:t>]</w:t>
            </w:r>
          </w:p>
        </w:tc>
      </w:tr>
    </w:tbl>
    <w:p w14:paraId="16F3C1E3">
      <w:pPr>
        <w:pStyle w:val="6"/>
        <w:bidi w:val="0"/>
      </w:pPr>
      <w:bookmarkStart w:id="410" w:name="_Toc2228"/>
      <w:bookmarkStart w:id="411" w:name="_Toc10866"/>
      <w:r>
        <w:t>12.5返回参数</w:t>
      </w:r>
      <w:bookmarkEnd w:id="410"/>
      <w:bookmarkEnd w:id="41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CACE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54F23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164FBA74">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899E32B">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3B5E9BA">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E9FE37A">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73E37C3">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EA6E1E2">
            <w:pPr>
              <w:pStyle w:val="29"/>
              <w:bidi w:val="0"/>
            </w:pPr>
            <w:r>
              <w:t>说明</w:t>
            </w:r>
          </w:p>
        </w:tc>
      </w:tr>
      <w:tr w14:paraId="0246F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1796E">
            <w:pPr>
              <w:pStyle w:val="30"/>
              <w:bidi w:val="0"/>
            </w:pPr>
            <w:r>
              <w:rPr>
                <w:rFonts w:hint="default"/>
                <w:lang w:val="en-US" w:eastAsia="zh-CN"/>
              </w:rPr>
              <w:t>1</w:t>
            </w:r>
          </w:p>
        </w:tc>
        <w:tc>
          <w:tcPr>
            <w:tcW w:w="1004" w:type="pct"/>
            <w:noWrap w:val="0"/>
            <w:vAlign w:val="center"/>
          </w:tcPr>
          <w:p w14:paraId="4485205B">
            <w:pPr>
              <w:pStyle w:val="30"/>
              <w:bidi w:val="0"/>
            </w:pPr>
            <w:r>
              <w:t>returncode</w:t>
            </w:r>
          </w:p>
        </w:tc>
        <w:tc>
          <w:tcPr>
            <w:tcW w:w="1087" w:type="pct"/>
            <w:noWrap w:val="0"/>
            <w:vAlign w:val="center"/>
          </w:tcPr>
          <w:p w14:paraId="56A87BBB">
            <w:pPr>
              <w:pStyle w:val="30"/>
              <w:bidi w:val="0"/>
            </w:pPr>
            <w:r>
              <w:t>返回码</w:t>
            </w:r>
          </w:p>
        </w:tc>
        <w:tc>
          <w:tcPr>
            <w:tcW w:w="753" w:type="pct"/>
            <w:noWrap w:val="0"/>
            <w:vAlign w:val="center"/>
          </w:tcPr>
          <w:p w14:paraId="34CE1FFE">
            <w:pPr>
              <w:pStyle w:val="30"/>
              <w:bidi w:val="0"/>
            </w:pPr>
            <w:r>
              <w:t>varchar</w:t>
            </w:r>
          </w:p>
        </w:tc>
        <w:tc>
          <w:tcPr>
            <w:tcW w:w="418" w:type="pct"/>
            <w:noWrap w:val="0"/>
            <w:vAlign w:val="center"/>
          </w:tcPr>
          <w:p w14:paraId="35D7A2B4">
            <w:pPr>
              <w:pStyle w:val="30"/>
              <w:bidi w:val="0"/>
            </w:pPr>
            <w:r>
              <w:t>2</w:t>
            </w:r>
          </w:p>
        </w:tc>
        <w:tc>
          <w:tcPr>
            <w:tcW w:w="417" w:type="pct"/>
            <w:noWrap w:val="0"/>
            <w:vAlign w:val="center"/>
          </w:tcPr>
          <w:p w14:paraId="4B7FC070">
            <w:pPr>
              <w:pStyle w:val="30"/>
              <w:bidi w:val="0"/>
            </w:pPr>
            <w:r>
              <w:t>是</w:t>
            </w:r>
          </w:p>
        </w:tc>
        <w:tc>
          <w:tcPr>
            <w:tcW w:w="920" w:type="pct"/>
            <w:noWrap w:val="0"/>
            <w:vAlign w:val="center"/>
          </w:tcPr>
          <w:p w14:paraId="2B826478">
            <w:pPr>
              <w:pStyle w:val="30"/>
              <w:bidi w:val="0"/>
            </w:pPr>
            <w:r>
              <w:t>00：成功</w:t>
            </w:r>
          </w:p>
          <w:p w14:paraId="66402460">
            <w:pPr>
              <w:pStyle w:val="30"/>
              <w:bidi w:val="0"/>
            </w:pPr>
            <w:r>
              <w:t>其它：失败</w:t>
            </w:r>
          </w:p>
        </w:tc>
      </w:tr>
      <w:tr w14:paraId="455F0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7B5B32">
            <w:pPr>
              <w:pStyle w:val="30"/>
              <w:bidi w:val="0"/>
            </w:pPr>
            <w:r>
              <w:rPr>
                <w:rFonts w:hint="default"/>
                <w:lang w:val="en-US" w:eastAsia="zh-CN"/>
              </w:rPr>
              <w:t>2</w:t>
            </w:r>
          </w:p>
        </w:tc>
        <w:tc>
          <w:tcPr>
            <w:tcW w:w="1004" w:type="pct"/>
            <w:noWrap w:val="0"/>
            <w:vAlign w:val="center"/>
          </w:tcPr>
          <w:p w14:paraId="1CA16330">
            <w:pPr>
              <w:pStyle w:val="30"/>
              <w:bidi w:val="0"/>
            </w:pPr>
            <w:r>
              <w:t>returnmsg</w:t>
            </w:r>
          </w:p>
        </w:tc>
        <w:tc>
          <w:tcPr>
            <w:tcW w:w="1087" w:type="pct"/>
            <w:noWrap w:val="0"/>
            <w:vAlign w:val="center"/>
          </w:tcPr>
          <w:p w14:paraId="71AB65EA">
            <w:pPr>
              <w:pStyle w:val="30"/>
              <w:bidi w:val="0"/>
            </w:pPr>
            <w:r>
              <w:t>返回信息</w:t>
            </w:r>
          </w:p>
        </w:tc>
        <w:tc>
          <w:tcPr>
            <w:tcW w:w="753" w:type="pct"/>
            <w:noWrap w:val="0"/>
            <w:vAlign w:val="center"/>
          </w:tcPr>
          <w:p w14:paraId="5978FE7F">
            <w:pPr>
              <w:pStyle w:val="30"/>
              <w:bidi w:val="0"/>
            </w:pPr>
            <w:r>
              <w:t>varchar</w:t>
            </w:r>
          </w:p>
        </w:tc>
        <w:tc>
          <w:tcPr>
            <w:tcW w:w="418" w:type="pct"/>
            <w:noWrap w:val="0"/>
            <w:vAlign w:val="center"/>
          </w:tcPr>
          <w:p w14:paraId="357681A2">
            <w:pPr>
              <w:pStyle w:val="30"/>
              <w:bidi w:val="0"/>
            </w:pPr>
            <w:r>
              <w:t>2000</w:t>
            </w:r>
          </w:p>
        </w:tc>
        <w:tc>
          <w:tcPr>
            <w:tcW w:w="417" w:type="pct"/>
            <w:noWrap w:val="0"/>
            <w:vAlign w:val="center"/>
          </w:tcPr>
          <w:p w14:paraId="7CB94AB9">
            <w:pPr>
              <w:pStyle w:val="30"/>
              <w:bidi w:val="0"/>
            </w:pPr>
            <w:r>
              <w:t>否</w:t>
            </w:r>
          </w:p>
        </w:tc>
        <w:tc>
          <w:tcPr>
            <w:tcW w:w="920" w:type="pct"/>
            <w:noWrap w:val="0"/>
            <w:vAlign w:val="center"/>
          </w:tcPr>
          <w:p w14:paraId="71DAA20C">
            <w:pPr>
              <w:pStyle w:val="30"/>
              <w:bidi w:val="0"/>
            </w:pPr>
            <w:r>
              <w:t>错误信息说明</w:t>
            </w:r>
          </w:p>
        </w:tc>
      </w:tr>
      <w:tr w14:paraId="5955B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48EA52">
            <w:pPr>
              <w:pStyle w:val="30"/>
              <w:bidi w:val="0"/>
            </w:pPr>
            <w:r>
              <w:rPr>
                <w:rFonts w:hint="default"/>
                <w:lang w:val="en-US" w:eastAsia="zh-CN"/>
              </w:rPr>
              <w:t>3</w:t>
            </w:r>
          </w:p>
        </w:tc>
        <w:tc>
          <w:tcPr>
            <w:tcW w:w="1004" w:type="pct"/>
            <w:noWrap w:val="0"/>
            <w:vAlign w:val="center"/>
          </w:tcPr>
          <w:p w14:paraId="5723EEE2">
            <w:pPr>
              <w:pStyle w:val="30"/>
              <w:bidi w:val="0"/>
            </w:pPr>
            <w:r>
              <w:t>sllsh</w:t>
            </w:r>
          </w:p>
        </w:tc>
        <w:tc>
          <w:tcPr>
            <w:tcW w:w="1087" w:type="pct"/>
            <w:noWrap w:val="0"/>
            <w:vAlign w:val="center"/>
          </w:tcPr>
          <w:p w14:paraId="7F7D366B">
            <w:pPr>
              <w:pStyle w:val="30"/>
              <w:bidi w:val="0"/>
            </w:pPr>
            <w:r>
              <w:t>受理流水号</w:t>
            </w:r>
          </w:p>
        </w:tc>
        <w:tc>
          <w:tcPr>
            <w:tcW w:w="753" w:type="pct"/>
            <w:noWrap w:val="0"/>
            <w:vAlign w:val="center"/>
          </w:tcPr>
          <w:p w14:paraId="4007C2DD">
            <w:pPr>
              <w:pStyle w:val="30"/>
              <w:bidi w:val="0"/>
            </w:pPr>
            <w:r>
              <w:t>String</w:t>
            </w:r>
          </w:p>
        </w:tc>
        <w:tc>
          <w:tcPr>
            <w:tcW w:w="418" w:type="pct"/>
            <w:noWrap w:val="0"/>
            <w:vAlign w:val="center"/>
          </w:tcPr>
          <w:p w14:paraId="1F247ECC">
            <w:pPr>
              <w:pStyle w:val="30"/>
              <w:bidi w:val="0"/>
            </w:pPr>
            <w:r>
              <w:t>40</w:t>
            </w:r>
          </w:p>
        </w:tc>
        <w:tc>
          <w:tcPr>
            <w:tcW w:w="417" w:type="pct"/>
            <w:noWrap w:val="0"/>
            <w:vAlign w:val="center"/>
          </w:tcPr>
          <w:p w14:paraId="3EEC0ACF">
            <w:pPr>
              <w:pStyle w:val="30"/>
              <w:bidi w:val="0"/>
            </w:pPr>
            <w:r>
              <w:t>是</w:t>
            </w:r>
          </w:p>
        </w:tc>
        <w:tc>
          <w:tcPr>
            <w:tcW w:w="920" w:type="pct"/>
            <w:noWrap w:val="0"/>
            <w:vAlign w:val="center"/>
          </w:tcPr>
          <w:p w14:paraId="2B2A0469">
            <w:pPr>
              <w:pStyle w:val="30"/>
              <w:bidi w:val="0"/>
            </w:pPr>
          </w:p>
        </w:tc>
      </w:tr>
    </w:tbl>
    <w:p w14:paraId="0FAF20AA">
      <w:pPr>
        <w:pStyle w:val="6"/>
        <w:bidi w:val="0"/>
      </w:pPr>
      <w:bookmarkStart w:id="412" w:name="_Toc6168"/>
      <w:bookmarkStart w:id="413" w:name="_Toc17273"/>
      <w:r>
        <w:t>12.6返回报文示例</w:t>
      </w:r>
      <w:bookmarkEnd w:id="412"/>
      <w:bookmarkEnd w:id="413"/>
      <w:r>
        <w:t xml:space="preserve"> </w:t>
      </w:r>
    </w:p>
    <w:p w14:paraId="482EA133">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02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419F2BE">
            <w:pPr>
              <w:bidi w:val="0"/>
            </w:pPr>
            <w:r>
              <w:t>{</w:t>
            </w:r>
          </w:p>
          <w:p w14:paraId="2918885C">
            <w:pPr>
              <w:bidi w:val="0"/>
            </w:pPr>
            <w:r>
              <w:tab/>
            </w:r>
            <w:r>
              <w:t>"Response": {</w:t>
            </w:r>
          </w:p>
          <w:p w14:paraId="7A123F05">
            <w:pPr>
              <w:bidi w:val="0"/>
            </w:pPr>
            <w:r>
              <w:tab/>
            </w:r>
            <w:r>
              <w:tab/>
            </w:r>
            <w:r>
              <w:t>"RequestId": "16位随机数字和字母组合",</w:t>
            </w:r>
          </w:p>
          <w:p w14:paraId="59FE2833">
            <w:pPr>
              <w:bidi w:val="0"/>
            </w:pPr>
            <w:r>
              <w:tab/>
            </w:r>
            <w:r>
              <w:tab/>
            </w:r>
            <w:r>
              <w:t>"Data": {</w:t>
            </w:r>
          </w:p>
          <w:p w14:paraId="1D212BB5">
            <w:pPr>
              <w:bidi w:val="0"/>
            </w:pPr>
            <w:r>
              <w:tab/>
            </w:r>
            <w:r>
              <w:tab/>
            </w:r>
            <w:r>
              <w:tab/>
            </w:r>
            <w:r>
              <w:t>"returncode": "00",</w:t>
            </w:r>
          </w:p>
          <w:p w14:paraId="5A35FB4C">
            <w:pPr>
              <w:bidi w:val="0"/>
            </w:pPr>
            <w:r>
              <w:tab/>
            </w:r>
            <w:r>
              <w:tab/>
            </w:r>
            <w:r>
              <w:tab/>
            </w:r>
            <w:r>
              <w:t>"returnmsg": "成功",</w:t>
            </w:r>
          </w:p>
          <w:p w14:paraId="55804AD3">
            <w:pPr>
              <w:bidi w:val="0"/>
            </w:pPr>
            <w:r>
              <w:tab/>
            </w:r>
            <w:r>
              <w:tab/>
            </w:r>
            <w:r>
              <w:tab/>
            </w:r>
            <w:r>
              <w:t>"sllsh": "受理流水号"</w:t>
            </w:r>
          </w:p>
          <w:p w14:paraId="380DFF33">
            <w:pPr>
              <w:bidi w:val="0"/>
            </w:pPr>
            <w:r>
              <w:tab/>
            </w:r>
            <w:r>
              <w:tab/>
            </w:r>
            <w:r>
              <w:t>}</w:t>
            </w:r>
          </w:p>
          <w:p w14:paraId="68CF0BE2">
            <w:pPr>
              <w:bidi w:val="0"/>
            </w:pPr>
            <w:r>
              <w:tab/>
            </w:r>
            <w:r>
              <w:t>}</w:t>
            </w:r>
          </w:p>
          <w:p w14:paraId="6BBCF074">
            <w:pPr>
              <w:bidi w:val="0"/>
            </w:pPr>
            <w:r>
              <w:t>}</w:t>
            </w:r>
          </w:p>
        </w:tc>
      </w:tr>
    </w:tbl>
    <w:p w14:paraId="19141FED">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17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FD8AD0">
            <w:pPr>
              <w:bidi w:val="0"/>
            </w:pPr>
            <w:bookmarkStart w:id="414" w:name="OLE_LINK35"/>
            <w:r>
              <w:t>{</w:t>
            </w:r>
          </w:p>
          <w:p w14:paraId="3B0AF547">
            <w:pPr>
              <w:bidi w:val="0"/>
            </w:pPr>
            <w:r>
              <w:tab/>
            </w:r>
            <w:r>
              <w:t>"Response":{</w:t>
            </w:r>
          </w:p>
          <w:p w14:paraId="088A1522">
            <w:pPr>
              <w:bidi w:val="0"/>
            </w:pPr>
            <w:r>
              <w:tab/>
            </w:r>
            <w:r>
              <w:tab/>
            </w:r>
            <w:r>
              <w:t>"RequestId": "16位随机数字和字母组合",</w:t>
            </w:r>
          </w:p>
          <w:p w14:paraId="1424DCF6">
            <w:pPr>
              <w:bidi w:val="0"/>
            </w:pPr>
            <w:r>
              <w:tab/>
            </w:r>
            <w:r>
              <w:tab/>
            </w:r>
            <w:r>
              <w:t>"Error":{</w:t>
            </w:r>
          </w:p>
          <w:p w14:paraId="2791EB11">
            <w:pPr>
              <w:bidi w:val="0"/>
            </w:pPr>
            <w:r>
              <w:tab/>
            </w:r>
            <w:r>
              <w:tab/>
            </w:r>
            <w:r>
              <w:tab/>
            </w:r>
            <w:r>
              <w:t>"Code": "01”,</w:t>
            </w:r>
          </w:p>
          <w:p w14:paraId="3C637F0C">
            <w:pPr>
              <w:bidi w:val="0"/>
            </w:pPr>
            <w:r>
              <w:tab/>
            </w:r>
            <w:r>
              <w:tab/>
            </w:r>
            <w:r>
              <w:tab/>
            </w:r>
            <w:r>
              <w:t>"Message": "错误说明"</w:t>
            </w:r>
          </w:p>
          <w:p w14:paraId="5D157D2D">
            <w:pPr>
              <w:bidi w:val="0"/>
            </w:pPr>
            <w:r>
              <w:t>}</w:t>
            </w:r>
          </w:p>
          <w:p w14:paraId="37DB8C6C">
            <w:pPr>
              <w:bidi w:val="0"/>
            </w:pPr>
            <w:r>
              <w:tab/>
            </w:r>
            <w:r>
              <w:t>}</w:t>
            </w:r>
          </w:p>
          <w:p w14:paraId="13F9D227">
            <w:pPr>
              <w:bidi w:val="0"/>
            </w:pPr>
            <w:r>
              <w:t>}</w:t>
            </w:r>
          </w:p>
        </w:tc>
      </w:tr>
      <w:bookmarkEnd w:id="414"/>
    </w:tbl>
    <w:p w14:paraId="7FFF0E91">
      <w:pPr>
        <w:pStyle w:val="4"/>
        <w:bidi w:val="0"/>
        <w:rPr>
          <w:rFonts w:hint="default"/>
        </w:rPr>
      </w:pPr>
      <w:bookmarkStart w:id="415" w:name="_Toc23095"/>
      <w:bookmarkStart w:id="416" w:name="_Toc16307"/>
      <w:bookmarkStart w:id="417" w:name="_Toc15083"/>
      <w:r>
        <w:rPr>
          <w:rFonts w:hint="default"/>
        </w:rPr>
        <w:t>13.查询不动产经营租赁红字确认单列表信息</w:t>
      </w:r>
      <w:bookmarkEnd w:id="415"/>
      <w:bookmarkEnd w:id="416"/>
      <w:bookmarkEnd w:id="417"/>
    </w:p>
    <w:p w14:paraId="5FED4075">
      <w:pPr>
        <w:pStyle w:val="6"/>
        <w:bidi w:val="0"/>
      </w:pPr>
      <w:bookmarkStart w:id="418" w:name="_Toc24662"/>
      <w:bookmarkStart w:id="419" w:name="_Toc3985"/>
      <w:r>
        <w:t>13.1接口说明</w:t>
      </w:r>
      <w:bookmarkEnd w:id="418"/>
      <w:bookmarkEnd w:id="419"/>
    </w:p>
    <w:p w14:paraId="1AC31E82">
      <w:pPr>
        <w:pStyle w:val="5"/>
        <w:spacing w:before="156" w:after="156"/>
        <w:ind w:firstLine="480"/>
      </w:pPr>
      <w:r>
        <w:t>向企业提供查询不动产经营租赁红字确认单列表信息的功能，企业可通过购买方纳税人识别号、销售方纳税人识别号、蓝字发票号码、录入日期起、录入日期止等条件查询不动产经营租赁红字确认单列表信息，并将查询的结果保存在本地。使用此信息可以在申请不动产经营租赁红字确认单时校验不动产经营租赁蓝字发票是否可以红冲；在开具不动产经营租赁红字发票时校验是否有不动产经营租赁红字确认单。</w:t>
      </w:r>
    </w:p>
    <w:p w14:paraId="6E865863">
      <w:pPr>
        <w:pStyle w:val="6"/>
        <w:bidi w:val="0"/>
      </w:pPr>
      <w:bookmarkStart w:id="420" w:name="_Toc6381"/>
      <w:bookmarkStart w:id="421" w:name="_Toc11686"/>
      <w:r>
        <w:t>13.2请求方式</w:t>
      </w:r>
      <w:bookmarkEnd w:id="420"/>
      <w:bookmarkEnd w:id="421"/>
    </w:p>
    <w:p w14:paraId="7D48F541">
      <w:pPr>
        <w:pStyle w:val="5"/>
        <w:spacing w:before="156" w:after="156"/>
        <w:ind w:firstLine="480"/>
      </w:pPr>
      <w:r>
        <w:t>请求方式为POST</w:t>
      </w:r>
    </w:p>
    <w:p w14:paraId="7C0F1A45">
      <w:pPr>
        <w:pStyle w:val="5"/>
        <w:bidi w:val="0"/>
      </w:pPr>
      <w:r>
        <w:rPr>
          <w:rFonts w:hint="eastAsia"/>
        </w:rPr>
        <w:t>●</w:t>
      </w:r>
      <w:r>
        <w:rPr>
          <w:rFonts w:hint="default"/>
          <w:lang w:val="en-US"/>
        </w:rPr>
        <w:t xml:space="preserve"> </w:t>
      </w:r>
      <w:r>
        <w:t>path 指该参数为路径参数</w:t>
      </w:r>
    </w:p>
    <w:p w14:paraId="20DD4035">
      <w:pPr>
        <w:pStyle w:val="5"/>
        <w:bidi w:val="0"/>
      </w:pPr>
      <w:r>
        <w:rPr>
          <w:rFonts w:hint="eastAsia"/>
        </w:rPr>
        <w:t>●</w:t>
      </w:r>
      <w:r>
        <w:rPr>
          <w:rFonts w:hint="default"/>
          <w:lang w:val="en-US"/>
        </w:rPr>
        <w:t xml:space="preserve"> </w:t>
      </w:r>
      <w:r>
        <w:t>query 指该参数需在请求URL传参</w:t>
      </w:r>
    </w:p>
    <w:p w14:paraId="5783BD1E">
      <w:pPr>
        <w:pStyle w:val="5"/>
        <w:bidi w:val="0"/>
      </w:pPr>
      <w:r>
        <w:rPr>
          <w:rFonts w:hint="eastAsia"/>
        </w:rPr>
        <w:t>●</w:t>
      </w:r>
      <w:r>
        <w:rPr>
          <w:rFonts w:hint="default"/>
          <w:lang w:val="en-US"/>
        </w:rPr>
        <w:t xml:space="preserve"> </w:t>
      </w:r>
      <w:r>
        <w:t>body 指该参数需在请求JSON传参</w:t>
      </w:r>
    </w:p>
    <w:p w14:paraId="1CB2C780">
      <w:pPr>
        <w:pStyle w:val="6"/>
        <w:bidi w:val="0"/>
      </w:pPr>
      <w:bookmarkStart w:id="422" w:name="_Toc27353"/>
      <w:bookmarkStart w:id="423" w:name="_Toc10874"/>
      <w:r>
        <w:t>13.3公共参数</w:t>
      </w:r>
      <w:bookmarkEnd w:id="422"/>
      <w:bookmarkEnd w:id="42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2CD5F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7D297F94">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FAF6730">
            <w:pPr>
              <w:pStyle w:val="29"/>
              <w:bidi w:val="0"/>
            </w:pPr>
            <w:r>
              <w:t>数据项标识</w:t>
            </w:r>
          </w:p>
        </w:tc>
        <w:tc>
          <w:tcPr>
            <w:tcW w:w="1088" w:type="pct"/>
            <w:tcBorders>
              <w:top w:val="single" w:color="auto" w:sz="12" w:space="0"/>
              <w:bottom w:val="single" w:color="auto" w:sz="6" w:space="0"/>
            </w:tcBorders>
            <w:shd w:val="clear" w:color="auto" w:fill="D8D8D8"/>
            <w:noWrap w:val="0"/>
            <w:vAlign w:val="center"/>
          </w:tcPr>
          <w:p w14:paraId="430FF9E0">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BFDFED2">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519B47B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0863C12A">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5C319B1">
            <w:pPr>
              <w:pStyle w:val="29"/>
              <w:bidi w:val="0"/>
            </w:pPr>
            <w:r>
              <w:t>说明</w:t>
            </w:r>
          </w:p>
        </w:tc>
      </w:tr>
      <w:tr w14:paraId="662ED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062B821F">
            <w:pPr>
              <w:pStyle w:val="30"/>
              <w:bidi w:val="0"/>
            </w:pPr>
            <w:r>
              <w:rPr>
                <w:rFonts w:hint="default"/>
                <w:lang w:val="en-US" w:eastAsia="zh-CN"/>
              </w:rPr>
              <w:t>1</w:t>
            </w:r>
          </w:p>
        </w:tc>
        <w:tc>
          <w:tcPr>
            <w:tcW w:w="1004" w:type="pct"/>
            <w:tcBorders>
              <w:top w:val="single" w:color="auto" w:sz="6" w:space="0"/>
            </w:tcBorders>
            <w:noWrap w:val="0"/>
            <w:vAlign w:val="center"/>
          </w:tcPr>
          <w:p w14:paraId="7DED8E3F">
            <w:pPr>
              <w:pStyle w:val="30"/>
              <w:bidi w:val="0"/>
            </w:pPr>
            <w:r>
              <w:t>yhjslx</w:t>
            </w:r>
          </w:p>
        </w:tc>
        <w:tc>
          <w:tcPr>
            <w:tcW w:w="1088" w:type="pct"/>
            <w:tcBorders>
              <w:top w:val="single" w:color="auto" w:sz="6" w:space="0"/>
            </w:tcBorders>
            <w:noWrap w:val="0"/>
            <w:vAlign w:val="center"/>
          </w:tcPr>
          <w:p w14:paraId="495FF828">
            <w:pPr>
              <w:pStyle w:val="30"/>
              <w:bidi w:val="0"/>
            </w:pPr>
            <w:r>
              <w:t>用户角色类型</w:t>
            </w:r>
          </w:p>
        </w:tc>
        <w:tc>
          <w:tcPr>
            <w:tcW w:w="753" w:type="pct"/>
            <w:tcBorders>
              <w:top w:val="single" w:color="auto" w:sz="6" w:space="0"/>
            </w:tcBorders>
            <w:noWrap w:val="0"/>
            <w:vAlign w:val="center"/>
          </w:tcPr>
          <w:p w14:paraId="77145561">
            <w:pPr>
              <w:pStyle w:val="30"/>
              <w:bidi w:val="0"/>
            </w:pPr>
            <w:r>
              <w:t>varchar</w:t>
            </w:r>
          </w:p>
        </w:tc>
        <w:tc>
          <w:tcPr>
            <w:tcW w:w="418" w:type="pct"/>
            <w:tcBorders>
              <w:top w:val="single" w:color="auto" w:sz="6" w:space="0"/>
            </w:tcBorders>
            <w:noWrap w:val="0"/>
            <w:vAlign w:val="center"/>
          </w:tcPr>
          <w:p w14:paraId="5437BC86">
            <w:pPr>
              <w:pStyle w:val="30"/>
              <w:bidi w:val="0"/>
            </w:pPr>
            <w:r>
              <w:t>2</w:t>
            </w:r>
          </w:p>
        </w:tc>
        <w:tc>
          <w:tcPr>
            <w:tcW w:w="417" w:type="pct"/>
            <w:tcBorders>
              <w:top w:val="single" w:color="auto" w:sz="6" w:space="0"/>
            </w:tcBorders>
            <w:noWrap w:val="0"/>
            <w:vAlign w:val="center"/>
          </w:tcPr>
          <w:p w14:paraId="4D77D3F4">
            <w:pPr>
              <w:pStyle w:val="30"/>
              <w:bidi w:val="0"/>
            </w:pPr>
            <w:r>
              <w:t>是</w:t>
            </w:r>
          </w:p>
        </w:tc>
        <w:tc>
          <w:tcPr>
            <w:tcW w:w="920" w:type="pct"/>
            <w:tcBorders>
              <w:top w:val="single" w:color="auto" w:sz="6" w:space="0"/>
            </w:tcBorders>
            <w:noWrap w:val="0"/>
            <w:vAlign w:val="center"/>
          </w:tcPr>
          <w:p w14:paraId="0AE0E481">
            <w:pPr>
              <w:pStyle w:val="30"/>
              <w:bidi w:val="0"/>
            </w:pPr>
            <w:r>
              <w:t>0：销方</w:t>
            </w:r>
          </w:p>
          <w:p w14:paraId="79C77381">
            <w:pPr>
              <w:pStyle w:val="30"/>
              <w:bidi w:val="0"/>
            </w:pPr>
            <w:r>
              <w:t>1：购方</w:t>
            </w:r>
          </w:p>
        </w:tc>
      </w:tr>
      <w:tr w14:paraId="2F4D4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7715324">
            <w:pPr>
              <w:pStyle w:val="30"/>
              <w:bidi w:val="0"/>
            </w:pPr>
            <w:r>
              <w:rPr>
                <w:rFonts w:hint="default"/>
                <w:lang w:val="en-US" w:eastAsia="zh-CN"/>
              </w:rPr>
              <w:t>2</w:t>
            </w:r>
          </w:p>
        </w:tc>
        <w:tc>
          <w:tcPr>
            <w:tcW w:w="1004" w:type="pct"/>
            <w:noWrap w:val="0"/>
            <w:vAlign w:val="center"/>
          </w:tcPr>
          <w:p w14:paraId="570E5E55">
            <w:pPr>
              <w:pStyle w:val="30"/>
              <w:bidi w:val="0"/>
            </w:pPr>
            <w:r>
              <w:t>xsfnsrsbh</w:t>
            </w:r>
          </w:p>
        </w:tc>
        <w:tc>
          <w:tcPr>
            <w:tcW w:w="1088" w:type="pct"/>
            <w:noWrap w:val="0"/>
            <w:vAlign w:val="center"/>
          </w:tcPr>
          <w:p w14:paraId="19F5BEDD">
            <w:pPr>
              <w:pStyle w:val="30"/>
              <w:bidi w:val="0"/>
            </w:pPr>
            <w:r>
              <w:t>（销售方）统一社会信用代码/纳税人识别号/身份证件号码</w:t>
            </w:r>
          </w:p>
        </w:tc>
        <w:tc>
          <w:tcPr>
            <w:tcW w:w="753" w:type="pct"/>
            <w:noWrap w:val="0"/>
            <w:vAlign w:val="center"/>
          </w:tcPr>
          <w:p w14:paraId="41F3064C">
            <w:pPr>
              <w:pStyle w:val="30"/>
              <w:bidi w:val="0"/>
            </w:pPr>
            <w:r>
              <w:t>varchar</w:t>
            </w:r>
          </w:p>
        </w:tc>
        <w:tc>
          <w:tcPr>
            <w:tcW w:w="418" w:type="pct"/>
            <w:noWrap w:val="0"/>
            <w:vAlign w:val="center"/>
          </w:tcPr>
          <w:p w14:paraId="5B9DDE3C">
            <w:pPr>
              <w:pStyle w:val="30"/>
              <w:bidi w:val="0"/>
            </w:pPr>
            <w:r>
              <w:t>20</w:t>
            </w:r>
          </w:p>
        </w:tc>
        <w:tc>
          <w:tcPr>
            <w:tcW w:w="417" w:type="pct"/>
            <w:noWrap w:val="0"/>
            <w:vAlign w:val="center"/>
          </w:tcPr>
          <w:p w14:paraId="1B90FE52">
            <w:pPr>
              <w:pStyle w:val="30"/>
              <w:bidi w:val="0"/>
            </w:pPr>
            <w:r>
              <w:t>否</w:t>
            </w:r>
          </w:p>
        </w:tc>
        <w:tc>
          <w:tcPr>
            <w:tcW w:w="920" w:type="pct"/>
            <w:noWrap w:val="0"/>
            <w:vAlign w:val="center"/>
          </w:tcPr>
          <w:p w14:paraId="32755575">
            <w:pPr>
              <w:pStyle w:val="30"/>
              <w:bidi w:val="0"/>
            </w:pPr>
            <w:r>
              <w:t>条件必录，作为销方，必录</w:t>
            </w:r>
          </w:p>
        </w:tc>
      </w:tr>
      <w:tr w14:paraId="6A06F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F32EF72">
            <w:pPr>
              <w:pStyle w:val="30"/>
              <w:bidi w:val="0"/>
            </w:pPr>
            <w:r>
              <w:rPr>
                <w:rFonts w:hint="default"/>
                <w:lang w:val="en-US" w:eastAsia="zh-CN"/>
              </w:rPr>
              <w:t>3</w:t>
            </w:r>
          </w:p>
        </w:tc>
        <w:tc>
          <w:tcPr>
            <w:tcW w:w="1004" w:type="pct"/>
            <w:noWrap w:val="0"/>
            <w:vAlign w:val="center"/>
          </w:tcPr>
          <w:p w14:paraId="56CEE7F5">
            <w:pPr>
              <w:pStyle w:val="30"/>
              <w:bidi w:val="0"/>
            </w:pPr>
            <w:r>
              <w:t>xsfmc</w:t>
            </w:r>
          </w:p>
        </w:tc>
        <w:tc>
          <w:tcPr>
            <w:tcW w:w="1088" w:type="pct"/>
            <w:noWrap w:val="0"/>
            <w:vAlign w:val="center"/>
          </w:tcPr>
          <w:p w14:paraId="281D432D">
            <w:pPr>
              <w:pStyle w:val="30"/>
              <w:bidi w:val="0"/>
            </w:pPr>
            <w:r>
              <w:t>（销售方）名称</w:t>
            </w:r>
          </w:p>
        </w:tc>
        <w:tc>
          <w:tcPr>
            <w:tcW w:w="753" w:type="pct"/>
            <w:noWrap w:val="0"/>
            <w:vAlign w:val="center"/>
          </w:tcPr>
          <w:p w14:paraId="7D44688C">
            <w:pPr>
              <w:pStyle w:val="30"/>
              <w:bidi w:val="0"/>
            </w:pPr>
            <w:r>
              <w:t>varchar</w:t>
            </w:r>
          </w:p>
        </w:tc>
        <w:tc>
          <w:tcPr>
            <w:tcW w:w="418" w:type="pct"/>
            <w:noWrap w:val="0"/>
            <w:vAlign w:val="center"/>
          </w:tcPr>
          <w:p w14:paraId="50BE09B9">
            <w:pPr>
              <w:pStyle w:val="30"/>
              <w:bidi w:val="0"/>
            </w:pPr>
            <w:r>
              <w:t>300</w:t>
            </w:r>
          </w:p>
        </w:tc>
        <w:tc>
          <w:tcPr>
            <w:tcW w:w="417" w:type="pct"/>
            <w:noWrap w:val="0"/>
            <w:vAlign w:val="center"/>
          </w:tcPr>
          <w:p w14:paraId="5CCBD1CA">
            <w:pPr>
              <w:pStyle w:val="30"/>
              <w:bidi w:val="0"/>
            </w:pPr>
            <w:r>
              <w:t>否</w:t>
            </w:r>
          </w:p>
        </w:tc>
        <w:tc>
          <w:tcPr>
            <w:tcW w:w="920" w:type="pct"/>
            <w:noWrap w:val="0"/>
            <w:vAlign w:val="center"/>
          </w:tcPr>
          <w:p w14:paraId="7FEDF5A6">
            <w:pPr>
              <w:pStyle w:val="30"/>
              <w:bidi w:val="0"/>
            </w:pPr>
            <w:r>
              <w:t>条件必录，作为销方，必录</w:t>
            </w:r>
          </w:p>
        </w:tc>
      </w:tr>
      <w:tr w14:paraId="64525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65830C">
            <w:pPr>
              <w:pStyle w:val="30"/>
              <w:bidi w:val="0"/>
            </w:pPr>
            <w:r>
              <w:rPr>
                <w:rFonts w:hint="default"/>
                <w:lang w:val="en-US" w:eastAsia="zh-CN"/>
              </w:rPr>
              <w:t>4</w:t>
            </w:r>
          </w:p>
        </w:tc>
        <w:tc>
          <w:tcPr>
            <w:tcW w:w="1004" w:type="pct"/>
            <w:noWrap w:val="0"/>
            <w:vAlign w:val="center"/>
          </w:tcPr>
          <w:p w14:paraId="5D789EA3">
            <w:pPr>
              <w:pStyle w:val="30"/>
              <w:bidi w:val="0"/>
            </w:pPr>
            <w:r>
              <w:t>gmfnsrsbh</w:t>
            </w:r>
          </w:p>
        </w:tc>
        <w:tc>
          <w:tcPr>
            <w:tcW w:w="1088" w:type="pct"/>
            <w:noWrap w:val="0"/>
            <w:vAlign w:val="center"/>
          </w:tcPr>
          <w:p w14:paraId="6B161515">
            <w:pPr>
              <w:pStyle w:val="30"/>
              <w:bidi w:val="0"/>
            </w:pPr>
            <w:r>
              <w:t>（购买方）统一社会信用代码/纳税人识别号/身份证件号码</w:t>
            </w:r>
          </w:p>
        </w:tc>
        <w:tc>
          <w:tcPr>
            <w:tcW w:w="753" w:type="pct"/>
            <w:noWrap w:val="0"/>
            <w:vAlign w:val="center"/>
          </w:tcPr>
          <w:p w14:paraId="5F380EA8">
            <w:pPr>
              <w:pStyle w:val="30"/>
              <w:bidi w:val="0"/>
            </w:pPr>
            <w:r>
              <w:t>varchar</w:t>
            </w:r>
          </w:p>
        </w:tc>
        <w:tc>
          <w:tcPr>
            <w:tcW w:w="418" w:type="pct"/>
            <w:noWrap w:val="0"/>
            <w:vAlign w:val="center"/>
          </w:tcPr>
          <w:p w14:paraId="3BD81EF9">
            <w:pPr>
              <w:pStyle w:val="30"/>
              <w:bidi w:val="0"/>
            </w:pPr>
            <w:r>
              <w:t>20</w:t>
            </w:r>
          </w:p>
        </w:tc>
        <w:tc>
          <w:tcPr>
            <w:tcW w:w="417" w:type="pct"/>
            <w:noWrap w:val="0"/>
            <w:vAlign w:val="center"/>
          </w:tcPr>
          <w:p w14:paraId="584F0708">
            <w:pPr>
              <w:pStyle w:val="30"/>
              <w:bidi w:val="0"/>
            </w:pPr>
            <w:r>
              <w:t>否</w:t>
            </w:r>
          </w:p>
        </w:tc>
        <w:tc>
          <w:tcPr>
            <w:tcW w:w="920" w:type="pct"/>
            <w:noWrap w:val="0"/>
            <w:vAlign w:val="center"/>
          </w:tcPr>
          <w:p w14:paraId="06A7AECA">
            <w:pPr>
              <w:pStyle w:val="30"/>
              <w:bidi w:val="0"/>
            </w:pPr>
            <w:r>
              <w:t>条件必录，作为购方，必录</w:t>
            </w:r>
          </w:p>
        </w:tc>
      </w:tr>
      <w:tr w14:paraId="75383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2700FCF">
            <w:pPr>
              <w:pStyle w:val="30"/>
              <w:bidi w:val="0"/>
            </w:pPr>
            <w:r>
              <w:rPr>
                <w:rFonts w:hint="default"/>
                <w:lang w:val="en-US" w:eastAsia="zh-CN"/>
              </w:rPr>
              <w:t>5</w:t>
            </w:r>
          </w:p>
        </w:tc>
        <w:tc>
          <w:tcPr>
            <w:tcW w:w="1004" w:type="pct"/>
            <w:noWrap w:val="0"/>
            <w:vAlign w:val="center"/>
          </w:tcPr>
          <w:p w14:paraId="59ED4076">
            <w:pPr>
              <w:pStyle w:val="30"/>
              <w:bidi w:val="0"/>
            </w:pPr>
            <w:r>
              <w:t>gmfmc</w:t>
            </w:r>
          </w:p>
        </w:tc>
        <w:tc>
          <w:tcPr>
            <w:tcW w:w="1088" w:type="pct"/>
            <w:noWrap w:val="0"/>
            <w:vAlign w:val="center"/>
          </w:tcPr>
          <w:p w14:paraId="33728FEA">
            <w:pPr>
              <w:pStyle w:val="30"/>
              <w:bidi w:val="0"/>
            </w:pPr>
            <w:r>
              <w:t>（购买方）名称</w:t>
            </w:r>
          </w:p>
        </w:tc>
        <w:tc>
          <w:tcPr>
            <w:tcW w:w="753" w:type="pct"/>
            <w:noWrap w:val="0"/>
            <w:vAlign w:val="center"/>
          </w:tcPr>
          <w:p w14:paraId="3ECF58B1">
            <w:pPr>
              <w:pStyle w:val="30"/>
              <w:bidi w:val="0"/>
            </w:pPr>
            <w:r>
              <w:t>varchar</w:t>
            </w:r>
          </w:p>
        </w:tc>
        <w:tc>
          <w:tcPr>
            <w:tcW w:w="418" w:type="pct"/>
            <w:noWrap w:val="0"/>
            <w:vAlign w:val="center"/>
          </w:tcPr>
          <w:p w14:paraId="6FEA8C2A">
            <w:pPr>
              <w:pStyle w:val="30"/>
              <w:bidi w:val="0"/>
            </w:pPr>
            <w:r>
              <w:t>300</w:t>
            </w:r>
          </w:p>
        </w:tc>
        <w:tc>
          <w:tcPr>
            <w:tcW w:w="417" w:type="pct"/>
            <w:noWrap w:val="0"/>
            <w:vAlign w:val="center"/>
          </w:tcPr>
          <w:p w14:paraId="68134187">
            <w:pPr>
              <w:pStyle w:val="30"/>
              <w:bidi w:val="0"/>
            </w:pPr>
            <w:r>
              <w:t>否</w:t>
            </w:r>
          </w:p>
        </w:tc>
        <w:tc>
          <w:tcPr>
            <w:tcW w:w="920" w:type="pct"/>
            <w:noWrap w:val="0"/>
            <w:vAlign w:val="center"/>
          </w:tcPr>
          <w:p w14:paraId="07430081">
            <w:pPr>
              <w:pStyle w:val="30"/>
              <w:bidi w:val="0"/>
            </w:pPr>
            <w:r>
              <w:t>条件必录，作为购方，必录</w:t>
            </w:r>
          </w:p>
        </w:tc>
      </w:tr>
      <w:tr w14:paraId="79CB1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DE8507E">
            <w:pPr>
              <w:pStyle w:val="30"/>
              <w:bidi w:val="0"/>
            </w:pPr>
            <w:r>
              <w:rPr>
                <w:rFonts w:hint="default"/>
                <w:lang w:val="en-US" w:eastAsia="zh-CN"/>
              </w:rPr>
              <w:t>6</w:t>
            </w:r>
          </w:p>
        </w:tc>
        <w:tc>
          <w:tcPr>
            <w:tcW w:w="1004" w:type="pct"/>
            <w:noWrap w:val="0"/>
            <w:vAlign w:val="center"/>
          </w:tcPr>
          <w:p w14:paraId="6F294BF9">
            <w:pPr>
              <w:pStyle w:val="30"/>
              <w:bidi w:val="0"/>
            </w:pPr>
            <w:r>
              <w:t>lrfsf</w:t>
            </w:r>
          </w:p>
        </w:tc>
        <w:tc>
          <w:tcPr>
            <w:tcW w:w="1088" w:type="pct"/>
            <w:noWrap w:val="0"/>
            <w:vAlign w:val="center"/>
          </w:tcPr>
          <w:p w14:paraId="07ED4A5B">
            <w:pPr>
              <w:pStyle w:val="30"/>
              <w:bidi w:val="0"/>
            </w:pPr>
            <w:r>
              <w:t>录入方身份</w:t>
            </w:r>
          </w:p>
        </w:tc>
        <w:tc>
          <w:tcPr>
            <w:tcW w:w="753" w:type="pct"/>
            <w:noWrap w:val="0"/>
            <w:vAlign w:val="center"/>
          </w:tcPr>
          <w:p w14:paraId="005DADE4">
            <w:pPr>
              <w:pStyle w:val="30"/>
              <w:bidi w:val="0"/>
            </w:pPr>
            <w:r>
              <w:t>varchar</w:t>
            </w:r>
          </w:p>
        </w:tc>
        <w:tc>
          <w:tcPr>
            <w:tcW w:w="418" w:type="pct"/>
            <w:noWrap w:val="0"/>
            <w:vAlign w:val="center"/>
          </w:tcPr>
          <w:p w14:paraId="760E481B">
            <w:pPr>
              <w:pStyle w:val="30"/>
              <w:bidi w:val="0"/>
            </w:pPr>
            <w:r>
              <w:t>2</w:t>
            </w:r>
          </w:p>
        </w:tc>
        <w:tc>
          <w:tcPr>
            <w:tcW w:w="417" w:type="pct"/>
            <w:noWrap w:val="0"/>
            <w:vAlign w:val="center"/>
          </w:tcPr>
          <w:p w14:paraId="188215A3">
            <w:pPr>
              <w:pStyle w:val="30"/>
              <w:bidi w:val="0"/>
            </w:pPr>
            <w:r>
              <w:t>否</w:t>
            </w:r>
          </w:p>
        </w:tc>
        <w:tc>
          <w:tcPr>
            <w:tcW w:w="920" w:type="pct"/>
            <w:noWrap w:val="0"/>
            <w:vAlign w:val="center"/>
          </w:tcPr>
          <w:p w14:paraId="60AC3857">
            <w:pPr>
              <w:pStyle w:val="30"/>
              <w:bidi w:val="0"/>
            </w:pPr>
            <w:r>
              <w:t>0：销方</w:t>
            </w:r>
          </w:p>
          <w:p w14:paraId="1EC66889">
            <w:pPr>
              <w:pStyle w:val="30"/>
              <w:bidi w:val="0"/>
            </w:pPr>
            <w:r>
              <w:t>1：购方</w:t>
            </w:r>
          </w:p>
        </w:tc>
      </w:tr>
      <w:tr w14:paraId="6130E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C56E09A">
            <w:pPr>
              <w:pStyle w:val="30"/>
              <w:bidi w:val="0"/>
            </w:pPr>
            <w:r>
              <w:rPr>
                <w:rFonts w:hint="default"/>
                <w:lang w:val="en-US" w:eastAsia="zh-CN"/>
              </w:rPr>
              <w:t>7</w:t>
            </w:r>
          </w:p>
        </w:tc>
        <w:tc>
          <w:tcPr>
            <w:tcW w:w="1004" w:type="pct"/>
            <w:noWrap w:val="0"/>
            <w:vAlign w:val="center"/>
          </w:tcPr>
          <w:p w14:paraId="7A0C3320">
            <w:pPr>
              <w:pStyle w:val="30"/>
              <w:bidi w:val="0"/>
            </w:pPr>
            <w:r>
              <w:t>lrrqq</w:t>
            </w:r>
          </w:p>
        </w:tc>
        <w:tc>
          <w:tcPr>
            <w:tcW w:w="1088" w:type="pct"/>
            <w:noWrap w:val="0"/>
            <w:vAlign w:val="center"/>
          </w:tcPr>
          <w:p w14:paraId="79BBB263">
            <w:pPr>
              <w:pStyle w:val="30"/>
              <w:bidi w:val="0"/>
            </w:pPr>
            <w:r>
              <w:t>录入日期起</w:t>
            </w:r>
          </w:p>
        </w:tc>
        <w:tc>
          <w:tcPr>
            <w:tcW w:w="753" w:type="pct"/>
            <w:noWrap w:val="0"/>
            <w:vAlign w:val="center"/>
          </w:tcPr>
          <w:p w14:paraId="77D0DA67">
            <w:pPr>
              <w:pStyle w:val="30"/>
              <w:bidi w:val="0"/>
            </w:pPr>
            <w:r>
              <w:t>date</w:t>
            </w:r>
          </w:p>
        </w:tc>
        <w:tc>
          <w:tcPr>
            <w:tcW w:w="418" w:type="pct"/>
            <w:noWrap w:val="0"/>
            <w:vAlign w:val="center"/>
          </w:tcPr>
          <w:p w14:paraId="32B9558F">
            <w:pPr>
              <w:pStyle w:val="30"/>
              <w:bidi w:val="0"/>
            </w:pPr>
            <w:r>
              <w:t>20</w:t>
            </w:r>
          </w:p>
        </w:tc>
        <w:tc>
          <w:tcPr>
            <w:tcW w:w="417" w:type="pct"/>
            <w:noWrap w:val="0"/>
            <w:vAlign w:val="center"/>
          </w:tcPr>
          <w:p w14:paraId="10B86007">
            <w:pPr>
              <w:pStyle w:val="30"/>
              <w:bidi w:val="0"/>
            </w:pPr>
            <w:r>
              <w:t>否</w:t>
            </w:r>
          </w:p>
        </w:tc>
        <w:tc>
          <w:tcPr>
            <w:tcW w:w="920" w:type="pct"/>
            <w:noWrap w:val="0"/>
            <w:vAlign w:val="center"/>
          </w:tcPr>
          <w:p w14:paraId="72256C4D">
            <w:pPr>
              <w:pStyle w:val="30"/>
              <w:bidi w:val="0"/>
            </w:pPr>
            <w:r>
              <w:t>yyyy-MM-dd</w:t>
            </w:r>
          </w:p>
        </w:tc>
      </w:tr>
      <w:tr w14:paraId="72EB0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FCC2118">
            <w:pPr>
              <w:pStyle w:val="30"/>
              <w:bidi w:val="0"/>
            </w:pPr>
            <w:r>
              <w:rPr>
                <w:rFonts w:hint="default"/>
                <w:lang w:val="en-US" w:eastAsia="zh-CN"/>
              </w:rPr>
              <w:t>8</w:t>
            </w:r>
          </w:p>
        </w:tc>
        <w:tc>
          <w:tcPr>
            <w:tcW w:w="1004" w:type="pct"/>
            <w:noWrap w:val="0"/>
            <w:vAlign w:val="center"/>
          </w:tcPr>
          <w:p w14:paraId="579DA7FB">
            <w:pPr>
              <w:pStyle w:val="30"/>
              <w:bidi w:val="0"/>
            </w:pPr>
            <w:r>
              <w:t>lrrqz</w:t>
            </w:r>
          </w:p>
        </w:tc>
        <w:tc>
          <w:tcPr>
            <w:tcW w:w="1088" w:type="pct"/>
            <w:noWrap w:val="0"/>
            <w:vAlign w:val="center"/>
          </w:tcPr>
          <w:p w14:paraId="4309FEB6">
            <w:pPr>
              <w:pStyle w:val="30"/>
              <w:bidi w:val="0"/>
            </w:pPr>
            <w:r>
              <w:t>录入日期止</w:t>
            </w:r>
          </w:p>
        </w:tc>
        <w:tc>
          <w:tcPr>
            <w:tcW w:w="753" w:type="pct"/>
            <w:noWrap w:val="0"/>
            <w:vAlign w:val="center"/>
          </w:tcPr>
          <w:p w14:paraId="28729CC6">
            <w:pPr>
              <w:pStyle w:val="30"/>
              <w:bidi w:val="0"/>
            </w:pPr>
            <w:r>
              <w:t>date</w:t>
            </w:r>
          </w:p>
        </w:tc>
        <w:tc>
          <w:tcPr>
            <w:tcW w:w="418" w:type="pct"/>
            <w:noWrap w:val="0"/>
            <w:vAlign w:val="center"/>
          </w:tcPr>
          <w:p w14:paraId="53EF203E">
            <w:pPr>
              <w:pStyle w:val="30"/>
              <w:bidi w:val="0"/>
            </w:pPr>
            <w:r>
              <w:t>20</w:t>
            </w:r>
          </w:p>
        </w:tc>
        <w:tc>
          <w:tcPr>
            <w:tcW w:w="417" w:type="pct"/>
            <w:noWrap w:val="0"/>
            <w:vAlign w:val="center"/>
          </w:tcPr>
          <w:p w14:paraId="64350AFD">
            <w:pPr>
              <w:pStyle w:val="30"/>
              <w:bidi w:val="0"/>
            </w:pPr>
            <w:r>
              <w:t>否</w:t>
            </w:r>
          </w:p>
        </w:tc>
        <w:tc>
          <w:tcPr>
            <w:tcW w:w="920" w:type="pct"/>
            <w:noWrap w:val="0"/>
            <w:vAlign w:val="center"/>
          </w:tcPr>
          <w:p w14:paraId="430B7D1C">
            <w:pPr>
              <w:pStyle w:val="30"/>
              <w:bidi w:val="0"/>
            </w:pPr>
            <w:r>
              <w:t>yyyy-MM-dd</w:t>
            </w:r>
          </w:p>
        </w:tc>
      </w:tr>
      <w:tr w14:paraId="02CF2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14C5B1">
            <w:pPr>
              <w:pStyle w:val="30"/>
              <w:bidi w:val="0"/>
            </w:pPr>
            <w:r>
              <w:rPr>
                <w:rFonts w:hint="default"/>
                <w:lang w:val="en-US" w:eastAsia="zh-CN"/>
              </w:rPr>
              <w:t>9</w:t>
            </w:r>
          </w:p>
        </w:tc>
        <w:tc>
          <w:tcPr>
            <w:tcW w:w="1004" w:type="pct"/>
            <w:noWrap w:val="0"/>
            <w:vAlign w:val="center"/>
          </w:tcPr>
          <w:p w14:paraId="313579EF">
            <w:pPr>
              <w:pStyle w:val="30"/>
              <w:bidi w:val="0"/>
            </w:pPr>
            <w:r>
              <w:t>lzfpdm</w:t>
            </w:r>
          </w:p>
        </w:tc>
        <w:tc>
          <w:tcPr>
            <w:tcW w:w="1088" w:type="pct"/>
            <w:noWrap w:val="0"/>
            <w:vAlign w:val="center"/>
          </w:tcPr>
          <w:p w14:paraId="568A6A76">
            <w:pPr>
              <w:pStyle w:val="30"/>
              <w:bidi w:val="0"/>
            </w:pPr>
            <w:r>
              <w:t>蓝字发票代码</w:t>
            </w:r>
          </w:p>
        </w:tc>
        <w:tc>
          <w:tcPr>
            <w:tcW w:w="753" w:type="pct"/>
            <w:noWrap w:val="0"/>
            <w:vAlign w:val="center"/>
          </w:tcPr>
          <w:p w14:paraId="47B9EE90">
            <w:pPr>
              <w:pStyle w:val="30"/>
              <w:bidi w:val="0"/>
            </w:pPr>
            <w:r>
              <w:t>varchar</w:t>
            </w:r>
          </w:p>
        </w:tc>
        <w:tc>
          <w:tcPr>
            <w:tcW w:w="418" w:type="pct"/>
            <w:noWrap w:val="0"/>
            <w:vAlign w:val="center"/>
          </w:tcPr>
          <w:p w14:paraId="0789A988">
            <w:pPr>
              <w:pStyle w:val="30"/>
              <w:bidi w:val="0"/>
            </w:pPr>
            <w:r>
              <w:t>12</w:t>
            </w:r>
          </w:p>
        </w:tc>
        <w:tc>
          <w:tcPr>
            <w:tcW w:w="417" w:type="pct"/>
            <w:noWrap w:val="0"/>
            <w:vAlign w:val="center"/>
          </w:tcPr>
          <w:p w14:paraId="34F024CF">
            <w:pPr>
              <w:pStyle w:val="30"/>
              <w:bidi w:val="0"/>
            </w:pPr>
            <w:r>
              <w:t>否</w:t>
            </w:r>
          </w:p>
        </w:tc>
        <w:tc>
          <w:tcPr>
            <w:tcW w:w="920" w:type="pct"/>
            <w:noWrap w:val="0"/>
            <w:vAlign w:val="center"/>
          </w:tcPr>
          <w:p w14:paraId="4F6C92DF">
            <w:pPr>
              <w:pStyle w:val="30"/>
              <w:bidi w:val="0"/>
            </w:pPr>
          </w:p>
        </w:tc>
      </w:tr>
      <w:tr w14:paraId="4F9B9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1BECF9">
            <w:pPr>
              <w:pStyle w:val="30"/>
              <w:bidi w:val="0"/>
            </w:pPr>
            <w:r>
              <w:rPr>
                <w:rFonts w:hint="default"/>
                <w:lang w:val="en-US" w:eastAsia="zh-CN"/>
              </w:rPr>
              <w:t>10</w:t>
            </w:r>
          </w:p>
        </w:tc>
        <w:tc>
          <w:tcPr>
            <w:tcW w:w="1004" w:type="pct"/>
            <w:noWrap w:val="0"/>
            <w:vAlign w:val="center"/>
          </w:tcPr>
          <w:p w14:paraId="52C0CB1A">
            <w:pPr>
              <w:pStyle w:val="30"/>
              <w:bidi w:val="0"/>
            </w:pPr>
            <w:r>
              <w:t>lzfphm</w:t>
            </w:r>
          </w:p>
        </w:tc>
        <w:tc>
          <w:tcPr>
            <w:tcW w:w="1088" w:type="pct"/>
            <w:noWrap w:val="0"/>
            <w:vAlign w:val="center"/>
          </w:tcPr>
          <w:p w14:paraId="313F07DF">
            <w:pPr>
              <w:pStyle w:val="30"/>
              <w:bidi w:val="0"/>
            </w:pPr>
            <w:r>
              <w:t>蓝字发票号码</w:t>
            </w:r>
          </w:p>
        </w:tc>
        <w:tc>
          <w:tcPr>
            <w:tcW w:w="753" w:type="pct"/>
            <w:noWrap w:val="0"/>
            <w:vAlign w:val="center"/>
          </w:tcPr>
          <w:p w14:paraId="7F99B99F">
            <w:pPr>
              <w:pStyle w:val="30"/>
              <w:bidi w:val="0"/>
            </w:pPr>
            <w:r>
              <w:t>varchar</w:t>
            </w:r>
          </w:p>
        </w:tc>
        <w:tc>
          <w:tcPr>
            <w:tcW w:w="418" w:type="pct"/>
            <w:noWrap w:val="0"/>
            <w:vAlign w:val="center"/>
          </w:tcPr>
          <w:p w14:paraId="32F22BB4">
            <w:pPr>
              <w:pStyle w:val="30"/>
              <w:bidi w:val="0"/>
            </w:pPr>
            <w:r>
              <w:t>20</w:t>
            </w:r>
          </w:p>
        </w:tc>
        <w:tc>
          <w:tcPr>
            <w:tcW w:w="417" w:type="pct"/>
            <w:noWrap w:val="0"/>
            <w:vAlign w:val="center"/>
          </w:tcPr>
          <w:p w14:paraId="0BB8A288">
            <w:pPr>
              <w:pStyle w:val="30"/>
              <w:bidi w:val="0"/>
            </w:pPr>
            <w:r>
              <w:t>否</w:t>
            </w:r>
          </w:p>
        </w:tc>
        <w:tc>
          <w:tcPr>
            <w:tcW w:w="920" w:type="pct"/>
            <w:noWrap w:val="0"/>
            <w:vAlign w:val="center"/>
          </w:tcPr>
          <w:p w14:paraId="6D453D56">
            <w:pPr>
              <w:pStyle w:val="30"/>
              <w:bidi w:val="0"/>
            </w:pPr>
          </w:p>
        </w:tc>
      </w:tr>
      <w:tr w14:paraId="76CA3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2C4113A">
            <w:pPr>
              <w:pStyle w:val="30"/>
              <w:bidi w:val="0"/>
            </w:pPr>
            <w:r>
              <w:rPr>
                <w:rFonts w:hint="default"/>
                <w:lang w:val="en-US" w:eastAsia="zh-CN"/>
              </w:rPr>
              <w:t>11</w:t>
            </w:r>
          </w:p>
        </w:tc>
        <w:tc>
          <w:tcPr>
            <w:tcW w:w="1004" w:type="pct"/>
            <w:noWrap w:val="0"/>
            <w:vAlign w:val="center"/>
          </w:tcPr>
          <w:p w14:paraId="5E2E63E9">
            <w:pPr>
              <w:pStyle w:val="30"/>
              <w:bidi w:val="0"/>
            </w:pPr>
            <w:r>
              <w:t>hzfpxxqrdbh</w:t>
            </w:r>
          </w:p>
        </w:tc>
        <w:tc>
          <w:tcPr>
            <w:tcW w:w="1088" w:type="pct"/>
            <w:noWrap w:val="0"/>
            <w:vAlign w:val="center"/>
          </w:tcPr>
          <w:p w14:paraId="24CA4AF0">
            <w:pPr>
              <w:pStyle w:val="30"/>
              <w:bidi w:val="0"/>
            </w:pPr>
            <w:r>
              <w:t>红字确认单编号</w:t>
            </w:r>
          </w:p>
        </w:tc>
        <w:tc>
          <w:tcPr>
            <w:tcW w:w="753" w:type="pct"/>
            <w:noWrap w:val="0"/>
            <w:vAlign w:val="center"/>
          </w:tcPr>
          <w:p w14:paraId="7E1DD1EA">
            <w:pPr>
              <w:pStyle w:val="30"/>
              <w:bidi w:val="0"/>
            </w:pPr>
            <w:r>
              <w:t>varchar</w:t>
            </w:r>
          </w:p>
        </w:tc>
        <w:tc>
          <w:tcPr>
            <w:tcW w:w="418" w:type="pct"/>
            <w:noWrap w:val="0"/>
            <w:vAlign w:val="center"/>
          </w:tcPr>
          <w:p w14:paraId="0D5CBC3B">
            <w:pPr>
              <w:pStyle w:val="30"/>
              <w:bidi w:val="0"/>
            </w:pPr>
            <w:r>
              <w:t>20</w:t>
            </w:r>
          </w:p>
        </w:tc>
        <w:tc>
          <w:tcPr>
            <w:tcW w:w="417" w:type="pct"/>
            <w:noWrap w:val="0"/>
            <w:vAlign w:val="center"/>
          </w:tcPr>
          <w:p w14:paraId="219F4B63">
            <w:pPr>
              <w:pStyle w:val="30"/>
              <w:bidi w:val="0"/>
            </w:pPr>
            <w:r>
              <w:t>否</w:t>
            </w:r>
          </w:p>
        </w:tc>
        <w:tc>
          <w:tcPr>
            <w:tcW w:w="920" w:type="pct"/>
            <w:noWrap w:val="0"/>
            <w:vAlign w:val="center"/>
          </w:tcPr>
          <w:p w14:paraId="6FB0DB93">
            <w:pPr>
              <w:pStyle w:val="30"/>
              <w:bidi w:val="0"/>
            </w:pPr>
          </w:p>
        </w:tc>
      </w:tr>
      <w:tr w14:paraId="0B467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0C765B">
            <w:pPr>
              <w:pStyle w:val="30"/>
              <w:bidi w:val="0"/>
            </w:pPr>
            <w:r>
              <w:rPr>
                <w:rFonts w:hint="default"/>
                <w:lang w:val="en-US" w:eastAsia="zh-CN"/>
              </w:rPr>
              <w:t>12</w:t>
            </w:r>
          </w:p>
        </w:tc>
        <w:tc>
          <w:tcPr>
            <w:tcW w:w="1004" w:type="pct"/>
            <w:noWrap w:val="0"/>
            <w:vAlign w:val="center"/>
          </w:tcPr>
          <w:p w14:paraId="1395D824">
            <w:pPr>
              <w:pStyle w:val="30"/>
              <w:bidi w:val="0"/>
            </w:pPr>
            <w:r>
              <w:t>hzqrxxztDm</w:t>
            </w:r>
          </w:p>
        </w:tc>
        <w:tc>
          <w:tcPr>
            <w:tcW w:w="1088" w:type="pct"/>
            <w:noWrap w:val="0"/>
            <w:vAlign w:val="center"/>
          </w:tcPr>
          <w:p w14:paraId="1768958F">
            <w:pPr>
              <w:pStyle w:val="30"/>
              <w:bidi w:val="0"/>
            </w:pPr>
            <w:r>
              <w:t>红字确认信息状态代码</w:t>
            </w:r>
          </w:p>
        </w:tc>
        <w:tc>
          <w:tcPr>
            <w:tcW w:w="753" w:type="pct"/>
            <w:noWrap w:val="0"/>
            <w:vAlign w:val="center"/>
          </w:tcPr>
          <w:p w14:paraId="3F4B14EC">
            <w:pPr>
              <w:pStyle w:val="30"/>
              <w:bidi w:val="0"/>
            </w:pPr>
            <w:r>
              <w:t>varchar</w:t>
            </w:r>
          </w:p>
        </w:tc>
        <w:tc>
          <w:tcPr>
            <w:tcW w:w="418" w:type="pct"/>
            <w:noWrap w:val="0"/>
            <w:vAlign w:val="center"/>
          </w:tcPr>
          <w:p w14:paraId="3B7F5757">
            <w:pPr>
              <w:pStyle w:val="30"/>
              <w:bidi w:val="0"/>
            </w:pPr>
            <w:r>
              <w:t>2</w:t>
            </w:r>
          </w:p>
        </w:tc>
        <w:tc>
          <w:tcPr>
            <w:tcW w:w="417" w:type="pct"/>
            <w:noWrap w:val="0"/>
            <w:vAlign w:val="center"/>
          </w:tcPr>
          <w:p w14:paraId="408DE05D">
            <w:pPr>
              <w:pStyle w:val="30"/>
              <w:bidi w:val="0"/>
            </w:pPr>
            <w:r>
              <w:t>否</w:t>
            </w:r>
          </w:p>
        </w:tc>
        <w:tc>
          <w:tcPr>
            <w:tcW w:w="920" w:type="pct"/>
            <w:noWrap w:val="0"/>
            <w:vAlign w:val="center"/>
          </w:tcPr>
          <w:p w14:paraId="556FA824">
            <w:pPr>
              <w:pStyle w:val="30"/>
              <w:bidi w:val="0"/>
            </w:pPr>
            <w:r>
              <w:t>01：无需确认</w:t>
            </w:r>
          </w:p>
          <w:p w14:paraId="621414BA">
            <w:pPr>
              <w:pStyle w:val="30"/>
              <w:bidi w:val="0"/>
            </w:pPr>
            <w:r>
              <w:t>02：销方录入待购方确认</w:t>
            </w:r>
          </w:p>
          <w:p w14:paraId="026BEDE0">
            <w:pPr>
              <w:pStyle w:val="30"/>
              <w:bidi w:val="0"/>
            </w:pPr>
            <w:r>
              <w:t>03：购方录入待销方确认</w:t>
            </w:r>
          </w:p>
          <w:p w14:paraId="2CACFDBF">
            <w:pPr>
              <w:pStyle w:val="30"/>
              <w:bidi w:val="0"/>
            </w:pPr>
            <w:r>
              <w:t>04：购销双方已确认</w:t>
            </w:r>
          </w:p>
          <w:p w14:paraId="11D9332A">
            <w:pPr>
              <w:pStyle w:val="30"/>
              <w:bidi w:val="0"/>
            </w:pPr>
            <w:r>
              <w:t>05：作废（销方录入购方否认）</w:t>
            </w:r>
          </w:p>
          <w:p w14:paraId="7C05A29B">
            <w:pPr>
              <w:pStyle w:val="30"/>
              <w:bidi w:val="0"/>
            </w:pPr>
            <w:r>
              <w:t>06：作废（购方录入销方否认）</w:t>
            </w:r>
          </w:p>
          <w:p w14:paraId="5E947CFE">
            <w:pPr>
              <w:pStyle w:val="30"/>
              <w:bidi w:val="0"/>
            </w:pPr>
            <w:r>
              <w:t>07：作废（超72小时未确认）</w:t>
            </w:r>
          </w:p>
          <w:p w14:paraId="5DC9636A">
            <w:pPr>
              <w:pStyle w:val="30"/>
              <w:bidi w:val="0"/>
            </w:pPr>
            <w:r>
              <w:t>08：（发起方撤销）</w:t>
            </w:r>
            <w:r>
              <w:br w:type="textWrapping"/>
            </w:r>
            <w:r>
              <w:t>09：作废（确认后撤销）</w:t>
            </w:r>
          </w:p>
          <w:p w14:paraId="5FA6579A">
            <w:pPr>
              <w:pStyle w:val="30"/>
              <w:bidi w:val="0"/>
            </w:pPr>
            <w:r>
              <w:t>10</w:t>
            </w:r>
            <w:r>
              <w:rPr>
                <w:rFonts w:hint="eastAsia"/>
                <w:lang w:eastAsia="zh-CN"/>
              </w:rPr>
              <w:t>：</w:t>
            </w:r>
            <w:r>
              <w:t>作废（异常凭证）</w:t>
            </w:r>
          </w:p>
        </w:tc>
      </w:tr>
      <w:tr w14:paraId="3A332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3F8CC0E">
            <w:pPr>
              <w:pStyle w:val="30"/>
              <w:bidi w:val="0"/>
            </w:pPr>
            <w:r>
              <w:rPr>
                <w:rFonts w:hint="default"/>
                <w:lang w:val="en-US" w:eastAsia="zh-CN"/>
              </w:rPr>
              <w:t>13</w:t>
            </w:r>
          </w:p>
        </w:tc>
        <w:tc>
          <w:tcPr>
            <w:tcW w:w="1004" w:type="pct"/>
            <w:noWrap w:val="0"/>
            <w:vAlign w:val="center"/>
          </w:tcPr>
          <w:p w14:paraId="590D9CC8">
            <w:pPr>
              <w:pStyle w:val="30"/>
              <w:bidi w:val="0"/>
            </w:pPr>
            <w:r>
              <w:t>fppzDm</w:t>
            </w:r>
          </w:p>
        </w:tc>
        <w:tc>
          <w:tcPr>
            <w:tcW w:w="1088" w:type="pct"/>
            <w:noWrap w:val="0"/>
            <w:vAlign w:val="center"/>
          </w:tcPr>
          <w:p w14:paraId="69A556FA">
            <w:pPr>
              <w:pStyle w:val="30"/>
              <w:bidi w:val="0"/>
            </w:pPr>
            <w:r>
              <w:t>发票票种代码</w:t>
            </w:r>
          </w:p>
        </w:tc>
        <w:tc>
          <w:tcPr>
            <w:tcW w:w="753" w:type="pct"/>
            <w:noWrap w:val="0"/>
            <w:vAlign w:val="center"/>
          </w:tcPr>
          <w:p w14:paraId="5FFE80C5">
            <w:pPr>
              <w:pStyle w:val="30"/>
              <w:bidi w:val="0"/>
            </w:pPr>
            <w:r>
              <w:t>varchar</w:t>
            </w:r>
          </w:p>
        </w:tc>
        <w:tc>
          <w:tcPr>
            <w:tcW w:w="418" w:type="pct"/>
            <w:noWrap w:val="0"/>
            <w:vAlign w:val="center"/>
          </w:tcPr>
          <w:p w14:paraId="5474316B">
            <w:pPr>
              <w:pStyle w:val="30"/>
              <w:bidi w:val="0"/>
            </w:pPr>
            <w:r>
              <w:t>2</w:t>
            </w:r>
          </w:p>
        </w:tc>
        <w:tc>
          <w:tcPr>
            <w:tcW w:w="417" w:type="pct"/>
            <w:noWrap w:val="0"/>
            <w:vAlign w:val="center"/>
          </w:tcPr>
          <w:p w14:paraId="65B2AD36">
            <w:pPr>
              <w:pStyle w:val="30"/>
              <w:bidi w:val="0"/>
            </w:pPr>
            <w:r>
              <w:t>否</w:t>
            </w:r>
          </w:p>
        </w:tc>
        <w:tc>
          <w:tcPr>
            <w:tcW w:w="920" w:type="pct"/>
            <w:noWrap w:val="0"/>
            <w:vAlign w:val="center"/>
          </w:tcPr>
          <w:p w14:paraId="5565F449">
            <w:pPr>
              <w:pStyle w:val="30"/>
              <w:bidi w:val="0"/>
            </w:pPr>
            <w:r>
              <w:t>01: 增值税专用发票</w:t>
            </w:r>
          </w:p>
          <w:p w14:paraId="777E58AF">
            <w:pPr>
              <w:pStyle w:val="30"/>
              <w:bidi w:val="0"/>
            </w:pPr>
            <w:r>
              <w:t>02: 普通发票</w:t>
            </w:r>
          </w:p>
          <w:p w14:paraId="151F978D">
            <w:pPr>
              <w:pStyle w:val="30"/>
              <w:bidi w:val="0"/>
            </w:pPr>
            <w:r>
              <w:t>03: 机动车统一销售发票</w:t>
            </w:r>
          </w:p>
          <w:p w14:paraId="3FF372C1">
            <w:pPr>
              <w:pStyle w:val="30"/>
              <w:bidi w:val="0"/>
            </w:pPr>
            <w:r>
              <w:t>04: 二手车统一销售发票</w:t>
            </w:r>
          </w:p>
          <w:p w14:paraId="6AE5D5E2">
            <w:pPr>
              <w:pStyle w:val="30"/>
              <w:bidi w:val="0"/>
            </w:pPr>
            <w:r>
              <w:t>05：铁路客票电子发票</w:t>
            </w:r>
          </w:p>
          <w:p w14:paraId="5C4137E9">
            <w:pPr>
              <w:pStyle w:val="30"/>
              <w:bidi w:val="0"/>
            </w:pPr>
            <w:r>
              <w:t>06：航空运输电子客票行程单</w:t>
            </w:r>
          </w:p>
        </w:tc>
      </w:tr>
      <w:tr w14:paraId="2C8AC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783EEE3">
            <w:pPr>
              <w:pStyle w:val="30"/>
              <w:bidi w:val="0"/>
            </w:pPr>
            <w:r>
              <w:rPr>
                <w:rFonts w:hint="default"/>
                <w:lang w:val="en-US" w:eastAsia="zh-CN"/>
              </w:rPr>
              <w:t>14</w:t>
            </w:r>
          </w:p>
        </w:tc>
        <w:tc>
          <w:tcPr>
            <w:tcW w:w="1004" w:type="pct"/>
            <w:noWrap w:val="0"/>
            <w:vAlign w:val="center"/>
          </w:tcPr>
          <w:p w14:paraId="75DFD31C">
            <w:pPr>
              <w:pStyle w:val="30"/>
              <w:bidi w:val="0"/>
            </w:pPr>
            <w:r>
              <w:t>pageNumber</w:t>
            </w:r>
          </w:p>
        </w:tc>
        <w:tc>
          <w:tcPr>
            <w:tcW w:w="1088" w:type="pct"/>
            <w:noWrap w:val="0"/>
            <w:vAlign w:val="center"/>
          </w:tcPr>
          <w:p w14:paraId="4C6ABD70">
            <w:pPr>
              <w:pStyle w:val="30"/>
              <w:bidi w:val="0"/>
            </w:pPr>
            <w:r>
              <w:t>页码</w:t>
            </w:r>
          </w:p>
        </w:tc>
        <w:tc>
          <w:tcPr>
            <w:tcW w:w="753" w:type="pct"/>
            <w:noWrap w:val="0"/>
            <w:vAlign w:val="center"/>
          </w:tcPr>
          <w:p w14:paraId="39DF4B8E">
            <w:pPr>
              <w:pStyle w:val="30"/>
              <w:bidi w:val="0"/>
            </w:pPr>
            <w:r>
              <w:t>number</w:t>
            </w:r>
          </w:p>
        </w:tc>
        <w:tc>
          <w:tcPr>
            <w:tcW w:w="418" w:type="pct"/>
            <w:noWrap w:val="0"/>
            <w:vAlign w:val="center"/>
          </w:tcPr>
          <w:p w14:paraId="38F0A2B0">
            <w:pPr>
              <w:pStyle w:val="30"/>
              <w:bidi w:val="0"/>
            </w:pPr>
            <w:r>
              <w:t>10</w:t>
            </w:r>
          </w:p>
        </w:tc>
        <w:tc>
          <w:tcPr>
            <w:tcW w:w="417" w:type="pct"/>
            <w:noWrap w:val="0"/>
            <w:vAlign w:val="center"/>
          </w:tcPr>
          <w:p w14:paraId="4ACB3855">
            <w:pPr>
              <w:pStyle w:val="30"/>
              <w:bidi w:val="0"/>
            </w:pPr>
            <w:r>
              <w:t>否</w:t>
            </w:r>
          </w:p>
        </w:tc>
        <w:tc>
          <w:tcPr>
            <w:tcW w:w="920" w:type="pct"/>
            <w:noWrap w:val="0"/>
            <w:vAlign w:val="center"/>
          </w:tcPr>
          <w:p w14:paraId="78D51E19">
            <w:pPr>
              <w:pStyle w:val="30"/>
              <w:bidi w:val="0"/>
            </w:pPr>
          </w:p>
        </w:tc>
      </w:tr>
      <w:tr w14:paraId="4EAF9D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EC783DF">
            <w:pPr>
              <w:pStyle w:val="30"/>
              <w:bidi w:val="0"/>
            </w:pPr>
            <w:r>
              <w:rPr>
                <w:rFonts w:hint="default"/>
                <w:lang w:val="en-US" w:eastAsia="zh-CN"/>
              </w:rPr>
              <w:t>15</w:t>
            </w:r>
          </w:p>
        </w:tc>
        <w:tc>
          <w:tcPr>
            <w:tcW w:w="1004" w:type="pct"/>
            <w:noWrap w:val="0"/>
            <w:vAlign w:val="center"/>
          </w:tcPr>
          <w:p w14:paraId="081A0F30">
            <w:pPr>
              <w:pStyle w:val="30"/>
              <w:bidi w:val="0"/>
            </w:pPr>
            <w:r>
              <w:t>pageSize</w:t>
            </w:r>
          </w:p>
        </w:tc>
        <w:tc>
          <w:tcPr>
            <w:tcW w:w="1088" w:type="pct"/>
            <w:noWrap w:val="0"/>
            <w:vAlign w:val="center"/>
          </w:tcPr>
          <w:p w14:paraId="1553C555">
            <w:pPr>
              <w:pStyle w:val="30"/>
              <w:bidi w:val="0"/>
            </w:pPr>
            <w:r>
              <w:t>每页数量</w:t>
            </w:r>
          </w:p>
        </w:tc>
        <w:tc>
          <w:tcPr>
            <w:tcW w:w="753" w:type="pct"/>
            <w:noWrap w:val="0"/>
            <w:vAlign w:val="center"/>
          </w:tcPr>
          <w:p w14:paraId="5C8ED84A">
            <w:pPr>
              <w:pStyle w:val="30"/>
              <w:bidi w:val="0"/>
            </w:pPr>
            <w:r>
              <w:t>number</w:t>
            </w:r>
          </w:p>
        </w:tc>
        <w:tc>
          <w:tcPr>
            <w:tcW w:w="418" w:type="pct"/>
            <w:noWrap w:val="0"/>
            <w:vAlign w:val="center"/>
          </w:tcPr>
          <w:p w14:paraId="4A882700">
            <w:pPr>
              <w:pStyle w:val="30"/>
              <w:bidi w:val="0"/>
            </w:pPr>
            <w:r>
              <w:t>10</w:t>
            </w:r>
          </w:p>
        </w:tc>
        <w:tc>
          <w:tcPr>
            <w:tcW w:w="417" w:type="pct"/>
            <w:noWrap w:val="0"/>
            <w:vAlign w:val="center"/>
          </w:tcPr>
          <w:p w14:paraId="542BA205">
            <w:pPr>
              <w:pStyle w:val="30"/>
              <w:bidi w:val="0"/>
            </w:pPr>
            <w:r>
              <w:t>否</w:t>
            </w:r>
          </w:p>
        </w:tc>
        <w:tc>
          <w:tcPr>
            <w:tcW w:w="920" w:type="pct"/>
            <w:noWrap w:val="0"/>
            <w:vAlign w:val="center"/>
          </w:tcPr>
          <w:p w14:paraId="7D58BED9">
            <w:pPr>
              <w:pStyle w:val="30"/>
              <w:bidi w:val="0"/>
            </w:pPr>
          </w:p>
        </w:tc>
      </w:tr>
    </w:tbl>
    <w:p w14:paraId="4C1EECA8">
      <w:pPr>
        <w:pStyle w:val="6"/>
        <w:bidi w:val="0"/>
      </w:pPr>
      <w:bookmarkStart w:id="424" w:name="_Toc24393"/>
      <w:bookmarkStart w:id="425" w:name="_Toc28263"/>
      <w:r>
        <w:t>13.4请求报文示例</w:t>
      </w:r>
      <w:bookmarkEnd w:id="424"/>
      <w:bookmarkEnd w:id="42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31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A6D37C">
            <w:pPr>
              <w:bidi w:val="0"/>
            </w:pPr>
            <w:r>
              <w:t>{</w:t>
            </w:r>
          </w:p>
          <w:p w14:paraId="49D4FB6A">
            <w:pPr>
              <w:bidi w:val="0"/>
            </w:pPr>
            <w:r>
              <w:tab/>
            </w:r>
            <w:r>
              <w:t>"yhjslx": "用户角色类型",</w:t>
            </w:r>
          </w:p>
          <w:p w14:paraId="07A7E556">
            <w:pPr>
              <w:bidi w:val="0"/>
            </w:pPr>
            <w:r>
              <w:tab/>
            </w:r>
            <w:r>
              <w:t>"xsfnsrsbh": "（销售方）统一社会信用代码/纳税人识别号/身份证件号码",</w:t>
            </w:r>
          </w:p>
          <w:p w14:paraId="33E0354E">
            <w:pPr>
              <w:bidi w:val="0"/>
            </w:pPr>
            <w:r>
              <w:tab/>
            </w:r>
            <w:r>
              <w:t>"xsfmc": "（销售方）名称",</w:t>
            </w:r>
          </w:p>
          <w:p w14:paraId="6A08752A">
            <w:pPr>
              <w:bidi w:val="0"/>
            </w:pPr>
            <w:r>
              <w:tab/>
            </w:r>
            <w:r>
              <w:t>"gmfnsrsbh": "（购买方）统一社会信用代码/纳税人识别号/身份证件号码",</w:t>
            </w:r>
          </w:p>
          <w:p w14:paraId="3FCD533E">
            <w:pPr>
              <w:bidi w:val="0"/>
            </w:pPr>
            <w:r>
              <w:tab/>
            </w:r>
            <w:r>
              <w:t>"gmfmc": "（购买方）名称",</w:t>
            </w:r>
          </w:p>
          <w:p w14:paraId="1429D13A">
            <w:pPr>
              <w:bidi w:val="0"/>
            </w:pPr>
            <w:r>
              <w:tab/>
            </w:r>
            <w:r>
              <w:t>"lrfsf": "录入方身份",</w:t>
            </w:r>
          </w:p>
          <w:p w14:paraId="0B1CAFE2">
            <w:pPr>
              <w:bidi w:val="0"/>
            </w:pPr>
            <w:r>
              <w:tab/>
            </w:r>
            <w:r>
              <w:t>"lrrqq": "录入日期起",</w:t>
            </w:r>
          </w:p>
          <w:p w14:paraId="76500BB4">
            <w:pPr>
              <w:bidi w:val="0"/>
            </w:pPr>
            <w:r>
              <w:tab/>
            </w:r>
            <w:r>
              <w:t>"lrrqz": "录入日期止",</w:t>
            </w:r>
          </w:p>
          <w:p w14:paraId="2EDEBED9">
            <w:pPr>
              <w:bidi w:val="0"/>
            </w:pPr>
            <w:r>
              <w:tab/>
            </w:r>
            <w:r>
              <w:t>"lzfpdm": "蓝字发票代码",</w:t>
            </w:r>
          </w:p>
          <w:p w14:paraId="15292A66">
            <w:pPr>
              <w:bidi w:val="0"/>
            </w:pPr>
            <w:r>
              <w:tab/>
            </w:r>
            <w:r>
              <w:t>"lzfphm": "蓝字发票号码",</w:t>
            </w:r>
          </w:p>
          <w:p w14:paraId="7501A9D6">
            <w:pPr>
              <w:bidi w:val="0"/>
            </w:pPr>
            <w:r>
              <w:tab/>
            </w:r>
            <w:r>
              <w:t>"hzfpxxqrdbh": "红字确认单编号",</w:t>
            </w:r>
          </w:p>
          <w:p w14:paraId="74AC9501">
            <w:pPr>
              <w:bidi w:val="0"/>
            </w:pPr>
            <w:r>
              <w:tab/>
            </w:r>
            <w:r>
              <w:t>"hzqrxxztDm": "红字确认信息状态代码",</w:t>
            </w:r>
          </w:p>
          <w:p w14:paraId="7EB2B855">
            <w:pPr>
              <w:bidi w:val="0"/>
            </w:pPr>
            <w:r>
              <w:tab/>
            </w:r>
            <w:r>
              <w:t>"fppzDm": "发票票种代码",</w:t>
            </w:r>
          </w:p>
          <w:p w14:paraId="218B162C">
            <w:pPr>
              <w:bidi w:val="0"/>
            </w:pPr>
            <w:r>
              <w:tab/>
            </w:r>
            <w:r>
              <w:t>"pageNumber": "页码",</w:t>
            </w:r>
          </w:p>
          <w:p w14:paraId="4257686C">
            <w:pPr>
              <w:bidi w:val="0"/>
            </w:pPr>
            <w:r>
              <w:tab/>
            </w:r>
            <w:r>
              <w:t>"pageSize": "每页数量"</w:t>
            </w:r>
          </w:p>
          <w:p w14:paraId="746C2800">
            <w:pPr>
              <w:bidi w:val="0"/>
            </w:pPr>
            <w:r>
              <w:t>}</w:t>
            </w:r>
          </w:p>
        </w:tc>
      </w:tr>
    </w:tbl>
    <w:p w14:paraId="3FF7BB2D">
      <w:pPr>
        <w:pStyle w:val="6"/>
        <w:bidi w:val="0"/>
      </w:pPr>
      <w:bookmarkStart w:id="426" w:name="_Toc26322"/>
      <w:bookmarkStart w:id="427" w:name="_Toc31060"/>
      <w:r>
        <w:t>13.5返回参数</w:t>
      </w:r>
      <w:bookmarkEnd w:id="426"/>
      <w:bookmarkEnd w:id="42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D275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1B6C8D9">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8DCF6EB">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6939029D">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AC1B6E9">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5B44266">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39445CC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410E0CC">
            <w:pPr>
              <w:pStyle w:val="29"/>
              <w:bidi w:val="0"/>
            </w:pPr>
            <w:r>
              <w:t>说明</w:t>
            </w:r>
          </w:p>
        </w:tc>
      </w:tr>
      <w:tr w14:paraId="53566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74DB7C">
            <w:pPr>
              <w:pStyle w:val="30"/>
              <w:bidi w:val="0"/>
            </w:pPr>
            <w:r>
              <w:rPr>
                <w:rFonts w:hint="default"/>
                <w:lang w:val="en-US" w:eastAsia="zh-CN"/>
              </w:rPr>
              <w:t>1</w:t>
            </w:r>
          </w:p>
        </w:tc>
        <w:tc>
          <w:tcPr>
            <w:tcW w:w="1004" w:type="pct"/>
            <w:noWrap w:val="0"/>
            <w:vAlign w:val="center"/>
          </w:tcPr>
          <w:p w14:paraId="724CCE47">
            <w:pPr>
              <w:pStyle w:val="30"/>
              <w:bidi w:val="0"/>
            </w:pPr>
            <w:r>
              <w:t>returncode</w:t>
            </w:r>
          </w:p>
        </w:tc>
        <w:tc>
          <w:tcPr>
            <w:tcW w:w="1087" w:type="pct"/>
            <w:noWrap w:val="0"/>
            <w:vAlign w:val="center"/>
          </w:tcPr>
          <w:p w14:paraId="56F792BF">
            <w:pPr>
              <w:pStyle w:val="30"/>
              <w:bidi w:val="0"/>
            </w:pPr>
            <w:r>
              <w:t>返回码</w:t>
            </w:r>
          </w:p>
        </w:tc>
        <w:tc>
          <w:tcPr>
            <w:tcW w:w="753" w:type="pct"/>
            <w:noWrap w:val="0"/>
            <w:vAlign w:val="center"/>
          </w:tcPr>
          <w:p w14:paraId="529832FC">
            <w:pPr>
              <w:pStyle w:val="30"/>
              <w:bidi w:val="0"/>
            </w:pPr>
            <w:r>
              <w:t>varchar</w:t>
            </w:r>
          </w:p>
        </w:tc>
        <w:tc>
          <w:tcPr>
            <w:tcW w:w="418" w:type="pct"/>
            <w:noWrap w:val="0"/>
            <w:vAlign w:val="center"/>
          </w:tcPr>
          <w:p w14:paraId="571E9CEE">
            <w:pPr>
              <w:pStyle w:val="30"/>
              <w:bidi w:val="0"/>
            </w:pPr>
            <w:r>
              <w:t>2</w:t>
            </w:r>
          </w:p>
        </w:tc>
        <w:tc>
          <w:tcPr>
            <w:tcW w:w="417" w:type="pct"/>
            <w:noWrap w:val="0"/>
            <w:vAlign w:val="center"/>
          </w:tcPr>
          <w:p w14:paraId="57E395D4">
            <w:pPr>
              <w:pStyle w:val="30"/>
              <w:bidi w:val="0"/>
            </w:pPr>
            <w:r>
              <w:t>是</w:t>
            </w:r>
          </w:p>
        </w:tc>
        <w:tc>
          <w:tcPr>
            <w:tcW w:w="920" w:type="pct"/>
            <w:noWrap w:val="0"/>
            <w:vAlign w:val="center"/>
          </w:tcPr>
          <w:p w14:paraId="24265E16">
            <w:pPr>
              <w:pStyle w:val="30"/>
              <w:bidi w:val="0"/>
            </w:pPr>
            <w:r>
              <w:t>00：成功</w:t>
            </w:r>
          </w:p>
          <w:p w14:paraId="4E9BB9BF">
            <w:pPr>
              <w:pStyle w:val="30"/>
              <w:bidi w:val="0"/>
            </w:pPr>
            <w:r>
              <w:t>其它：失败</w:t>
            </w:r>
          </w:p>
        </w:tc>
      </w:tr>
      <w:tr w14:paraId="45003C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8C4C12">
            <w:pPr>
              <w:pStyle w:val="30"/>
              <w:bidi w:val="0"/>
            </w:pPr>
            <w:r>
              <w:rPr>
                <w:rFonts w:hint="default"/>
                <w:lang w:val="en-US" w:eastAsia="zh-CN"/>
              </w:rPr>
              <w:t>2</w:t>
            </w:r>
          </w:p>
        </w:tc>
        <w:tc>
          <w:tcPr>
            <w:tcW w:w="1004" w:type="pct"/>
            <w:noWrap w:val="0"/>
            <w:vAlign w:val="center"/>
          </w:tcPr>
          <w:p w14:paraId="05EFA95D">
            <w:pPr>
              <w:pStyle w:val="30"/>
              <w:bidi w:val="0"/>
            </w:pPr>
            <w:r>
              <w:t>returnmsg</w:t>
            </w:r>
          </w:p>
        </w:tc>
        <w:tc>
          <w:tcPr>
            <w:tcW w:w="1087" w:type="pct"/>
            <w:noWrap w:val="0"/>
            <w:vAlign w:val="center"/>
          </w:tcPr>
          <w:p w14:paraId="6910F786">
            <w:pPr>
              <w:pStyle w:val="30"/>
              <w:bidi w:val="0"/>
            </w:pPr>
            <w:r>
              <w:t>返回信息</w:t>
            </w:r>
          </w:p>
        </w:tc>
        <w:tc>
          <w:tcPr>
            <w:tcW w:w="753" w:type="pct"/>
            <w:noWrap w:val="0"/>
            <w:vAlign w:val="center"/>
          </w:tcPr>
          <w:p w14:paraId="2DD799E4">
            <w:pPr>
              <w:pStyle w:val="30"/>
              <w:bidi w:val="0"/>
            </w:pPr>
            <w:r>
              <w:t>varchar</w:t>
            </w:r>
          </w:p>
        </w:tc>
        <w:tc>
          <w:tcPr>
            <w:tcW w:w="418" w:type="pct"/>
            <w:noWrap w:val="0"/>
            <w:vAlign w:val="center"/>
          </w:tcPr>
          <w:p w14:paraId="2EBF6DAB">
            <w:pPr>
              <w:pStyle w:val="30"/>
              <w:bidi w:val="0"/>
            </w:pPr>
            <w:r>
              <w:t>2000</w:t>
            </w:r>
          </w:p>
        </w:tc>
        <w:tc>
          <w:tcPr>
            <w:tcW w:w="417" w:type="pct"/>
            <w:noWrap w:val="0"/>
            <w:vAlign w:val="center"/>
          </w:tcPr>
          <w:p w14:paraId="21A0E0CC">
            <w:pPr>
              <w:pStyle w:val="30"/>
              <w:bidi w:val="0"/>
            </w:pPr>
            <w:r>
              <w:t>否</w:t>
            </w:r>
          </w:p>
        </w:tc>
        <w:tc>
          <w:tcPr>
            <w:tcW w:w="920" w:type="pct"/>
            <w:noWrap w:val="0"/>
            <w:vAlign w:val="center"/>
          </w:tcPr>
          <w:p w14:paraId="30205093">
            <w:pPr>
              <w:pStyle w:val="30"/>
              <w:bidi w:val="0"/>
            </w:pPr>
            <w:r>
              <w:t>错误信息说明</w:t>
            </w:r>
          </w:p>
        </w:tc>
      </w:tr>
      <w:tr w14:paraId="650C43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FC0375">
            <w:pPr>
              <w:pStyle w:val="30"/>
              <w:bidi w:val="0"/>
            </w:pPr>
            <w:r>
              <w:rPr>
                <w:rFonts w:hint="default"/>
                <w:lang w:val="en-US" w:eastAsia="zh-CN"/>
              </w:rPr>
              <w:t>3</w:t>
            </w:r>
          </w:p>
        </w:tc>
        <w:tc>
          <w:tcPr>
            <w:tcW w:w="1004" w:type="pct"/>
            <w:noWrap w:val="0"/>
            <w:vAlign w:val="center"/>
          </w:tcPr>
          <w:p w14:paraId="221E20D9">
            <w:pPr>
              <w:pStyle w:val="30"/>
              <w:bidi w:val="0"/>
            </w:pPr>
            <w:r>
              <w:t>total</w:t>
            </w:r>
          </w:p>
        </w:tc>
        <w:tc>
          <w:tcPr>
            <w:tcW w:w="1087" w:type="pct"/>
            <w:noWrap w:val="0"/>
            <w:vAlign w:val="center"/>
          </w:tcPr>
          <w:p w14:paraId="186C6B29">
            <w:pPr>
              <w:pStyle w:val="30"/>
              <w:bidi w:val="0"/>
            </w:pPr>
            <w:r>
              <w:t>总数量</w:t>
            </w:r>
          </w:p>
        </w:tc>
        <w:tc>
          <w:tcPr>
            <w:tcW w:w="753" w:type="pct"/>
            <w:noWrap w:val="0"/>
            <w:vAlign w:val="center"/>
          </w:tcPr>
          <w:p w14:paraId="4F79351C">
            <w:pPr>
              <w:pStyle w:val="30"/>
              <w:bidi w:val="0"/>
            </w:pPr>
            <w:r>
              <w:t>varchar</w:t>
            </w:r>
          </w:p>
        </w:tc>
        <w:tc>
          <w:tcPr>
            <w:tcW w:w="418" w:type="pct"/>
            <w:noWrap w:val="0"/>
            <w:vAlign w:val="center"/>
          </w:tcPr>
          <w:p w14:paraId="45AE6C64">
            <w:pPr>
              <w:pStyle w:val="30"/>
              <w:bidi w:val="0"/>
            </w:pPr>
            <w:r>
              <w:t>10</w:t>
            </w:r>
          </w:p>
        </w:tc>
        <w:tc>
          <w:tcPr>
            <w:tcW w:w="417" w:type="pct"/>
            <w:noWrap w:val="0"/>
            <w:vAlign w:val="center"/>
          </w:tcPr>
          <w:p w14:paraId="53A84E2E">
            <w:pPr>
              <w:pStyle w:val="30"/>
              <w:bidi w:val="0"/>
            </w:pPr>
            <w:r>
              <w:t>是</w:t>
            </w:r>
          </w:p>
        </w:tc>
        <w:tc>
          <w:tcPr>
            <w:tcW w:w="920" w:type="pct"/>
            <w:noWrap w:val="0"/>
            <w:vAlign w:val="center"/>
          </w:tcPr>
          <w:p w14:paraId="695B35C5">
            <w:pPr>
              <w:pStyle w:val="30"/>
              <w:bidi w:val="0"/>
            </w:pPr>
          </w:p>
        </w:tc>
      </w:tr>
      <w:tr w14:paraId="1B551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59F7B0">
            <w:pPr>
              <w:pStyle w:val="30"/>
              <w:bidi w:val="0"/>
            </w:pPr>
            <w:r>
              <w:rPr>
                <w:rFonts w:hint="default"/>
                <w:lang w:val="en-US" w:eastAsia="zh-CN"/>
              </w:rPr>
              <w:t>4</w:t>
            </w:r>
          </w:p>
        </w:tc>
        <w:tc>
          <w:tcPr>
            <w:tcW w:w="1004" w:type="pct"/>
            <w:noWrap w:val="0"/>
            <w:vAlign w:val="center"/>
          </w:tcPr>
          <w:p w14:paraId="35DA1987">
            <w:pPr>
              <w:pStyle w:val="30"/>
              <w:bidi w:val="0"/>
            </w:pPr>
            <w:r>
              <w:t>uuid</w:t>
            </w:r>
          </w:p>
        </w:tc>
        <w:tc>
          <w:tcPr>
            <w:tcW w:w="1087" w:type="pct"/>
            <w:noWrap w:val="0"/>
            <w:vAlign w:val="center"/>
          </w:tcPr>
          <w:p w14:paraId="41154F07">
            <w:pPr>
              <w:pStyle w:val="30"/>
              <w:bidi w:val="0"/>
            </w:pPr>
            <w:r>
              <w:t>红字确认单UUID</w:t>
            </w:r>
          </w:p>
        </w:tc>
        <w:tc>
          <w:tcPr>
            <w:tcW w:w="753" w:type="pct"/>
            <w:noWrap w:val="0"/>
            <w:vAlign w:val="center"/>
          </w:tcPr>
          <w:p w14:paraId="3C46492F">
            <w:pPr>
              <w:pStyle w:val="30"/>
              <w:bidi w:val="0"/>
            </w:pPr>
            <w:r>
              <w:t>varchar</w:t>
            </w:r>
          </w:p>
        </w:tc>
        <w:tc>
          <w:tcPr>
            <w:tcW w:w="418" w:type="pct"/>
            <w:noWrap w:val="0"/>
            <w:vAlign w:val="center"/>
          </w:tcPr>
          <w:p w14:paraId="0447E372">
            <w:pPr>
              <w:pStyle w:val="30"/>
              <w:bidi w:val="0"/>
            </w:pPr>
            <w:r>
              <w:t>32</w:t>
            </w:r>
          </w:p>
        </w:tc>
        <w:tc>
          <w:tcPr>
            <w:tcW w:w="417" w:type="pct"/>
            <w:noWrap w:val="0"/>
            <w:vAlign w:val="center"/>
          </w:tcPr>
          <w:p w14:paraId="6E7D6BE8">
            <w:pPr>
              <w:pStyle w:val="30"/>
              <w:bidi w:val="0"/>
            </w:pPr>
            <w:r>
              <w:t>是</w:t>
            </w:r>
          </w:p>
        </w:tc>
        <w:tc>
          <w:tcPr>
            <w:tcW w:w="920" w:type="pct"/>
            <w:noWrap w:val="0"/>
            <w:vAlign w:val="center"/>
          </w:tcPr>
          <w:p w14:paraId="762BEBD8">
            <w:pPr>
              <w:pStyle w:val="30"/>
              <w:bidi w:val="0"/>
            </w:pPr>
          </w:p>
        </w:tc>
      </w:tr>
      <w:tr w14:paraId="078DE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E1E85C">
            <w:pPr>
              <w:pStyle w:val="30"/>
              <w:bidi w:val="0"/>
            </w:pPr>
            <w:r>
              <w:rPr>
                <w:rFonts w:hint="default"/>
                <w:lang w:val="en-US" w:eastAsia="zh-CN"/>
              </w:rPr>
              <w:t>5</w:t>
            </w:r>
          </w:p>
        </w:tc>
        <w:tc>
          <w:tcPr>
            <w:tcW w:w="1004" w:type="pct"/>
            <w:noWrap w:val="0"/>
            <w:vAlign w:val="center"/>
          </w:tcPr>
          <w:p w14:paraId="3B1CFA86">
            <w:pPr>
              <w:pStyle w:val="30"/>
              <w:bidi w:val="0"/>
            </w:pPr>
            <w:r>
              <w:t>hzfpxxqrdbh</w:t>
            </w:r>
          </w:p>
        </w:tc>
        <w:tc>
          <w:tcPr>
            <w:tcW w:w="1087" w:type="pct"/>
            <w:noWrap w:val="0"/>
            <w:vAlign w:val="center"/>
          </w:tcPr>
          <w:p w14:paraId="4D5FAE31">
            <w:pPr>
              <w:pStyle w:val="30"/>
              <w:bidi w:val="0"/>
            </w:pPr>
            <w:r>
              <w:t>红字发票信息确认单编号</w:t>
            </w:r>
          </w:p>
        </w:tc>
        <w:tc>
          <w:tcPr>
            <w:tcW w:w="753" w:type="pct"/>
            <w:noWrap w:val="0"/>
            <w:vAlign w:val="center"/>
          </w:tcPr>
          <w:p w14:paraId="7A1335FD">
            <w:pPr>
              <w:pStyle w:val="30"/>
              <w:bidi w:val="0"/>
            </w:pPr>
            <w:r>
              <w:t>varchar</w:t>
            </w:r>
          </w:p>
        </w:tc>
        <w:tc>
          <w:tcPr>
            <w:tcW w:w="418" w:type="pct"/>
            <w:noWrap w:val="0"/>
            <w:vAlign w:val="center"/>
          </w:tcPr>
          <w:p w14:paraId="09782820">
            <w:pPr>
              <w:pStyle w:val="30"/>
              <w:bidi w:val="0"/>
            </w:pPr>
            <w:r>
              <w:t>20</w:t>
            </w:r>
          </w:p>
        </w:tc>
        <w:tc>
          <w:tcPr>
            <w:tcW w:w="417" w:type="pct"/>
            <w:noWrap w:val="0"/>
            <w:vAlign w:val="center"/>
          </w:tcPr>
          <w:p w14:paraId="38782166">
            <w:pPr>
              <w:pStyle w:val="30"/>
              <w:bidi w:val="0"/>
            </w:pPr>
            <w:r>
              <w:t>是</w:t>
            </w:r>
          </w:p>
        </w:tc>
        <w:tc>
          <w:tcPr>
            <w:tcW w:w="920" w:type="pct"/>
            <w:noWrap w:val="0"/>
            <w:vAlign w:val="center"/>
          </w:tcPr>
          <w:p w14:paraId="70973C0C">
            <w:pPr>
              <w:pStyle w:val="30"/>
              <w:bidi w:val="0"/>
            </w:pPr>
          </w:p>
        </w:tc>
      </w:tr>
      <w:tr w14:paraId="78270A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76335F">
            <w:pPr>
              <w:pStyle w:val="30"/>
              <w:bidi w:val="0"/>
            </w:pPr>
            <w:r>
              <w:rPr>
                <w:rFonts w:hint="default"/>
                <w:lang w:val="en-US" w:eastAsia="zh-CN"/>
              </w:rPr>
              <w:t>6</w:t>
            </w:r>
          </w:p>
        </w:tc>
        <w:tc>
          <w:tcPr>
            <w:tcW w:w="1004" w:type="pct"/>
            <w:noWrap w:val="0"/>
            <w:vAlign w:val="center"/>
          </w:tcPr>
          <w:p w14:paraId="6D923718">
            <w:pPr>
              <w:pStyle w:val="30"/>
              <w:bidi w:val="0"/>
            </w:pPr>
            <w:r>
              <w:t>lrfsf</w:t>
            </w:r>
          </w:p>
        </w:tc>
        <w:tc>
          <w:tcPr>
            <w:tcW w:w="1087" w:type="pct"/>
            <w:noWrap w:val="0"/>
            <w:vAlign w:val="center"/>
          </w:tcPr>
          <w:p w14:paraId="1B3E2222">
            <w:pPr>
              <w:pStyle w:val="30"/>
              <w:bidi w:val="0"/>
            </w:pPr>
            <w:r>
              <w:t>录入方身份</w:t>
            </w:r>
          </w:p>
        </w:tc>
        <w:tc>
          <w:tcPr>
            <w:tcW w:w="753" w:type="pct"/>
            <w:noWrap w:val="0"/>
            <w:vAlign w:val="center"/>
          </w:tcPr>
          <w:p w14:paraId="0973814B">
            <w:pPr>
              <w:pStyle w:val="30"/>
              <w:bidi w:val="0"/>
            </w:pPr>
            <w:r>
              <w:t>varchar</w:t>
            </w:r>
          </w:p>
        </w:tc>
        <w:tc>
          <w:tcPr>
            <w:tcW w:w="418" w:type="pct"/>
            <w:noWrap w:val="0"/>
            <w:vAlign w:val="center"/>
          </w:tcPr>
          <w:p w14:paraId="053A58E1">
            <w:pPr>
              <w:pStyle w:val="30"/>
              <w:bidi w:val="0"/>
            </w:pPr>
            <w:r>
              <w:t>2</w:t>
            </w:r>
          </w:p>
        </w:tc>
        <w:tc>
          <w:tcPr>
            <w:tcW w:w="417" w:type="pct"/>
            <w:noWrap w:val="0"/>
            <w:vAlign w:val="center"/>
          </w:tcPr>
          <w:p w14:paraId="72051693">
            <w:pPr>
              <w:pStyle w:val="30"/>
              <w:bidi w:val="0"/>
            </w:pPr>
            <w:r>
              <w:t>是</w:t>
            </w:r>
          </w:p>
        </w:tc>
        <w:tc>
          <w:tcPr>
            <w:tcW w:w="920" w:type="pct"/>
            <w:noWrap w:val="0"/>
            <w:vAlign w:val="center"/>
          </w:tcPr>
          <w:p w14:paraId="0B796082">
            <w:pPr>
              <w:pStyle w:val="30"/>
              <w:bidi w:val="0"/>
            </w:pPr>
            <w:r>
              <w:t>0：销方 1：购方</w:t>
            </w:r>
          </w:p>
        </w:tc>
      </w:tr>
      <w:tr w14:paraId="777DC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A942F">
            <w:pPr>
              <w:pStyle w:val="30"/>
              <w:bidi w:val="0"/>
            </w:pPr>
            <w:r>
              <w:rPr>
                <w:rFonts w:hint="default"/>
                <w:lang w:val="en-US" w:eastAsia="zh-CN"/>
              </w:rPr>
              <w:t>7</w:t>
            </w:r>
          </w:p>
        </w:tc>
        <w:tc>
          <w:tcPr>
            <w:tcW w:w="1004" w:type="pct"/>
            <w:noWrap w:val="0"/>
            <w:vAlign w:val="center"/>
          </w:tcPr>
          <w:p w14:paraId="296F89E9">
            <w:pPr>
              <w:pStyle w:val="30"/>
              <w:bidi w:val="0"/>
            </w:pPr>
            <w:r>
              <w:t>xsfnsrsbh</w:t>
            </w:r>
          </w:p>
        </w:tc>
        <w:tc>
          <w:tcPr>
            <w:tcW w:w="1087" w:type="pct"/>
            <w:noWrap w:val="0"/>
            <w:vAlign w:val="center"/>
          </w:tcPr>
          <w:p w14:paraId="71E3D2A9">
            <w:pPr>
              <w:pStyle w:val="30"/>
              <w:bidi w:val="0"/>
            </w:pPr>
            <w:r>
              <w:t>（销售方）统一社会信用代码/纳税人识别号/身份证件号码</w:t>
            </w:r>
          </w:p>
        </w:tc>
        <w:tc>
          <w:tcPr>
            <w:tcW w:w="753" w:type="pct"/>
            <w:noWrap w:val="0"/>
            <w:vAlign w:val="center"/>
          </w:tcPr>
          <w:p w14:paraId="441E9F35">
            <w:pPr>
              <w:pStyle w:val="30"/>
              <w:bidi w:val="0"/>
            </w:pPr>
            <w:r>
              <w:t>varchar</w:t>
            </w:r>
          </w:p>
        </w:tc>
        <w:tc>
          <w:tcPr>
            <w:tcW w:w="418" w:type="pct"/>
            <w:noWrap w:val="0"/>
            <w:vAlign w:val="center"/>
          </w:tcPr>
          <w:p w14:paraId="2D7DD8A8">
            <w:pPr>
              <w:pStyle w:val="30"/>
              <w:bidi w:val="0"/>
            </w:pPr>
            <w:r>
              <w:t>20</w:t>
            </w:r>
          </w:p>
        </w:tc>
        <w:tc>
          <w:tcPr>
            <w:tcW w:w="417" w:type="pct"/>
            <w:noWrap w:val="0"/>
            <w:vAlign w:val="center"/>
          </w:tcPr>
          <w:p w14:paraId="0B2EE046">
            <w:pPr>
              <w:pStyle w:val="30"/>
              <w:bidi w:val="0"/>
            </w:pPr>
            <w:r>
              <w:t>否</w:t>
            </w:r>
          </w:p>
        </w:tc>
        <w:tc>
          <w:tcPr>
            <w:tcW w:w="920" w:type="pct"/>
            <w:noWrap w:val="0"/>
            <w:vAlign w:val="center"/>
          </w:tcPr>
          <w:p w14:paraId="4BBEBD5D">
            <w:pPr>
              <w:pStyle w:val="30"/>
              <w:bidi w:val="0"/>
            </w:pPr>
          </w:p>
        </w:tc>
      </w:tr>
      <w:tr w14:paraId="13407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34ED21">
            <w:pPr>
              <w:pStyle w:val="30"/>
              <w:bidi w:val="0"/>
            </w:pPr>
            <w:r>
              <w:rPr>
                <w:rFonts w:hint="default"/>
                <w:lang w:val="en-US" w:eastAsia="zh-CN"/>
              </w:rPr>
              <w:t>8</w:t>
            </w:r>
          </w:p>
        </w:tc>
        <w:tc>
          <w:tcPr>
            <w:tcW w:w="1004" w:type="pct"/>
            <w:noWrap w:val="0"/>
            <w:vAlign w:val="center"/>
          </w:tcPr>
          <w:p w14:paraId="2BFC9517">
            <w:pPr>
              <w:pStyle w:val="30"/>
              <w:bidi w:val="0"/>
            </w:pPr>
            <w:r>
              <w:t>xsfmc</w:t>
            </w:r>
          </w:p>
        </w:tc>
        <w:tc>
          <w:tcPr>
            <w:tcW w:w="1087" w:type="pct"/>
            <w:noWrap w:val="0"/>
            <w:vAlign w:val="center"/>
          </w:tcPr>
          <w:p w14:paraId="7D6F7404">
            <w:pPr>
              <w:pStyle w:val="30"/>
              <w:bidi w:val="0"/>
            </w:pPr>
            <w:r>
              <w:t>（销售方）名称</w:t>
            </w:r>
          </w:p>
        </w:tc>
        <w:tc>
          <w:tcPr>
            <w:tcW w:w="753" w:type="pct"/>
            <w:noWrap w:val="0"/>
            <w:vAlign w:val="center"/>
          </w:tcPr>
          <w:p w14:paraId="7DC8CD90">
            <w:pPr>
              <w:pStyle w:val="30"/>
              <w:bidi w:val="0"/>
            </w:pPr>
            <w:r>
              <w:t>varchar</w:t>
            </w:r>
          </w:p>
        </w:tc>
        <w:tc>
          <w:tcPr>
            <w:tcW w:w="418" w:type="pct"/>
            <w:noWrap w:val="0"/>
            <w:vAlign w:val="center"/>
          </w:tcPr>
          <w:p w14:paraId="4942525A">
            <w:pPr>
              <w:pStyle w:val="30"/>
              <w:bidi w:val="0"/>
            </w:pPr>
            <w:r>
              <w:t>300</w:t>
            </w:r>
          </w:p>
        </w:tc>
        <w:tc>
          <w:tcPr>
            <w:tcW w:w="417" w:type="pct"/>
            <w:noWrap w:val="0"/>
            <w:vAlign w:val="center"/>
          </w:tcPr>
          <w:p w14:paraId="4B26961A">
            <w:pPr>
              <w:pStyle w:val="30"/>
              <w:bidi w:val="0"/>
            </w:pPr>
            <w:r>
              <w:t>是</w:t>
            </w:r>
          </w:p>
        </w:tc>
        <w:tc>
          <w:tcPr>
            <w:tcW w:w="920" w:type="pct"/>
            <w:noWrap w:val="0"/>
            <w:vAlign w:val="center"/>
          </w:tcPr>
          <w:p w14:paraId="30C39BEE">
            <w:pPr>
              <w:pStyle w:val="30"/>
              <w:bidi w:val="0"/>
            </w:pPr>
          </w:p>
        </w:tc>
      </w:tr>
      <w:tr w14:paraId="45D741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5312B4C3">
            <w:pPr>
              <w:pStyle w:val="30"/>
              <w:bidi w:val="0"/>
            </w:pPr>
            <w:r>
              <w:rPr>
                <w:rFonts w:hint="default"/>
                <w:lang w:val="en-US" w:eastAsia="zh-CN"/>
              </w:rPr>
              <w:t>9</w:t>
            </w:r>
          </w:p>
        </w:tc>
        <w:tc>
          <w:tcPr>
            <w:tcW w:w="1004" w:type="pct"/>
            <w:noWrap w:val="0"/>
            <w:vAlign w:val="center"/>
          </w:tcPr>
          <w:p w14:paraId="6388ECB5">
            <w:pPr>
              <w:pStyle w:val="30"/>
              <w:bidi w:val="0"/>
            </w:pPr>
            <w:r>
              <w:t>gmfnsrsbh</w:t>
            </w:r>
          </w:p>
        </w:tc>
        <w:tc>
          <w:tcPr>
            <w:tcW w:w="1087" w:type="pct"/>
            <w:noWrap w:val="0"/>
            <w:vAlign w:val="center"/>
          </w:tcPr>
          <w:p w14:paraId="003F1CD1">
            <w:pPr>
              <w:pStyle w:val="30"/>
              <w:bidi w:val="0"/>
            </w:pPr>
            <w:r>
              <w:t>（购买方）统一社会信用代码/纳税人识别号/身份证件号码</w:t>
            </w:r>
          </w:p>
        </w:tc>
        <w:tc>
          <w:tcPr>
            <w:tcW w:w="753" w:type="pct"/>
            <w:noWrap w:val="0"/>
            <w:vAlign w:val="center"/>
          </w:tcPr>
          <w:p w14:paraId="5527BE2F">
            <w:pPr>
              <w:pStyle w:val="30"/>
              <w:bidi w:val="0"/>
            </w:pPr>
            <w:r>
              <w:t>varchar</w:t>
            </w:r>
          </w:p>
        </w:tc>
        <w:tc>
          <w:tcPr>
            <w:tcW w:w="418" w:type="pct"/>
            <w:noWrap w:val="0"/>
            <w:vAlign w:val="center"/>
          </w:tcPr>
          <w:p w14:paraId="20B19294">
            <w:pPr>
              <w:pStyle w:val="30"/>
              <w:bidi w:val="0"/>
            </w:pPr>
            <w:r>
              <w:t>20</w:t>
            </w:r>
          </w:p>
        </w:tc>
        <w:tc>
          <w:tcPr>
            <w:tcW w:w="417" w:type="pct"/>
            <w:noWrap w:val="0"/>
            <w:vAlign w:val="center"/>
          </w:tcPr>
          <w:p w14:paraId="733D6390">
            <w:pPr>
              <w:pStyle w:val="30"/>
              <w:bidi w:val="0"/>
            </w:pPr>
            <w:r>
              <w:t>是</w:t>
            </w:r>
          </w:p>
        </w:tc>
        <w:tc>
          <w:tcPr>
            <w:tcW w:w="920" w:type="pct"/>
            <w:noWrap w:val="0"/>
            <w:vAlign w:val="center"/>
          </w:tcPr>
          <w:p w14:paraId="6AC14EC6">
            <w:pPr>
              <w:pStyle w:val="30"/>
              <w:bidi w:val="0"/>
            </w:pPr>
          </w:p>
        </w:tc>
      </w:tr>
      <w:tr w14:paraId="754885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E560D5">
            <w:pPr>
              <w:pStyle w:val="30"/>
              <w:bidi w:val="0"/>
            </w:pPr>
            <w:r>
              <w:rPr>
                <w:rFonts w:hint="default"/>
                <w:lang w:val="en-US" w:eastAsia="zh-CN"/>
              </w:rPr>
              <w:t>10</w:t>
            </w:r>
          </w:p>
        </w:tc>
        <w:tc>
          <w:tcPr>
            <w:tcW w:w="1004" w:type="pct"/>
            <w:noWrap w:val="0"/>
            <w:vAlign w:val="center"/>
          </w:tcPr>
          <w:p w14:paraId="25510F0F">
            <w:pPr>
              <w:pStyle w:val="30"/>
              <w:bidi w:val="0"/>
            </w:pPr>
            <w:r>
              <w:t>gmfmc</w:t>
            </w:r>
          </w:p>
        </w:tc>
        <w:tc>
          <w:tcPr>
            <w:tcW w:w="1087" w:type="pct"/>
            <w:noWrap w:val="0"/>
            <w:vAlign w:val="center"/>
          </w:tcPr>
          <w:p w14:paraId="4967B96D">
            <w:pPr>
              <w:pStyle w:val="30"/>
              <w:bidi w:val="0"/>
            </w:pPr>
            <w:r>
              <w:t>（购买方）名称</w:t>
            </w:r>
          </w:p>
        </w:tc>
        <w:tc>
          <w:tcPr>
            <w:tcW w:w="753" w:type="pct"/>
            <w:noWrap w:val="0"/>
            <w:vAlign w:val="center"/>
          </w:tcPr>
          <w:p w14:paraId="4AB57E42">
            <w:pPr>
              <w:pStyle w:val="30"/>
              <w:bidi w:val="0"/>
            </w:pPr>
            <w:r>
              <w:t>varchar</w:t>
            </w:r>
          </w:p>
        </w:tc>
        <w:tc>
          <w:tcPr>
            <w:tcW w:w="418" w:type="pct"/>
            <w:noWrap w:val="0"/>
            <w:vAlign w:val="center"/>
          </w:tcPr>
          <w:p w14:paraId="23DBE818">
            <w:pPr>
              <w:pStyle w:val="30"/>
              <w:bidi w:val="0"/>
            </w:pPr>
            <w:r>
              <w:t>300</w:t>
            </w:r>
          </w:p>
        </w:tc>
        <w:tc>
          <w:tcPr>
            <w:tcW w:w="417" w:type="pct"/>
            <w:noWrap w:val="0"/>
            <w:vAlign w:val="center"/>
          </w:tcPr>
          <w:p w14:paraId="572483D9">
            <w:pPr>
              <w:pStyle w:val="30"/>
              <w:bidi w:val="0"/>
            </w:pPr>
            <w:r>
              <w:t>是</w:t>
            </w:r>
          </w:p>
        </w:tc>
        <w:tc>
          <w:tcPr>
            <w:tcW w:w="920" w:type="pct"/>
            <w:noWrap w:val="0"/>
            <w:vAlign w:val="center"/>
          </w:tcPr>
          <w:p w14:paraId="5A2E15C2">
            <w:pPr>
              <w:pStyle w:val="30"/>
              <w:bidi w:val="0"/>
            </w:pPr>
          </w:p>
        </w:tc>
      </w:tr>
      <w:tr w14:paraId="02FAA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BF4E2">
            <w:pPr>
              <w:pStyle w:val="30"/>
              <w:bidi w:val="0"/>
            </w:pPr>
            <w:r>
              <w:rPr>
                <w:rFonts w:hint="default"/>
                <w:lang w:val="en-US" w:eastAsia="zh-CN"/>
              </w:rPr>
              <w:t>11</w:t>
            </w:r>
          </w:p>
        </w:tc>
        <w:tc>
          <w:tcPr>
            <w:tcW w:w="1004" w:type="pct"/>
            <w:noWrap w:val="0"/>
            <w:vAlign w:val="center"/>
          </w:tcPr>
          <w:p w14:paraId="060311CE">
            <w:pPr>
              <w:pStyle w:val="30"/>
              <w:bidi w:val="0"/>
            </w:pPr>
            <w:r>
              <w:t>lzfpdm</w:t>
            </w:r>
          </w:p>
        </w:tc>
        <w:tc>
          <w:tcPr>
            <w:tcW w:w="1087" w:type="pct"/>
            <w:noWrap w:val="0"/>
            <w:vAlign w:val="center"/>
          </w:tcPr>
          <w:p w14:paraId="53551A48">
            <w:pPr>
              <w:pStyle w:val="30"/>
              <w:bidi w:val="0"/>
            </w:pPr>
            <w:r>
              <w:t>蓝字发票代码</w:t>
            </w:r>
          </w:p>
        </w:tc>
        <w:tc>
          <w:tcPr>
            <w:tcW w:w="753" w:type="pct"/>
            <w:noWrap w:val="0"/>
            <w:vAlign w:val="center"/>
          </w:tcPr>
          <w:p w14:paraId="25662766">
            <w:pPr>
              <w:pStyle w:val="30"/>
              <w:bidi w:val="0"/>
            </w:pPr>
            <w:r>
              <w:t>varchar</w:t>
            </w:r>
          </w:p>
        </w:tc>
        <w:tc>
          <w:tcPr>
            <w:tcW w:w="418" w:type="pct"/>
            <w:noWrap w:val="0"/>
            <w:vAlign w:val="center"/>
          </w:tcPr>
          <w:p w14:paraId="250D676D">
            <w:pPr>
              <w:pStyle w:val="30"/>
              <w:bidi w:val="0"/>
            </w:pPr>
            <w:r>
              <w:t>12</w:t>
            </w:r>
          </w:p>
        </w:tc>
        <w:tc>
          <w:tcPr>
            <w:tcW w:w="417" w:type="pct"/>
            <w:noWrap w:val="0"/>
            <w:vAlign w:val="center"/>
          </w:tcPr>
          <w:p w14:paraId="065C5575">
            <w:pPr>
              <w:pStyle w:val="30"/>
              <w:bidi w:val="0"/>
            </w:pPr>
            <w:r>
              <w:t>否</w:t>
            </w:r>
          </w:p>
        </w:tc>
        <w:tc>
          <w:tcPr>
            <w:tcW w:w="920" w:type="pct"/>
            <w:noWrap w:val="0"/>
            <w:vAlign w:val="center"/>
          </w:tcPr>
          <w:p w14:paraId="6C9BDF27">
            <w:pPr>
              <w:pStyle w:val="30"/>
              <w:bidi w:val="0"/>
            </w:pPr>
          </w:p>
        </w:tc>
      </w:tr>
      <w:tr w14:paraId="37AEF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FCF32">
            <w:pPr>
              <w:pStyle w:val="30"/>
              <w:bidi w:val="0"/>
            </w:pPr>
            <w:r>
              <w:rPr>
                <w:rFonts w:hint="default"/>
                <w:lang w:val="en-US" w:eastAsia="zh-CN"/>
              </w:rPr>
              <w:t>12</w:t>
            </w:r>
          </w:p>
        </w:tc>
        <w:tc>
          <w:tcPr>
            <w:tcW w:w="1004" w:type="pct"/>
            <w:noWrap w:val="0"/>
            <w:vAlign w:val="center"/>
          </w:tcPr>
          <w:p w14:paraId="60B81A17">
            <w:pPr>
              <w:pStyle w:val="30"/>
              <w:bidi w:val="0"/>
            </w:pPr>
            <w:r>
              <w:t>lzfphm</w:t>
            </w:r>
          </w:p>
        </w:tc>
        <w:tc>
          <w:tcPr>
            <w:tcW w:w="1087" w:type="pct"/>
            <w:noWrap w:val="0"/>
            <w:vAlign w:val="center"/>
          </w:tcPr>
          <w:p w14:paraId="1C29BA66">
            <w:pPr>
              <w:pStyle w:val="30"/>
              <w:bidi w:val="0"/>
            </w:pPr>
            <w:r>
              <w:t>蓝字发票号码</w:t>
            </w:r>
          </w:p>
        </w:tc>
        <w:tc>
          <w:tcPr>
            <w:tcW w:w="753" w:type="pct"/>
            <w:noWrap w:val="0"/>
            <w:vAlign w:val="center"/>
          </w:tcPr>
          <w:p w14:paraId="2E99FE52">
            <w:pPr>
              <w:pStyle w:val="30"/>
              <w:bidi w:val="0"/>
            </w:pPr>
            <w:r>
              <w:t>varchar</w:t>
            </w:r>
          </w:p>
        </w:tc>
        <w:tc>
          <w:tcPr>
            <w:tcW w:w="418" w:type="pct"/>
            <w:noWrap w:val="0"/>
            <w:vAlign w:val="center"/>
          </w:tcPr>
          <w:p w14:paraId="63E796C7">
            <w:pPr>
              <w:pStyle w:val="30"/>
              <w:bidi w:val="0"/>
            </w:pPr>
            <w:r>
              <w:t>20</w:t>
            </w:r>
          </w:p>
        </w:tc>
        <w:tc>
          <w:tcPr>
            <w:tcW w:w="417" w:type="pct"/>
            <w:noWrap w:val="0"/>
            <w:vAlign w:val="center"/>
          </w:tcPr>
          <w:p w14:paraId="157E4129">
            <w:pPr>
              <w:pStyle w:val="30"/>
              <w:bidi w:val="0"/>
            </w:pPr>
            <w:r>
              <w:t>否</w:t>
            </w:r>
          </w:p>
        </w:tc>
        <w:tc>
          <w:tcPr>
            <w:tcW w:w="920" w:type="pct"/>
            <w:noWrap w:val="0"/>
            <w:vAlign w:val="center"/>
          </w:tcPr>
          <w:p w14:paraId="4DD58A4A">
            <w:pPr>
              <w:pStyle w:val="30"/>
              <w:bidi w:val="0"/>
            </w:pPr>
          </w:p>
        </w:tc>
      </w:tr>
      <w:tr w14:paraId="307CF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D0010">
            <w:pPr>
              <w:pStyle w:val="30"/>
              <w:bidi w:val="0"/>
            </w:pPr>
            <w:r>
              <w:rPr>
                <w:rFonts w:hint="default"/>
                <w:lang w:val="en-US" w:eastAsia="zh-CN"/>
              </w:rPr>
              <w:t>13</w:t>
            </w:r>
          </w:p>
        </w:tc>
        <w:tc>
          <w:tcPr>
            <w:tcW w:w="1004" w:type="pct"/>
            <w:noWrap w:val="0"/>
            <w:vAlign w:val="center"/>
          </w:tcPr>
          <w:p w14:paraId="491752D6">
            <w:pPr>
              <w:pStyle w:val="30"/>
              <w:bidi w:val="0"/>
            </w:pPr>
            <w:r>
              <w:t>sfzzfpbz</w:t>
            </w:r>
          </w:p>
        </w:tc>
        <w:tc>
          <w:tcPr>
            <w:tcW w:w="1087" w:type="pct"/>
            <w:noWrap w:val="0"/>
            <w:vAlign w:val="center"/>
          </w:tcPr>
          <w:p w14:paraId="4593190C">
            <w:pPr>
              <w:pStyle w:val="30"/>
              <w:bidi w:val="0"/>
            </w:pPr>
            <w:r>
              <w:t>是否纸质发票标志</w:t>
            </w:r>
          </w:p>
        </w:tc>
        <w:tc>
          <w:tcPr>
            <w:tcW w:w="753" w:type="pct"/>
            <w:noWrap w:val="0"/>
            <w:vAlign w:val="center"/>
          </w:tcPr>
          <w:p w14:paraId="77573CBE">
            <w:pPr>
              <w:pStyle w:val="30"/>
              <w:bidi w:val="0"/>
            </w:pPr>
            <w:r>
              <w:t>varchar</w:t>
            </w:r>
          </w:p>
        </w:tc>
        <w:tc>
          <w:tcPr>
            <w:tcW w:w="418" w:type="pct"/>
            <w:noWrap w:val="0"/>
            <w:vAlign w:val="center"/>
          </w:tcPr>
          <w:p w14:paraId="42FD52AF">
            <w:pPr>
              <w:pStyle w:val="30"/>
              <w:bidi w:val="0"/>
            </w:pPr>
            <w:r>
              <w:t>1</w:t>
            </w:r>
          </w:p>
        </w:tc>
        <w:tc>
          <w:tcPr>
            <w:tcW w:w="417" w:type="pct"/>
            <w:noWrap w:val="0"/>
            <w:vAlign w:val="center"/>
          </w:tcPr>
          <w:p w14:paraId="22CAA851">
            <w:pPr>
              <w:pStyle w:val="30"/>
              <w:bidi w:val="0"/>
            </w:pPr>
            <w:r>
              <w:t>是</w:t>
            </w:r>
          </w:p>
        </w:tc>
        <w:tc>
          <w:tcPr>
            <w:tcW w:w="920" w:type="pct"/>
            <w:noWrap w:val="0"/>
            <w:vAlign w:val="center"/>
          </w:tcPr>
          <w:p w14:paraId="6A2EA68B">
            <w:pPr>
              <w:pStyle w:val="30"/>
              <w:bidi w:val="0"/>
            </w:pPr>
            <w:r>
              <w:t>Y=纸质发票，N=电子发票</w:t>
            </w:r>
          </w:p>
        </w:tc>
      </w:tr>
      <w:tr w14:paraId="7DAEE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D35C92">
            <w:pPr>
              <w:pStyle w:val="30"/>
              <w:bidi w:val="0"/>
            </w:pPr>
            <w:r>
              <w:rPr>
                <w:rFonts w:hint="default"/>
                <w:lang w:val="en-US" w:eastAsia="zh-CN"/>
              </w:rPr>
              <w:t>14</w:t>
            </w:r>
          </w:p>
        </w:tc>
        <w:tc>
          <w:tcPr>
            <w:tcW w:w="1004" w:type="pct"/>
            <w:noWrap w:val="0"/>
            <w:vAlign w:val="center"/>
          </w:tcPr>
          <w:p w14:paraId="79F6D8E8">
            <w:pPr>
              <w:pStyle w:val="30"/>
              <w:bidi w:val="0"/>
            </w:pPr>
            <w:r>
              <w:t>lzkprq</w:t>
            </w:r>
          </w:p>
        </w:tc>
        <w:tc>
          <w:tcPr>
            <w:tcW w:w="1087" w:type="pct"/>
            <w:noWrap w:val="0"/>
            <w:vAlign w:val="center"/>
          </w:tcPr>
          <w:p w14:paraId="08D7CD14">
            <w:pPr>
              <w:pStyle w:val="30"/>
              <w:bidi w:val="0"/>
            </w:pPr>
            <w:r>
              <w:t>蓝字发票开票日期</w:t>
            </w:r>
          </w:p>
        </w:tc>
        <w:tc>
          <w:tcPr>
            <w:tcW w:w="753" w:type="pct"/>
            <w:noWrap w:val="0"/>
            <w:vAlign w:val="center"/>
          </w:tcPr>
          <w:p w14:paraId="62E82EFB">
            <w:pPr>
              <w:pStyle w:val="30"/>
              <w:bidi w:val="0"/>
            </w:pPr>
            <w:r>
              <w:t>datetime</w:t>
            </w:r>
          </w:p>
        </w:tc>
        <w:tc>
          <w:tcPr>
            <w:tcW w:w="418" w:type="pct"/>
            <w:noWrap w:val="0"/>
            <w:vAlign w:val="center"/>
          </w:tcPr>
          <w:p w14:paraId="5CF35252">
            <w:pPr>
              <w:pStyle w:val="30"/>
              <w:bidi w:val="0"/>
            </w:pPr>
          </w:p>
        </w:tc>
        <w:tc>
          <w:tcPr>
            <w:tcW w:w="417" w:type="pct"/>
            <w:noWrap w:val="0"/>
            <w:vAlign w:val="center"/>
          </w:tcPr>
          <w:p w14:paraId="6249CAFB">
            <w:pPr>
              <w:pStyle w:val="30"/>
              <w:bidi w:val="0"/>
            </w:pPr>
            <w:r>
              <w:t>否</w:t>
            </w:r>
          </w:p>
        </w:tc>
        <w:tc>
          <w:tcPr>
            <w:tcW w:w="920" w:type="pct"/>
            <w:noWrap w:val="0"/>
            <w:vAlign w:val="center"/>
          </w:tcPr>
          <w:p w14:paraId="4AFF36FE">
            <w:pPr>
              <w:pStyle w:val="30"/>
              <w:bidi w:val="0"/>
            </w:pPr>
            <w:r>
              <w:t>yyyy-MM-dd HH:mm:ss</w:t>
            </w:r>
          </w:p>
        </w:tc>
      </w:tr>
      <w:tr w14:paraId="66CB2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CF53DD">
            <w:pPr>
              <w:pStyle w:val="30"/>
              <w:bidi w:val="0"/>
            </w:pPr>
            <w:r>
              <w:rPr>
                <w:rFonts w:hint="default"/>
                <w:lang w:val="en-US" w:eastAsia="zh-CN"/>
              </w:rPr>
              <w:t>15</w:t>
            </w:r>
          </w:p>
        </w:tc>
        <w:tc>
          <w:tcPr>
            <w:tcW w:w="1004" w:type="pct"/>
            <w:noWrap w:val="0"/>
            <w:vAlign w:val="center"/>
          </w:tcPr>
          <w:p w14:paraId="1C8BC390">
            <w:pPr>
              <w:pStyle w:val="30"/>
              <w:bidi w:val="0"/>
            </w:pPr>
            <w:r>
              <w:t>lzhjje</w:t>
            </w:r>
          </w:p>
        </w:tc>
        <w:tc>
          <w:tcPr>
            <w:tcW w:w="1087" w:type="pct"/>
            <w:noWrap w:val="0"/>
            <w:vAlign w:val="center"/>
          </w:tcPr>
          <w:p w14:paraId="46E899DC">
            <w:pPr>
              <w:pStyle w:val="30"/>
              <w:bidi w:val="0"/>
            </w:pPr>
            <w:r>
              <w:t>蓝字发票合计金额</w:t>
            </w:r>
          </w:p>
        </w:tc>
        <w:tc>
          <w:tcPr>
            <w:tcW w:w="753" w:type="pct"/>
            <w:noWrap w:val="0"/>
            <w:vAlign w:val="center"/>
          </w:tcPr>
          <w:p w14:paraId="3FCA5283">
            <w:pPr>
              <w:pStyle w:val="30"/>
              <w:bidi w:val="0"/>
            </w:pPr>
            <w:r>
              <w:t>number</w:t>
            </w:r>
          </w:p>
        </w:tc>
        <w:tc>
          <w:tcPr>
            <w:tcW w:w="418" w:type="pct"/>
            <w:noWrap w:val="0"/>
            <w:vAlign w:val="center"/>
          </w:tcPr>
          <w:p w14:paraId="0F6EA3B4">
            <w:pPr>
              <w:pStyle w:val="30"/>
              <w:bidi w:val="0"/>
            </w:pPr>
            <w:r>
              <w:t>18,2</w:t>
            </w:r>
          </w:p>
        </w:tc>
        <w:tc>
          <w:tcPr>
            <w:tcW w:w="417" w:type="pct"/>
            <w:noWrap w:val="0"/>
            <w:vAlign w:val="center"/>
          </w:tcPr>
          <w:p w14:paraId="371CB9D2">
            <w:pPr>
              <w:pStyle w:val="30"/>
              <w:bidi w:val="0"/>
            </w:pPr>
            <w:r>
              <w:t>否</w:t>
            </w:r>
          </w:p>
        </w:tc>
        <w:tc>
          <w:tcPr>
            <w:tcW w:w="920" w:type="pct"/>
            <w:noWrap w:val="0"/>
            <w:vAlign w:val="center"/>
          </w:tcPr>
          <w:p w14:paraId="1FD2DE2B">
            <w:pPr>
              <w:pStyle w:val="30"/>
              <w:bidi w:val="0"/>
            </w:pPr>
          </w:p>
        </w:tc>
      </w:tr>
      <w:tr w14:paraId="58BAF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668F0CD9">
            <w:pPr>
              <w:pStyle w:val="30"/>
              <w:bidi w:val="0"/>
            </w:pPr>
            <w:r>
              <w:rPr>
                <w:rFonts w:hint="default"/>
                <w:lang w:val="en-US" w:eastAsia="zh-CN"/>
              </w:rPr>
              <w:t>16</w:t>
            </w:r>
          </w:p>
        </w:tc>
        <w:tc>
          <w:tcPr>
            <w:tcW w:w="1004" w:type="pct"/>
            <w:noWrap w:val="0"/>
            <w:vAlign w:val="center"/>
          </w:tcPr>
          <w:p w14:paraId="78CDB17B">
            <w:pPr>
              <w:pStyle w:val="30"/>
              <w:bidi w:val="0"/>
            </w:pPr>
            <w:r>
              <w:t>lzhjse</w:t>
            </w:r>
          </w:p>
        </w:tc>
        <w:tc>
          <w:tcPr>
            <w:tcW w:w="1087" w:type="pct"/>
            <w:noWrap w:val="0"/>
            <w:vAlign w:val="center"/>
          </w:tcPr>
          <w:p w14:paraId="3CCC6A72">
            <w:pPr>
              <w:pStyle w:val="30"/>
              <w:bidi w:val="0"/>
            </w:pPr>
            <w:r>
              <w:t>蓝字发票合计税额</w:t>
            </w:r>
          </w:p>
        </w:tc>
        <w:tc>
          <w:tcPr>
            <w:tcW w:w="753" w:type="pct"/>
            <w:noWrap w:val="0"/>
            <w:vAlign w:val="center"/>
          </w:tcPr>
          <w:p w14:paraId="33D322CA">
            <w:pPr>
              <w:pStyle w:val="30"/>
              <w:bidi w:val="0"/>
            </w:pPr>
            <w:r>
              <w:t>number</w:t>
            </w:r>
          </w:p>
        </w:tc>
        <w:tc>
          <w:tcPr>
            <w:tcW w:w="418" w:type="pct"/>
            <w:noWrap w:val="0"/>
            <w:vAlign w:val="center"/>
          </w:tcPr>
          <w:p w14:paraId="366D772E">
            <w:pPr>
              <w:pStyle w:val="30"/>
              <w:bidi w:val="0"/>
            </w:pPr>
            <w:r>
              <w:t>18,2</w:t>
            </w:r>
          </w:p>
        </w:tc>
        <w:tc>
          <w:tcPr>
            <w:tcW w:w="417" w:type="pct"/>
            <w:noWrap w:val="0"/>
            <w:vAlign w:val="center"/>
          </w:tcPr>
          <w:p w14:paraId="7962CD1A">
            <w:pPr>
              <w:pStyle w:val="30"/>
              <w:bidi w:val="0"/>
            </w:pPr>
            <w:r>
              <w:t>否</w:t>
            </w:r>
          </w:p>
        </w:tc>
        <w:tc>
          <w:tcPr>
            <w:tcW w:w="920" w:type="pct"/>
            <w:noWrap w:val="0"/>
            <w:vAlign w:val="center"/>
          </w:tcPr>
          <w:p w14:paraId="6100CD97">
            <w:pPr>
              <w:pStyle w:val="30"/>
              <w:bidi w:val="0"/>
            </w:pPr>
          </w:p>
        </w:tc>
      </w:tr>
      <w:tr w14:paraId="3BEB4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4D8D5E">
            <w:pPr>
              <w:pStyle w:val="30"/>
              <w:bidi w:val="0"/>
            </w:pPr>
            <w:r>
              <w:rPr>
                <w:rFonts w:hint="default"/>
                <w:lang w:val="en-US" w:eastAsia="zh-CN"/>
              </w:rPr>
              <w:t>17</w:t>
            </w:r>
          </w:p>
        </w:tc>
        <w:tc>
          <w:tcPr>
            <w:tcW w:w="1004" w:type="pct"/>
            <w:noWrap w:val="0"/>
            <w:vAlign w:val="center"/>
          </w:tcPr>
          <w:p w14:paraId="6FABA3CF">
            <w:pPr>
              <w:pStyle w:val="30"/>
              <w:bidi w:val="0"/>
            </w:pPr>
            <w:r>
              <w:t>lzfppzDm</w:t>
            </w:r>
          </w:p>
        </w:tc>
        <w:tc>
          <w:tcPr>
            <w:tcW w:w="1087" w:type="pct"/>
            <w:noWrap w:val="0"/>
            <w:vAlign w:val="center"/>
          </w:tcPr>
          <w:p w14:paraId="00243949">
            <w:pPr>
              <w:pStyle w:val="30"/>
              <w:bidi w:val="0"/>
            </w:pPr>
            <w:r>
              <w:t>蓝字发票票种代码</w:t>
            </w:r>
          </w:p>
        </w:tc>
        <w:tc>
          <w:tcPr>
            <w:tcW w:w="753" w:type="pct"/>
            <w:noWrap w:val="0"/>
            <w:vAlign w:val="center"/>
          </w:tcPr>
          <w:p w14:paraId="40F7174D">
            <w:pPr>
              <w:pStyle w:val="30"/>
              <w:bidi w:val="0"/>
            </w:pPr>
            <w:r>
              <w:t>varchar</w:t>
            </w:r>
          </w:p>
        </w:tc>
        <w:tc>
          <w:tcPr>
            <w:tcW w:w="418" w:type="pct"/>
            <w:noWrap w:val="0"/>
            <w:vAlign w:val="center"/>
          </w:tcPr>
          <w:p w14:paraId="02C7D73D">
            <w:pPr>
              <w:pStyle w:val="30"/>
              <w:bidi w:val="0"/>
            </w:pPr>
            <w:r>
              <w:t>2</w:t>
            </w:r>
          </w:p>
        </w:tc>
        <w:tc>
          <w:tcPr>
            <w:tcW w:w="417" w:type="pct"/>
            <w:noWrap w:val="0"/>
            <w:vAlign w:val="center"/>
          </w:tcPr>
          <w:p w14:paraId="54A7BA2F">
            <w:pPr>
              <w:pStyle w:val="30"/>
              <w:bidi w:val="0"/>
            </w:pPr>
            <w:r>
              <w:t>否</w:t>
            </w:r>
          </w:p>
        </w:tc>
        <w:tc>
          <w:tcPr>
            <w:tcW w:w="920" w:type="pct"/>
            <w:noWrap w:val="0"/>
            <w:vAlign w:val="center"/>
          </w:tcPr>
          <w:p w14:paraId="0EF11C1D">
            <w:pPr>
              <w:pStyle w:val="30"/>
              <w:bidi w:val="0"/>
            </w:pPr>
            <w:r>
              <w:t>01: 增值税专用发票</w:t>
            </w:r>
          </w:p>
          <w:p w14:paraId="7E0013A9">
            <w:pPr>
              <w:pStyle w:val="30"/>
              <w:bidi w:val="0"/>
            </w:pPr>
            <w:r>
              <w:t>02: 普通发票</w:t>
            </w:r>
          </w:p>
          <w:p w14:paraId="2DB6BED8">
            <w:pPr>
              <w:pStyle w:val="30"/>
              <w:bidi w:val="0"/>
            </w:pPr>
            <w:r>
              <w:t>03: 机动车统一销售发票</w:t>
            </w:r>
          </w:p>
          <w:p w14:paraId="5E75F3E2">
            <w:pPr>
              <w:pStyle w:val="30"/>
              <w:bidi w:val="0"/>
            </w:pPr>
            <w:r>
              <w:t>04: 二手车统一销售发票</w:t>
            </w:r>
          </w:p>
        </w:tc>
      </w:tr>
      <w:tr w14:paraId="0A313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BDB5BF">
            <w:pPr>
              <w:pStyle w:val="30"/>
              <w:bidi w:val="0"/>
            </w:pPr>
            <w:r>
              <w:rPr>
                <w:rFonts w:hint="default"/>
                <w:lang w:val="en-US" w:eastAsia="zh-CN"/>
              </w:rPr>
              <w:t>18</w:t>
            </w:r>
          </w:p>
        </w:tc>
        <w:tc>
          <w:tcPr>
            <w:tcW w:w="1004" w:type="pct"/>
            <w:noWrap w:val="0"/>
            <w:vAlign w:val="center"/>
          </w:tcPr>
          <w:p w14:paraId="52D8D067">
            <w:pPr>
              <w:pStyle w:val="30"/>
              <w:bidi w:val="0"/>
            </w:pPr>
            <w:r>
              <w:t>lzfpTdyslxDm</w:t>
            </w:r>
          </w:p>
        </w:tc>
        <w:tc>
          <w:tcPr>
            <w:tcW w:w="1087" w:type="pct"/>
            <w:noWrap w:val="0"/>
            <w:vAlign w:val="center"/>
          </w:tcPr>
          <w:p w14:paraId="273854D4">
            <w:pPr>
              <w:pStyle w:val="30"/>
              <w:bidi w:val="0"/>
            </w:pPr>
            <w:r>
              <w:t>蓝字发票特定要素类型代码</w:t>
            </w:r>
          </w:p>
        </w:tc>
        <w:tc>
          <w:tcPr>
            <w:tcW w:w="753" w:type="pct"/>
            <w:noWrap w:val="0"/>
            <w:vAlign w:val="center"/>
          </w:tcPr>
          <w:p w14:paraId="525A7033">
            <w:pPr>
              <w:pStyle w:val="30"/>
              <w:bidi w:val="0"/>
            </w:pPr>
            <w:r>
              <w:t>varchar</w:t>
            </w:r>
          </w:p>
        </w:tc>
        <w:tc>
          <w:tcPr>
            <w:tcW w:w="418" w:type="pct"/>
            <w:noWrap w:val="0"/>
            <w:vAlign w:val="center"/>
          </w:tcPr>
          <w:p w14:paraId="27D005AD">
            <w:pPr>
              <w:pStyle w:val="30"/>
              <w:bidi w:val="0"/>
            </w:pPr>
            <w:r>
              <w:t>2</w:t>
            </w:r>
          </w:p>
        </w:tc>
        <w:tc>
          <w:tcPr>
            <w:tcW w:w="417" w:type="pct"/>
            <w:noWrap w:val="0"/>
            <w:vAlign w:val="center"/>
          </w:tcPr>
          <w:p w14:paraId="335D8364">
            <w:pPr>
              <w:pStyle w:val="30"/>
              <w:bidi w:val="0"/>
            </w:pPr>
            <w:r>
              <w:t>是</w:t>
            </w:r>
          </w:p>
        </w:tc>
        <w:tc>
          <w:tcPr>
            <w:tcW w:w="920" w:type="pct"/>
            <w:noWrap w:val="0"/>
            <w:vAlign w:val="center"/>
          </w:tcPr>
          <w:p w14:paraId="61541B43">
            <w:pPr>
              <w:pStyle w:val="30"/>
              <w:bidi w:val="0"/>
            </w:pPr>
            <w:r>
              <w:t>06：不动产租赁服务发票</w:t>
            </w:r>
          </w:p>
        </w:tc>
      </w:tr>
      <w:tr w14:paraId="65996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3A83ED">
            <w:pPr>
              <w:pStyle w:val="30"/>
              <w:bidi w:val="0"/>
            </w:pPr>
            <w:r>
              <w:rPr>
                <w:rFonts w:hint="default"/>
                <w:lang w:val="en-US" w:eastAsia="zh-CN"/>
              </w:rPr>
              <w:t>19</w:t>
            </w:r>
          </w:p>
        </w:tc>
        <w:tc>
          <w:tcPr>
            <w:tcW w:w="1004" w:type="pct"/>
            <w:noWrap w:val="0"/>
            <w:vAlign w:val="center"/>
          </w:tcPr>
          <w:p w14:paraId="37C09363">
            <w:pPr>
              <w:pStyle w:val="30"/>
              <w:bidi w:val="0"/>
            </w:pPr>
            <w:r>
              <w:t>hzcxje</w:t>
            </w:r>
          </w:p>
        </w:tc>
        <w:tc>
          <w:tcPr>
            <w:tcW w:w="1087" w:type="pct"/>
            <w:noWrap w:val="0"/>
            <w:vAlign w:val="center"/>
          </w:tcPr>
          <w:p w14:paraId="417A261D">
            <w:pPr>
              <w:pStyle w:val="30"/>
              <w:bidi w:val="0"/>
            </w:pPr>
            <w:r>
              <w:t>红字冲销金额</w:t>
            </w:r>
          </w:p>
        </w:tc>
        <w:tc>
          <w:tcPr>
            <w:tcW w:w="753" w:type="pct"/>
            <w:noWrap w:val="0"/>
            <w:vAlign w:val="center"/>
          </w:tcPr>
          <w:p w14:paraId="14C1CE18">
            <w:pPr>
              <w:pStyle w:val="30"/>
              <w:bidi w:val="0"/>
            </w:pPr>
            <w:r>
              <w:t>number</w:t>
            </w:r>
          </w:p>
        </w:tc>
        <w:tc>
          <w:tcPr>
            <w:tcW w:w="418" w:type="pct"/>
            <w:noWrap w:val="0"/>
            <w:vAlign w:val="center"/>
          </w:tcPr>
          <w:p w14:paraId="60F20F3F">
            <w:pPr>
              <w:pStyle w:val="30"/>
              <w:bidi w:val="0"/>
            </w:pPr>
            <w:r>
              <w:t>18,2</w:t>
            </w:r>
          </w:p>
        </w:tc>
        <w:tc>
          <w:tcPr>
            <w:tcW w:w="417" w:type="pct"/>
            <w:noWrap w:val="0"/>
            <w:vAlign w:val="center"/>
          </w:tcPr>
          <w:p w14:paraId="0EFE3527">
            <w:pPr>
              <w:pStyle w:val="30"/>
              <w:bidi w:val="0"/>
            </w:pPr>
            <w:r>
              <w:t>是</w:t>
            </w:r>
          </w:p>
        </w:tc>
        <w:tc>
          <w:tcPr>
            <w:tcW w:w="920" w:type="pct"/>
            <w:noWrap w:val="0"/>
            <w:vAlign w:val="center"/>
          </w:tcPr>
          <w:p w14:paraId="4334FBCB">
            <w:pPr>
              <w:pStyle w:val="30"/>
              <w:bidi w:val="0"/>
            </w:pPr>
          </w:p>
        </w:tc>
      </w:tr>
      <w:tr w14:paraId="282D7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4AE9D4">
            <w:pPr>
              <w:pStyle w:val="30"/>
              <w:bidi w:val="0"/>
            </w:pPr>
            <w:r>
              <w:rPr>
                <w:rFonts w:hint="default"/>
                <w:lang w:val="en-US" w:eastAsia="zh-CN"/>
              </w:rPr>
              <w:t>20</w:t>
            </w:r>
          </w:p>
        </w:tc>
        <w:tc>
          <w:tcPr>
            <w:tcW w:w="1004" w:type="pct"/>
            <w:noWrap w:val="0"/>
            <w:vAlign w:val="center"/>
          </w:tcPr>
          <w:p w14:paraId="1455A50F">
            <w:pPr>
              <w:pStyle w:val="30"/>
              <w:bidi w:val="0"/>
            </w:pPr>
            <w:r>
              <w:t>hzcxse</w:t>
            </w:r>
          </w:p>
        </w:tc>
        <w:tc>
          <w:tcPr>
            <w:tcW w:w="1087" w:type="pct"/>
            <w:noWrap w:val="0"/>
            <w:vAlign w:val="center"/>
          </w:tcPr>
          <w:p w14:paraId="42C965C7">
            <w:pPr>
              <w:pStyle w:val="30"/>
              <w:bidi w:val="0"/>
            </w:pPr>
            <w:r>
              <w:t>红字冲销税额</w:t>
            </w:r>
          </w:p>
        </w:tc>
        <w:tc>
          <w:tcPr>
            <w:tcW w:w="753" w:type="pct"/>
            <w:noWrap w:val="0"/>
            <w:vAlign w:val="center"/>
          </w:tcPr>
          <w:p w14:paraId="398D4F3C">
            <w:pPr>
              <w:pStyle w:val="30"/>
              <w:bidi w:val="0"/>
            </w:pPr>
            <w:r>
              <w:t>number</w:t>
            </w:r>
          </w:p>
        </w:tc>
        <w:tc>
          <w:tcPr>
            <w:tcW w:w="418" w:type="pct"/>
            <w:noWrap w:val="0"/>
            <w:vAlign w:val="center"/>
          </w:tcPr>
          <w:p w14:paraId="67C2F654">
            <w:pPr>
              <w:pStyle w:val="30"/>
              <w:bidi w:val="0"/>
            </w:pPr>
            <w:r>
              <w:t>18,2</w:t>
            </w:r>
          </w:p>
        </w:tc>
        <w:tc>
          <w:tcPr>
            <w:tcW w:w="417" w:type="pct"/>
            <w:noWrap w:val="0"/>
            <w:vAlign w:val="center"/>
          </w:tcPr>
          <w:p w14:paraId="4B0029A5">
            <w:pPr>
              <w:pStyle w:val="30"/>
              <w:bidi w:val="0"/>
            </w:pPr>
            <w:r>
              <w:t>是</w:t>
            </w:r>
          </w:p>
        </w:tc>
        <w:tc>
          <w:tcPr>
            <w:tcW w:w="920" w:type="pct"/>
            <w:noWrap w:val="0"/>
            <w:vAlign w:val="center"/>
          </w:tcPr>
          <w:p w14:paraId="0EFC87EC">
            <w:pPr>
              <w:pStyle w:val="30"/>
              <w:bidi w:val="0"/>
            </w:pPr>
          </w:p>
        </w:tc>
      </w:tr>
      <w:tr w14:paraId="1B870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80AE4F">
            <w:pPr>
              <w:pStyle w:val="30"/>
              <w:bidi w:val="0"/>
            </w:pPr>
            <w:r>
              <w:rPr>
                <w:rFonts w:hint="default"/>
                <w:lang w:val="en-US" w:eastAsia="zh-CN"/>
              </w:rPr>
              <w:t>21</w:t>
            </w:r>
          </w:p>
        </w:tc>
        <w:tc>
          <w:tcPr>
            <w:tcW w:w="1004" w:type="pct"/>
            <w:noWrap w:val="0"/>
            <w:vAlign w:val="center"/>
          </w:tcPr>
          <w:p w14:paraId="180095AE">
            <w:pPr>
              <w:pStyle w:val="30"/>
              <w:bidi w:val="0"/>
            </w:pPr>
            <w:r>
              <w:t>hzqrdmxsl</w:t>
            </w:r>
          </w:p>
        </w:tc>
        <w:tc>
          <w:tcPr>
            <w:tcW w:w="1087" w:type="pct"/>
            <w:noWrap w:val="0"/>
            <w:vAlign w:val="center"/>
          </w:tcPr>
          <w:p w14:paraId="10581812">
            <w:pPr>
              <w:pStyle w:val="30"/>
              <w:bidi w:val="0"/>
            </w:pPr>
            <w:r>
              <w:t>红字确认单明细数量</w:t>
            </w:r>
          </w:p>
        </w:tc>
        <w:tc>
          <w:tcPr>
            <w:tcW w:w="753" w:type="pct"/>
            <w:noWrap w:val="0"/>
            <w:vAlign w:val="center"/>
          </w:tcPr>
          <w:p w14:paraId="16105CFC">
            <w:pPr>
              <w:pStyle w:val="30"/>
              <w:bidi w:val="0"/>
            </w:pPr>
            <w:r>
              <w:t>number</w:t>
            </w:r>
          </w:p>
        </w:tc>
        <w:tc>
          <w:tcPr>
            <w:tcW w:w="418" w:type="pct"/>
            <w:noWrap w:val="0"/>
            <w:vAlign w:val="center"/>
          </w:tcPr>
          <w:p w14:paraId="59EEBBD2">
            <w:pPr>
              <w:pStyle w:val="30"/>
              <w:bidi w:val="0"/>
            </w:pPr>
            <w:r>
              <w:t>10</w:t>
            </w:r>
          </w:p>
        </w:tc>
        <w:tc>
          <w:tcPr>
            <w:tcW w:w="417" w:type="pct"/>
            <w:noWrap w:val="0"/>
            <w:vAlign w:val="center"/>
          </w:tcPr>
          <w:p w14:paraId="364ECB01">
            <w:pPr>
              <w:pStyle w:val="30"/>
              <w:bidi w:val="0"/>
            </w:pPr>
            <w:r>
              <w:t>是</w:t>
            </w:r>
          </w:p>
        </w:tc>
        <w:tc>
          <w:tcPr>
            <w:tcW w:w="920" w:type="pct"/>
            <w:noWrap w:val="0"/>
            <w:vAlign w:val="center"/>
          </w:tcPr>
          <w:p w14:paraId="17EAAB0A">
            <w:pPr>
              <w:pStyle w:val="30"/>
              <w:bidi w:val="0"/>
            </w:pPr>
          </w:p>
        </w:tc>
      </w:tr>
      <w:tr w14:paraId="1715EB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F04ED">
            <w:pPr>
              <w:pStyle w:val="30"/>
              <w:bidi w:val="0"/>
            </w:pPr>
            <w:r>
              <w:rPr>
                <w:rFonts w:hint="default"/>
                <w:lang w:val="en-US" w:eastAsia="zh-CN"/>
              </w:rPr>
              <w:t>22</w:t>
            </w:r>
          </w:p>
        </w:tc>
        <w:tc>
          <w:tcPr>
            <w:tcW w:w="1004" w:type="pct"/>
            <w:noWrap w:val="0"/>
            <w:vAlign w:val="center"/>
          </w:tcPr>
          <w:p w14:paraId="5E605BD1">
            <w:pPr>
              <w:pStyle w:val="30"/>
              <w:bidi w:val="0"/>
            </w:pPr>
            <w:r>
              <w:t>chyyDm</w:t>
            </w:r>
          </w:p>
        </w:tc>
        <w:tc>
          <w:tcPr>
            <w:tcW w:w="1087" w:type="pct"/>
            <w:noWrap w:val="0"/>
            <w:vAlign w:val="center"/>
          </w:tcPr>
          <w:p w14:paraId="736BE9FE">
            <w:pPr>
              <w:pStyle w:val="30"/>
              <w:bidi w:val="0"/>
            </w:pPr>
            <w:r>
              <w:t>红字发票冲红原因代码</w:t>
            </w:r>
          </w:p>
        </w:tc>
        <w:tc>
          <w:tcPr>
            <w:tcW w:w="753" w:type="pct"/>
            <w:noWrap w:val="0"/>
            <w:vAlign w:val="center"/>
          </w:tcPr>
          <w:p w14:paraId="08265F36">
            <w:pPr>
              <w:pStyle w:val="30"/>
              <w:bidi w:val="0"/>
            </w:pPr>
            <w:r>
              <w:t>varchar</w:t>
            </w:r>
          </w:p>
        </w:tc>
        <w:tc>
          <w:tcPr>
            <w:tcW w:w="418" w:type="pct"/>
            <w:noWrap w:val="0"/>
            <w:vAlign w:val="center"/>
          </w:tcPr>
          <w:p w14:paraId="448C7DD1">
            <w:pPr>
              <w:pStyle w:val="30"/>
              <w:bidi w:val="0"/>
            </w:pPr>
            <w:r>
              <w:t>2</w:t>
            </w:r>
          </w:p>
        </w:tc>
        <w:tc>
          <w:tcPr>
            <w:tcW w:w="417" w:type="pct"/>
            <w:noWrap w:val="0"/>
            <w:vAlign w:val="center"/>
          </w:tcPr>
          <w:p w14:paraId="183F587A">
            <w:pPr>
              <w:pStyle w:val="30"/>
              <w:bidi w:val="0"/>
            </w:pPr>
            <w:r>
              <w:t>是</w:t>
            </w:r>
          </w:p>
        </w:tc>
        <w:tc>
          <w:tcPr>
            <w:tcW w:w="920" w:type="pct"/>
            <w:noWrap w:val="0"/>
            <w:vAlign w:val="center"/>
          </w:tcPr>
          <w:p w14:paraId="50CC8AFF">
            <w:pPr>
              <w:pStyle w:val="30"/>
              <w:bidi w:val="0"/>
            </w:pPr>
            <w:r>
              <w:t>01：开票有误</w:t>
            </w:r>
          </w:p>
          <w:p w14:paraId="4CE2B320">
            <w:pPr>
              <w:pStyle w:val="30"/>
              <w:bidi w:val="0"/>
            </w:pPr>
            <w:r>
              <w:t>02：销货退回</w:t>
            </w:r>
          </w:p>
          <w:p w14:paraId="2BC2AD47">
            <w:pPr>
              <w:pStyle w:val="30"/>
              <w:bidi w:val="0"/>
            </w:pPr>
            <w:r>
              <w:t>03：服务中止</w:t>
            </w:r>
          </w:p>
          <w:p w14:paraId="175FD5A5">
            <w:pPr>
              <w:pStyle w:val="30"/>
              <w:bidi w:val="0"/>
            </w:pPr>
            <w:r>
              <w:t>04：销售折让</w:t>
            </w:r>
          </w:p>
        </w:tc>
      </w:tr>
      <w:tr w14:paraId="30FC9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60B66F">
            <w:pPr>
              <w:pStyle w:val="30"/>
              <w:bidi w:val="0"/>
            </w:pPr>
            <w:r>
              <w:rPr>
                <w:rFonts w:hint="default"/>
                <w:lang w:val="en-US" w:eastAsia="zh-CN"/>
              </w:rPr>
              <w:t>23</w:t>
            </w:r>
          </w:p>
        </w:tc>
        <w:tc>
          <w:tcPr>
            <w:tcW w:w="1004" w:type="pct"/>
            <w:noWrap w:val="0"/>
            <w:vAlign w:val="center"/>
          </w:tcPr>
          <w:p w14:paraId="3926D20F">
            <w:pPr>
              <w:pStyle w:val="30"/>
              <w:bidi w:val="0"/>
            </w:pPr>
            <w:r>
              <w:t>hzqrxxztDm</w:t>
            </w:r>
          </w:p>
        </w:tc>
        <w:tc>
          <w:tcPr>
            <w:tcW w:w="1087" w:type="pct"/>
            <w:noWrap w:val="0"/>
            <w:vAlign w:val="center"/>
          </w:tcPr>
          <w:p w14:paraId="780BE194">
            <w:pPr>
              <w:pStyle w:val="30"/>
              <w:bidi w:val="0"/>
            </w:pPr>
            <w:r>
              <w:t>红字确认信息状态代码</w:t>
            </w:r>
          </w:p>
        </w:tc>
        <w:tc>
          <w:tcPr>
            <w:tcW w:w="753" w:type="pct"/>
            <w:noWrap w:val="0"/>
            <w:vAlign w:val="center"/>
          </w:tcPr>
          <w:p w14:paraId="4C3FE037">
            <w:pPr>
              <w:pStyle w:val="30"/>
              <w:bidi w:val="0"/>
            </w:pPr>
            <w:r>
              <w:t>varchar</w:t>
            </w:r>
          </w:p>
        </w:tc>
        <w:tc>
          <w:tcPr>
            <w:tcW w:w="418" w:type="pct"/>
            <w:noWrap w:val="0"/>
            <w:vAlign w:val="center"/>
          </w:tcPr>
          <w:p w14:paraId="54152A0D">
            <w:pPr>
              <w:pStyle w:val="30"/>
              <w:bidi w:val="0"/>
            </w:pPr>
            <w:r>
              <w:t>2</w:t>
            </w:r>
          </w:p>
        </w:tc>
        <w:tc>
          <w:tcPr>
            <w:tcW w:w="417" w:type="pct"/>
            <w:noWrap w:val="0"/>
            <w:vAlign w:val="center"/>
          </w:tcPr>
          <w:p w14:paraId="42795365">
            <w:pPr>
              <w:pStyle w:val="30"/>
              <w:bidi w:val="0"/>
            </w:pPr>
            <w:r>
              <w:t>是</w:t>
            </w:r>
          </w:p>
        </w:tc>
        <w:tc>
          <w:tcPr>
            <w:tcW w:w="920" w:type="pct"/>
            <w:noWrap w:val="0"/>
            <w:vAlign w:val="center"/>
          </w:tcPr>
          <w:p w14:paraId="0DA83063">
            <w:pPr>
              <w:pStyle w:val="30"/>
              <w:bidi w:val="0"/>
            </w:pPr>
          </w:p>
        </w:tc>
      </w:tr>
      <w:tr w14:paraId="40C41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1D9BE384">
            <w:pPr>
              <w:pStyle w:val="30"/>
              <w:bidi w:val="0"/>
            </w:pPr>
            <w:r>
              <w:rPr>
                <w:rFonts w:hint="default"/>
                <w:lang w:val="en-US" w:eastAsia="zh-CN"/>
              </w:rPr>
              <w:t>24</w:t>
            </w:r>
          </w:p>
        </w:tc>
        <w:tc>
          <w:tcPr>
            <w:tcW w:w="1004" w:type="pct"/>
            <w:noWrap w:val="0"/>
            <w:vAlign w:val="center"/>
          </w:tcPr>
          <w:p w14:paraId="68E0DA6B">
            <w:pPr>
              <w:pStyle w:val="30"/>
              <w:bidi w:val="0"/>
            </w:pPr>
            <w:r>
              <w:t>qrrq</w:t>
            </w:r>
          </w:p>
        </w:tc>
        <w:tc>
          <w:tcPr>
            <w:tcW w:w="1087" w:type="pct"/>
            <w:noWrap w:val="0"/>
            <w:vAlign w:val="center"/>
          </w:tcPr>
          <w:p w14:paraId="1A15B3D5">
            <w:pPr>
              <w:pStyle w:val="30"/>
              <w:bidi w:val="0"/>
            </w:pPr>
            <w:r>
              <w:t>确认日期</w:t>
            </w:r>
          </w:p>
        </w:tc>
        <w:tc>
          <w:tcPr>
            <w:tcW w:w="753" w:type="pct"/>
            <w:noWrap w:val="0"/>
            <w:vAlign w:val="center"/>
          </w:tcPr>
          <w:p w14:paraId="617A9F31">
            <w:pPr>
              <w:pStyle w:val="30"/>
              <w:bidi w:val="0"/>
            </w:pPr>
            <w:r>
              <w:t>datetime</w:t>
            </w:r>
          </w:p>
        </w:tc>
        <w:tc>
          <w:tcPr>
            <w:tcW w:w="418" w:type="pct"/>
            <w:noWrap w:val="0"/>
            <w:vAlign w:val="center"/>
          </w:tcPr>
          <w:p w14:paraId="3270B5F2">
            <w:pPr>
              <w:pStyle w:val="30"/>
              <w:bidi w:val="0"/>
            </w:pPr>
          </w:p>
        </w:tc>
        <w:tc>
          <w:tcPr>
            <w:tcW w:w="417" w:type="pct"/>
            <w:noWrap w:val="0"/>
            <w:vAlign w:val="center"/>
          </w:tcPr>
          <w:p w14:paraId="6945D361">
            <w:pPr>
              <w:pStyle w:val="30"/>
              <w:bidi w:val="0"/>
            </w:pPr>
            <w:r>
              <w:t>否</w:t>
            </w:r>
          </w:p>
        </w:tc>
        <w:tc>
          <w:tcPr>
            <w:tcW w:w="920" w:type="pct"/>
            <w:noWrap w:val="0"/>
            <w:vAlign w:val="center"/>
          </w:tcPr>
          <w:p w14:paraId="32D8D43A">
            <w:pPr>
              <w:pStyle w:val="30"/>
              <w:bidi w:val="0"/>
            </w:pPr>
            <w:r>
              <w:t>yyyy-MM-dd HH:mm:ss</w:t>
            </w:r>
          </w:p>
        </w:tc>
      </w:tr>
      <w:tr w14:paraId="46FE93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3D3680A7">
            <w:pPr>
              <w:pStyle w:val="30"/>
              <w:bidi w:val="0"/>
            </w:pPr>
            <w:r>
              <w:rPr>
                <w:rFonts w:hint="default"/>
                <w:lang w:val="en-US" w:eastAsia="zh-CN"/>
              </w:rPr>
              <w:t>25</w:t>
            </w:r>
          </w:p>
        </w:tc>
        <w:tc>
          <w:tcPr>
            <w:tcW w:w="1004" w:type="pct"/>
            <w:noWrap w:val="0"/>
            <w:vAlign w:val="center"/>
          </w:tcPr>
          <w:p w14:paraId="56E3F8EA">
            <w:pPr>
              <w:pStyle w:val="30"/>
              <w:bidi w:val="0"/>
            </w:pPr>
            <w:r>
              <w:t>ykjhzfpbz</w:t>
            </w:r>
          </w:p>
        </w:tc>
        <w:tc>
          <w:tcPr>
            <w:tcW w:w="1087" w:type="pct"/>
            <w:noWrap w:val="0"/>
            <w:vAlign w:val="center"/>
          </w:tcPr>
          <w:p w14:paraId="57543CE9">
            <w:pPr>
              <w:pStyle w:val="30"/>
              <w:bidi w:val="0"/>
            </w:pPr>
            <w:r>
              <w:t>已开具红字发票标志</w:t>
            </w:r>
          </w:p>
        </w:tc>
        <w:tc>
          <w:tcPr>
            <w:tcW w:w="753" w:type="pct"/>
            <w:noWrap w:val="0"/>
            <w:vAlign w:val="center"/>
          </w:tcPr>
          <w:p w14:paraId="2A95B0DA">
            <w:pPr>
              <w:pStyle w:val="30"/>
              <w:bidi w:val="0"/>
            </w:pPr>
            <w:r>
              <w:t>varchar</w:t>
            </w:r>
          </w:p>
        </w:tc>
        <w:tc>
          <w:tcPr>
            <w:tcW w:w="418" w:type="pct"/>
            <w:noWrap w:val="0"/>
            <w:vAlign w:val="center"/>
          </w:tcPr>
          <w:p w14:paraId="347907CD">
            <w:pPr>
              <w:pStyle w:val="30"/>
              <w:bidi w:val="0"/>
            </w:pPr>
            <w:r>
              <w:t>1</w:t>
            </w:r>
          </w:p>
        </w:tc>
        <w:tc>
          <w:tcPr>
            <w:tcW w:w="417" w:type="pct"/>
            <w:noWrap w:val="0"/>
            <w:vAlign w:val="center"/>
          </w:tcPr>
          <w:p w14:paraId="0F5570C8">
            <w:pPr>
              <w:pStyle w:val="30"/>
              <w:bidi w:val="0"/>
            </w:pPr>
            <w:r>
              <w:t>否</w:t>
            </w:r>
          </w:p>
        </w:tc>
        <w:tc>
          <w:tcPr>
            <w:tcW w:w="920" w:type="pct"/>
            <w:noWrap w:val="0"/>
            <w:vAlign w:val="center"/>
          </w:tcPr>
          <w:p w14:paraId="4D15D105">
            <w:pPr>
              <w:pStyle w:val="30"/>
              <w:bidi w:val="0"/>
            </w:pPr>
            <w:r>
              <w:t>Y：已开具</w:t>
            </w:r>
          </w:p>
          <w:p w14:paraId="6F6EC5B8">
            <w:pPr>
              <w:pStyle w:val="30"/>
              <w:bidi w:val="0"/>
            </w:pPr>
            <w:r>
              <w:t>N：未开具</w:t>
            </w:r>
          </w:p>
        </w:tc>
      </w:tr>
      <w:tr w14:paraId="6DC68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6546310">
            <w:pPr>
              <w:pStyle w:val="30"/>
              <w:bidi w:val="0"/>
              <w:rPr>
                <w:rFonts w:hint="default"/>
                <w:lang w:val="en-US"/>
              </w:rPr>
            </w:pPr>
            <w:r>
              <w:rPr>
                <w:rFonts w:hint="default"/>
                <w:lang w:val="en-US" w:eastAsia="zh-CN"/>
              </w:rPr>
              <w:t>26</w:t>
            </w:r>
          </w:p>
        </w:tc>
        <w:tc>
          <w:tcPr>
            <w:tcW w:w="1004" w:type="pct"/>
            <w:noWrap w:val="0"/>
            <w:vAlign w:val="center"/>
          </w:tcPr>
          <w:p w14:paraId="74CA5E07">
            <w:pPr>
              <w:pStyle w:val="30"/>
              <w:bidi w:val="0"/>
            </w:pPr>
            <w:r>
              <w:t>hzfphm</w:t>
            </w:r>
          </w:p>
        </w:tc>
        <w:tc>
          <w:tcPr>
            <w:tcW w:w="1087" w:type="pct"/>
            <w:noWrap w:val="0"/>
            <w:vAlign w:val="center"/>
          </w:tcPr>
          <w:p w14:paraId="0E82AB7F">
            <w:pPr>
              <w:pStyle w:val="30"/>
              <w:bidi w:val="0"/>
            </w:pPr>
            <w:r>
              <w:t>红字发票号码</w:t>
            </w:r>
          </w:p>
        </w:tc>
        <w:tc>
          <w:tcPr>
            <w:tcW w:w="753" w:type="pct"/>
            <w:noWrap w:val="0"/>
            <w:vAlign w:val="center"/>
          </w:tcPr>
          <w:p w14:paraId="46C0A52B">
            <w:pPr>
              <w:pStyle w:val="30"/>
              <w:bidi w:val="0"/>
            </w:pPr>
            <w:r>
              <w:t>varchar</w:t>
            </w:r>
          </w:p>
        </w:tc>
        <w:tc>
          <w:tcPr>
            <w:tcW w:w="418" w:type="pct"/>
            <w:noWrap w:val="0"/>
            <w:vAlign w:val="center"/>
          </w:tcPr>
          <w:p w14:paraId="3F6E57B1">
            <w:pPr>
              <w:pStyle w:val="30"/>
              <w:bidi w:val="0"/>
            </w:pPr>
            <w:r>
              <w:t>20</w:t>
            </w:r>
          </w:p>
        </w:tc>
        <w:tc>
          <w:tcPr>
            <w:tcW w:w="417" w:type="pct"/>
            <w:noWrap w:val="0"/>
            <w:vAlign w:val="center"/>
          </w:tcPr>
          <w:p w14:paraId="0F476309">
            <w:pPr>
              <w:pStyle w:val="30"/>
              <w:bidi w:val="0"/>
            </w:pPr>
            <w:r>
              <w:t>否</w:t>
            </w:r>
          </w:p>
        </w:tc>
        <w:tc>
          <w:tcPr>
            <w:tcW w:w="920" w:type="pct"/>
            <w:noWrap w:val="0"/>
            <w:vAlign w:val="center"/>
          </w:tcPr>
          <w:p w14:paraId="0AA324E3">
            <w:pPr>
              <w:pStyle w:val="30"/>
              <w:bidi w:val="0"/>
            </w:pPr>
          </w:p>
        </w:tc>
      </w:tr>
      <w:tr w14:paraId="052BA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85DEE1">
            <w:pPr>
              <w:pStyle w:val="30"/>
              <w:bidi w:val="0"/>
            </w:pPr>
            <w:r>
              <w:rPr>
                <w:rFonts w:hint="default"/>
                <w:lang w:val="en-US" w:eastAsia="zh-CN"/>
              </w:rPr>
              <w:t>27</w:t>
            </w:r>
          </w:p>
        </w:tc>
        <w:tc>
          <w:tcPr>
            <w:tcW w:w="1004" w:type="pct"/>
            <w:noWrap w:val="0"/>
            <w:vAlign w:val="center"/>
          </w:tcPr>
          <w:p w14:paraId="4DD91084">
            <w:pPr>
              <w:pStyle w:val="30"/>
              <w:bidi w:val="0"/>
            </w:pPr>
            <w:r>
              <w:t>hzkprq</w:t>
            </w:r>
          </w:p>
        </w:tc>
        <w:tc>
          <w:tcPr>
            <w:tcW w:w="1087" w:type="pct"/>
            <w:noWrap w:val="0"/>
            <w:vAlign w:val="center"/>
          </w:tcPr>
          <w:p w14:paraId="54EDEA78">
            <w:pPr>
              <w:pStyle w:val="30"/>
              <w:bidi w:val="0"/>
            </w:pPr>
            <w:r>
              <w:t>红字开票日期</w:t>
            </w:r>
          </w:p>
        </w:tc>
        <w:tc>
          <w:tcPr>
            <w:tcW w:w="753" w:type="pct"/>
            <w:noWrap w:val="0"/>
            <w:vAlign w:val="center"/>
          </w:tcPr>
          <w:p w14:paraId="41ECFC42">
            <w:pPr>
              <w:pStyle w:val="30"/>
              <w:bidi w:val="0"/>
            </w:pPr>
            <w:r>
              <w:t>datetime</w:t>
            </w:r>
          </w:p>
        </w:tc>
        <w:tc>
          <w:tcPr>
            <w:tcW w:w="418" w:type="pct"/>
            <w:noWrap w:val="0"/>
            <w:vAlign w:val="center"/>
          </w:tcPr>
          <w:p w14:paraId="145D98AF">
            <w:pPr>
              <w:pStyle w:val="30"/>
              <w:bidi w:val="0"/>
            </w:pPr>
          </w:p>
        </w:tc>
        <w:tc>
          <w:tcPr>
            <w:tcW w:w="417" w:type="pct"/>
            <w:noWrap w:val="0"/>
            <w:vAlign w:val="center"/>
          </w:tcPr>
          <w:p w14:paraId="5961D394">
            <w:pPr>
              <w:pStyle w:val="30"/>
              <w:bidi w:val="0"/>
            </w:pPr>
            <w:r>
              <w:t>是</w:t>
            </w:r>
          </w:p>
        </w:tc>
        <w:tc>
          <w:tcPr>
            <w:tcW w:w="920" w:type="pct"/>
            <w:noWrap w:val="0"/>
            <w:vAlign w:val="center"/>
          </w:tcPr>
          <w:p w14:paraId="22052A06">
            <w:pPr>
              <w:pStyle w:val="30"/>
              <w:bidi w:val="0"/>
            </w:pPr>
            <w:r>
              <w:t>yyyy-MM-dd HH:mm:ss</w:t>
            </w:r>
          </w:p>
        </w:tc>
      </w:tr>
      <w:tr w14:paraId="6097D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0F8DD60">
            <w:pPr>
              <w:pStyle w:val="30"/>
              <w:bidi w:val="0"/>
            </w:pPr>
            <w:r>
              <w:rPr>
                <w:rFonts w:hint="default"/>
                <w:lang w:val="en-US" w:eastAsia="zh-CN"/>
              </w:rPr>
              <w:t>28</w:t>
            </w:r>
          </w:p>
        </w:tc>
        <w:tc>
          <w:tcPr>
            <w:tcW w:w="1004" w:type="pct"/>
            <w:noWrap w:val="0"/>
            <w:vAlign w:val="center"/>
          </w:tcPr>
          <w:p w14:paraId="4D0E61F4">
            <w:pPr>
              <w:pStyle w:val="30"/>
              <w:bidi w:val="0"/>
            </w:pPr>
            <w:r>
              <w:t>yxbz</w:t>
            </w:r>
          </w:p>
        </w:tc>
        <w:tc>
          <w:tcPr>
            <w:tcW w:w="1087" w:type="pct"/>
            <w:noWrap w:val="0"/>
            <w:vAlign w:val="center"/>
          </w:tcPr>
          <w:p w14:paraId="59374FF1">
            <w:pPr>
              <w:pStyle w:val="30"/>
              <w:bidi w:val="0"/>
            </w:pPr>
            <w:r>
              <w:t>有效标志</w:t>
            </w:r>
          </w:p>
        </w:tc>
        <w:tc>
          <w:tcPr>
            <w:tcW w:w="753" w:type="pct"/>
            <w:noWrap w:val="0"/>
            <w:vAlign w:val="center"/>
          </w:tcPr>
          <w:p w14:paraId="38812EB2">
            <w:pPr>
              <w:pStyle w:val="30"/>
              <w:bidi w:val="0"/>
            </w:pPr>
            <w:r>
              <w:t>varchar</w:t>
            </w:r>
          </w:p>
        </w:tc>
        <w:tc>
          <w:tcPr>
            <w:tcW w:w="418" w:type="pct"/>
            <w:noWrap w:val="0"/>
            <w:vAlign w:val="center"/>
          </w:tcPr>
          <w:p w14:paraId="13F16809">
            <w:pPr>
              <w:pStyle w:val="30"/>
              <w:bidi w:val="0"/>
            </w:pPr>
            <w:r>
              <w:t>1</w:t>
            </w:r>
          </w:p>
        </w:tc>
        <w:tc>
          <w:tcPr>
            <w:tcW w:w="417" w:type="pct"/>
            <w:noWrap w:val="0"/>
            <w:vAlign w:val="center"/>
          </w:tcPr>
          <w:p w14:paraId="51287D19">
            <w:pPr>
              <w:pStyle w:val="30"/>
              <w:bidi w:val="0"/>
            </w:pPr>
            <w:r>
              <w:t>是</w:t>
            </w:r>
          </w:p>
        </w:tc>
        <w:tc>
          <w:tcPr>
            <w:tcW w:w="920" w:type="pct"/>
            <w:noWrap w:val="0"/>
            <w:vAlign w:val="center"/>
          </w:tcPr>
          <w:p w14:paraId="689F470B">
            <w:pPr>
              <w:pStyle w:val="30"/>
              <w:bidi w:val="0"/>
            </w:pPr>
            <w:r>
              <w:t>Y：有效</w:t>
            </w:r>
          </w:p>
          <w:p w14:paraId="07ED9397">
            <w:pPr>
              <w:pStyle w:val="30"/>
              <w:bidi w:val="0"/>
            </w:pPr>
            <w:r>
              <w:t>N：无效</w:t>
            </w:r>
          </w:p>
        </w:tc>
      </w:tr>
      <w:tr w14:paraId="41CC3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9E4333">
            <w:pPr>
              <w:pStyle w:val="30"/>
              <w:bidi w:val="0"/>
            </w:pPr>
            <w:r>
              <w:rPr>
                <w:rFonts w:hint="default"/>
                <w:lang w:val="en-US" w:eastAsia="zh-CN"/>
              </w:rPr>
              <w:t>29</w:t>
            </w:r>
          </w:p>
        </w:tc>
        <w:tc>
          <w:tcPr>
            <w:tcW w:w="1004" w:type="pct"/>
            <w:noWrap w:val="0"/>
            <w:vAlign w:val="center"/>
          </w:tcPr>
          <w:p w14:paraId="0E93E0F5">
            <w:pPr>
              <w:pStyle w:val="30"/>
              <w:bidi w:val="0"/>
            </w:pPr>
            <w:r>
              <w:t>lrrq</w:t>
            </w:r>
          </w:p>
        </w:tc>
        <w:tc>
          <w:tcPr>
            <w:tcW w:w="1087" w:type="pct"/>
            <w:noWrap w:val="0"/>
            <w:vAlign w:val="center"/>
          </w:tcPr>
          <w:p w14:paraId="28C548FF">
            <w:pPr>
              <w:pStyle w:val="30"/>
              <w:bidi w:val="0"/>
            </w:pPr>
            <w:r>
              <w:t>录入日期</w:t>
            </w:r>
          </w:p>
        </w:tc>
        <w:tc>
          <w:tcPr>
            <w:tcW w:w="753" w:type="pct"/>
            <w:noWrap w:val="0"/>
            <w:vAlign w:val="center"/>
          </w:tcPr>
          <w:p w14:paraId="577FB90E">
            <w:pPr>
              <w:pStyle w:val="30"/>
              <w:bidi w:val="0"/>
            </w:pPr>
            <w:r>
              <w:t>datetime</w:t>
            </w:r>
          </w:p>
        </w:tc>
        <w:tc>
          <w:tcPr>
            <w:tcW w:w="418" w:type="pct"/>
            <w:noWrap w:val="0"/>
            <w:vAlign w:val="top"/>
          </w:tcPr>
          <w:p w14:paraId="3AD8F2C9">
            <w:pPr>
              <w:pStyle w:val="30"/>
              <w:bidi w:val="0"/>
            </w:pPr>
          </w:p>
        </w:tc>
        <w:tc>
          <w:tcPr>
            <w:tcW w:w="417" w:type="pct"/>
            <w:noWrap w:val="0"/>
            <w:vAlign w:val="center"/>
          </w:tcPr>
          <w:p w14:paraId="7B53A3FF">
            <w:pPr>
              <w:pStyle w:val="30"/>
              <w:bidi w:val="0"/>
            </w:pPr>
            <w:r>
              <w:t>是</w:t>
            </w:r>
          </w:p>
        </w:tc>
        <w:tc>
          <w:tcPr>
            <w:tcW w:w="920" w:type="pct"/>
            <w:noWrap w:val="0"/>
            <w:vAlign w:val="center"/>
          </w:tcPr>
          <w:p w14:paraId="31803B40">
            <w:pPr>
              <w:pStyle w:val="30"/>
              <w:bidi w:val="0"/>
            </w:pPr>
            <w:r>
              <w:t>yyyy-MM-dd HH:mm:ss</w:t>
            </w:r>
          </w:p>
        </w:tc>
      </w:tr>
    </w:tbl>
    <w:p w14:paraId="31F93625">
      <w:pPr>
        <w:pStyle w:val="6"/>
        <w:bidi w:val="0"/>
      </w:pPr>
      <w:bookmarkStart w:id="428" w:name="_Toc669"/>
      <w:bookmarkStart w:id="429" w:name="_Toc30554"/>
      <w:r>
        <w:t>13.6返回报文示例</w:t>
      </w:r>
      <w:bookmarkEnd w:id="428"/>
      <w:bookmarkEnd w:id="429"/>
      <w:r>
        <w:t xml:space="preserve"> </w:t>
      </w:r>
    </w:p>
    <w:p w14:paraId="7CA209DA">
      <w:pPr>
        <w:pStyle w:val="5"/>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29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E90D8">
            <w:pPr>
              <w:bidi w:val="0"/>
            </w:pPr>
            <w:r>
              <w:t>{</w:t>
            </w:r>
          </w:p>
          <w:p w14:paraId="1056228D">
            <w:pPr>
              <w:bidi w:val="0"/>
            </w:pPr>
            <w:r>
              <w:tab/>
            </w:r>
            <w:r>
              <w:t>"Response": {</w:t>
            </w:r>
          </w:p>
          <w:p w14:paraId="0593B95F">
            <w:pPr>
              <w:bidi w:val="0"/>
            </w:pPr>
            <w:r>
              <w:tab/>
            </w:r>
            <w:r>
              <w:tab/>
            </w:r>
            <w:r>
              <w:t>"RequestId": "16位随机数字和字母组合",</w:t>
            </w:r>
          </w:p>
          <w:p w14:paraId="2DC77753">
            <w:pPr>
              <w:bidi w:val="0"/>
            </w:pPr>
            <w:r>
              <w:tab/>
            </w:r>
            <w:r>
              <w:tab/>
            </w:r>
            <w:r>
              <w:t>"Data": {</w:t>
            </w:r>
          </w:p>
          <w:p w14:paraId="0BEEF370">
            <w:pPr>
              <w:bidi w:val="0"/>
            </w:pPr>
            <w:r>
              <w:tab/>
            </w:r>
            <w:r>
              <w:tab/>
            </w:r>
            <w:r>
              <w:tab/>
            </w:r>
            <w:r>
              <w:t>"returncode": "00",</w:t>
            </w:r>
          </w:p>
          <w:p w14:paraId="479588B5">
            <w:pPr>
              <w:bidi w:val="0"/>
            </w:pPr>
            <w:r>
              <w:tab/>
            </w:r>
            <w:r>
              <w:tab/>
            </w:r>
            <w:r>
              <w:tab/>
            </w:r>
            <w:r>
              <w:t>"returnmsg": "成功",</w:t>
            </w:r>
          </w:p>
          <w:p w14:paraId="7A653C1B">
            <w:pPr>
              <w:bidi w:val="0"/>
            </w:pPr>
            <w:r>
              <w:tab/>
            </w:r>
            <w:r>
              <w:tab/>
            </w:r>
            <w:r>
              <w:tab/>
            </w:r>
            <w:r>
              <w:t>"hzqrxxList": {</w:t>
            </w:r>
          </w:p>
          <w:p w14:paraId="2F8966D2">
            <w:pPr>
              <w:bidi w:val="0"/>
            </w:pPr>
            <w:r>
              <w:tab/>
            </w:r>
            <w:r>
              <w:tab/>
            </w:r>
            <w:r>
              <w:tab/>
            </w:r>
            <w:r>
              <w:tab/>
            </w:r>
            <w:r>
              <w:t>"pageNumber": 1,</w:t>
            </w:r>
          </w:p>
          <w:p w14:paraId="06D534C9">
            <w:pPr>
              <w:bidi w:val="0"/>
            </w:pPr>
            <w:r>
              <w:tab/>
            </w:r>
            <w:r>
              <w:tab/>
            </w:r>
            <w:r>
              <w:tab/>
            </w:r>
            <w:r>
              <w:tab/>
            </w:r>
            <w:r>
              <w:t>"pageSize": 20,</w:t>
            </w:r>
          </w:p>
          <w:p w14:paraId="115F3DA4">
            <w:pPr>
              <w:bidi w:val="0"/>
            </w:pPr>
            <w:r>
              <w:tab/>
            </w:r>
            <w:r>
              <w:tab/>
            </w:r>
            <w:r>
              <w:tab/>
            </w:r>
            <w:r>
              <w:tab/>
            </w:r>
            <w:r>
              <w:t>"total": 1,</w:t>
            </w:r>
          </w:p>
          <w:p w14:paraId="2945AA05">
            <w:pPr>
              <w:bidi w:val="0"/>
            </w:pPr>
            <w:r>
              <w:tab/>
            </w:r>
            <w:r>
              <w:tab/>
            </w:r>
            <w:r>
              <w:tab/>
            </w:r>
            <w:r>
              <w:tab/>
            </w:r>
            <w:r>
              <w:t>"list": [</w:t>
            </w:r>
          </w:p>
          <w:p w14:paraId="71A9E163">
            <w:pPr>
              <w:bidi w:val="0"/>
            </w:pPr>
            <w:r>
              <w:tab/>
            </w:r>
            <w:r>
              <w:tab/>
            </w:r>
            <w:r>
              <w:tab/>
            </w:r>
            <w:r>
              <w:tab/>
            </w:r>
            <w:r>
              <w:tab/>
            </w:r>
            <w:r>
              <w:t>{</w:t>
            </w:r>
          </w:p>
          <w:p w14:paraId="3EE8F524">
            <w:pPr>
              <w:bidi w:val="0"/>
            </w:pPr>
            <w:r>
              <w:tab/>
            </w:r>
            <w:r>
              <w:tab/>
            </w:r>
            <w:r>
              <w:tab/>
            </w:r>
            <w:r>
              <w:tab/>
            </w:r>
            <w:r>
              <w:tab/>
            </w:r>
            <w:r>
              <w:tab/>
            </w:r>
            <w:r>
              <w:t>"uuid": "红字确认单UUID",</w:t>
            </w:r>
          </w:p>
          <w:p w14:paraId="38E28995">
            <w:pPr>
              <w:bidi w:val="0"/>
            </w:pPr>
            <w:r>
              <w:tab/>
            </w:r>
            <w:r>
              <w:tab/>
            </w:r>
            <w:r>
              <w:tab/>
            </w:r>
            <w:r>
              <w:tab/>
            </w:r>
            <w:r>
              <w:tab/>
            </w:r>
            <w:r>
              <w:tab/>
            </w:r>
            <w:r>
              <w:t>"hzfpxxqrdbh": "红字发票信息确认单编号",</w:t>
            </w:r>
          </w:p>
          <w:p w14:paraId="737D7224">
            <w:pPr>
              <w:bidi w:val="0"/>
            </w:pPr>
            <w:r>
              <w:tab/>
            </w:r>
            <w:r>
              <w:tab/>
            </w:r>
            <w:r>
              <w:tab/>
            </w:r>
            <w:r>
              <w:tab/>
            </w:r>
            <w:r>
              <w:tab/>
            </w:r>
            <w:r>
              <w:tab/>
            </w:r>
            <w:r>
              <w:t>"lrfsf": "录入方身份",</w:t>
            </w:r>
          </w:p>
          <w:p w14:paraId="58295E73">
            <w:pPr>
              <w:bidi w:val="0"/>
            </w:pPr>
            <w:r>
              <w:tab/>
            </w:r>
            <w:r>
              <w:tab/>
            </w:r>
            <w:r>
              <w:tab/>
            </w:r>
            <w:r>
              <w:tab/>
            </w:r>
            <w:r>
              <w:tab/>
            </w:r>
            <w:r>
              <w:tab/>
            </w:r>
            <w:r>
              <w:t>"xsfnsrsbh": "（销售方）统一社会信用代码/纳税人识别号/身份证件号码",</w:t>
            </w:r>
          </w:p>
          <w:p w14:paraId="79E95F26">
            <w:pPr>
              <w:bidi w:val="0"/>
            </w:pPr>
            <w:r>
              <w:tab/>
            </w:r>
            <w:r>
              <w:tab/>
            </w:r>
            <w:r>
              <w:tab/>
            </w:r>
            <w:r>
              <w:tab/>
            </w:r>
            <w:r>
              <w:tab/>
            </w:r>
            <w:r>
              <w:tab/>
            </w:r>
            <w:r>
              <w:t>"xsfmc": "（销售方）名称",</w:t>
            </w:r>
          </w:p>
          <w:p w14:paraId="6FEBB05A">
            <w:pPr>
              <w:bidi w:val="0"/>
            </w:pPr>
            <w:r>
              <w:tab/>
            </w:r>
            <w:r>
              <w:tab/>
            </w:r>
            <w:r>
              <w:tab/>
            </w:r>
            <w:r>
              <w:tab/>
            </w:r>
            <w:r>
              <w:tab/>
            </w:r>
            <w:r>
              <w:tab/>
            </w:r>
            <w:r>
              <w:t>"gmfnsrsbh": "（购买方）统一社会信用代码/纳税人识别号/身份证件号码",</w:t>
            </w:r>
          </w:p>
          <w:p w14:paraId="1F3A0469">
            <w:pPr>
              <w:bidi w:val="0"/>
            </w:pPr>
            <w:r>
              <w:tab/>
            </w:r>
            <w:r>
              <w:tab/>
            </w:r>
            <w:r>
              <w:tab/>
            </w:r>
            <w:r>
              <w:tab/>
            </w:r>
            <w:r>
              <w:tab/>
            </w:r>
            <w:r>
              <w:tab/>
            </w:r>
            <w:r>
              <w:t>"gmfmc": "（购买方）名称",</w:t>
            </w:r>
          </w:p>
          <w:p w14:paraId="1D0AB99D">
            <w:pPr>
              <w:bidi w:val="0"/>
            </w:pPr>
            <w:r>
              <w:tab/>
            </w:r>
            <w:r>
              <w:tab/>
            </w:r>
            <w:r>
              <w:tab/>
            </w:r>
            <w:r>
              <w:tab/>
            </w:r>
            <w:r>
              <w:tab/>
            </w:r>
            <w:r>
              <w:tab/>
            </w:r>
            <w:r>
              <w:t>"lzfpdm": "蓝字发票发票代码",</w:t>
            </w:r>
          </w:p>
          <w:p w14:paraId="42435CCF">
            <w:pPr>
              <w:bidi w:val="0"/>
            </w:pPr>
            <w:r>
              <w:tab/>
            </w:r>
            <w:r>
              <w:tab/>
            </w:r>
            <w:r>
              <w:tab/>
            </w:r>
            <w:r>
              <w:tab/>
            </w:r>
            <w:r>
              <w:tab/>
            </w:r>
            <w:r>
              <w:tab/>
            </w:r>
            <w:r>
              <w:t>"lzfphm": "蓝字发票发票号码",</w:t>
            </w:r>
          </w:p>
          <w:p w14:paraId="4B40FAF4">
            <w:pPr>
              <w:bidi w:val="0"/>
            </w:pPr>
            <w:r>
              <w:tab/>
            </w:r>
            <w:r>
              <w:tab/>
            </w:r>
            <w:r>
              <w:tab/>
            </w:r>
            <w:r>
              <w:tab/>
            </w:r>
            <w:r>
              <w:tab/>
            </w:r>
            <w:r>
              <w:tab/>
            </w:r>
            <w:r>
              <w:t>"sfzzfpbz": "是否纸质发票标志",</w:t>
            </w:r>
          </w:p>
          <w:p w14:paraId="6C8A2290">
            <w:pPr>
              <w:bidi w:val="0"/>
            </w:pPr>
            <w:r>
              <w:tab/>
            </w:r>
            <w:r>
              <w:tab/>
            </w:r>
            <w:r>
              <w:tab/>
            </w:r>
            <w:r>
              <w:tab/>
            </w:r>
            <w:r>
              <w:tab/>
            </w:r>
            <w:r>
              <w:tab/>
            </w:r>
            <w:r>
              <w:t>"lzkprq": "蓝字发票开票日期",</w:t>
            </w:r>
          </w:p>
          <w:p w14:paraId="37B72947">
            <w:pPr>
              <w:bidi w:val="0"/>
            </w:pPr>
            <w:r>
              <w:tab/>
            </w:r>
            <w:r>
              <w:tab/>
            </w:r>
            <w:r>
              <w:tab/>
            </w:r>
            <w:r>
              <w:tab/>
            </w:r>
            <w:r>
              <w:tab/>
            </w:r>
            <w:r>
              <w:tab/>
            </w:r>
            <w:r>
              <w:t>"lzhjje": "蓝字发票合计金额",</w:t>
            </w:r>
          </w:p>
          <w:p w14:paraId="22DBBF8D">
            <w:pPr>
              <w:bidi w:val="0"/>
            </w:pPr>
            <w:r>
              <w:tab/>
            </w:r>
            <w:r>
              <w:tab/>
            </w:r>
            <w:r>
              <w:tab/>
            </w:r>
            <w:r>
              <w:tab/>
            </w:r>
            <w:r>
              <w:tab/>
            </w:r>
            <w:r>
              <w:tab/>
            </w:r>
            <w:r>
              <w:t>"lzhjse": "蓝字发票合计税额",</w:t>
            </w:r>
          </w:p>
          <w:p w14:paraId="1E92CC2A">
            <w:pPr>
              <w:bidi w:val="0"/>
            </w:pPr>
            <w:r>
              <w:tab/>
            </w:r>
            <w:r>
              <w:tab/>
            </w:r>
            <w:r>
              <w:tab/>
            </w:r>
            <w:r>
              <w:tab/>
            </w:r>
            <w:r>
              <w:tab/>
            </w:r>
            <w:r>
              <w:tab/>
            </w:r>
            <w:r>
              <w:t>"lzfppzDm": "蓝字发票发票票种代码",</w:t>
            </w:r>
          </w:p>
          <w:p w14:paraId="0BFA949F">
            <w:pPr>
              <w:bidi w:val="0"/>
            </w:pPr>
            <w:r>
              <w:tab/>
            </w:r>
            <w:r>
              <w:tab/>
            </w:r>
            <w:r>
              <w:tab/>
            </w:r>
            <w:r>
              <w:tab/>
            </w:r>
            <w:r>
              <w:tab/>
            </w:r>
            <w:r>
              <w:tab/>
            </w:r>
            <w:r>
              <w:t>"lzfpTdyslxDm": "蓝字发票特定要素类型代码",</w:t>
            </w:r>
          </w:p>
          <w:p w14:paraId="5CCEC1C9">
            <w:pPr>
              <w:bidi w:val="0"/>
            </w:pPr>
            <w:r>
              <w:tab/>
            </w:r>
            <w:r>
              <w:tab/>
            </w:r>
            <w:r>
              <w:tab/>
            </w:r>
            <w:r>
              <w:tab/>
            </w:r>
            <w:r>
              <w:tab/>
            </w:r>
            <w:r>
              <w:tab/>
            </w:r>
            <w:r>
              <w:t>"hzcxje": "红字冲销金额",</w:t>
            </w:r>
          </w:p>
          <w:p w14:paraId="11CD66CE">
            <w:pPr>
              <w:bidi w:val="0"/>
            </w:pPr>
            <w:r>
              <w:tab/>
            </w:r>
            <w:r>
              <w:tab/>
            </w:r>
            <w:r>
              <w:tab/>
            </w:r>
            <w:r>
              <w:tab/>
            </w:r>
            <w:r>
              <w:tab/>
            </w:r>
            <w:r>
              <w:tab/>
            </w:r>
            <w:r>
              <w:t>"hzcxse": "红字冲销税额",</w:t>
            </w:r>
          </w:p>
          <w:p w14:paraId="654DC850">
            <w:pPr>
              <w:bidi w:val="0"/>
            </w:pPr>
            <w:r>
              <w:t>"hzqrdmxsl": "红字确认单明细数量",</w:t>
            </w:r>
          </w:p>
          <w:p w14:paraId="43CFDE87">
            <w:pPr>
              <w:bidi w:val="0"/>
            </w:pPr>
            <w:r>
              <w:tab/>
            </w:r>
            <w:r>
              <w:tab/>
            </w:r>
            <w:r>
              <w:tab/>
            </w:r>
            <w:r>
              <w:tab/>
            </w:r>
            <w:r>
              <w:tab/>
            </w:r>
            <w:r>
              <w:tab/>
            </w:r>
            <w:r>
              <w:t>"chyyDm": "红字发票冲红原因代码",</w:t>
            </w:r>
          </w:p>
          <w:p w14:paraId="5C59503D">
            <w:pPr>
              <w:bidi w:val="0"/>
            </w:pPr>
            <w:r>
              <w:tab/>
            </w:r>
            <w:r>
              <w:tab/>
            </w:r>
            <w:r>
              <w:tab/>
            </w:r>
            <w:r>
              <w:tab/>
            </w:r>
            <w:r>
              <w:tab/>
            </w:r>
            <w:r>
              <w:tab/>
            </w:r>
            <w:r>
              <w:t>"hzqrxxztDm": "红字确认信息状态代码",</w:t>
            </w:r>
          </w:p>
          <w:p w14:paraId="16992575">
            <w:pPr>
              <w:bidi w:val="0"/>
            </w:pPr>
            <w:r>
              <w:tab/>
            </w:r>
            <w:r>
              <w:tab/>
            </w:r>
            <w:r>
              <w:tab/>
            </w:r>
            <w:r>
              <w:tab/>
            </w:r>
            <w:r>
              <w:tab/>
            </w:r>
            <w:r>
              <w:tab/>
            </w:r>
            <w:r>
              <w:t>"qrrq": "确认日期",</w:t>
            </w:r>
          </w:p>
          <w:p w14:paraId="27565796">
            <w:pPr>
              <w:bidi w:val="0"/>
            </w:pPr>
            <w:r>
              <w:tab/>
            </w:r>
            <w:r>
              <w:tab/>
            </w:r>
            <w:r>
              <w:tab/>
            </w:r>
            <w:r>
              <w:tab/>
            </w:r>
            <w:r>
              <w:tab/>
            </w:r>
            <w:r>
              <w:tab/>
            </w:r>
            <w:r>
              <w:t>"ykjhzfpbz": "已开具红字发票标志",</w:t>
            </w:r>
          </w:p>
          <w:p w14:paraId="7E649D86">
            <w:pPr>
              <w:bidi w:val="0"/>
            </w:pPr>
            <w:r>
              <w:tab/>
            </w:r>
            <w:r>
              <w:tab/>
            </w:r>
            <w:r>
              <w:tab/>
            </w:r>
            <w:r>
              <w:tab/>
            </w:r>
            <w:r>
              <w:tab/>
            </w:r>
            <w:r>
              <w:tab/>
            </w:r>
            <w:r>
              <w:t>"hzfphm": "红字发票号码",</w:t>
            </w:r>
          </w:p>
          <w:p w14:paraId="2E8366D0">
            <w:pPr>
              <w:bidi w:val="0"/>
            </w:pPr>
            <w:r>
              <w:tab/>
            </w:r>
            <w:r>
              <w:tab/>
            </w:r>
            <w:r>
              <w:tab/>
            </w:r>
            <w:r>
              <w:tab/>
            </w:r>
            <w:r>
              <w:tab/>
            </w:r>
            <w:r>
              <w:tab/>
            </w:r>
            <w:r>
              <w:t>"hzkprq": "红字开票日期",</w:t>
            </w:r>
          </w:p>
          <w:p w14:paraId="65730CDE">
            <w:pPr>
              <w:bidi w:val="0"/>
            </w:pPr>
            <w:r>
              <w:tab/>
            </w:r>
            <w:r>
              <w:tab/>
            </w:r>
            <w:r>
              <w:tab/>
            </w:r>
            <w:r>
              <w:tab/>
            </w:r>
            <w:r>
              <w:tab/>
            </w:r>
            <w:r>
              <w:tab/>
            </w:r>
            <w:r>
              <w:t>"yxbz": "有效标志",</w:t>
            </w:r>
          </w:p>
          <w:p w14:paraId="64F5779D">
            <w:pPr>
              <w:bidi w:val="0"/>
            </w:pPr>
            <w:r>
              <w:tab/>
            </w:r>
            <w:r>
              <w:tab/>
            </w:r>
            <w:r>
              <w:tab/>
            </w:r>
            <w:r>
              <w:tab/>
            </w:r>
            <w:r>
              <w:tab/>
            </w:r>
            <w:r>
              <w:tab/>
            </w:r>
            <w:r>
              <w:t>"lrrq": "录入日期"</w:t>
            </w:r>
          </w:p>
          <w:p w14:paraId="0B8A487A">
            <w:pPr>
              <w:bidi w:val="0"/>
            </w:pPr>
            <w:r>
              <w:tab/>
            </w:r>
            <w:r>
              <w:tab/>
            </w:r>
            <w:r>
              <w:tab/>
            </w:r>
            <w:r>
              <w:tab/>
            </w:r>
            <w:r>
              <w:tab/>
            </w:r>
            <w:r>
              <w:t>}</w:t>
            </w:r>
          </w:p>
          <w:p w14:paraId="6568B71A">
            <w:pPr>
              <w:bidi w:val="0"/>
            </w:pPr>
            <w:r>
              <w:tab/>
            </w:r>
            <w:r>
              <w:tab/>
            </w:r>
            <w:r>
              <w:tab/>
            </w:r>
            <w:r>
              <w:tab/>
            </w:r>
            <w:r>
              <w:t>]</w:t>
            </w:r>
          </w:p>
          <w:p w14:paraId="23B96D5F">
            <w:pPr>
              <w:bidi w:val="0"/>
            </w:pPr>
            <w:r>
              <w:tab/>
            </w:r>
            <w:r>
              <w:tab/>
            </w:r>
            <w:r>
              <w:tab/>
            </w:r>
            <w:r>
              <w:t>}</w:t>
            </w:r>
          </w:p>
          <w:p w14:paraId="1EC62DB9">
            <w:pPr>
              <w:bidi w:val="0"/>
            </w:pPr>
            <w:r>
              <w:tab/>
            </w:r>
            <w:r>
              <w:tab/>
            </w:r>
            <w:r>
              <w:t>}</w:t>
            </w:r>
          </w:p>
          <w:p w14:paraId="116E6118">
            <w:pPr>
              <w:bidi w:val="0"/>
            </w:pPr>
            <w:r>
              <w:tab/>
            </w:r>
            <w:r>
              <w:t>}</w:t>
            </w:r>
          </w:p>
          <w:p w14:paraId="3EC8860D">
            <w:pPr>
              <w:bidi w:val="0"/>
            </w:pPr>
            <w:r>
              <w:t>}</w:t>
            </w:r>
          </w:p>
        </w:tc>
      </w:tr>
    </w:tbl>
    <w:p w14:paraId="724735D0">
      <w:pPr>
        <w:pStyle w:val="5"/>
      </w:pPr>
      <w:r>
        <w:t>失败时返回：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37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634E0">
            <w:pPr>
              <w:bidi w:val="0"/>
            </w:pPr>
            <w:r>
              <w:t>{</w:t>
            </w:r>
          </w:p>
          <w:p w14:paraId="6AF8E5AD">
            <w:pPr>
              <w:bidi w:val="0"/>
            </w:pPr>
            <w:r>
              <w:tab/>
            </w:r>
            <w:r>
              <w:t>"Response":{</w:t>
            </w:r>
          </w:p>
          <w:p w14:paraId="5235EEED">
            <w:pPr>
              <w:bidi w:val="0"/>
            </w:pPr>
            <w:r>
              <w:tab/>
            </w:r>
            <w:r>
              <w:tab/>
            </w:r>
            <w:r>
              <w:t>"RequestId": "16位随机数字和字母组合",</w:t>
            </w:r>
          </w:p>
          <w:p w14:paraId="0D67E876">
            <w:pPr>
              <w:bidi w:val="0"/>
            </w:pPr>
            <w:r>
              <w:tab/>
            </w:r>
            <w:r>
              <w:tab/>
            </w:r>
            <w:r>
              <w:t>"Error":{</w:t>
            </w:r>
          </w:p>
          <w:p w14:paraId="75345E2F">
            <w:pPr>
              <w:bidi w:val="0"/>
            </w:pPr>
            <w:r>
              <w:tab/>
            </w:r>
            <w:r>
              <w:tab/>
            </w:r>
            <w:r>
              <w:tab/>
            </w:r>
            <w:r>
              <w:t>"Code": "01”,</w:t>
            </w:r>
          </w:p>
          <w:p w14:paraId="04ECD3A2">
            <w:pPr>
              <w:bidi w:val="0"/>
            </w:pPr>
            <w:r>
              <w:tab/>
            </w:r>
            <w:r>
              <w:tab/>
            </w:r>
            <w:r>
              <w:tab/>
            </w:r>
            <w:r>
              <w:t>"Message": "错误说明"</w:t>
            </w:r>
          </w:p>
          <w:p w14:paraId="774FF5D9">
            <w:pPr>
              <w:bidi w:val="0"/>
            </w:pPr>
            <w:r>
              <w:t>}</w:t>
            </w:r>
          </w:p>
          <w:p w14:paraId="7B6492B5">
            <w:pPr>
              <w:bidi w:val="0"/>
            </w:pPr>
            <w:r>
              <w:tab/>
            </w:r>
            <w:r>
              <w:t>}</w:t>
            </w:r>
          </w:p>
          <w:p w14:paraId="05FB2782">
            <w:pPr>
              <w:bidi w:val="0"/>
            </w:pPr>
            <w:r>
              <w:t>}</w:t>
            </w:r>
          </w:p>
        </w:tc>
      </w:tr>
    </w:tbl>
    <w:p w14:paraId="701945F7">
      <w:pPr>
        <w:pStyle w:val="4"/>
        <w:bidi w:val="0"/>
        <w:rPr>
          <w:rFonts w:hint="default"/>
        </w:rPr>
      </w:pPr>
      <w:bookmarkStart w:id="430" w:name="_Toc7687"/>
      <w:bookmarkStart w:id="431" w:name="_Toc1704"/>
      <w:bookmarkStart w:id="432" w:name="_Toc3914"/>
      <w:r>
        <w:rPr>
          <w:rFonts w:hint="default"/>
        </w:rPr>
        <w:t>14.查询不动产经营租赁发票上传结果</w:t>
      </w:r>
      <w:bookmarkEnd w:id="430"/>
      <w:bookmarkEnd w:id="431"/>
      <w:bookmarkEnd w:id="432"/>
    </w:p>
    <w:p w14:paraId="6AD076AA">
      <w:pPr>
        <w:pStyle w:val="6"/>
        <w:bidi w:val="0"/>
      </w:pPr>
      <w:bookmarkStart w:id="433" w:name="_Toc28181"/>
      <w:bookmarkStart w:id="434" w:name="_Toc17837"/>
      <w:r>
        <w:t>14.1接口说明</w:t>
      </w:r>
      <w:bookmarkEnd w:id="433"/>
      <w:bookmarkEnd w:id="434"/>
    </w:p>
    <w:p w14:paraId="1AA1E294">
      <w:pPr>
        <w:pStyle w:val="5"/>
      </w:pPr>
      <w:r>
        <w:t>给企业提供查询不动产经营租赁发票开具状态的功能，预发票上传后由税务局端对发票再次进行校验，如果校验通过则表明发票开具成功。此时企业根据上传返回的信息查询发票开具的状态。</w:t>
      </w:r>
    </w:p>
    <w:p w14:paraId="186CB7DC">
      <w:pPr>
        <w:pStyle w:val="5"/>
        <w:rPr>
          <w:rFonts w:hint="default" w:eastAsia="宋体"/>
          <w:lang w:val="en-US" w:eastAsia="zh-CN"/>
        </w:rPr>
      </w:pPr>
      <w:bookmarkStart w:id="435" w:name="OLE_LINK11"/>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bookmarkEnd w:id="435"/>
    <w:p w14:paraId="744BECB0">
      <w:pPr>
        <w:pStyle w:val="6"/>
        <w:bidi w:val="0"/>
      </w:pPr>
      <w:bookmarkStart w:id="436" w:name="_Toc5202"/>
      <w:bookmarkStart w:id="437" w:name="_Toc16896"/>
      <w:r>
        <w:t>14.2请求方式</w:t>
      </w:r>
      <w:bookmarkEnd w:id="436"/>
      <w:bookmarkEnd w:id="437"/>
    </w:p>
    <w:p w14:paraId="1EEADAC7">
      <w:pPr>
        <w:pStyle w:val="5"/>
        <w:ind w:firstLine="0"/>
      </w:pPr>
      <w:r>
        <w:t>请求方式为POST</w:t>
      </w:r>
    </w:p>
    <w:p w14:paraId="5212FEEE">
      <w:pPr>
        <w:pStyle w:val="5"/>
        <w:bidi w:val="0"/>
      </w:pPr>
      <w:r>
        <w:rPr>
          <w:rFonts w:hint="eastAsia"/>
        </w:rPr>
        <w:t>●</w:t>
      </w:r>
      <w:r>
        <w:rPr>
          <w:rFonts w:hint="default"/>
          <w:lang w:val="en-US"/>
        </w:rPr>
        <w:t xml:space="preserve"> </w:t>
      </w:r>
      <w:r>
        <w:t>path 指该参数为路径参数</w:t>
      </w:r>
    </w:p>
    <w:p w14:paraId="39F23902">
      <w:pPr>
        <w:pStyle w:val="5"/>
        <w:bidi w:val="0"/>
      </w:pPr>
      <w:r>
        <w:rPr>
          <w:rFonts w:hint="eastAsia"/>
        </w:rPr>
        <w:t>●</w:t>
      </w:r>
      <w:r>
        <w:rPr>
          <w:rFonts w:hint="default"/>
          <w:lang w:val="en-US"/>
        </w:rPr>
        <w:t xml:space="preserve"> </w:t>
      </w:r>
      <w:r>
        <w:t>query 指该参数需在请求URL传参</w:t>
      </w:r>
    </w:p>
    <w:p w14:paraId="473089E3">
      <w:pPr>
        <w:pStyle w:val="5"/>
        <w:bidi w:val="0"/>
      </w:pPr>
      <w:r>
        <w:rPr>
          <w:rFonts w:hint="eastAsia"/>
        </w:rPr>
        <w:t>●</w:t>
      </w:r>
      <w:r>
        <w:rPr>
          <w:rFonts w:hint="default"/>
          <w:lang w:val="en-US"/>
        </w:rPr>
        <w:t xml:space="preserve"> </w:t>
      </w:r>
      <w:r>
        <w:t>body 指该参数需在请求JSON传参</w:t>
      </w:r>
    </w:p>
    <w:p w14:paraId="1AE91EA9">
      <w:pPr>
        <w:pStyle w:val="6"/>
        <w:bidi w:val="0"/>
      </w:pPr>
      <w:bookmarkStart w:id="438" w:name="_Toc4198"/>
      <w:bookmarkStart w:id="439" w:name="_Toc30316"/>
      <w:r>
        <w:t>14.3公共参数</w:t>
      </w:r>
      <w:bookmarkEnd w:id="438"/>
      <w:bookmarkEnd w:id="43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EEA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5A5DC3E">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94A3F11">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17D5374">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0B453C1C">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73528E62">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E90496C">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24EED2B">
            <w:pPr>
              <w:pStyle w:val="29"/>
              <w:bidi w:val="0"/>
            </w:pPr>
            <w:r>
              <w:t>说明</w:t>
            </w:r>
          </w:p>
        </w:tc>
      </w:tr>
      <w:tr w14:paraId="522380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439EEC">
            <w:pPr>
              <w:pStyle w:val="30"/>
              <w:bidi w:val="0"/>
              <w:rPr>
                <w:rFonts w:hint="default"/>
                <w:lang w:val="en-US"/>
              </w:rPr>
            </w:pPr>
            <w:r>
              <w:rPr>
                <w:rFonts w:hint="default"/>
                <w:lang w:val="en-US"/>
              </w:rPr>
              <w:t>1</w:t>
            </w:r>
          </w:p>
        </w:tc>
        <w:tc>
          <w:tcPr>
            <w:tcW w:w="1004" w:type="pct"/>
            <w:tcBorders>
              <w:top w:val="single" w:color="auto" w:sz="6" w:space="0"/>
            </w:tcBorders>
            <w:noWrap w:val="0"/>
            <w:vAlign w:val="center"/>
          </w:tcPr>
          <w:p w14:paraId="26051B7C">
            <w:pPr>
              <w:pStyle w:val="30"/>
              <w:bidi w:val="0"/>
            </w:pPr>
            <w:r>
              <w:t>sllsh</w:t>
            </w:r>
          </w:p>
        </w:tc>
        <w:tc>
          <w:tcPr>
            <w:tcW w:w="1087" w:type="pct"/>
            <w:tcBorders>
              <w:top w:val="single" w:color="auto" w:sz="6" w:space="0"/>
            </w:tcBorders>
            <w:noWrap w:val="0"/>
            <w:vAlign w:val="center"/>
          </w:tcPr>
          <w:p w14:paraId="2A97608E">
            <w:pPr>
              <w:pStyle w:val="30"/>
              <w:bidi w:val="0"/>
            </w:pPr>
            <w:r>
              <w:t>受理流水号</w:t>
            </w:r>
          </w:p>
        </w:tc>
        <w:tc>
          <w:tcPr>
            <w:tcW w:w="753" w:type="pct"/>
            <w:tcBorders>
              <w:top w:val="single" w:color="auto" w:sz="6" w:space="0"/>
            </w:tcBorders>
            <w:noWrap w:val="0"/>
            <w:vAlign w:val="center"/>
          </w:tcPr>
          <w:p w14:paraId="78D563BA">
            <w:pPr>
              <w:pStyle w:val="30"/>
              <w:bidi w:val="0"/>
            </w:pPr>
            <w:r>
              <w:t>String</w:t>
            </w:r>
          </w:p>
        </w:tc>
        <w:tc>
          <w:tcPr>
            <w:tcW w:w="418" w:type="pct"/>
            <w:tcBorders>
              <w:top w:val="single" w:color="auto" w:sz="6" w:space="0"/>
            </w:tcBorders>
            <w:noWrap w:val="0"/>
            <w:vAlign w:val="center"/>
          </w:tcPr>
          <w:p w14:paraId="1E7BB9C4">
            <w:pPr>
              <w:pStyle w:val="30"/>
              <w:bidi w:val="0"/>
            </w:pPr>
            <w:r>
              <w:t>40</w:t>
            </w:r>
          </w:p>
        </w:tc>
        <w:tc>
          <w:tcPr>
            <w:tcW w:w="417" w:type="pct"/>
            <w:tcBorders>
              <w:top w:val="single" w:color="auto" w:sz="6" w:space="0"/>
            </w:tcBorders>
            <w:noWrap w:val="0"/>
            <w:vAlign w:val="center"/>
          </w:tcPr>
          <w:p w14:paraId="59DF578D">
            <w:pPr>
              <w:pStyle w:val="30"/>
              <w:bidi w:val="0"/>
            </w:pPr>
            <w:r>
              <w:t>是</w:t>
            </w:r>
          </w:p>
        </w:tc>
        <w:tc>
          <w:tcPr>
            <w:tcW w:w="920" w:type="pct"/>
            <w:tcBorders>
              <w:top w:val="single" w:color="auto" w:sz="6" w:space="0"/>
            </w:tcBorders>
            <w:noWrap w:val="0"/>
            <w:vAlign w:val="center"/>
          </w:tcPr>
          <w:p w14:paraId="6DD0D4F6">
            <w:pPr>
              <w:pStyle w:val="30"/>
              <w:bidi w:val="0"/>
            </w:pPr>
          </w:p>
        </w:tc>
      </w:tr>
    </w:tbl>
    <w:p w14:paraId="42B179F8">
      <w:pPr>
        <w:pStyle w:val="6"/>
        <w:bidi w:val="0"/>
      </w:pPr>
      <w:bookmarkStart w:id="440" w:name="_Toc17286"/>
      <w:bookmarkStart w:id="441" w:name="_Toc15257"/>
      <w:r>
        <w:t>14.4请求报文示例</w:t>
      </w:r>
      <w:bookmarkEnd w:id="440"/>
      <w:bookmarkEnd w:id="44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E7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3AAD26">
            <w:pPr>
              <w:bidi w:val="0"/>
            </w:pPr>
            <w:r>
              <w:t>{</w:t>
            </w:r>
          </w:p>
          <w:p w14:paraId="23E9B342">
            <w:pPr>
              <w:bidi w:val="0"/>
            </w:pPr>
            <w:r>
              <w:t xml:space="preserve"> "sllsh": "受理流水号"</w:t>
            </w:r>
          </w:p>
          <w:p w14:paraId="220B5560">
            <w:pPr>
              <w:bidi w:val="0"/>
            </w:pPr>
            <w:r>
              <w:t>}</w:t>
            </w:r>
          </w:p>
        </w:tc>
      </w:tr>
    </w:tbl>
    <w:p w14:paraId="7A363EFD">
      <w:pPr>
        <w:pStyle w:val="6"/>
        <w:bidi w:val="0"/>
      </w:pPr>
      <w:bookmarkStart w:id="442" w:name="_Toc21982"/>
      <w:bookmarkStart w:id="443" w:name="_Toc11219"/>
      <w:r>
        <w:t>14.5返回参数</w:t>
      </w:r>
      <w:bookmarkEnd w:id="442"/>
      <w:bookmarkEnd w:id="44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2A6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A99986C">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6B9B93E1">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4AF39B72">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925B2FB">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F81D5DF">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0A456D1">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4450349">
            <w:pPr>
              <w:pStyle w:val="29"/>
              <w:bidi w:val="0"/>
            </w:pPr>
            <w:r>
              <w:t>说明</w:t>
            </w:r>
          </w:p>
        </w:tc>
      </w:tr>
      <w:tr w14:paraId="25006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4AE0CC0">
            <w:pPr>
              <w:pStyle w:val="30"/>
              <w:bidi w:val="0"/>
            </w:pPr>
            <w:r>
              <w:rPr>
                <w:rFonts w:hint="default"/>
                <w:lang w:val="en-US" w:eastAsia="zh-CN"/>
              </w:rPr>
              <w:t>1</w:t>
            </w:r>
          </w:p>
        </w:tc>
        <w:tc>
          <w:tcPr>
            <w:tcW w:w="1004" w:type="pct"/>
            <w:noWrap w:val="0"/>
            <w:vAlign w:val="center"/>
          </w:tcPr>
          <w:p w14:paraId="50987C73">
            <w:pPr>
              <w:pStyle w:val="30"/>
              <w:bidi w:val="0"/>
            </w:pPr>
            <w:r>
              <w:t>returncode</w:t>
            </w:r>
          </w:p>
        </w:tc>
        <w:tc>
          <w:tcPr>
            <w:tcW w:w="1087" w:type="pct"/>
            <w:noWrap w:val="0"/>
            <w:vAlign w:val="center"/>
          </w:tcPr>
          <w:p w14:paraId="4754CC81">
            <w:pPr>
              <w:pStyle w:val="30"/>
              <w:bidi w:val="0"/>
            </w:pPr>
            <w:r>
              <w:t>返回码</w:t>
            </w:r>
          </w:p>
        </w:tc>
        <w:tc>
          <w:tcPr>
            <w:tcW w:w="753" w:type="pct"/>
            <w:noWrap w:val="0"/>
            <w:vAlign w:val="center"/>
          </w:tcPr>
          <w:p w14:paraId="598CC429">
            <w:pPr>
              <w:pStyle w:val="30"/>
              <w:bidi w:val="0"/>
            </w:pPr>
            <w:r>
              <w:t>varchar</w:t>
            </w:r>
          </w:p>
        </w:tc>
        <w:tc>
          <w:tcPr>
            <w:tcW w:w="418" w:type="pct"/>
            <w:noWrap w:val="0"/>
            <w:vAlign w:val="center"/>
          </w:tcPr>
          <w:p w14:paraId="6FF48EA0">
            <w:pPr>
              <w:pStyle w:val="30"/>
              <w:bidi w:val="0"/>
            </w:pPr>
            <w:r>
              <w:t>2</w:t>
            </w:r>
          </w:p>
        </w:tc>
        <w:tc>
          <w:tcPr>
            <w:tcW w:w="417" w:type="pct"/>
            <w:noWrap w:val="0"/>
            <w:vAlign w:val="center"/>
          </w:tcPr>
          <w:p w14:paraId="72F06E79">
            <w:pPr>
              <w:pStyle w:val="30"/>
              <w:bidi w:val="0"/>
            </w:pPr>
            <w:r>
              <w:t>是</w:t>
            </w:r>
          </w:p>
        </w:tc>
        <w:tc>
          <w:tcPr>
            <w:tcW w:w="920" w:type="pct"/>
            <w:noWrap w:val="0"/>
            <w:vAlign w:val="center"/>
          </w:tcPr>
          <w:p w14:paraId="3F60F67B">
            <w:pPr>
              <w:pStyle w:val="30"/>
              <w:bidi w:val="0"/>
            </w:pPr>
            <w:r>
              <w:t>00：成功</w:t>
            </w:r>
          </w:p>
          <w:p w14:paraId="18CDAC9D">
            <w:pPr>
              <w:pStyle w:val="30"/>
              <w:bidi w:val="0"/>
            </w:pPr>
            <w:r>
              <w:t>其它：失败</w:t>
            </w:r>
          </w:p>
        </w:tc>
      </w:tr>
      <w:tr w14:paraId="3B80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2A6444">
            <w:pPr>
              <w:pStyle w:val="30"/>
              <w:bidi w:val="0"/>
            </w:pPr>
            <w:r>
              <w:rPr>
                <w:rFonts w:hint="default"/>
                <w:lang w:val="en-US" w:eastAsia="zh-CN"/>
              </w:rPr>
              <w:t>2</w:t>
            </w:r>
          </w:p>
        </w:tc>
        <w:tc>
          <w:tcPr>
            <w:tcW w:w="1004" w:type="pct"/>
            <w:noWrap w:val="0"/>
            <w:vAlign w:val="center"/>
          </w:tcPr>
          <w:p w14:paraId="3BB52696">
            <w:pPr>
              <w:pStyle w:val="30"/>
              <w:bidi w:val="0"/>
            </w:pPr>
            <w:r>
              <w:t>returnmsg</w:t>
            </w:r>
          </w:p>
        </w:tc>
        <w:tc>
          <w:tcPr>
            <w:tcW w:w="1087" w:type="pct"/>
            <w:noWrap w:val="0"/>
            <w:vAlign w:val="center"/>
          </w:tcPr>
          <w:p w14:paraId="3A4AF2D1">
            <w:pPr>
              <w:pStyle w:val="30"/>
              <w:bidi w:val="0"/>
            </w:pPr>
            <w:r>
              <w:t>返回信息</w:t>
            </w:r>
          </w:p>
        </w:tc>
        <w:tc>
          <w:tcPr>
            <w:tcW w:w="753" w:type="pct"/>
            <w:noWrap w:val="0"/>
            <w:vAlign w:val="center"/>
          </w:tcPr>
          <w:p w14:paraId="17FFFB14">
            <w:pPr>
              <w:pStyle w:val="30"/>
              <w:bidi w:val="0"/>
            </w:pPr>
            <w:r>
              <w:t>varchar</w:t>
            </w:r>
          </w:p>
        </w:tc>
        <w:tc>
          <w:tcPr>
            <w:tcW w:w="418" w:type="pct"/>
            <w:noWrap w:val="0"/>
            <w:vAlign w:val="center"/>
          </w:tcPr>
          <w:p w14:paraId="62C2650F">
            <w:pPr>
              <w:pStyle w:val="30"/>
              <w:bidi w:val="0"/>
            </w:pPr>
            <w:r>
              <w:t>2000</w:t>
            </w:r>
          </w:p>
        </w:tc>
        <w:tc>
          <w:tcPr>
            <w:tcW w:w="417" w:type="pct"/>
            <w:noWrap w:val="0"/>
            <w:vAlign w:val="center"/>
          </w:tcPr>
          <w:p w14:paraId="081E38A2">
            <w:pPr>
              <w:pStyle w:val="30"/>
              <w:bidi w:val="0"/>
            </w:pPr>
            <w:r>
              <w:t>否</w:t>
            </w:r>
          </w:p>
        </w:tc>
        <w:tc>
          <w:tcPr>
            <w:tcW w:w="920" w:type="pct"/>
            <w:noWrap w:val="0"/>
            <w:vAlign w:val="center"/>
          </w:tcPr>
          <w:p w14:paraId="6F0D20C4">
            <w:pPr>
              <w:pStyle w:val="30"/>
              <w:bidi w:val="0"/>
            </w:pPr>
            <w:r>
              <w:t>错误信息说明</w:t>
            </w:r>
          </w:p>
        </w:tc>
      </w:tr>
      <w:tr w14:paraId="22ACC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D9D6A3C">
            <w:pPr>
              <w:pStyle w:val="30"/>
              <w:bidi w:val="0"/>
            </w:pPr>
            <w:r>
              <w:rPr>
                <w:rFonts w:hint="default"/>
                <w:lang w:val="en-US" w:eastAsia="zh-CN"/>
              </w:rPr>
              <w:t>3</w:t>
            </w:r>
          </w:p>
        </w:tc>
        <w:tc>
          <w:tcPr>
            <w:tcW w:w="1004" w:type="pct"/>
            <w:noWrap w:val="0"/>
            <w:vAlign w:val="center"/>
          </w:tcPr>
          <w:p w14:paraId="112D6C22">
            <w:pPr>
              <w:pStyle w:val="30"/>
              <w:bidi w:val="0"/>
            </w:pPr>
            <w:r>
              <w:t>fphm</w:t>
            </w:r>
          </w:p>
        </w:tc>
        <w:tc>
          <w:tcPr>
            <w:tcW w:w="1087" w:type="pct"/>
            <w:noWrap w:val="0"/>
            <w:vAlign w:val="center"/>
          </w:tcPr>
          <w:p w14:paraId="67348A0C">
            <w:pPr>
              <w:pStyle w:val="30"/>
              <w:bidi w:val="0"/>
            </w:pPr>
            <w:r>
              <w:t>发票号码</w:t>
            </w:r>
          </w:p>
        </w:tc>
        <w:tc>
          <w:tcPr>
            <w:tcW w:w="753" w:type="pct"/>
            <w:noWrap w:val="0"/>
            <w:vAlign w:val="center"/>
          </w:tcPr>
          <w:p w14:paraId="612A3EB3">
            <w:pPr>
              <w:pStyle w:val="30"/>
              <w:bidi w:val="0"/>
            </w:pPr>
            <w:r>
              <w:t>varchar</w:t>
            </w:r>
          </w:p>
        </w:tc>
        <w:tc>
          <w:tcPr>
            <w:tcW w:w="418" w:type="pct"/>
            <w:noWrap w:val="0"/>
            <w:vAlign w:val="center"/>
          </w:tcPr>
          <w:p w14:paraId="607968A0">
            <w:pPr>
              <w:pStyle w:val="30"/>
              <w:bidi w:val="0"/>
            </w:pPr>
            <w:r>
              <w:t>20</w:t>
            </w:r>
          </w:p>
        </w:tc>
        <w:tc>
          <w:tcPr>
            <w:tcW w:w="417" w:type="pct"/>
            <w:noWrap w:val="0"/>
            <w:vAlign w:val="center"/>
          </w:tcPr>
          <w:p w14:paraId="74E63DB7">
            <w:pPr>
              <w:pStyle w:val="30"/>
              <w:bidi w:val="0"/>
            </w:pPr>
            <w:r>
              <w:t>是</w:t>
            </w:r>
          </w:p>
        </w:tc>
        <w:tc>
          <w:tcPr>
            <w:tcW w:w="920" w:type="pct"/>
            <w:noWrap w:val="0"/>
            <w:vAlign w:val="center"/>
          </w:tcPr>
          <w:p w14:paraId="1FDD2211">
            <w:pPr>
              <w:pStyle w:val="30"/>
              <w:bidi w:val="0"/>
            </w:pPr>
          </w:p>
        </w:tc>
      </w:tr>
      <w:tr w14:paraId="343B1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29EDCA">
            <w:pPr>
              <w:pStyle w:val="30"/>
              <w:bidi w:val="0"/>
            </w:pPr>
            <w:r>
              <w:rPr>
                <w:rFonts w:hint="default"/>
                <w:lang w:val="en-US" w:eastAsia="zh-CN"/>
              </w:rPr>
              <w:t>4</w:t>
            </w:r>
          </w:p>
        </w:tc>
        <w:tc>
          <w:tcPr>
            <w:tcW w:w="1004" w:type="pct"/>
            <w:noWrap w:val="0"/>
            <w:vAlign w:val="center"/>
          </w:tcPr>
          <w:p w14:paraId="2D23D71D">
            <w:pPr>
              <w:pStyle w:val="30"/>
              <w:bidi w:val="0"/>
            </w:pPr>
            <w:r>
              <w:t>status</w:t>
            </w:r>
          </w:p>
        </w:tc>
        <w:tc>
          <w:tcPr>
            <w:tcW w:w="1087" w:type="pct"/>
            <w:noWrap w:val="0"/>
            <w:vAlign w:val="center"/>
          </w:tcPr>
          <w:p w14:paraId="3EC424ED">
            <w:pPr>
              <w:pStyle w:val="30"/>
              <w:bidi w:val="0"/>
            </w:pPr>
            <w:r>
              <w:t>上传状态</w:t>
            </w:r>
          </w:p>
        </w:tc>
        <w:tc>
          <w:tcPr>
            <w:tcW w:w="753" w:type="pct"/>
            <w:noWrap w:val="0"/>
            <w:vAlign w:val="center"/>
          </w:tcPr>
          <w:p w14:paraId="2AEDDB5C">
            <w:pPr>
              <w:pStyle w:val="30"/>
              <w:bidi w:val="0"/>
            </w:pPr>
            <w:r>
              <w:t>varchar</w:t>
            </w:r>
          </w:p>
        </w:tc>
        <w:tc>
          <w:tcPr>
            <w:tcW w:w="418" w:type="pct"/>
            <w:noWrap w:val="0"/>
            <w:vAlign w:val="center"/>
          </w:tcPr>
          <w:p w14:paraId="5DB6256F">
            <w:pPr>
              <w:pStyle w:val="30"/>
              <w:bidi w:val="0"/>
            </w:pPr>
            <w:r>
              <w:t>2</w:t>
            </w:r>
          </w:p>
        </w:tc>
        <w:tc>
          <w:tcPr>
            <w:tcW w:w="417" w:type="pct"/>
            <w:noWrap w:val="0"/>
            <w:vAlign w:val="center"/>
          </w:tcPr>
          <w:p w14:paraId="24C21227">
            <w:pPr>
              <w:pStyle w:val="30"/>
              <w:bidi w:val="0"/>
            </w:pPr>
            <w:r>
              <w:t>是</w:t>
            </w:r>
          </w:p>
        </w:tc>
        <w:tc>
          <w:tcPr>
            <w:tcW w:w="920" w:type="pct"/>
            <w:noWrap w:val="0"/>
            <w:vAlign w:val="center"/>
          </w:tcPr>
          <w:p w14:paraId="3DDA6DE9">
            <w:pPr>
              <w:pStyle w:val="30"/>
              <w:bidi w:val="0"/>
            </w:pPr>
            <w:r>
              <w:t>00：上传成功</w:t>
            </w:r>
          </w:p>
          <w:p w14:paraId="5E7BA989">
            <w:pPr>
              <w:pStyle w:val="30"/>
              <w:bidi w:val="0"/>
            </w:pPr>
            <w:r>
              <w:t>01：发票上传处理中</w:t>
            </w:r>
          </w:p>
          <w:p w14:paraId="4C502691">
            <w:pPr>
              <w:pStyle w:val="30"/>
              <w:bidi w:val="0"/>
            </w:pPr>
            <w:r>
              <w:t>02：上传失败</w:t>
            </w:r>
          </w:p>
          <w:p w14:paraId="635D08C4">
            <w:pPr>
              <w:pStyle w:val="30"/>
              <w:bidi w:val="0"/>
            </w:pPr>
            <w:r>
              <w:t>03：重复上传</w:t>
            </w:r>
          </w:p>
        </w:tc>
      </w:tr>
      <w:tr w14:paraId="587BC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7C336684">
            <w:pPr>
              <w:pStyle w:val="30"/>
              <w:bidi w:val="0"/>
            </w:pPr>
            <w:r>
              <w:rPr>
                <w:rFonts w:hint="default"/>
                <w:lang w:val="en-US" w:eastAsia="zh-CN"/>
              </w:rPr>
              <w:t>5</w:t>
            </w:r>
          </w:p>
        </w:tc>
        <w:tc>
          <w:tcPr>
            <w:tcW w:w="1004" w:type="pct"/>
            <w:noWrap w:val="0"/>
            <w:vAlign w:val="center"/>
          </w:tcPr>
          <w:p w14:paraId="06E114ED">
            <w:pPr>
              <w:pStyle w:val="30"/>
              <w:bidi w:val="0"/>
            </w:pPr>
            <w:r>
              <w:t>message</w:t>
            </w:r>
          </w:p>
        </w:tc>
        <w:tc>
          <w:tcPr>
            <w:tcW w:w="1087" w:type="pct"/>
            <w:noWrap w:val="0"/>
            <w:vAlign w:val="center"/>
          </w:tcPr>
          <w:p w14:paraId="4798BB1B">
            <w:pPr>
              <w:pStyle w:val="30"/>
              <w:bidi w:val="0"/>
            </w:pPr>
            <w:r>
              <w:t>详细信息</w:t>
            </w:r>
          </w:p>
        </w:tc>
        <w:tc>
          <w:tcPr>
            <w:tcW w:w="753" w:type="pct"/>
            <w:noWrap w:val="0"/>
            <w:vAlign w:val="center"/>
          </w:tcPr>
          <w:p w14:paraId="3320C2BB">
            <w:pPr>
              <w:pStyle w:val="30"/>
              <w:bidi w:val="0"/>
            </w:pPr>
            <w:r>
              <w:t>varchar</w:t>
            </w:r>
          </w:p>
        </w:tc>
        <w:tc>
          <w:tcPr>
            <w:tcW w:w="418" w:type="pct"/>
            <w:noWrap w:val="0"/>
            <w:vAlign w:val="center"/>
          </w:tcPr>
          <w:p w14:paraId="1A40D138">
            <w:pPr>
              <w:pStyle w:val="30"/>
              <w:bidi w:val="0"/>
            </w:pPr>
            <w:r>
              <w:t>30</w:t>
            </w:r>
          </w:p>
        </w:tc>
        <w:tc>
          <w:tcPr>
            <w:tcW w:w="417" w:type="pct"/>
            <w:noWrap w:val="0"/>
            <w:vAlign w:val="center"/>
          </w:tcPr>
          <w:p w14:paraId="27D2F051">
            <w:pPr>
              <w:pStyle w:val="30"/>
              <w:bidi w:val="0"/>
            </w:pPr>
            <w:r>
              <w:t>否</w:t>
            </w:r>
          </w:p>
        </w:tc>
        <w:tc>
          <w:tcPr>
            <w:tcW w:w="920" w:type="pct"/>
            <w:noWrap w:val="0"/>
            <w:vAlign w:val="center"/>
          </w:tcPr>
          <w:p w14:paraId="66C10B17">
            <w:pPr>
              <w:pStyle w:val="30"/>
              <w:bidi w:val="0"/>
            </w:pPr>
            <w:r>
              <w:t>详细信息</w:t>
            </w:r>
          </w:p>
        </w:tc>
      </w:tr>
      <w:tr w14:paraId="01E03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784BDB">
            <w:pPr>
              <w:pStyle w:val="30"/>
              <w:bidi w:val="0"/>
            </w:pPr>
            <w:r>
              <w:rPr>
                <w:rFonts w:hint="default"/>
                <w:lang w:val="en-US" w:eastAsia="zh-CN"/>
              </w:rPr>
              <w:t>6</w:t>
            </w:r>
          </w:p>
        </w:tc>
        <w:tc>
          <w:tcPr>
            <w:tcW w:w="1004" w:type="pct"/>
            <w:noWrap w:val="0"/>
            <w:vAlign w:val="center"/>
          </w:tcPr>
          <w:p w14:paraId="5C1A351B">
            <w:pPr>
              <w:pStyle w:val="30"/>
              <w:bidi w:val="0"/>
            </w:pPr>
            <w:r>
              <w:t>Code</w:t>
            </w:r>
          </w:p>
        </w:tc>
        <w:tc>
          <w:tcPr>
            <w:tcW w:w="1087" w:type="pct"/>
            <w:noWrap w:val="0"/>
            <w:vAlign w:val="center"/>
          </w:tcPr>
          <w:p w14:paraId="59FC5259">
            <w:pPr>
              <w:pStyle w:val="30"/>
              <w:bidi w:val="0"/>
            </w:pPr>
            <w:r>
              <w:t>错误码</w:t>
            </w:r>
          </w:p>
        </w:tc>
        <w:tc>
          <w:tcPr>
            <w:tcW w:w="753" w:type="pct"/>
            <w:noWrap w:val="0"/>
            <w:vAlign w:val="center"/>
          </w:tcPr>
          <w:p w14:paraId="7C9DBA83">
            <w:pPr>
              <w:pStyle w:val="30"/>
              <w:bidi w:val="0"/>
            </w:pPr>
            <w:r>
              <w:t>varchar</w:t>
            </w:r>
          </w:p>
        </w:tc>
        <w:tc>
          <w:tcPr>
            <w:tcW w:w="418" w:type="pct"/>
            <w:noWrap w:val="0"/>
            <w:vAlign w:val="center"/>
          </w:tcPr>
          <w:p w14:paraId="7523D731">
            <w:pPr>
              <w:pStyle w:val="30"/>
              <w:bidi w:val="0"/>
            </w:pPr>
            <w:r>
              <w:t>20</w:t>
            </w:r>
          </w:p>
        </w:tc>
        <w:tc>
          <w:tcPr>
            <w:tcW w:w="417" w:type="pct"/>
            <w:noWrap w:val="0"/>
            <w:vAlign w:val="center"/>
          </w:tcPr>
          <w:p w14:paraId="59D856A8">
            <w:pPr>
              <w:pStyle w:val="30"/>
              <w:bidi w:val="0"/>
            </w:pPr>
            <w:r>
              <w:t>否</w:t>
            </w:r>
          </w:p>
        </w:tc>
        <w:tc>
          <w:tcPr>
            <w:tcW w:w="920" w:type="pct"/>
            <w:noWrap w:val="0"/>
            <w:vAlign w:val="center"/>
          </w:tcPr>
          <w:p w14:paraId="00787758">
            <w:pPr>
              <w:pStyle w:val="30"/>
              <w:bidi w:val="0"/>
            </w:pPr>
            <w:r>
              <w:t>未查询到上传结果会返回固定的Code值</w:t>
            </w:r>
          </w:p>
        </w:tc>
      </w:tr>
    </w:tbl>
    <w:p w14:paraId="0B82457E">
      <w:pPr>
        <w:pStyle w:val="6"/>
        <w:bidi w:val="0"/>
      </w:pPr>
      <w:bookmarkStart w:id="444" w:name="_Toc21845"/>
      <w:bookmarkStart w:id="445" w:name="_Toc18328"/>
      <w:r>
        <w:t>14.6返回报文示例</w:t>
      </w:r>
      <w:bookmarkEnd w:id="444"/>
      <w:bookmarkEnd w:id="445"/>
      <w:r>
        <w:t xml:space="preserve"> </w:t>
      </w:r>
    </w:p>
    <w:p w14:paraId="3A7B68D2">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1A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5BEE18">
            <w:pPr>
              <w:bidi w:val="0"/>
            </w:pPr>
            <w:r>
              <w:t>{</w:t>
            </w:r>
          </w:p>
          <w:p w14:paraId="3594D556">
            <w:pPr>
              <w:bidi w:val="0"/>
            </w:pPr>
            <w:r>
              <w:tab/>
            </w:r>
            <w:r>
              <w:t>"Response": {</w:t>
            </w:r>
          </w:p>
          <w:p w14:paraId="34EB3107">
            <w:pPr>
              <w:bidi w:val="0"/>
            </w:pPr>
            <w:r>
              <w:tab/>
            </w:r>
            <w:r>
              <w:tab/>
            </w:r>
            <w:r>
              <w:t>"RequestId": "16位随机数字和字母组合",</w:t>
            </w:r>
          </w:p>
          <w:p w14:paraId="587E0B74">
            <w:pPr>
              <w:bidi w:val="0"/>
            </w:pPr>
            <w:r>
              <w:tab/>
            </w:r>
            <w:r>
              <w:tab/>
            </w:r>
            <w:r>
              <w:t>"Data": {</w:t>
            </w:r>
          </w:p>
          <w:p w14:paraId="4AEE1948">
            <w:pPr>
              <w:bidi w:val="0"/>
            </w:pPr>
            <w:r>
              <w:tab/>
            </w:r>
            <w:r>
              <w:tab/>
            </w:r>
            <w:r>
              <w:tab/>
            </w:r>
            <w:r>
              <w:t>"returncode": "00",</w:t>
            </w:r>
          </w:p>
          <w:p w14:paraId="6C5FC103">
            <w:pPr>
              <w:bidi w:val="0"/>
            </w:pPr>
            <w:r>
              <w:tab/>
            </w:r>
            <w:r>
              <w:tab/>
            </w:r>
            <w:r>
              <w:tab/>
            </w:r>
            <w:r>
              <w:t>"returnmsg": "成功",</w:t>
            </w:r>
          </w:p>
          <w:p w14:paraId="62A35C10">
            <w:pPr>
              <w:bidi w:val="0"/>
            </w:pPr>
            <w:bookmarkStart w:id="446" w:name="OLE_LINK34"/>
            <w:r>
              <w:tab/>
            </w:r>
            <w:r>
              <w:tab/>
            </w:r>
            <w:r>
              <w:tab/>
            </w:r>
            <w:r>
              <w:t>"resultList": [</w:t>
            </w:r>
          </w:p>
          <w:p w14:paraId="49F34A25">
            <w:pPr>
              <w:bidi w:val="0"/>
            </w:pPr>
            <w:r>
              <w:tab/>
            </w:r>
            <w:r>
              <w:tab/>
            </w:r>
            <w:r>
              <w:tab/>
            </w:r>
            <w:r>
              <w:tab/>
            </w:r>
            <w:r>
              <w:t>{</w:t>
            </w:r>
          </w:p>
          <w:p w14:paraId="75B155C0">
            <w:pPr>
              <w:bidi w:val="0"/>
            </w:pPr>
            <w:r>
              <w:tab/>
            </w:r>
            <w:r>
              <w:tab/>
            </w:r>
            <w:r>
              <w:tab/>
            </w:r>
            <w:r>
              <w:tab/>
            </w:r>
            <w:r>
              <w:tab/>
            </w:r>
            <w:r>
              <w:t>"fphm": "发票号码1",</w:t>
            </w:r>
          </w:p>
          <w:p w14:paraId="007B73A5">
            <w:pPr>
              <w:bidi w:val="0"/>
            </w:pPr>
            <w:r>
              <w:tab/>
            </w:r>
            <w:r>
              <w:tab/>
            </w:r>
            <w:r>
              <w:tab/>
            </w:r>
            <w:r>
              <w:tab/>
            </w:r>
            <w:r>
              <w:tab/>
            </w:r>
            <w:r>
              <w:t>"status": "上传状态",</w:t>
            </w:r>
          </w:p>
          <w:p w14:paraId="64081010">
            <w:pPr>
              <w:bidi w:val="0"/>
            </w:pPr>
            <w:r>
              <w:tab/>
            </w:r>
            <w:r>
              <w:tab/>
            </w:r>
            <w:r>
              <w:tab/>
            </w:r>
            <w:r>
              <w:tab/>
            </w:r>
            <w:r>
              <w:tab/>
            </w:r>
            <w:r>
              <w:t>"message": "详细信息"</w:t>
            </w:r>
          </w:p>
          <w:p w14:paraId="14F5620D">
            <w:pPr>
              <w:bidi w:val="0"/>
            </w:pPr>
            <w:r>
              <w:tab/>
            </w:r>
            <w:r>
              <w:tab/>
            </w:r>
            <w:r>
              <w:tab/>
            </w:r>
            <w:r>
              <w:tab/>
            </w:r>
            <w:r>
              <w:t>},</w:t>
            </w:r>
          </w:p>
          <w:p w14:paraId="02DDCDD7">
            <w:pPr>
              <w:bidi w:val="0"/>
            </w:pPr>
            <w:r>
              <w:t xml:space="preserve"> {</w:t>
            </w:r>
          </w:p>
          <w:p w14:paraId="03AF3ECD">
            <w:pPr>
              <w:bidi w:val="0"/>
            </w:pPr>
            <w:r>
              <w:tab/>
            </w:r>
            <w:r>
              <w:tab/>
            </w:r>
            <w:r>
              <w:tab/>
            </w:r>
            <w:r>
              <w:tab/>
            </w:r>
            <w:r>
              <w:tab/>
            </w:r>
            <w:r>
              <w:t>"fphm": "发票号码2",</w:t>
            </w:r>
          </w:p>
          <w:p w14:paraId="01B82FB2">
            <w:pPr>
              <w:bidi w:val="0"/>
            </w:pPr>
            <w:r>
              <w:tab/>
            </w:r>
            <w:r>
              <w:tab/>
            </w:r>
            <w:r>
              <w:tab/>
            </w:r>
            <w:r>
              <w:tab/>
            </w:r>
            <w:r>
              <w:tab/>
            </w:r>
            <w:r>
              <w:t>"status": "上传状态",</w:t>
            </w:r>
          </w:p>
          <w:p w14:paraId="3E0EB72F">
            <w:pPr>
              <w:bidi w:val="0"/>
            </w:pPr>
            <w:r>
              <w:tab/>
            </w:r>
            <w:r>
              <w:tab/>
            </w:r>
            <w:r>
              <w:tab/>
            </w:r>
            <w:r>
              <w:tab/>
            </w:r>
            <w:r>
              <w:tab/>
            </w:r>
            <w:r>
              <w:t>"message": "详细信息"</w:t>
            </w:r>
          </w:p>
          <w:p w14:paraId="11C0A7D0">
            <w:pPr>
              <w:bidi w:val="0"/>
            </w:pPr>
            <w:r>
              <w:tab/>
            </w:r>
            <w:r>
              <w:tab/>
            </w:r>
            <w:r>
              <w:tab/>
            </w:r>
            <w:r>
              <w:tab/>
            </w:r>
            <w:r>
              <w:t>}</w:t>
            </w:r>
          </w:p>
          <w:p w14:paraId="21B83C12">
            <w:pPr>
              <w:bidi w:val="0"/>
            </w:pPr>
            <w:r>
              <w:tab/>
            </w:r>
            <w:r>
              <w:tab/>
            </w:r>
            <w:r>
              <w:tab/>
            </w:r>
            <w:r>
              <w:t>]</w:t>
            </w:r>
          </w:p>
          <w:bookmarkEnd w:id="446"/>
          <w:p w14:paraId="12C17A17">
            <w:pPr>
              <w:bidi w:val="0"/>
            </w:pPr>
            <w:r>
              <w:tab/>
            </w:r>
            <w:r>
              <w:tab/>
            </w:r>
            <w:r>
              <w:t>}</w:t>
            </w:r>
          </w:p>
          <w:p w14:paraId="65364541">
            <w:pPr>
              <w:bidi w:val="0"/>
            </w:pPr>
            <w:r>
              <w:tab/>
            </w:r>
            <w:r>
              <w:t>}</w:t>
            </w:r>
          </w:p>
          <w:p w14:paraId="238B134B">
            <w:pPr>
              <w:bidi w:val="0"/>
            </w:pPr>
            <w:r>
              <w:t>}</w:t>
            </w:r>
          </w:p>
        </w:tc>
      </w:tr>
    </w:tbl>
    <w:p w14:paraId="32250768">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74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4B8B7AC">
            <w:pPr>
              <w:bidi w:val="0"/>
            </w:pPr>
            <w:r>
              <w:t>{</w:t>
            </w:r>
          </w:p>
          <w:p w14:paraId="72FD5EF8">
            <w:pPr>
              <w:bidi w:val="0"/>
            </w:pPr>
            <w:r>
              <w:tab/>
            </w:r>
            <w:r>
              <w:t>"Response":{</w:t>
            </w:r>
          </w:p>
          <w:p w14:paraId="05694A0E">
            <w:pPr>
              <w:bidi w:val="0"/>
            </w:pPr>
            <w:r>
              <w:tab/>
            </w:r>
            <w:r>
              <w:tab/>
            </w:r>
            <w:r>
              <w:t>"RequestId": "16位随机数字和字母组合",</w:t>
            </w:r>
          </w:p>
          <w:p w14:paraId="5E35636C">
            <w:pPr>
              <w:bidi w:val="0"/>
            </w:pPr>
            <w:r>
              <w:tab/>
            </w:r>
            <w:r>
              <w:tab/>
            </w:r>
            <w:r>
              <w:t>"Error":{</w:t>
            </w:r>
          </w:p>
          <w:p w14:paraId="59EFF59A">
            <w:pPr>
              <w:bidi w:val="0"/>
            </w:pPr>
            <w:r>
              <w:tab/>
            </w:r>
            <w:r>
              <w:tab/>
            </w:r>
            <w:r>
              <w:tab/>
            </w:r>
            <w:r>
              <w:t>"Code": "01",</w:t>
            </w:r>
          </w:p>
          <w:p w14:paraId="737E04E1">
            <w:pPr>
              <w:bidi w:val="0"/>
            </w:pPr>
            <w:r>
              <w:tab/>
            </w:r>
            <w:r>
              <w:tab/>
            </w:r>
            <w:r>
              <w:tab/>
            </w:r>
            <w:r>
              <w:t>"Message": "错误说明"</w:t>
            </w:r>
          </w:p>
          <w:p w14:paraId="043258F3">
            <w:pPr>
              <w:bidi w:val="0"/>
            </w:pPr>
            <w:r>
              <w:t>}</w:t>
            </w:r>
          </w:p>
          <w:p w14:paraId="0AA51599">
            <w:pPr>
              <w:bidi w:val="0"/>
            </w:pPr>
            <w:r>
              <w:tab/>
            </w:r>
            <w:r>
              <w:t>}</w:t>
            </w:r>
          </w:p>
          <w:p w14:paraId="69067777">
            <w:pPr>
              <w:bidi w:val="0"/>
            </w:pPr>
            <w:r>
              <w:t>}</w:t>
            </w:r>
          </w:p>
        </w:tc>
      </w:tr>
    </w:tbl>
    <w:p w14:paraId="4DD38F63">
      <w:pPr>
        <w:pStyle w:val="4"/>
        <w:bidi w:val="0"/>
        <w:rPr>
          <w:rFonts w:hint="default"/>
        </w:rPr>
      </w:pPr>
      <w:bookmarkStart w:id="447" w:name="_Toc2024"/>
      <w:bookmarkStart w:id="448" w:name="_Toc32237"/>
      <w:bookmarkStart w:id="449" w:name="_Toc13398"/>
      <w:r>
        <w:rPr>
          <w:rFonts w:hint="default"/>
        </w:rPr>
        <w:t>15.不动产经营租赁红字确认单申请</w:t>
      </w:r>
      <w:bookmarkEnd w:id="447"/>
      <w:bookmarkEnd w:id="448"/>
      <w:bookmarkEnd w:id="449"/>
    </w:p>
    <w:p w14:paraId="42EC82E4">
      <w:pPr>
        <w:pStyle w:val="6"/>
        <w:bidi w:val="0"/>
      </w:pPr>
      <w:bookmarkStart w:id="450" w:name="_Toc6590"/>
      <w:bookmarkStart w:id="451" w:name="_Toc13255"/>
      <w:r>
        <w:t>15.1接口说明</w:t>
      </w:r>
      <w:bookmarkEnd w:id="450"/>
      <w:bookmarkEnd w:id="451"/>
    </w:p>
    <w:p w14:paraId="0BEDCEEC">
      <w:pPr>
        <w:pStyle w:val="5"/>
        <w:spacing w:before="156" w:after="156"/>
        <w:ind w:firstLine="480"/>
      </w:pPr>
      <w:r>
        <w:t>给企业提供红字确认单开具功能。</w:t>
      </w:r>
    </w:p>
    <w:p w14:paraId="681666B9">
      <w:pPr>
        <w:pStyle w:val="6"/>
        <w:bidi w:val="0"/>
      </w:pPr>
      <w:bookmarkStart w:id="452" w:name="_Toc546"/>
      <w:bookmarkStart w:id="453" w:name="_Toc13997"/>
      <w:r>
        <w:t>15.2请求方式</w:t>
      </w:r>
      <w:bookmarkEnd w:id="452"/>
      <w:bookmarkEnd w:id="453"/>
    </w:p>
    <w:p w14:paraId="2342BB8C">
      <w:pPr>
        <w:pStyle w:val="5"/>
        <w:spacing w:before="156" w:after="156"/>
        <w:ind w:firstLine="480"/>
      </w:pPr>
      <w:r>
        <w:t>请求方式为POST</w:t>
      </w:r>
    </w:p>
    <w:p w14:paraId="13E93A71">
      <w:pPr>
        <w:pStyle w:val="5"/>
        <w:bidi w:val="0"/>
      </w:pPr>
      <w:r>
        <w:rPr>
          <w:rFonts w:hint="eastAsia"/>
        </w:rPr>
        <w:t>●</w:t>
      </w:r>
      <w:r>
        <w:rPr>
          <w:rFonts w:hint="default"/>
          <w:lang w:val="en-US"/>
        </w:rPr>
        <w:t xml:space="preserve"> </w:t>
      </w:r>
      <w:r>
        <w:t>path 指该参数为路径参数</w:t>
      </w:r>
    </w:p>
    <w:p w14:paraId="0E0D4021">
      <w:pPr>
        <w:pStyle w:val="5"/>
        <w:bidi w:val="0"/>
      </w:pPr>
      <w:r>
        <w:rPr>
          <w:rFonts w:hint="eastAsia"/>
        </w:rPr>
        <w:t>●</w:t>
      </w:r>
      <w:r>
        <w:rPr>
          <w:rFonts w:hint="default"/>
          <w:lang w:val="en-US"/>
        </w:rPr>
        <w:t xml:space="preserve"> </w:t>
      </w:r>
      <w:r>
        <w:t>query 指该参数需在请求URL传参</w:t>
      </w:r>
    </w:p>
    <w:p w14:paraId="2562F7DC">
      <w:pPr>
        <w:pStyle w:val="5"/>
        <w:bidi w:val="0"/>
      </w:pPr>
      <w:r>
        <w:rPr>
          <w:rFonts w:hint="eastAsia"/>
        </w:rPr>
        <w:t>●</w:t>
      </w:r>
      <w:r>
        <w:rPr>
          <w:rFonts w:hint="default"/>
          <w:lang w:val="en-US"/>
        </w:rPr>
        <w:t xml:space="preserve"> </w:t>
      </w:r>
      <w:r>
        <w:t>body 指该参数需在请求JSON传参</w:t>
      </w:r>
    </w:p>
    <w:p w14:paraId="265EC31D">
      <w:pPr>
        <w:pStyle w:val="6"/>
        <w:bidi w:val="0"/>
      </w:pPr>
      <w:bookmarkStart w:id="454" w:name="_Toc6140"/>
      <w:bookmarkStart w:id="455" w:name="_Toc15151"/>
      <w:r>
        <w:t>15.3公共参数</w:t>
      </w:r>
      <w:bookmarkEnd w:id="454"/>
      <w:bookmarkEnd w:id="455"/>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85F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C5FD103">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EF2DB2C">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E7A0D61">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7724342D">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5ACFB1BC">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1FF8D7C3">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433C8BC">
            <w:pPr>
              <w:pStyle w:val="29"/>
              <w:bidi w:val="0"/>
            </w:pPr>
            <w:r>
              <w:t>说明</w:t>
            </w:r>
          </w:p>
        </w:tc>
      </w:tr>
      <w:tr w14:paraId="57479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2B87CD">
            <w:pPr>
              <w:pStyle w:val="30"/>
              <w:bidi w:val="0"/>
            </w:pPr>
            <w:r>
              <w:rPr>
                <w:rFonts w:hint="default"/>
                <w:lang w:val="en-US" w:eastAsia="zh-CN"/>
              </w:rPr>
              <w:t>1</w:t>
            </w:r>
          </w:p>
        </w:tc>
        <w:tc>
          <w:tcPr>
            <w:tcW w:w="1004" w:type="pct"/>
            <w:tcBorders>
              <w:top w:val="single" w:color="auto" w:sz="6" w:space="0"/>
            </w:tcBorders>
            <w:noWrap w:val="0"/>
            <w:vAlign w:val="center"/>
          </w:tcPr>
          <w:p w14:paraId="46A5F743">
            <w:pPr>
              <w:pStyle w:val="30"/>
              <w:bidi w:val="0"/>
            </w:pPr>
            <w:r>
              <w:t>lrfsf</w:t>
            </w:r>
          </w:p>
        </w:tc>
        <w:tc>
          <w:tcPr>
            <w:tcW w:w="1087" w:type="pct"/>
            <w:tcBorders>
              <w:top w:val="single" w:color="auto" w:sz="6" w:space="0"/>
            </w:tcBorders>
            <w:noWrap w:val="0"/>
            <w:vAlign w:val="center"/>
          </w:tcPr>
          <w:p w14:paraId="79D462D9">
            <w:pPr>
              <w:pStyle w:val="30"/>
              <w:bidi w:val="0"/>
            </w:pPr>
            <w:r>
              <w:t>录入方身份</w:t>
            </w:r>
          </w:p>
        </w:tc>
        <w:tc>
          <w:tcPr>
            <w:tcW w:w="753" w:type="pct"/>
            <w:tcBorders>
              <w:top w:val="single" w:color="auto" w:sz="6" w:space="0"/>
            </w:tcBorders>
            <w:noWrap w:val="0"/>
            <w:vAlign w:val="center"/>
          </w:tcPr>
          <w:p w14:paraId="0BDD222D">
            <w:pPr>
              <w:pStyle w:val="30"/>
              <w:bidi w:val="0"/>
            </w:pPr>
            <w:r>
              <w:t>varchar</w:t>
            </w:r>
          </w:p>
        </w:tc>
        <w:tc>
          <w:tcPr>
            <w:tcW w:w="418" w:type="pct"/>
            <w:tcBorders>
              <w:top w:val="single" w:color="auto" w:sz="6" w:space="0"/>
            </w:tcBorders>
            <w:noWrap w:val="0"/>
            <w:vAlign w:val="center"/>
          </w:tcPr>
          <w:p w14:paraId="1CFDDE40">
            <w:pPr>
              <w:pStyle w:val="30"/>
              <w:bidi w:val="0"/>
            </w:pPr>
            <w:r>
              <w:t>2</w:t>
            </w:r>
          </w:p>
        </w:tc>
        <w:tc>
          <w:tcPr>
            <w:tcW w:w="417" w:type="pct"/>
            <w:tcBorders>
              <w:top w:val="single" w:color="auto" w:sz="6" w:space="0"/>
            </w:tcBorders>
            <w:noWrap w:val="0"/>
            <w:vAlign w:val="center"/>
          </w:tcPr>
          <w:p w14:paraId="27764B25">
            <w:pPr>
              <w:pStyle w:val="30"/>
              <w:bidi w:val="0"/>
            </w:pPr>
            <w:r>
              <w:t>是</w:t>
            </w:r>
          </w:p>
        </w:tc>
        <w:tc>
          <w:tcPr>
            <w:tcW w:w="920" w:type="pct"/>
            <w:tcBorders>
              <w:top w:val="single" w:color="auto" w:sz="6" w:space="0"/>
            </w:tcBorders>
            <w:noWrap w:val="0"/>
            <w:vAlign w:val="center"/>
          </w:tcPr>
          <w:p w14:paraId="5DEDB8B2">
            <w:pPr>
              <w:pStyle w:val="30"/>
              <w:bidi w:val="0"/>
            </w:pPr>
            <w:r>
              <w:t>0：销方</w:t>
            </w:r>
          </w:p>
          <w:p w14:paraId="4CBC40A1">
            <w:pPr>
              <w:pStyle w:val="30"/>
              <w:bidi w:val="0"/>
            </w:pPr>
            <w:r>
              <w:t>1：购方</w:t>
            </w:r>
          </w:p>
        </w:tc>
      </w:tr>
      <w:tr w14:paraId="38B527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7E592D">
            <w:pPr>
              <w:pStyle w:val="30"/>
              <w:bidi w:val="0"/>
            </w:pPr>
            <w:r>
              <w:rPr>
                <w:rFonts w:hint="default"/>
                <w:lang w:val="en-US" w:eastAsia="zh-CN"/>
              </w:rPr>
              <w:t>2</w:t>
            </w:r>
          </w:p>
        </w:tc>
        <w:tc>
          <w:tcPr>
            <w:tcW w:w="1004" w:type="pct"/>
            <w:noWrap w:val="0"/>
            <w:vAlign w:val="center"/>
          </w:tcPr>
          <w:p w14:paraId="1B785B92">
            <w:pPr>
              <w:pStyle w:val="30"/>
              <w:bidi w:val="0"/>
            </w:pPr>
            <w:r>
              <w:t>xsfnsrsbh</w:t>
            </w:r>
          </w:p>
        </w:tc>
        <w:tc>
          <w:tcPr>
            <w:tcW w:w="1087" w:type="pct"/>
            <w:noWrap w:val="0"/>
            <w:vAlign w:val="center"/>
          </w:tcPr>
          <w:p w14:paraId="0D7C096D">
            <w:pPr>
              <w:pStyle w:val="30"/>
              <w:bidi w:val="0"/>
            </w:pPr>
            <w:r>
              <w:t>销售方纳税人识别号</w:t>
            </w:r>
          </w:p>
        </w:tc>
        <w:tc>
          <w:tcPr>
            <w:tcW w:w="753" w:type="pct"/>
            <w:noWrap w:val="0"/>
            <w:vAlign w:val="center"/>
          </w:tcPr>
          <w:p w14:paraId="798EE9DD">
            <w:pPr>
              <w:pStyle w:val="30"/>
              <w:bidi w:val="0"/>
            </w:pPr>
            <w:r>
              <w:t>varchar</w:t>
            </w:r>
          </w:p>
        </w:tc>
        <w:tc>
          <w:tcPr>
            <w:tcW w:w="418" w:type="pct"/>
            <w:noWrap w:val="0"/>
            <w:vAlign w:val="center"/>
          </w:tcPr>
          <w:p w14:paraId="23C7E50C">
            <w:pPr>
              <w:pStyle w:val="30"/>
              <w:bidi w:val="0"/>
            </w:pPr>
            <w:r>
              <w:t>20</w:t>
            </w:r>
          </w:p>
        </w:tc>
        <w:tc>
          <w:tcPr>
            <w:tcW w:w="417" w:type="pct"/>
            <w:noWrap w:val="0"/>
            <w:vAlign w:val="center"/>
          </w:tcPr>
          <w:p w14:paraId="44068980">
            <w:pPr>
              <w:pStyle w:val="30"/>
              <w:bidi w:val="0"/>
            </w:pPr>
            <w:r>
              <w:t>是</w:t>
            </w:r>
          </w:p>
        </w:tc>
        <w:tc>
          <w:tcPr>
            <w:tcW w:w="920" w:type="pct"/>
            <w:noWrap w:val="0"/>
            <w:vAlign w:val="center"/>
          </w:tcPr>
          <w:p w14:paraId="058A06D8">
            <w:pPr>
              <w:pStyle w:val="30"/>
              <w:bidi w:val="0"/>
            </w:pPr>
          </w:p>
        </w:tc>
      </w:tr>
      <w:tr w14:paraId="2192F7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B82FE6">
            <w:pPr>
              <w:pStyle w:val="30"/>
              <w:bidi w:val="0"/>
            </w:pPr>
            <w:r>
              <w:rPr>
                <w:rFonts w:hint="default"/>
                <w:lang w:val="en-US" w:eastAsia="zh-CN"/>
              </w:rPr>
              <w:t>3</w:t>
            </w:r>
          </w:p>
        </w:tc>
        <w:tc>
          <w:tcPr>
            <w:tcW w:w="1004" w:type="pct"/>
            <w:noWrap w:val="0"/>
            <w:vAlign w:val="center"/>
          </w:tcPr>
          <w:p w14:paraId="261A769E">
            <w:pPr>
              <w:pStyle w:val="30"/>
              <w:bidi w:val="0"/>
            </w:pPr>
            <w:r>
              <w:t>xsfmc</w:t>
            </w:r>
          </w:p>
        </w:tc>
        <w:tc>
          <w:tcPr>
            <w:tcW w:w="1087" w:type="pct"/>
            <w:noWrap w:val="0"/>
            <w:vAlign w:val="center"/>
          </w:tcPr>
          <w:p w14:paraId="244FB8A3">
            <w:pPr>
              <w:pStyle w:val="30"/>
              <w:bidi w:val="0"/>
            </w:pPr>
            <w:r>
              <w:t>销售方名称</w:t>
            </w:r>
          </w:p>
        </w:tc>
        <w:tc>
          <w:tcPr>
            <w:tcW w:w="753" w:type="pct"/>
            <w:noWrap w:val="0"/>
            <w:vAlign w:val="center"/>
          </w:tcPr>
          <w:p w14:paraId="47DF9220">
            <w:pPr>
              <w:pStyle w:val="30"/>
              <w:bidi w:val="0"/>
            </w:pPr>
            <w:r>
              <w:t>varchar</w:t>
            </w:r>
          </w:p>
        </w:tc>
        <w:tc>
          <w:tcPr>
            <w:tcW w:w="418" w:type="pct"/>
            <w:noWrap w:val="0"/>
            <w:vAlign w:val="center"/>
          </w:tcPr>
          <w:p w14:paraId="2E4B432F">
            <w:pPr>
              <w:pStyle w:val="30"/>
              <w:bidi w:val="0"/>
            </w:pPr>
            <w:r>
              <w:t>300</w:t>
            </w:r>
          </w:p>
        </w:tc>
        <w:tc>
          <w:tcPr>
            <w:tcW w:w="417" w:type="pct"/>
            <w:noWrap w:val="0"/>
            <w:vAlign w:val="center"/>
          </w:tcPr>
          <w:p w14:paraId="4282CAA6">
            <w:pPr>
              <w:pStyle w:val="30"/>
              <w:bidi w:val="0"/>
            </w:pPr>
            <w:r>
              <w:t>是</w:t>
            </w:r>
          </w:p>
        </w:tc>
        <w:tc>
          <w:tcPr>
            <w:tcW w:w="920" w:type="pct"/>
            <w:noWrap w:val="0"/>
            <w:vAlign w:val="center"/>
          </w:tcPr>
          <w:p w14:paraId="5EE507E5">
            <w:pPr>
              <w:pStyle w:val="30"/>
              <w:bidi w:val="0"/>
            </w:pPr>
          </w:p>
        </w:tc>
      </w:tr>
      <w:tr w14:paraId="6F4C2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E3EE29">
            <w:pPr>
              <w:pStyle w:val="30"/>
              <w:bidi w:val="0"/>
            </w:pPr>
            <w:r>
              <w:rPr>
                <w:rFonts w:hint="default"/>
                <w:lang w:val="en-US" w:eastAsia="zh-CN"/>
              </w:rPr>
              <w:t>4</w:t>
            </w:r>
          </w:p>
        </w:tc>
        <w:tc>
          <w:tcPr>
            <w:tcW w:w="1004" w:type="pct"/>
            <w:noWrap w:val="0"/>
            <w:vAlign w:val="center"/>
          </w:tcPr>
          <w:p w14:paraId="19E859A9">
            <w:pPr>
              <w:pStyle w:val="30"/>
              <w:bidi w:val="0"/>
            </w:pPr>
            <w:r>
              <w:t>gmfnsrsbh</w:t>
            </w:r>
          </w:p>
        </w:tc>
        <w:tc>
          <w:tcPr>
            <w:tcW w:w="1087" w:type="pct"/>
            <w:noWrap w:val="0"/>
            <w:vAlign w:val="center"/>
          </w:tcPr>
          <w:p w14:paraId="390BBAF4">
            <w:pPr>
              <w:pStyle w:val="30"/>
              <w:bidi w:val="0"/>
            </w:pPr>
            <w:r>
              <w:t>购买方纳税人识别号</w:t>
            </w:r>
          </w:p>
        </w:tc>
        <w:tc>
          <w:tcPr>
            <w:tcW w:w="753" w:type="pct"/>
            <w:noWrap w:val="0"/>
            <w:vAlign w:val="center"/>
          </w:tcPr>
          <w:p w14:paraId="5C2E9918">
            <w:pPr>
              <w:pStyle w:val="30"/>
              <w:bidi w:val="0"/>
            </w:pPr>
            <w:r>
              <w:t>varchar</w:t>
            </w:r>
          </w:p>
        </w:tc>
        <w:tc>
          <w:tcPr>
            <w:tcW w:w="418" w:type="pct"/>
            <w:noWrap w:val="0"/>
            <w:vAlign w:val="center"/>
          </w:tcPr>
          <w:p w14:paraId="4C9F559B">
            <w:pPr>
              <w:pStyle w:val="30"/>
              <w:bidi w:val="0"/>
            </w:pPr>
            <w:r>
              <w:t>20</w:t>
            </w:r>
          </w:p>
        </w:tc>
        <w:tc>
          <w:tcPr>
            <w:tcW w:w="417" w:type="pct"/>
            <w:noWrap w:val="0"/>
            <w:vAlign w:val="center"/>
          </w:tcPr>
          <w:p w14:paraId="25972C07">
            <w:pPr>
              <w:pStyle w:val="30"/>
              <w:bidi w:val="0"/>
            </w:pPr>
            <w:r>
              <w:t>否</w:t>
            </w:r>
          </w:p>
        </w:tc>
        <w:tc>
          <w:tcPr>
            <w:tcW w:w="920" w:type="pct"/>
            <w:noWrap w:val="0"/>
            <w:vAlign w:val="center"/>
          </w:tcPr>
          <w:p w14:paraId="51A8FD56">
            <w:pPr>
              <w:pStyle w:val="30"/>
              <w:bidi w:val="0"/>
            </w:pPr>
          </w:p>
        </w:tc>
      </w:tr>
      <w:tr w14:paraId="21038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0F2675">
            <w:pPr>
              <w:pStyle w:val="30"/>
              <w:bidi w:val="0"/>
            </w:pPr>
            <w:r>
              <w:rPr>
                <w:rFonts w:hint="default"/>
                <w:lang w:val="en-US" w:eastAsia="zh-CN"/>
              </w:rPr>
              <w:t>5</w:t>
            </w:r>
          </w:p>
        </w:tc>
        <w:tc>
          <w:tcPr>
            <w:tcW w:w="1004" w:type="pct"/>
            <w:noWrap w:val="0"/>
            <w:vAlign w:val="center"/>
          </w:tcPr>
          <w:p w14:paraId="235D08AB">
            <w:pPr>
              <w:pStyle w:val="30"/>
              <w:bidi w:val="0"/>
            </w:pPr>
            <w:r>
              <w:t>gmfmc</w:t>
            </w:r>
          </w:p>
        </w:tc>
        <w:tc>
          <w:tcPr>
            <w:tcW w:w="1087" w:type="pct"/>
            <w:noWrap w:val="0"/>
            <w:vAlign w:val="center"/>
          </w:tcPr>
          <w:p w14:paraId="4F131FFD">
            <w:pPr>
              <w:pStyle w:val="30"/>
              <w:bidi w:val="0"/>
            </w:pPr>
            <w:r>
              <w:t>购买方名称</w:t>
            </w:r>
          </w:p>
        </w:tc>
        <w:tc>
          <w:tcPr>
            <w:tcW w:w="753" w:type="pct"/>
            <w:noWrap w:val="0"/>
            <w:vAlign w:val="center"/>
          </w:tcPr>
          <w:p w14:paraId="2C504C33">
            <w:pPr>
              <w:pStyle w:val="30"/>
              <w:bidi w:val="0"/>
            </w:pPr>
            <w:r>
              <w:t>varchar</w:t>
            </w:r>
          </w:p>
        </w:tc>
        <w:tc>
          <w:tcPr>
            <w:tcW w:w="418" w:type="pct"/>
            <w:noWrap w:val="0"/>
            <w:vAlign w:val="center"/>
          </w:tcPr>
          <w:p w14:paraId="4AF9C3AB">
            <w:pPr>
              <w:pStyle w:val="30"/>
              <w:bidi w:val="0"/>
            </w:pPr>
            <w:r>
              <w:t>300</w:t>
            </w:r>
          </w:p>
        </w:tc>
        <w:tc>
          <w:tcPr>
            <w:tcW w:w="417" w:type="pct"/>
            <w:noWrap w:val="0"/>
            <w:vAlign w:val="center"/>
          </w:tcPr>
          <w:p w14:paraId="0A5F9D41">
            <w:pPr>
              <w:pStyle w:val="30"/>
              <w:bidi w:val="0"/>
            </w:pPr>
            <w:r>
              <w:t>是</w:t>
            </w:r>
          </w:p>
        </w:tc>
        <w:tc>
          <w:tcPr>
            <w:tcW w:w="920" w:type="pct"/>
            <w:noWrap w:val="0"/>
            <w:vAlign w:val="center"/>
          </w:tcPr>
          <w:p w14:paraId="52083730">
            <w:pPr>
              <w:pStyle w:val="30"/>
              <w:bidi w:val="0"/>
            </w:pPr>
          </w:p>
        </w:tc>
      </w:tr>
      <w:tr w14:paraId="6123C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2E0F07">
            <w:pPr>
              <w:pStyle w:val="30"/>
              <w:bidi w:val="0"/>
            </w:pPr>
            <w:r>
              <w:rPr>
                <w:rFonts w:hint="default"/>
                <w:lang w:val="en-US" w:eastAsia="zh-CN"/>
              </w:rPr>
              <w:t>6</w:t>
            </w:r>
          </w:p>
        </w:tc>
        <w:tc>
          <w:tcPr>
            <w:tcW w:w="1004" w:type="pct"/>
            <w:noWrap w:val="0"/>
            <w:vAlign w:val="center"/>
          </w:tcPr>
          <w:p w14:paraId="4BEE8A5B">
            <w:pPr>
              <w:pStyle w:val="30"/>
              <w:bidi w:val="0"/>
            </w:pPr>
            <w:r>
              <w:t>lzfpdm</w:t>
            </w:r>
          </w:p>
        </w:tc>
        <w:tc>
          <w:tcPr>
            <w:tcW w:w="1087" w:type="pct"/>
            <w:noWrap w:val="0"/>
            <w:vAlign w:val="center"/>
          </w:tcPr>
          <w:p w14:paraId="05C7834B">
            <w:pPr>
              <w:pStyle w:val="30"/>
              <w:bidi w:val="0"/>
            </w:pPr>
            <w:r>
              <w:t>蓝字发票代码</w:t>
            </w:r>
          </w:p>
        </w:tc>
        <w:tc>
          <w:tcPr>
            <w:tcW w:w="753" w:type="pct"/>
            <w:noWrap w:val="0"/>
            <w:vAlign w:val="center"/>
          </w:tcPr>
          <w:p w14:paraId="0EE0631F">
            <w:pPr>
              <w:pStyle w:val="30"/>
              <w:bidi w:val="0"/>
            </w:pPr>
            <w:r>
              <w:t>varchar</w:t>
            </w:r>
          </w:p>
        </w:tc>
        <w:tc>
          <w:tcPr>
            <w:tcW w:w="418" w:type="pct"/>
            <w:noWrap w:val="0"/>
            <w:vAlign w:val="center"/>
          </w:tcPr>
          <w:p w14:paraId="5BD355BD">
            <w:pPr>
              <w:pStyle w:val="30"/>
              <w:bidi w:val="0"/>
            </w:pPr>
            <w:r>
              <w:t>12</w:t>
            </w:r>
          </w:p>
        </w:tc>
        <w:tc>
          <w:tcPr>
            <w:tcW w:w="417" w:type="pct"/>
            <w:noWrap w:val="0"/>
            <w:vAlign w:val="center"/>
          </w:tcPr>
          <w:p w14:paraId="025510DF">
            <w:pPr>
              <w:pStyle w:val="30"/>
              <w:bidi w:val="0"/>
            </w:pPr>
            <w:r>
              <w:t>否</w:t>
            </w:r>
          </w:p>
        </w:tc>
        <w:tc>
          <w:tcPr>
            <w:tcW w:w="920" w:type="pct"/>
            <w:noWrap w:val="0"/>
            <w:vAlign w:val="center"/>
          </w:tcPr>
          <w:p w14:paraId="1735D609">
            <w:pPr>
              <w:pStyle w:val="30"/>
              <w:bidi w:val="0"/>
            </w:pPr>
          </w:p>
        </w:tc>
      </w:tr>
      <w:tr w14:paraId="387251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7DEA7">
            <w:pPr>
              <w:pStyle w:val="30"/>
              <w:bidi w:val="0"/>
            </w:pPr>
            <w:r>
              <w:rPr>
                <w:rFonts w:hint="default"/>
                <w:lang w:val="en-US" w:eastAsia="zh-CN"/>
              </w:rPr>
              <w:t>7</w:t>
            </w:r>
          </w:p>
        </w:tc>
        <w:tc>
          <w:tcPr>
            <w:tcW w:w="1004" w:type="pct"/>
            <w:noWrap w:val="0"/>
            <w:vAlign w:val="center"/>
          </w:tcPr>
          <w:p w14:paraId="70EFA049">
            <w:pPr>
              <w:pStyle w:val="30"/>
              <w:bidi w:val="0"/>
            </w:pPr>
            <w:r>
              <w:t>lzfphm</w:t>
            </w:r>
          </w:p>
        </w:tc>
        <w:tc>
          <w:tcPr>
            <w:tcW w:w="1087" w:type="pct"/>
            <w:noWrap w:val="0"/>
            <w:vAlign w:val="center"/>
          </w:tcPr>
          <w:p w14:paraId="3DC0723A">
            <w:pPr>
              <w:pStyle w:val="30"/>
              <w:bidi w:val="0"/>
            </w:pPr>
            <w:r>
              <w:t>蓝字发票号码</w:t>
            </w:r>
          </w:p>
        </w:tc>
        <w:tc>
          <w:tcPr>
            <w:tcW w:w="753" w:type="pct"/>
            <w:noWrap w:val="0"/>
            <w:vAlign w:val="center"/>
          </w:tcPr>
          <w:p w14:paraId="4E584698">
            <w:pPr>
              <w:pStyle w:val="30"/>
              <w:bidi w:val="0"/>
            </w:pPr>
            <w:r>
              <w:t>varchar</w:t>
            </w:r>
          </w:p>
        </w:tc>
        <w:tc>
          <w:tcPr>
            <w:tcW w:w="418" w:type="pct"/>
            <w:noWrap w:val="0"/>
            <w:vAlign w:val="center"/>
          </w:tcPr>
          <w:p w14:paraId="28091A14">
            <w:pPr>
              <w:pStyle w:val="30"/>
              <w:bidi w:val="0"/>
            </w:pPr>
            <w:r>
              <w:t>20</w:t>
            </w:r>
          </w:p>
        </w:tc>
        <w:tc>
          <w:tcPr>
            <w:tcW w:w="417" w:type="pct"/>
            <w:noWrap w:val="0"/>
            <w:vAlign w:val="center"/>
          </w:tcPr>
          <w:p w14:paraId="0C708DA5">
            <w:pPr>
              <w:pStyle w:val="30"/>
              <w:bidi w:val="0"/>
            </w:pPr>
            <w:r>
              <w:t>是</w:t>
            </w:r>
          </w:p>
        </w:tc>
        <w:tc>
          <w:tcPr>
            <w:tcW w:w="920" w:type="pct"/>
            <w:noWrap w:val="0"/>
            <w:vAlign w:val="center"/>
          </w:tcPr>
          <w:p w14:paraId="1B5CA9CA">
            <w:pPr>
              <w:pStyle w:val="30"/>
              <w:bidi w:val="0"/>
            </w:pPr>
          </w:p>
        </w:tc>
      </w:tr>
      <w:tr w14:paraId="24AE44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B2B372">
            <w:pPr>
              <w:pStyle w:val="30"/>
              <w:bidi w:val="0"/>
            </w:pPr>
            <w:r>
              <w:rPr>
                <w:rFonts w:hint="default"/>
                <w:lang w:val="en-US" w:eastAsia="zh-CN"/>
              </w:rPr>
              <w:t>8</w:t>
            </w:r>
          </w:p>
        </w:tc>
        <w:tc>
          <w:tcPr>
            <w:tcW w:w="1004" w:type="pct"/>
            <w:noWrap w:val="0"/>
            <w:vAlign w:val="center"/>
          </w:tcPr>
          <w:p w14:paraId="4441157C">
            <w:pPr>
              <w:pStyle w:val="30"/>
              <w:bidi w:val="0"/>
            </w:pPr>
            <w:r>
              <w:t>sfzzfpbz</w:t>
            </w:r>
          </w:p>
        </w:tc>
        <w:tc>
          <w:tcPr>
            <w:tcW w:w="1087" w:type="pct"/>
            <w:noWrap w:val="0"/>
            <w:vAlign w:val="center"/>
          </w:tcPr>
          <w:p w14:paraId="2403415E">
            <w:pPr>
              <w:pStyle w:val="30"/>
              <w:bidi w:val="0"/>
            </w:pPr>
            <w:r>
              <w:t>是否纸质发票标志</w:t>
            </w:r>
          </w:p>
        </w:tc>
        <w:tc>
          <w:tcPr>
            <w:tcW w:w="753" w:type="pct"/>
            <w:noWrap w:val="0"/>
            <w:vAlign w:val="center"/>
          </w:tcPr>
          <w:p w14:paraId="3112F1FE">
            <w:pPr>
              <w:pStyle w:val="30"/>
              <w:bidi w:val="0"/>
            </w:pPr>
            <w:r>
              <w:t>varchar</w:t>
            </w:r>
          </w:p>
        </w:tc>
        <w:tc>
          <w:tcPr>
            <w:tcW w:w="418" w:type="pct"/>
            <w:noWrap w:val="0"/>
            <w:vAlign w:val="center"/>
          </w:tcPr>
          <w:p w14:paraId="148C8196">
            <w:pPr>
              <w:pStyle w:val="30"/>
              <w:bidi w:val="0"/>
            </w:pPr>
            <w:r>
              <w:t>1</w:t>
            </w:r>
          </w:p>
        </w:tc>
        <w:tc>
          <w:tcPr>
            <w:tcW w:w="417" w:type="pct"/>
            <w:noWrap w:val="0"/>
            <w:vAlign w:val="center"/>
          </w:tcPr>
          <w:p w14:paraId="06E13E13">
            <w:pPr>
              <w:pStyle w:val="30"/>
              <w:bidi w:val="0"/>
            </w:pPr>
            <w:r>
              <w:t>是</w:t>
            </w:r>
          </w:p>
        </w:tc>
        <w:tc>
          <w:tcPr>
            <w:tcW w:w="920" w:type="pct"/>
            <w:noWrap w:val="0"/>
            <w:vAlign w:val="center"/>
          </w:tcPr>
          <w:p w14:paraId="52F48B1A">
            <w:pPr>
              <w:pStyle w:val="30"/>
              <w:bidi w:val="0"/>
            </w:pPr>
            <w:r>
              <w:t>Y：纸质发票</w:t>
            </w:r>
          </w:p>
          <w:p w14:paraId="3771694B">
            <w:pPr>
              <w:pStyle w:val="30"/>
              <w:bidi w:val="0"/>
            </w:pPr>
            <w:r>
              <w:t>N：电子发票</w:t>
            </w:r>
          </w:p>
        </w:tc>
      </w:tr>
      <w:tr w14:paraId="41DDB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0B69C3">
            <w:pPr>
              <w:pStyle w:val="30"/>
              <w:bidi w:val="0"/>
            </w:pPr>
            <w:r>
              <w:rPr>
                <w:rFonts w:hint="default"/>
                <w:lang w:val="en-US" w:eastAsia="zh-CN"/>
              </w:rPr>
              <w:t>9</w:t>
            </w:r>
          </w:p>
        </w:tc>
        <w:tc>
          <w:tcPr>
            <w:tcW w:w="1004" w:type="pct"/>
            <w:noWrap w:val="0"/>
            <w:vAlign w:val="center"/>
          </w:tcPr>
          <w:p w14:paraId="3E45E40B">
            <w:pPr>
              <w:pStyle w:val="30"/>
              <w:bidi w:val="0"/>
            </w:pPr>
            <w:r>
              <w:t>lzkprq</w:t>
            </w:r>
          </w:p>
        </w:tc>
        <w:tc>
          <w:tcPr>
            <w:tcW w:w="1087" w:type="pct"/>
            <w:noWrap w:val="0"/>
            <w:vAlign w:val="center"/>
          </w:tcPr>
          <w:p w14:paraId="07577BFF">
            <w:pPr>
              <w:pStyle w:val="30"/>
              <w:bidi w:val="0"/>
            </w:pPr>
            <w:r>
              <w:t>蓝字发票开票日期</w:t>
            </w:r>
          </w:p>
        </w:tc>
        <w:tc>
          <w:tcPr>
            <w:tcW w:w="753" w:type="pct"/>
            <w:noWrap w:val="0"/>
            <w:vAlign w:val="center"/>
          </w:tcPr>
          <w:p w14:paraId="2A46F695">
            <w:pPr>
              <w:pStyle w:val="30"/>
              <w:bidi w:val="0"/>
            </w:pPr>
            <w:r>
              <w:t>datetime</w:t>
            </w:r>
          </w:p>
        </w:tc>
        <w:tc>
          <w:tcPr>
            <w:tcW w:w="418" w:type="pct"/>
            <w:noWrap w:val="0"/>
            <w:vAlign w:val="center"/>
          </w:tcPr>
          <w:p w14:paraId="06995F38">
            <w:pPr>
              <w:pStyle w:val="30"/>
              <w:bidi w:val="0"/>
            </w:pPr>
          </w:p>
        </w:tc>
        <w:tc>
          <w:tcPr>
            <w:tcW w:w="417" w:type="pct"/>
            <w:noWrap w:val="0"/>
            <w:vAlign w:val="center"/>
          </w:tcPr>
          <w:p w14:paraId="086112BF">
            <w:pPr>
              <w:pStyle w:val="30"/>
              <w:bidi w:val="0"/>
            </w:pPr>
            <w:r>
              <w:t>是</w:t>
            </w:r>
          </w:p>
        </w:tc>
        <w:tc>
          <w:tcPr>
            <w:tcW w:w="920" w:type="pct"/>
            <w:noWrap w:val="0"/>
            <w:vAlign w:val="center"/>
          </w:tcPr>
          <w:p w14:paraId="2F8565E2">
            <w:pPr>
              <w:pStyle w:val="30"/>
              <w:bidi w:val="0"/>
            </w:pPr>
            <w:r>
              <w:t>yyyy-MM-dd HH:mm:ss</w:t>
            </w:r>
          </w:p>
        </w:tc>
      </w:tr>
      <w:tr w14:paraId="33B87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AFAD78">
            <w:pPr>
              <w:pStyle w:val="30"/>
              <w:bidi w:val="0"/>
            </w:pPr>
            <w:r>
              <w:rPr>
                <w:rFonts w:hint="default"/>
                <w:lang w:val="en-US" w:eastAsia="zh-CN"/>
              </w:rPr>
              <w:t>10</w:t>
            </w:r>
          </w:p>
        </w:tc>
        <w:tc>
          <w:tcPr>
            <w:tcW w:w="1004" w:type="pct"/>
            <w:noWrap w:val="0"/>
            <w:vAlign w:val="center"/>
          </w:tcPr>
          <w:p w14:paraId="414852C0">
            <w:pPr>
              <w:pStyle w:val="30"/>
              <w:bidi w:val="0"/>
            </w:pPr>
            <w:r>
              <w:t>lzhjje</w:t>
            </w:r>
          </w:p>
        </w:tc>
        <w:tc>
          <w:tcPr>
            <w:tcW w:w="1087" w:type="pct"/>
            <w:noWrap w:val="0"/>
            <w:vAlign w:val="center"/>
          </w:tcPr>
          <w:p w14:paraId="56400889">
            <w:pPr>
              <w:pStyle w:val="30"/>
              <w:bidi w:val="0"/>
            </w:pPr>
            <w:r>
              <w:t>蓝字发票合计金额</w:t>
            </w:r>
          </w:p>
        </w:tc>
        <w:tc>
          <w:tcPr>
            <w:tcW w:w="753" w:type="pct"/>
            <w:noWrap w:val="0"/>
            <w:vAlign w:val="center"/>
          </w:tcPr>
          <w:p w14:paraId="1817794E">
            <w:pPr>
              <w:pStyle w:val="30"/>
              <w:bidi w:val="0"/>
            </w:pPr>
            <w:r>
              <w:t>number</w:t>
            </w:r>
          </w:p>
        </w:tc>
        <w:tc>
          <w:tcPr>
            <w:tcW w:w="418" w:type="pct"/>
            <w:noWrap w:val="0"/>
            <w:vAlign w:val="center"/>
          </w:tcPr>
          <w:p w14:paraId="4FE311A9">
            <w:pPr>
              <w:pStyle w:val="30"/>
              <w:bidi w:val="0"/>
            </w:pPr>
            <w:r>
              <w:t>18,2</w:t>
            </w:r>
          </w:p>
        </w:tc>
        <w:tc>
          <w:tcPr>
            <w:tcW w:w="417" w:type="pct"/>
            <w:noWrap w:val="0"/>
            <w:vAlign w:val="center"/>
          </w:tcPr>
          <w:p w14:paraId="04F68D35">
            <w:pPr>
              <w:pStyle w:val="30"/>
              <w:bidi w:val="0"/>
            </w:pPr>
            <w:r>
              <w:t>是</w:t>
            </w:r>
          </w:p>
        </w:tc>
        <w:tc>
          <w:tcPr>
            <w:tcW w:w="920" w:type="pct"/>
            <w:noWrap w:val="0"/>
            <w:vAlign w:val="center"/>
          </w:tcPr>
          <w:p w14:paraId="2897B886">
            <w:pPr>
              <w:pStyle w:val="30"/>
              <w:bidi w:val="0"/>
            </w:pPr>
          </w:p>
        </w:tc>
      </w:tr>
      <w:tr w14:paraId="665E6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56D27B">
            <w:pPr>
              <w:pStyle w:val="30"/>
              <w:bidi w:val="0"/>
            </w:pPr>
            <w:r>
              <w:rPr>
                <w:rFonts w:hint="default"/>
                <w:lang w:val="en-US" w:eastAsia="zh-CN"/>
              </w:rPr>
              <w:t>11</w:t>
            </w:r>
          </w:p>
        </w:tc>
        <w:tc>
          <w:tcPr>
            <w:tcW w:w="1004" w:type="pct"/>
            <w:noWrap w:val="0"/>
            <w:vAlign w:val="center"/>
          </w:tcPr>
          <w:p w14:paraId="2F522CF0">
            <w:pPr>
              <w:pStyle w:val="30"/>
              <w:bidi w:val="0"/>
            </w:pPr>
            <w:r>
              <w:t>lzhjse</w:t>
            </w:r>
          </w:p>
        </w:tc>
        <w:tc>
          <w:tcPr>
            <w:tcW w:w="1087" w:type="pct"/>
            <w:noWrap w:val="0"/>
            <w:vAlign w:val="center"/>
          </w:tcPr>
          <w:p w14:paraId="7A9D20F3">
            <w:pPr>
              <w:pStyle w:val="30"/>
              <w:bidi w:val="0"/>
            </w:pPr>
            <w:r>
              <w:t>蓝字发票合计税额</w:t>
            </w:r>
          </w:p>
        </w:tc>
        <w:tc>
          <w:tcPr>
            <w:tcW w:w="753" w:type="pct"/>
            <w:noWrap w:val="0"/>
            <w:vAlign w:val="center"/>
          </w:tcPr>
          <w:p w14:paraId="4EA97EE9">
            <w:pPr>
              <w:pStyle w:val="30"/>
              <w:bidi w:val="0"/>
            </w:pPr>
            <w:r>
              <w:t>number</w:t>
            </w:r>
          </w:p>
        </w:tc>
        <w:tc>
          <w:tcPr>
            <w:tcW w:w="418" w:type="pct"/>
            <w:noWrap w:val="0"/>
            <w:vAlign w:val="center"/>
          </w:tcPr>
          <w:p w14:paraId="4C3A701D">
            <w:pPr>
              <w:pStyle w:val="30"/>
              <w:bidi w:val="0"/>
            </w:pPr>
            <w:r>
              <w:t>18,2</w:t>
            </w:r>
          </w:p>
        </w:tc>
        <w:tc>
          <w:tcPr>
            <w:tcW w:w="417" w:type="pct"/>
            <w:noWrap w:val="0"/>
            <w:vAlign w:val="center"/>
          </w:tcPr>
          <w:p w14:paraId="577BC842">
            <w:pPr>
              <w:pStyle w:val="30"/>
              <w:bidi w:val="0"/>
            </w:pPr>
            <w:r>
              <w:t>是</w:t>
            </w:r>
          </w:p>
        </w:tc>
        <w:tc>
          <w:tcPr>
            <w:tcW w:w="920" w:type="pct"/>
            <w:noWrap w:val="0"/>
            <w:vAlign w:val="center"/>
          </w:tcPr>
          <w:p w14:paraId="30DD84FC">
            <w:pPr>
              <w:pStyle w:val="30"/>
              <w:bidi w:val="0"/>
            </w:pPr>
          </w:p>
        </w:tc>
      </w:tr>
      <w:tr w14:paraId="5F995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2C6931">
            <w:pPr>
              <w:pStyle w:val="30"/>
              <w:bidi w:val="0"/>
            </w:pPr>
            <w:r>
              <w:rPr>
                <w:rFonts w:hint="default"/>
                <w:lang w:val="en-US" w:eastAsia="zh-CN"/>
              </w:rPr>
              <w:t>12</w:t>
            </w:r>
          </w:p>
        </w:tc>
        <w:tc>
          <w:tcPr>
            <w:tcW w:w="1004" w:type="pct"/>
            <w:noWrap w:val="0"/>
            <w:vAlign w:val="center"/>
          </w:tcPr>
          <w:p w14:paraId="02262893">
            <w:pPr>
              <w:pStyle w:val="30"/>
              <w:bidi w:val="0"/>
            </w:pPr>
            <w:r>
              <w:t>lzfppzDm</w:t>
            </w:r>
          </w:p>
        </w:tc>
        <w:tc>
          <w:tcPr>
            <w:tcW w:w="1087" w:type="pct"/>
            <w:noWrap w:val="0"/>
            <w:vAlign w:val="center"/>
          </w:tcPr>
          <w:p w14:paraId="3D050BA5">
            <w:pPr>
              <w:pStyle w:val="30"/>
              <w:bidi w:val="0"/>
            </w:pPr>
            <w:r>
              <w:t>蓝字发票票种代码</w:t>
            </w:r>
          </w:p>
        </w:tc>
        <w:tc>
          <w:tcPr>
            <w:tcW w:w="753" w:type="pct"/>
            <w:noWrap w:val="0"/>
            <w:vAlign w:val="center"/>
          </w:tcPr>
          <w:p w14:paraId="7A4A0AFD">
            <w:pPr>
              <w:pStyle w:val="30"/>
              <w:bidi w:val="0"/>
            </w:pPr>
            <w:r>
              <w:t>varchar</w:t>
            </w:r>
          </w:p>
        </w:tc>
        <w:tc>
          <w:tcPr>
            <w:tcW w:w="418" w:type="pct"/>
            <w:noWrap w:val="0"/>
            <w:vAlign w:val="center"/>
          </w:tcPr>
          <w:p w14:paraId="19A1CCAC">
            <w:pPr>
              <w:pStyle w:val="30"/>
              <w:bidi w:val="0"/>
            </w:pPr>
            <w:r>
              <w:t>2</w:t>
            </w:r>
          </w:p>
        </w:tc>
        <w:tc>
          <w:tcPr>
            <w:tcW w:w="417" w:type="pct"/>
            <w:noWrap w:val="0"/>
            <w:vAlign w:val="center"/>
          </w:tcPr>
          <w:p w14:paraId="11FFEA3B">
            <w:pPr>
              <w:pStyle w:val="30"/>
              <w:bidi w:val="0"/>
            </w:pPr>
            <w:r>
              <w:t>是</w:t>
            </w:r>
          </w:p>
        </w:tc>
        <w:tc>
          <w:tcPr>
            <w:tcW w:w="920" w:type="pct"/>
            <w:noWrap w:val="0"/>
            <w:vAlign w:val="center"/>
          </w:tcPr>
          <w:p w14:paraId="756ED780">
            <w:pPr>
              <w:pStyle w:val="30"/>
              <w:bidi w:val="0"/>
            </w:pPr>
            <w:r>
              <w:t>01: 增值税专用发票</w:t>
            </w:r>
          </w:p>
          <w:p w14:paraId="6D41B303">
            <w:pPr>
              <w:pStyle w:val="30"/>
              <w:bidi w:val="0"/>
            </w:pPr>
            <w:r>
              <w:t>02: 普通发票</w:t>
            </w:r>
          </w:p>
          <w:p w14:paraId="418040A6">
            <w:pPr>
              <w:pStyle w:val="30"/>
              <w:bidi w:val="0"/>
            </w:pPr>
            <w:r>
              <w:t>03: 机动车统一销售发票</w:t>
            </w:r>
          </w:p>
          <w:p w14:paraId="7150B42B">
            <w:pPr>
              <w:pStyle w:val="30"/>
              <w:bidi w:val="0"/>
            </w:pPr>
            <w:r>
              <w:t>04: 二手车统一销售发票</w:t>
            </w:r>
          </w:p>
        </w:tc>
      </w:tr>
      <w:tr w14:paraId="084B07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FB6705">
            <w:pPr>
              <w:pStyle w:val="30"/>
              <w:bidi w:val="0"/>
            </w:pPr>
            <w:r>
              <w:rPr>
                <w:rFonts w:hint="default"/>
                <w:lang w:val="en-US" w:eastAsia="zh-CN"/>
              </w:rPr>
              <w:t>13</w:t>
            </w:r>
          </w:p>
        </w:tc>
        <w:tc>
          <w:tcPr>
            <w:tcW w:w="1004" w:type="pct"/>
            <w:noWrap w:val="0"/>
            <w:vAlign w:val="center"/>
          </w:tcPr>
          <w:p w14:paraId="39EF7076">
            <w:pPr>
              <w:pStyle w:val="30"/>
              <w:bidi w:val="0"/>
            </w:pPr>
            <w:r>
              <w:t>lzfpTdyslxDm</w:t>
            </w:r>
          </w:p>
        </w:tc>
        <w:tc>
          <w:tcPr>
            <w:tcW w:w="1087" w:type="pct"/>
            <w:noWrap w:val="0"/>
            <w:vAlign w:val="center"/>
          </w:tcPr>
          <w:p w14:paraId="2C2A2681">
            <w:pPr>
              <w:pStyle w:val="30"/>
              <w:bidi w:val="0"/>
            </w:pPr>
            <w:r>
              <w:t>蓝字发票特定要素类型代码</w:t>
            </w:r>
          </w:p>
        </w:tc>
        <w:tc>
          <w:tcPr>
            <w:tcW w:w="753" w:type="pct"/>
            <w:noWrap w:val="0"/>
            <w:vAlign w:val="center"/>
          </w:tcPr>
          <w:p w14:paraId="06AA6CBD">
            <w:pPr>
              <w:pStyle w:val="30"/>
              <w:bidi w:val="0"/>
            </w:pPr>
            <w:r>
              <w:t>varchar</w:t>
            </w:r>
          </w:p>
        </w:tc>
        <w:tc>
          <w:tcPr>
            <w:tcW w:w="418" w:type="pct"/>
            <w:noWrap w:val="0"/>
            <w:vAlign w:val="center"/>
          </w:tcPr>
          <w:p w14:paraId="354E5F60">
            <w:pPr>
              <w:pStyle w:val="30"/>
              <w:bidi w:val="0"/>
            </w:pPr>
            <w:r>
              <w:t>2</w:t>
            </w:r>
          </w:p>
        </w:tc>
        <w:tc>
          <w:tcPr>
            <w:tcW w:w="417" w:type="pct"/>
            <w:noWrap w:val="0"/>
            <w:vAlign w:val="center"/>
          </w:tcPr>
          <w:p w14:paraId="20408749">
            <w:pPr>
              <w:pStyle w:val="30"/>
              <w:bidi w:val="0"/>
            </w:pPr>
            <w:r>
              <w:t>是</w:t>
            </w:r>
          </w:p>
        </w:tc>
        <w:tc>
          <w:tcPr>
            <w:tcW w:w="920" w:type="pct"/>
            <w:noWrap w:val="0"/>
            <w:vAlign w:val="center"/>
          </w:tcPr>
          <w:p w14:paraId="3691E5D1">
            <w:pPr>
              <w:pStyle w:val="30"/>
              <w:bidi w:val="0"/>
            </w:pPr>
            <w:r>
              <w:t>06：不动产租赁服务发票</w:t>
            </w:r>
          </w:p>
        </w:tc>
      </w:tr>
      <w:tr w14:paraId="2592A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673CFE4">
            <w:pPr>
              <w:pStyle w:val="30"/>
              <w:bidi w:val="0"/>
            </w:pPr>
            <w:r>
              <w:rPr>
                <w:rFonts w:hint="default"/>
                <w:lang w:val="en-US" w:eastAsia="zh-CN"/>
              </w:rPr>
              <w:t>14</w:t>
            </w:r>
          </w:p>
        </w:tc>
        <w:tc>
          <w:tcPr>
            <w:tcW w:w="1004" w:type="pct"/>
            <w:noWrap w:val="0"/>
            <w:vAlign w:val="center"/>
          </w:tcPr>
          <w:p w14:paraId="0FB646F2">
            <w:pPr>
              <w:pStyle w:val="30"/>
              <w:bidi w:val="0"/>
            </w:pPr>
            <w:r>
              <w:t>hzcxje</w:t>
            </w:r>
          </w:p>
        </w:tc>
        <w:tc>
          <w:tcPr>
            <w:tcW w:w="1087" w:type="pct"/>
            <w:noWrap w:val="0"/>
            <w:vAlign w:val="center"/>
          </w:tcPr>
          <w:p w14:paraId="7A028031">
            <w:pPr>
              <w:pStyle w:val="30"/>
              <w:bidi w:val="0"/>
            </w:pPr>
            <w:r>
              <w:t>红字冲销金额</w:t>
            </w:r>
          </w:p>
        </w:tc>
        <w:tc>
          <w:tcPr>
            <w:tcW w:w="753" w:type="pct"/>
            <w:noWrap w:val="0"/>
            <w:vAlign w:val="center"/>
          </w:tcPr>
          <w:p w14:paraId="29A0F8A7">
            <w:pPr>
              <w:pStyle w:val="30"/>
              <w:bidi w:val="0"/>
            </w:pPr>
            <w:r>
              <w:t>number</w:t>
            </w:r>
          </w:p>
        </w:tc>
        <w:tc>
          <w:tcPr>
            <w:tcW w:w="418" w:type="pct"/>
            <w:noWrap w:val="0"/>
            <w:vAlign w:val="center"/>
          </w:tcPr>
          <w:p w14:paraId="29D1181C">
            <w:pPr>
              <w:pStyle w:val="30"/>
              <w:bidi w:val="0"/>
            </w:pPr>
            <w:r>
              <w:t>18,2</w:t>
            </w:r>
          </w:p>
        </w:tc>
        <w:tc>
          <w:tcPr>
            <w:tcW w:w="417" w:type="pct"/>
            <w:noWrap w:val="0"/>
            <w:vAlign w:val="center"/>
          </w:tcPr>
          <w:p w14:paraId="185A6903">
            <w:pPr>
              <w:pStyle w:val="30"/>
              <w:bidi w:val="0"/>
            </w:pPr>
            <w:r>
              <w:t>是</w:t>
            </w:r>
          </w:p>
        </w:tc>
        <w:tc>
          <w:tcPr>
            <w:tcW w:w="920" w:type="pct"/>
            <w:noWrap w:val="0"/>
            <w:vAlign w:val="center"/>
          </w:tcPr>
          <w:p w14:paraId="050C3C53">
            <w:pPr>
              <w:pStyle w:val="30"/>
              <w:bidi w:val="0"/>
            </w:pPr>
          </w:p>
        </w:tc>
      </w:tr>
      <w:tr w14:paraId="4B71A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794DC7">
            <w:pPr>
              <w:pStyle w:val="30"/>
              <w:bidi w:val="0"/>
            </w:pPr>
            <w:r>
              <w:rPr>
                <w:rFonts w:hint="default"/>
                <w:lang w:val="en-US" w:eastAsia="zh-CN"/>
              </w:rPr>
              <w:t>15</w:t>
            </w:r>
          </w:p>
        </w:tc>
        <w:tc>
          <w:tcPr>
            <w:tcW w:w="1004" w:type="pct"/>
            <w:noWrap w:val="0"/>
            <w:vAlign w:val="center"/>
          </w:tcPr>
          <w:p w14:paraId="554157E9">
            <w:pPr>
              <w:pStyle w:val="30"/>
              <w:bidi w:val="0"/>
            </w:pPr>
            <w:r>
              <w:t>hzcxse</w:t>
            </w:r>
          </w:p>
        </w:tc>
        <w:tc>
          <w:tcPr>
            <w:tcW w:w="1087" w:type="pct"/>
            <w:noWrap w:val="0"/>
            <w:vAlign w:val="center"/>
          </w:tcPr>
          <w:p w14:paraId="3FFEC2EF">
            <w:pPr>
              <w:pStyle w:val="30"/>
              <w:bidi w:val="0"/>
            </w:pPr>
            <w:r>
              <w:t>红字冲销税额</w:t>
            </w:r>
          </w:p>
        </w:tc>
        <w:tc>
          <w:tcPr>
            <w:tcW w:w="753" w:type="pct"/>
            <w:noWrap w:val="0"/>
            <w:vAlign w:val="center"/>
          </w:tcPr>
          <w:p w14:paraId="7EBBB6AA">
            <w:pPr>
              <w:pStyle w:val="30"/>
              <w:bidi w:val="0"/>
            </w:pPr>
            <w:r>
              <w:t>number</w:t>
            </w:r>
          </w:p>
        </w:tc>
        <w:tc>
          <w:tcPr>
            <w:tcW w:w="418" w:type="pct"/>
            <w:noWrap w:val="0"/>
            <w:vAlign w:val="center"/>
          </w:tcPr>
          <w:p w14:paraId="7D6C8046">
            <w:pPr>
              <w:pStyle w:val="30"/>
              <w:bidi w:val="0"/>
            </w:pPr>
            <w:r>
              <w:t>18,2</w:t>
            </w:r>
          </w:p>
        </w:tc>
        <w:tc>
          <w:tcPr>
            <w:tcW w:w="417" w:type="pct"/>
            <w:noWrap w:val="0"/>
            <w:vAlign w:val="center"/>
          </w:tcPr>
          <w:p w14:paraId="3FC84E0A">
            <w:pPr>
              <w:pStyle w:val="30"/>
              <w:bidi w:val="0"/>
            </w:pPr>
            <w:r>
              <w:t>是</w:t>
            </w:r>
          </w:p>
        </w:tc>
        <w:tc>
          <w:tcPr>
            <w:tcW w:w="920" w:type="pct"/>
            <w:noWrap w:val="0"/>
            <w:vAlign w:val="center"/>
          </w:tcPr>
          <w:p w14:paraId="769DBCBE">
            <w:pPr>
              <w:pStyle w:val="30"/>
              <w:bidi w:val="0"/>
            </w:pPr>
          </w:p>
        </w:tc>
      </w:tr>
      <w:tr w14:paraId="4D97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2F9AE">
            <w:pPr>
              <w:pStyle w:val="30"/>
              <w:bidi w:val="0"/>
            </w:pPr>
            <w:r>
              <w:rPr>
                <w:rFonts w:hint="default"/>
                <w:lang w:val="en-US" w:eastAsia="zh-CN"/>
              </w:rPr>
              <w:t>16</w:t>
            </w:r>
          </w:p>
        </w:tc>
        <w:tc>
          <w:tcPr>
            <w:tcW w:w="1004" w:type="pct"/>
            <w:noWrap w:val="0"/>
            <w:vAlign w:val="center"/>
          </w:tcPr>
          <w:p w14:paraId="094550BA">
            <w:pPr>
              <w:pStyle w:val="30"/>
              <w:bidi w:val="0"/>
              <w:rPr>
                <w:lang w:val="en-US" w:eastAsia="zh-CN"/>
              </w:rPr>
            </w:pPr>
            <w:r>
              <w:t>chyyDm</w:t>
            </w:r>
          </w:p>
        </w:tc>
        <w:tc>
          <w:tcPr>
            <w:tcW w:w="1087" w:type="pct"/>
            <w:noWrap w:val="0"/>
            <w:vAlign w:val="center"/>
          </w:tcPr>
          <w:p w14:paraId="3601033E">
            <w:pPr>
              <w:pStyle w:val="30"/>
              <w:bidi w:val="0"/>
              <w:rPr>
                <w:lang w:val="en-US" w:eastAsia="zh-CN"/>
              </w:rPr>
            </w:pPr>
            <w:r>
              <w:t>红字发票冲红原因代码</w:t>
            </w:r>
          </w:p>
        </w:tc>
        <w:tc>
          <w:tcPr>
            <w:tcW w:w="753" w:type="pct"/>
            <w:noWrap w:val="0"/>
            <w:vAlign w:val="center"/>
          </w:tcPr>
          <w:p w14:paraId="341C5694">
            <w:pPr>
              <w:pStyle w:val="30"/>
              <w:bidi w:val="0"/>
              <w:rPr>
                <w:lang w:val="en-US" w:eastAsia="zh-CN"/>
              </w:rPr>
            </w:pPr>
            <w:r>
              <w:t>varchar</w:t>
            </w:r>
          </w:p>
        </w:tc>
        <w:tc>
          <w:tcPr>
            <w:tcW w:w="418" w:type="pct"/>
            <w:noWrap w:val="0"/>
            <w:vAlign w:val="center"/>
          </w:tcPr>
          <w:p w14:paraId="7206F8F6">
            <w:pPr>
              <w:pStyle w:val="30"/>
              <w:bidi w:val="0"/>
              <w:rPr>
                <w:lang w:val="en-US" w:eastAsia="zh-CN"/>
              </w:rPr>
            </w:pPr>
            <w:r>
              <w:t>2</w:t>
            </w:r>
          </w:p>
        </w:tc>
        <w:tc>
          <w:tcPr>
            <w:tcW w:w="417" w:type="pct"/>
            <w:noWrap w:val="0"/>
            <w:vAlign w:val="center"/>
          </w:tcPr>
          <w:p w14:paraId="5F999B96">
            <w:pPr>
              <w:pStyle w:val="30"/>
              <w:bidi w:val="0"/>
              <w:rPr>
                <w:lang w:val="en-US" w:eastAsia="zh-CN"/>
              </w:rPr>
            </w:pPr>
            <w:r>
              <w:t>是</w:t>
            </w:r>
          </w:p>
        </w:tc>
        <w:tc>
          <w:tcPr>
            <w:tcW w:w="920" w:type="pct"/>
            <w:noWrap w:val="0"/>
            <w:vAlign w:val="center"/>
          </w:tcPr>
          <w:p w14:paraId="4AAA424B">
            <w:pPr>
              <w:pStyle w:val="30"/>
              <w:bidi w:val="0"/>
            </w:pPr>
            <w:r>
              <w:t>01：开票有误</w:t>
            </w:r>
          </w:p>
          <w:p w14:paraId="733F1637">
            <w:pPr>
              <w:pStyle w:val="30"/>
              <w:bidi w:val="0"/>
            </w:pPr>
            <w:r>
              <w:t>02：销货退回</w:t>
            </w:r>
          </w:p>
          <w:p w14:paraId="20592878">
            <w:pPr>
              <w:pStyle w:val="30"/>
              <w:bidi w:val="0"/>
            </w:pPr>
            <w:r>
              <w:t>03：服务中止</w:t>
            </w:r>
          </w:p>
          <w:p w14:paraId="231DDA42">
            <w:pPr>
              <w:pStyle w:val="30"/>
              <w:bidi w:val="0"/>
              <w:rPr>
                <w:lang w:val="en-US" w:eastAsia="zh-CN"/>
              </w:rPr>
            </w:pPr>
            <w:r>
              <w:t>04：销售折让</w:t>
            </w:r>
          </w:p>
        </w:tc>
      </w:tr>
      <w:tr w14:paraId="7D5EB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4BB676">
            <w:pPr>
              <w:pStyle w:val="30"/>
              <w:bidi w:val="0"/>
            </w:pPr>
            <w:r>
              <w:rPr>
                <w:rFonts w:hint="default"/>
                <w:lang w:val="en-US" w:eastAsia="zh-CN"/>
              </w:rPr>
              <w:t>17</w:t>
            </w:r>
          </w:p>
        </w:tc>
        <w:tc>
          <w:tcPr>
            <w:tcW w:w="1004" w:type="pct"/>
            <w:noWrap w:val="0"/>
            <w:vAlign w:val="center"/>
          </w:tcPr>
          <w:p w14:paraId="0110B632">
            <w:pPr>
              <w:pStyle w:val="30"/>
              <w:bidi w:val="0"/>
              <w:rPr>
                <w:lang w:val="en-US" w:eastAsia="zh-CN"/>
              </w:rPr>
            </w:pPr>
            <w:r>
              <w:t>lzmxxh</w:t>
            </w:r>
          </w:p>
        </w:tc>
        <w:tc>
          <w:tcPr>
            <w:tcW w:w="1087" w:type="pct"/>
            <w:noWrap w:val="0"/>
            <w:vAlign w:val="center"/>
          </w:tcPr>
          <w:p w14:paraId="3CC07008">
            <w:pPr>
              <w:pStyle w:val="30"/>
              <w:bidi w:val="0"/>
              <w:rPr>
                <w:lang w:val="en-US" w:eastAsia="zh-CN"/>
              </w:rPr>
            </w:pPr>
            <w:r>
              <w:t>蓝字发票明细序号</w:t>
            </w:r>
          </w:p>
        </w:tc>
        <w:tc>
          <w:tcPr>
            <w:tcW w:w="753" w:type="pct"/>
            <w:noWrap w:val="0"/>
            <w:vAlign w:val="center"/>
          </w:tcPr>
          <w:p w14:paraId="25AC1B9A">
            <w:pPr>
              <w:pStyle w:val="30"/>
              <w:bidi w:val="0"/>
              <w:rPr>
                <w:lang w:val="en-US" w:eastAsia="zh-CN"/>
              </w:rPr>
            </w:pPr>
            <w:r>
              <w:t>number</w:t>
            </w:r>
          </w:p>
        </w:tc>
        <w:tc>
          <w:tcPr>
            <w:tcW w:w="418" w:type="pct"/>
            <w:noWrap w:val="0"/>
            <w:vAlign w:val="center"/>
          </w:tcPr>
          <w:p w14:paraId="5DC260E6">
            <w:pPr>
              <w:pStyle w:val="30"/>
              <w:bidi w:val="0"/>
              <w:rPr>
                <w:lang w:val="en-US" w:eastAsia="zh-CN"/>
              </w:rPr>
            </w:pPr>
            <w:r>
              <w:t>8</w:t>
            </w:r>
          </w:p>
        </w:tc>
        <w:tc>
          <w:tcPr>
            <w:tcW w:w="417" w:type="pct"/>
            <w:noWrap w:val="0"/>
            <w:vAlign w:val="center"/>
          </w:tcPr>
          <w:p w14:paraId="7430419D">
            <w:pPr>
              <w:pStyle w:val="30"/>
              <w:bidi w:val="0"/>
              <w:rPr>
                <w:lang w:val="en-US" w:eastAsia="zh-CN"/>
              </w:rPr>
            </w:pPr>
            <w:r>
              <w:t>是</w:t>
            </w:r>
          </w:p>
        </w:tc>
        <w:tc>
          <w:tcPr>
            <w:tcW w:w="920" w:type="pct"/>
            <w:noWrap w:val="0"/>
            <w:vAlign w:val="center"/>
          </w:tcPr>
          <w:p w14:paraId="0C7ADE64">
            <w:pPr>
              <w:pStyle w:val="30"/>
              <w:bidi w:val="0"/>
              <w:rPr>
                <w:lang w:val="en-US" w:eastAsia="zh-CN"/>
              </w:rPr>
            </w:pPr>
          </w:p>
        </w:tc>
      </w:tr>
      <w:tr w14:paraId="15C1A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F23AC">
            <w:pPr>
              <w:pStyle w:val="30"/>
              <w:bidi w:val="0"/>
            </w:pPr>
            <w:r>
              <w:rPr>
                <w:rFonts w:hint="default"/>
                <w:lang w:val="en-US" w:eastAsia="zh-CN"/>
              </w:rPr>
              <w:t>18</w:t>
            </w:r>
          </w:p>
        </w:tc>
        <w:tc>
          <w:tcPr>
            <w:tcW w:w="1004" w:type="pct"/>
            <w:noWrap w:val="0"/>
            <w:vAlign w:val="center"/>
          </w:tcPr>
          <w:p w14:paraId="1EE05A1E">
            <w:pPr>
              <w:pStyle w:val="30"/>
              <w:bidi w:val="0"/>
              <w:rPr>
                <w:lang w:val="en-US" w:eastAsia="zh-CN"/>
              </w:rPr>
            </w:pPr>
            <w:r>
              <w:t>xh</w:t>
            </w:r>
          </w:p>
        </w:tc>
        <w:tc>
          <w:tcPr>
            <w:tcW w:w="1087" w:type="pct"/>
            <w:noWrap w:val="0"/>
            <w:vAlign w:val="center"/>
          </w:tcPr>
          <w:p w14:paraId="18828EE6">
            <w:pPr>
              <w:pStyle w:val="30"/>
              <w:bidi w:val="0"/>
              <w:rPr>
                <w:lang w:val="en-US" w:eastAsia="zh-CN"/>
              </w:rPr>
            </w:pPr>
            <w:r>
              <w:t>序号</w:t>
            </w:r>
          </w:p>
        </w:tc>
        <w:tc>
          <w:tcPr>
            <w:tcW w:w="753" w:type="pct"/>
            <w:noWrap w:val="0"/>
            <w:vAlign w:val="top"/>
          </w:tcPr>
          <w:p w14:paraId="3370B253">
            <w:pPr>
              <w:pStyle w:val="30"/>
              <w:bidi w:val="0"/>
              <w:rPr>
                <w:lang w:val="en-US" w:eastAsia="zh-CN"/>
              </w:rPr>
            </w:pPr>
            <w:r>
              <w:t>number</w:t>
            </w:r>
          </w:p>
        </w:tc>
        <w:tc>
          <w:tcPr>
            <w:tcW w:w="418" w:type="pct"/>
            <w:noWrap w:val="0"/>
            <w:vAlign w:val="center"/>
          </w:tcPr>
          <w:p w14:paraId="72CB2EE4">
            <w:pPr>
              <w:pStyle w:val="30"/>
              <w:bidi w:val="0"/>
              <w:rPr>
                <w:lang w:val="en-US" w:eastAsia="zh-CN"/>
              </w:rPr>
            </w:pPr>
            <w:r>
              <w:t>8</w:t>
            </w:r>
          </w:p>
        </w:tc>
        <w:tc>
          <w:tcPr>
            <w:tcW w:w="417" w:type="pct"/>
            <w:noWrap w:val="0"/>
            <w:vAlign w:val="center"/>
          </w:tcPr>
          <w:p w14:paraId="0AFFDF4F">
            <w:pPr>
              <w:pStyle w:val="30"/>
              <w:bidi w:val="0"/>
              <w:rPr>
                <w:lang w:val="en-US" w:eastAsia="zh-CN"/>
              </w:rPr>
            </w:pPr>
            <w:r>
              <w:t>是</w:t>
            </w:r>
          </w:p>
        </w:tc>
        <w:tc>
          <w:tcPr>
            <w:tcW w:w="920" w:type="pct"/>
            <w:noWrap w:val="0"/>
            <w:vAlign w:val="center"/>
          </w:tcPr>
          <w:p w14:paraId="485325CC">
            <w:pPr>
              <w:pStyle w:val="30"/>
              <w:bidi w:val="0"/>
              <w:rPr>
                <w:lang w:val="en-US" w:eastAsia="zh-CN"/>
              </w:rPr>
            </w:pPr>
          </w:p>
        </w:tc>
      </w:tr>
      <w:tr w14:paraId="485A3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32C7B3">
            <w:pPr>
              <w:pStyle w:val="30"/>
              <w:bidi w:val="0"/>
            </w:pPr>
            <w:r>
              <w:rPr>
                <w:rFonts w:hint="default"/>
                <w:lang w:val="en-US" w:eastAsia="zh-CN"/>
              </w:rPr>
              <w:t>19</w:t>
            </w:r>
          </w:p>
        </w:tc>
        <w:tc>
          <w:tcPr>
            <w:tcW w:w="1004" w:type="pct"/>
            <w:noWrap w:val="0"/>
            <w:vAlign w:val="center"/>
          </w:tcPr>
          <w:p w14:paraId="20AC070D">
            <w:pPr>
              <w:pStyle w:val="30"/>
              <w:bidi w:val="0"/>
              <w:rPr>
                <w:lang w:val="en-US" w:eastAsia="zh-CN"/>
              </w:rPr>
            </w:pPr>
            <w:r>
              <w:t>sphfwssflhbbm</w:t>
            </w:r>
          </w:p>
        </w:tc>
        <w:tc>
          <w:tcPr>
            <w:tcW w:w="1087" w:type="pct"/>
            <w:noWrap w:val="0"/>
            <w:vAlign w:val="center"/>
          </w:tcPr>
          <w:p w14:paraId="2AFC0470">
            <w:pPr>
              <w:pStyle w:val="30"/>
              <w:bidi w:val="0"/>
              <w:rPr>
                <w:lang w:val="en-US" w:eastAsia="zh-CN"/>
              </w:rPr>
            </w:pPr>
            <w:r>
              <w:t>商品和服务税收分类合并编码</w:t>
            </w:r>
          </w:p>
        </w:tc>
        <w:tc>
          <w:tcPr>
            <w:tcW w:w="753" w:type="pct"/>
            <w:noWrap w:val="0"/>
            <w:vAlign w:val="top"/>
          </w:tcPr>
          <w:p w14:paraId="0ABCA3A9">
            <w:pPr>
              <w:pStyle w:val="30"/>
              <w:bidi w:val="0"/>
              <w:rPr>
                <w:lang w:val="en-US" w:eastAsia="zh-CN"/>
              </w:rPr>
            </w:pPr>
            <w:r>
              <w:t>String</w:t>
            </w:r>
          </w:p>
        </w:tc>
        <w:tc>
          <w:tcPr>
            <w:tcW w:w="418" w:type="pct"/>
            <w:noWrap w:val="0"/>
            <w:vAlign w:val="center"/>
          </w:tcPr>
          <w:p w14:paraId="41CD60CB">
            <w:pPr>
              <w:pStyle w:val="30"/>
              <w:bidi w:val="0"/>
              <w:rPr>
                <w:lang w:val="en-US" w:eastAsia="zh-CN"/>
              </w:rPr>
            </w:pPr>
            <w:r>
              <w:t>19</w:t>
            </w:r>
          </w:p>
        </w:tc>
        <w:tc>
          <w:tcPr>
            <w:tcW w:w="417" w:type="pct"/>
            <w:noWrap w:val="0"/>
            <w:vAlign w:val="center"/>
          </w:tcPr>
          <w:p w14:paraId="283BB28B">
            <w:pPr>
              <w:pStyle w:val="30"/>
              <w:bidi w:val="0"/>
              <w:rPr>
                <w:lang w:val="en-US" w:eastAsia="zh-CN"/>
              </w:rPr>
            </w:pPr>
            <w:r>
              <w:t>是</w:t>
            </w:r>
          </w:p>
        </w:tc>
        <w:tc>
          <w:tcPr>
            <w:tcW w:w="920" w:type="pct"/>
            <w:noWrap w:val="0"/>
            <w:vAlign w:val="center"/>
          </w:tcPr>
          <w:p w14:paraId="28CE0C57">
            <w:pPr>
              <w:pStyle w:val="30"/>
              <w:bidi w:val="0"/>
              <w:rPr>
                <w:lang w:val="en-US" w:eastAsia="zh-CN"/>
              </w:rPr>
            </w:pPr>
          </w:p>
        </w:tc>
      </w:tr>
      <w:tr w14:paraId="5411F0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CA0CBF">
            <w:pPr>
              <w:pStyle w:val="30"/>
              <w:bidi w:val="0"/>
            </w:pPr>
            <w:r>
              <w:rPr>
                <w:rFonts w:hint="default"/>
                <w:lang w:val="en-US" w:eastAsia="zh-CN"/>
              </w:rPr>
              <w:t>20</w:t>
            </w:r>
          </w:p>
        </w:tc>
        <w:tc>
          <w:tcPr>
            <w:tcW w:w="1004" w:type="pct"/>
            <w:noWrap w:val="0"/>
            <w:vAlign w:val="center"/>
          </w:tcPr>
          <w:p w14:paraId="137A0C93">
            <w:pPr>
              <w:pStyle w:val="30"/>
              <w:bidi w:val="0"/>
              <w:rPr>
                <w:lang w:val="en-US" w:eastAsia="zh-CN"/>
              </w:rPr>
            </w:pPr>
            <w:r>
              <w:t>hwhyslwfwmc</w:t>
            </w:r>
          </w:p>
        </w:tc>
        <w:tc>
          <w:tcPr>
            <w:tcW w:w="1087" w:type="pct"/>
            <w:noWrap w:val="0"/>
            <w:vAlign w:val="center"/>
          </w:tcPr>
          <w:p w14:paraId="7A5044E4">
            <w:pPr>
              <w:pStyle w:val="30"/>
              <w:bidi w:val="0"/>
              <w:rPr>
                <w:lang w:val="en-US" w:eastAsia="zh-CN"/>
              </w:rPr>
            </w:pPr>
            <w:r>
              <w:t>货物或应税劳务、服务名称</w:t>
            </w:r>
          </w:p>
        </w:tc>
        <w:tc>
          <w:tcPr>
            <w:tcW w:w="753" w:type="pct"/>
            <w:noWrap w:val="0"/>
            <w:vAlign w:val="top"/>
          </w:tcPr>
          <w:p w14:paraId="6718ECCF">
            <w:pPr>
              <w:pStyle w:val="30"/>
              <w:bidi w:val="0"/>
              <w:rPr>
                <w:lang w:val="en-US" w:eastAsia="zh-CN"/>
              </w:rPr>
            </w:pPr>
            <w:r>
              <w:t>varchar</w:t>
            </w:r>
          </w:p>
        </w:tc>
        <w:tc>
          <w:tcPr>
            <w:tcW w:w="418" w:type="pct"/>
            <w:noWrap w:val="0"/>
            <w:vAlign w:val="center"/>
          </w:tcPr>
          <w:p w14:paraId="3FC40686">
            <w:pPr>
              <w:pStyle w:val="30"/>
              <w:bidi w:val="0"/>
              <w:rPr>
                <w:lang w:val="en-US" w:eastAsia="zh-CN"/>
              </w:rPr>
            </w:pPr>
            <w:r>
              <w:t>300</w:t>
            </w:r>
          </w:p>
        </w:tc>
        <w:tc>
          <w:tcPr>
            <w:tcW w:w="417" w:type="pct"/>
            <w:noWrap w:val="0"/>
            <w:vAlign w:val="center"/>
          </w:tcPr>
          <w:p w14:paraId="283B2F2A">
            <w:pPr>
              <w:pStyle w:val="30"/>
              <w:bidi w:val="0"/>
              <w:rPr>
                <w:lang w:val="en-US" w:eastAsia="zh-CN"/>
              </w:rPr>
            </w:pPr>
            <w:r>
              <w:t>是</w:t>
            </w:r>
          </w:p>
        </w:tc>
        <w:tc>
          <w:tcPr>
            <w:tcW w:w="920" w:type="pct"/>
            <w:noWrap w:val="0"/>
            <w:vAlign w:val="center"/>
          </w:tcPr>
          <w:p w14:paraId="2AEDC31E">
            <w:pPr>
              <w:pStyle w:val="30"/>
              <w:bidi w:val="0"/>
              <w:rPr>
                <w:lang w:val="en-US" w:eastAsia="zh-CN"/>
              </w:rPr>
            </w:pPr>
          </w:p>
        </w:tc>
      </w:tr>
      <w:tr w14:paraId="3C589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1A6B52">
            <w:pPr>
              <w:pStyle w:val="30"/>
              <w:bidi w:val="0"/>
            </w:pPr>
            <w:r>
              <w:rPr>
                <w:rFonts w:hint="default"/>
                <w:lang w:val="en-US" w:eastAsia="zh-CN"/>
              </w:rPr>
              <w:t>21</w:t>
            </w:r>
          </w:p>
        </w:tc>
        <w:tc>
          <w:tcPr>
            <w:tcW w:w="1004" w:type="pct"/>
            <w:noWrap w:val="0"/>
            <w:vAlign w:val="center"/>
          </w:tcPr>
          <w:p w14:paraId="25A916DF">
            <w:pPr>
              <w:pStyle w:val="30"/>
              <w:bidi w:val="0"/>
              <w:rPr>
                <w:lang w:val="en-US" w:eastAsia="zh-CN"/>
              </w:rPr>
            </w:pPr>
            <w:r>
              <w:t>spfwjc</w:t>
            </w:r>
          </w:p>
        </w:tc>
        <w:tc>
          <w:tcPr>
            <w:tcW w:w="1087" w:type="pct"/>
            <w:noWrap w:val="0"/>
            <w:vAlign w:val="center"/>
          </w:tcPr>
          <w:p w14:paraId="7D208303">
            <w:pPr>
              <w:pStyle w:val="30"/>
              <w:bidi w:val="0"/>
              <w:rPr>
                <w:lang w:val="en-US" w:eastAsia="zh-CN"/>
              </w:rPr>
            </w:pPr>
            <w:r>
              <w:t>商品服务简称</w:t>
            </w:r>
          </w:p>
        </w:tc>
        <w:tc>
          <w:tcPr>
            <w:tcW w:w="753" w:type="pct"/>
            <w:noWrap w:val="0"/>
            <w:vAlign w:val="top"/>
          </w:tcPr>
          <w:p w14:paraId="07A4893E">
            <w:pPr>
              <w:pStyle w:val="30"/>
              <w:bidi w:val="0"/>
              <w:rPr>
                <w:lang w:val="en-US" w:eastAsia="zh-CN"/>
              </w:rPr>
            </w:pPr>
            <w:r>
              <w:t>String</w:t>
            </w:r>
          </w:p>
        </w:tc>
        <w:tc>
          <w:tcPr>
            <w:tcW w:w="418" w:type="pct"/>
            <w:noWrap w:val="0"/>
            <w:vAlign w:val="center"/>
          </w:tcPr>
          <w:p w14:paraId="2CB51A7A">
            <w:pPr>
              <w:pStyle w:val="30"/>
              <w:bidi w:val="0"/>
              <w:rPr>
                <w:lang w:val="en-US" w:eastAsia="zh-CN"/>
              </w:rPr>
            </w:pPr>
            <w:r>
              <w:t>120</w:t>
            </w:r>
          </w:p>
        </w:tc>
        <w:tc>
          <w:tcPr>
            <w:tcW w:w="417" w:type="pct"/>
            <w:noWrap w:val="0"/>
            <w:vAlign w:val="center"/>
          </w:tcPr>
          <w:p w14:paraId="666DD3B1">
            <w:pPr>
              <w:pStyle w:val="30"/>
              <w:bidi w:val="0"/>
              <w:rPr>
                <w:lang w:val="en-US" w:eastAsia="zh-CN"/>
              </w:rPr>
            </w:pPr>
            <w:r>
              <w:t>是</w:t>
            </w:r>
          </w:p>
        </w:tc>
        <w:tc>
          <w:tcPr>
            <w:tcW w:w="920" w:type="pct"/>
            <w:noWrap w:val="0"/>
            <w:vAlign w:val="center"/>
          </w:tcPr>
          <w:p w14:paraId="64195D55">
            <w:pPr>
              <w:pStyle w:val="30"/>
              <w:bidi w:val="0"/>
              <w:rPr>
                <w:lang w:val="en-US" w:eastAsia="zh-CN"/>
              </w:rPr>
            </w:pPr>
          </w:p>
        </w:tc>
      </w:tr>
      <w:tr w14:paraId="16D40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9E0FC0">
            <w:pPr>
              <w:pStyle w:val="30"/>
              <w:bidi w:val="0"/>
            </w:pPr>
            <w:r>
              <w:rPr>
                <w:rFonts w:hint="default"/>
                <w:lang w:val="en-US" w:eastAsia="zh-CN"/>
              </w:rPr>
              <w:t>22</w:t>
            </w:r>
          </w:p>
        </w:tc>
        <w:tc>
          <w:tcPr>
            <w:tcW w:w="1004" w:type="pct"/>
            <w:noWrap w:val="0"/>
            <w:vAlign w:val="center"/>
          </w:tcPr>
          <w:p w14:paraId="0BBE76DF">
            <w:pPr>
              <w:pStyle w:val="30"/>
              <w:bidi w:val="0"/>
              <w:rPr>
                <w:lang w:val="en-US" w:eastAsia="zh-CN"/>
              </w:rPr>
            </w:pPr>
            <w:r>
              <w:t>xmmc</w:t>
            </w:r>
          </w:p>
        </w:tc>
        <w:tc>
          <w:tcPr>
            <w:tcW w:w="1087" w:type="pct"/>
            <w:noWrap w:val="0"/>
            <w:vAlign w:val="center"/>
          </w:tcPr>
          <w:p w14:paraId="52BA3C1D">
            <w:pPr>
              <w:pStyle w:val="30"/>
              <w:bidi w:val="0"/>
              <w:rPr>
                <w:lang w:val="en-US" w:eastAsia="zh-CN"/>
              </w:rPr>
            </w:pPr>
            <w:r>
              <w:t>项目名称</w:t>
            </w:r>
          </w:p>
        </w:tc>
        <w:tc>
          <w:tcPr>
            <w:tcW w:w="753" w:type="pct"/>
            <w:noWrap w:val="0"/>
            <w:vAlign w:val="center"/>
          </w:tcPr>
          <w:p w14:paraId="65699867">
            <w:pPr>
              <w:pStyle w:val="30"/>
              <w:bidi w:val="0"/>
              <w:rPr>
                <w:lang w:val="en-US" w:eastAsia="zh-CN"/>
              </w:rPr>
            </w:pPr>
            <w:r>
              <w:t>varchar</w:t>
            </w:r>
          </w:p>
        </w:tc>
        <w:tc>
          <w:tcPr>
            <w:tcW w:w="418" w:type="pct"/>
            <w:noWrap w:val="0"/>
            <w:vAlign w:val="center"/>
          </w:tcPr>
          <w:p w14:paraId="26718269">
            <w:pPr>
              <w:pStyle w:val="30"/>
              <w:bidi w:val="0"/>
              <w:rPr>
                <w:lang w:val="en-US" w:eastAsia="zh-CN"/>
              </w:rPr>
            </w:pPr>
            <w:r>
              <w:t>600</w:t>
            </w:r>
          </w:p>
        </w:tc>
        <w:tc>
          <w:tcPr>
            <w:tcW w:w="417" w:type="pct"/>
            <w:noWrap w:val="0"/>
            <w:vAlign w:val="center"/>
          </w:tcPr>
          <w:p w14:paraId="6E5C0A80">
            <w:pPr>
              <w:pStyle w:val="30"/>
              <w:bidi w:val="0"/>
              <w:rPr>
                <w:lang w:val="en-US" w:eastAsia="zh-CN"/>
              </w:rPr>
            </w:pPr>
            <w:r>
              <w:t>是</w:t>
            </w:r>
          </w:p>
        </w:tc>
        <w:tc>
          <w:tcPr>
            <w:tcW w:w="920" w:type="pct"/>
            <w:noWrap w:val="0"/>
            <w:vAlign w:val="center"/>
          </w:tcPr>
          <w:p w14:paraId="1A51BF94">
            <w:pPr>
              <w:pStyle w:val="30"/>
              <w:bidi w:val="0"/>
              <w:rPr>
                <w:lang w:val="en-US" w:eastAsia="zh-CN"/>
              </w:rPr>
            </w:pPr>
          </w:p>
        </w:tc>
      </w:tr>
      <w:tr w14:paraId="35997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82F915">
            <w:pPr>
              <w:pStyle w:val="30"/>
              <w:bidi w:val="0"/>
            </w:pPr>
            <w:r>
              <w:rPr>
                <w:rFonts w:hint="default"/>
                <w:lang w:val="en-US" w:eastAsia="zh-CN"/>
              </w:rPr>
              <w:t>23</w:t>
            </w:r>
          </w:p>
        </w:tc>
        <w:tc>
          <w:tcPr>
            <w:tcW w:w="1004" w:type="pct"/>
            <w:noWrap w:val="0"/>
            <w:vAlign w:val="center"/>
          </w:tcPr>
          <w:p w14:paraId="6E6A1104">
            <w:pPr>
              <w:pStyle w:val="30"/>
              <w:bidi w:val="0"/>
              <w:rPr>
                <w:lang w:val="en-US" w:eastAsia="zh-CN"/>
              </w:rPr>
            </w:pPr>
            <w:r>
              <w:t>ggxh</w:t>
            </w:r>
          </w:p>
        </w:tc>
        <w:tc>
          <w:tcPr>
            <w:tcW w:w="1087" w:type="pct"/>
            <w:noWrap w:val="0"/>
            <w:vAlign w:val="center"/>
          </w:tcPr>
          <w:p w14:paraId="41EAF55A">
            <w:pPr>
              <w:pStyle w:val="30"/>
              <w:bidi w:val="0"/>
              <w:rPr>
                <w:lang w:val="en-US" w:eastAsia="zh-CN"/>
              </w:rPr>
            </w:pPr>
            <w:r>
              <w:t>规格型号</w:t>
            </w:r>
          </w:p>
        </w:tc>
        <w:tc>
          <w:tcPr>
            <w:tcW w:w="753" w:type="pct"/>
            <w:noWrap w:val="0"/>
            <w:vAlign w:val="center"/>
          </w:tcPr>
          <w:p w14:paraId="5630B3EF">
            <w:pPr>
              <w:pStyle w:val="30"/>
              <w:bidi w:val="0"/>
              <w:rPr>
                <w:lang w:val="en-US" w:eastAsia="zh-CN"/>
              </w:rPr>
            </w:pPr>
            <w:r>
              <w:t>varchar</w:t>
            </w:r>
          </w:p>
        </w:tc>
        <w:tc>
          <w:tcPr>
            <w:tcW w:w="418" w:type="pct"/>
            <w:noWrap w:val="0"/>
            <w:vAlign w:val="center"/>
          </w:tcPr>
          <w:p w14:paraId="73FEA94B">
            <w:pPr>
              <w:pStyle w:val="30"/>
              <w:bidi w:val="0"/>
              <w:rPr>
                <w:lang w:val="en-US" w:eastAsia="zh-CN"/>
              </w:rPr>
            </w:pPr>
            <w:r>
              <w:t>150</w:t>
            </w:r>
          </w:p>
        </w:tc>
        <w:tc>
          <w:tcPr>
            <w:tcW w:w="417" w:type="pct"/>
            <w:noWrap w:val="0"/>
            <w:vAlign w:val="center"/>
          </w:tcPr>
          <w:p w14:paraId="7999FBF7">
            <w:pPr>
              <w:pStyle w:val="30"/>
              <w:bidi w:val="0"/>
              <w:rPr>
                <w:lang w:val="en-US" w:eastAsia="zh-CN"/>
              </w:rPr>
            </w:pPr>
            <w:r>
              <w:t>否</w:t>
            </w:r>
          </w:p>
        </w:tc>
        <w:tc>
          <w:tcPr>
            <w:tcW w:w="920" w:type="pct"/>
            <w:noWrap w:val="0"/>
            <w:vAlign w:val="center"/>
          </w:tcPr>
          <w:p w14:paraId="3F3A0274">
            <w:pPr>
              <w:pStyle w:val="30"/>
              <w:bidi w:val="0"/>
              <w:rPr>
                <w:lang w:val="en-US" w:eastAsia="zh-CN"/>
              </w:rPr>
            </w:pPr>
          </w:p>
        </w:tc>
      </w:tr>
      <w:tr w14:paraId="3AFB1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6020AB">
            <w:pPr>
              <w:pStyle w:val="30"/>
              <w:bidi w:val="0"/>
            </w:pPr>
            <w:r>
              <w:rPr>
                <w:rFonts w:hint="default"/>
                <w:lang w:val="en-US" w:eastAsia="zh-CN"/>
              </w:rPr>
              <w:t>24</w:t>
            </w:r>
          </w:p>
        </w:tc>
        <w:tc>
          <w:tcPr>
            <w:tcW w:w="1004" w:type="pct"/>
            <w:noWrap w:val="0"/>
            <w:vAlign w:val="center"/>
          </w:tcPr>
          <w:p w14:paraId="715BDAE8">
            <w:pPr>
              <w:pStyle w:val="30"/>
              <w:bidi w:val="0"/>
              <w:rPr>
                <w:lang w:val="en-US" w:eastAsia="zh-CN"/>
              </w:rPr>
            </w:pPr>
            <w:r>
              <w:t>dw</w:t>
            </w:r>
          </w:p>
        </w:tc>
        <w:tc>
          <w:tcPr>
            <w:tcW w:w="1087" w:type="pct"/>
            <w:noWrap w:val="0"/>
            <w:vAlign w:val="center"/>
          </w:tcPr>
          <w:p w14:paraId="031F90A2">
            <w:pPr>
              <w:pStyle w:val="30"/>
              <w:bidi w:val="0"/>
              <w:rPr>
                <w:lang w:val="en-US" w:eastAsia="zh-CN"/>
              </w:rPr>
            </w:pPr>
            <w:r>
              <w:t>单位</w:t>
            </w:r>
          </w:p>
        </w:tc>
        <w:tc>
          <w:tcPr>
            <w:tcW w:w="753" w:type="pct"/>
            <w:noWrap w:val="0"/>
            <w:vAlign w:val="center"/>
          </w:tcPr>
          <w:p w14:paraId="27FC314D">
            <w:pPr>
              <w:pStyle w:val="30"/>
              <w:bidi w:val="0"/>
              <w:rPr>
                <w:lang w:val="en-US" w:eastAsia="zh-CN"/>
              </w:rPr>
            </w:pPr>
            <w:r>
              <w:t>varchar</w:t>
            </w:r>
          </w:p>
        </w:tc>
        <w:tc>
          <w:tcPr>
            <w:tcW w:w="418" w:type="pct"/>
            <w:noWrap w:val="0"/>
            <w:vAlign w:val="center"/>
          </w:tcPr>
          <w:p w14:paraId="04967DFE">
            <w:pPr>
              <w:pStyle w:val="30"/>
              <w:bidi w:val="0"/>
              <w:rPr>
                <w:lang w:val="en-US" w:eastAsia="zh-CN"/>
              </w:rPr>
            </w:pPr>
            <w:r>
              <w:t>300</w:t>
            </w:r>
          </w:p>
        </w:tc>
        <w:tc>
          <w:tcPr>
            <w:tcW w:w="417" w:type="pct"/>
            <w:noWrap w:val="0"/>
            <w:vAlign w:val="center"/>
          </w:tcPr>
          <w:p w14:paraId="7A271792">
            <w:pPr>
              <w:pStyle w:val="30"/>
              <w:bidi w:val="0"/>
              <w:rPr>
                <w:lang w:val="en-US" w:eastAsia="zh-CN"/>
              </w:rPr>
            </w:pPr>
            <w:r>
              <w:t>是</w:t>
            </w:r>
          </w:p>
        </w:tc>
        <w:tc>
          <w:tcPr>
            <w:tcW w:w="920" w:type="pct"/>
            <w:noWrap w:val="0"/>
            <w:vAlign w:val="center"/>
          </w:tcPr>
          <w:p w14:paraId="15A0B330">
            <w:pPr>
              <w:pStyle w:val="30"/>
              <w:bidi w:val="0"/>
            </w:pPr>
            <w:r>
              <w:t>只能选择平方米、平方千米、公顷、亩、h㎡、k㎡、㎡等。</w:t>
            </w:r>
          </w:p>
          <w:p w14:paraId="3E0F5FC9">
            <w:pPr>
              <w:pStyle w:val="30"/>
              <w:bidi w:val="0"/>
              <w:rPr>
                <w:lang w:val="en-US" w:eastAsia="zh-CN"/>
              </w:rPr>
            </w:pPr>
            <w:r>
              <w:t>必须与蓝票“单位”保持一致。。</w:t>
            </w:r>
          </w:p>
        </w:tc>
      </w:tr>
      <w:tr w14:paraId="5B8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0B0E73">
            <w:pPr>
              <w:pStyle w:val="30"/>
              <w:bidi w:val="0"/>
            </w:pPr>
            <w:r>
              <w:rPr>
                <w:rFonts w:hint="default"/>
                <w:lang w:val="en-US" w:eastAsia="zh-CN"/>
              </w:rPr>
              <w:t>25</w:t>
            </w:r>
          </w:p>
        </w:tc>
        <w:tc>
          <w:tcPr>
            <w:tcW w:w="1004" w:type="pct"/>
            <w:noWrap w:val="0"/>
            <w:vAlign w:val="center"/>
          </w:tcPr>
          <w:p w14:paraId="570AFEB2">
            <w:pPr>
              <w:pStyle w:val="30"/>
              <w:bidi w:val="0"/>
              <w:rPr>
                <w:lang w:val="en-US" w:eastAsia="zh-CN"/>
              </w:rPr>
            </w:pPr>
            <w:r>
              <w:t>fpspdj</w:t>
            </w:r>
          </w:p>
        </w:tc>
        <w:tc>
          <w:tcPr>
            <w:tcW w:w="1087" w:type="pct"/>
            <w:noWrap w:val="0"/>
            <w:vAlign w:val="center"/>
          </w:tcPr>
          <w:p w14:paraId="202F6B0F">
            <w:pPr>
              <w:pStyle w:val="30"/>
              <w:bidi w:val="0"/>
              <w:rPr>
                <w:lang w:val="en-US" w:eastAsia="zh-CN"/>
              </w:rPr>
            </w:pPr>
            <w:r>
              <w:t>单价</w:t>
            </w:r>
          </w:p>
        </w:tc>
        <w:tc>
          <w:tcPr>
            <w:tcW w:w="753" w:type="pct"/>
            <w:noWrap w:val="0"/>
            <w:vAlign w:val="top"/>
          </w:tcPr>
          <w:p w14:paraId="2A7AF85D">
            <w:pPr>
              <w:pStyle w:val="30"/>
              <w:bidi w:val="0"/>
              <w:rPr>
                <w:lang w:val="en-US" w:eastAsia="zh-CN"/>
              </w:rPr>
            </w:pPr>
            <w:r>
              <w:t>varchar</w:t>
            </w:r>
          </w:p>
        </w:tc>
        <w:tc>
          <w:tcPr>
            <w:tcW w:w="418" w:type="pct"/>
            <w:noWrap w:val="0"/>
            <w:vAlign w:val="center"/>
          </w:tcPr>
          <w:p w14:paraId="0DA02F75">
            <w:pPr>
              <w:pStyle w:val="30"/>
              <w:bidi w:val="0"/>
              <w:rPr>
                <w:lang w:val="en-US" w:eastAsia="zh-CN"/>
              </w:rPr>
            </w:pPr>
            <w:r>
              <w:t>25</w:t>
            </w:r>
          </w:p>
        </w:tc>
        <w:tc>
          <w:tcPr>
            <w:tcW w:w="417" w:type="pct"/>
            <w:noWrap w:val="0"/>
            <w:vAlign w:val="center"/>
          </w:tcPr>
          <w:p w14:paraId="6C6E9D2B">
            <w:pPr>
              <w:pStyle w:val="30"/>
              <w:bidi w:val="0"/>
              <w:rPr>
                <w:rFonts w:hint="eastAsia"/>
                <w:lang w:val="en-US" w:eastAsia="zh-CN"/>
              </w:rPr>
            </w:pPr>
            <w:r>
              <w:rPr>
                <w:rFonts w:hint="eastAsia"/>
                <w:lang w:val="en-US" w:eastAsia="zh-CN"/>
              </w:rPr>
              <w:t>否</w:t>
            </w:r>
          </w:p>
        </w:tc>
        <w:tc>
          <w:tcPr>
            <w:tcW w:w="920" w:type="pct"/>
            <w:noWrap w:val="0"/>
            <w:vAlign w:val="center"/>
          </w:tcPr>
          <w:p w14:paraId="18609F50">
            <w:pPr>
              <w:pStyle w:val="30"/>
              <w:bidi w:val="0"/>
              <w:rPr>
                <w:lang w:val="en-US" w:eastAsia="zh-CN"/>
              </w:rPr>
            </w:pPr>
            <w:r>
              <w:t>租赁房间的面积数量</w:t>
            </w:r>
          </w:p>
        </w:tc>
      </w:tr>
      <w:tr w14:paraId="5A943B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F4AB92B">
            <w:pPr>
              <w:pStyle w:val="30"/>
              <w:bidi w:val="0"/>
              <w:rPr>
                <w:rFonts w:hint="default"/>
                <w:lang w:val="en-US"/>
              </w:rPr>
            </w:pPr>
            <w:r>
              <w:rPr>
                <w:rFonts w:hint="default"/>
                <w:lang w:val="en-US" w:eastAsia="zh-CN"/>
              </w:rPr>
              <w:t>26</w:t>
            </w:r>
          </w:p>
        </w:tc>
        <w:tc>
          <w:tcPr>
            <w:tcW w:w="1004" w:type="pct"/>
            <w:noWrap w:val="0"/>
            <w:vAlign w:val="center"/>
          </w:tcPr>
          <w:p w14:paraId="5E13D75E">
            <w:pPr>
              <w:pStyle w:val="30"/>
              <w:bidi w:val="0"/>
              <w:rPr>
                <w:lang w:val="en-US" w:eastAsia="zh-CN"/>
              </w:rPr>
            </w:pPr>
            <w:r>
              <w:t>fpspsl</w:t>
            </w:r>
          </w:p>
        </w:tc>
        <w:tc>
          <w:tcPr>
            <w:tcW w:w="1087" w:type="pct"/>
            <w:noWrap w:val="0"/>
            <w:vAlign w:val="center"/>
          </w:tcPr>
          <w:p w14:paraId="382AAC2A">
            <w:pPr>
              <w:pStyle w:val="30"/>
              <w:bidi w:val="0"/>
              <w:rPr>
                <w:lang w:val="en-US" w:eastAsia="zh-CN"/>
              </w:rPr>
            </w:pPr>
            <w:r>
              <w:t>数量</w:t>
            </w:r>
          </w:p>
        </w:tc>
        <w:tc>
          <w:tcPr>
            <w:tcW w:w="753" w:type="pct"/>
            <w:noWrap w:val="0"/>
            <w:vAlign w:val="top"/>
          </w:tcPr>
          <w:p w14:paraId="29FCEE2A">
            <w:pPr>
              <w:pStyle w:val="30"/>
              <w:bidi w:val="0"/>
              <w:rPr>
                <w:lang w:val="en-US" w:eastAsia="zh-CN"/>
              </w:rPr>
            </w:pPr>
            <w:r>
              <w:t>varchar</w:t>
            </w:r>
          </w:p>
        </w:tc>
        <w:tc>
          <w:tcPr>
            <w:tcW w:w="418" w:type="pct"/>
            <w:noWrap w:val="0"/>
            <w:vAlign w:val="center"/>
          </w:tcPr>
          <w:p w14:paraId="327656B2">
            <w:pPr>
              <w:pStyle w:val="30"/>
              <w:bidi w:val="0"/>
              <w:rPr>
                <w:lang w:val="en-US" w:eastAsia="zh-CN"/>
              </w:rPr>
            </w:pPr>
            <w:r>
              <w:t>25</w:t>
            </w:r>
          </w:p>
        </w:tc>
        <w:tc>
          <w:tcPr>
            <w:tcW w:w="417" w:type="pct"/>
            <w:noWrap w:val="0"/>
            <w:vAlign w:val="center"/>
          </w:tcPr>
          <w:p w14:paraId="079872FC">
            <w:pPr>
              <w:pStyle w:val="30"/>
              <w:bidi w:val="0"/>
              <w:rPr>
                <w:rFonts w:hint="eastAsia"/>
                <w:lang w:val="en-US" w:eastAsia="zh-CN"/>
              </w:rPr>
            </w:pPr>
            <w:r>
              <w:rPr>
                <w:rFonts w:hint="eastAsia"/>
                <w:lang w:val="en-US" w:eastAsia="zh-CN"/>
              </w:rPr>
              <w:t>否</w:t>
            </w:r>
          </w:p>
        </w:tc>
        <w:tc>
          <w:tcPr>
            <w:tcW w:w="920" w:type="pct"/>
            <w:noWrap w:val="0"/>
            <w:vAlign w:val="center"/>
          </w:tcPr>
          <w:p w14:paraId="0A0E21D3">
            <w:pPr>
              <w:pStyle w:val="30"/>
              <w:bidi w:val="0"/>
              <w:rPr>
                <w:lang w:val="en-US" w:eastAsia="zh-CN"/>
              </w:rPr>
            </w:pPr>
          </w:p>
        </w:tc>
      </w:tr>
      <w:tr w14:paraId="70DCA5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2053BB">
            <w:pPr>
              <w:pStyle w:val="30"/>
              <w:bidi w:val="0"/>
            </w:pPr>
            <w:r>
              <w:rPr>
                <w:rFonts w:hint="default"/>
                <w:lang w:val="en-US" w:eastAsia="zh-CN"/>
              </w:rPr>
              <w:t>27</w:t>
            </w:r>
          </w:p>
        </w:tc>
        <w:tc>
          <w:tcPr>
            <w:tcW w:w="1004" w:type="pct"/>
            <w:noWrap w:val="0"/>
            <w:vAlign w:val="center"/>
          </w:tcPr>
          <w:p w14:paraId="291D5DDC">
            <w:pPr>
              <w:pStyle w:val="30"/>
              <w:bidi w:val="0"/>
              <w:rPr>
                <w:lang w:val="en-US" w:eastAsia="zh-CN"/>
              </w:rPr>
            </w:pPr>
            <w:r>
              <w:t>je</w:t>
            </w:r>
          </w:p>
        </w:tc>
        <w:tc>
          <w:tcPr>
            <w:tcW w:w="1087" w:type="pct"/>
            <w:noWrap w:val="0"/>
            <w:vAlign w:val="center"/>
          </w:tcPr>
          <w:p w14:paraId="44BB204C">
            <w:pPr>
              <w:pStyle w:val="30"/>
              <w:bidi w:val="0"/>
              <w:rPr>
                <w:lang w:val="en-US" w:eastAsia="zh-CN"/>
              </w:rPr>
            </w:pPr>
            <w:r>
              <w:t>金额</w:t>
            </w:r>
          </w:p>
        </w:tc>
        <w:tc>
          <w:tcPr>
            <w:tcW w:w="753" w:type="pct"/>
            <w:noWrap w:val="0"/>
            <w:vAlign w:val="top"/>
          </w:tcPr>
          <w:p w14:paraId="2C1D5F9F">
            <w:pPr>
              <w:pStyle w:val="30"/>
              <w:bidi w:val="0"/>
              <w:rPr>
                <w:lang w:val="en-US" w:eastAsia="zh-CN"/>
              </w:rPr>
            </w:pPr>
            <w:r>
              <w:t>number</w:t>
            </w:r>
          </w:p>
        </w:tc>
        <w:tc>
          <w:tcPr>
            <w:tcW w:w="418" w:type="pct"/>
            <w:noWrap w:val="0"/>
            <w:vAlign w:val="center"/>
          </w:tcPr>
          <w:p w14:paraId="19518FF9">
            <w:pPr>
              <w:pStyle w:val="30"/>
              <w:bidi w:val="0"/>
              <w:rPr>
                <w:lang w:val="en-US" w:eastAsia="zh-CN"/>
              </w:rPr>
            </w:pPr>
            <w:r>
              <w:t>18,2</w:t>
            </w:r>
          </w:p>
        </w:tc>
        <w:tc>
          <w:tcPr>
            <w:tcW w:w="417" w:type="pct"/>
            <w:noWrap w:val="0"/>
            <w:vAlign w:val="center"/>
          </w:tcPr>
          <w:p w14:paraId="250D50DC">
            <w:pPr>
              <w:pStyle w:val="30"/>
              <w:bidi w:val="0"/>
              <w:rPr>
                <w:lang w:val="en-US" w:eastAsia="zh-CN"/>
              </w:rPr>
            </w:pPr>
            <w:r>
              <w:t>是</w:t>
            </w:r>
          </w:p>
        </w:tc>
        <w:tc>
          <w:tcPr>
            <w:tcW w:w="920" w:type="pct"/>
            <w:noWrap w:val="0"/>
            <w:vAlign w:val="center"/>
          </w:tcPr>
          <w:p w14:paraId="05D2E1AD">
            <w:pPr>
              <w:pStyle w:val="30"/>
              <w:bidi w:val="0"/>
              <w:rPr>
                <w:lang w:val="en-US" w:eastAsia="zh-CN"/>
              </w:rPr>
            </w:pPr>
          </w:p>
        </w:tc>
      </w:tr>
      <w:tr w14:paraId="66583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595BC7">
            <w:pPr>
              <w:pStyle w:val="30"/>
              <w:bidi w:val="0"/>
            </w:pPr>
            <w:r>
              <w:rPr>
                <w:rFonts w:hint="default"/>
                <w:lang w:val="en-US" w:eastAsia="zh-CN"/>
              </w:rPr>
              <w:t>28</w:t>
            </w:r>
          </w:p>
        </w:tc>
        <w:tc>
          <w:tcPr>
            <w:tcW w:w="1004" w:type="pct"/>
            <w:noWrap w:val="0"/>
            <w:vAlign w:val="center"/>
          </w:tcPr>
          <w:p w14:paraId="6790EFB6">
            <w:pPr>
              <w:pStyle w:val="30"/>
              <w:bidi w:val="0"/>
              <w:rPr>
                <w:lang w:val="en-US" w:eastAsia="zh-CN"/>
              </w:rPr>
            </w:pPr>
            <w:r>
              <w:t>sl1</w:t>
            </w:r>
          </w:p>
        </w:tc>
        <w:tc>
          <w:tcPr>
            <w:tcW w:w="1087" w:type="pct"/>
            <w:noWrap w:val="0"/>
            <w:vAlign w:val="center"/>
          </w:tcPr>
          <w:p w14:paraId="39C23CDF">
            <w:pPr>
              <w:pStyle w:val="30"/>
              <w:bidi w:val="0"/>
              <w:rPr>
                <w:lang w:val="en-US" w:eastAsia="zh-CN"/>
              </w:rPr>
            </w:pPr>
            <w:r>
              <w:t>税率</w:t>
            </w:r>
          </w:p>
        </w:tc>
        <w:tc>
          <w:tcPr>
            <w:tcW w:w="753" w:type="pct"/>
            <w:noWrap w:val="0"/>
            <w:vAlign w:val="top"/>
          </w:tcPr>
          <w:p w14:paraId="2B40F1BA">
            <w:pPr>
              <w:pStyle w:val="30"/>
              <w:bidi w:val="0"/>
              <w:rPr>
                <w:lang w:val="en-US" w:eastAsia="zh-CN"/>
              </w:rPr>
            </w:pPr>
            <w:r>
              <w:t>number</w:t>
            </w:r>
          </w:p>
        </w:tc>
        <w:tc>
          <w:tcPr>
            <w:tcW w:w="418" w:type="pct"/>
            <w:noWrap w:val="0"/>
            <w:vAlign w:val="center"/>
          </w:tcPr>
          <w:p w14:paraId="19B5CE7C">
            <w:pPr>
              <w:pStyle w:val="30"/>
              <w:bidi w:val="0"/>
              <w:rPr>
                <w:lang w:val="en-US" w:eastAsia="zh-CN"/>
              </w:rPr>
            </w:pPr>
            <w:r>
              <w:t>16,6</w:t>
            </w:r>
          </w:p>
        </w:tc>
        <w:tc>
          <w:tcPr>
            <w:tcW w:w="417" w:type="pct"/>
            <w:noWrap w:val="0"/>
            <w:vAlign w:val="center"/>
          </w:tcPr>
          <w:p w14:paraId="0121E5E2">
            <w:pPr>
              <w:pStyle w:val="30"/>
              <w:bidi w:val="0"/>
              <w:rPr>
                <w:lang w:val="en-US" w:eastAsia="zh-CN"/>
              </w:rPr>
            </w:pPr>
            <w:r>
              <w:t>是</w:t>
            </w:r>
          </w:p>
        </w:tc>
        <w:tc>
          <w:tcPr>
            <w:tcW w:w="920" w:type="pct"/>
            <w:noWrap w:val="0"/>
            <w:vAlign w:val="center"/>
          </w:tcPr>
          <w:p w14:paraId="25F8FC91">
            <w:pPr>
              <w:pStyle w:val="30"/>
              <w:bidi w:val="0"/>
              <w:rPr>
                <w:lang w:val="en-US" w:eastAsia="zh-CN"/>
              </w:rPr>
            </w:pPr>
          </w:p>
        </w:tc>
      </w:tr>
      <w:tr w14:paraId="42ABA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0C50AD">
            <w:pPr>
              <w:pStyle w:val="30"/>
              <w:bidi w:val="0"/>
            </w:pPr>
            <w:r>
              <w:rPr>
                <w:rFonts w:hint="default"/>
                <w:lang w:val="en-US" w:eastAsia="zh-CN"/>
              </w:rPr>
              <w:t>29</w:t>
            </w:r>
          </w:p>
        </w:tc>
        <w:tc>
          <w:tcPr>
            <w:tcW w:w="1004" w:type="pct"/>
            <w:noWrap w:val="0"/>
            <w:vAlign w:val="center"/>
          </w:tcPr>
          <w:p w14:paraId="457130EF">
            <w:pPr>
              <w:pStyle w:val="30"/>
              <w:bidi w:val="0"/>
              <w:rPr>
                <w:lang w:val="en-US" w:eastAsia="zh-CN"/>
              </w:rPr>
            </w:pPr>
            <w:r>
              <w:t>se</w:t>
            </w:r>
          </w:p>
        </w:tc>
        <w:tc>
          <w:tcPr>
            <w:tcW w:w="1087" w:type="pct"/>
            <w:noWrap w:val="0"/>
            <w:vAlign w:val="center"/>
          </w:tcPr>
          <w:p w14:paraId="5071A332">
            <w:pPr>
              <w:pStyle w:val="30"/>
              <w:bidi w:val="0"/>
              <w:rPr>
                <w:lang w:val="en-US" w:eastAsia="zh-CN"/>
              </w:rPr>
            </w:pPr>
            <w:r>
              <w:t>税额</w:t>
            </w:r>
          </w:p>
        </w:tc>
        <w:tc>
          <w:tcPr>
            <w:tcW w:w="753" w:type="pct"/>
            <w:noWrap w:val="0"/>
            <w:vAlign w:val="top"/>
          </w:tcPr>
          <w:p w14:paraId="26D1D73C">
            <w:pPr>
              <w:pStyle w:val="30"/>
              <w:bidi w:val="0"/>
              <w:rPr>
                <w:lang w:val="en-US" w:eastAsia="zh-CN"/>
              </w:rPr>
            </w:pPr>
            <w:r>
              <w:t>number</w:t>
            </w:r>
          </w:p>
        </w:tc>
        <w:tc>
          <w:tcPr>
            <w:tcW w:w="418" w:type="pct"/>
            <w:noWrap w:val="0"/>
            <w:vAlign w:val="center"/>
          </w:tcPr>
          <w:p w14:paraId="2BBADC72">
            <w:pPr>
              <w:pStyle w:val="30"/>
              <w:bidi w:val="0"/>
              <w:rPr>
                <w:lang w:val="en-US" w:eastAsia="zh-CN"/>
              </w:rPr>
            </w:pPr>
            <w:r>
              <w:t>18,2</w:t>
            </w:r>
          </w:p>
        </w:tc>
        <w:tc>
          <w:tcPr>
            <w:tcW w:w="417" w:type="pct"/>
            <w:noWrap w:val="0"/>
            <w:vAlign w:val="center"/>
          </w:tcPr>
          <w:p w14:paraId="011ADB10">
            <w:pPr>
              <w:pStyle w:val="30"/>
              <w:bidi w:val="0"/>
              <w:rPr>
                <w:lang w:val="en-US" w:eastAsia="zh-CN"/>
              </w:rPr>
            </w:pPr>
            <w:r>
              <w:t>是</w:t>
            </w:r>
          </w:p>
        </w:tc>
        <w:tc>
          <w:tcPr>
            <w:tcW w:w="920" w:type="pct"/>
            <w:noWrap w:val="0"/>
            <w:vAlign w:val="center"/>
          </w:tcPr>
          <w:p w14:paraId="2778AAD4">
            <w:pPr>
              <w:pStyle w:val="30"/>
              <w:bidi w:val="0"/>
              <w:rPr>
                <w:lang w:val="en-US" w:eastAsia="zh-CN"/>
              </w:rPr>
            </w:pPr>
          </w:p>
        </w:tc>
      </w:tr>
    </w:tbl>
    <w:p w14:paraId="0469D3DC">
      <w:pPr>
        <w:pStyle w:val="6"/>
        <w:bidi w:val="0"/>
      </w:pPr>
      <w:bookmarkStart w:id="456" w:name="_Toc22123"/>
      <w:bookmarkStart w:id="457" w:name="_Toc24289"/>
      <w:r>
        <w:t>15.4请求报文示例</w:t>
      </w:r>
      <w:bookmarkEnd w:id="456"/>
      <w:bookmarkEnd w:id="45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DB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DC36306">
            <w:pPr>
              <w:bidi w:val="0"/>
            </w:pPr>
            <w:r>
              <w:t>{</w:t>
            </w:r>
          </w:p>
          <w:p w14:paraId="0C9FDF93">
            <w:pPr>
              <w:bidi w:val="0"/>
            </w:pPr>
            <w:r>
              <w:tab/>
            </w:r>
            <w:r>
              <w:t>"lrfsf": "录入方身份",</w:t>
            </w:r>
          </w:p>
          <w:p w14:paraId="19F6B813">
            <w:pPr>
              <w:bidi w:val="0"/>
            </w:pPr>
            <w:r>
              <w:tab/>
            </w:r>
            <w:r>
              <w:t>"xsfnsrsbh":</w:t>
            </w:r>
            <w:r>
              <w:rPr>
                <w:rFonts w:hint="eastAsia"/>
                <w:lang w:val="en-US" w:eastAsia="zh-CN"/>
              </w:rPr>
              <w:t xml:space="preserve"> </w:t>
            </w:r>
            <w:r>
              <w:t>"销售方纳税人识别号" ,</w:t>
            </w:r>
          </w:p>
          <w:p w14:paraId="75F0B008">
            <w:pPr>
              <w:bidi w:val="0"/>
            </w:pPr>
            <w:r>
              <w:tab/>
            </w:r>
            <w:r>
              <w:t>"xsfmc": "销售方名称",</w:t>
            </w:r>
          </w:p>
          <w:p w14:paraId="7D9227DA">
            <w:pPr>
              <w:bidi w:val="0"/>
            </w:pPr>
            <w:r>
              <w:tab/>
            </w:r>
            <w:r>
              <w:t>"gmfnsrsbh":</w:t>
            </w:r>
            <w:r>
              <w:rPr>
                <w:rFonts w:hint="eastAsia"/>
                <w:lang w:val="en-US" w:eastAsia="zh-CN"/>
              </w:rPr>
              <w:t xml:space="preserve"> </w:t>
            </w:r>
            <w:r>
              <w:t>"购买方纳税人识别号",</w:t>
            </w:r>
          </w:p>
          <w:p w14:paraId="551F26AD">
            <w:pPr>
              <w:bidi w:val="0"/>
            </w:pPr>
            <w:r>
              <w:tab/>
            </w:r>
            <w:r>
              <w:t>"gmfmc":</w:t>
            </w:r>
            <w:r>
              <w:rPr>
                <w:rFonts w:hint="eastAsia"/>
                <w:lang w:val="en-US" w:eastAsia="zh-CN"/>
              </w:rPr>
              <w:t xml:space="preserve"> </w:t>
            </w:r>
            <w:r>
              <w:t>"购买方名称",</w:t>
            </w:r>
          </w:p>
          <w:p w14:paraId="1DE7B328">
            <w:pPr>
              <w:bidi w:val="0"/>
            </w:pPr>
            <w:r>
              <w:tab/>
            </w:r>
            <w:r>
              <w:t>"lzfpdm": "蓝字发票代码",</w:t>
            </w:r>
          </w:p>
          <w:p w14:paraId="0686856C">
            <w:pPr>
              <w:bidi w:val="0"/>
            </w:pPr>
            <w:r>
              <w:tab/>
            </w:r>
            <w:r>
              <w:t>"lzfphm": "蓝字发票号码",</w:t>
            </w:r>
          </w:p>
          <w:p w14:paraId="571E8433">
            <w:pPr>
              <w:bidi w:val="0"/>
            </w:pPr>
            <w:r>
              <w:tab/>
            </w:r>
            <w:r>
              <w:t>"sfzzfpbz": "是否纸质发票标志",</w:t>
            </w:r>
          </w:p>
          <w:p w14:paraId="589AC4FD">
            <w:pPr>
              <w:bidi w:val="0"/>
            </w:pPr>
            <w:r>
              <w:tab/>
            </w:r>
            <w:r>
              <w:t>"lzkprq": "蓝字发票开票日期",</w:t>
            </w:r>
          </w:p>
          <w:p w14:paraId="2280C19D">
            <w:pPr>
              <w:bidi w:val="0"/>
            </w:pPr>
            <w:r>
              <w:tab/>
            </w:r>
            <w:r>
              <w:t>"lzhjje": "蓝字发票合计金额",</w:t>
            </w:r>
          </w:p>
          <w:p w14:paraId="5DC54249">
            <w:pPr>
              <w:bidi w:val="0"/>
            </w:pPr>
            <w:r>
              <w:tab/>
            </w:r>
            <w:r>
              <w:t>"lzhjse": "蓝字发票合计税额",</w:t>
            </w:r>
          </w:p>
          <w:p w14:paraId="3BD669E4">
            <w:pPr>
              <w:bidi w:val="0"/>
            </w:pPr>
            <w:r>
              <w:tab/>
            </w:r>
            <w:r>
              <w:t>"lzfppzDm": "蓝字发票票种代码",</w:t>
            </w:r>
          </w:p>
          <w:p w14:paraId="05735C1C">
            <w:pPr>
              <w:bidi w:val="0"/>
            </w:pPr>
            <w:r>
              <w:tab/>
            </w:r>
            <w:r>
              <w:t>"lzfpTdyslxDm":</w:t>
            </w:r>
            <w:r>
              <w:rPr>
                <w:rFonts w:hint="eastAsia"/>
                <w:lang w:val="en-US" w:eastAsia="zh-CN"/>
              </w:rPr>
              <w:t xml:space="preserve"> </w:t>
            </w:r>
            <w:r>
              <w:t>"蓝字发票特定要素类型代码" ,</w:t>
            </w:r>
          </w:p>
          <w:p w14:paraId="5ADEF761">
            <w:pPr>
              <w:bidi w:val="0"/>
            </w:pPr>
            <w:r>
              <w:tab/>
            </w:r>
            <w:r>
              <w:t>"hzcxje":</w:t>
            </w:r>
            <w:r>
              <w:rPr>
                <w:rFonts w:hint="eastAsia"/>
                <w:lang w:val="en-US" w:eastAsia="zh-CN"/>
              </w:rPr>
              <w:t xml:space="preserve"> </w:t>
            </w:r>
            <w:r>
              <w:t>"红字冲销金额" ,</w:t>
            </w:r>
          </w:p>
          <w:p w14:paraId="4B7FE345">
            <w:pPr>
              <w:bidi w:val="0"/>
            </w:pPr>
            <w:r>
              <w:tab/>
            </w:r>
            <w:r>
              <w:t>"hzcxse":</w:t>
            </w:r>
            <w:r>
              <w:rPr>
                <w:rFonts w:hint="eastAsia"/>
                <w:lang w:val="en-US" w:eastAsia="zh-CN"/>
              </w:rPr>
              <w:t xml:space="preserve"> </w:t>
            </w:r>
            <w:r>
              <w:t>"红字冲销税额" ,</w:t>
            </w:r>
          </w:p>
          <w:p w14:paraId="5984B7F1">
            <w:pPr>
              <w:bidi w:val="0"/>
            </w:pPr>
            <w:r>
              <w:tab/>
            </w:r>
            <w:r>
              <w:t>"chyyDm": "红字发票冲红原因代码",</w:t>
            </w:r>
          </w:p>
          <w:p w14:paraId="5F26C41E">
            <w:pPr>
              <w:bidi w:val="0"/>
            </w:pPr>
            <w:r>
              <w:tab/>
            </w:r>
            <w:r>
              <w:t>"hzqrdmxList": [</w:t>
            </w:r>
          </w:p>
          <w:p w14:paraId="754DEEFA">
            <w:pPr>
              <w:bidi w:val="0"/>
            </w:pPr>
            <w:r>
              <w:tab/>
            </w:r>
            <w:r>
              <w:tab/>
            </w:r>
            <w:r>
              <w:t>{</w:t>
            </w:r>
          </w:p>
          <w:p w14:paraId="248AD4AF">
            <w:pPr>
              <w:bidi w:val="0"/>
            </w:pPr>
            <w:r>
              <w:tab/>
            </w:r>
            <w:r>
              <w:tab/>
            </w:r>
            <w:r>
              <w:tab/>
            </w:r>
            <w:r>
              <w:t>"lzmxxh": "蓝字发票明细序号",</w:t>
            </w:r>
          </w:p>
          <w:p w14:paraId="28940AA2">
            <w:pPr>
              <w:bidi w:val="0"/>
            </w:pPr>
            <w:r>
              <w:tab/>
            </w:r>
            <w:r>
              <w:tab/>
            </w:r>
            <w:r>
              <w:tab/>
            </w:r>
            <w:r>
              <w:t>"xh": "序号",</w:t>
            </w:r>
          </w:p>
          <w:p w14:paraId="140E9342">
            <w:pPr>
              <w:bidi w:val="0"/>
            </w:pPr>
            <w:r>
              <w:tab/>
            </w:r>
            <w:r>
              <w:tab/>
            </w:r>
            <w:r>
              <w:tab/>
            </w:r>
            <w:r>
              <w:t>"sphfwssflhbbm": "商品和服务税收分类合并编码",</w:t>
            </w:r>
          </w:p>
          <w:p w14:paraId="54580030">
            <w:pPr>
              <w:bidi w:val="0"/>
            </w:pPr>
            <w:r>
              <w:tab/>
            </w:r>
            <w:r>
              <w:tab/>
            </w:r>
            <w:r>
              <w:tab/>
            </w:r>
            <w:r>
              <w:t>"hwhyslwfwmc": "货物或应税劳务、服务名称",</w:t>
            </w:r>
          </w:p>
          <w:p w14:paraId="4FC0C3F2">
            <w:pPr>
              <w:bidi w:val="0"/>
            </w:pPr>
            <w:r>
              <w:tab/>
            </w:r>
            <w:r>
              <w:tab/>
            </w:r>
            <w:r>
              <w:tab/>
            </w:r>
            <w:r>
              <w:t>"spfwjc": "商品服务简称",</w:t>
            </w:r>
          </w:p>
          <w:p w14:paraId="45F467DA">
            <w:pPr>
              <w:bidi w:val="0"/>
            </w:pPr>
            <w:r>
              <w:tab/>
            </w:r>
            <w:r>
              <w:tab/>
            </w:r>
            <w:r>
              <w:tab/>
            </w:r>
            <w:r>
              <w:t>"xmmc": "项目名称",</w:t>
            </w:r>
          </w:p>
          <w:p w14:paraId="241FC8C9">
            <w:pPr>
              <w:bidi w:val="0"/>
            </w:pPr>
            <w:r>
              <w:tab/>
            </w:r>
            <w:r>
              <w:tab/>
            </w:r>
            <w:r>
              <w:tab/>
            </w:r>
            <w:r>
              <w:t>"ggxh": "规格型号",</w:t>
            </w:r>
          </w:p>
          <w:p w14:paraId="30E2EFFD">
            <w:pPr>
              <w:bidi w:val="0"/>
            </w:pPr>
            <w:r>
              <w:tab/>
            </w:r>
            <w:r>
              <w:tab/>
            </w:r>
            <w:r>
              <w:tab/>
            </w:r>
            <w:r>
              <w:t>"dw": "单位",</w:t>
            </w:r>
          </w:p>
          <w:p w14:paraId="4C9B6E09">
            <w:pPr>
              <w:bidi w:val="0"/>
            </w:pPr>
            <w:r>
              <w:tab/>
            </w:r>
            <w:r>
              <w:tab/>
            </w:r>
            <w:r>
              <w:tab/>
            </w:r>
            <w:r>
              <w:t>"fpspdj": "单价",</w:t>
            </w:r>
          </w:p>
          <w:p w14:paraId="2DD048F6">
            <w:pPr>
              <w:bidi w:val="0"/>
            </w:pPr>
            <w:r>
              <w:tab/>
            </w:r>
            <w:r>
              <w:tab/>
            </w:r>
            <w:r>
              <w:tab/>
            </w:r>
            <w:r>
              <w:t>"fpspsl": "数量",</w:t>
            </w:r>
          </w:p>
          <w:p w14:paraId="1F662BFA">
            <w:pPr>
              <w:bidi w:val="0"/>
            </w:pPr>
            <w:r>
              <w:tab/>
            </w:r>
            <w:r>
              <w:tab/>
            </w:r>
            <w:r>
              <w:tab/>
            </w:r>
            <w:r>
              <w:t>"je": "金额",</w:t>
            </w:r>
          </w:p>
          <w:p w14:paraId="20EA3587">
            <w:pPr>
              <w:bidi w:val="0"/>
            </w:pPr>
            <w:r>
              <w:tab/>
            </w:r>
            <w:r>
              <w:tab/>
            </w:r>
            <w:r>
              <w:tab/>
            </w:r>
            <w:r>
              <w:t>"sl1": "税率",</w:t>
            </w:r>
          </w:p>
          <w:p w14:paraId="186D96A8">
            <w:pPr>
              <w:bidi w:val="0"/>
            </w:pPr>
            <w:r>
              <w:tab/>
            </w:r>
            <w:r>
              <w:tab/>
            </w:r>
            <w:r>
              <w:tab/>
            </w:r>
            <w:r>
              <w:t>"se": "税额"</w:t>
            </w:r>
          </w:p>
          <w:p w14:paraId="7645EB1C">
            <w:pPr>
              <w:bidi w:val="0"/>
            </w:pPr>
            <w:r>
              <w:tab/>
            </w:r>
            <w:r>
              <w:tab/>
            </w:r>
            <w:r>
              <w:t>}</w:t>
            </w:r>
          </w:p>
          <w:p w14:paraId="587CC412">
            <w:pPr>
              <w:bidi w:val="0"/>
            </w:pPr>
            <w:r>
              <w:tab/>
            </w:r>
            <w:r>
              <w:t>]</w:t>
            </w:r>
          </w:p>
          <w:p w14:paraId="5DE20FBD">
            <w:pPr>
              <w:bidi w:val="0"/>
            </w:pPr>
            <w:r>
              <w:t>}</w:t>
            </w:r>
          </w:p>
        </w:tc>
      </w:tr>
    </w:tbl>
    <w:p w14:paraId="166814EC">
      <w:pPr>
        <w:pStyle w:val="6"/>
        <w:bidi w:val="0"/>
      </w:pPr>
      <w:bookmarkStart w:id="458" w:name="_Toc6750"/>
      <w:bookmarkStart w:id="459" w:name="_Toc3907"/>
      <w:r>
        <w:t>15.5返回参数</w:t>
      </w:r>
      <w:bookmarkEnd w:id="458"/>
      <w:bookmarkEnd w:id="459"/>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A893A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E38843">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07F4333">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BFFFC29">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6E0AB6F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39BF8402">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D42CAEF">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57B411B">
            <w:pPr>
              <w:pStyle w:val="29"/>
              <w:bidi w:val="0"/>
            </w:pPr>
            <w:r>
              <w:t>说明</w:t>
            </w:r>
          </w:p>
        </w:tc>
      </w:tr>
      <w:tr w14:paraId="33DC19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C2692E">
            <w:pPr>
              <w:pStyle w:val="30"/>
              <w:bidi w:val="0"/>
            </w:pPr>
            <w:r>
              <w:rPr>
                <w:rFonts w:hint="default"/>
                <w:lang w:val="en-US" w:eastAsia="zh-CN"/>
              </w:rPr>
              <w:t>1</w:t>
            </w:r>
          </w:p>
        </w:tc>
        <w:tc>
          <w:tcPr>
            <w:tcW w:w="1004" w:type="pct"/>
            <w:noWrap w:val="0"/>
            <w:vAlign w:val="center"/>
          </w:tcPr>
          <w:p w14:paraId="5D2B4F97">
            <w:pPr>
              <w:pStyle w:val="30"/>
              <w:bidi w:val="0"/>
            </w:pPr>
            <w:r>
              <w:t>returncode</w:t>
            </w:r>
          </w:p>
        </w:tc>
        <w:tc>
          <w:tcPr>
            <w:tcW w:w="1087" w:type="pct"/>
            <w:noWrap w:val="0"/>
            <w:vAlign w:val="center"/>
          </w:tcPr>
          <w:p w14:paraId="56A8A683">
            <w:pPr>
              <w:pStyle w:val="30"/>
              <w:bidi w:val="0"/>
            </w:pPr>
            <w:r>
              <w:t>返回码</w:t>
            </w:r>
          </w:p>
        </w:tc>
        <w:tc>
          <w:tcPr>
            <w:tcW w:w="753" w:type="pct"/>
            <w:noWrap w:val="0"/>
            <w:vAlign w:val="center"/>
          </w:tcPr>
          <w:p w14:paraId="70316F20">
            <w:pPr>
              <w:pStyle w:val="30"/>
              <w:bidi w:val="0"/>
            </w:pPr>
            <w:r>
              <w:t>varchar</w:t>
            </w:r>
          </w:p>
        </w:tc>
        <w:tc>
          <w:tcPr>
            <w:tcW w:w="418" w:type="pct"/>
            <w:noWrap w:val="0"/>
            <w:vAlign w:val="center"/>
          </w:tcPr>
          <w:p w14:paraId="768D9A5A">
            <w:pPr>
              <w:pStyle w:val="30"/>
              <w:bidi w:val="0"/>
            </w:pPr>
            <w:r>
              <w:t>2</w:t>
            </w:r>
          </w:p>
        </w:tc>
        <w:tc>
          <w:tcPr>
            <w:tcW w:w="417" w:type="pct"/>
            <w:noWrap w:val="0"/>
            <w:vAlign w:val="center"/>
          </w:tcPr>
          <w:p w14:paraId="523F9B8A">
            <w:pPr>
              <w:pStyle w:val="30"/>
              <w:bidi w:val="0"/>
            </w:pPr>
            <w:r>
              <w:t>是</w:t>
            </w:r>
          </w:p>
        </w:tc>
        <w:tc>
          <w:tcPr>
            <w:tcW w:w="920" w:type="pct"/>
            <w:noWrap w:val="0"/>
            <w:vAlign w:val="center"/>
          </w:tcPr>
          <w:p w14:paraId="66216AD4">
            <w:pPr>
              <w:pStyle w:val="30"/>
              <w:bidi w:val="0"/>
            </w:pPr>
            <w:r>
              <w:t>00：成功</w:t>
            </w:r>
          </w:p>
          <w:p w14:paraId="63B0FF9B">
            <w:pPr>
              <w:pStyle w:val="30"/>
              <w:bidi w:val="0"/>
            </w:pPr>
            <w:r>
              <w:t>其它：失败</w:t>
            </w:r>
          </w:p>
        </w:tc>
      </w:tr>
      <w:tr w14:paraId="548E4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4276B3">
            <w:pPr>
              <w:pStyle w:val="30"/>
              <w:bidi w:val="0"/>
            </w:pPr>
            <w:r>
              <w:rPr>
                <w:rFonts w:hint="default"/>
                <w:lang w:val="en-US" w:eastAsia="zh-CN"/>
              </w:rPr>
              <w:t>2</w:t>
            </w:r>
          </w:p>
        </w:tc>
        <w:tc>
          <w:tcPr>
            <w:tcW w:w="1004" w:type="pct"/>
            <w:noWrap w:val="0"/>
            <w:vAlign w:val="center"/>
          </w:tcPr>
          <w:p w14:paraId="4B4DC121">
            <w:pPr>
              <w:pStyle w:val="30"/>
              <w:bidi w:val="0"/>
            </w:pPr>
            <w:r>
              <w:t>returnmsg</w:t>
            </w:r>
          </w:p>
        </w:tc>
        <w:tc>
          <w:tcPr>
            <w:tcW w:w="1087" w:type="pct"/>
            <w:noWrap w:val="0"/>
            <w:vAlign w:val="center"/>
          </w:tcPr>
          <w:p w14:paraId="40E84C1D">
            <w:pPr>
              <w:pStyle w:val="30"/>
              <w:bidi w:val="0"/>
            </w:pPr>
            <w:r>
              <w:t>返回信息</w:t>
            </w:r>
          </w:p>
        </w:tc>
        <w:tc>
          <w:tcPr>
            <w:tcW w:w="753" w:type="pct"/>
            <w:noWrap w:val="0"/>
            <w:vAlign w:val="center"/>
          </w:tcPr>
          <w:p w14:paraId="555B5576">
            <w:pPr>
              <w:pStyle w:val="30"/>
              <w:bidi w:val="0"/>
            </w:pPr>
            <w:r>
              <w:t>varchar</w:t>
            </w:r>
          </w:p>
        </w:tc>
        <w:tc>
          <w:tcPr>
            <w:tcW w:w="418" w:type="pct"/>
            <w:noWrap w:val="0"/>
            <w:vAlign w:val="center"/>
          </w:tcPr>
          <w:p w14:paraId="7F39DEEC">
            <w:pPr>
              <w:pStyle w:val="30"/>
              <w:bidi w:val="0"/>
            </w:pPr>
            <w:r>
              <w:t>2000</w:t>
            </w:r>
          </w:p>
        </w:tc>
        <w:tc>
          <w:tcPr>
            <w:tcW w:w="417" w:type="pct"/>
            <w:noWrap w:val="0"/>
            <w:vAlign w:val="center"/>
          </w:tcPr>
          <w:p w14:paraId="1BA39B62">
            <w:pPr>
              <w:pStyle w:val="30"/>
              <w:bidi w:val="0"/>
            </w:pPr>
            <w:r>
              <w:t>否</w:t>
            </w:r>
          </w:p>
        </w:tc>
        <w:tc>
          <w:tcPr>
            <w:tcW w:w="920" w:type="pct"/>
            <w:noWrap w:val="0"/>
            <w:vAlign w:val="center"/>
          </w:tcPr>
          <w:p w14:paraId="32F71708">
            <w:pPr>
              <w:pStyle w:val="30"/>
              <w:bidi w:val="0"/>
            </w:pPr>
            <w:r>
              <w:t>错误信息说明</w:t>
            </w:r>
          </w:p>
        </w:tc>
      </w:tr>
      <w:tr w14:paraId="17916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6F6F1">
            <w:pPr>
              <w:pStyle w:val="30"/>
              <w:bidi w:val="0"/>
            </w:pPr>
            <w:r>
              <w:rPr>
                <w:rFonts w:hint="default"/>
                <w:lang w:val="en-US" w:eastAsia="zh-CN"/>
              </w:rPr>
              <w:t>3</w:t>
            </w:r>
          </w:p>
        </w:tc>
        <w:tc>
          <w:tcPr>
            <w:tcW w:w="1004" w:type="pct"/>
            <w:noWrap w:val="0"/>
            <w:vAlign w:val="center"/>
          </w:tcPr>
          <w:p w14:paraId="713745DD">
            <w:pPr>
              <w:pStyle w:val="30"/>
              <w:bidi w:val="0"/>
            </w:pPr>
            <w:r>
              <w:t>hzfpxxqrdbh</w:t>
            </w:r>
          </w:p>
        </w:tc>
        <w:tc>
          <w:tcPr>
            <w:tcW w:w="1087" w:type="pct"/>
            <w:noWrap w:val="0"/>
            <w:vAlign w:val="center"/>
          </w:tcPr>
          <w:p w14:paraId="0BAF44C6">
            <w:pPr>
              <w:pStyle w:val="30"/>
              <w:bidi w:val="0"/>
            </w:pPr>
            <w:r>
              <w:t>红字确认单编号</w:t>
            </w:r>
          </w:p>
        </w:tc>
        <w:tc>
          <w:tcPr>
            <w:tcW w:w="753" w:type="pct"/>
            <w:noWrap w:val="0"/>
            <w:vAlign w:val="center"/>
          </w:tcPr>
          <w:p w14:paraId="1C83254A">
            <w:pPr>
              <w:pStyle w:val="30"/>
              <w:bidi w:val="0"/>
            </w:pPr>
            <w:r>
              <w:t>varchar</w:t>
            </w:r>
          </w:p>
        </w:tc>
        <w:tc>
          <w:tcPr>
            <w:tcW w:w="418" w:type="pct"/>
            <w:noWrap w:val="0"/>
            <w:vAlign w:val="center"/>
          </w:tcPr>
          <w:p w14:paraId="51F975E1">
            <w:pPr>
              <w:pStyle w:val="30"/>
              <w:bidi w:val="0"/>
            </w:pPr>
            <w:r>
              <w:t>20</w:t>
            </w:r>
          </w:p>
        </w:tc>
        <w:tc>
          <w:tcPr>
            <w:tcW w:w="417" w:type="pct"/>
            <w:noWrap w:val="0"/>
            <w:vAlign w:val="center"/>
          </w:tcPr>
          <w:p w14:paraId="5794AFF2">
            <w:pPr>
              <w:pStyle w:val="30"/>
              <w:bidi w:val="0"/>
            </w:pPr>
            <w:r>
              <w:t>否</w:t>
            </w:r>
          </w:p>
        </w:tc>
        <w:tc>
          <w:tcPr>
            <w:tcW w:w="920" w:type="pct"/>
            <w:noWrap w:val="0"/>
            <w:vAlign w:val="center"/>
          </w:tcPr>
          <w:p w14:paraId="7A48D7FE">
            <w:pPr>
              <w:pStyle w:val="30"/>
              <w:bidi w:val="0"/>
            </w:pPr>
          </w:p>
        </w:tc>
      </w:tr>
      <w:tr w14:paraId="35321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F355FC">
            <w:pPr>
              <w:pStyle w:val="30"/>
              <w:bidi w:val="0"/>
            </w:pPr>
            <w:r>
              <w:rPr>
                <w:rFonts w:hint="default"/>
                <w:lang w:val="en-US" w:eastAsia="zh-CN"/>
              </w:rPr>
              <w:t>4</w:t>
            </w:r>
          </w:p>
        </w:tc>
        <w:tc>
          <w:tcPr>
            <w:tcW w:w="1004" w:type="pct"/>
            <w:noWrap w:val="0"/>
            <w:vAlign w:val="center"/>
          </w:tcPr>
          <w:p w14:paraId="127CCB85">
            <w:pPr>
              <w:pStyle w:val="30"/>
              <w:bidi w:val="0"/>
            </w:pPr>
            <w:r>
              <w:t>uuid</w:t>
            </w:r>
          </w:p>
        </w:tc>
        <w:tc>
          <w:tcPr>
            <w:tcW w:w="1087" w:type="pct"/>
            <w:noWrap w:val="0"/>
            <w:vAlign w:val="center"/>
          </w:tcPr>
          <w:p w14:paraId="511882D6">
            <w:pPr>
              <w:pStyle w:val="30"/>
              <w:bidi w:val="0"/>
            </w:pPr>
            <w:r>
              <w:t>红字确认单UUID</w:t>
            </w:r>
          </w:p>
        </w:tc>
        <w:tc>
          <w:tcPr>
            <w:tcW w:w="753" w:type="pct"/>
            <w:noWrap w:val="0"/>
            <w:vAlign w:val="center"/>
          </w:tcPr>
          <w:p w14:paraId="6D80359E">
            <w:pPr>
              <w:pStyle w:val="30"/>
              <w:bidi w:val="0"/>
            </w:pPr>
            <w:r>
              <w:t>varchar</w:t>
            </w:r>
          </w:p>
        </w:tc>
        <w:tc>
          <w:tcPr>
            <w:tcW w:w="418" w:type="pct"/>
            <w:noWrap w:val="0"/>
            <w:vAlign w:val="center"/>
          </w:tcPr>
          <w:p w14:paraId="5A1E8430">
            <w:pPr>
              <w:pStyle w:val="30"/>
              <w:bidi w:val="0"/>
            </w:pPr>
            <w:r>
              <w:t>32</w:t>
            </w:r>
          </w:p>
        </w:tc>
        <w:tc>
          <w:tcPr>
            <w:tcW w:w="417" w:type="pct"/>
            <w:noWrap w:val="0"/>
            <w:vAlign w:val="center"/>
          </w:tcPr>
          <w:p w14:paraId="0F01319C">
            <w:pPr>
              <w:pStyle w:val="30"/>
              <w:bidi w:val="0"/>
            </w:pPr>
            <w:r>
              <w:t>否</w:t>
            </w:r>
          </w:p>
        </w:tc>
        <w:tc>
          <w:tcPr>
            <w:tcW w:w="920" w:type="pct"/>
            <w:noWrap w:val="0"/>
            <w:vAlign w:val="center"/>
          </w:tcPr>
          <w:p w14:paraId="2C5120B1">
            <w:pPr>
              <w:pStyle w:val="30"/>
              <w:bidi w:val="0"/>
            </w:pPr>
          </w:p>
        </w:tc>
      </w:tr>
      <w:tr w14:paraId="4C003D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FE6A237">
            <w:pPr>
              <w:pStyle w:val="30"/>
              <w:bidi w:val="0"/>
            </w:pPr>
            <w:r>
              <w:rPr>
                <w:rFonts w:hint="default"/>
                <w:lang w:val="en-US" w:eastAsia="zh-CN"/>
              </w:rPr>
              <w:t>5</w:t>
            </w:r>
          </w:p>
        </w:tc>
        <w:tc>
          <w:tcPr>
            <w:tcW w:w="1004" w:type="pct"/>
            <w:noWrap w:val="0"/>
            <w:vAlign w:val="center"/>
          </w:tcPr>
          <w:p w14:paraId="2ACA26AC">
            <w:pPr>
              <w:pStyle w:val="30"/>
              <w:bidi w:val="0"/>
            </w:pPr>
            <w:r>
              <w:t>hzqrxxztDm</w:t>
            </w:r>
          </w:p>
        </w:tc>
        <w:tc>
          <w:tcPr>
            <w:tcW w:w="1087" w:type="pct"/>
            <w:noWrap w:val="0"/>
            <w:vAlign w:val="center"/>
          </w:tcPr>
          <w:p w14:paraId="01D5890C">
            <w:pPr>
              <w:pStyle w:val="30"/>
              <w:bidi w:val="0"/>
            </w:pPr>
            <w:r>
              <w:t>红字确认单状态</w:t>
            </w:r>
          </w:p>
        </w:tc>
        <w:tc>
          <w:tcPr>
            <w:tcW w:w="753" w:type="pct"/>
            <w:noWrap w:val="0"/>
            <w:vAlign w:val="center"/>
          </w:tcPr>
          <w:p w14:paraId="17D7F439">
            <w:pPr>
              <w:pStyle w:val="30"/>
              <w:bidi w:val="0"/>
            </w:pPr>
            <w:r>
              <w:t>varchar</w:t>
            </w:r>
          </w:p>
        </w:tc>
        <w:tc>
          <w:tcPr>
            <w:tcW w:w="418" w:type="pct"/>
            <w:noWrap w:val="0"/>
            <w:vAlign w:val="center"/>
          </w:tcPr>
          <w:p w14:paraId="3427138D">
            <w:pPr>
              <w:pStyle w:val="30"/>
              <w:bidi w:val="0"/>
            </w:pPr>
            <w:r>
              <w:t>2</w:t>
            </w:r>
          </w:p>
        </w:tc>
        <w:tc>
          <w:tcPr>
            <w:tcW w:w="417" w:type="pct"/>
            <w:noWrap w:val="0"/>
            <w:vAlign w:val="center"/>
          </w:tcPr>
          <w:p w14:paraId="4B9FC0F6">
            <w:pPr>
              <w:pStyle w:val="30"/>
              <w:bidi w:val="0"/>
            </w:pPr>
            <w:r>
              <w:t>否</w:t>
            </w:r>
          </w:p>
        </w:tc>
        <w:tc>
          <w:tcPr>
            <w:tcW w:w="920" w:type="pct"/>
            <w:noWrap w:val="0"/>
            <w:vAlign w:val="center"/>
          </w:tcPr>
          <w:p w14:paraId="27839EC6">
            <w:pPr>
              <w:pStyle w:val="30"/>
              <w:bidi w:val="0"/>
            </w:pPr>
            <w:r>
              <w:t>01：无需确认</w:t>
            </w:r>
          </w:p>
          <w:p w14:paraId="482FC85B">
            <w:pPr>
              <w:pStyle w:val="30"/>
              <w:bidi w:val="0"/>
            </w:pPr>
            <w:r>
              <w:t>02：销方录入待购方确认</w:t>
            </w:r>
          </w:p>
          <w:p w14:paraId="507A2B10">
            <w:pPr>
              <w:pStyle w:val="30"/>
              <w:bidi w:val="0"/>
            </w:pPr>
            <w:r>
              <w:t>03：购方录入待销方确认</w:t>
            </w:r>
          </w:p>
          <w:p w14:paraId="10DEE739">
            <w:pPr>
              <w:pStyle w:val="30"/>
              <w:bidi w:val="0"/>
            </w:pPr>
            <w:r>
              <w:t>04：购销双方已确认</w:t>
            </w:r>
          </w:p>
          <w:p w14:paraId="1B286674">
            <w:pPr>
              <w:pStyle w:val="30"/>
              <w:bidi w:val="0"/>
            </w:pPr>
            <w:r>
              <w:t>05：作废（销方录入购方否认）</w:t>
            </w:r>
          </w:p>
          <w:p w14:paraId="347077CE">
            <w:pPr>
              <w:pStyle w:val="30"/>
              <w:bidi w:val="0"/>
            </w:pPr>
            <w:r>
              <w:t>06：作废（购方录入销方否认）</w:t>
            </w:r>
          </w:p>
          <w:p w14:paraId="39EEDAF5">
            <w:pPr>
              <w:pStyle w:val="30"/>
              <w:bidi w:val="0"/>
            </w:pPr>
            <w:r>
              <w:t>07：作废（超72小时未确认）</w:t>
            </w:r>
          </w:p>
          <w:p w14:paraId="63632651">
            <w:pPr>
              <w:pStyle w:val="30"/>
              <w:bidi w:val="0"/>
            </w:pPr>
            <w:r>
              <w:t>08：（发起方撤销）</w:t>
            </w:r>
          </w:p>
          <w:p w14:paraId="712B6548">
            <w:pPr>
              <w:pStyle w:val="30"/>
              <w:bidi w:val="0"/>
            </w:pPr>
            <w:r>
              <w:t>09：作废（确认后撤销）</w:t>
            </w:r>
          </w:p>
          <w:p w14:paraId="0B73901F">
            <w:pPr>
              <w:pStyle w:val="30"/>
              <w:bidi w:val="0"/>
            </w:pPr>
            <w:r>
              <w:t>10作废（异常凭证）</w:t>
            </w:r>
          </w:p>
        </w:tc>
      </w:tr>
    </w:tbl>
    <w:p w14:paraId="44F73107">
      <w:pPr>
        <w:pStyle w:val="6"/>
        <w:bidi w:val="0"/>
      </w:pPr>
      <w:bookmarkStart w:id="460" w:name="_Toc21402"/>
      <w:bookmarkStart w:id="461" w:name="_Toc7618"/>
      <w:r>
        <w:t>15.6返回报文示例</w:t>
      </w:r>
      <w:bookmarkEnd w:id="460"/>
      <w:bookmarkEnd w:id="461"/>
      <w:r>
        <w:t xml:space="preserve"> </w:t>
      </w:r>
    </w:p>
    <w:p w14:paraId="1C2F5FCA">
      <w:pPr>
        <w:pStyle w:val="5"/>
        <w:rPr>
          <w:vertAlign w:val="baseline"/>
        </w:rPr>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1E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DBDD130">
            <w:pPr>
              <w:bidi w:val="0"/>
            </w:pPr>
            <w:r>
              <w:t>{</w:t>
            </w:r>
          </w:p>
          <w:p w14:paraId="4A8669BD">
            <w:pPr>
              <w:bidi w:val="0"/>
            </w:pPr>
            <w:r>
              <w:tab/>
            </w:r>
            <w:r>
              <w:t>"Response":{</w:t>
            </w:r>
          </w:p>
          <w:p w14:paraId="1253BC88">
            <w:pPr>
              <w:bidi w:val="0"/>
            </w:pPr>
            <w:r>
              <w:tab/>
            </w:r>
            <w:r>
              <w:tab/>
            </w:r>
            <w:r>
              <w:t>"RequestId": "16位随机数字和字母组合",</w:t>
            </w:r>
          </w:p>
          <w:p w14:paraId="09399888">
            <w:pPr>
              <w:bidi w:val="0"/>
            </w:pPr>
            <w:r>
              <w:tab/>
            </w:r>
            <w:r>
              <w:tab/>
            </w:r>
            <w:r>
              <w:t>"Data": {</w:t>
            </w:r>
          </w:p>
          <w:p w14:paraId="0A1067A1">
            <w:pPr>
              <w:bidi w:val="0"/>
            </w:pPr>
            <w:r>
              <w:tab/>
            </w:r>
            <w:r>
              <w:tab/>
            </w:r>
            <w:r>
              <w:tab/>
            </w:r>
            <w:r>
              <w:t>"returncode": "00",</w:t>
            </w:r>
          </w:p>
          <w:p w14:paraId="727B74E3">
            <w:pPr>
              <w:bidi w:val="0"/>
            </w:pPr>
            <w:r>
              <w:tab/>
            </w:r>
            <w:r>
              <w:tab/>
            </w:r>
            <w:r>
              <w:tab/>
            </w:r>
            <w:r>
              <w:t>"returnmsg": "成功",</w:t>
            </w:r>
          </w:p>
          <w:p w14:paraId="7E4B17D0">
            <w:pPr>
              <w:bidi w:val="0"/>
            </w:pPr>
            <w:r>
              <w:tab/>
            </w:r>
            <w:r>
              <w:tab/>
            </w:r>
            <w:r>
              <w:tab/>
            </w:r>
            <w:r>
              <w:t>"hzfpxxqrdbh": "红字确认单编号",</w:t>
            </w:r>
          </w:p>
          <w:p w14:paraId="49E1D841">
            <w:pPr>
              <w:bidi w:val="0"/>
            </w:pPr>
            <w:r>
              <w:tab/>
            </w:r>
            <w:r>
              <w:tab/>
            </w:r>
            <w:r>
              <w:tab/>
            </w:r>
            <w:r>
              <w:t>"uuid": "红字确认单UUID",</w:t>
            </w:r>
          </w:p>
          <w:p w14:paraId="04ADC057">
            <w:pPr>
              <w:bidi w:val="0"/>
            </w:pPr>
            <w:r>
              <w:tab/>
            </w:r>
            <w:r>
              <w:tab/>
            </w:r>
            <w:r>
              <w:tab/>
            </w:r>
            <w:r>
              <w:t>"hzqrxxztDm": "红字确认单状态"</w:t>
            </w:r>
          </w:p>
          <w:p w14:paraId="1940B8AF">
            <w:pPr>
              <w:bidi w:val="0"/>
            </w:pPr>
            <w:r>
              <w:t>}</w:t>
            </w:r>
          </w:p>
          <w:p w14:paraId="4DB607EA">
            <w:pPr>
              <w:bidi w:val="0"/>
            </w:pPr>
            <w:r>
              <w:tab/>
            </w:r>
            <w:r>
              <w:t>}</w:t>
            </w:r>
          </w:p>
          <w:p w14:paraId="382AE64A">
            <w:pPr>
              <w:bidi w:val="0"/>
            </w:pPr>
            <w:r>
              <w:t>}</w:t>
            </w:r>
          </w:p>
        </w:tc>
      </w:tr>
    </w:tbl>
    <w:p w14:paraId="7BF7BBE2">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BC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48FDEB">
            <w:pPr>
              <w:bidi w:val="0"/>
            </w:pPr>
            <w:r>
              <w:t>{</w:t>
            </w:r>
          </w:p>
          <w:p w14:paraId="158F6573">
            <w:pPr>
              <w:bidi w:val="0"/>
            </w:pPr>
            <w:r>
              <w:tab/>
            </w:r>
            <w:r>
              <w:t>"Response":{</w:t>
            </w:r>
          </w:p>
          <w:p w14:paraId="46AE1BB7">
            <w:pPr>
              <w:bidi w:val="0"/>
            </w:pPr>
            <w:r>
              <w:tab/>
            </w:r>
            <w:r>
              <w:tab/>
            </w:r>
            <w:r>
              <w:t>"RequestId": "16位随机数字和字母组合",</w:t>
            </w:r>
          </w:p>
          <w:p w14:paraId="6B05AAAC">
            <w:pPr>
              <w:bidi w:val="0"/>
            </w:pPr>
            <w:r>
              <w:tab/>
            </w:r>
            <w:r>
              <w:tab/>
            </w:r>
            <w:r>
              <w:t>"Error":{</w:t>
            </w:r>
          </w:p>
          <w:p w14:paraId="1A051DEC">
            <w:pPr>
              <w:bidi w:val="0"/>
            </w:pPr>
            <w:r>
              <w:tab/>
            </w:r>
            <w:r>
              <w:tab/>
            </w:r>
            <w:r>
              <w:tab/>
            </w:r>
            <w:r>
              <w:t>"Code": "01”,</w:t>
            </w:r>
          </w:p>
          <w:p w14:paraId="2D3C01AC">
            <w:pPr>
              <w:bidi w:val="0"/>
            </w:pPr>
            <w:r>
              <w:tab/>
            </w:r>
            <w:r>
              <w:tab/>
            </w:r>
            <w:r>
              <w:tab/>
            </w:r>
            <w:r>
              <w:t>"Message": "错误说明"</w:t>
            </w:r>
          </w:p>
          <w:p w14:paraId="4568D505">
            <w:pPr>
              <w:bidi w:val="0"/>
            </w:pPr>
            <w:r>
              <w:t>}</w:t>
            </w:r>
          </w:p>
          <w:p w14:paraId="5FC2D67B">
            <w:pPr>
              <w:bidi w:val="0"/>
            </w:pPr>
            <w:r>
              <w:tab/>
            </w:r>
            <w:r>
              <w:t>}</w:t>
            </w:r>
          </w:p>
          <w:p w14:paraId="7259AFF0">
            <w:pPr>
              <w:bidi w:val="0"/>
            </w:pPr>
            <w:r>
              <w:t>}</w:t>
            </w:r>
          </w:p>
        </w:tc>
      </w:tr>
    </w:tbl>
    <w:p w14:paraId="7DDA2ED1">
      <w:pPr>
        <w:pStyle w:val="4"/>
        <w:bidi w:val="0"/>
        <w:rPr>
          <w:rFonts w:hint="default"/>
        </w:rPr>
      </w:pPr>
      <w:bookmarkStart w:id="462" w:name="_Toc6160"/>
      <w:bookmarkStart w:id="463" w:name="_Toc26526"/>
      <w:bookmarkStart w:id="464" w:name="_Toc13647"/>
      <w:r>
        <w:rPr>
          <w:rFonts w:hint="default"/>
        </w:rPr>
        <w:t>16.不动产经营租赁红字确认单确认</w:t>
      </w:r>
      <w:bookmarkEnd w:id="462"/>
      <w:bookmarkEnd w:id="463"/>
      <w:bookmarkEnd w:id="464"/>
    </w:p>
    <w:p w14:paraId="53F0E2CE">
      <w:pPr>
        <w:pStyle w:val="6"/>
        <w:bidi w:val="0"/>
      </w:pPr>
      <w:bookmarkStart w:id="465" w:name="_Toc8297"/>
      <w:bookmarkStart w:id="466" w:name="_Toc6958"/>
      <w:r>
        <w:t>16.1接口说明</w:t>
      </w:r>
      <w:bookmarkEnd w:id="465"/>
      <w:bookmarkEnd w:id="466"/>
    </w:p>
    <w:p w14:paraId="69C92E03">
      <w:pPr>
        <w:pStyle w:val="5"/>
        <w:spacing w:before="156" w:after="156"/>
        <w:ind w:firstLine="480"/>
      </w:pPr>
      <w:r>
        <w:t>给企业提供不动产经营租赁红字确认单确认接口，将已经确认的红字确认单确认并上传成功后表明红字确认单确认成功。</w:t>
      </w:r>
    </w:p>
    <w:p w14:paraId="096DCC9A">
      <w:pPr>
        <w:pStyle w:val="6"/>
        <w:bidi w:val="0"/>
      </w:pPr>
      <w:bookmarkStart w:id="467" w:name="_Toc10145"/>
      <w:bookmarkStart w:id="468" w:name="_Toc28399"/>
      <w:r>
        <w:t>16.2请求方式</w:t>
      </w:r>
      <w:bookmarkEnd w:id="467"/>
      <w:bookmarkEnd w:id="468"/>
    </w:p>
    <w:p w14:paraId="6F10F4FC">
      <w:pPr>
        <w:pStyle w:val="5"/>
        <w:spacing w:before="156" w:after="156"/>
        <w:ind w:firstLine="480"/>
      </w:pPr>
      <w:r>
        <w:t>请求方式为POST</w:t>
      </w:r>
    </w:p>
    <w:p w14:paraId="5FAB0F0D">
      <w:pPr>
        <w:pStyle w:val="5"/>
        <w:bidi w:val="0"/>
      </w:pPr>
      <w:r>
        <w:rPr>
          <w:rFonts w:hint="eastAsia"/>
        </w:rPr>
        <w:t>●</w:t>
      </w:r>
      <w:r>
        <w:rPr>
          <w:rFonts w:hint="default"/>
          <w:lang w:val="en-US"/>
        </w:rPr>
        <w:t xml:space="preserve"> </w:t>
      </w:r>
      <w:r>
        <w:t>path 指该参数为路径参数</w:t>
      </w:r>
    </w:p>
    <w:p w14:paraId="5CA721F0">
      <w:pPr>
        <w:pStyle w:val="5"/>
        <w:bidi w:val="0"/>
      </w:pPr>
      <w:r>
        <w:rPr>
          <w:rFonts w:hint="eastAsia"/>
        </w:rPr>
        <w:t>●</w:t>
      </w:r>
      <w:r>
        <w:rPr>
          <w:rFonts w:hint="default"/>
          <w:lang w:val="en-US"/>
        </w:rPr>
        <w:t xml:space="preserve"> </w:t>
      </w:r>
      <w:r>
        <w:t>query 指该参数需在请求URL传参</w:t>
      </w:r>
    </w:p>
    <w:p w14:paraId="6DBD8F57">
      <w:pPr>
        <w:pStyle w:val="5"/>
        <w:bidi w:val="0"/>
      </w:pPr>
      <w:r>
        <w:rPr>
          <w:rFonts w:hint="eastAsia"/>
        </w:rPr>
        <w:t>●</w:t>
      </w:r>
      <w:r>
        <w:rPr>
          <w:rFonts w:hint="default"/>
          <w:lang w:val="en-US"/>
        </w:rPr>
        <w:t xml:space="preserve"> </w:t>
      </w:r>
      <w:r>
        <w:t>body 指该参数需在请求JSON传参</w:t>
      </w:r>
    </w:p>
    <w:p w14:paraId="6D035649">
      <w:pPr>
        <w:pStyle w:val="6"/>
        <w:bidi w:val="0"/>
      </w:pPr>
      <w:bookmarkStart w:id="469" w:name="_Toc704"/>
      <w:bookmarkStart w:id="470" w:name="_Toc3295"/>
      <w:r>
        <w:t>16.3公共参数</w:t>
      </w:r>
      <w:bookmarkEnd w:id="469"/>
      <w:bookmarkEnd w:id="47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F39F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DB40E35">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49A05777">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0A7DC29">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03343BEB">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389037D">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EAE8D26">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8ABD7EC">
            <w:pPr>
              <w:pStyle w:val="29"/>
              <w:bidi w:val="0"/>
            </w:pPr>
            <w:r>
              <w:t>说明</w:t>
            </w:r>
          </w:p>
        </w:tc>
      </w:tr>
      <w:tr w14:paraId="1430E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tcBorders>
              <w:top w:val="single" w:color="auto" w:sz="6" w:space="0"/>
            </w:tcBorders>
            <w:noWrap w:val="0"/>
            <w:vAlign w:val="center"/>
          </w:tcPr>
          <w:p w14:paraId="483399B7">
            <w:pPr>
              <w:pStyle w:val="30"/>
              <w:bidi w:val="0"/>
            </w:pPr>
            <w:r>
              <w:rPr>
                <w:rFonts w:hint="default"/>
                <w:lang w:val="en-US" w:eastAsia="zh-CN"/>
              </w:rPr>
              <w:t>1</w:t>
            </w:r>
          </w:p>
        </w:tc>
        <w:tc>
          <w:tcPr>
            <w:tcW w:w="1004" w:type="pct"/>
            <w:tcBorders>
              <w:top w:val="single" w:color="auto" w:sz="6" w:space="0"/>
            </w:tcBorders>
            <w:noWrap w:val="0"/>
            <w:vAlign w:val="center"/>
          </w:tcPr>
          <w:p w14:paraId="1281D73B">
            <w:pPr>
              <w:pStyle w:val="30"/>
              <w:bidi w:val="0"/>
            </w:pPr>
            <w:r>
              <w:t>xsfnsrsbh</w:t>
            </w:r>
          </w:p>
        </w:tc>
        <w:tc>
          <w:tcPr>
            <w:tcW w:w="1087" w:type="pct"/>
            <w:tcBorders>
              <w:top w:val="single" w:color="auto" w:sz="6" w:space="0"/>
            </w:tcBorders>
            <w:noWrap w:val="0"/>
            <w:vAlign w:val="center"/>
          </w:tcPr>
          <w:p w14:paraId="27E3A05F">
            <w:pPr>
              <w:pStyle w:val="30"/>
              <w:bidi w:val="0"/>
            </w:pPr>
            <w:r>
              <w:t>统一社会信用代码/纳税人识别号/身份证件号码</w:t>
            </w:r>
          </w:p>
        </w:tc>
        <w:tc>
          <w:tcPr>
            <w:tcW w:w="753" w:type="pct"/>
            <w:tcBorders>
              <w:top w:val="single" w:color="auto" w:sz="6" w:space="0"/>
            </w:tcBorders>
            <w:noWrap w:val="0"/>
            <w:vAlign w:val="center"/>
          </w:tcPr>
          <w:p w14:paraId="328970DD">
            <w:pPr>
              <w:pStyle w:val="30"/>
              <w:bidi w:val="0"/>
            </w:pPr>
            <w:r>
              <w:t>varchar</w:t>
            </w:r>
          </w:p>
        </w:tc>
        <w:tc>
          <w:tcPr>
            <w:tcW w:w="418" w:type="pct"/>
            <w:tcBorders>
              <w:top w:val="single" w:color="auto" w:sz="6" w:space="0"/>
            </w:tcBorders>
            <w:noWrap w:val="0"/>
            <w:vAlign w:val="center"/>
          </w:tcPr>
          <w:p w14:paraId="15C224DF">
            <w:pPr>
              <w:pStyle w:val="30"/>
              <w:bidi w:val="0"/>
            </w:pPr>
            <w:r>
              <w:t>20</w:t>
            </w:r>
          </w:p>
        </w:tc>
        <w:tc>
          <w:tcPr>
            <w:tcW w:w="417" w:type="pct"/>
            <w:tcBorders>
              <w:top w:val="single" w:color="auto" w:sz="6" w:space="0"/>
            </w:tcBorders>
            <w:noWrap w:val="0"/>
            <w:vAlign w:val="center"/>
          </w:tcPr>
          <w:p w14:paraId="6CB5E7F9">
            <w:pPr>
              <w:pStyle w:val="30"/>
              <w:bidi w:val="0"/>
            </w:pPr>
            <w:r>
              <w:t>是</w:t>
            </w:r>
          </w:p>
        </w:tc>
        <w:tc>
          <w:tcPr>
            <w:tcW w:w="920" w:type="pct"/>
            <w:tcBorders>
              <w:top w:val="single" w:color="auto" w:sz="6" w:space="0"/>
            </w:tcBorders>
            <w:noWrap w:val="0"/>
            <w:vAlign w:val="center"/>
          </w:tcPr>
          <w:p w14:paraId="69EBA6A1">
            <w:pPr>
              <w:pStyle w:val="30"/>
              <w:bidi w:val="0"/>
            </w:pPr>
          </w:p>
        </w:tc>
      </w:tr>
      <w:tr w14:paraId="2D6D8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5FDD1F">
            <w:pPr>
              <w:pStyle w:val="30"/>
              <w:bidi w:val="0"/>
            </w:pPr>
            <w:r>
              <w:rPr>
                <w:rFonts w:hint="default"/>
                <w:lang w:val="en-US" w:eastAsia="zh-CN"/>
              </w:rPr>
              <w:t>2</w:t>
            </w:r>
          </w:p>
        </w:tc>
        <w:tc>
          <w:tcPr>
            <w:tcW w:w="1004" w:type="pct"/>
            <w:noWrap w:val="0"/>
            <w:vAlign w:val="center"/>
          </w:tcPr>
          <w:p w14:paraId="247F8744">
            <w:pPr>
              <w:pStyle w:val="30"/>
              <w:bidi w:val="0"/>
            </w:pPr>
            <w:r>
              <w:t>uuid</w:t>
            </w:r>
          </w:p>
        </w:tc>
        <w:tc>
          <w:tcPr>
            <w:tcW w:w="1087" w:type="pct"/>
            <w:noWrap w:val="0"/>
            <w:vAlign w:val="center"/>
          </w:tcPr>
          <w:p w14:paraId="0D322179">
            <w:pPr>
              <w:pStyle w:val="30"/>
              <w:bidi w:val="0"/>
            </w:pPr>
            <w:r>
              <w:t>红字确认单UUID</w:t>
            </w:r>
          </w:p>
        </w:tc>
        <w:tc>
          <w:tcPr>
            <w:tcW w:w="753" w:type="pct"/>
            <w:noWrap w:val="0"/>
            <w:vAlign w:val="center"/>
          </w:tcPr>
          <w:p w14:paraId="6FA96ED1">
            <w:pPr>
              <w:pStyle w:val="30"/>
              <w:bidi w:val="0"/>
            </w:pPr>
            <w:r>
              <w:t>varchar</w:t>
            </w:r>
          </w:p>
        </w:tc>
        <w:tc>
          <w:tcPr>
            <w:tcW w:w="418" w:type="pct"/>
            <w:noWrap w:val="0"/>
            <w:vAlign w:val="center"/>
          </w:tcPr>
          <w:p w14:paraId="5DB73441">
            <w:pPr>
              <w:pStyle w:val="30"/>
              <w:bidi w:val="0"/>
            </w:pPr>
            <w:r>
              <w:t>32</w:t>
            </w:r>
          </w:p>
        </w:tc>
        <w:tc>
          <w:tcPr>
            <w:tcW w:w="417" w:type="pct"/>
            <w:noWrap w:val="0"/>
            <w:vAlign w:val="center"/>
          </w:tcPr>
          <w:p w14:paraId="5C7B6E82">
            <w:pPr>
              <w:pStyle w:val="30"/>
              <w:bidi w:val="0"/>
            </w:pPr>
            <w:r>
              <w:t>是</w:t>
            </w:r>
          </w:p>
        </w:tc>
        <w:tc>
          <w:tcPr>
            <w:tcW w:w="920" w:type="pct"/>
            <w:noWrap w:val="0"/>
            <w:vAlign w:val="center"/>
          </w:tcPr>
          <w:p w14:paraId="365D78CC">
            <w:pPr>
              <w:pStyle w:val="30"/>
              <w:bidi w:val="0"/>
            </w:pPr>
          </w:p>
        </w:tc>
      </w:tr>
      <w:tr w14:paraId="5C0B8B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004DFC">
            <w:pPr>
              <w:pStyle w:val="30"/>
              <w:bidi w:val="0"/>
            </w:pPr>
            <w:r>
              <w:rPr>
                <w:rFonts w:hint="default"/>
                <w:lang w:val="en-US" w:eastAsia="zh-CN"/>
              </w:rPr>
              <w:t>3</w:t>
            </w:r>
          </w:p>
        </w:tc>
        <w:tc>
          <w:tcPr>
            <w:tcW w:w="1004" w:type="pct"/>
            <w:noWrap w:val="0"/>
            <w:vAlign w:val="center"/>
          </w:tcPr>
          <w:p w14:paraId="785EEF18">
            <w:pPr>
              <w:pStyle w:val="30"/>
              <w:bidi w:val="0"/>
            </w:pPr>
            <w:r>
              <w:t>hzqrdbh</w:t>
            </w:r>
          </w:p>
        </w:tc>
        <w:tc>
          <w:tcPr>
            <w:tcW w:w="1087" w:type="pct"/>
            <w:noWrap w:val="0"/>
            <w:vAlign w:val="center"/>
          </w:tcPr>
          <w:p w14:paraId="2806D6D3">
            <w:pPr>
              <w:pStyle w:val="30"/>
              <w:bidi w:val="0"/>
            </w:pPr>
            <w:r>
              <w:t>红字确认单编号</w:t>
            </w:r>
          </w:p>
        </w:tc>
        <w:tc>
          <w:tcPr>
            <w:tcW w:w="753" w:type="pct"/>
            <w:noWrap w:val="0"/>
            <w:vAlign w:val="center"/>
          </w:tcPr>
          <w:p w14:paraId="05012A52">
            <w:pPr>
              <w:pStyle w:val="30"/>
              <w:bidi w:val="0"/>
            </w:pPr>
            <w:r>
              <w:t>varchar</w:t>
            </w:r>
          </w:p>
        </w:tc>
        <w:tc>
          <w:tcPr>
            <w:tcW w:w="418" w:type="pct"/>
            <w:noWrap w:val="0"/>
            <w:vAlign w:val="center"/>
          </w:tcPr>
          <w:p w14:paraId="21646ABD">
            <w:pPr>
              <w:pStyle w:val="30"/>
              <w:bidi w:val="0"/>
            </w:pPr>
            <w:r>
              <w:t>20</w:t>
            </w:r>
          </w:p>
        </w:tc>
        <w:tc>
          <w:tcPr>
            <w:tcW w:w="417" w:type="pct"/>
            <w:noWrap w:val="0"/>
            <w:vAlign w:val="center"/>
          </w:tcPr>
          <w:p w14:paraId="003FB2D2">
            <w:pPr>
              <w:pStyle w:val="30"/>
              <w:bidi w:val="0"/>
            </w:pPr>
            <w:r>
              <w:t>是</w:t>
            </w:r>
          </w:p>
        </w:tc>
        <w:tc>
          <w:tcPr>
            <w:tcW w:w="920" w:type="pct"/>
            <w:noWrap w:val="0"/>
            <w:vAlign w:val="center"/>
          </w:tcPr>
          <w:p w14:paraId="69956543">
            <w:pPr>
              <w:pStyle w:val="30"/>
              <w:bidi w:val="0"/>
            </w:pPr>
          </w:p>
        </w:tc>
      </w:tr>
      <w:tr w14:paraId="08BCE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7629B3">
            <w:pPr>
              <w:pStyle w:val="30"/>
              <w:bidi w:val="0"/>
            </w:pPr>
            <w:r>
              <w:rPr>
                <w:rFonts w:hint="default"/>
                <w:lang w:val="en-US" w:eastAsia="zh-CN"/>
              </w:rPr>
              <w:t>4</w:t>
            </w:r>
          </w:p>
        </w:tc>
        <w:tc>
          <w:tcPr>
            <w:tcW w:w="1004" w:type="pct"/>
            <w:noWrap w:val="0"/>
            <w:vAlign w:val="center"/>
          </w:tcPr>
          <w:p w14:paraId="4F1D2820">
            <w:pPr>
              <w:pStyle w:val="30"/>
              <w:bidi w:val="0"/>
            </w:pPr>
            <w:r>
              <w:t>qrlx</w:t>
            </w:r>
          </w:p>
        </w:tc>
        <w:tc>
          <w:tcPr>
            <w:tcW w:w="1087" w:type="pct"/>
            <w:noWrap w:val="0"/>
            <w:vAlign w:val="center"/>
          </w:tcPr>
          <w:p w14:paraId="184BCA05">
            <w:pPr>
              <w:pStyle w:val="30"/>
              <w:bidi w:val="0"/>
            </w:pPr>
            <w:r>
              <w:t>确认类型</w:t>
            </w:r>
          </w:p>
        </w:tc>
        <w:tc>
          <w:tcPr>
            <w:tcW w:w="753" w:type="pct"/>
            <w:noWrap w:val="0"/>
            <w:vAlign w:val="center"/>
          </w:tcPr>
          <w:p w14:paraId="042588BC">
            <w:pPr>
              <w:pStyle w:val="30"/>
              <w:bidi w:val="0"/>
            </w:pPr>
            <w:r>
              <w:t>varchar</w:t>
            </w:r>
          </w:p>
        </w:tc>
        <w:tc>
          <w:tcPr>
            <w:tcW w:w="418" w:type="pct"/>
            <w:noWrap w:val="0"/>
            <w:vAlign w:val="center"/>
          </w:tcPr>
          <w:p w14:paraId="781A23A9">
            <w:pPr>
              <w:pStyle w:val="30"/>
              <w:bidi w:val="0"/>
            </w:pPr>
            <w:r>
              <w:t>1</w:t>
            </w:r>
          </w:p>
        </w:tc>
        <w:tc>
          <w:tcPr>
            <w:tcW w:w="417" w:type="pct"/>
            <w:noWrap w:val="0"/>
            <w:vAlign w:val="center"/>
          </w:tcPr>
          <w:p w14:paraId="4EB0E1CE">
            <w:pPr>
              <w:pStyle w:val="30"/>
              <w:bidi w:val="0"/>
            </w:pPr>
            <w:r>
              <w:t>是</w:t>
            </w:r>
          </w:p>
        </w:tc>
        <w:tc>
          <w:tcPr>
            <w:tcW w:w="920" w:type="pct"/>
            <w:noWrap w:val="0"/>
            <w:vAlign w:val="center"/>
          </w:tcPr>
          <w:p w14:paraId="665E9C7D">
            <w:pPr>
              <w:pStyle w:val="30"/>
              <w:bidi w:val="0"/>
            </w:pPr>
            <w:r>
              <w:t>Y：同意</w:t>
            </w:r>
          </w:p>
          <w:p w14:paraId="209420AC">
            <w:pPr>
              <w:pStyle w:val="30"/>
              <w:bidi w:val="0"/>
            </w:pPr>
            <w:r>
              <w:t>N：不同意</w:t>
            </w:r>
          </w:p>
          <w:p w14:paraId="7E7C6BD3">
            <w:pPr>
              <w:pStyle w:val="30"/>
              <w:bidi w:val="0"/>
            </w:pPr>
            <w:r>
              <w:t>C：撤销</w:t>
            </w:r>
          </w:p>
        </w:tc>
      </w:tr>
    </w:tbl>
    <w:p w14:paraId="75D40CC6">
      <w:pPr>
        <w:pStyle w:val="6"/>
        <w:bidi w:val="0"/>
      </w:pPr>
      <w:bookmarkStart w:id="471" w:name="_Toc31868"/>
      <w:bookmarkStart w:id="472" w:name="_Toc6498"/>
      <w:r>
        <w:t>16.4请求报文示例</w:t>
      </w:r>
      <w:bookmarkEnd w:id="471"/>
      <w:bookmarkEnd w:id="47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45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7C2F13">
            <w:pPr>
              <w:bidi w:val="0"/>
            </w:pPr>
            <w:r>
              <w:t>{</w:t>
            </w:r>
          </w:p>
          <w:p w14:paraId="70592614">
            <w:pPr>
              <w:bidi w:val="0"/>
            </w:pPr>
            <w:r>
              <w:tab/>
            </w:r>
            <w:r>
              <w:t>"xsfnsrsbh": "（销售方）统一社会信用代码/纳税人识别号/身份证件号码",</w:t>
            </w:r>
          </w:p>
          <w:p w14:paraId="03D1421E">
            <w:pPr>
              <w:bidi w:val="0"/>
            </w:pPr>
            <w:r>
              <w:tab/>
            </w:r>
            <w:r>
              <w:t>"uuid": "红字确认单UUID ",</w:t>
            </w:r>
          </w:p>
          <w:p w14:paraId="2D3CA680">
            <w:pPr>
              <w:bidi w:val="0"/>
            </w:pPr>
            <w:r>
              <w:tab/>
            </w:r>
            <w:r>
              <w:t>"hzqrdbh": "红字确认单编号 ",</w:t>
            </w:r>
          </w:p>
          <w:p w14:paraId="24F5FBD9">
            <w:pPr>
              <w:bidi w:val="0"/>
            </w:pPr>
            <w:r>
              <w:tab/>
            </w:r>
            <w:r>
              <w:t>"qrlx": "确认类型"</w:t>
            </w:r>
          </w:p>
          <w:p w14:paraId="206A1DF8">
            <w:pPr>
              <w:bidi w:val="0"/>
            </w:pPr>
            <w:r>
              <w:t>}</w:t>
            </w:r>
          </w:p>
        </w:tc>
      </w:tr>
    </w:tbl>
    <w:p w14:paraId="1324059B">
      <w:pPr>
        <w:pStyle w:val="6"/>
        <w:bidi w:val="0"/>
      </w:pPr>
      <w:bookmarkStart w:id="473" w:name="_Toc2157"/>
      <w:bookmarkStart w:id="474" w:name="_Toc30804"/>
      <w:r>
        <w:t>16.5返回参数</w:t>
      </w:r>
      <w:bookmarkEnd w:id="473"/>
      <w:bookmarkEnd w:id="47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8E2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8CDB1DE">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7C1F379">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05A8FA4E">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4D8E2BE">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D231420">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CF8736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2C7D36E8">
            <w:pPr>
              <w:pStyle w:val="29"/>
              <w:bidi w:val="0"/>
            </w:pPr>
            <w:r>
              <w:t>说明</w:t>
            </w:r>
          </w:p>
        </w:tc>
      </w:tr>
      <w:tr w14:paraId="13033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EC9A">
            <w:pPr>
              <w:pStyle w:val="30"/>
              <w:bidi w:val="0"/>
            </w:pPr>
            <w:r>
              <w:rPr>
                <w:rFonts w:hint="default"/>
                <w:lang w:val="en-US" w:eastAsia="zh-CN"/>
              </w:rPr>
              <w:t>1</w:t>
            </w:r>
          </w:p>
        </w:tc>
        <w:tc>
          <w:tcPr>
            <w:tcW w:w="1004" w:type="pct"/>
            <w:noWrap w:val="0"/>
            <w:vAlign w:val="center"/>
          </w:tcPr>
          <w:p w14:paraId="3B4F4F4A">
            <w:pPr>
              <w:pStyle w:val="30"/>
              <w:bidi w:val="0"/>
            </w:pPr>
            <w:r>
              <w:t>returncode</w:t>
            </w:r>
          </w:p>
        </w:tc>
        <w:tc>
          <w:tcPr>
            <w:tcW w:w="1087" w:type="pct"/>
            <w:noWrap w:val="0"/>
            <w:vAlign w:val="center"/>
          </w:tcPr>
          <w:p w14:paraId="692D0664">
            <w:pPr>
              <w:pStyle w:val="30"/>
              <w:bidi w:val="0"/>
            </w:pPr>
            <w:r>
              <w:t>返回码</w:t>
            </w:r>
          </w:p>
        </w:tc>
        <w:tc>
          <w:tcPr>
            <w:tcW w:w="753" w:type="pct"/>
            <w:noWrap w:val="0"/>
            <w:vAlign w:val="center"/>
          </w:tcPr>
          <w:p w14:paraId="0E800D22">
            <w:pPr>
              <w:pStyle w:val="30"/>
              <w:bidi w:val="0"/>
            </w:pPr>
            <w:r>
              <w:t>varchar</w:t>
            </w:r>
          </w:p>
        </w:tc>
        <w:tc>
          <w:tcPr>
            <w:tcW w:w="418" w:type="pct"/>
            <w:noWrap w:val="0"/>
            <w:vAlign w:val="center"/>
          </w:tcPr>
          <w:p w14:paraId="414CBCB8">
            <w:pPr>
              <w:pStyle w:val="30"/>
              <w:bidi w:val="0"/>
            </w:pPr>
            <w:r>
              <w:t>2</w:t>
            </w:r>
          </w:p>
        </w:tc>
        <w:tc>
          <w:tcPr>
            <w:tcW w:w="417" w:type="pct"/>
            <w:noWrap w:val="0"/>
            <w:vAlign w:val="center"/>
          </w:tcPr>
          <w:p w14:paraId="2021FAB1">
            <w:pPr>
              <w:pStyle w:val="30"/>
              <w:bidi w:val="0"/>
            </w:pPr>
            <w:r>
              <w:t>是</w:t>
            </w:r>
          </w:p>
        </w:tc>
        <w:tc>
          <w:tcPr>
            <w:tcW w:w="920" w:type="pct"/>
            <w:noWrap w:val="0"/>
            <w:vAlign w:val="center"/>
          </w:tcPr>
          <w:p w14:paraId="67D4198A">
            <w:pPr>
              <w:pStyle w:val="30"/>
              <w:bidi w:val="0"/>
            </w:pPr>
            <w:r>
              <w:t>00：成功</w:t>
            </w:r>
          </w:p>
          <w:p w14:paraId="4C8072BD">
            <w:pPr>
              <w:pStyle w:val="30"/>
              <w:bidi w:val="0"/>
            </w:pPr>
            <w:r>
              <w:t>其它：失败</w:t>
            </w:r>
          </w:p>
        </w:tc>
      </w:tr>
      <w:tr w14:paraId="32D6E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8DDD7">
            <w:pPr>
              <w:pStyle w:val="30"/>
              <w:bidi w:val="0"/>
            </w:pPr>
            <w:r>
              <w:rPr>
                <w:rFonts w:hint="default"/>
                <w:lang w:val="en-US" w:eastAsia="zh-CN"/>
              </w:rPr>
              <w:t>2</w:t>
            </w:r>
          </w:p>
        </w:tc>
        <w:tc>
          <w:tcPr>
            <w:tcW w:w="1004" w:type="pct"/>
            <w:noWrap w:val="0"/>
            <w:vAlign w:val="center"/>
          </w:tcPr>
          <w:p w14:paraId="781F895E">
            <w:pPr>
              <w:pStyle w:val="30"/>
              <w:bidi w:val="0"/>
            </w:pPr>
            <w:r>
              <w:t>returnmsg</w:t>
            </w:r>
          </w:p>
        </w:tc>
        <w:tc>
          <w:tcPr>
            <w:tcW w:w="1087" w:type="pct"/>
            <w:noWrap w:val="0"/>
            <w:vAlign w:val="center"/>
          </w:tcPr>
          <w:p w14:paraId="242C8512">
            <w:pPr>
              <w:pStyle w:val="30"/>
              <w:bidi w:val="0"/>
            </w:pPr>
            <w:r>
              <w:t>返回信息</w:t>
            </w:r>
          </w:p>
        </w:tc>
        <w:tc>
          <w:tcPr>
            <w:tcW w:w="753" w:type="pct"/>
            <w:noWrap w:val="0"/>
            <w:vAlign w:val="center"/>
          </w:tcPr>
          <w:p w14:paraId="48FBA28E">
            <w:pPr>
              <w:pStyle w:val="30"/>
              <w:bidi w:val="0"/>
            </w:pPr>
            <w:r>
              <w:t>varchar</w:t>
            </w:r>
          </w:p>
        </w:tc>
        <w:tc>
          <w:tcPr>
            <w:tcW w:w="418" w:type="pct"/>
            <w:noWrap w:val="0"/>
            <w:vAlign w:val="center"/>
          </w:tcPr>
          <w:p w14:paraId="1C2FF92A">
            <w:pPr>
              <w:pStyle w:val="30"/>
              <w:bidi w:val="0"/>
            </w:pPr>
            <w:r>
              <w:t>2000</w:t>
            </w:r>
          </w:p>
        </w:tc>
        <w:tc>
          <w:tcPr>
            <w:tcW w:w="417" w:type="pct"/>
            <w:noWrap w:val="0"/>
            <w:vAlign w:val="center"/>
          </w:tcPr>
          <w:p w14:paraId="56070430">
            <w:pPr>
              <w:pStyle w:val="30"/>
              <w:bidi w:val="0"/>
            </w:pPr>
            <w:r>
              <w:t>否</w:t>
            </w:r>
          </w:p>
        </w:tc>
        <w:tc>
          <w:tcPr>
            <w:tcW w:w="920" w:type="pct"/>
            <w:noWrap w:val="0"/>
            <w:vAlign w:val="center"/>
          </w:tcPr>
          <w:p w14:paraId="2D1D11A9">
            <w:pPr>
              <w:pStyle w:val="30"/>
              <w:bidi w:val="0"/>
            </w:pPr>
            <w:r>
              <w:t>错误信息说明</w:t>
            </w:r>
          </w:p>
        </w:tc>
      </w:tr>
      <w:tr w14:paraId="01B8B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2CF633">
            <w:pPr>
              <w:pStyle w:val="30"/>
              <w:bidi w:val="0"/>
            </w:pPr>
            <w:r>
              <w:rPr>
                <w:rFonts w:hint="default"/>
                <w:lang w:val="en-US" w:eastAsia="zh-CN"/>
              </w:rPr>
              <w:t>3</w:t>
            </w:r>
          </w:p>
        </w:tc>
        <w:tc>
          <w:tcPr>
            <w:tcW w:w="1004" w:type="pct"/>
            <w:noWrap w:val="0"/>
            <w:vAlign w:val="center"/>
          </w:tcPr>
          <w:p w14:paraId="1D178728">
            <w:pPr>
              <w:pStyle w:val="30"/>
              <w:bidi w:val="0"/>
            </w:pPr>
            <w:r>
              <w:t>qrrq</w:t>
            </w:r>
          </w:p>
        </w:tc>
        <w:tc>
          <w:tcPr>
            <w:tcW w:w="1087" w:type="pct"/>
            <w:noWrap w:val="0"/>
            <w:vAlign w:val="center"/>
          </w:tcPr>
          <w:p w14:paraId="4E301FA7">
            <w:pPr>
              <w:pStyle w:val="30"/>
              <w:bidi w:val="0"/>
            </w:pPr>
            <w:r>
              <w:t>确认日期</w:t>
            </w:r>
          </w:p>
        </w:tc>
        <w:tc>
          <w:tcPr>
            <w:tcW w:w="753" w:type="pct"/>
            <w:noWrap w:val="0"/>
            <w:vAlign w:val="center"/>
          </w:tcPr>
          <w:p w14:paraId="0F43143A">
            <w:pPr>
              <w:pStyle w:val="30"/>
              <w:bidi w:val="0"/>
            </w:pPr>
            <w:r>
              <w:t>datetime</w:t>
            </w:r>
          </w:p>
        </w:tc>
        <w:tc>
          <w:tcPr>
            <w:tcW w:w="418" w:type="pct"/>
            <w:noWrap w:val="0"/>
            <w:vAlign w:val="center"/>
          </w:tcPr>
          <w:p w14:paraId="49E4C791">
            <w:pPr>
              <w:pStyle w:val="30"/>
              <w:bidi w:val="0"/>
            </w:pPr>
          </w:p>
        </w:tc>
        <w:tc>
          <w:tcPr>
            <w:tcW w:w="417" w:type="pct"/>
            <w:noWrap w:val="0"/>
            <w:vAlign w:val="center"/>
          </w:tcPr>
          <w:p w14:paraId="1B04D0DC">
            <w:pPr>
              <w:pStyle w:val="30"/>
              <w:bidi w:val="0"/>
            </w:pPr>
            <w:r>
              <w:t>否</w:t>
            </w:r>
          </w:p>
        </w:tc>
        <w:tc>
          <w:tcPr>
            <w:tcW w:w="920" w:type="pct"/>
            <w:noWrap w:val="0"/>
            <w:vAlign w:val="center"/>
          </w:tcPr>
          <w:p w14:paraId="32E97241">
            <w:pPr>
              <w:pStyle w:val="30"/>
              <w:bidi w:val="0"/>
            </w:pPr>
            <w:r>
              <w:t>格式：</w:t>
            </w:r>
          </w:p>
          <w:p w14:paraId="6E752E7C">
            <w:pPr>
              <w:pStyle w:val="30"/>
              <w:bidi w:val="0"/>
            </w:pPr>
            <w:r>
              <w:t>yyyy-MM-dd HH:mm:ss</w:t>
            </w:r>
          </w:p>
        </w:tc>
      </w:tr>
    </w:tbl>
    <w:p w14:paraId="605AAA20">
      <w:pPr>
        <w:pStyle w:val="6"/>
        <w:bidi w:val="0"/>
      </w:pPr>
      <w:bookmarkStart w:id="475" w:name="_Toc25215"/>
      <w:bookmarkStart w:id="476" w:name="_Toc28446"/>
      <w:r>
        <w:t>16.6返回报文示例</w:t>
      </w:r>
      <w:bookmarkEnd w:id="475"/>
      <w:bookmarkEnd w:id="476"/>
      <w:r>
        <w:t xml:space="preserve"> </w:t>
      </w:r>
    </w:p>
    <w:p w14:paraId="22D9E984">
      <w:pPr>
        <w:pStyle w:val="5"/>
      </w:pPr>
      <w:bookmarkStart w:id="477" w:name="_Toc20878"/>
      <w:bookmarkStart w:id="478" w:name="_Toc19191"/>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FE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D0EDD6">
            <w:pPr>
              <w:bidi w:val="0"/>
            </w:pPr>
            <w:r>
              <w:t>{</w:t>
            </w:r>
          </w:p>
          <w:p w14:paraId="05A40349">
            <w:pPr>
              <w:bidi w:val="0"/>
            </w:pPr>
            <w:r>
              <w:tab/>
            </w:r>
            <w:r>
              <w:t>"Response":{</w:t>
            </w:r>
          </w:p>
          <w:p w14:paraId="2E376616">
            <w:pPr>
              <w:bidi w:val="0"/>
            </w:pPr>
            <w:r>
              <w:tab/>
            </w:r>
            <w:r>
              <w:tab/>
            </w:r>
            <w:r>
              <w:t>"RequestId": "16位随机数字和字母组合",</w:t>
            </w:r>
          </w:p>
          <w:p w14:paraId="6DF2477F">
            <w:pPr>
              <w:bidi w:val="0"/>
            </w:pPr>
            <w:r>
              <w:tab/>
            </w:r>
            <w:r>
              <w:tab/>
            </w:r>
            <w:r>
              <w:t>"Data": {</w:t>
            </w:r>
          </w:p>
          <w:p w14:paraId="34F6B47D">
            <w:pPr>
              <w:bidi w:val="0"/>
            </w:pPr>
            <w:r>
              <w:tab/>
            </w:r>
            <w:r>
              <w:tab/>
            </w:r>
            <w:r>
              <w:tab/>
            </w:r>
            <w:r>
              <w:t>"returncode": "00",</w:t>
            </w:r>
          </w:p>
          <w:p w14:paraId="2AC6D6AF">
            <w:pPr>
              <w:bidi w:val="0"/>
            </w:pPr>
            <w:r>
              <w:tab/>
            </w:r>
            <w:r>
              <w:tab/>
            </w:r>
            <w:r>
              <w:tab/>
            </w:r>
            <w:r>
              <w:t>"returnmsg": "成功",</w:t>
            </w:r>
          </w:p>
          <w:p w14:paraId="19CA4F52">
            <w:pPr>
              <w:bidi w:val="0"/>
            </w:pPr>
            <w:r>
              <w:tab/>
            </w:r>
            <w:r>
              <w:tab/>
            </w:r>
            <w:r>
              <w:tab/>
            </w:r>
            <w:r>
              <w:t>"qrrq ": "确认日期"</w:t>
            </w:r>
          </w:p>
          <w:p w14:paraId="06E0B49D">
            <w:pPr>
              <w:bidi w:val="0"/>
            </w:pPr>
            <w:r>
              <w:t>}</w:t>
            </w:r>
          </w:p>
          <w:p w14:paraId="3D74C213">
            <w:pPr>
              <w:bidi w:val="0"/>
            </w:pPr>
            <w:r>
              <w:tab/>
            </w:r>
            <w:r>
              <w:t>}</w:t>
            </w:r>
          </w:p>
          <w:p w14:paraId="1EF73379">
            <w:pPr>
              <w:bidi w:val="0"/>
            </w:pPr>
            <w:r>
              <w:t>}</w:t>
            </w:r>
          </w:p>
        </w:tc>
      </w:tr>
    </w:tbl>
    <w:p w14:paraId="3755078B">
      <w:pPr>
        <w:pStyle w:val="5"/>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9C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90CBEB">
            <w:pPr>
              <w:bidi w:val="0"/>
            </w:pPr>
            <w:r>
              <w:t>{</w:t>
            </w:r>
          </w:p>
          <w:p w14:paraId="71028F9A">
            <w:pPr>
              <w:bidi w:val="0"/>
            </w:pPr>
            <w:r>
              <w:tab/>
            </w:r>
            <w:r>
              <w:t>"Response":{</w:t>
            </w:r>
          </w:p>
          <w:p w14:paraId="4521662A">
            <w:pPr>
              <w:bidi w:val="0"/>
            </w:pPr>
            <w:r>
              <w:tab/>
            </w:r>
            <w:r>
              <w:tab/>
            </w:r>
            <w:r>
              <w:t>"RequestId": "16位随机数字和字母组合",</w:t>
            </w:r>
          </w:p>
          <w:p w14:paraId="62BD9A26">
            <w:pPr>
              <w:bidi w:val="0"/>
            </w:pPr>
            <w:r>
              <w:tab/>
            </w:r>
            <w:r>
              <w:tab/>
            </w:r>
            <w:r>
              <w:t>"Error":{</w:t>
            </w:r>
          </w:p>
          <w:p w14:paraId="0843BFB0">
            <w:pPr>
              <w:bidi w:val="0"/>
            </w:pPr>
            <w:r>
              <w:tab/>
            </w:r>
            <w:r>
              <w:tab/>
            </w:r>
            <w:r>
              <w:tab/>
            </w:r>
            <w:r>
              <w:t>"Code": "01”,</w:t>
            </w:r>
          </w:p>
          <w:p w14:paraId="2FB00E38">
            <w:pPr>
              <w:bidi w:val="0"/>
            </w:pPr>
            <w:r>
              <w:tab/>
            </w:r>
            <w:r>
              <w:tab/>
            </w:r>
            <w:r>
              <w:tab/>
            </w:r>
            <w:r>
              <w:t>"Message": "错误说明"</w:t>
            </w:r>
          </w:p>
          <w:p w14:paraId="3B303E9A">
            <w:pPr>
              <w:bidi w:val="0"/>
            </w:pPr>
            <w:r>
              <w:t>}</w:t>
            </w:r>
          </w:p>
          <w:p w14:paraId="6E3FF4E1">
            <w:pPr>
              <w:bidi w:val="0"/>
            </w:pPr>
            <w:r>
              <w:tab/>
            </w:r>
            <w:r>
              <w:t>}</w:t>
            </w:r>
          </w:p>
          <w:p w14:paraId="16087924">
            <w:pPr>
              <w:bidi w:val="0"/>
            </w:pPr>
            <w:r>
              <w:t>}</w:t>
            </w:r>
          </w:p>
        </w:tc>
      </w:tr>
    </w:tbl>
    <w:p w14:paraId="2D5FD0B5">
      <w:pPr>
        <w:pStyle w:val="4"/>
        <w:bidi w:val="0"/>
        <w:rPr>
          <w:rFonts w:hint="default"/>
        </w:rPr>
      </w:pPr>
      <w:bookmarkStart w:id="479" w:name="_Toc31157"/>
      <w:bookmarkStart w:id="480" w:name="_Toc4524"/>
      <w:bookmarkStart w:id="481" w:name="_Toc30864"/>
      <w:r>
        <w:rPr>
          <w:rFonts w:hint="default"/>
        </w:rPr>
        <w:t>17.上传发票汇总确认信息</w:t>
      </w:r>
      <w:bookmarkEnd w:id="477"/>
      <w:bookmarkEnd w:id="478"/>
      <w:bookmarkEnd w:id="479"/>
      <w:bookmarkEnd w:id="480"/>
      <w:bookmarkEnd w:id="481"/>
    </w:p>
    <w:p w14:paraId="0A16FCA3">
      <w:pPr>
        <w:pStyle w:val="6"/>
        <w:bidi w:val="0"/>
      </w:pPr>
      <w:bookmarkStart w:id="482" w:name="_Toc4817"/>
      <w:bookmarkStart w:id="483" w:name="_Toc27333"/>
      <w:bookmarkStart w:id="484" w:name="_Toc17247"/>
      <w:bookmarkStart w:id="485" w:name="_Toc29453"/>
      <w:r>
        <w:t>17.1接口说明</w:t>
      </w:r>
      <w:bookmarkEnd w:id="482"/>
      <w:bookmarkEnd w:id="483"/>
      <w:bookmarkEnd w:id="484"/>
      <w:bookmarkEnd w:id="485"/>
    </w:p>
    <w:p w14:paraId="0B5BC13B">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0B719B13">
      <w:pPr>
        <w:pStyle w:val="5"/>
        <w:spacing w:before="156" w:after="156"/>
        <w:ind w:firstLine="480"/>
      </w:pPr>
      <w:r>
        <w:t>若企业在每月13日零点前未上传上个月的发票汇总确认信息，乐企服务端将在13日零点汇总乐企服务端接收到的上个月的数字化电子发票。</w:t>
      </w:r>
    </w:p>
    <w:p w14:paraId="30668D98">
      <w:pPr>
        <w:pStyle w:val="5"/>
        <w:spacing w:before="156" w:after="156"/>
        <w:ind w:firstLine="480"/>
      </w:pPr>
      <w:r>
        <w:t>当企业上传发票汇总确认信息后，发现已确认的月份还有数字化电子发票未上传，可以取消发票汇总确认，把未上传的数字化电子发票上传至乐企服务端后再次上传发票汇总确认信息。</w:t>
      </w:r>
    </w:p>
    <w:p w14:paraId="07C14521">
      <w:pPr>
        <w:pStyle w:val="6"/>
        <w:bidi w:val="0"/>
      </w:pPr>
      <w:bookmarkStart w:id="486" w:name="_Toc6753"/>
      <w:bookmarkStart w:id="487" w:name="_Toc8920"/>
      <w:bookmarkStart w:id="488" w:name="_Toc1676"/>
      <w:bookmarkStart w:id="489" w:name="_Toc31169"/>
      <w:r>
        <w:t>17.2请求方式</w:t>
      </w:r>
      <w:bookmarkEnd w:id="486"/>
      <w:bookmarkEnd w:id="487"/>
      <w:bookmarkEnd w:id="488"/>
      <w:bookmarkEnd w:id="489"/>
    </w:p>
    <w:p w14:paraId="480A1FFA">
      <w:pPr>
        <w:pStyle w:val="5"/>
        <w:spacing w:before="156" w:after="156"/>
        <w:ind w:firstLine="480"/>
      </w:pPr>
      <w:r>
        <w:t>请求方式为POST</w:t>
      </w:r>
    </w:p>
    <w:p w14:paraId="5F17A48E">
      <w:pPr>
        <w:pStyle w:val="5"/>
        <w:bidi w:val="0"/>
      </w:pPr>
      <w:bookmarkStart w:id="490" w:name="_Toc22206"/>
      <w:bookmarkStart w:id="491" w:name="_Toc16528"/>
      <w:r>
        <w:rPr>
          <w:rFonts w:hint="eastAsia"/>
        </w:rPr>
        <w:t>●</w:t>
      </w:r>
      <w:r>
        <w:rPr>
          <w:rFonts w:hint="default"/>
          <w:lang w:val="en-US"/>
        </w:rPr>
        <w:t xml:space="preserve"> </w:t>
      </w:r>
      <w:r>
        <w:t>path 指该参数为路径参数</w:t>
      </w:r>
    </w:p>
    <w:p w14:paraId="04BCC307">
      <w:pPr>
        <w:pStyle w:val="5"/>
        <w:bidi w:val="0"/>
      </w:pPr>
      <w:r>
        <w:rPr>
          <w:rFonts w:hint="eastAsia"/>
        </w:rPr>
        <w:t>●</w:t>
      </w:r>
      <w:r>
        <w:rPr>
          <w:rFonts w:hint="default"/>
          <w:lang w:val="en-US"/>
        </w:rPr>
        <w:t xml:space="preserve"> </w:t>
      </w:r>
      <w:r>
        <w:t>query 指该参数需在请求URL传参</w:t>
      </w:r>
    </w:p>
    <w:p w14:paraId="7343563B">
      <w:pPr>
        <w:pStyle w:val="5"/>
        <w:bidi w:val="0"/>
      </w:pPr>
      <w:r>
        <w:rPr>
          <w:rFonts w:hint="eastAsia"/>
        </w:rPr>
        <w:t>●</w:t>
      </w:r>
      <w:r>
        <w:rPr>
          <w:rFonts w:hint="default"/>
          <w:lang w:val="en-US"/>
        </w:rPr>
        <w:t xml:space="preserve"> </w:t>
      </w:r>
      <w:r>
        <w:t>body 指该参数需在请求JSON传参</w:t>
      </w:r>
    </w:p>
    <w:p w14:paraId="6F6D2BA1">
      <w:pPr>
        <w:pStyle w:val="6"/>
        <w:bidi w:val="0"/>
      </w:pPr>
      <w:bookmarkStart w:id="492" w:name="_Toc28013"/>
      <w:bookmarkStart w:id="493" w:name="_Toc14702"/>
      <w:r>
        <w:t>17.3请求参数</w:t>
      </w:r>
      <w:bookmarkEnd w:id="490"/>
      <w:bookmarkEnd w:id="491"/>
      <w:bookmarkEnd w:id="492"/>
      <w:bookmarkEnd w:id="49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9D0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477664F">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D92B69F">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14DC8F68">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26E334F0">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0F3CA467">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5916B89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CC9622A">
            <w:pPr>
              <w:pStyle w:val="29"/>
              <w:bidi w:val="0"/>
            </w:pPr>
            <w:r>
              <w:t>说明</w:t>
            </w:r>
          </w:p>
        </w:tc>
      </w:tr>
      <w:tr w14:paraId="32CA2D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640646">
            <w:pPr>
              <w:pStyle w:val="30"/>
              <w:bidi w:val="0"/>
            </w:pPr>
            <w:r>
              <w:rPr>
                <w:rFonts w:hint="default"/>
                <w:lang w:val="en-US" w:eastAsia="zh-CN"/>
              </w:rPr>
              <w:t>1</w:t>
            </w:r>
          </w:p>
        </w:tc>
        <w:tc>
          <w:tcPr>
            <w:tcW w:w="1004" w:type="pct"/>
            <w:tcBorders>
              <w:top w:val="single" w:color="auto" w:sz="6" w:space="0"/>
            </w:tcBorders>
            <w:noWrap w:val="0"/>
            <w:vAlign w:val="center"/>
          </w:tcPr>
          <w:p w14:paraId="4AFF7700">
            <w:pPr>
              <w:pStyle w:val="30"/>
              <w:bidi w:val="0"/>
            </w:pPr>
            <w:r>
              <w:t>xsfnsrsbh</w:t>
            </w:r>
          </w:p>
        </w:tc>
        <w:tc>
          <w:tcPr>
            <w:tcW w:w="1087" w:type="pct"/>
            <w:tcBorders>
              <w:top w:val="single" w:color="auto" w:sz="6" w:space="0"/>
            </w:tcBorders>
            <w:noWrap w:val="0"/>
            <w:vAlign w:val="center"/>
          </w:tcPr>
          <w:p w14:paraId="5CBA559C">
            <w:pPr>
              <w:pStyle w:val="30"/>
              <w:bidi w:val="0"/>
            </w:pPr>
            <w:r>
              <w:t>销售方纳税人识别号</w:t>
            </w:r>
          </w:p>
        </w:tc>
        <w:tc>
          <w:tcPr>
            <w:tcW w:w="753" w:type="pct"/>
            <w:tcBorders>
              <w:top w:val="single" w:color="auto" w:sz="6" w:space="0"/>
            </w:tcBorders>
            <w:noWrap w:val="0"/>
            <w:vAlign w:val="center"/>
          </w:tcPr>
          <w:p w14:paraId="5E78DD0E">
            <w:pPr>
              <w:pStyle w:val="30"/>
              <w:bidi w:val="0"/>
            </w:pPr>
            <w:r>
              <w:t>varchar</w:t>
            </w:r>
          </w:p>
        </w:tc>
        <w:tc>
          <w:tcPr>
            <w:tcW w:w="418" w:type="pct"/>
            <w:tcBorders>
              <w:top w:val="single" w:color="auto" w:sz="6" w:space="0"/>
            </w:tcBorders>
            <w:noWrap w:val="0"/>
            <w:vAlign w:val="center"/>
          </w:tcPr>
          <w:p w14:paraId="61575EFF">
            <w:pPr>
              <w:pStyle w:val="30"/>
              <w:bidi w:val="0"/>
            </w:pPr>
            <w:r>
              <w:t>20</w:t>
            </w:r>
          </w:p>
        </w:tc>
        <w:tc>
          <w:tcPr>
            <w:tcW w:w="417" w:type="pct"/>
            <w:tcBorders>
              <w:top w:val="single" w:color="auto" w:sz="6" w:space="0"/>
            </w:tcBorders>
            <w:noWrap w:val="0"/>
            <w:vAlign w:val="center"/>
          </w:tcPr>
          <w:p w14:paraId="5C548D4F">
            <w:pPr>
              <w:pStyle w:val="30"/>
              <w:bidi w:val="0"/>
            </w:pPr>
            <w:r>
              <w:t>是</w:t>
            </w:r>
          </w:p>
        </w:tc>
        <w:tc>
          <w:tcPr>
            <w:tcW w:w="920" w:type="pct"/>
            <w:tcBorders>
              <w:top w:val="single" w:color="auto" w:sz="6" w:space="0"/>
            </w:tcBorders>
            <w:noWrap w:val="0"/>
            <w:vAlign w:val="center"/>
          </w:tcPr>
          <w:p w14:paraId="3C609CF2">
            <w:pPr>
              <w:pStyle w:val="30"/>
              <w:bidi w:val="0"/>
            </w:pPr>
          </w:p>
        </w:tc>
      </w:tr>
      <w:tr w14:paraId="32D32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8F2E11">
            <w:pPr>
              <w:pStyle w:val="30"/>
              <w:bidi w:val="0"/>
            </w:pPr>
            <w:r>
              <w:rPr>
                <w:rFonts w:hint="default"/>
                <w:lang w:val="en-US" w:eastAsia="zh-CN"/>
              </w:rPr>
              <w:t>2</w:t>
            </w:r>
          </w:p>
        </w:tc>
        <w:tc>
          <w:tcPr>
            <w:tcW w:w="1004" w:type="pct"/>
            <w:noWrap w:val="0"/>
            <w:vAlign w:val="center"/>
          </w:tcPr>
          <w:p w14:paraId="6FDE91F5">
            <w:pPr>
              <w:pStyle w:val="30"/>
              <w:bidi w:val="0"/>
            </w:pPr>
            <w:r>
              <w:t>xsfsjswjgdm</w:t>
            </w:r>
          </w:p>
        </w:tc>
        <w:tc>
          <w:tcPr>
            <w:tcW w:w="1087" w:type="pct"/>
            <w:noWrap w:val="0"/>
            <w:vAlign w:val="center"/>
          </w:tcPr>
          <w:p w14:paraId="3B37796A">
            <w:pPr>
              <w:pStyle w:val="30"/>
              <w:bidi w:val="0"/>
            </w:pPr>
            <w:r>
              <w:t>销售方省级税务机关代码</w:t>
            </w:r>
          </w:p>
        </w:tc>
        <w:tc>
          <w:tcPr>
            <w:tcW w:w="753" w:type="pct"/>
            <w:noWrap w:val="0"/>
            <w:vAlign w:val="center"/>
          </w:tcPr>
          <w:p w14:paraId="431D81C9">
            <w:pPr>
              <w:pStyle w:val="30"/>
              <w:bidi w:val="0"/>
            </w:pPr>
            <w:r>
              <w:t>varchar</w:t>
            </w:r>
          </w:p>
        </w:tc>
        <w:tc>
          <w:tcPr>
            <w:tcW w:w="418" w:type="pct"/>
            <w:noWrap w:val="0"/>
            <w:vAlign w:val="center"/>
          </w:tcPr>
          <w:p w14:paraId="776CE0D7">
            <w:pPr>
              <w:pStyle w:val="30"/>
              <w:bidi w:val="0"/>
            </w:pPr>
            <w:r>
              <w:t>11</w:t>
            </w:r>
          </w:p>
        </w:tc>
        <w:tc>
          <w:tcPr>
            <w:tcW w:w="417" w:type="pct"/>
            <w:noWrap w:val="0"/>
            <w:vAlign w:val="center"/>
          </w:tcPr>
          <w:p w14:paraId="3893FD7D">
            <w:pPr>
              <w:pStyle w:val="30"/>
              <w:bidi w:val="0"/>
            </w:pPr>
            <w:r>
              <w:t>是</w:t>
            </w:r>
          </w:p>
        </w:tc>
        <w:tc>
          <w:tcPr>
            <w:tcW w:w="920" w:type="pct"/>
            <w:noWrap w:val="0"/>
            <w:vAlign w:val="center"/>
          </w:tcPr>
          <w:p w14:paraId="598B86D9">
            <w:pPr>
              <w:pStyle w:val="30"/>
              <w:bidi w:val="0"/>
            </w:pPr>
          </w:p>
        </w:tc>
      </w:tr>
      <w:tr w14:paraId="13E96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21514A7">
            <w:pPr>
              <w:pStyle w:val="30"/>
              <w:bidi w:val="0"/>
            </w:pPr>
            <w:r>
              <w:rPr>
                <w:rFonts w:hint="default"/>
                <w:lang w:val="en-US" w:eastAsia="zh-CN"/>
              </w:rPr>
              <w:t>3</w:t>
            </w:r>
          </w:p>
        </w:tc>
        <w:tc>
          <w:tcPr>
            <w:tcW w:w="1004" w:type="pct"/>
            <w:tcBorders>
              <w:top w:val="single" w:color="auto" w:sz="6" w:space="0"/>
            </w:tcBorders>
            <w:noWrap w:val="0"/>
            <w:vAlign w:val="center"/>
          </w:tcPr>
          <w:p w14:paraId="2944C0F8">
            <w:pPr>
              <w:pStyle w:val="30"/>
              <w:bidi w:val="0"/>
            </w:pPr>
            <w:r>
              <w:t>ywlx</w:t>
            </w:r>
          </w:p>
        </w:tc>
        <w:tc>
          <w:tcPr>
            <w:tcW w:w="1087" w:type="pct"/>
            <w:tcBorders>
              <w:top w:val="single" w:color="auto" w:sz="6" w:space="0"/>
            </w:tcBorders>
            <w:noWrap w:val="0"/>
            <w:vAlign w:val="center"/>
          </w:tcPr>
          <w:p w14:paraId="2E359F5B">
            <w:pPr>
              <w:pStyle w:val="30"/>
              <w:bidi w:val="0"/>
            </w:pPr>
            <w:r>
              <w:t>业务类型</w:t>
            </w:r>
          </w:p>
        </w:tc>
        <w:tc>
          <w:tcPr>
            <w:tcW w:w="753" w:type="pct"/>
            <w:tcBorders>
              <w:top w:val="single" w:color="auto" w:sz="6" w:space="0"/>
            </w:tcBorders>
            <w:noWrap w:val="0"/>
            <w:vAlign w:val="center"/>
          </w:tcPr>
          <w:p w14:paraId="7319009D">
            <w:pPr>
              <w:pStyle w:val="30"/>
              <w:bidi w:val="0"/>
            </w:pPr>
            <w:r>
              <w:t>varchar</w:t>
            </w:r>
          </w:p>
        </w:tc>
        <w:tc>
          <w:tcPr>
            <w:tcW w:w="418" w:type="pct"/>
            <w:tcBorders>
              <w:top w:val="single" w:color="auto" w:sz="6" w:space="0"/>
            </w:tcBorders>
            <w:noWrap w:val="0"/>
            <w:vAlign w:val="center"/>
          </w:tcPr>
          <w:p w14:paraId="77053342">
            <w:pPr>
              <w:pStyle w:val="30"/>
              <w:bidi w:val="0"/>
            </w:pPr>
            <w:r>
              <w:t>1</w:t>
            </w:r>
          </w:p>
        </w:tc>
        <w:tc>
          <w:tcPr>
            <w:tcW w:w="417" w:type="pct"/>
            <w:tcBorders>
              <w:top w:val="single" w:color="auto" w:sz="6" w:space="0"/>
            </w:tcBorders>
            <w:noWrap w:val="0"/>
            <w:vAlign w:val="center"/>
          </w:tcPr>
          <w:p w14:paraId="1EF311C2">
            <w:pPr>
              <w:pStyle w:val="30"/>
              <w:bidi w:val="0"/>
            </w:pPr>
            <w:r>
              <w:t>是</w:t>
            </w:r>
          </w:p>
        </w:tc>
        <w:tc>
          <w:tcPr>
            <w:tcW w:w="920" w:type="pct"/>
            <w:tcBorders>
              <w:top w:val="single" w:color="auto" w:sz="6" w:space="0"/>
            </w:tcBorders>
            <w:noWrap w:val="0"/>
            <w:vAlign w:val="center"/>
          </w:tcPr>
          <w:p w14:paraId="7129087E">
            <w:pPr>
              <w:pStyle w:val="30"/>
              <w:bidi w:val="0"/>
            </w:pPr>
            <w:r>
              <w:t>0：确认</w:t>
            </w:r>
          </w:p>
          <w:p w14:paraId="7D6906B1">
            <w:pPr>
              <w:pStyle w:val="30"/>
              <w:bidi w:val="0"/>
            </w:pPr>
            <w:r>
              <w:t>1：取消</w:t>
            </w:r>
          </w:p>
        </w:tc>
      </w:tr>
      <w:tr w14:paraId="776AEB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60B71D">
            <w:pPr>
              <w:pStyle w:val="30"/>
              <w:bidi w:val="0"/>
            </w:pPr>
            <w:r>
              <w:rPr>
                <w:rFonts w:hint="default"/>
                <w:lang w:val="en-US" w:eastAsia="zh-CN"/>
              </w:rPr>
              <w:t>4</w:t>
            </w:r>
          </w:p>
        </w:tc>
        <w:tc>
          <w:tcPr>
            <w:tcW w:w="1004" w:type="pct"/>
            <w:noWrap w:val="0"/>
            <w:vAlign w:val="center"/>
          </w:tcPr>
          <w:p w14:paraId="6476AE6C">
            <w:pPr>
              <w:pStyle w:val="30"/>
              <w:bidi w:val="0"/>
            </w:pPr>
            <w:r>
              <w:t>ptbh</w:t>
            </w:r>
          </w:p>
        </w:tc>
        <w:tc>
          <w:tcPr>
            <w:tcW w:w="1087" w:type="pct"/>
            <w:noWrap w:val="0"/>
            <w:vAlign w:val="center"/>
          </w:tcPr>
          <w:p w14:paraId="3045EE00">
            <w:pPr>
              <w:pStyle w:val="30"/>
              <w:bidi w:val="0"/>
            </w:pPr>
            <w:r>
              <w:t>平台编号</w:t>
            </w:r>
          </w:p>
        </w:tc>
        <w:tc>
          <w:tcPr>
            <w:tcW w:w="753" w:type="pct"/>
            <w:noWrap w:val="0"/>
            <w:vAlign w:val="center"/>
          </w:tcPr>
          <w:p w14:paraId="05A543D6">
            <w:pPr>
              <w:pStyle w:val="30"/>
              <w:bidi w:val="0"/>
            </w:pPr>
            <w:r>
              <w:t>varchar</w:t>
            </w:r>
          </w:p>
        </w:tc>
        <w:tc>
          <w:tcPr>
            <w:tcW w:w="418" w:type="pct"/>
            <w:noWrap w:val="0"/>
            <w:vAlign w:val="center"/>
          </w:tcPr>
          <w:p w14:paraId="6F0C6B3B">
            <w:pPr>
              <w:pStyle w:val="30"/>
              <w:bidi w:val="0"/>
            </w:pPr>
            <w:r>
              <w:t>20</w:t>
            </w:r>
          </w:p>
        </w:tc>
        <w:tc>
          <w:tcPr>
            <w:tcW w:w="417" w:type="pct"/>
            <w:noWrap w:val="0"/>
            <w:vAlign w:val="center"/>
          </w:tcPr>
          <w:p w14:paraId="259CCA7C">
            <w:pPr>
              <w:pStyle w:val="30"/>
              <w:bidi w:val="0"/>
            </w:pPr>
            <w:r>
              <w:t>是</w:t>
            </w:r>
          </w:p>
        </w:tc>
        <w:tc>
          <w:tcPr>
            <w:tcW w:w="920" w:type="pct"/>
            <w:noWrap w:val="0"/>
            <w:vAlign w:val="center"/>
          </w:tcPr>
          <w:p w14:paraId="62A93E08">
            <w:pPr>
              <w:pStyle w:val="30"/>
              <w:bidi w:val="0"/>
            </w:pPr>
          </w:p>
        </w:tc>
      </w:tr>
      <w:tr w14:paraId="3B5F6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1E21C1">
            <w:pPr>
              <w:pStyle w:val="30"/>
              <w:bidi w:val="0"/>
            </w:pPr>
            <w:r>
              <w:rPr>
                <w:rFonts w:hint="default"/>
                <w:lang w:val="en-US" w:eastAsia="zh-CN"/>
              </w:rPr>
              <w:t>5</w:t>
            </w:r>
          </w:p>
        </w:tc>
        <w:tc>
          <w:tcPr>
            <w:tcW w:w="1004" w:type="pct"/>
            <w:noWrap w:val="0"/>
            <w:vAlign w:val="center"/>
          </w:tcPr>
          <w:p w14:paraId="3C5CE0DC">
            <w:pPr>
              <w:pStyle w:val="30"/>
              <w:bidi w:val="0"/>
            </w:pPr>
            <w:r>
              <w:t>yf</w:t>
            </w:r>
          </w:p>
        </w:tc>
        <w:tc>
          <w:tcPr>
            <w:tcW w:w="1087" w:type="pct"/>
            <w:noWrap w:val="0"/>
            <w:vAlign w:val="center"/>
          </w:tcPr>
          <w:p w14:paraId="1B48DC31">
            <w:pPr>
              <w:pStyle w:val="30"/>
              <w:bidi w:val="0"/>
            </w:pPr>
            <w:r>
              <w:t>月份</w:t>
            </w:r>
          </w:p>
        </w:tc>
        <w:tc>
          <w:tcPr>
            <w:tcW w:w="753" w:type="pct"/>
            <w:noWrap w:val="0"/>
            <w:vAlign w:val="center"/>
          </w:tcPr>
          <w:p w14:paraId="53F593EA">
            <w:pPr>
              <w:pStyle w:val="30"/>
              <w:bidi w:val="0"/>
            </w:pPr>
            <w:r>
              <w:t>varchar</w:t>
            </w:r>
          </w:p>
        </w:tc>
        <w:tc>
          <w:tcPr>
            <w:tcW w:w="418" w:type="pct"/>
            <w:noWrap w:val="0"/>
            <w:vAlign w:val="center"/>
          </w:tcPr>
          <w:p w14:paraId="264773FC">
            <w:pPr>
              <w:pStyle w:val="30"/>
              <w:bidi w:val="0"/>
            </w:pPr>
            <w:r>
              <w:t>7</w:t>
            </w:r>
          </w:p>
        </w:tc>
        <w:tc>
          <w:tcPr>
            <w:tcW w:w="417" w:type="pct"/>
            <w:noWrap w:val="0"/>
            <w:vAlign w:val="center"/>
          </w:tcPr>
          <w:p w14:paraId="65020F21">
            <w:pPr>
              <w:pStyle w:val="30"/>
              <w:bidi w:val="0"/>
            </w:pPr>
            <w:r>
              <w:t>是</w:t>
            </w:r>
          </w:p>
        </w:tc>
        <w:tc>
          <w:tcPr>
            <w:tcW w:w="920" w:type="pct"/>
            <w:noWrap w:val="0"/>
            <w:vAlign w:val="center"/>
          </w:tcPr>
          <w:p w14:paraId="68683802">
            <w:pPr>
              <w:pStyle w:val="30"/>
              <w:bidi w:val="0"/>
            </w:pPr>
            <w:r>
              <w:t>格式：yyyy-MM</w:t>
            </w:r>
          </w:p>
        </w:tc>
      </w:tr>
      <w:tr w14:paraId="6A2758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81A40B1">
            <w:pPr>
              <w:pStyle w:val="30"/>
              <w:bidi w:val="0"/>
            </w:pPr>
            <w:r>
              <w:rPr>
                <w:rFonts w:hint="default"/>
                <w:lang w:val="en-US" w:eastAsia="zh-CN"/>
              </w:rPr>
              <w:t>6</w:t>
            </w:r>
          </w:p>
        </w:tc>
        <w:tc>
          <w:tcPr>
            <w:tcW w:w="1004" w:type="pct"/>
            <w:noWrap w:val="0"/>
            <w:vAlign w:val="center"/>
          </w:tcPr>
          <w:p w14:paraId="200BE6A4">
            <w:pPr>
              <w:pStyle w:val="30"/>
              <w:bidi w:val="0"/>
            </w:pPr>
            <w:r>
              <w:t>lzfpsl</w:t>
            </w:r>
          </w:p>
        </w:tc>
        <w:tc>
          <w:tcPr>
            <w:tcW w:w="1087" w:type="pct"/>
            <w:noWrap w:val="0"/>
            <w:vAlign w:val="center"/>
          </w:tcPr>
          <w:p w14:paraId="259B9CB3">
            <w:pPr>
              <w:pStyle w:val="30"/>
              <w:bidi w:val="0"/>
            </w:pPr>
            <w:r>
              <w:t>蓝字发票数量</w:t>
            </w:r>
          </w:p>
        </w:tc>
        <w:tc>
          <w:tcPr>
            <w:tcW w:w="753" w:type="pct"/>
            <w:noWrap w:val="0"/>
            <w:vAlign w:val="center"/>
          </w:tcPr>
          <w:p w14:paraId="41A74A21">
            <w:pPr>
              <w:pStyle w:val="30"/>
              <w:bidi w:val="0"/>
            </w:pPr>
            <w:r>
              <w:t>number</w:t>
            </w:r>
          </w:p>
        </w:tc>
        <w:tc>
          <w:tcPr>
            <w:tcW w:w="418" w:type="pct"/>
            <w:noWrap w:val="0"/>
            <w:vAlign w:val="center"/>
          </w:tcPr>
          <w:p w14:paraId="40394EB3">
            <w:pPr>
              <w:pStyle w:val="30"/>
              <w:bidi w:val="0"/>
            </w:pPr>
            <w:r>
              <w:t>10</w:t>
            </w:r>
          </w:p>
        </w:tc>
        <w:tc>
          <w:tcPr>
            <w:tcW w:w="417" w:type="pct"/>
            <w:noWrap w:val="0"/>
            <w:vAlign w:val="center"/>
          </w:tcPr>
          <w:p w14:paraId="2186F719">
            <w:pPr>
              <w:pStyle w:val="30"/>
              <w:bidi w:val="0"/>
            </w:pPr>
            <w:r>
              <w:t>否</w:t>
            </w:r>
          </w:p>
        </w:tc>
        <w:tc>
          <w:tcPr>
            <w:tcW w:w="920" w:type="pct"/>
            <w:noWrap w:val="0"/>
            <w:vAlign w:val="center"/>
          </w:tcPr>
          <w:p w14:paraId="3D746F49">
            <w:pPr>
              <w:pStyle w:val="30"/>
              <w:bidi w:val="0"/>
            </w:pPr>
            <w:r>
              <w:t>业务类型为“0”时必填</w:t>
            </w:r>
          </w:p>
        </w:tc>
      </w:tr>
      <w:tr w14:paraId="54B71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3529D4">
            <w:pPr>
              <w:pStyle w:val="30"/>
              <w:bidi w:val="0"/>
            </w:pPr>
            <w:r>
              <w:rPr>
                <w:rFonts w:hint="default"/>
                <w:lang w:val="en-US" w:eastAsia="zh-CN"/>
              </w:rPr>
              <w:t>7</w:t>
            </w:r>
          </w:p>
        </w:tc>
        <w:tc>
          <w:tcPr>
            <w:tcW w:w="1004" w:type="pct"/>
            <w:noWrap w:val="0"/>
            <w:vAlign w:val="center"/>
          </w:tcPr>
          <w:p w14:paraId="115ED491">
            <w:pPr>
              <w:pStyle w:val="30"/>
              <w:bidi w:val="0"/>
            </w:pPr>
            <w:r>
              <w:t>lzfpje</w:t>
            </w:r>
          </w:p>
        </w:tc>
        <w:tc>
          <w:tcPr>
            <w:tcW w:w="1087" w:type="pct"/>
            <w:noWrap w:val="0"/>
            <w:vAlign w:val="center"/>
          </w:tcPr>
          <w:p w14:paraId="55CF830F">
            <w:pPr>
              <w:pStyle w:val="30"/>
              <w:bidi w:val="0"/>
            </w:pPr>
            <w:r>
              <w:t>蓝字发票金额</w:t>
            </w:r>
          </w:p>
        </w:tc>
        <w:tc>
          <w:tcPr>
            <w:tcW w:w="753" w:type="pct"/>
            <w:noWrap w:val="0"/>
            <w:vAlign w:val="center"/>
          </w:tcPr>
          <w:p w14:paraId="55D880BC">
            <w:pPr>
              <w:pStyle w:val="30"/>
              <w:bidi w:val="0"/>
            </w:pPr>
            <w:r>
              <w:t>number</w:t>
            </w:r>
          </w:p>
        </w:tc>
        <w:tc>
          <w:tcPr>
            <w:tcW w:w="418" w:type="pct"/>
            <w:noWrap w:val="0"/>
            <w:vAlign w:val="center"/>
          </w:tcPr>
          <w:p w14:paraId="601BC58C">
            <w:pPr>
              <w:pStyle w:val="30"/>
              <w:bidi w:val="0"/>
            </w:pPr>
            <w:r>
              <w:t>18,2</w:t>
            </w:r>
          </w:p>
        </w:tc>
        <w:tc>
          <w:tcPr>
            <w:tcW w:w="417" w:type="pct"/>
            <w:noWrap w:val="0"/>
            <w:vAlign w:val="center"/>
          </w:tcPr>
          <w:p w14:paraId="3EEEFFD0">
            <w:pPr>
              <w:pStyle w:val="30"/>
              <w:bidi w:val="0"/>
            </w:pPr>
            <w:r>
              <w:t>否</w:t>
            </w:r>
          </w:p>
        </w:tc>
        <w:tc>
          <w:tcPr>
            <w:tcW w:w="920" w:type="pct"/>
            <w:noWrap w:val="0"/>
            <w:vAlign w:val="center"/>
          </w:tcPr>
          <w:p w14:paraId="35112D4C">
            <w:pPr>
              <w:pStyle w:val="30"/>
              <w:bidi w:val="0"/>
            </w:pPr>
            <w:r>
              <w:t>业务类型为“0”时必填</w:t>
            </w:r>
          </w:p>
        </w:tc>
      </w:tr>
      <w:tr w14:paraId="5AA85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46729D">
            <w:pPr>
              <w:pStyle w:val="30"/>
              <w:bidi w:val="0"/>
            </w:pPr>
            <w:r>
              <w:rPr>
                <w:rFonts w:hint="default"/>
                <w:lang w:val="en-US" w:eastAsia="zh-CN"/>
              </w:rPr>
              <w:t>8</w:t>
            </w:r>
          </w:p>
        </w:tc>
        <w:tc>
          <w:tcPr>
            <w:tcW w:w="1004" w:type="pct"/>
            <w:noWrap w:val="0"/>
            <w:vAlign w:val="center"/>
          </w:tcPr>
          <w:p w14:paraId="1270CEE8">
            <w:pPr>
              <w:pStyle w:val="30"/>
              <w:bidi w:val="0"/>
            </w:pPr>
            <w:r>
              <w:t>lzfpse</w:t>
            </w:r>
          </w:p>
        </w:tc>
        <w:tc>
          <w:tcPr>
            <w:tcW w:w="1087" w:type="pct"/>
            <w:noWrap w:val="0"/>
            <w:vAlign w:val="center"/>
          </w:tcPr>
          <w:p w14:paraId="60FACD38">
            <w:pPr>
              <w:pStyle w:val="30"/>
              <w:bidi w:val="0"/>
            </w:pPr>
            <w:r>
              <w:t>蓝字发票税额</w:t>
            </w:r>
          </w:p>
        </w:tc>
        <w:tc>
          <w:tcPr>
            <w:tcW w:w="753" w:type="pct"/>
            <w:noWrap w:val="0"/>
            <w:vAlign w:val="center"/>
          </w:tcPr>
          <w:p w14:paraId="29CC9ED1">
            <w:pPr>
              <w:pStyle w:val="30"/>
              <w:bidi w:val="0"/>
            </w:pPr>
            <w:r>
              <w:t>number</w:t>
            </w:r>
          </w:p>
        </w:tc>
        <w:tc>
          <w:tcPr>
            <w:tcW w:w="418" w:type="pct"/>
            <w:noWrap w:val="0"/>
            <w:vAlign w:val="center"/>
          </w:tcPr>
          <w:p w14:paraId="0E5252CA">
            <w:pPr>
              <w:pStyle w:val="30"/>
              <w:bidi w:val="0"/>
            </w:pPr>
            <w:r>
              <w:t>18,2</w:t>
            </w:r>
          </w:p>
        </w:tc>
        <w:tc>
          <w:tcPr>
            <w:tcW w:w="417" w:type="pct"/>
            <w:noWrap w:val="0"/>
            <w:vAlign w:val="center"/>
          </w:tcPr>
          <w:p w14:paraId="1ED51D42">
            <w:pPr>
              <w:pStyle w:val="30"/>
              <w:bidi w:val="0"/>
            </w:pPr>
            <w:r>
              <w:t>否</w:t>
            </w:r>
          </w:p>
        </w:tc>
        <w:tc>
          <w:tcPr>
            <w:tcW w:w="920" w:type="pct"/>
            <w:noWrap w:val="0"/>
            <w:vAlign w:val="center"/>
          </w:tcPr>
          <w:p w14:paraId="71EE70B4">
            <w:pPr>
              <w:pStyle w:val="30"/>
              <w:bidi w:val="0"/>
            </w:pPr>
            <w:r>
              <w:t>业务类型为“0”时必填</w:t>
            </w:r>
          </w:p>
        </w:tc>
      </w:tr>
      <w:tr w14:paraId="3961F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CF3E57E">
            <w:pPr>
              <w:pStyle w:val="30"/>
              <w:bidi w:val="0"/>
            </w:pPr>
            <w:r>
              <w:rPr>
                <w:rFonts w:hint="default"/>
                <w:lang w:val="en-US" w:eastAsia="zh-CN"/>
              </w:rPr>
              <w:t>9</w:t>
            </w:r>
          </w:p>
        </w:tc>
        <w:tc>
          <w:tcPr>
            <w:tcW w:w="1004" w:type="pct"/>
            <w:noWrap w:val="0"/>
            <w:vAlign w:val="center"/>
          </w:tcPr>
          <w:p w14:paraId="602E5408">
            <w:pPr>
              <w:pStyle w:val="30"/>
              <w:bidi w:val="0"/>
            </w:pPr>
            <w:r>
              <w:t>hzfpsl</w:t>
            </w:r>
          </w:p>
        </w:tc>
        <w:tc>
          <w:tcPr>
            <w:tcW w:w="1087" w:type="pct"/>
            <w:noWrap w:val="0"/>
            <w:vAlign w:val="center"/>
          </w:tcPr>
          <w:p w14:paraId="26171922">
            <w:pPr>
              <w:pStyle w:val="30"/>
              <w:bidi w:val="0"/>
            </w:pPr>
            <w:r>
              <w:t>红字发票数量</w:t>
            </w:r>
          </w:p>
        </w:tc>
        <w:tc>
          <w:tcPr>
            <w:tcW w:w="753" w:type="pct"/>
            <w:noWrap w:val="0"/>
            <w:vAlign w:val="center"/>
          </w:tcPr>
          <w:p w14:paraId="44433C32">
            <w:pPr>
              <w:pStyle w:val="30"/>
              <w:bidi w:val="0"/>
            </w:pPr>
            <w:r>
              <w:t>number</w:t>
            </w:r>
          </w:p>
        </w:tc>
        <w:tc>
          <w:tcPr>
            <w:tcW w:w="418" w:type="pct"/>
            <w:noWrap w:val="0"/>
            <w:vAlign w:val="center"/>
          </w:tcPr>
          <w:p w14:paraId="4FF82AB7">
            <w:pPr>
              <w:pStyle w:val="30"/>
              <w:bidi w:val="0"/>
            </w:pPr>
            <w:r>
              <w:t>10</w:t>
            </w:r>
          </w:p>
        </w:tc>
        <w:tc>
          <w:tcPr>
            <w:tcW w:w="417" w:type="pct"/>
            <w:noWrap w:val="0"/>
            <w:vAlign w:val="center"/>
          </w:tcPr>
          <w:p w14:paraId="72A288A5">
            <w:pPr>
              <w:pStyle w:val="30"/>
              <w:bidi w:val="0"/>
            </w:pPr>
            <w:r>
              <w:t>否</w:t>
            </w:r>
          </w:p>
        </w:tc>
        <w:tc>
          <w:tcPr>
            <w:tcW w:w="920" w:type="pct"/>
            <w:noWrap w:val="0"/>
            <w:vAlign w:val="center"/>
          </w:tcPr>
          <w:p w14:paraId="294AA303">
            <w:pPr>
              <w:pStyle w:val="30"/>
              <w:bidi w:val="0"/>
            </w:pPr>
            <w:r>
              <w:t>业务类型为“0”时必填</w:t>
            </w:r>
          </w:p>
        </w:tc>
      </w:tr>
      <w:tr w14:paraId="4E7A9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034D79">
            <w:pPr>
              <w:pStyle w:val="30"/>
              <w:bidi w:val="0"/>
            </w:pPr>
            <w:r>
              <w:rPr>
                <w:rFonts w:hint="default"/>
                <w:lang w:val="en-US" w:eastAsia="zh-CN"/>
              </w:rPr>
              <w:t>10</w:t>
            </w:r>
          </w:p>
        </w:tc>
        <w:tc>
          <w:tcPr>
            <w:tcW w:w="1004" w:type="pct"/>
            <w:noWrap w:val="0"/>
            <w:vAlign w:val="center"/>
          </w:tcPr>
          <w:p w14:paraId="0C18E40B">
            <w:pPr>
              <w:pStyle w:val="30"/>
              <w:bidi w:val="0"/>
            </w:pPr>
            <w:r>
              <w:t>hzfpje</w:t>
            </w:r>
          </w:p>
        </w:tc>
        <w:tc>
          <w:tcPr>
            <w:tcW w:w="1087" w:type="pct"/>
            <w:noWrap w:val="0"/>
            <w:vAlign w:val="center"/>
          </w:tcPr>
          <w:p w14:paraId="6CD8F865">
            <w:pPr>
              <w:pStyle w:val="30"/>
              <w:bidi w:val="0"/>
            </w:pPr>
            <w:r>
              <w:t>红字发票金额</w:t>
            </w:r>
          </w:p>
        </w:tc>
        <w:tc>
          <w:tcPr>
            <w:tcW w:w="753" w:type="pct"/>
            <w:noWrap w:val="0"/>
            <w:vAlign w:val="center"/>
          </w:tcPr>
          <w:p w14:paraId="5972ED67">
            <w:pPr>
              <w:pStyle w:val="30"/>
              <w:bidi w:val="0"/>
            </w:pPr>
            <w:r>
              <w:t>number</w:t>
            </w:r>
          </w:p>
        </w:tc>
        <w:tc>
          <w:tcPr>
            <w:tcW w:w="418" w:type="pct"/>
            <w:noWrap w:val="0"/>
            <w:vAlign w:val="center"/>
          </w:tcPr>
          <w:p w14:paraId="2415ECBF">
            <w:pPr>
              <w:pStyle w:val="30"/>
              <w:bidi w:val="0"/>
            </w:pPr>
            <w:r>
              <w:t>18,2</w:t>
            </w:r>
          </w:p>
        </w:tc>
        <w:tc>
          <w:tcPr>
            <w:tcW w:w="417" w:type="pct"/>
            <w:noWrap w:val="0"/>
            <w:vAlign w:val="center"/>
          </w:tcPr>
          <w:p w14:paraId="6F4D076C">
            <w:pPr>
              <w:pStyle w:val="30"/>
              <w:bidi w:val="0"/>
            </w:pPr>
            <w:r>
              <w:t>否</w:t>
            </w:r>
          </w:p>
        </w:tc>
        <w:tc>
          <w:tcPr>
            <w:tcW w:w="920" w:type="pct"/>
            <w:noWrap w:val="0"/>
            <w:vAlign w:val="center"/>
          </w:tcPr>
          <w:p w14:paraId="3BD7AC9D">
            <w:pPr>
              <w:pStyle w:val="30"/>
              <w:bidi w:val="0"/>
            </w:pPr>
            <w:r>
              <w:t>业务类型为“0”时必填</w:t>
            </w:r>
          </w:p>
        </w:tc>
      </w:tr>
      <w:tr w14:paraId="5BB95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587BEB">
            <w:pPr>
              <w:pStyle w:val="30"/>
              <w:bidi w:val="0"/>
            </w:pPr>
            <w:r>
              <w:rPr>
                <w:rFonts w:hint="default"/>
                <w:lang w:val="en-US" w:eastAsia="zh-CN"/>
              </w:rPr>
              <w:t>11</w:t>
            </w:r>
          </w:p>
        </w:tc>
        <w:tc>
          <w:tcPr>
            <w:tcW w:w="1004" w:type="pct"/>
            <w:noWrap w:val="0"/>
            <w:vAlign w:val="center"/>
          </w:tcPr>
          <w:p w14:paraId="729FA1CC">
            <w:pPr>
              <w:pStyle w:val="30"/>
              <w:bidi w:val="0"/>
            </w:pPr>
            <w:r>
              <w:t>hzfpse</w:t>
            </w:r>
          </w:p>
        </w:tc>
        <w:tc>
          <w:tcPr>
            <w:tcW w:w="1087" w:type="pct"/>
            <w:noWrap w:val="0"/>
            <w:vAlign w:val="center"/>
          </w:tcPr>
          <w:p w14:paraId="35B47906">
            <w:pPr>
              <w:pStyle w:val="30"/>
              <w:bidi w:val="0"/>
            </w:pPr>
            <w:r>
              <w:t>红字发票税额</w:t>
            </w:r>
          </w:p>
        </w:tc>
        <w:tc>
          <w:tcPr>
            <w:tcW w:w="753" w:type="pct"/>
            <w:noWrap w:val="0"/>
            <w:vAlign w:val="center"/>
          </w:tcPr>
          <w:p w14:paraId="7569449D">
            <w:pPr>
              <w:pStyle w:val="30"/>
              <w:bidi w:val="0"/>
            </w:pPr>
            <w:r>
              <w:t>number</w:t>
            </w:r>
          </w:p>
        </w:tc>
        <w:tc>
          <w:tcPr>
            <w:tcW w:w="418" w:type="pct"/>
            <w:noWrap w:val="0"/>
            <w:vAlign w:val="center"/>
          </w:tcPr>
          <w:p w14:paraId="1E3B1999">
            <w:pPr>
              <w:pStyle w:val="30"/>
              <w:bidi w:val="0"/>
            </w:pPr>
            <w:r>
              <w:t>18,2</w:t>
            </w:r>
          </w:p>
        </w:tc>
        <w:tc>
          <w:tcPr>
            <w:tcW w:w="417" w:type="pct"/>
            <w:noWrap w:val="0"/>
            <w:vAlign w:val="center"/>
          </w:tcPr>
          <w:p w14:paraId="56C67D3F">
            <w:pPr>
              <w:pStyle w:val="30"/>
              <w:bidi w:val="0"/>
            </w:pPr>
            <w:r>
              <w:t>否</w:t>
            </w:r>
          </w:p>
        </w:tc>
        <w:tc>
          <w:tcPr>
            <w:tcW w:w="920" w:type="pct"/>
            <w:noWrap w:val="0"/>
            <w:vAlign w:val="center"/>
          </w:tcPr>
          <w:p w14:paraId="30333C3C">
            <w:pPr>
              <w:pStyle w:val="30"/>
              <w:bidi w:val="0"/>
            </w:pPr>
            <w:r>
              <w:t>业务类型为“0”时必填</w:t>
            </w:r>
          </w:p>
        </w:tc>
      </w:tr>
    </w:tbl>
    <w:p w14:paraId="0FF21B70">
      <w:pPr>
        <w:pStyle w:val="6"/>
        <w:bidi w:val="0"/>
      </w:pPr>
      <w:bookmarkStart w:id="494" w:name="_Toc30423"/>
      <w:bookmarkStart w:id="495" w:name="_Toc11695"/>
      <w:bookmarkStart w:id="496" w:name="_Toc12487"/>
      <w:bookmarkStart w:id="497" w:name="_Toc6946"/>
      <w:r>
        <w:t>17.4请求报文示例</w:t>
      </w:r>
      <w:bookmarkEnd w:id="494"/>
      <w:bookmarkEnd w:id="495"/>
      <w:bookmarkEnd w:id="496"/>
      <w:bookmarkEnd w:id="49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42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BB5017">
            <w:pPr>
              <w:bidi w:val="0"/>
            </w:pPr>
            <w:bookmarkStart w:id="498" w:name="_Toc7279"/>
            <w:bookmarkStart w:id="499" w:name="_Toc2880"/>
            <w:r>
              <w:t>{</w:t>
            </w:r>
          </w:p>
          <w:p w14:paraId="320984E9">
            <w:pPr>
              <w:bidi w:val="0"/>
            </w:pPr>
            <w:r>
              <w:tab/>
            </w:r>
            <w:r>
              <w:t>"xsfnsrsbh": "销售方纳税人识别号",</w:t>
            </w:r>
          </w:p>
          <w:p w14:paraId="6328475E">
            <w:pPr>
              <w:bidi w:val="0"/>
            </w:pPr>
            <w:r>
              <w:tab/>
            </w:r>
            <w:r>
              <w:t>"xsfsjswjgdm": "销售方省级税务机关代码",</w:t>
            </w:r>
          </w:p>
          <w:p w14:paraId="54E6DE69">
            <w:pPr>
              <w:bidi w:val="0"/>
            </w:pPr>
            <w:r>
              <w:tab/>
            </w:r>
            <w:r>
              <w:t>"ywlx": "业务类型",</w:t>
            </w:r>
          </w:p>
          <w:p w14:paraId="7E6E2FD2">
            <w:pPr>
              <w:bidi w:val="0"/>
            </w:pPr>
            <w:r>
              <w:tab/>
            </w:r>
            <w:r>
              <w:t>"ptbh": "平台编号",</w:t>
            </w:r>
          </w:p>
          <w:p w14:paraId="22AE8B61">
            <w:pPr>
              <w:bidi w:val="0"/>
            </w:pPr>
            <w:r>
              <w:tab/>
            </w:r>
            <w:r>
              <w:t>"yf": "月份",</w:t>
            </w:r>
          </w:p>
          <w:p w14:paraId="03249969">
            <w:pPr>
              <w:bidi w:val="0"/>
            </w:pPr>
            <w:r>
              <w:tab/>
            </w:r>
            <w:r>
              <w:t>"lzfpsl": "蓝字发票数量",</w:t>
            </w:r>
          </w:p>
          <w:p w14:paraId="1F23FBEA">
            <w:pPr>
              <w:bidi w:val="0"/>
            </w:pPr>
            <w:r>
              <w:tab/>
            </w:r>
            <w:r>
              <w:t>"lzfpje": "蓝字发票金额",</w:t>
            </w:r>
          </w:p>
          <w:p w14:paraId="5E5D4E0A">
            <w:pPr>
              <w:bidi w:val="0"/>
            </w:pPr>
            <w:r>
              <w:tab/>
            </w:r>
            <w:r>
              <w:t>"lzfpse": "蓝字发票税额",</w:t>
            </w:r>
          </w:p>
          <w:p w14:paraId="00D7F86F">
            <w:pPr>
              <w:bidi w:val="0"/>
            </w:pPr>
            <w:r>
              <w:tab/>
            </w:r>
            <w:r>
              <w:t>"hzfpsl": "红字发票数量",</w:t>
            </w:r>
          </w:p>
          <w:p w14:paraId="7EC49DD4">
            <w:pPr>
              <w:bidi w:val="0"/>
            </w:pPr>
            <w:r>
              <w:tab/>
            </w:r>
            <w:r>
              <w:t>"hzfpje": "红字发票金额",</w:t>
            </w:r>
          </w:p>
          <w:p w14:paraId="4AFFE116">
            <w:pPr>
              <w:bidi w:val="0"/>
            </w:pPr>
            <w:r>
              <w:tab/>
            </w:r>
            <w:r>
              <w:t>"hzfpse": "红字发票税额"</w:t>
            </w:r>
          </w:p>
          <w:p w14:paraId="7E46500D">
            <w:pPr>
              <w:bidi w:val="0"/>
            </w:pPr>
            <w:r>
              <w:t>}</w:t>
            </w:r>
          </w:p>
        </w:tc>
      </w:tr>
    </w:tbl>
    <w:p w14:paraId="5DE5AB7E">
      <w:pPr>
        <w:pStyle w:val="6"/>
        <w:bidi w:val="0"/>
      </w:pPr>
      <w:bookmarkStart w:id="500" w:name="_Toc20546"/>
      <w:bookmarkStart w:id="501" w:name="_Toc8669"/>
      <w:r>
        <w:t>17.5返回参数</w:t>
      </w:r>
      <w:bookmarkEnd w:id="498"/>
      <w:bookmarkEnd w:id="499"/>
      <w:bookmarkEnd w:id="500"/>
      <w:bookmarkEnd w:id="50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2A16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C310803">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7DA81913">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534C0E10">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4FED5B03">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544CE01">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7A276A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09089047">
            <w:pPr>
              <w:pStyle w:val="29"/>
              <w:bidi w:val="0"/>
            </w:pPr>
            <w:r>
              <w:t>说明</w:t>
            </w:r>
          </w:p>
        </w:tc>
      </w:tr>
      <w:tr w14:paraId="00BB6D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683012">
            <w:pPr>
              <w:pStyle w:val="30"/>
              <w:bidi w:val="0"/>
            </w:pPr>
            <w:r>
              <w:rPr>
                <w:rFonts w:hint="default"/>
                <w:lang w:val="en-US" w:eastAsia="zh-CN"/>
              </w:rPr>
              <w:t>1</w:t>
            </w:r>
          </w:p>
        </w:tc>
        <w:tc>
          <w:tcPr>
            <w:tcW w:w="1004" w:type="pct"/>
            <w:noWrap w:val="0"/>
            <w:vAlign w:val="center"/>
          </w:tcPr>
          <w:p w14:paraId="3C288E8C">
            <w:pPr>
              <w:pStyle w:val="30"/>
              <w:bidi w:val="0"/>
            </w:pPr>
            <w:r>
              <w:t>returncode</w:t>
            </w:r>
          </w:p>
        </w:tc>
        <w:tc>
          <w:tcPr>
            <w:tcW w:w="1087" w:type="pct"/>
            <w:noWrap w:val="0"/>
            <w:vAlign w:val="center"/>
          </w:tcPr>
          <w:p w14:paraId="01405D23">
            <w:pPr>
              <w:pStyle w:val="30"/>
              <w:bidi w:val="0"/>
            </w:pPr>
            <w:r>
              <w:t>返回码</w:t>
            </w:r>
          </w:p>
        </w:tc>
        <w:tc>
          <w:tcPr>
            <w:tcW w:w="753" w:type="pct"/>
            <w:noWrap w:val="0"/>
            <w:vAlign w:val="center"/>
          </w:tcPr>
          <w:p w14:paraId="2A56AF08">
            <w:pPr>
              <w:pStyle w:val="30"/>
              <w:bidi w:val="0"/>
            </w:pPr>
            <w:r>
              <w:t>varchar</w:t>
            </w:r>
          </w:p>
        </w:tc>
        <w:tc>
          <w:tcPr>
            <w:tcW w:w="418" w:type="pct"/>
            <w:noWrap w:val="0"/>
            <w:vAlign w:val="center"/>
          </w:tcPr>
          <w:p w14:paraId="390B1B22">
            <w:pPr>
              <w:pStyle w:val="30"/>
              <w:bidi w:val="0"/>
            </w:pPr>
            <w:r>
              <w:t>2</w:t>
            </w:r>
          </w:p>
        </w:tc>
        <w:tc>
          <w:tcPr>
            <w:tcW w:w="417" w:type="pct"/>
            <w:noWrap w:val="0"/>
            <w:vAlign w:val="center"/>
          </w:tcPr>
          <w:p w14:paraId="38F76D49">
            <w:pPr>
              <w:pStyle w:val="30"/>
              <w:bidi w:val="0"/>
            </w:pPr>
            <w:r>
              <w:t>是</w:t>
            </w:r>
          </w:p>
        </w:tc>
        <w:tc>
          <w:tcPr>
            <w:tcW w:w="920" w:type="pct"/>
            <w:noWrap w:val="0"/>
            <w:vAlign w:val="center"/>
          </w:tcPr>
          <w:p w14:paraId="05454DAD">
            <w:pPr>
              <w:pStyle w:val="30"/>
              <w:bidi w:val="0"/>
            </w:pPr>
            <w:r>
              <w:t>00：成功</w:t>
            </w:r>
          </w:p>
          <w:p w14:paraId="06EE4986">
            <w:pPr>
              <w:pStyle w:val="30"/>
              <w:bidi w:val="0"/>
            </w:pPr>
            <w:r>
              <w:t>其它：失败</w:t>
            </w:r>
          </w:p>
        </w:tc>
      </w:tr>
      <w:tr w14:paraId="16165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94A6C5">
            <w:pPr>
              <w:pStyle w:val="30"/>
              <w:bidi w:val="0"/>
            </w:pPr>
            <w:r>
              <w:rPr>
                <w:rFonts w:hint="default"/>
                <w:lang w:val="en-US" w:eastAsia="zh-CN"/>
              </w:rPr>
              <w:t>2</w:t>
            </w:r>
          </w:p>
        </w:tc>
        <w:tc>
          <w:tcPr>
            <w:tcW w:w="1004" w:type="pct"/>
            <w:noWrap w:val="0"/>
            <w:vAlign w:val="center"/>
          </w:tcPr>
          <w:p w14:paraId="43117426">
            <w:pPr>
              <w:pStyle w:val="30"/>
              <w:bidi w:val="0"/>
            </w:pPr>
            <w:r>
              <w:t>returnmsg</w:t>
            </w:r>
          </w:p>
        </w:tc>
        <w:tc>
          <w:tcPr>
            <w:tcW w:w="1087" w:type="pct"/>
            <w:noWrap w:val="0"/>
            <w:vAlign w:val="center"/>
          </w:tcPr>
          <w:p w14:paraId="374F1F10">
            <w:pPr>
              <w:pStyle w:val="30"/>
              <w:bidi w:val="0"/>
            </w:pPr>
            <w:r>
              <w:t>返回信息</w:t>
            </w:r>
          </w:p>
        </w:tc>
        <w:tc>
          <w:tcPr>
            <w:tcW w:w="753" w:type="pct"/>
            <w:noWrap w:val="0"/>
            <w:vAlign w:val="center"/>
          </w:tcPr>
          <w:p w14:paraId="64C11A18">
            <w:pPr>
              <w:pStyle w:val="30"/>
              <w:bidi w:val="0"/>
            </w:pPr>
            <w:r>
              <w:t>varchar</w:t>
            </w:r>
          </w:p>
        </w:tc>
        <w:tc>
          <w:tcPr>
            <w:tcW w:w="418" w:type="pct"/>
            <w:noWrap w:val="0"/>
            <w:vAlign w:val="center"/>
          </w:tcPr>
          <w:p w14:paraId="72366FAE">
            <w:pPr>
              <w:pStyle w:val="30"/>
              <w:bidi w:val="0"/>
            </w:pPr>
            <w:r>
              <w:t>2000</w:t>
            </w:r>
          </w:p>
        </w:tc>
        <w:tc>
          <w:tcPr>
            <w:tcW w:w="417" w:type="pct"/>
            <w:noWrap w:val="0"/>
            <w:vAlign w:val="center"/>
          </w:tcPr>
          <w:p w14:paraId="22240C8D">
            <w:pPr>
              <w:pStyle w:val="30"/>
              <w:bidi w:val="0"/>
            </w:pPr>
            <w:r>
              <w:t>否</w:t>
            </w:r>
          </w:p>
        </w:tc>
        <w:tc>
          <w:tcPr>
            <w:tcW w:w="920" w:type="pct"/>
            <w:noWrap w:val="0"/>
            <w:vAlign w:val="center"/>
          </w:tcPr>
          <w:p w14:paraId="11F8EA24">
            <w:pPr>
              <w:pStyle w:val="30"/>
              <w:bidi w:val="0"/>
            </w:pPr>
            <w:r>
              <w:t>错误信息说明</w:t>
            </w:r>
          </w:p>
        </w:tc>
      </w:tr>
    </w:tbl>
    <w:p w14:paraId="1897AAF9">
      <w:pPr>
        <w:pStyle w:val="6"/>
        <w:bidi w:val="0"/>
      </w:pPr>
      <w:bookmarkStart w:id="502" w:name="_Toc11481"/>
      <w:bookmarkStart w:id="503" w:name="_Toc24689"/>
      <w:bookmarkStart w:id="504" w:name="_Toc7008"/>
      <w:bookmarkStart w:id="505" w:name="_Toc7740"/>
      <w:r>
        <w:t>17.6返回报文示例</w:t>
      </w:r>
      <w:bookmarkEnd w:id="502"/>
      <w:bookmarkEnd w:id="503"/>
      <w:bookmarkEnd w:id="504"/>
      <w:bookmarkEnd w:id="505"/>
    </w:p>
    <w:p w14:paraId="6B660F2A">
      <w:pPr>
        <w:pStyle w:val="5"/>
      </w:pPr>
      <w:bookmarkStart w:id="506" w:name="_Toc7737"/>
      <w:bookmarkStart w:id="507" w:name="_Toc16680"/>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D6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21FF6B">
            <w:pPr>
              <w:bidi w:val="0"/>
            </w:pPr>
            <w:r>
              <w:t>{</w:t>
            </w:r>
          </w:p>
          <w:p w14:paraId="5B549CE5">
            <w:pPr>
              <w:bidi w:val="0"/>
            </w:pPr>
            <w:r>
              <w:tab/>
            </w:r>
            <w:r>
              <w:t>"Response":{</w:t>
            </w:r>
          </w:p>
          <w:p w14:paraId="66A9958D">
            <w:pPr>
              <w:bidi w:val="0"/>
            </w:pPr>
            <w:r>
              <w:tab/>
            </w:r>
            <w:r>
              <w:tab/>
            </w:r>
            <w:r>
              <w:t>"RequestId": "16位随机数字和字母组合",</w:t>
            </w:r>
          </w:p>
          <w:p w14:paraId="061BC7DB">
            <w:pPr>
              <w:bidi w:val="0"/>
            </w:pPr>
            <w:r>
              <w:tab/>
            </w:r>
            <w:r>
              <w:tab/>
            </w:r>
            <w:r>
              <w:t>"Data": {</w:t>
            </w:r>
          </w:p>
          <w:p w14:paraId="28E4D47B">
            <w:pPr>
              <w:bidi w:val="0"/>
            </w:pPr>
            <w:r>
              <w:tab/>
            </w:r>
            <w:r>
              <w:tab/>
            </w:r>
            <w:r>
              <w:rPr>
                <w:rFonts w:hint="default"/>
                <w:lang w:val="en-US"/>
              </w:rPr>
              <w:t xml:space="preserve">   </w:t>
            </w:r>
            <w:r>
              <w:t>"returncode": "00",</w:t>
            </w:r>
          </w:p>
          <w:p w14:paraId="29E0ED0C">
            <w:pPr>
              <w:bidi w:val="0"/>
            </w:pPr>
            <w:r>
              <w:tab/>
            </w:r>
            <w:r>
              <w:rPr>
                <w:rFonts w:hint="default"/>
                <w:lang w:val="en-US"/>
              </w:rPr>
              <w:t xml:space="preserve">     </w:t>
            </w:r>
            <w:r>
              <w:tab/>
            </w:r>
            <w:r>
              <w:t>"returnmsg": "成功"</w:t>
            </w:r>
          </w:p>
          <w:p w14:paraId="1A7459E7">
            <w:pPr>
              <w:bidi w:val="0"/>
            </w:pPr>
            <w:r>
              <w:t>}</w:t>
            </w:r>
          </w:p>
          <w:p w14:paraId="31D85123">
            <w:pPr>
              <w:bidi w:val="0"/>
            </w:pPr>
            <w:r>
              <w:tab/>
            </w:r>
            <w:r>
              <w:t>}</w:t>
            </w:r>
          </w:p>
          <w:p w14:paraId="1FA03A10">
            <w:pPr>
              <w:bidi w:val="0"/>
            </w:pPr>
            <w:r>
              <w:t>}</w:t>
            </w:r>
          </w:p>
        </w:tc>
      </w:tr>
    </w:tbl>
    <w:p w14:paraId="4B8684F0">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A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05908D">
            <w:pPr>
              <w:bidi w:val="0"/>
            </w:pPr>
            <w:r>
              <w:t>{</w:t>
            </w:r>
          </w:p>
          <w:p w14:paraId="6D565A32">
            <w:pPr>
              <w:bidi w:val="0"/>
            </w:pPr>
            <w:r>
              <w:tab/>
            </w:r>
            <w:r>
              <w:t>"Response":{</w:t>
            </w:r>
          </w:p>
          <w:p w14:paraId="7A61CF77">
            <w:pPr>
              <w:bidi w:val="0"/>
            </w:pPr>
            <w:r>
              <w:tab/>
            </w:r>
            <w:r>
              <w:tab/>
            </w:r>
            <w:r>
              <w:t>"RequestId": "16位随机数字和字母组合",</w:t>
            </w:r>
          </w:p>
          <w:p w14:paraId="7F9B1B7A">
            <w:pPr>
              <w:bidi w:val="0"/>
            </w:pPr>
            <w:r>
              <w:tab/>
            </w:r>
            <w:r>
              <w:tab/>
            </w:r>
            <w:r>
              <w:t>"Error":{</w:t>
            </w:r>
          </w:p>
          <w:p w14:paraId="0A4FBDB3">
            <w:pPr>
              <w:bidi w:val="0"/>
            </w:pPr>
            <w:r>
              <w:tab/>
            </w:r>
            <w:r>
              <w:tab/>
            </w:r>
            <w:r>
              <w:tab/>
            </w:r>
            <w:r>
              <w:t>"Code": "01”,</w:t>
            </w:r>
          </w:p>
          <w:p w14:paraId="14C8CFA9">
            <w:pPr>
              <w:bidi w:val="0"/>
            </w:pPr>
            <w:r>
              <w:tab/>
            </w:r>
            <w:r>
              <w:tab/>
            </w:r>
            <w:r>
              <w:tab/>
            </w:r>
            <w:r>
              <w:t>"Message": "错误说明"</w:t>
            </w:r>
          </w:p>
          <w:p w14:paraId="178B59A8">
            <w:pPr>
              <w:bidi w:val="0"/>
            </w:pPr>
            <w:r>
              <w:t>}</w:t>
            </w:r>
          </w:p>
          <w:p w14:paraId="5800A463">
            <w:pPr>
              <w:bidi w:val="0"/>
            </w:pPr>
            <w:r>
              <w:tab/>
            </w:r>
            <w:r>
              <w:t>}</w:t>
            </w:r>
          </w:p>
          <w:p w14:paraId="531694E9">
            <w:pPr>
              <w:bidi w:val="0"/>
            </w:pPr>
            <w:r>
              <w:t>}</w:t>
            </w:r>
          </w:p>
        </w:tc>
      </w:tr>
    </w:tbl>
    <w:p w14:paraId="3D6EF172">
      <w:pPr>
        <w:pStyle w:val="4"/>
        <w:bidi w:val="0"/>
        <w:rPr>
          <w:rFonts w:hint="default"/>
        </w:rPr>
      </w:pPr>
      <w:bookmarkStart w:id="508" w:name="_Toc16161"/>
      <w:bookmarkStart w:id="509" w:name="_Toc31550"/>
      <w:bookmarkStart w:id="510" w:name="_Toc26157"/>
      <w:r>
        <w:rPr>
          <w:rFonts w:hint="default"/>
        </w:rPr>
        <w:t>18.查询发票汇总确认信息</w:t>
      </w:r>
      <w:bookmarkEnd w:id="506"/>
      <w:bookmarkEnd w:id="507"/>
      <w:bookmarkEnd w:id="508"/>
      <w:bookmarkEnd w:id="509"/>
      <w:bookmarkEnd w:id="510"/>
    </w:p>
    <w:p w14:paraId="06B24531">
      <w:pPr>
        <w:pStyle w:val="6"/>
        <w:bidi w:val="0"/>
      </w:pPr>
      <w:bookmarkStart w:id="511" w:name="_Toc20102"/>
      <w:bookmarkStart w:id="512" w:name="_Toc31826"/>
      <w:bookmarkStart w:id="513" w:name="_Toc884"/>
      <w:r>
        <w:t>18.1接口说明</w:t>
      </w:r>
      <w:bookmarkEnd w:id="511"/>
      <w:bookmarkEnd w:id="512"/>
      <w:bookmarkEnd w:id="513"/>
    </w:p>
    <w:p w14:paraId="55FF92F8">
      <w:pPr>
        <w:pStyle w:val="5"/>
        <w:spacing w:before="156" w:after="156"/>
        <w:ind w:firstLine="480"/>
      </w:pPr>
      <w:r>
        <w:t>给企业提供发票汇总确认信息查询功能，企业可以通过此接口查询历史发票汇总确认信息。</w:t>
      </w:r>
    </w:p>
    <w:p w14:paraId="76B2506C">
      <w:pPr>
        <w:pStyle w:val="6"/>
        <w:bidi w:val="0"/>
      </w:pPr>
      <w:bookmarkStart w:id="514" w:name="_Toc26497"/>
      <w:bookmarkStart w:id="515" w:name="_Toc25623"/>
      <w:bookmarkStart w:id="516" w:name="_Toc22615"/>
      <w:bookmarkStart w:id="517" w:name="_Toc13235"/>
      <w:bookmarkStart w:id="518" w:name="OLE_LINK31"/>
      <w:r>
        <w:t>18.2请求方式</w:t>
      </w:r>
      <w:bookmarkEnd w:id="514"/>
      <w:bookmarkEnd w:id="515"/>
      <w:bookmarkEnd w:id="516"/>
      <w:bookmarkEnd w:id="517"/>
    </w:p>
    <w:p w14:paraId="04A7BE46">
      <w:pPr>
        <w:pStyle w:val="5"/>
        <w:spacing w:before="156" w:after="156"/>
        <w:ind w:firstLine="480"/>
      </w:pPr>
      <w:r>
        <w:t>请求方式为POST</w:t>
      </w:r>
    </w:p>
    <w:p w14:paraId="65330B49">
      <w:pPr>
        <w:pStyle w:val="5"/>
        <w:bidi w:val="0"/>
      </w:pPr>
      <w:bookmarkStart w:id="519" w:name="_Toc30095"/>
      <w:bookmarkStart w:id="520" w:name="_Toc9075"/>
      <w:r>
        <w:rPr>
          <w:rFonts w:hint="eastAsia"/>
        </w:rPr>
        <w:t>●</w:t>
      </w:r>
      <w:r>
        <w:rPr>
          <w:rFonts w:hint="default"/>
          <w:lang w:val="en-US"/>
        </w:rPr>
        <w:t xml:space="preserve"> </w:t>
      </w:r>
      <w:r>
        <w:t>path 指该参数为路径参数</w:t>
      </w:r>
    </w:p>
    <w:p w14:paraId="7EE3F74A">
      <w:pPr>
        <w:pStyle w:val="5"/>
        <w:bidi w:val="0"/>
      </w:pPr>
      <w:r>
        <w:rPr>
          <w:rFonts w:hint="eastAsia"/>
        </w:rPr>
        <w:t>●</w:t>
      </w:r>
      <w:r>
        <w:rPr>
          <w:rFonts w:hint="default"/>
          <w:lang w:val="en-US"/>
        </w:rPr>
        <w:t xml:space="preserve"> </w:t>
      </w:r>
      <w:r>
        <w:t>query 指该参数需在请求URL传参</w:t>
      </w:r>
    </w:p>
    <w:p w14:paraId="50579182">
      <w:pPr>
        <w:pStyle w:val="5"/>
        <w:bidi w:val="0"/>
      </w:pPr>
      <w:r>
        <w:rPr>
          <w:rFonts w:hint="eastAsia"/>
        </w:rPr>
        <w:t>●</w:t>
      </w:r>
      <w:r>
        <w:rPr>
          <w:rFonts w:hint="default"/>
          <w:lang w:val="en-US"/>
        </w:rPr>
        <w:t xml:space="preserve"> </w:t>
      </w:r>
      <w:r>
        <w:t>body 指该参数需在请求JSON传参</w:t>
      </w:r>
    </w:p>
    <w:bookmarkEnd w:id="518"/>
    <w:p w14:paraId="58AD8C81">
      <w:pPr>
        <w:pStyle w:val="6"/>
        <w:bidi w:val="0"/>
      </w:pPr>
      <w:bookmarkStart w:id="521" w:name="_Toc19792"/>
      <w:bookmarkStart w:id="522" w:name="_Toc7280"/>
      <w:r>
        <w:t>18.3请求参数</w:t>
      </w:r>
      <w:bookmarkEnd w:id="519"/>
      <w:bookmarkEnd w:id="520"/>
      <w:bookmarkEnd w:id="521"/>
      <w:bookmarkEnd w:id="522"/>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89F1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2D51559">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6DAAADF0">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85B1971">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3AA57C9">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4C9C236F">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481A45EA">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3B419C0D">
            <w:pPr>
              <w:pStyle w:val="29"/>
              <w:bidi w:val="0"/>
            </w:pPr>
            <w:r>
              <w:t>说明</w:t>
            </w:r>
          </w:p>
        </w:tc>
      </w:tr>
      <w:tr w14:paraId="791BEE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E64DEEE">
            <w:pPr>
              <w:pStyle w:val="30"/>
              <w:bidi w:val="0"/>
            </w:pPr>
            <w:r>
              <w:rPr>
                <w:rFonts w:hint="default"/>
                <w:lang w:val="en-US" w:eastAsia="zh-CN"/>
              </w:rPr>
              <w:t>1</w:t>
            </w:r>
          </w:p>
        </w:tc>
        <w:tc>
          <w:tcPr>
            <w:tcW w:w="1004" w:type="pct"/>
            <w:tcBorders>
              <w:top w:val="single" w:color="auto" w:sz="6" w:space="0"/>
            </w:tcBorders>
            <w:noWrap w:val="0"/>
            <w:vAlign w:val="center"/>
          </w:tcPr>
          <w:p w14:paraId="525122DF">
            <w:pPr>
              <w:pStyle w:val="30"/>
              <w:bidi w:val="0"/>
            </w:pPr>
            <w:r>
              <w:t>xsfnsrsbh</w:t>
            </w:r>
          </w:p>
        </w:tc>
        <w:tc>
          <w:tcPr>
            <w:tcW w:w="1087" w:type="pct"/>
            <w:tcBorders>
              <w:top w:val="single" w:color="auto" w:sz="6" w:space="0"/>
            </w:tcBorders>
            <w:noWrap w:val="0"/>
            <w:vAlign w:val="center"/>
          </w:tcPr>
          <w:p w14:paraId="4F05F278">
            <w:pPr>
              <w:pStyle w:val="30"/>
              <w:bidi w:val="0"/>
            </w:pPr>
            <w:r>
              <w:t>销售方纳税人识别号</w:t>
            </w:r>
          </w:p>
        </w:tc>
        <w:tc>
          <w:tcPr>
            <w:tcW w:w="753" w:type="pct"/>
            <w:tcBorders>
              <w:top w:val="single" w:color="auto" w:sz="6" w:space="0"/>
            </w:tcBorders>
            <w:noWrap w:val="0"/>
            <w:vAlign w:val="center"/>
          </w:tcPr>
          <w:p w14:paraId="0BBE27D7">
            <w:pPr>
              <w:pStyle w:val="30"/>
              <w:bidi w:val="0"/>
            </w:pPr>
            <w:r>
              <w:t>varchar</w:t>
            </w:r>
          </w:p>
        </w:tc>
        <w:tc>
          <w:tcPr>
            <w:tcW w:w="418" w:type="pct"/>
            <w:tcBorders>
              <w:top w:val="single" w:color="auto" w:sz="6" w:space="0"/>
            </w:tcBorders>
            <w:noWrap w:val="0"/>
            <w:vAlign w:val="center"/>
          </w:tcPr>
          <w:p w14:paraId="37AC7BFD">
            <w:pPr>
              <w:pStyle w:val="30"/>
              <w:bidi w:val="0"/>
            </w:pPr>
            <w:r>
              <w:t>20</w:t>
            </w:r>
          </w:p>
        </w:tc>
        <w:tc>
          <w:tcPr>
            <w:tcW w:w="417" w:type="pct"/>
            <w:tcBorders>
              <w:top w:val="single" w:color="auto" w:sz="6" w:space="0"/>
            </w:tcBorders>
            <w:noWrap w:val="0"/>
            <w:vAlign w:val="center"/>
          </w:tcPr>
          <w:p w14:paraId="33CC9E3D">
            <w:pPr>
              <w:pStyle w:val="30"/>
              <w:bidi w:val="0"/>
            </w:pPr>
            <w:r>
              <w:t>是</w:t>
            </w:r>
          </w:p>
        </w:tc>
        <w:tc>
          <w:tcPr>
            <w:tcW w:w="920" w:type="pct"/>
            <w:tcBorders>
              <w:top w:val="single" w:color="auto" w:sz="6" w:space="0"/>
            </w:tcBorders>
            <w:noWrap w:val="0"/>
            <w:vAlign w:val="center"/>
          </w:tcPr>
          <w:p w14:paraId="0AA0C04D">
            <w:pPr>
              <w:pStyle w:val="30"/>
              <w:bidi w:val="0"/>
            </w:pPr>
          </w:p>
        </w:tc>
      </w:tr>
      <w:tr w14:paraId="0BF1D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581BD2">
            <w:pPr>
              <w:pStyle w:val="30"/>
              <w:bidi w:val="0"/>
            </w:pPr>
            <w:r>
              <w:rPr>
                <w:rFonts w:hint="default"/>
                <w:lang w:val="en-US" w:eastAsia="zh-CN"/>
              </w:rPr>
              <w:t>2</w:t>
            </w:r>
          </w:p>
        </w:tc>
        <w:tc>
          <w:tcPr>
            <w:tcW w:w="1004" w:type="pct"/>
            <w:noWrap w:val="0"/>
            <w:vAlign w:val="center"/>
          </w:tcPr>
          <w:p w14:paraId="3D94C608">
            <w:pPr>
              <w:pStyle w:val="30"/>
              <w:bidi w:val="0"/>
            </w:pPr>
            <w:r>
              <w:t>xsfsjswjgdm</w:t>
            </w:r>
          </w:p>
        </w:tc>
        <w:tc>
          <w:tcPr>
            <w:tcW w:w="1087" w:type="pct"/>
            <w:noWrap w:val="0"/>
            <w:vAlign w:val="center"/>
          </w:tcPr>
          <w:p w14:paraId="3A14F530">
            <w:pPr>
              <w:pStyle w:val="30"/>
              <w:bidi w:val="0"/>
            </w:pPr>
            <w:r>
              <w:t>销售方省级税务机关代码</w:t>
            </w:r>
          </w:p>
        </w:tc>
        <w:tc>
          <w:tcPr>
            <w:tcW w:w="753" w:type="pct"/>
            <w:noWrap w:val="0"/>
            <w:vAlign w:val="center"/>
          </w:tcPr>
          <w:p w14:paraId="10A9F56D">
            <w:pPr>
              <w:pStyle w:val="30"/>
              <w:bidi w:val="0"/>
            </w:pPr>
            <w:r>
              <w:t>varchar</w:t>
            </w:r>
          </w:p>
        </w:tc>
        <w:tc>
          <w:tcPr>
            <w:tcW w:w="418" w:type="pct"/>
            <w:noWrap w:val="0"/>
            <w:vAlign w:val="center"/>
          </w:tcPr>
          <w:p w14:paraId="76CA58B7">
            <w:pPr>
              <w:pStyle w:val="30"/>
              <w:bidi w:val="0"/>
            </w:pPr>
            <w:r>
              <w:t>11</w:t>
            </w:r>
          </w:p>
        </w:tc>
        <w:tc>
          <w:tcPr>
            <w:tcW w:w="417" w:type="pct"/>
            <w:noWrap w:val="0"/>
            <w:vAlign w:val="center"/>
          </w:tcPr>
          <w:p w14:paraId="4C9944D6">
            <w:pPr>
              <w:pStyle w:val="30"/>
              <w:bidi w:val="0"/>
            </w:pPr>
            <w:r>
              <w:t>是</w:t>
            </w:r>
          </w:p>
        </w:tc>
        <w:tc>
          <w:tcPr>
            <w:tcW w:w="920" w:type="pct"/>
            <w:noWrap w:val="0"/>
            <w:vAlign w:val="center"/>
          </w:tcPr>
          <w:p w14:paraId="209B3334">
            <w:pPr>
              <w:pStyle w:val="30"/>
              <w:bidi w:val="0"/>
            </w:pPr>
          </w:p>
        </w:tc>
      </w:tr>
      <w:tr w14:paraId="4C377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C82224">
            <w:pPr>
              <w:pStyle w:val="30"/>
              <w:bidi w:val="0"/>
            </w:pPr>
            <w:r>
              <w:rPr>
                <w:rFonts w:hint="default"/>
                <w:lang w:val="en-US" w:eastAsia="zh-CN"/>
              </w:rPr>
              <w:t>3</w:t>
            </w:r>
          </w:p>
        </w:tc>
        <w:tc>
          <w:tcPr>
            <w:tcW w:w="1004" w:type="pct"/>
            <w:noWrap w:val="0"/>
            <w:vAlign w:val="center"/>
          </w:tcPr>
          <w:p w14:paraId="24DF6454">
            <w:pPr>
              <w:pStyle w:val="30"/>
              <w:bidi w:val="0"/>
            </w:pPr>
            <w:r>
              <w:t>ptbh</w:t>
            </w:r>
          </w:p>
        </w:tc>
        <w:tc>
          <w:tcPr>
            <w:tcW w:w="1087" w:type="pct"/>
            <w:noWrap w:val="0"/>
            <w:vAlign w:val="center"/>
          </w:tcPr>
          <w:p w14:paraId="4E46F522">
            <w:pPr>
              <w:pStyle w:val="30"/>
              <w:bidi w:val="0"/>
            </w:pPr>
            <w:r>
              <w:t>平台编号</w:t>
            </w:r>
          </w:p>
        </w:tc>
        <w:tc>
          <w:tcPr>
            <w:tcW w:w="753" w:type="pct"/>
            <w:noWrap w:val="0"/>
            <w:vAlign w:val="center"/>
          </w:tcPr>
          <w:p w14:paraId="7839DCA3">
            <w:pPr>
              <w:pStyle w:val="30"/>
              <w:bidi w:val="0"/>
            </w:pPr>
            <w:r>
              <w:t>varchar</w:t>
            </w:r>
          </w:p>
        </w:tc>
        <w:tc>
          <w:tcPr>
            <w:tcW w:w="418" w:type="pct"/>
            <w:noWrap w:val="0"/>
            <w:vAlign w:val="center"/>
          </w:tcPr>
          <w:p w14:paraId="3FA500EC">
            <w:pPr>
              <w:pStyle w:val="30"/>
              <w:bidi w:val="0"/>
            </w:pPr>
            <w:r>
              <w:t>20</w:t>
            </w:r>
          </w:p>
        </w:tc>
        <w:tc>
          <w:tcPr>
            <w:tcW w:w="417" w:type="pct"/>
            <w:noWrap w:val="0"/>
            <w:vAlign w:val="center"/>
          </w:tcPr>
          <w:p w14:paraId="6874891D">
            <w:pPr>
              <w:pStyle w:val="30"/>
              <w:bidi w:val="0"/>
            </w:pPr>
            <w:r>
              <w:t>否</w:t>
            </w:r>
          </w:p>
        </w:tc>
        <w:tc>
          <w:tcPr>
            <w:tcW w:w="920" w:type="pct"/>
            <w:noWrap w:val="0"/>
            <w:vAlign w:val="center"/>
          </w:tcPr>
          <w:p w14:paraId="74D619E4">
            <w:pPr>
              <w:pStyle w:val="30"/>
              <w:bidi w:val="0"/>
            </w:pPr>
            <w:r>
              <w:t>若为空，则查询纳税人在所有平台的开票汇总信息</w:t>
            </w:r>
          </w:p>
        </w:tc>
      </w:tr>
      <w:tr w14:paraId="6DAF46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58A8B7">
            <w:pPr>
              <w:pStyle w:val="30"/>
              <w:bidi w:val="0"/>
            </w:pPr>
            <w:r>
              <w:rPr>
                <w:rFonts w:hint="default"/>
                <w:lang w:val="en-US" w:eastAsia="zh-CN"/>
              </w:rPr>
              <w:t>4</w:t>
            </w:r>
          </w:p>
        </w:tc>
        <w:tc>
          <w:tcPr>
            <w:tcW w:w="1004" w:type="pct"/>
            <w:noWrap w:val="0"/>
            <w:vAlign w:val="center"/>
          </w:tcPr>
          <w:p w14:paraId="7A8EF3B1">
            <w:pPr>
              <w:pStyle w:val="30"/>
              <w:bidi w:val="0"/>
            </w:pPr>
            <w:r>
              <w:t>yf</w:t>
            </w:r>
          </w:p>
        </w:tc>
        <w:tc>
          <w:tcPr>
            <w:tcW w:w="1087" w:type="pct"/>
            <w:noWrap w:val="0"/>
            <w:vAlign w:val="center"/>
          </w:tcPr>
          <w:p w14:paraId="2D24009A">
            <w:pPr>
              <w:pStyle w:val="30"/>
              <w:bidi w:val="0"/>
            </w:pPr>
            <w:r>
              <w:t>月份</w:t>
            </w:r>
          </w:p>
        </w:tc>
        <w:tc>
          <w:tcPr>
            <w:tcW w:w="753" w:type="pct"/>
            <w:noWrap w:val="0"/>
            <w:vAlign w:val="center"/>
          </w:tcPr>
          <w:p w14:paraId="6B0B417A">
            <w:pPr>
              <w:pStyle w:val="30"/>
              <w:bidi w:val="0"/>
            </w:pPr>
            <w:r>
              <w:t>varchar</w:t>
            </w:r>
          </w:p>
        </w:tc>
        <w:tc>
          <w:tcPr>
            <w:tcW w:w="418" w:type="pct"/>
            <w:noWrap w:val="0"/>
            <w:vAlign w:val="center"/>
          </w:tcPr>
          <w:p w14:paraId="43ECFAEF">
            <w:pPr>
              <w:pStyle w:val="30"/>
              <w:bidi w:val="0"/>
            </w:pPr>
            <w:r>
              <w:t>7</w:t>
            </w:r>
          </w:p>
        </w:tc>
        <w:tc>
          <w:tcPr>
            <w:tcW w:w="417" w:type="pct"/>
            <w:noWrap w:val="0"/>
            <w:vAlign w:val="center"/>
          </w:tcPr>
          <w:p w14:paraId="5B545EF6">
            <w:pPr>
              <w:pStyle w:val="30"/>
              <w:bidi w:val="0"/>
            </w:pPr>
            <w:r>
              <w:t>否</w:t>
            </w:r>
          </w:p>
        </w:tc>
        <w:tc>
          <w:tcPr>
            <w:tcW w:w="920" w:type="pct"/>
            <w:noWrap w:val="0"/>
            <w:vAlign w:val="center"/>
          </w:tcPr>
          <w:p w14:paraId="34EDE2F0">
            <w:pPr>
              <w:pStyle w:val="30"/>
              <w:bidi w:val="0"/>
            </w:pPr>
            <w:r>
              <w:t>格式：yyyy-MM若为空，则查询所有历史月份数据</w:t>
            </w:r>
          </w:p>
        </w:tc>
      </w:tr>
    </w:tbl>
    <w:p w14:paraId="328C5DA7">
      <w:pPr>
        <w:pStyle w:val="6"/>
        <w:bidi w:val="0"/>
      </w:pPr>
      <w:bookmarkStart w:id="523" w:name="_Toc12925"/>
      <w:bookmarkStart w:id="524" w:name="_Toc31579"/>
      <w:bookmarkStart w:id="525" w:name="_Toc19850"/>
      <w:bookmarkStart w:id="526" w:name="_Toc31865"/>
      <w:r>
        <w:t>18.4请求报文示例</w:t>
      </w:r>
      <w:bookmarkEnd w:id="523"/>
      <w:bookmarkEnd w:id="524"/>
      <w:bookmarkEnd w:id="525"/>
      <w:bookmarkEnd w:id="52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8E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E7ED7">
            <w:pPr>
              <w:bidi w:val="0"/>
            </w:pPr>
            <w:bookmarkStart w:id="527" w:name="_Toc30064"/>
            <w:bookmarkStart w:id="528" w:name="_Toc7733"/>
            <w:r>
              <w:t>{</w:t>
            </w:r>
          </w:p>
          <w:p w14:paraId="04B62A87">
            <w:pPr>
              <w:bidi w:val="0"/>
            </w:pPr>
            <w:r>
              <w:tab/>
            </w:r>
            <w:r>
              <w:t>"xsfnsrsbh": "销售方纳税人识别号",</w:t>
            </w:r>
          </w:p>
          <w:p w14:paraId="3B17D9EA">
            <w:pPr>
              <w:bidi w:val="0"/>
            </w:pPr>
            <w:r>
              <w:tab/>
            </w:r>
            <w:r>
              <w:t>"xsfsjswjgdm": "销售方省级税务机关代码",</w:t>
            </w:r>
          </w:p>
          <w:p w14:paraId="4645590D">
            <w:pPr>
              <w:bidi w:val="0"/>
            </w:pPr>
            <w:r>
              <w:tab/>
            </w:r>
            <w:r>
              <w:t>"ptbh": "平台编号",</w:t>
            </w:r>
          </w:p>
          <w:p w14:paraId="0F697E68">
            <w:pPr>
              <w:bidi w:val="0"/>
            </w:pPr>
            <w:r>
              <w:tab/>
            </w:r>
            <w:r>
              <w:t>"yf": "月份"</w:t>
            </w:r>
          </w:p>
          <w:p w14:paraId="201F280F">
            <w:pPr>
              <w:bidi w:val="0"/>
            </w:pPr>
            <w:r>
              <w:t>}</w:t>
            </w:r>
          </w:p>
        </w:tc>
      </w:tr>
    </w:tbl>
    <w:p w14:paraId="31AA849E">
      <w:pPr>
        <w:pStyle w:val="6"/>
        <w:bidi w:val="0"/>
      </w:pPr>
      <w:bookmarkStart w:id="529" w:name="_Toc489"/>
      <w:bookmarkStart w:id="530" w:name="_Toc1183"/>
      <w:r>
        <w:t>18.5返回参数</w:t>
      </w:r>
      <w:bookmarkEnd w:id="527"/>
      <w:bookmarkEnd w:id="528"/>
      <w:bookmarkEnd w:id="529"/>
      <w:bookmarkEnd w:id="53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318643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4EE053C">
            <w:pPr>
              <w:pStyle w:val="29"/>
              <w:bidi w:val="0"/>
            </w:pPr>
            <w:bookmarkStart w:id="531" w:name="OLE_LINK27"/>
            <w:r>
              <w:t>序号</w:t>
            </w:r>
          </w:p>
        </w:tc>
        <w:tc>
          <w:tcPr>
            <w:tcW w:w="1004" w:type="pct"/>
            <w:tcBorders>
              <w:top w:val="single" w:color="auto" w:sz="12" w:space="0"/>
              <w:bottom w:val="single" w:color="auto" w:sz="6" w:space="0"/>
            </w:tcBorders>
            <w:shd w:val="clear" w:color="auto" w:fill="D8D8D8"/>
            <w:noWrap w:val="0"/>
            <w:vAlign w:val="center"/>
          </w:tcPr>
          <w:p w14:paraId="00A9E1E4">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70E2FFC2">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5B52AC98">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5F9122A6">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60C707C8">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49AC9E3F">
            <w:pPr>
              <w:pStyle w:val="29"/>
              <w:bidi w:val="0"/>
            </w:pPr>
            <w:r>
              <w:t>说明</w:t>
            </w:r>
          </w:p>
        </w:tc>
      </w:tr>
      <w:tr w14:paraId="2DD57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0545FCA">
            <w:pPr>
              <w:pStyle w:val="30"/>
              <w:bidi w:val="0"/>
            </w:pPr>
            <w:r>
              <w:rPr>
                <w:rFonts w:hint="default"/>
                <w:lang w:val="en-US" w:eastAsia="zh-CN"/>
              </w:rPr>
              <w:t>1</w:t>
            </w:r>
          </w:p>
        </w:tc>
        <w:tc>
          <w:tcPr>
            <w:tcW w:w="1004" w:type="pct"/>
            <w:noWrap w:val="0"/>
            <w:vAlign w:val="center"/>
          </w:tcPr>
          <w:p w14:paraId="54A5D5BF">
            <w:pPr>
              <w:pStyle w:val="30"/>
              <w:bidi w:val="0"/>
            </w:pPr>
            <w:r>
              <w:t>returncode</w:t>
            </w:r>
          </w:p>
        </w:tc>
        <w:tc>
          <w:tcPr>
            <w:tcW w:w="1087" w:type="pct"/>
            <w:noWrap w:val="0"/>
            <w:vAlign w:val="center"/>
          </w:tcPr>
          <w:p w14:paraId="2E12C0E2">
            <w:pPr>
              <w:pStyle w:val="30"/>
              <w:bidi w:val="0"/>
            </w:pPr>
            <w:r>
              <w:t>返回码</w:t>
            </w:r>
          </w:p>
        </w:tc>
        <w:tc>
          <w:tcPr>
            <w:tcW w:w="753" w:type="pct"/>
            <w:noWrap w:val="0"/>
            <w:vAlign w:val="center"/>
          </w:tcPr>
          <w:p w14:paraId="3A76847C">
            <w:pPr>
              <w:pStyle w:val="30"/>
              <w:bidi w:val="0"/>
            </w:pPr>
            <w:r>
              <w:t>varchar</w:t>
            </w:r>
          </w:p>
        </w:tc>
        <w:tc>
          <w:tcPr>
            <w:tcW w:w="418" w:type="pct"/>
            <w:noWrap w:val="0"/>
            <w:vAlign w:val="center"/>
          </w:tcPr>
          <w:p w14:paraId="476A3D65">
            <w:pPr>
              <w:pStyle w:val="30"/>
              <w:bidi w:val="0"/>
            </w:pPr>
            <w:r>
              <w:t>2</w:t>
            </w:r>
          </w:p>
        </w:tc>
        <w:tc>
          <w:tcPr>
            <w:tcW w:w="417" w:type="pct"/>
            <w:noWrap w:val="0"/>
            <w:vAlign w:val="center"/>
          </w:tcPr>
          <w:p w14:paraId="43949BB4">
            <w:pPr>
              <w:pStyle w:val="30"/>
              <w:bidi w:val="0"/>
            </w:pPr>
            <w:r>
              <w:t>是</w:t>
            </w:r>
          </w:p>
        </w:tc>
        <w:tc>
          <w:tcPr>
            <w:tcW w:w="920" w:type="pct"/>
            <w:noWrap w:val="0"/>
            <w:vAlign w:val="center"/>
          </w:tcPr>
          <w:p w14:paraId="215237F7">
            <w:pPr>
              <w:pStyle w:val="30"/>
              <w:bidi w:val="0"/>
            </w:pPr>
            <w:r>
              <w:t>00：成功</w:t>
            </w:r>
          </w:p>
          <w:p w14:paraId="3DEDF54D">
            <w:pPr>
              <w:pStyle w:val="30"/>
              <w:bidi w:val="0"/>
            </w:pPr>
            <w:r>
              <w:t>其它：失败</w:t>
            </w:r>
          </w:p>
        </w:tc>
      </w:tr>
      <w:tr w14:paraId="1763A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C8974A">
            <w:pPr>
              <w:pStyle w:val="30"/>
              <w:bidi w:val="0"/>
            </w:pPr>
            <w:r>
              <w:rPr>
                <w:rFonts w:hint="default"/>
                <w:lang w:val="en-US" w:eastAsia="zh-CN"/>
              </w:rPr>
              <w:t>2</w:t>
            </w:r>
          </w:p>
        </w:tc>
        <w:tc>
          <w:tcPr>
            <w:tcW w:w="1004" w:type="pct"/>
            <w:noWrap w:val="0"/>
            <w:vAlign w:val="center"/>
          </w:tcPr>
          <w:p w14:paraId="1D8D9ABC">
            <w:pPr>
              <w:pStyle w:val="30"/>
              <w:bidi w:val="0"/>
            </w:pPr>
            <w:r>
              <w:t>returnmsg</w:t>
            </w:r>
          </w:p>
        </w:tc>
        <w:tc>
          <w:tcPr>
            <w:tcW w:w="1087" w:type="pct"/>
            <w:noWrap w:val="0"/>
            <w:vAlign w:val="center"/>
          </w:tcPr>
          <w:p w14:paraId="78EFE8A3">
            <w:pPr>
              <w:pStyle w:val="30"/>
              <w:bidi w:val="0"/>
            </w:pPr>
            <w:r>
              <w:t>返回信息</w:t>
            </w:r>
          </w:p>
        </w:tc>
        <w:tc>
          <w:tcPr>
            <w:tcW w:w="753" w:type="pct"/>
            <w:noWrap w:val="0"/>
            <w:vAlign w:val="center"/>
          </w:tcPr>
          <w:p w14:paraId="693DC601">
            <w:pPr>
              <w:pStyle w:val="30"/>
              <w:bidi w:val="0"/>
            </w:pPr>
            <w:r>
              <w:t>varchar</w:t>
            </w:r>
          </w:p>
        </w:tc>
        <w:tc>
          <w:tcPr>
            <w:tcW w:w="418" w:type="pct"/>
            <w:noWrap w:val="0"/>
            <w:vAlign w:val="center"/>
          </w:tcPr>
          <w:p w14:paraId="7683EB17">
            <w:pPr>
              <w:pStyle w:val="30"/>
              <w:bidi w:val="0"/>
            </w:pPr>
            <w:r>
              <w:t>2000</w:t>
            </w:r>
          </w:p>
        </w:tc>
        <w:tc>
          <w:tcPr>
            <w:tcW w:w="417" w:type="pct"/>
            <w:noWrap w:val="0"/>
            <w:vAlign w:val="center"/>
          </w:tcPr>
          <w:p w14:paraId="49C80358">
            <w:pPr>
              <w:pStyle w:val="30"/>
              <w:bidi w:val="0"/>
            </w:pPr>
            <w:r>
              <w:t>否</w:t>
            </w:r>
          </w:p>
        </w:tc>
        <w:tc>
          <w:tcPr>
            <w:tcW w:w="920" w:type="pct"/>
            <w:noWrap w:val="0"/>
            <w:vAlign w:val="center"/>
          </w:tcPr>
          <w:p w14:paraId="7400F46C">
            <w:pPr>
              <w:pStyle w:val="30"/>
              <w:bidi w:val="0"/>
            </w:pPr>
            <w:r>
              <w:t>错误信息说明</w:t>
            </w:r>
          </w:p>
        </w:tc>
      </w:tr>
      <w:tr w14:paraId="2C4B1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0B36E">
            <w:pPr>
              <w:pStyle w:val="30"/>
              <w:bidi w:val="0"/>
              <w:rPr>
                <w:rFonts w:hint="default"/>
                <w:lang w:val="en-US" w:eastAsia="zh-CN"/>
              </w:rPr>
            </w:pPr>
            <w:r>
              <w:rPr>
                <w:rFonts w:hint="eastAsia"/>
                <w:lang w:val="en-US" w:eastAsia="zh-CN"/>
              </w:rPr>
              <w:t>3</w:t>
            </w:r>
          </w:p>
        </w:tc>
        <w:tc>
          <w:tcPr>
            <w:tcW w:w="1004" w:type="pct"/>
            <w:noWrap w:val="0"/>
            <w:vAlign w:val="center"/>
          </w:tcPr>
          <w:p w14:paraId="0419177C">
            <w:pPr>
              <w:pStyle w:val="30"/>
              <w:bidi w:val="0"/>
              <w:rPr>
                <w:lang w:val="en-US" w:eastAsia="zh-CN"/>
              </w:rPr>
            </w:pPr>
            <w:r>
              <w:t>xsfnsrsbh</w:t>
            </w:r>
          </w:p>
        </w:tc>
        <w:tc>
          <w:tcPr>
            <w:tcW w:w="1087" w:type="pct"/>
            <w:noWrap w:val="0"/>
            <w:vAlign w:val="center"/>
          </w:tcPr>
          <w:p w14:paraId="29B5C3DB">
            <w:pPr>
              <w:pStyle w:val="30"/>
              <w:bidi w:val="0"/>
              <w:rPr>
                <w:lang w:val="en-US" w:eastAsia="zh-CN"/>
              </w:rPr>
            </w:pPr>
            <w:r>
              <w:t>销售方纳税人识别号</w:t>
            </w:r>
          </w:p>
        </w:tc>
        <w:tc>
          <w:tcPr>
            <w:tcW w:w="753" w:type="pct"/>
            <w:noWrap w:val="0"/>
            <w:vAlign w:val="center"/>
          </w:tcPr>
          <w:p w14:paraId="05E0974A">
            <w:pPr>
              <w:pStyle w:val="30"/>
              <w:bidi w:val="0"/>
              <w:rPr>
                <w:lang w:val="en-US" w:eastAsia="zh-CN"/>
              </w:rPr>
            </w:pPr>
            <w:r>
              <w:t>varchar</w:t>
            </w:r>
          </w:p>
        </w:tc>
        <w:tc>
          <w:tcPr>
            <w:tcW w:w="418" w:type="pct"/>
            <w:noWrap w:val="0"/>
            <w:vAlign w:val="center"/>
          </w:tcPr>
          <w:p w14:paraId="470EF590">
            <w:pPr>
              <w:pStyle w:val="30"/>
              <w:bidi w:val="0"/>
              <w:rPr>
                <w:lang w:val="en-US" w:eastAsia="zh-CN"/>
              </w:rPr>
            </w:pPr>
            <w:r>
              <w:t>20</w:t>
            </w:r>
          </w:p>
        </w:tc>
        <w:tc>
          <w:tcPr>
            <w:tcW w:w="417" w:type="pct"/>
            <w:noWrap w:val="0"/>
            <w:vAlign w:val="center"/>
          </w:tcPr>
          <w:p w14:paraId="6368DCE2">
            <w:pPr>
              <w:pStyle w:val="30"/>
              <w:bidi w:val="0"/>
            </w:pPr>
          </w:p>
          <w:p w14:paraId="0EC4FEBF">
            <w:pPr>
              <w:pStyle w:val="30"/>
              <w:bidi w:val="0"/>
              <w:rPr>
                <w:lang w:val="en-US" w:eastAsia="zh-CN"/>
              </w:rPr>
            </w:pPr>
            <w:r>
              <w:t>是</w:t>
            </w:r>
          </w:p>
          <w:p w14:paraId="7C1A43CB">
            <w:pPr>
              <w:pStyle w:val="30"/>
              <w:bidi w:val="0"/>
              <w:rPr>
                <w:lang w:val="en-US" w:eastAsia="zh-CN"/>
              </w:rPr>
            </w:pPr>
          </w:p>
        </w:tc>
        <w:tc>
          <w:tcPr>
            <w:tcW w:w="920" w:type="pct"/>
            <w:noWrap w:val="0"/>
            <w:vAlign w:val="center"/>
          </w:tcPr>
          <w:p w14:paraId="36B7265B">
            <w:pPr>
              <w:pStyle w:val="30"/>
              <w:bidi w:val="0"/>
            </w:pPr>
          </w:p>
        </w:tc>
      </w:tr>
      <w:tr w14:paraId="24EB9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0BE6B5C4">
            <w:pPr>
              <w:pStyle w:val="30"/>
              <w:bidi w:val="0"/>
            </w:pPr>
            <w:r>
              <w:t>发票汇总确认信息（多条记录时，循环以下节点）</w:t>
            </w:r>
          </w:p>
        </w:tc>
      </w:tr>
      <w:tr w14:paraId="66213B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7CE49272">
            <w:pPr>
              <w:pStyle w:val="30"/>
              <w:bidi w:val="0"/>
            </w:pPr>
            <w:r>
              <w:rPr>
                <w:rFonts w:hint="eastAsia"/>
                <w:lang w:val="en-US" w:eastAsia="zh-CN"/>
              </w:rPr>
              <w:t>4</w:t>
            </w:r>
          </w:p>
        </w:tc>
        <w:tc>
          <w:tcPr>
            <w:tcW w:w="1004" w:type="pct"/>
            <w:noWrap w:val="0"/>
            <w:vAlign w:val="center"/>
          </w:tcPr>
          <w:p w14:paraId="5756B333">
            <w:pPr>
              <w:pStyle w:val="30"/>
              <w:bidi w:val="0"/>
            </w:pPr>
            <w:r>
              <w:t>ptbh</w:t>
            </w:r>
          </w:p>
        </w:tc>
        <w:tc>
          <w:tcPr>
            <w:tcW w:w="1087" w:type="pct"/>
            <w:noWrap w:val="0"/>
            <w:vAlign w:val="center"/>
          </w:tcPr>
          <w:p w14:paraId="53176D8B">
            <w:pPr>
              <w:pStyle w:val="30"/>
              <w:bidi w:val="0"/>
            </w:pPr>
            <w:r>
              <w:t>平台编号</w:t>
            </w:r>
          </w:p>
        </w:tc>
        <w:tc>
          <w:tcPr>
            <w:tcW w:w="753" w:type="pct"/>
            <w:noWrap w:val="0"/>
            <w:vAlign w:val="center"/>
          </w:tcPr>
          <w:p w14:paraId="7E455838">
            <w:pPr>
              <w:pStyle w:val="30"/>
              <w:bidi w:val="0"/>
            </w:pPr>
            <w:r>
              <w:t>varchar</w:t>
            </w:r>
          </w:p>
        </w:tc>
        <w:tc>
          <w:tcPr>
            <w:tcW w:w="418" w:type="pct"/>
            <w:noWrap w:val="0"/>
            <w:vAlign w:val="center"/>
          </w:tcPr>
          <w:p w14:paraId="474B46E5">
            <w:pPr>
              <w:pStyle w:val="30"/>
              <w:bidi w:val="0"/>
            </w:pPr>
            <w:r>
              <w:t>20</w:t>
            </w:r>
          </w:p>
        </w:tc>
        <w:tc>
          <w:tcPr>
            <w:tcW w:w="417" w:type="pct"/>
            <w:noWrap w:val="0"/>
            <w:vAlign w:val="center"/>
          </w:tcPr>
          <w:p w14:paraId="161E86BD">
            <w:pPr>
              <w:pStyle w:val="30"/>
              <w:bidi w:val="0"/>
            </w:pPr>
            <w:r>
              <w:t>否</w:t>
            </w:r>
          </w:p>
        </w:tc>
        <w:tc>
          <w:tcPr>
            <w:tcW w:w="920" w:type="pct"/>
            <w:noWrap w:val="0"/>
            <w:vAlign w:val="center"/>
          </w:tcPr>
          <w:p w14:paraId="4C164746">
            <w:pPr>
              <w:pStyle w:val="30"/>
              <w:bidi w:val="0"/>
            </w:pPr>
          </w:p>
        </w:tc>
      </w:tr>
      <w:tr w14:paraId="678E1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9AFC5C">
            <w:pPr>
              <w:pStyle w:val="30"/>
              <w:bidi w:val="0"/>
            </w:pPr>
            <w:r>
              <w:rPr>
                <w:rFonts w:hint="eastAsia"/>
                <w:lang w:val="en-US" w:eastAsia="zh-CN"/>
              </w:rPr>
              <w:t>5</w:t>
            </w:r>
          </w:p>
        </w:tc>
        <w:tc>
          <w:tcPr>
            <w:tcW w:w="1004" w:type="pct"/>
            <w:noWrap w:val="0"/>
            <w:vAlign w:val="center"/>
          </w:tcPr>
          <w:p w14:paraId="4A15F793">
            <w:pPr>
              <w:pStyle w:val="30"/>
              <w:bidi w:val="0"/>
            </w:pPr>
            <w:r>
              <w:t>yf</w:t>
            </w:r>
          </w:p>
        </w:tc>
        <w:tc>
          <w:tcPr>
            <w:tcW w:w="1087" w:type="pct"/>
            <w:noWrap w:val="0"/>
            <w:vAlign w:val="center"/>
          </w:tcPr>
          <w:p w14:paraId="323196C3">
            <w:pPr>
              <w:pStyle w:val="30"/>
              <w:bidi w:val="0"/>
            </w:pPr>
            <w:r>
              <w:t>月份</w:t>
            </w:r>
          </w:p>
        </w:tc>
        <w:tc>
          <w:tcPr>
            <w:tcW w:w="753" w:type="pct"/>
            <w:noWrap w:val="0"/>
            <w:vAlign w:val="center"/>
          </w:tcPr>
          <w:p w14:paraId="1F0ACAFD">
            <w:pPr>
              <w:pStyle w:val="30"/>
              <w:bidi w:val="0"/>
            </w:pPr>
            <w:r>
              <w:t>varchar</w:t>
            </w:r>
          </w:p>
        </w:tc>
        <w:tc>
          <w:tcPr>
            <w:tcW w:w="418" w:type="pct"/>
            <w:noWrap w:val="0"/>
            <w:vAlign w:val="center"/>
          </w:tcPr>
          <w:p w14:paraId="7265297F">
            <w:pPr>
              <w:pStyle w:val="30"/>
              <w:bidi w:val="0"/>
            </w:pPr>
            <w:r>
              <w:t>7</w:t>
            </w:r>
          </w:p>
        </w:tc>
        <w:tc>
          <w:tcPr>
            <w:tcW w:w="417" w:type="pct"/>
            <w:noWrap w:val="0"/>
            <w:vAlign w:val="center"/>
          </w:tcPr>
          <w:p w14:paraId="5825760C">
            <w:pPr>
              <w:pStyle w:val="30"/>
              <w:bidi w:val="0"/>
            </w:pPr>
            <w:r>
              <w:t>否</w:t>
            </w:r>
          </w:p>
        </w:tc>
        <w:tc>
          <w:tcPr>
            <w:tcW w:w="920" w:type="pct"/>
            <w:noWrap w:val="0"/>
            <w:vAlign w:val="center"/>
          </w:tcPr>
          <w:p w14:paraId="095147BA">
            <w:pPr>
              <w:pStyle w:val="30"/>
              <w:bidi w:val="0"/>
            </w:pPr>
            <w:r>
              <w:t>格式：yyyy-MM</w:t>
            </w:r>
          </w:p>
        </w:tc>
      </w:tr>
      <w:tr w14:paraId="59AC7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61C2">
            <w:pPr>
              <w:pStyle w:val="30"/>
              <w:bidi w:val="0"/>
            </w:pPr>
            <w:r>
              <w:rPr>
                <w:rFonts w:hint="eastAsia"/>
                <w:lang w:val="en-US" w:eastAsia="zh-CN"/>
              </w:rPr>
              <w:t>6</w:t>
            </w:r>
          </w:p>
        </w:tc>
        <w:tc>
          <w:tcPr>
            <w:tcW w:w="1004" w:type="pct"/>
            <w:noWrap w:val="0"/>
            <w:vAlign w:val="center"/>
          </w:tcPr>
          <w:p w14:paraId="716AF7A7">
            <w:pPr>
              <w:pStyle w:val="30"/>
              <w:bidi w:val="0"/>
            </w:pPr>
            <w:r>
              <w:t>lzfpsl</w:t>
            </w:r>
          </w:p>
        </w:tc>
        <w:tc>
          <w:tcPr>
            <w:tcW w:w="1087" w:type="pct"/>
            <w:noWrap w:val="0"/>
            <w:vAlign w:val="center"/>
          </w:tcPr>
          <w:p w14:paraId="5AD57FAD">
            <w:pPr>
              <w:pStyle w:val="30"/>
              <w:bidi w:val="0"/>
            </w:pPr>
            <w:r>
              <w:t>蓝字发票数量</w:t>
            </w:r>
          </w:p>
        </w:tc>
        <w:tc>
          <w:tcPr>
            <w:tcW w:w="753" w:type="pct"/>
            <w:noWrap w:val="0"/>
            <w:vAlign w:val="center"/>
          </w:tcPr>
          <w:p w14:paraId="4276B163">
            <w:pPr>
              <w:pStyle w:val="30"/>
              <w:bidi w:val="0"/>
            </w:pPr>
            <w:r>
              <w:t>number</w:t>
            </w:r>
          </w:p>
        </w:tc>
        <w:tc>
          <w:tcPr>
            <w:tcW w:w="418" w:type="pct"/>
            <w:noWrap w:val="0"/>
            <w:vAlign w:val="center"/>
          </w:tcPr>
          <w:p w14:paraId="12A068DB">
            <w:pPr>
              <w:pStyle w:val="30"/>
              <w:bidi w:val="0"/>
            </w:pPr>
            <w:r>
              <w:t>10</w:t>
            </w:r>
          </w:p>
        </w:tc>
        <w:tc>
          <w:tcPr>
            <w:tcW w:w="417" w:type="pct"/>
            <w:noWrap w:val="0"/>
            <w:vAlign w:val="center"/>
          </w:tcPr>
          <w:p w14:paraId="499F8131">
            <w:pPr>
              <w:pStyle w:val="30"/>
              <w:bidi w:val="0"/>
            </w:pPr>
            <w:r>
              <w:t>否</w:t>
            </w:r>
          </w:p>
        </w:tc>
        <w:tc>
          <w:tcPr>
            <w:tcW w:w="920" w:type="pct"/>
            <w:noWrap w:val="0"/>
            <w:vAlign w:val="center"/>
          </w:tcPr>
          <w:p w14:paraId="6B7712FD">
            <w:pPr>
              <w:pStyle w:val="30"/>
              <w:bidi w:val="0"/>
            </w:pPr>
          </w:p>
        </w:tc>
      </w:tr>
      <w:tr w14:paraId="30CEA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47B207">
            <w:pPr>
              <w:pStyle w:val="30"/>
              <w:bidi w:val="0"/>
            </w:pPr>
            <w:r>
              <w:rPr>
                <w:rFonts w:hint="eastAsia"/>
                <w:lang w:val="en-US" w:eastAsia="zh-CN"/>
              </w:rPr>
              <w:t>7</w:t>
            </w:r>
          </w:p>
        </w:tc>
        <w:tc>
          <w:tcPr>
            <w:tcW w:w="1004" w:type="pct"/>
            <w:noWrap w:val="0"/>
            <w:vAlign w:val="center"/>
          </w:tcPr>
          <w:p w14:paraId="40B431BE">
            <w:pPr>
              <w:pStyle w:val="30"/>
              <w:bidi w:val="0"/>
            </w:pPr>
            <w:r>
              <w:t>lzfpje</w:t>
            </w:r>
          </w:p>
        </w:tc>
        <w:tc>
          <w:tcPr>
            <w:tcW w:w="1087" w:type="pct"/>
            <w:noWrap w:val="0"/>
            <w:vAlign w:val="center"/>
          </w:tcPr>
          <w:p w14:paraId="43774F6A">
            <w:pPr>
              <w:pStyle w:val="30"/>
              <w:bidi w:val="0"/>
            </w:pPr>
            <w:r>
              <w:t>蓝字发票金额</w:t>
            </w:r>
          </w:p>
        </w:tc>
        <w:tc>
          <w:tcPr>
            <w:tcW w:w="753" w:type="pct"/>
            <w:noWrap w:val="0"/>
            <w:vAlign w:val="center"/>
          </w:tcPr>
          <w:p w14:paraId="07192405">
            <w:pPr>
              <w:pStyle w:val="30"/>
              <w:bidi w:val="0"/>
            </w:pPr>
            <w:r>
              <w:t>number</w:t>
            </w:r>
          </w:p>
        </w:tc>
        <w:tc>
          <w:tcPr>
            <w:tcW w:w="418" w:type="pct"/>
            <w:noWrap w:val="0"/>
            <w:vAlign w:val="center"/>
          </w:tcPr>
          <w:p w14:paraId="7859D02A">
            <w:pPr>
              <w:pStyle w:val="30"/>
              <w:bidi w:val="0"/>
            </w:pPr>
            <w:r>
              <w:t>18,2</w:t>
            </w:r>
          </w:p>
        </w:tc>
        <w:tc>
          <w:tcPr>
            <w:tcW w:w="417" w:type="pct"/>
            <w:noWrap w:val="0"/>
            <w:vAlign w:val="center"/>
          </w:tcPr>
          <w:p w14:paraId="63125336">
            <w:pPr>
              <w:pStyle w:val="30"/>
              <w:bidi w:val="0"/>
            </w:pPr>
            <w:r>
              <w:t>否</w:t>
            </w:r>
          </w:p>
        </w:tc>
        <w:tc>
          <w:tcPr>
            <w:tcW w:w="920" w:type="pct"/>
            <w:noWrap w:val="0"/>
            <w:vAlign w:val="center"/>
          </w:tcPr>
          <w:p w14:paraId="5E8CF319">
            <w:pPr>
              <w:pStyle w:val="30"/>
              <w:bidi w:val="0"/>
            </w:pPr>
          </w:p>
        </w:tc>
      </w:tr>
      <w:tr w14:paraId="515BC2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50AC00">
            <w:pPr>
              <w:pStyle w:val="30"/>
              <w:bidi w:val="0"/>
            </w:pPr>
            <w:r>
              <w:rPr>
                <w:rFonts w:hint="eastAsia"/>
                <w:lang w:val="en-US" w:eastAsia="zh-CN"/>
              </w:rPr>
              <w:t>8</w:t>
            </w:r>
          </w:p>
        </w:tc>
        <w:tc>
          <w:tcPr>
            <w:tcW w:w="1004" w:type="pct"/>
            <w:noWrap w:val="0"/>
            <w:vAlign w:val="center"/>
          </w:tcPr>
          <w:p w14:paraId="06743573">
            <w:pPr>
              <w:pStyle w:val="30"/>
              <w:bidi w:val="0"/>
            </w:pPr>
            <w:r>
              <w:t>lzfpse</w:t>
            </w:r>
          </w:p>
        </w:tc>
        <w:tc>
          <w:tcPr>
            <w:tcW w:w="1087" w:type="pct"/>
            <w:noWrap w:val="0"/>
            <w:vAlign w:val="center"/>
          </w:tcPr>
          <w:p w14:paraId="78394ED2">
            <w:pPr>
              <w:pStyle w:val="30"/>
              <w:bidi w:val="0"/>
            </w:pPr>
            <w:r>
              <w:t>蓝字发票税额</w:t>
            </w:r>
          </w:p>
        </w:tc>
        <w:tc>
          <w:tcPr>
            <w:tcW w:w="753" w:type="pct"/>
            <w:noWrap w:val="0"/>
            <w:vAlign w:val="center"/>
          </w:tcPr>
          <w:p w14:paraId="000970D8">
            <w:pPr>
              <w:pStyle w:val="30"/>
              <w:bidi w:val="0"/>
            </w:pPr>
            <w:r>
              <w:t>number</w:t>
            </w:r>
          </w:p>
        </w:tc>
        <w:tc>
          <w:tcPr>
            <w:tcW w:w="418" w:type="pct"/>
            <w:noWrap w:val="0"/>
            <w:vAlign w:val="center"/>
          </w:tcPr>
          <w:p w14:paraId="09B7701D">
            <w:pPr>
              <w:pStyle w:val="30"/>
              <w:bidi w:val="0"/>
            </w:pPr>
            <w:r>
              <w:t>18,2</w:t>
            </w:r>
          </w:p>
        </w:tc>
        <w:tc>
          <w:tcPr>
            <w:tcW w:w="417" w:type="pct"/>
            <w:noWrap w:val="0"/>
            <w:vAlign w:val="center"/>
          </w:tcPr>
          <w:p w14:paraId="0659A6CF">
            <w:pPr>
              <w:pStyle w:val="30"/>
              <w:bidi w:val="0"/>
            </w:pPr>
            <w:r>
              <w:t>否</w:t>
            </w:r>
          </w:p>
        </w:tc>
        <w:tc>
          <w:tcPr>
            <w:tcW w:w="920" w:type="pct"/>
            <w:noWrap w:val="0"/>
            <w:vAlign w:val="center"/>
          </w:tcPr>
          <w:p w14:paraId="49597AC0">
            <w:pPr>
              <w:pStyle w:val="30"/>
              <w:bidi w:val="0"/>
            </w:pPr>
          </w:p>
        </w:tc>
      </w:tr>
      <w:tr w14:paraId="2AA1B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A54798">
            <w:pPr>
              <w:pStyle w:val="30"/>
              <w:bidi w:val="0"/>
            </w:pPr>
            <w:r>
              <w:rPr>
                <w:rFonts w:hint="eastAsia"/>
                <w:lang w:val="en-US" w:eastAsia="zh-CN"/>
              </w:rPr>
              <w:t>9</w:t>
            </w:r>
          </w:p>
        </w:tc>
        <w:tc>
          <w:tcPr>
            <w:tcW w:w="1004" w:type="pct"/>
            <w:noWrap w:val="0"/>
            <w:vAlign w:val="center"/>
          </w:tcPr>
          <w:p w14:paraId="0A61EEBA">
            <w:pPr>
              <w:pStyle w:val="30"/>
              <w:bidi w:val="0"/>
            </w:pPr>
            <w:r>
              <w:t>hzfpsl</w:t>
            </w:r>
          </w:p>
        </w:tc>
        <w:tc>
          <w:tcPr>
            <w:tcW w:w="1087" w:type="pct"/>
            <w:noWrap w:val="0"/>
            <w:vAlign w:val="center"/>
          </w:tcPr>
          <w:p w14:paraId="01163FCE">
            <w:pPr>
              <w:pStyle w:val="30"/>
              <w:bidi w:val="0"/>
            </w:pPr>
            <w:r>
              <w:t>红字发票数量</w:t>
            </w:r>
          </w:p>
        </w:tc>
        <w:tc>
          <w:tcPr>
            <w:tcW w:w="753" w:type="pct"/>
            <w:noWrap w:val="0"/>
            <w:vAlign w:val="center"/>
          </w:tcPr>
          <w:p w14:paraId="37C7F678">
            <w:pPr>
              <w:pStyle w:val="30"/>
              <w:bidi w:val="0"/>
            </w:pPr>
            <w:r>
              <w:t>number</w:t>
            </w:r>
          </w:p>
        </w:tc>
        <w:tc>
          <w:tcPr>
            <w:tcW w:w="418" w:type="pct"/>
            <w:noWrap w:val="0"/>
            <w:vAlign w:val="center"/>
          </w:tcPr>
          <w:p w14:paraId="4D27C7B7">
            <w:pPr>
              <w:pStyle w:val="30"/>
              <w:bidi w:val="0"/>
            </w:pPr>
            <w:r>
              <w:t>10</w:t>
            </w:r>
          </w:p>
        </w:tc>
        <w:tc>
          <w:tcPr>
            <w:tcW w:w="417" w:type="pct"/>
            <w:noWrap w:val="0"/>
            <w:vAlign w:val="center"/>
          </w:tcPr>
          <w:p w14:paraId="1117DA0E">
            <w:pPr>
              <w:pStyle w:val="30"/>
              <w:bidi w:val="0"/>
            </w:pPr>
            <w:r>
              <w:t>否</w:t>
            </w:r>
          </w:p>
        </w:tc>
        <w:tc>
          <w:tcPr>
            <w:tcW w:w="920" w:type="pct"/>
            <w:noWrap w:val="0"/>
            <w:vAlign w:val="center"/>
          </w:tcPr>
          <w:p w14:paraId="5EC76BD2">
            <w:pPr>
              <w:pStyle w:val="30"/>
              <w:bidi w:val="0"/>
            </w:pPr>
          </w:p>
        </w:tc>
      </w:tr>
      <w:tr w14:paraId="22B6CD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87F269">
            <w:pPr>
              <w:pStyle w:val="30"/>
              <w:bidi w:val="0"/>
              <w:rPr>
                <w:rFonts w:hint="default"/>
                <w:lang w:val="en-US"/>
              </w:rPr>
            </w:pPr>
            <w:r>
              <w:rPr>
                <w:rFonts w:hint="eastAsia"/>
                <w:lang w:val="en-US" w:eastAsia="zh-CN"/>
              </w:rPr>
              <w:t>10</w:t>
            </w:r>
          </w:p>
        </w:tc>
        <w:tc>
          <w:tcPr>
            <w:tcW w:w="1004" w:type="pct"/>
            <w:noWrap w:val="0"/>
            <w:vAlign w:val="center"/>
          </w:tcPr>
          <w:p w14:paraId="013C2D1A">
            <w:pPr>
              <w:pStyle w:val="30"/>
              <w:bidi w:val="0"/>
            </w:pPr>
            <w:r>
              <w:t>hzfpje</w:t>
            </w:r>
          </w:p>
        </w:tc>
        <w:tc>
          <w:tcPr>
            <w:tcW w:w="1087" w:type="pct"/>
            <w:noWrap w:val="0"/>
            <w:vAlign w:val="center"/>
          </w:tcPr>
          <w:p w14:paraId="4A1336AE">
            <w:pPr>
              <w:pStyle w:val="30"/>
              <w:bidi w:val="0"/>
            </w:pPr>
            <w:r>
              <w:t>红字发票金额</w:t>
            </w:r>
          </w:p>
        </w:tc>
        <w:tc>
          <w:tcPr>
            <w:tcW w:w="753" w:type="pct"/>
            <w:noWrap w:val="0"/>
            <w:vAlign w:val="center"/>
          </w:tcPr>
          <w:p w14:paraId="12815E35">
            <w:pPr>
              <w:pStyle w:val="30"/>
              <w:bidi w:val="0"/>
            </w:pPr>
            <w:r>
              <w:t>number</w:t>
            </w:r>
          </w:p>
        </w:tc>
        <w:tc>
          <w:tcPr>
            <w:tcW w:w="418" w:type="pct"/>
            <w:noWrap w:val="0"/>
            <w:vAlign w:val="center"/>
          </w:tcPr>
          <w:p w14:paraId="6BEB7798">
            <w:pPr>
              <w:pStyle w:val="30"/>
              <w:bidi w:val="0"/>
            </w:pPr>
            <w:r>
              <w:t>18,2</w:t>
            </w:r>
          </w:p>
        </w:tc>
        <w:tc>
          <w:tcPr>
            <w:tcW w:w="417" w:type="pct"/>
            <w:noWrap w:val="0"/>
            <w:vAlign w:val="center"/>
          </w:tcPr>
          <w:p w14:paraId="09598250">
            <w:pPr>
              <w:pStyle w:val="30"/>
              <w:bidi w:val="0"/>
            </w:pPr>
            <w:r>
              <w:t>否</w:t>
            </w:r>
          </w:p>
        </w:tc>
        <w:tc>
          <w:tcPr>
            <w:tcW w:w="920" w:type="pct"/>
            <w:noWrap w:val="0"/>
            <w:vAlign w:val="center"/>
          </w:tcPr>
          <w:p w14:paraId="03A73D11">
            <w:pPr>
              <w:pStyle w:val="30"/>
              <w:bidi w:val="0"/>
            </w:pPr>
          </w:p>
        </w:tc>
      </w:tr>
      <w:tr w14:paraId="54242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505F86">
            <w:pPr>
              <w:pStyle w:val="30"/>
              <w:bidi w:val="0"/>
            </w:pPr>
            <w:r>
              <w:rPr>
                <w:rFonts w:hint="default"/>
                <w:lang w:val="en-US" w:eastAsia="zh-CN"/>
              </w:rPr>
              <w:t>1</w:t>
            </w:r>
            <w:r>
              <w:rPr>
                <w:rFonts w:hint="eastAsia"/>
                <w:lang w:val="en-US" w:eastAsia="zh-CN"/>
              </w:rPr>
              <w:t>1</w:t>
            </w:r>
          </w:p>
        </w:tc>
        <w:tc>
          <w:tcPr>
            <w:tcW w:w="1004" w:type="pct"/>
            <w:noWrap w:val="0"/>
            <w:vAlign w:val="center"/>
          </w:tcPr>
          <w:p w14:paraId="652310DC">
            <w:pPr>
              <w:pStyle w:val="30"/>
              <w:bidi w:val="0"/>
            </w:pPr>
            <w:r>
              <w:t>hzfpse</w:t>
            </w:r>
          </w:p>
        </w:tc>
        <w:tc>
          <w:tcPr>
            <w:tcW w:w="1087" w:type="pct"/>
            <w:noWrap w:val="0"/>
            <w:vAlign w:val="center"/>
          </w:tcPr>
          <w:p w14:paraId="2EE300D3">
            <w:pPr>
              <w:pStyle w:val="30"/>
              <w:bidi w:val="0"/>
            </w:pPr>
            <w:r>
              <w:t>红字发票税额</w:t>
            </w:r>
          </w:p>
        </w:tc>
        <w:tc>
          <w:tcPr>
            <w:tcW w:w="753" w:type="pct"/>
            <w:noWrap w:val="0"/>
            <w:vAlign w:val="center"/>
          </w:tcPr>
          <w:p w14:paraId="2CFD6520">
            <w:pPr>
              <w:pStyle w:val="30"/>
              <w:bidi w:val="0"/>
            </w:pPr>
            <w:r>
              <w:t>number</w:t>
            </w:r>
          </w:p>
        </w:tc>
        <w:tc>
          <w:tcPr>
            <w:tcW w:w="418" w:type="pct"/>
            <w:noWrap w:val="0"/>
            <w:vAlign w:val="center"/>
          </w:tcPr>
          <w:p w14:paraId="6C02EDA4">
            <w:pPr>
              <w:pStyle w:val="30"/>
              <w:bidi w:val="0"/>
            </w:pPr>
            <w:r>
              <w:t>18,2</w:t>
            </w:r>
          </w:p>
        </w:tc>
        <w:tc>
          <w:tcPr>
            <w:tcW w:w="417" w:type="pct"/>
            <w:noWrap w:val="0"/>
            <w:vAlign w:val="center"/>
          </w:tcPr>
          <w:p w14:paraId="7E3DD0AA">
            <w:pPr>
              <w:pStyle w:val="30"/>
              <w:bidi w:val="0"/>
            </w:pPr>
            <w:r>
              <w:t>否</w:t>
            </w:r>
          </w:p>
        </w:tc>
        <w:tc>
          <w:tcPr>
            <w:tcW w:w="920" w:type="pct"/>
            <w:noWrap w:val="0"/>
            <w:vAlign w:val="center"/>
          </w:tcPr>
          <w:p w14:paraId="609C115B">
            <w:pPr>
              <w:pStyle w:val="30"/>
              <w:bidi w:val="0"/>
            </w:pPr>
          </w:p>
        </w:tc>
      </w:tr>
    </w:tbl>
    <w:p w14:paraId="725703D1">
      <w:pPr>
        <w:pStyle w:val="6"/>
        <w:bidi w:val="0"/>
      </w:pPr>
      <w:bookmarkStart w:id="532" w:name="_Toc6622"/>
      <w:bookmarkStart w:id="533" w:name="_Toc4796"/>
      <w:bookmarkStart w:id="534" w:name="_Toc16025"/>
      <w:bookmarkStart w:id="535" w:name="_Toc11217"/>
      <w:bookmarkStart w:id="536" w:name="_Toc5776"/>
      <w:bookmarkStart w:id="537" w:name="_Toc555"/>
      <w:r>
        <w:t>1</w:t>
      </w:r>
      <w:r>
        <w:rPr>
          <w:rFonts w:hint="eastAsia"/>
          <w:lang w:val="en-US" w:eastAsia="zh-CN"/>
        </w:rPr>
        <w:t>8</w:t>
      </w:r>
      <w:r>
        <w:t>.</w:t>
      </w:r>
      <w:r>
        <w:rPr>
          <w:rFonts w:hint="eastAsia"/>
          <w:lang w:val="en-US" w:eastAsia="zh-CN"/>
        </w:rPr>
        <w:t>6</w:t>
      </w:r>
      <w:r>
        <w:t>返回报文示例</w:t>
      </w:r>
      <w:bookmarkEnd w:id="532"/>
      <w:bookmarkEnd w:id="533"/>
      <w:bookmarkEnd w:id="534"/>
      <w:bookmarkEnd w:id="535"/>
      <w:bookmarkEnd w:id="536"/>
      <w:bookmarkEnd w:id="537"/>
    </w:p>
    <w:p w14:paraId="754C1F01">
      <w:pPr>
        <w:pStyle w:val="5"/>
      </w:pPr>
      <w:r>
        <w:t>成功时返回：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EC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0E337B">
            <w:pPr>
              <w:bidi w:val="0"/>
            </w:pPr>
            <w:r>
              <w:t>{</w:t>
            </w:r>
          </w:p>
          <w:p w14:paraId="6B9FDD2D">
            <w:pPr>
              <w:bidi w:val="0"/>
            </w:pPr>
            <w:r>
              <w:tab/>
            </w:r>
            <w:r>
              <w:t>"Response": {</w:t>
            </w:r>
          </w:p>
          <w:p w14:paraId="6AEFE5DA">
            <w:pPr>
              <w:bidi w:val="0"/>
            </w:pPr>
            <w:r>
              <w:tab/>
            </w:r>
            <w:r>
              <w:tab/>
            </w:r>
            <w:r>
              <w:t>"RequestId": "16位随机数字和字母组合",</w:t>
            </w:r>
          </w:p>
          <w:p w14:paraId="6C0892C0">
            <w:pPr>
              <w:bidi w:val="0"/>
            </w:pPr>
            <w:r>
              <w:tab/>
            </w:r>
            <w:r>
              <w:tab/>
            </w:r>
            <w:r>
              <w:t>"Data": {</w:t>
            </w:r>
          </w:p>
          <w:p w14:paraId="0CD62F30">
            <w:pPr>
              <w:bidi w:val="0"/>
            </w:pPr>
            <w:r>
              <w:tab/>
            </w:r>
            <w:r>
              <w:tab/>
            </w:r>
            <w:r>
              <w:tab/>
            </w:r>
            <w:r>
              <w:t>"returncode": "00",</w:t>
            </w:r>
          </w:p>
          <w:p w14:paraId="639335CC">
            <w:pPr>
              <w:bidi w:val="0"/>
            </w:pPr>
            <w:bookmarkStart w:id="538" w:name="OLE_LINK57"/>
            <w:r>
              <w:tab/>
            </w:r>
            <w:r>
              <w:tab/>
            </w:r>
            <w:r>
              <w:tab/>
            </w:r>
            <w:bookmarkEnd w:id="538"/>
            <w:r>
              <w:t>"returnmsg": "成功",</w:t>
            </w:r>
          </w:p>
          <w:p w14:paraId="57DE491A">
            <w:pPr>
              <w:bidi w:val="0"/>
            </w:pPr>
            <w:r>
              <w:tab/>
            </w:r>
            <w:r>
              <w:tab/>
            </w:r>
            <w:r>
              <w:tab/>
            </w:r>
            <w:r>
              <w:t>"xsfnsrsbh": "销售方纳税人识别号",</w:t>
            </w:r>
          </w:p>
          <w:p w14:paraId="0680AB76">
            <w:pPr>
              <w:bidi w:val="0"/>
            </w:pPr>
            <w:r>
              <w:tab/>
            </w:r>
            <w:r>
              <w:tab/>
            </w:r>
            <w:r>
              <w:tab/>
            </w:r>
            <w:r>
              <w:t>"fphzqrxxList": [</w:t>
            </w:r>
          </w:p>
          <w:p w14:paraId="66ACB344">
            <w:pPr>
              <w:bidi w:val="0"/>
            </w:pPr>
            <w:r>
              <w:tab/>
            </w:r>
            <w:r>
              <w:tab/>
            </w:r>
            <w:r>
              <w:tab/>
            </w:r>
            <w:r>
              <w:tab/>
            </w:r>
            <w:r>
              <w:t>{</w:t>
            </w:r>
            <w:r>
              <w:tab/>
            </w:r>
            <w:r>
              <w:t>"ptbh": "平台编号",</w:t>
            </w:r>
          </w:p>
          <w:p w14:paraId="671461FB">
            <w:pPr>
              <w:bidi w:val="0"/>
            </w:pPr>
            <w:r>
              <w:tab/>
            </w:r>
            <w:r>
              <w:tab/>
            </w:r>
            <w:r>
              <w:tab/>
            </w:r>
            <w:r>
              <w:tab/>
            </w:r>
            <w:r>
              <w:tab/>
            </w:r>
            <w:r>
              <w:t>"yf": "月份",</w:t>
            </w:r>
          </w:p>
          <w:p w14:paraId="6BBA811B">
            <w:pPr>
              <w:bidi w:val="0"/>
            </w:pPr>
            <w:r>
              <w:tab/>
            </w:r>
            <w:r>
              <w:tab/>
            </w:r>
            <w:r>
              <w:tab/>
            </w:r>
            <w:r>
              <w:tab/>
            </w:r>
            <w:r>
              <w:tab/>
            </w:r>
            <w:r>
              <w:t>"lzfpsl": "蓝字发票数量",</w:t>
            </w:r>
          </w:p>
          <w:p w14:paraId="373AE9F0">
            <w:pPr>
              <w:bidi w:val="0"/>
            </w:pPr>
            <w:r>
              <w:tab/>
            </w:r>
            <w:r>
              <w:tab/>
            </w:r>
            <w:r>
              <w:tab/>
            </w:r>
            <w:r>
              <w:tab/>
            </w:r>
            <w:r>
              <w:tab/>
            </w:r>
            <w:r>
              <w:t>"lzfpje": "蓝字发票金额",</w:t>
            </w:r>
          </w:p>
          <w:p w14:paraId="384431AF">
            <w:pPr>
              <w:bidi w:val="0"/>
            </w:pPr>
            <w:r>
              <w:tab/>
            </w:r>
            <w:r>
              <w:tab/>
            </w:r>
            <w:r>
              <w:tab/>
            </w:r>
            <w:r>
              <w:tab/>
            </w:r>
            <w:r>
              <w:tab/>
            </w:r>
            <w:r>
              <w:t>"lzfpse": "蓝字发票税额",</w:t>
            </w:r>
          </w:p>
          <w:p w14:paraId="4DB1F3DB">
            <w:pPr>
              <w:bidi w:val="0"/>
            </w:pPr>
            <w:r>
              <w:tab/>
            </w:r>
            <w:r>
              <w:tab/>
            </w:r>
            <w:r>
              <w:tab/>
            </w:r>
            <w:r>
              <w:tab/>
            </w:r>
            <w:r>
              <w:tab/>
            </w:r>
            <w:r>
              <w:t>"hzfpsl": "红字发票数量",</w:t>
            </w:r>
          </w:p>
          <w:p w14:paraId="5C3ABBE6">
            <w:pPr>
              <w:bidi w:val="0"/>
            </w:pPr>
            <w:r>
              <w:tab/>
            </w:r>
            <w:r>
              <w:tab/>
            </w:r>
            <w:r>
              <w:tab/>
            </w:r>
            <w:r>
              <w:tab/>
            </w:r>
            <w:r>
              <w:tab/>
            </w:r>
            <w:r>
              <w:t>"hzfpje": "红字发票金额",</w:t>
            </w:r>
          </w:p>
          <w:p w14:paraId="471701C1">
            <w:pPr>
              <w:bidi w:val="0"/>
            </w:pPr>
            <w:r>
              <w:tab/>
            </w:r>
            <w:r>
              <w:tab/>
            </w:r>
            <w:r>
              <w:tab/>
            </w:r>
            <w:r>
              <w:tab/>
            </w:r>
            <w:r>
              <w:tab/>
            </w:r>
            <w:r>
              <w:t>"hzfpse": "红字发票税额"</w:t>
            </w:r>
          </w:p>
          <w:p w14:paraId="5BA8D92D">
            <w:pPr>
              <w:bidi w:val="0"/>
            </w:pPr>
            <w:r>
              <w:tab/>
            </w:r>
            <w:r>
              <w:tab/>
            </w:r>
            <w:r>
              <w:tab/>
            </w:r>
            <w:r>
              <w:tab/>
            </w:r>
            <w:r>
              <w:t>}, {</w:t>
            </w:r>
            <w:r>
              <w:tab/>
            </w:r>
            <w:r>
              <w:t>"ptbh": "平台编号",</w:t>
            </w:r>
          </w:p>
          <w:p w14:paraId="4C8AC844">
            <w:pPr>
              <w:bidi w:val="0"/>
            </w:pPr>
            <w:r>
              <w:tab/>
            </w:r>
            <w:r>
              <w:tab/>
            </w:r>
            <w:r>
              <w:tab/>
            </w:r>
            <w:r>
              <w:tab/>
            </w:r>
            <w:r>
              <w:tab/>
            </w:r>
            <w:r>
              <w:t>"yf": "月份",</w:t>
            </w:r>
          </w:p>
          <w:p w14:paraId="66083F2F">
            <w:pPr>
              <w:bidi w:val="0"/>
            </w:pPr>
            <w:r>
              <w:tab/>
            </w:r>
            <w:r>
              <w:tab/>
            </w:r>
            <w:r>
              <w:tab/>
            </w:r>
            <w:r>
              <w:tab/>
            </w:r>
            <w:r>
              <w:tab/>
            </w:r>
            <w:r>
              <w:t>"lzfpsl": "蓝字发票数量",</w:t>
            </w:r>
          </w:p>
          <w:p w14:paraId="08255813">
            <w:pPr>
              <w:bidi w:val="0"/>
            </w:pPr>
            <w:r>
              <w:tab/>
            </w:r>
            <w:r>
              <w:tab/>
            </w:r>
            <w:r>
              <w:tab/>
            </w:r>
            <w:r>
              <w:tab/>
            </w:r>
            <w:r>
              <w:tab/>
            </w:r>
            <w:r>
              <w:t>"lzfpje": "蓝字发票金额",</w:t>
            </w:r>
          </w:p>
          <w:p w14:paraId="79AB7AE5">
            <w:pPr>
              <w:bidi w:val="0"/>
            </w:pPr>
            <w:r>
              <w:tab/>
            </w:r>
            <w:r>
              <w:tab/>
            </w:r>
            <w:r>
              <w:tab/>
            </w:r>
            <w:r>
              <w:tab/>
            </w:r>
            <w:r>
              <w:tab/>
            </w:r>
            <w:r>
              <w:t>"lzfpse": "蓝字发票税额",</w:t>
            </w:r>
          </w:p>
          <w:p w14:paraId="1B41F5AE">
            <w:pPr>
              <w:bidi w:val="0"/>
            </w:pPr>
            <w:r>
              <w:tab/>
            </w:r>
            <w:r>
              <w:tab/>
            </w:r>
            <w:r>
              <w:tab/>
            </w:r>
            <w:r>
              <w:tab/>
            </w:r>
            <w:r>
              <w:tab/>
            </w:r>
            <w:r>
              <w:t>"hzfpsl": "红字发票数量",</w:t>
            </w:r>
          </w:p>
          <w:p w14:paraId="482133E9">
            <w:pPr>
              <w:bidi w:val="0"/>
            </w:pPr>
            <w:r>
              <w:tab/>
            </w:r>
            <w:r>
              <w:tab/>
            </w:r>
            <w:r>
              <w:tab/>
            </w:r>
            <w:r>
              <w:tab/>
            </w:r>
            <w:r>
              <w:tab/>
            </w:r>
            <w:r>
              <w:t>"hzfpje": "红字发票金额",</w:t>
            </w:r>
          </w:p>
          <w:p w14:paraId="64D8E1B7">
            <w:pPr>
              <w:bidi w:val="0"/>
            </w:pPr>
            <w:r>
              <w:tab/>
            </w:r>
            <w:r>
              <w:tab/>
            </w:r>
            <w:r>
              <w:tab/>
            </w:r>
            <w:r>
              <w:tab/>
            </w:r>
            <w:r>
              <w:tab/>
            </w:r>
            <w:r>
              <w:t>"hzfpse": "红字发票税额"</w:t>
            </w:r>
          </w:p>
          <w:p w14:paraId="7A0175FA">
            <w:pPr>
              <w:bidi w:val="0"/>
            </w:pPr>
            <w:r>
              <w:tab/>
            </w:r>
            <w:r>
              <w:tab/>
            </w:r>
            <w:r>
              <w:tab/>
            </w:r>
            <w:r>
              <w:tab/>
            </w:r>
            <w:r>
              <w:t>}</w:t>
            </w:r>
          </w:p>
          <w:p w14:paraId="7B7B65A3">
            <w:pPr>
              <w:bidi w:val="0"/>
            </w:pPr>
            <w:r>
              <w:tab/>
            </w:r>
            <w:r>
              <w:tab/>
            </w:r>
            <w:r>
              <w:tab/>
            </w:r>
            <w:r>
              <w:t>]</w:t>
            </w:r>
          </w:p>
          <w:p w14:paraId="14B48268">
            <w:pPr>
              <w:bidi w:val="0"/>
            </w:pPr>
            <w:r>
              <w:tab/>
            </w:r>
            <w:r>
              <w:tab/>
            </w:r>
            <w:r>
              <w:t>}</w:t>
            </w:r>
          </w:p>
          <w:p w14:paraId="36E835D3">
            <w:pPr>
              <w:bidi w:val="0"/>
            </w:pPr>
            <w:r>
              <w:tab/>
            </w:r>
            <w:r>
              <w:t>}</w:t>
            </w:r>
          </w:p>
          <w:p w14:paraId="3F1C86A1">
            <w:pPr>
              <w:bidi w:val="0"/>
            </w:pPr>
            <w:r>
              <w:t>}</w:t>
            </w:r>
          </w:p>
        </w:tc>
      </w:tr>
      <w:bookmarkEnd w:id="531"/>
    </w:tbl>
    <w:p w14:paraId="29DD07E3">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02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CCB586">
            <w:pPr>
              <w:bidi w:val="0"/>
            </w:pPr>
            <w:r>
              <w:t>{</w:t>
            </w:r>
          </w:p>
          <w:p w14:paraId="074109FE">
            <w:pPr>
              <w:bidi w:val="0"/>
            </w:pPr>
            <w:r>
              <w:tab/>
            </w:r>
            <w:r>
              <w:t>"Response":{</w:t>
            </w:r>
          </w:p>
          <w:p w14:paraId="30BF09E7">
            <w:pPr>
              <w:bidi w:val="0"/>
            </w:pPr>
            <w:r>
              <w:tab/>
            </w:r>
            <w:r>
              <w:tab/>
            </w:r>
            <w:r>
              <w:t>"RequestId": "16位随机数字和字母组合",</w:t>
            </w:r>
          </w:p>
          <w:p w14:paraId="415C499F">
            <w:pPr>
              <w:bidi w:val="0"/>
            </w:pPr>
            <w:r>
              <w:tab/>
            </w:r>
            <w:r>
              <w:tab/>
            </w:r>
            <w:r>
              <w:t>"Error":{</w:t>
            </w:r>
          </w:p>
          <w:p w14:paraId="362C13F7">
            <w:pPr>
              <w:bidi w:val="0"/>
            </w:pPr>
            <w:r>
              <w:tab/>
            </w:r>
            <w:r>
              <w:tab/>
            </w:r>
            <w:r>
              <w:tab/>
            </w:r>
            <w:r>
              <w:t>"Code": "01”,</w:t>
            </w:r>
          </w:p>
          <w:p w14:paraId="20E38467">
            <w:pPr>
              <w:bidi w:val="0"/>
            </w:pPr>
            <w:r>
              <w:tab/>
            </w:r>
            <w:r>
              <w:tab/>
            </w:r>
            <w:r>
              <w:tab/>
            </w:r>
            <w:r>
              <w:t>"Message": "错误说明"</w:t>
            </w:r>
          </w:p>
          <w:p w14:paraId="3B2EBC18">
            <w:pPr>
              <w:bidi w:val="0"/>
            </w:pPr>
            <w:r>
              <w:t>}</w:t>
            </w:r>
          </w:p>
          <w:p w14:paraId="7DBC02F0">
            <w:pPr>
              <w:bidi w:val="0"/>
            </w:pPr>
            <w:r>
              <w:tab/>
            </w:r>
            <w:r>
              <w:t>}</w:t>
            </w:r>
          </w:p>
          <w:p w14:paraId="35B34FC4">
            <w:pPr>
              <w:bidi w:val="0"/>
            </w:pPr>
            <w:r>
              <w:t>}</w:t>
            </w:r>
          </w:p>
        </w:tc>
      </w:tr>
    </w:tbl>
    <w:p w14:paraId="6A996B24">
      <w:pPr>
        <w:pStyle w:val="4"/>
        <w:bidi w:val="0"/>
        <w:rPr>
          <w:rFonts w:hint="default"/>
          <w:lang w:val="en-US" w:eastAsia="zh-CN"/>
        </w:rPr>
      </w:pPr>
      <w:bookmarkStart w:id="539" w:name="_Toc1916"/>
      <w:bookmarkStart w:id="540" w:name="_Toc27116"/>
      <w:bookmarkStart w:id="541" w:name="_Toc732"/>
      <w:bookmarkStart w:id="542" w:name="OLE_LINK32"/>
      <w:r>
        <w:rPr>
          <w:rFonts w:hint="eastAsia"/>
          <w:lang w:val="en-US" w:eastAsia="zh-CN"/>
        </w:rPr>
        <w:t>19</w:t>
      </w:r>
      <w:r>
        <w:rPr>
          <w:rFonts w:hint="default"/>
        </w:rPr>
        <w:t>.查询</w:t>
      </w:r>
      <w:r>
        <w:rPr>
          <w:rFonts w:hint="eastAsia"/>
          <w:lang w:val="en-US" w:eastAsia="zh-CN"/>
        </w:rPr>
        <w:t>差额征税编码</w:t>
      </w:r>
      <w:bookmarkEnd w:id="539"/>
      <w:bookmarkEnd w:id="540"/>
      <w:bookmarkEnd w:id="541"/>
    </w:p>
    <w:p w14:paraId="42D96DB7">
      <w:pPr>
        <w:pStyle w:val="6"/>
        <w:bidi w:val="0"/>
      </w:pPr>
      <w:bookmarkStart w:id="543" w:name="_Toc13701"/>
      <w:bookmarkStart w:id="544" w:name="_Toc21818"/>
      <w:r>
        <w:rPr>
          <w:rFonts w:hint="eastAsia"/>
          <w:lang w:val="en-US" w:eastAsia="zh-CN"/>
        </w:rPr>
        <w:t>19</w:t>
      </w:r>
      <w:r>
        <w:t>.1接口说明</w:t>
      </w:r>
      <w:bookmarkEnd w:id="543"/>
      <w:bookmarkEnd w:id="544"/>
    </w:p>
    <w:p w14:paraId="01B5C458">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2A91C604">
      <w:pPr>
        <w:pStyle w:val="6"/>
        <w:bidi w:val="0"/>
      </w:pPr>
      <w:bookmarkStart w:id="545" w:name="_Toc16576"/>
      <w:bookmarkStart w:id="546" w:name="_Toc24448"/>
      <w:r>
        <w:t>1</w:t>
      </w:r>
      <w:r>
        <w:rPr>
          <w:rFonts w:hint="eastAsia"/>
          <w:lang w:val="en-US" w:eastAsia="zh-CN"/>
        </w:rPr>
        <w:t>9</w:t>
      </w:r>
      <w:r>
        <w:t>.2请求方式</w:t>
      </w:r>
      <w:bookmarkEnd w:id="545"/>
      <w:bookmarkEnd w:id="546"/>
    </w:p>
    <w:p w14:paraId="39A7EBF5">
      <w:pPr>
        <w:pStyle w:val="5"/>
        <w:spacing w:before="156" w:after="156"/>
        <w:ind w:firstLine="480"/>
      </w:pPr>
      <w:r>
        <w:t>请求方式为POST</w:t>
      </w:r>
    </w:p>
    <w:p w14:paraId="7DC53D12">
      <w:pPr>
        <w:pStyle w:val="5"/>
        <w:bidi w:val="0"/>
      </w:pPr>
      <w:r>
        <w:rPr>
          <w:rFonts w:hint="eastAsia"/>
        </w:rPr>
        <w:t>●</w:t>
      </w:r>
      <w:r>
        <w:rPr>
          <w:rFonts w:hint="default"/>
          <w:lang w:val="en-US"/>
        </w:rPr>
        <w:t xml:space="preserve"> </w:t>
      </w:r>
      <w:r>
        <w:t>path 指该参数为路径参数</w:t>
      </w:r>
    </w:p>
    <w:p w14:paraId="3729CDC4">
      <w:pPr>
        <w:pStyle w:val="5"/>
        <w:bidi w:val="0"/>
      </w:pPr>
      <w:r>
        <w:rPr>
          <w:rFonts w:hint="eastAsia"/>
        </w:rPr>
        <w:t>●</w:t>
      </w:r>
      <w:r>
        <w:rPr>
          <w:rFonts w:hint="default"/>
          <w:lang w:val="en-US"/>
        </w:rPr>
        <w:t xml:space="preserve"> </w:t>
      </w:r>
      <w:r>
        <w:t>query 指该参数需在请求URL传参</w:t>
      </w:r>
    </w:p>
    <w:p w14:paraId="7EF6F176">
      <w:pPr>
        <w:pStyle w:val="5"/>
        <w:bidi w:val="0"/>
      </w:pPr>
      <w:r>
        <w:rPr>
          <w:rFonts w:hint="eastAsia"/>
        </w:rPr>
        <w:t>●</w:t>
      </w:r>
      <w:r>
        <w:rPr>
          <w:rFonts w:hint="default"/>
          <w:lang w:val="en-US"/>
        </w:rPr>
        <w:t xml:space="preserve"> </w:t>
      </w:r>
      <w:r>
        <w:t>body 指该参数需在请求JSON传参</w:t>
      </w:r>
    </w:p>
    <w:p w14:paraId="7AF49E58">
      <w:pPr>
        <w:pStyle w:val="6"/>
        <w:bidi w:val="0"/>
      </w:pPr>
      <w:bookmarkStart w:id="547" w:name="_Toc125"/>
      <w:bookmarkStart w:id="548" w:name="_Toc28797"/>
      <w:r>
        <w:rPr>
          <w:rFonts w:hint="eastAsia"/>
          <w:lang w:val="en-US" w:eastAsia="zh-CN"/>
        </w:rPr>
        <w:t>19</w:t>
      </w:r>
      <w:r>
        <w:t>.</w:t>
      </w:r>
      <w:r>
        <w:rPr>
          <w:rFonts w:hint="eastAsia"/>
          <w:lang w:val="en-US" w:eastAsia="zh-CN"/>
        </w:rPr>
        <w:t>3</w:t>
      </w:r>
      <w:r>
        <w:t>请求参数</w:t>
      </w:r>
      <w:bookmarkEnd w:id="547"/>
      <w:bookmarkEnd w:id="548"/>
    </w:p>
    <w:p w14:paraId="1821273B">
      <w:pPr>
        <w:pStyle w:val="5"/>
      </w:pPr>
      <w:r>
        <w:t>无</w:t>
      </w:r>
    </w:p>
    <w:p w14:paraId="0C2AB962">
      <w:pPr>
        <w:pStyle w:val="6"/>
        <w:bidi w:val="0"/>
      </w:pPr>
      <w:bookmarkStart w:id="549" w:name="_Toc30888"/>
      <w:bookmarkStart w:id="550" w:name="_Toc21065"/>
      <w:r>
        <w:rPr>
          <w:rFonts w:hint="eastAsia"/>
          <w:lang w:val="en-US" w:eastAsia="zh-CN"/>
        </w:rPr>
        <w:t>19</w:t>
      </w:r>
      <w:r>
        <w:t>.</w:t>
      </w:r>
      <w:r>
        <w:rPr>
          <w:rFonts w:hint="eastAsia"/>
          <w:lang w:val="en-US" w:eastAsia="zh-CN"/>
        </w:rPr>
        <w:t>4</w:t>
      </w:r>
      <w:r>
        <w:t>请求报文示例</w:t>
      </w:r>
      <w:bookmarkEnd w:id="549"/>
      <w:bookmarkEnd w:id="55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21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121C13">
            <w:pPr>
              <w:bidi w:val="0"/>
            </w:pPr>
            <w:r>
              <w:t>{}</w:t>
            </w:r>
          </w:p>
        </w:tc>
      </w:tr>
    </w:tbl>
    <w:p w14:paraId="5CF3F74F">
      <w:pPr>
        <w:pStyle w:val="6"/>
        <w:bidi w:val="0"/>
      </w:pPr>
      <w:bookmarkStart w:id="551" w:name="_Toc14063"/>
      <w:bookmarkStart w:id="552" w:name="_Toc8718"/>
      <w:r>
        <w:rPr>
          <w:rFonts w:hint="eastAsia"/>
          <w:lang w:val="en-US" w:eastAsia="zh-CN"/>
        </w:rPr>
        <w:t>19</w:t>
      </w:r>
      <w:r>
        <w:t>.</w:t>
      </w:r>
      <w:r>
        <w:rPr>
          <w:rFonts w:hint="eastAsia"/>
          <w:lang w:val="en-US" w:eastAsia="zh-CN"/>
        </w:rPr>
        <w:t>5</w:t>
      </w:r>
      <w:r>
        <w:t>返回参数</w:t>
      </w:r>
      <w:bookmarkEnd w:id="551"/>
      <w:bookmarkEnd w:id="552"/>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69F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39010C7">
            <w:pPr>
              <w:pStyle w:val="29"/>
              <w:bidi w:val="0"/>
            </w:pPr>
            <w:r>
              <w:t>序号</w:t>
            </w:r>
          </w:p>
        </w:tc>
        <w:tc>
          <w:tcPr>
            <w:tcW w:w="1004" w:type="pct"/>
            <w:tcBorders>
              <w:top w:val="single" w:color="auto" w:sz="12" w:space="0"/>
              <w:bottom w:val="single" w:color="auto" w:sz="6" w:space="0"/>
            </w:tcBorders>
            <w:shd w:val="clear" w:color="auto" w:fill="D8D8D8"/>
            <w:noWrap w:val="0"/>
            <w:vAlign w:val="center"/>
          </w:tcPr>
          <w:p w14:paraId="5C3F4CC9">
            <w:pPr>
              <w:pStyle w:val="29"/>
              <w:bidi w:val="0"/>
            </w:pPr>
            <w:r>
              <w:t>数据项标识</w:t>
            </w:r>
          </w:p>
        </w:tc>
        <w:tc>
          <w:tcPr>
            <w:tcW w:w="1087" w:type="pct"/>
            <w:tcBorders>
              <w:top w:val="single" w:color="auto" w:sz="12" w:space="0"/>
              <w:bottom w:val="single" w:color="auto" w:sz="6" w:space="0"/>
            </w:tcBorders>
            <w:shd w:val="clear" w:color="auto" w:fill="D8D8D8"/>
            <w:noWrap w:val="0"/>
            <w:vAlign w:val="center"/>
          </w:tcPr>
          <w:p w14:paraId="265DFB79">
            <w:pPr>
              <w:pStyle w:val="29"/>
              <w:bidi w:val="0"/>
            </w:pPr>
            <w:r>
              <w:t>数据项名称</w:t>
            </w:r>
          </w:p>
        </w:tc>
        <w:tc>
          <w:tcPr>
            <w:tcW w:w="753" w:type="pct"/>
            <w:tcBorders>
              <w:top w:val="single" w:color="auto" w:sz="12" w:space="0"/>
              <w:bottom w:val="single" w:color="auto" w:sz="6" w:space="0"/>
            </w:tcBorders>
            <w:shd w:val="clear" w:color="auto" w:fill="D8D8D8"/>
            <w:noWrap w:val="0"/>
            <w:vAlign w:val="center"/>
          </w:tcPr>
          <w:p w14:paraId="190877A7">
            <w:pPr>
              <w:pStyle w:val="29"/>
              <w:bidi w:val="0"/>
            </w:pPr>
            <w:r>
              <w:t>字段类型</w:t>
            </w:r>
          </w:p>
        </w:tc>
        <w:tc>
          <w:tcPr>
            <w:tcW w:w="418" w:type="pct"/>
            <w:tcBorders>
              <w:top w:val="single" w:color="auto" w:sz="12" w:space="0"/>
              <w:bottom w:val="single" w:color="auto" w:sz="6" w:space="0"/>
            </w:tcBorders>
            <w:shd w:val="clear" w:color="auto" w:fill="D8D8D8"/>
            <w:noWrap w:val="0"/>
            <w:vAlign w:val="center"/>
          </w:tcPr>
          <w:p w14:paraId="2A6DE1BD">
            <w:pPr>
              <w:pStyle w:val="29"/>
              <w:bidi w:val="0"/>
            </w:pPr>
            <w:r>
              <w:t>长度</w:t>
            </w:r>
          </w:p>
        </w:tc>
        <w:tc>
          <w:tcPr>
            <w:tcW w:w="417" w:type="pct"/>
            <w:tcBorders>
              <w:top w:val="single" w:color="auto" w:sz="12" w:space="0"/>
              <w:bottom w:val="single" w:color="auto" w:sz="6" w:space="0"/>
            </w:tcBorders>
            <w:shd w:val="clear" w:color="auto" w:fill="D8D8D8"/>
            <w:noWrap w:val="0"/>
            <w:vAlign w:val="center"/>
          </w:tcPr>
          <w:p w14:paraId="241F9824">
            <w:pPr>
              <w:pStyle w:val="29"/>
              <w:bidi w:val="0"/>
            </w:pPr>
            <w:r>
              <w:t>必须</w:t>
            </w:r>
          </w:p>
        </w:tc>
        <w:tc>
          <w:tcPr>
            <w:tcW w:w="920" w:type="pct"/>
            <w:tcBorders>
              <w:top w:val="single" w:color="auto" w:sz="12" w:space="0"/>
              <w:bottom w:val="single" w:color="auto" w:sz="6" w:space="0"/>
            </w:tcBorders>
            <w:shd w:val="clear" w:color="auto" w:fill="D8D8D8"/>
            <w:noWrap w:val="0"/>
            <w:vAlign w:val="center"/>
          </w:tcPr>
          <w:p w14:paraId="55726DC1">
            <w:pPr>
              <w:pStyle w:val="29"/>
              <w:bidi w:val="0"/>
            </w:pPr>
            <w:r>
              <w:t>说明</w:t>
            </w:r>
          </w:p>
        </w:tc>
      </w:tr>
      <w:tr w14:paraId="337595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3984E8A">
            <w:pPr>
              <w:pStyle w:val="30"/>
              <w:bidi w:val="0"/>
            </w:pPr>
            <w:r>
              <w:rPr>
                <w:rFonts w:hint="default"/>
                <w:lang w:val="en-US" w:eastAsia="zh-CN"/>
              </w:rPr>
              <w:t>1</w:t>
            </w:r>
          </w:p>
        </w:tc>
        <w:tc>
          <w:tcPr>
            <w:tcW w:w="1004" w:type="pct"/>
            <w:noWrap w:val="0"/>
            <w:vAlign w:val="center"/>
          </w:tcPr>
          <w:p w14:paraId="0AD080CB">
            <w:pPr>
              <w:pStyle w:val="30"/>
              <w:bidi w:val="0"/>
            </w:pPr>
            <w:r>
              <w:t>returncode</w:t>
            </w:r>
          </w:p>
        </w:tc>
        <w:tc>
          <w:tcPr>
            <w:tcW w:w="1087" w:type="pct"/>
            <w:noWrap w:val="0"/>
            <w:vAlign w:val="center"/>
          </w:tcPr>
          <w:p w14:paraId="341E7B0D">
            <w:pPr>
              <w:pStyle w:val="30"/>
              <w:bidi w:val="0"/>
            </w:pPr>
            <w:r>
              <w:t>返回码</w:t>
            </w:r>
          </w:p>
        </w:tc>
        <w:tc>
          <w:tcPr>
            <w:tcW w:w="753" w:type="pct"/>
            <w:noWrap w:val="0"/>
            <w:vAlign w:val="center"/>
          </w:tcPr>
          <w:p w14:paraId="0B6038B9">
            <w:pPr>
              <w:pStyle w:val="30"/>
              <w:bidi w:val="0"/>
            </w:pPr>
            <w:r>
              <w:t>varchar</w:t>
            </w:r>
          </w:p>
        </w:tc>
        <w:tc>
          <w:tcPr>
            <w:tcW w:w="418" w:type="pct"/>
            <w:noWrap w:val="0"/>
            <w:vAlign w:val="center"/>
          </w:tcPr>
          <w:p w14:paraId="580884F0">
            <w:pPr>
              <w:pStyle w:val="30"/>
              <w:bidi w:val="0"/>
            </w:pPr>
            <w:r>
              <w:t>2</w:t>
            </w:r>
          </w:p>
        </w:tc>
        <w:tc>
          <w:tcPr>
            <w:tcW w:w="417" w:type="pct"/>
            <w:noWrap w:val="0"/>
            <w:vAlign w:val="center"/>
          </w:tcPr>
          <w:p w14:paraId="72C103AB">
            <w:pPr>
              <w:pStyle w:val="30"/>
              <w:bidi w:val="0"/>
            </w:pPr>
            <w:r>
              <w:t>是</w:t>
            </w:r>
          </w:p>
        </w:tc>
        <w:tc>
          <w:tcPr>
            <w:tcW w:w="920" w:type="pct"/>
            <w:noWrap w:val="0"/>
            <w:vAlign w:val="center"/>
          </w:tcPr>
          <w:p w14:paraId="4BC82C3B">
            <w:pPr>
              <w:pStyle w:val="30"/>
              <w:bidi w:val="0"/>
            </w:pPr>
            <w:r>
              <w:t>00：成功</w:t>
            </w:r>
          </w:p>
          <w:p w14:paraId="3C07E908">
            <w:pPr>
              <w:pStyle w:val="30"/>
              <w:bidi w:val="0"/>
            </w:pPr>
            <w:r>
              <w:t>其它：失败</w:t>
            </w:r>
          </w:p>
        </w:tc>
      </w:tr>
      <w:tr w14:paraId="7633AB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C108ECD">
            <w:pPr>
              <w:pStyle w:val="30"/>
              <w:bidi w:val="0"/>
            </w:pPr>
            <w:r>
              <w:rPr>
                <w:rFonts w:hint="default"/>
                <w:lang w:val="en-US" w:eastAsia="zh-CN"/>
              </w:rPr>
              <w:t>2</w:t>
            </w:r>
          </w:p>
        </w:tc>
        <w:tc>
          <w:tcPr>
            <w:tcW w:w="1004" w:type="pct"/>
            <w:noWrap w:val="0"/>
            <w:vAlign w:val="center"/>
          </w:tcPr>
          <w:p w14:paraId="638A4892">
            <w:pPr>
              <w:pStyle w:val="30"/>
              <w:bidi w:val="0"/>
            </w:pPr>
            <w:r>
              <w:t>returnmsg</w:t>
            </w:r>
          </w:p>
        </w:tc>
        <w:tc>
          <w:tcPr>
            <w:tcW w:w="1087" w:type="pct"/>
            <w:noWrap w:val="0"/>
            <w:vAlign w:val="center"/>
          </w:tcPr>
          <w:p w14:paraId="70369119">
            <w:pPr>
              <w:pStyle w:val="30"/>
              <w:bidi w:val="0"/>
            </w:pPr>
            <w:r>
              <w:t>返回信息</w:t>
            </w:r>
          </w:p>
        </w:tc>
        <w:tc>
          <w:tcPr>
            <w:tcW w:w="753" w:type="pct"/>
            <w:noWrap w:val="0"/>
            <w:vAlign w:val="center"/>
          </w:tcPr>
          <w:p w14:paraId="77737836">
            <w:pPr>
              <w:pStyle w:val="30"/>
              <w:bidi w:val="0"/>
            </w:pPr>
            <w:r>
              <w:t>varchar</w:t>
            </w:r>
          </w:p>
        </w:tc>
        <w:tc>
          <w:tcPr>
            <w:tcW w:w="418" w:type="pct"/>
            <w:noWrap w:val="0"/>
            <w:vAlign w:val="center"/>
          </w:tcPr>
          <w:p w14:paraId="2442D185">
            <w:pPr>
              <w:pStyle w:val="30"/>
              <w:bidi w:val="0"/>
            </w:pPr>
            <w:r>
              <w:t>2000</w:t>
            </w:r>
          </w:p>
        </w:tc>
        <w:tc>
          <w:tcPr>
            <w:tcW w:w="417" w:type="pct"/>
            <w:noWrap w:val="0"/>
            <w:vAlign w:val="center"/>
          </w:tcPr>
          <w:p w14:paraId="03F7E270">
            <w:pPr>
              <w:pStyle w:val="30"/>
              <w:bidi w:val="0"/>
            </w:pPr>
            <w:r>
              <w:t>否</w:t>
            </w:r>
          </w:p>
        </w:tc>
        <w:tc>
          <w:tcPr>
            <w:tcW w:w="920" w:type="pct"/>
            <w:noWrap w:val="0"/>
            <w:vAlign w:val="center"/>
          </w:tcPr>
          <w:p w14:paraId="3A6B1942">
            <w:pPr>
              <w:pStyle w:val="30"/>
              <w:bidi w:val="0"/>
            </w:pPr>
            <w:r>
              <w:t>错误信息说明</w:t>
            </w:r>
          </w:p>
        </w:tc>
      </w:tr>
      <w:tr w14:paraId="5BD1E3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964F31D">
            <w:pPr>
              <w:pStyle w:val="30"/>
              <w:bidi w:val="0"/>
            </w:pPr>
            <w:r>
              <w:rPr>
                <w:rFonts w:hint="default"/>
                <w:lang w:val="en-US" w:eastAsia="zh-CN"/>
              </w:rPr>
              <w:t>3</w:t>
            </w:r>
          </w:p>
        </w:tc>
        <w:tc>
          <w:tcPr>
            <w:tcW w:w="1004" w:type="pct"/>
            <w:noWrap w:val="0"/>
            <w:vAlign w:val="center"/>
          </w:tcPr>
          <w:p w14:paraId="34A481B9">
            <w:pPr>
              <w:pStyle w:val="30"/>
              <w:bidi w:val="0"/>
            </w:pPr>
            <w:r>
              <w:t>count</w:t>
            </w:r>
          </w:p>
        </w:tc>
        <w:tc>
          <w:tcPr>
            <w:tcW w:w="1087" w:type="pct"/>
            <w:noWrap w:val="0"/>
            <w:vAlign w:val="center"/>
          </w:tcPr>
          <w:p w14:paraId="096EAE82">
            <w:pPr>
              <w:pStyle w:val="30"/>
              <w:bidi w:val="0"/>
            </w:pPr>
            <w:r>
              <w:t>总数量</w:t>
            </w:r>
          </w:p>
        </w:tc>
        <w:tc>
          <w:tcPr>
            <w:tcW w:w="753" w:type="pct"/>
            <w:noWrap w:val="0"/>
            <w:vAlign w:val="center"/>
          </w:tcPr>
          <w:p w14:paraId="3B379B78">
            <w:pPr>
              <w:pStyle w:val="30"/>
              <w:bidi w:val="0"/>
            </w:pPr>
            <w:r>
              <w:t>number</w:t>
            </w:r>
          </w:p>
        </w:tc>
        <w:tc>
          <w:tcPr>
            <w:tcW w:w="418" w:type="pct"/>
            <w:noWrap w:val="0"/>
            <w:vAlign w:val="center"/>
          </w:tcPr>
          <w:p w14:paraId="15B97714">
            <w:pPr>
              <w:pStyle w:val="30"/>
              <w:bidi w:val="0"/>
            </w:pPr>
            <w:r>
              <w:t>10</w:t>
            </w:r>
          </w:p>
        </w:tc>
        <w:tc>
          <w:tcPr>
            <w:tcW w:w="417" w:type="pct"/>
            <w:noWrap w:val="0"/>
            <w:vAlign w:val="center"/>
          </w:tcPr>
          <w:p w14:paraId="6FA7F52F">
            <w:pPr>
              <w:pStyle w:val="30"/>
              <w:bidi w:val="0"/>
            </w:pPr>
            <w:r>
              <w:t>是</w:t>
            </w:r>
          </w:p>
        </w:tc>
        <w:tc>
          <w:tcPr>
            <w:tcW w:w="920" w:type="pct"/>
            <w:noWrap w:val="0"/>
            <w:vAlign w:val="center"/>
          </w:tcPr>
          <w:p w14:paraId="54007FDE">
            <w:pPr>
              <w:pStyle w:val="30"/>
              <w:bidi w:val="0"/>
            </w:pPr>
          </w:p>
        </w:tc>
      </w:tr>
      <w:tr w14:paraId="01AC6A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4905C39E">
            <w:pPr>
              <w:pStyle w:val="30"/>
              <w:bidi w:val="0"/>
            </w:pPr>
            <w:r>
              <w:rPr>
                <w:rFonts w:hint="default"/>
                <w:lang w:val="en-US" w:eastAsia="zh-CN"/>
              </w:rPr>
              <w:t>4</w:t>
            </w:r>
          </w:p>
        </w:tc>
        <w:tc>
          <w:tcPr>
            <w:tcW w:w="1004" w:type="pct"/>
            <w:noWrap w:val="0"/>
            <w:vAlign w:val="center"/>
          </w:tcPr>
          <w:p w14:paraId="11BA7024">
            <w:pPr>
              <w:pStyle w:val="30"/>
              <w:bidi w:val="0"/>
              <w:rPr>
                <w:rFonts w:hint="default"/>
                <w:lang w:val="en-US" w:eastAsia="zh-CN"/>
              </w:rPr>
            </w:pPr>
            <w:bookmarkStart w:id="553" w:name="OLE_LINK68"/>
            <w:r>
              <w:t>sphfwssflhbbm</w:t>
            </w:r>
            <w:bookmarkEnd w:id="553"/>
          </w:p>
        </w:tc>
        <w:tc>
          <w:tcPr>
            <w:tcW w:w="1087" w:type="pct"/>
            <w:noWrap w:val="0"/>
            <w:vAlign w:val="center"/>
          </w:tcPr>
          <w:p w14:paraId="5EFED606">
            <w:pPr>
              <w:pStyle w:val="30"/>
              <w:bidi w:val="0"/>
              <w:rPr>
                <w:rFonts w:hint="default"/>
                <w:lang w:val="en-US" w:eastAsia="zh-CN"/>
              </w:rPr>
            </w:pPr>
            <w:r>
              <w:t>商品和服务税收分类合并编码</w:t>
            </w:r>
          </w:p>
        </w:tc>
        <w:tc>
          <w:tcPr>
            <w:tcW w:w="753" w:type="pct"/>
            <w:noWrap w:val="0"/>
            <w:vAlign w:val="center"/>
          </w:tcPr>
          <w:p w14:paraId="641C949A">
            <w:pPr>
              <w:pStyle w:val="30"/>
              <w:bidi w:val="0"/>
              <w:rPr>
                <w:lang w:val="en-US" w:eastAsia="zh-CN"/>
              </w:rPr>
            </w:pPr>
            <w:r>
              <w:t>varchar</w:t>
            </w:r>
          </w:p>
        </w:tc>
        <w:tc>
          <w:tcPr>
            <w:tcW w:w="418" w:type="pct"/>
            <w:noWrap w:val="0"/>
            <w:vAlign w:val="center"/>
          </w:tcPr>
          <w:p w14:paraId="29800543">
            <w:pPr>
              <w:pStyle w:val="30"/>
              <w:bidi w:val="0"/>
              <w:rPr>
                <w:rFonts w:hint="eastAsia"/>
                <w:lang w:val="en-US" w:eastAsia="zh-CN"/>
              </w:rPr>
            </w:pPr>
            <w:r>
              <w:t>1</w:t>
            </w:r>
            <w:r>
              <w:rPr>
                <w:rFonts w:hint="eastAsia"/>
                <w:lang w:val="en-US" w:eastAsia="zh-CN"/>
              </w:rPr>
              <w:t>9</w:t>
            </w:r>
          </w:p>
        </w:tc>
        <w:tc>
          <w:tcPr>
            <w:tcW w:w="417" w:type="pct"/>
            <w:noWrap w:val="0"/>
            <w:vAlign w:val="center"/>
          </w:tcPr>
          <w:p w14:paraId="16FCF020">
            <w:pPr>
              <w:pStyle w:val="30"/>
              <w:bidi w:val="0"/>
              <w:rPr>
                <w:rFonts w:hint="default"/>
                <w:lang w:val="en-US" w:eastAsia="zh-CN"/>
              </w:rPr>
            </w:pPr>
            <w:r>
              <w:rPr>
                <w:rFonts w:hint="eastAsia"/>
                <w:lang w:val="en-US" w:eastAsia="zh-CN"/>
              </w:rPr>
              <w:t>是</w:t>
            </w:r>
          </w:p>
        </w:tc>
        <w:tc>
          <w:tcPr>
            <w:tcW w:w="920" w:type="pct"/>
            <w:noWrap w:val="0"/>
            <w:vAlign w:val="center"/>
          </w:tcPr>
          <w:p w14:paraId="0A347BB1">
            <w:pPr>
              <w:pStyle w:val="30"/>
              <w:bidi w:val="0"/>
            </w:pPr>
          </w:p>
        </w:tc>
      </w:tr>
      <w:tr w14:paraId="249BB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2E3007">
            <w:pPr>
              <w:pStyle w:val="30"/>
              <w:bidi w:val="0"/>
            </w:pPr>
            <w:r>
              <w:rPr>
                <w:rFonts w:hint="default"/>
                <w:lang w:val="en-US" w:eastAsia="zh-CN"/>
              </w:rPr>
              <w:t>5</w:t>
            </w:r>
          </w:p>
        </w:tc>
        <w:tc>
          <w:tcPr>
            <w:tcW w:w="1004" w:type="pct"/>
            <w:noWrap w:val="0"/>
            <w:vAlign w:val="center"/>
          </w:tcPr>
          <w:p w14:paraId="29F5DD71">
            <w:pPr>
              <w:pStyle w:val="30"/>
              <w:bidi w:val="0"/>
            </w:pPr>
            <w:r>
              <w:t>sphfwmc</w:t>
            </w:r>
          </w:p>
        </w:tc>
        <w:tc>
          <w:tcPr>
            <w:tcW w:w="1087" w:type="pct"/>
            <w:noWrap w:val="0"/>
            <w:vAlign w:val="center"/>
          </w:tcPr>
          <w:p w14:paraId="10ED7599">
            <w:pPr>
              <w:pStyle w:val="30"/>
              <w:bidi w:val="0"/>
              <w:rPr>
                <w:rFonts w:hint="default"/>
                <w:lang w:val="en-US" w:eastAsia="zh-CN"/>
              </w:rPr>
            </w:pPr>
            <w:bookmarkStart w:id="554" w:name="OLE_LINK69"/>
            <w:r>
              <w:t>商品和服务名称</w:t>
            </w:r>
            <w:bookmarkEnd w:id="554"/>
          </w:p>
        </w:tc>
        <w:tc>
          <w:tcPr>
            <w:tcW w:w="753" w:type="pct"/>
            <w:noWrap w:val="0"/>
            <w:vAlign w:val="center"/>
          </w:tcPr>
          <w:p w14:paraId="161C8699">
            <w:pPr>
              <w:pStyle w:val="30"/>
              <w:bidi w:val="0"/>
            </w:pPr>
            <w:r>
              <w:t>varchar</w:t>
            </w:r>
          </w:p>
        </w:tc>
        <w:tc>
          <w:tcPr>
            <w:tcW w:w="418" w:type="pct"/>
            <w:noWrap w:val="0"/>
            <w:vAlign w:val="center"/>
          </w:tcPr>
          <w:p w14:paraId="4EF02B00">
            <w:pPr>
              <w:pStyle w:val="30"/>
              <w:bidi w:val="0"/>
            </w:pPr>
            <w:r>
              <w:t>150</w:t>
            </w:r>
          </w:p>
        </w:tc>
        <w:tc>
          <w:tcPr>
            <w:tcW w:w="417" w:type="pct"/>
            <w:noWrap w:val="0"/>
            <w:vAlign w:val="center"/>
          </w:tcPr>
          <w:p w14:paraId="27CF0FB1">
            <w:pPr>
              <w:pStyle w:val="30"/>
              <w:bidi w:val="0"/>
            </w:pPr>
            <w:r>
              <w:t>是</w:t>
            </w:r>
          </w:p>
        </w:tc>
        <w:tc>
          <w:tcPr>
            <w:tcW w:w="920" w:type="pct"/>
            <w:noWrap w:val="0"/>
            <w:vAlign w:val="center"/>
          </w:tcPr>
          <w:p w14:paraId="6A3994EC">
            <w:pPr>
              <w:pStyle w:val="30"/>
              <w:bidi w:val="0"/>
            </w:pPr>
          </w:p>
        </w:tc>
      </w:tr>
      <w:tr w14:paraId="5E169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601D86">
            <w:pPr>
              <w:pStyle w:val="30"/>
              <w:bidi w:val="0"/>
            </w:pPr>
            <w:r>
              <w:rPr>
                <w:rFonts w:hint="default"/>
                <w:lang w:val="en-US" w:eastAsia="zh-CN"/>
              </w:rPr>
              <w:t>6</w:t>
            </w:r>
          </w:p>
        </w:tc>
        <w:tc>
          <w:tcPr>
            <w:tcW w:w="1004" w:type="pct"/>
            <w:noWrap w:val="0"/>
            <w:vAlign w:val="center"/>
          </w:tcPr>
          <w:p w14:paraId="712508D7">
            <w:pPr>
              <w:pStyle w:val="30"/>
              <w:bidi w:val="0"/>
            </w:pPr>
            <w:r>
              <w:t>sphfwfljc</w:t>
            </w:r>
          </w:p>
        </w:tc>
        <w:tc>
          <w:tcPr>
            <w:tcW w:w="1087" w:type="pct"/>
            <w:noWrap w:val="0"/>
            <w:vAlign w:val="center"/>
          </w:tcPr>
          <w:p w14:paraId="4D6C83CB">
            <w:pPr>
              <w:pStyle w:val="30"/>
              <w:bidi w:val="0"/>
              <w:rPr>
                <w:rFonts w:hint="default"/>
                <w:lang w:val="en-US" w:eastAsia="zh-CN"/>
              </w:rPr>
            </w:pPr>
            <w:r>
              <w:t>商品和服务分类简称</w:t>
            </w:r>
          </w:p>
        </w:tc>
        <w:tc>
          <w:tcPr>
            <w:tcW w:w="753" w:type="pct"/>
            <w:noWrap w:val="0"/>
            <w:vAlign w:val="center"/>
          </w:tcPr>
          <w:p w14:paraId="7A501CA6">
            <w:pPr>
              <w:pStyle w:val="30"/>
              <w:bidi w:val="0"/>
            </w:pPr>
            <w:r>
              <w:t>varchar</w:t>
            </w:r>
          </w:p>
        </w:tc>
        <w:tc>
          <w:tcPr>
            <w:tcW w:w="418" w:type="pct"/>
            <w:noWrap w:val="0"/>
            <w:vAlign w:val="center"/>
          </w:tcPr>
          <w:p w14:paraId="693F28E3">
            <w:pPr>
              <w:pStyle w:val="30"/>
              <w:bidi w:val="0"/>
            </w:pPr>
            <w:r>
              <w:t>120</w:t>
            </w:r>
          </w:p>
        </w:tc>
        <w:tc>
          <w:tcPr>
            <w:tcW w:w="417" w:type="pct"/>
            <w:noWrap w:val="0"/>
            <w:vAlign w:val="center"/>
          </w:tcPr>
          <w:p w14:paraId="4F8AD3D1">
            <w:pPr>
              <w:pStyle w:val="30"/>
              <w:bidi w:val="0"/>
            </w:pPr>
            <w:r>
              <w:t>是</w:t>
            </w:r>
          </w:p>
        </w:tc>
        <w:tc>
          <w:tcPr>
            <w:tcW w:w="920" w:type="pct"/>
            <w:noWrap w:val="0"/>
            <w:vAlign w:val="center"/>
          </w:tcPr>
          <w:p w14:paraId="5DCA1F4D">
            <w:pPr>
              <w:pStyle w:val="30"/>
              <w:bidi w:val="0"/>
            </w:pPr>
          </w:p>
        </w:tc>
      </w:tr>
      <w:tr w14:paraId="52E259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C61B5D">
            <w:pPr>
              <w:pStyle w:val="30"/>
              <w:bidi w:val="0"/>
            </w:pPr>
            <w:bookmarkStart w:id="555" w:name="OLE_LINK65" w:colFirst="3" w:colLast="6"/>
            <w:r>
              <w:rPr>
                <w:rFonts w:hint="default"/>
                <w:lang w:val="en-US" w:eastAsia="zh-CN"/>
              </w:rPr>
              <w:t>7</w:t>
            </w:r>
          </w:p>
        </w:tc>
        <w:tc>
          <w:tcPr>
            <w:tcW w:w="1004" w:type="pct"/>
            <w:noWrap w:val="0"/>
            <w:vAlign w:val="center"/>
          </w:tcPr>
          <w:p w14:paraId="0C62FA4A">
            <w:pPr>
              <w:pStyle w:val="30"/>
              <w:bidi w:val="0"/>
              <w:rPr>
                <w:rFonts w:hint="default"/>
                <w:lang w:val="en-US" w:eastAsia="zh-CN"/>
              </w:rPr>
            </w:pPr>
            <w:bookmarkStart w:id="556" w:name="OLE_LINK70"/>
            <w:r>
              <w:rPr>
                <w:rFonts w:hint="eastAsia"/>
                <w:lang w:val="en-US" w:eastAsia="zh-CN"/>
              </w:rPr>
              <w:t>sfkycekp</w:t>
            </w:r>
            <w:bookmarkEnd w:id="556"/>
          </w:p>
        </w:tc>
        <w:tc>
          <w:tcPr>
            <w:tcW w:w="1087" w:type="pct"/>
            <w:noWrap w:val="0"/>
            <w:vAlign w:val="center"/>
          </w:tcPr>
          <w:p w14:paraId="6D1982A4">
            <w:pPr>
              <w:pStyle w:val="30"/>
              <w:bidi w:val="0"/>
              <w:rPr>
                <w:rFonts w:hint="default"/>
                <w:lang w:val="en-US" w:eastAsia="zh-CN"/>
              </w:rPr>
            </w:pPr>
            <w:r>
              <w:rPr>
                <w:rFonts w:hint="eastAsia"/>
                <w:lang w:val="en-US" w:eastAsia="zh-CN"/>
              </w:rPr>
              <w:t>是否可以差额开票</w:t>
            </w:r>
          </w:p>
        </w:tc>
        <w:tc>
          <w:tcPr>
            <w:tcW w:w="753" w:type="pct"/>
            <w:noWrap w:val="0"/>
            <w:vAlign w:val="center"/>
          </w:tcPr>
          <w:p w14:paraId="71346C32">
            <w:pPr>
              <w:pStyle w:val="30"/>
              <w:bidi w:val="0"/>
              <w:rPr>
                <w:rFonts w:hint="default"/>
                <w:lang w:val="en-US" w:eastAsia="zh-CN"/>
              </w:rPr>
            </w:pPr>
            <w:r>
              <w:rPr>
                <w:rFonts w:hint="eastAsia"/>
                <w:lang w:val="en-US" w:eastAsia="zh-CN"/>
              </w:rPr>
              <w:t>varchar</w:t>
            </w:r>
          </w:p>
        </w:tc>
        <w:tc>
          <w:tcPr>
            <w:tcW w:w="418" w:type="pct"/>
            <w:noWrap w:val="0"/>
            <w:vAlign w:val="center"/>
          </w:tcPr>
          <w:p w14:paraId="64576771">
            <w:pPr>
              <w:pStyle w:val="30"/>
              <w:bidi w:val="0"/>
              <w:rPr>
                <w:rFonts w:hint="eastAsia"/>
                <w:lang w:val="en-US" w:eastAsia="zh-CN"/>
              </w:rPr>
            </w:pPr>
            <w:r>
              <w:rPr>
                <w:rFonts w:hint="eastAsia"/>
                <w:lang w:val="en-US" w:eastAsia="zh-CN"/>
              </w:rPr>
              <w:t>1</w:t>
            </w:r>
          </w:p>
        </w:tc>
        <w:tc>
          <w:tcPr>
            <w:tcW w:w="417" w:type="pct"/>
            <w:noWrap w:val="0"/>
            <w:vAlign w:val="center"/>
          </w:tcPr>
          <w:p w14:paraId="12261F2F">
            <w:pPr>
              <w:pStyle w:val="30"/>
              <w:bidi w:val="0"/>
              <w:rPr>
                <w:rFonts w:hint="default"/>
                <w:lang w:val="en-US" w:eastAsia="zh-CN"/>
              </w:rPr>
            </w:pPr>
            <w:r>
              <w:rPr>
                <w:rFonts w:hint="eastAsia"/>
                <w:lang w:val="en-US" w:eastAsia="zh-CN"/>
              </w:rPr>
              <w:t>是</w:t>
            </w:r>
          </w:p>
        </w:tc>
        <w:tc>
          <w:tcPr>
            <w:tcW w:w="920" w:type="pct"/>
            <w:noWrap w:val="0"/>
            <w:vAlign w:val="center"/>
          </w:tcPr>
          <w:p w14:paraId="71EB43AB">
            <w:pPr>
              <w:pStyle w:val="30"/>
              <w:bidi w:val="0"/>
              <w:rPr>
                <w:rFonts w:hint="default"/>
                <w:lang w:val="en-US" w:eastAsia="zh-CN"/>
              </w:rPr>
            </w:pPr>
            <w:r>
              <w:rPr>
                <w:rFonts w:hint="eastAsia"/>
                <w:lang w:val="en-US" w:eastAsia="zh-CN"/>
              </w:rPr>
              <w:t>Y：是</w:t>
            </w:r>
            <w:r>
              <w:rPr>
                <w:rFonts w:hint="eastAsia"/>
                <w:lang w:val="en-US" w:eastAsia="zh-CN"/>
              </w:rPr>
              <w:br w:type="textWrapping"/>
            </w:r>
            <w:r>
              <w:rPr>
                <w:rFonts w:hint="eastAsia"/>
                <w:lang w:val="en-US" w:eastAsia="zh-CN"/>
              </w:rPr>
              <w:t>N：否</w:t>
            </w:r>
          </w:p>
        </w:tc>
      </w:tr>
      <w:bookmarkEnd w:id="555"/>
      <w:tr w14:paraId="3AA93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873597B">
            <w:pPr>
              <w:pStyle w:val="30"/>
              <w:bidi w:val="0"/>
            </w:pPr>
            <w:r>
              <w:rPr>
                <w:rFonts w:hint="default"/>
                <w:lang w:val="en-US" w:eastAsia="zh-CN"/>
              </w:rPr>
              <w:t>8</w:t>
            </w:r>
          </w:p>
        </w:tc>
        <w:tc>
          <w:tcPr>
            <w:tcW w:w="1004" w:type="pct"/>
            <w:noWrap w:val="0"/>
            <w:vAlign w:val="center"/>
          </w:tcPr>
          <w:p w14:paraId="13B38B55">
            <w:pPr>
              <w:pStyle w:val="30"/>
              <w:bidi w:val="0"/>
              <w:rPr>
                <w:rFonts w:hint="default"/>
                <w:lang w:val="en-US" w:eastAsia="zh-CN"/>
              </w:rPr>
            </w:pPr>
            <w:r>
              <w:rPr>
                <w:rFonts w:hint="eastAsia"/>
                <w:lang w:val="en-US" w:eastAsia="zh-CN"/>
              </w:rPr>
              <w:t>cekpsfkykzp</w:t>
            </w:r>
          </w:p>
        </w:tc>
        <w:tc>
          <w:tcPr>
            <w:tcW w:w="1087" w:type="pct"/>
            <w:noWrap w:val="0"/>
            <w:vAlign w:val="center"/>
          </w:tcPr>
          <w:p w14:paraId="69E2258F">
            <w:pPr>
              <w:pStyle w:val="30"/>
              <w:bidi w:val="0"/>
              <w:rPr>
                <w:rFonts w:hint="default"/>
                <w:lang w:val="en-US" w:eastAsia="zh-CN"/>
              </w:rPr>
            </w:pPr>
            <w:r>
              <w:rPr>
                <w:rFonts w:hint="eastAsia"/>
                <w:lang w:val="en-US" w:eastAsia="zh-CN"/>
              </w:rPr>
              <w:t>差额开票是否可以开专票</w:t>
            </w:r>
          </w:p>
        </w:tc>
        <w:tc>
          <w:tcPr>
            <w:tcW w:w="753" w:type="pct"/>
            <w:noWrap w:val="0"/>
            <w:vAlign w:val="center"/>
          </w:tcPr>
          <w:p w14:paraId="4734B365">
            <w:pPr>
              <w:pStyle w:val="30"/>
              <w:bidi w:val="0"/>
            </w:pPr>
            <w:r>
              <w:rPr>
                <w:rFonts w:hint="eastAsia"/>
                <w:lang w:val="en-US" w:eastAsia="zh-CN"/>
              </w:rPr>
              <w:t>varchar</w:t>
            </w:r>
          </w:p>
        </w:tc>
        <w:tc>
          <w:tcPr>
            <w:tcW w:w="418" w:type="pct"/>
            <w:noWrap w:val="0"/>
            <w:vAlign w:val="center"/>
          </w:tcPr>
          <w:p w14:paraId="2C6AFD5D">
            <w:pPr>
              <w:pStyle w:val="30"/>
              <w:bidi w:val="0"/>
            </w:pPr>
            <w:r>
              <w:rPr>
                <w:rFonts w:hint="eastAsia"/>
                <w:lang w:val="en-US" w:eastAsia="zh-CN"/>
              </w:rPr>
              <w:t>1</w:t>
            </w:r>
          </w:p>
        </w:tc>
        <w:tc>
          <w:tcPr>
            <w:tcW w:w="417" w:type="pct"/>
            <w:noWrap w:val="0"/>
            <w:vAlign w:val="center"/>
          </w:tcPr>
          <w:p w14:paraId="45613D8E">
            <w:pPr>
              <w:pStyle w:val="30"/>
              <w:bidi w:val="0"/>
            </w:pPr>
            <w:r>
              <w:rPr>
                <w:rFonts w:hint="eastAsia"/>
                <w:lang w:val="en-US" w:eastAsia="zh-CN"/>
              </w:rPr>
              <w:t>是</w:t>
            </w:r>
          </w:p>
        </w:tc>
        <w:tc>
          <w:tcPr>
            <w:tcW w:w="920" w:type="pct"/>
            <w:noWrap w:val="0"/>
            <w:vAlign w:val="center"/>
          </w:tcPr>
          <w:p w14:paraId="5C68E9C7">
            <w:pPr>
              <w:pStyle w:val="30"/>
              <w:bidi w:val="0"/>
            </w:pPr>
            <w:r>
              <w:rPr>
                <w:rFonts w:hint="eastAsia"/>
                <w:lang w:val="en-US" w:eastAsia="zh-CN"/>
              </w:rPr>
              <w:t>Y：是</w:t>
            </w:r>
            <w:r>
              <w:rPr>
                <w:rFonts w:hint="eastAsia"/>
                <w:lang w:val="en-US" w:eastAsia="zh-CN"/>
              </w:rPr>
              <w:br w:type="textWrapping"/>
            </w:r>
            <w:r>
              <w:rPr>
                <w:rFonts w:hint="eastAsia"/>
                <w:lang w:val="en-US" w:eastAsia="zh-CN"/>
              </w:rPr>
              <w:t>N：否</w:t>
            </w:r>
          </w:p>
        </w:tc>
      </w:tr>
      <w:tr w14:paraId="63CE34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FF3F00">
            <w:pPr>
              <w:pStyle w:val="30"/>
              <w:bidi w:val="0"/>
            </w:pPr>
            <w:r>
              <w:rPr>
                <w:rFonts w:hint="default"/>
                <w:lang w:val="en-US" w:eastAsia="zh-CN"/>
              </w:rPr>
              <w:t>9</w:t>
            </w:r>
          </w:p>
        </w:tc>
        <w:tc>
          <w:tcPr>
            <w:tcW w:w="1004" w:type="pct"/>
            <w:noWrap w:val="0"/>
            <w:vAlign w:val="center"/>
          </w:tcPr>
          <w:p w14:paraId="7289B00E">
            <w:pPr>
              <w:pStyle w:val="30"/>
              <w:bidi w:val="0"/>
              <w:rPr>
                <w:rFonts w:hint="default"/>
                <w:lang w:val="en-US" w:eastAsia="zh-CN"/>
              </w:rPr>
            </w:pPr>
            <w:r>
              <w:rPr>
                <w:rFonts w:hint="eastAsia"/>
                <w:lang w:val="en-US" w:eastAsia="zh-CN"/>
              </w:rPr>
              <w:t>qekpsfkykzp</w:t>
            </w:r>
          </w:p>
        </w:tc>
        <w:tc>
          <w:tcPr>
            <w:tcW w:w="1087" w:type="pct"/>
            <w:noWrap w:val="0"/>
            <w:vAlign w:val="center"/>
          </w:tcPr>
          <w:p w14:paraId="3436A3C7">
            <w:pPr>
              <w:pStyle w:val="30"/>
              <w:bidi w:val="0"/>
              <w:rPr>
                <w:rFonts w:hint="default"/>
                <w:lang w:val="en-US" w:eastAsia="zh-CN"/>
              </w:rPr>
            </w:pPr>
            <w:bookmarkStart w:id="557" w:name="OLE_LINK71"/>
            <w:r>
              <w:rPr>
                <w:rFonts w:hint="eastAsia"/>
                <w:lang w:val="en-US" w:eastAsia="zh-CN"/>
              </w:rPr>
              <w:t>全额开票是否可以开专票</w:t>
            </w:r>
            <w:bookmarkEnd w:id="557"/>
          </w:p>
        </w:tc>
        <w:tc>
          <w:tcPr>
            <w:tcW w:w="753" w:type="pct"/>
            <w:noWrap w:val="0"/>
            <w:vAlign w:val="center"/>
          </w:tcPr>
          <w:p w14:paraId="69FF7E93">
            <w:pPr>
              <w:pStyle w:val="30"/>
              <w:bidi w:val="0"/>
            </w:pPr>
            <w:r>
              <w:rPr>
                <w:rFonts w:hint="eastAsia"/>
                <w:lang w:val="en-US" w:eastAsia="zh-CN"/>
              </w:rPr>
              <w:t>varchar</w:t>
            </w:r>
          </w:p>
        </w:tc>
        <w:tc>
          <w:tcPr>
            <w:tcW w:w="418" w:type="pct"/>
            <w:noWrap w:val="0"/>
            <w:vAlign w:val="center"/>
          </w:tcPr>
          <w:p w14:paraId="0F970076">
            <w:pPr>
              <w:pStyle w:val="30"/>
              <w:bidi w:val="0"/>
            </w:pPr>
            <w:r>
              <w:rPr>
                <w:rFonts w:hint="eastAsia"/>
                <w:lang w:val="en-US" w:eastAsia="zh-CN"/>
              </w:rPr>
              <w:t>1</w:t>
            </w:r>
          </w:p>
        </w:tc>
        <w:tc>
          <w:tcPr>
            <w:tcW w:w="417" w:type="pct"/>
            <w:noWrap w:val="0"/>
            <w:vAlign w:val="center"/>
          </w:tcPr>
          <w:p w14:paraId="6458E30E">
            <w:pPr>
              <w:pStyle w:val="30"/>
              <w:bidi w:val="0"/>
            </w:pPr>
            <w:r>
              <w:rPr>
                <w:rFonts w:hint="eastAsia"/>
                <w:lang w:val="en-US" w:eastAsia="zh-CN"/>
              </w:rPr>
              <w:t>是</w:t>
            </w:r>
          </w:p>
        </w:tc>
        <w:tc>
          <w:tcPr>
            <w:tcW w:w="920" w:type="pct"/>
            <w:noWrap w:val="0"/>
            <w:vAlign w:val="center"/>
          </w:tcPr>
          <w:p w14:paraId="3B51CA7E">
            <w:pPr>
              <w:pStyle w:val="30"/>
              <w:bidi w:val="0"/>
            </w:pPr>
            <w:r>
              <w:rPr>
                <w:rFonts w:hint="eastAsia"/>
                <w:lang w:val="en-US" w:eastAsia="zh-CN"/>
              </w:rPr>
              <w:t>Y：是</w:t>
            </w:r>
            <w:r>
              <w:rPr>
                <w:rFonts w:hint="eastAsia"/>
                <w:lang w:val="en-US" w:eastAsia="zh-CN"/>
              </w:rPr>
              <w:br w:type="textWrapping"/>
            </w:r>
            <w:r>
              <w:rPr>
                <w:rFonts w:hint="eastAsia"/>
                <w:lang w:val="en-US" w:eastAsia="zh-CN"/>
              </w:rPr>
              <w:t>N：否</w:t>
            </w:r>
          </w:p>
        </w:tc>
      </w:tr>
      <w:tr w14:paraId="33537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AF3C26">
            <w:pPr>
              <w:pStyle w:val="30"/>
              <w:bidi w:val="0"/>
              <w:rPr>
                <w:rFonts w:hint="default"/>
                <w:lang w:val="en-US" w:eastAsia="zh-CN"/>
              </w:rPr>
            </w:pPr>
            <w:r>
              <w:rPr>
                <w:rFonts w:hint="eastAsia"/>
                <w:lang w:val="en-US" w:eastAsia="zh-CN"/>
              </w:rPr>
              <w:t>10</w:t>
            </w:r>
          </w:p>
        </w:tc>
        <w:tc>
          <w:tcPr>
            <w:tcW w:w="1004" w:type="pct"/>
            <w:noWrap w:val="0"/>
            <w:vAlign w:val="center"/>
          </w:tcPr>
          <w:p w14:paraId="3D537BB1">
            <w:pPr>
              <w:pStyle w:val="30"/>
              <w:bidi w:val="0"/>
              <w:rPr>
                <w:rFonts w:hint="default"/>
                <w:lang w:val="en-US" w:eastAsia="zh-CN"/>
              </w:rPr>
            </w:pPr>
            <w:r>
              <w:rPr>
                <w:rFonts w:hint="eastAsia"/>
                <w:lang w:val="en-US" w:eastAsia="zh-CN"/>
              </w:rPr>
              <w:t>ybnsrsl</w:t>
            </w:r>
          </w:p>
        </w:tc>
        <w:tc>
          <w:tcPr>
            <w:tcW w:w="1087" w:type="pct"/>
            <w:noWrap w:val="0"/>
            <w:vAlign w:val="center"/>
          </w:tcPr>
          <w:p w14:paraId="6FA797B3">
            <w:pPr>
              <w:pStyle w:val="30"/>
              <w:bidi w:val="0"/>
              <w:rPr>
                <w:rFonts w:hint="default"/>
                <w:lang w:val="en-US" w:eastAsia="zh-CN"/>
              </w:rPr>
            </w:pPr>
            <w:r>
              <w:rPr>
                <w:rFonts w:hint="eastAsia"/>
                <w:lang w:val="en-US" w:eastAsia="zh-CN"/>
              </w:rPr>
              <w:t>一般纳税人税率</w:t>
            </w:r>
          </w:p>
        </w:tc>
        <w:tc>
          <w:tcPr>
            <w:tcW w:w="753" w:type="pct"/>
            <w:noWrap w:val="0"/>
            <w:vAlign w:val="center"/>
          </w:tcPr>
          <w:p w14:paraId="19FAE1CE">
            <w:pPr>
              <w:pStyle w:val="30"/>
              <w:bidi w:val="0"/>
            </w:pPr>
            <w:r>
              <w:t>varchar</w:t>
            </w:r>
          </w:p>
        </w:tc>
        <w:tc>
          <w:tcPr>
            <w:tcW w:w="418" w:type="pct"/>
            <w:noWrap w:val="0"/>
            <w:vAlign w:val="center"/>
          </w:tcPr>
          <w:p w14:paraId="5473EC57">
            <w:pPr>
              <w:pStyle w:val="30"/>
              <w:bidi w:val="0"/>
            </w:pPr>
            <w:r>
              <w:t>50</w:t>
            </w:r>
          </w:p>
        </w:tc>
        <w:tc>
          <w:tcPr>
            <w:tcW w:w="417" w:type="pct"/>
            <w:noWrap w:val="0"/>
            <w:vAlign w:val="center"/>
          </w:tcPr>
          <w:p w14:paraId="1F466CBB">
            <w:pPr>
              <w:pStyle w:val="30"/>
              <w:bidi w:val="0"/>
            </w:pPr>
            <w:r>
              <w:t>否</w:t>
            </w:r>
          </w:p>
        </w:tc>
        <w:tc>
          <w:tcPr>
            <w:tcW w:w="920" w:type="pct"/>
            <w:noWrap w:val="0"/>
            <w:vAlign w:val="center"/>
          </w:tcPr>
          <w:p w14:paraId="1F5411AE">
            <w:pPr>
              <w:pStyle w:val="30"/>
              <w:bidi w:val="0"/>
              <w:rPr>
                <w:rFonts w:hint="eastAsia"/>
                <w:lang w:eastAsia="zh-CN"/>
              </w:rPr>
            </w:pPr>
            <w:r>
              <w:t>取值返回是中文顿号连接的百分数。例如3%</w:t>
            </w:r>
            <w:r>
              <w:rPr>
                <w:rFonts w:hint="eastAsia"/>
                <w:lang w:eastAsia="zh-CN"/>
              </w:rPr>
              <w:t>、</w:t>
            </w:r>
            <w:r>
              <w:t>5%</w:t>
            </w:r>
          </w:p>
        </w:tc>
      </w:tr>
      <w:tr w14:paraId="3EBED0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1F8AA2">
            <w:pPr>
              <w:pStyle w:val="30"/>
              <w:bidi w:val="0"/>
              <w:rPr>
                <w:rFonts w:hint="default"/>
                <w:lang w:val="en-US" w:eastAsia="zh-CN"/>
              </w:rPr>
            </w:pPr>
            <w:bookmarkStart w:id="558" w:name="OLE_LINK67" w:colFirst="3" w:colLast="5"/>
            <w:r>
              <w:rPr>
                <w:rFonts w:hint="eastAsia"/>
                <w:lang w:val="en-US" w:eastAsia="zh-CN"/>
              </w:rPr>
              <w:t>11</w:t>
            </w:r>
          </w:p>
        </w:tc>
        <w:tc>
          <w:tcPr>
            <w:tcW w:w="1004" w:type="pct"/>
            <w:noWrap w:val="0"/>
            <w:vAlign w:val="center"/>
          </w:tcPr>
          <w:p w14:paraId="6FD002F0">
            <w:pPr>
              <w:pStyle w:val="30"/>
              <w:bidi w:val="0"/>
              <w:rPr>
                <w:rFonts w:hint="default"/>
                <w:lang w:val="en-US" w:eastAsia="zh-CN"/>
              </w:rPr>
            </w:pPr>
            <w:r>
              <w:rPr>
                <w:rFonts w:hint="eastAsia"/>
                <w:lang w:val="en-US" w:eastAsia="zh-CN"/>
              </w:rPr>
              <w:t>ybnsrzsl</w:t>
            </w:r>
          </w:p>
        </w:tc>
        <w:tc>
          <w:tcPr>
            <w:tcW w:w="1087" w:type="pct"/>
            <w:noWrap w:val="0"/>
            <w:vAlign w:val="center"/>
          </w:tcPr>
          <w:p w14:paraId="1D0163C1">
            <w:pPr>
              <w:pStyle w:val="30"/>
              <w:bidi w:val="0"/>
              <w:rPr>
                <w:rFonts w:hint="default"/>
                <w:lang w:val="en-US" w:eastAsia="zh-CN"/>
              </w:rPr>
            </w:pPr>
            <w:r>
              <w:rPr>
                <w:rFonts w:hint="eastAsia"/>
                <w:lang w:val="en-US" w:eastAsia="zh-CN"/>
              </w:rPr>
              <w:t>一般纳税人征收率</w:t>
            </w:r>
          </w:p>
        </w:tc>
        <w:tc>
          <w:tcPr>
            <w:tcW w:w="753" w:type="pct"/>
            <w:noWrap w:val="0"/>
            <w:vAlign w:val="center"/>
          </w:tcPr>
          <w:p w14:paraId="6C1A0468">
            <w:pPr>
              <w:pStyle w:val="30"/>
              <w:bidi w:val="0"/>
            </w:pPr>
            <w:r>
              <w:t>varchar</w:t>
            </w:r>
          </w:p>
        </w:tc>
        <w:tc>
          <w:tcPr>
            <w:tcW w:w="418" w:type="pct"/>
            <w:noWrap w:val="0"/>
            <w:vAlign w:val="center"/>
          </w:tcPr>
          <w:p w14:paraId="4DCEDAE2">
            <w:pPr>
              <w:pStyle w:val="30"/>
              <w:bidi w:val="0"/>
            </w:pPr>
            <w:r>
              <w:t>50</w:t>
            </w:r>
          </w:p>
        </w:tc>
        <w:tc>
          <w:tcPr>
            <w:tcW w:w="417" w:type="pct"/>
            <w:noWrap w:val="0"/>
            <w:vAlign w:val="center"/>
          </w:tcPr>
          <w:p w14:paraId="7D98D584">
            <w:pPr>
              <w:pStyle w:val="30"/>
              <w:bidi w:val="0"/>
            </w:pPr>
            <w:r>
              <w:t>否</w:t>
            </w:r>
          </w:p>
        </w:tc>
        <w:tc>
          <w:tcPr>
            <w:tcW w:w="920" w:type="pct"/>
            <w:noWrap w:val="0"/>
            <w:vAlign w:val="center"/>
          </w:tcPr>
          <w:p w14:paraId="768670BA">
            <w:pPr>
              <w:pStyle w:val="30"/>
              <w:bidi w:val="0"/>
            </w:pPr>
          </w:p>
        </w:tc>
      </w:tr>
      <w:bookmarkEnd w:id="558"/>
      <w:tr w14:paraId="3CBBF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3DD62D">
            <w:pPr>
              <w:pStyle w:val="30"/>
              <w:bidi w:val="0"/>
              <w:rPr>
                <w:rFonts w:hint="default"/>
                <w:lang w:val="en-US" w:eastAsia="zh-CN"/>
              </w:rPr>
            </w:pPr>
            <w:r>
              <w:rPr>
                <w:rFonts w:hint="eastAsia"/>
                <w:lang w:val="en-US" w:eastAsia="zh-CN"/>
              </w:rPr>
              <w:t>12</w:t>
            </w:r>
          </w:p>
        </w:tc>
        <w:tc>
          <w:tcPr>
            <w:tcW w:w="1004" w:type="pct"/>
            <w:noWrap w:val="0"/>
            <w:vAlign w:val="center"/>
          </w:tcPr>
          <w:p w14:paraId="63284A1C">
            <w:pPr>
              <w:pStyle w:val="30"/>
              <w:bidi w:val="0"/>
              <w:rPr>
                <w:rFonts w:hint="default"/>
                <w:lang w:val="en-US" w:eastAsia="zh-CN"/>
              </w:rPr>
            </w:pPr>
            <w:r>
              <w:rPr>
                <w:rFonts w:hint="eastAsia"/>
                <w:lang w:val="en-US" w:eastAsia="zh-CN"/>
              </w:rPr>
              <w:t>xgmnsrzsl</w:t>
            </w:r>
          </w:p>
        </w:tc>
        <w:tc>
          <w:tcPr>
            <w:tcW w:w="1087" w:type="pct"/>
            <w:noWrap w:val="0"/>
            <w:vAlign w:val="center"/>
          </w:tcPr>
          <w:p w14:paraId="05E6CD16">
            <w:pPr>
              <w:pStyle w:val="30"/>
              <w:bidi w:val="0"/>
              <w:rPr>
                <w:rFonts w:hint="default"/>
                <w:lang w:val="en-US" w:eastAsia="zh-CN"/>
              </w:rPr>
            </w:pPr>
            <w:r>
              <w:rPr>
                <w:rFonts w:hint="eastAsia"/>
                <w:lang w:val="en-US" w:eastAsia="zh-CN"/>
              </w:rPr>
              <w:t>小规模纳税人征收率</w:t>
            </w:r>
          </w:p>
        </w:tc>
        <w:tc>
          <w:tcPr>
            <w:tcW w:w="753" w:type="pct"/>
            <w:noWrap w:val="0"/>
            <w:vAlign w:val="center"/>
          </w:tcPr>
          <w:p w14:paraId="5E2EE6A1">
            <w:pPr>
              <w:pStyle w:val="30"/>
              <w:bidi w:val="0"/>
              <w:rPr>
                <w:lang w:val="en-US" w:eastAsia="zh-CN"/>
              </w:rPr>
            </w:pPr>
            <w:r>
              <w:t>varchar</w:t>
            </w:r>
          </w:p>
        </w:tc>
        <w:tc>
          <w:tcPr>
            <w:tcW w:w="418" w:type="pct"/>
            <w:noWrap w:val="0"/>
            <w:vAlign w:val="center"/>
          </w:tcPr>
          <w:p w14:paraId="50A99FD1">
            <w:pPr>
              <w:pStyle w:val="30"/>
              <w:bidi w:val="0"/>
              <w:rPr>
                <w:lang w:val="en-US" w:eastAsia="zh-CN"/>
              </w:rPr>
            </w:pPr>
            <w:r>
              <w:t>50</w:t>
            </w:r>
          </w:p>
        </w:tc>
        <w:tc>
          <w:tcPr>
            <w:tcW w:w="417" w:type="pct"/>
            <w:noWrap w:val="0"/>
            <w:vAlign w:val="center"/>
          </w:tcPr>
          <w:p w14:paraId="58283032">
            <w:pPr>
              <w:pStyle w:val="30"/>
              <w:bidi w:val="0"/>
              <w:rPr>
                <w:lang w:val="en-US" w:eastAsia="zh-CN"/>
              </w:rPr>
            </w:pPr>
            <w:r>
              <w:t>否</w:t>
            </w:r>
          </w:p>
        </w:tc>
        <w:tc>
          <w:tcPr>
            <w:tcW w:w="920" w:type="pct"/>
            <w:noWrap w:val="0"/>
            <w:vAlign w:val="center"/>
          </w:tcPr>
          <w:p w14:paraId="23E048ED">
            <w:pPr>
              <w:pStyle w:val="30"/>
              <w:bidi w:val="0"/>
            </w:pPr>
          </w:p>
        </w:tc>
      </w:tr>
    </w:tbl>
    <w:p w14:paraId="52AC6D87">
      <w:pPr>
        <w:pStyle w:val="6"/>
        <w:bidi w:val="0"/>
      </w:pPr>
      <w:bookmarkStart w:id="559" w:name="_Toc24816"/>
      <w:bookmarkStart w:id="560" w:name="_Toc30961"/>
      <w:r>
        <w:rPr>
          <w:rFonts w:hint="eastAsia"/>
          <w:lang w:val="en-US" w:eastAsia="zh-CN"/>
        </w:rPr>
        <w:t>19</w:t>
      </w:r>
      <w:r>
        <w:t>.</w:t>
      </w:r>
      <w:r>
        <w:rPr>
          <w:rFonts w:hint="eastAsia"/>
          <w:lang w:val="en-US" w:eastAsia="zh-CN"/>
        </w:rPr>
        <w:t>6</w:t>
      </w:r>
      <w:r>
        <w:t>返回报文示例</w:t>
      </w:r>
      <w:bookmarkEnd w:id="559"/>
      <w:bookmarkEnd w:id="560"/>
      <w:r>
        <w:t xml:space="preserve"> </w:t>
      </w:r>
    </w:p>
    <w:p w14:paraId="4B5E2933">
      <w:pPr>
        <w:pStyle w:val="5"/>
      </w:pPr>
      <w: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FA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544509">
            <w:pPr>
              <w:bidi w:val="0"/>
            </w:pPr>
            <w:r>
              <w:t>{</w:t>
            </w:r>
          </w:p>
          <w:p w14:paraId="1044998A">
            <w:pPr>
              <w:bidi w:val="0"/>
            </w:pPr>
            <w:r>
              <w:tab/>
            </w:r>
            <w:r>
              <w:t>"Response":{</w:t>
            </w:r>
          </w:p>
          <w:p w14:paraId="10A06E1C">
            <w:pPr>
              <w:bidi w:val="0"/>
            </w:pPr>
            <w:r>
              <w:tab/>
            </w:r>
            <w:r>
              <w:tab/>
            </w:r>
            <w:r>
              <w:t>"RequestId": "16位随机数字和字母组合",</w:t>
            </w:r>
          </w:p>
          <w:p w14:paraId="58F0D895">
            <w:pPr>
              <w:bidi w:val="0"/>
            </w:pPr>
            <w:r>
              <w:tab/>
            </w:r>
            <w:r>
              <w:tab/>
            </w:r>
            <w:r>
              <w:t>"Data":{</w:t>
            </w:r>
          </w:p>
          <w:p w14:paraId="68B578ED">
            <w:pPr>
              <w:bidi w:val="0"/>
            </w:pPr>
            <w:r>
              <w:tab/>
            </w:r>
            <w:r>
              <w:tab/>
            </w:r>
            <w:r>
              <w:t>"returncode": "00",</w:t>
            </w:r>
          </w:p>
          <w:p w14:paraId="12264D07">
            <w:pPr>
              <w:bidi w:val="0"/>
            </w:pPr>
            <w:r>
              <w:tab/>
            </w:r>
            <w:r>
              <w:tab/>
            </w:r>
            <w:r>
              <w:t>"returnmsg": "成功",</w:t>
            </w:r>
          </w:p>
          <w:p w14:paraId="4117411E">
            <w:pPr>
              <w:bidi w:val="0"/>
            </w:pPr>
            <w:r>
              <w:tab/>
            </w:r>
            <w:r>
              <w:tab/>
            </w:r>
            <w:r>
              <w:tab/>
            </w:r>
            <w:r>
              <w:t>"count": "总数量",</w:t>
            </w:r>
          </w:p>
          <w:p w14:paraId="5FBC7B58">
            <w:pPr>
              <w:bidi w:val="0"/>
            </w:pPr>
            <w:r>
              <w:tab/>
            </w:r>
            <w:r>
              <w:tab/>
            </w:r>
            <w:r>
              <w:tab/>
            </w:r>
            <w:r>
              <w:t>"</w:t>
            </w:r>
            <w:r>
              <w:rPr>
                <w:rFonts w:hint="eastAsia"/>
                <w:lang w:val="en-US" w:eastAsia="zh-CN"/>
              </w:rPr>
              <w:t>cezs</w:t>
            </w:r>
            <w:r>
              <w:t>bmList": [</w:t>
            </w:r>
          </w:p>
          <w:p w14:paraId="21CF8F61">
            <w:pPr>
              <w:bidi w:val="0"/>
            </w:pPr>
            <w:r>
              <w:tab/>
            </w:r>
            <w:r>
              <w:tab/>
            </w:r>
            <w:r>
              <w:tab/>
            </w:r>
            <w:r>
              <w:tab/>
            </w:r>
            <w:r>
              <w:t>{</w:t>
            </w:r>
          </w:p>
          <w:p w14:paraId="7C2CCFC0">
            <w:pPr>
              <w:bidi w:val="0"/>
            </w:pPr>
            <w:r>
              <w:tab/>
            </w:r>
            <w:r>
              <w:tab/>
            </w:r>
            <w:r>
              <w:tab/>
            </w:r>
            <w:r>
              <w:tab/>
            </w:r>
            <w:r>
              <w:t xml:space="preserve">   "sphfwssflhbbm": "商品和服务税收分类合并编码",</w:t>
            </w:r>
          </w:p>
          <w:p w14:paraId="6C6A49DB">
            <w:pPr>
              <w:bidi w:val="0"/>
            </w:pPr>
            <w:r>
              <w:tab/>
            </w:r>
            <w:r>
              <w:tab/>
            </w:r>
            <w:r>
              <w:tab/>
            </w:r>
            <w:r>
              <w:tab/>
            </w:r>
            <w:r>
              <w:t xml:space="preserve">   "sphfwmc": "商品和服务名称",</w:t>
            </w:r>
          </w:p>
          <w:p w14:paraId="02AB270A">
            <w:pPr>
              <w:bidi w:val="0"/>
            </w:pPr>
            <w:r>
              <w:tab/>
            </w:r>
            <w:r>
              <w:tab/>
            </w:r>
            <w:r>
              <w:tab/>
            </w:r>
            <w:r>
              <w:tab/>
            </w:r>
            <w:r>
              <w:tab/>
            </w:r>
            <w:r>
              <w:t>"sphfwfljc": "商品和服务分类简称",</w:t>
            </w:r>
          </w:p>
          <w:p w14:paraId="5793D8FC">
            <w:pPr>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022996BA">
            <w:pPr>
              <w:bidi w:val="0"/>
            </w:pPr>
            <w:r>
              <w:tab/>
            </w:r>
            <w:r>
              <w:tab/>
            </w:r>
            <w:r>
              <w:tab/>
            </w:r>
            <w:r>
              <w:tab/>
            </w:r>
            <w:r>
              <w:tab/>
            </w:r>
            <w:r>
              <w:t>"</w:t>
            </w:r>
            <w:r>
              <w:rPr>
                <w:rFonts w:hint="eastAsia"/>
                <w:lang w:val="en-US" w:eastAsia="zh-CN"/>
              </w:rPr>
              <w:t>cekpsfkykzp</w:t>
            </w:r>
            <w:r>
              <w:t>": "</w:t>
            </w:r>
            <w:r>
              <w:rPr>
                <w:rFonts w:hint="eastAsia"/>
                <w:lang w:val="en-US" w:eastAsia="zh-CN"/>
              </w:rPr>
              <w:t>差额开票是否可以开专票</w:t>
            </w:r>
            <w:r>
              <w:t>",</w:t>
            </w:r>
          </w:p>
          <w:p w14:paraId="25E23041">
            <w:pPr>
              <w:bidi w:val="0"/>
            </w:pPr>
            <w:r>
              <w:tab/>
            </w:r>
            <w:r>
              <w:tab/>
            </w:r>
            <w:r>
              <w:tab/>
            </w:r>
            <w:r>
              <w:tab/>
            </w:r>
            <w:r>
              <w:tab/>
            </w:r>
            <w:r>
              <w:t>"</w:t>
            </w:r>
            <w:r>
              <w:rPr>
                <w:rFonts w:hint="eastAsia"/>
                <w:lang w:val="en-US" w:eastAsia="zh-CN"/>
              </w:rPr>
              <w:t>qekpsfkykzp</w:t>
            </w:r>
            <w:r>
              <w:t>": "</w:t>
            </w:r>
            <w:r>
              <w:rPr>
                <w:rFonts w:hint="eastAsia"/>
                <w:lang w:val="en-US" w:eastAsia="zh-CN"/>
              </w:rPr>
              <w:t>全额开票是否可以开专票</w:t>
            </w:r>
            <w:r>
              <w:t>",</w:t>
            </w:r>
          </w:p>
          <w:p w14:paraId="77544C3E">
            <w:pPr>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5DB1FD04">
            <w:pPr>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1018CD5C">
            <w:pPr>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776FEF2B">
            <w:pPr>
              <w:bidi w:val="0"/>
            </w:pPr>
            <w:r>
              <w:tab/>
            </w:r>
            <w:r>
              <w:tab/>
            </w:r>
            <w:r>
              <w:tab/>
            </w:r>
            <w:r>
              <w:tab/>
            </w:r>
            <w:r>
              <w:t>}</w:t>
            </w:r>
          </w:p>
          <w:p w14:paraId="6BD62AB6">
            <w:pPr>
              <w:bidi w:val="0"/>
            </w:pPr>
            <w:r>
              <w:tab/>
            </w:r>
            <w:r>
              <w:tab/>
            </w:r>
            <w:r>
              <w:tab/>
            </w:r>
            <w:r>
              <w:t>]</w:t>
            </w:r>
          </w:p>
          <w:p w14:paraId="4CBAF059">
            <w:pPr>
              <w:bidi w:val="0"/>
            </w:pPr>
            <w:r>
              <w:tab/>
            </w:r>
            <w:r>
              <w:tab/>
            </w:r>
            <w:r>
              <w:t>}</w:t>
            </w:r>
          </w:p>
          <w:p w14:paraId="2639245B">
            <w:pPr>
              <w:bidi w:val="0"/>
            </w:pPr>
            <w:r>
              <w:tab/>
            </w:r>
            <w:r>
              <w:t>}</w:t>
            </w:r>
          </w:p>
          <w:p w14:paraId="1CE0D38A">
            <w:pPr>
              <w:bidi w:val="0"/>
            </w:pPr>
            <w:r>
              <w:t>}</w:t>
            </w:r>
          </w:p>
        </w:tc>
      </w:tr>
    </w:tbl>
    <w:p w14:paraId="448F70B7">
      <w:pPr>
        <w:pStyle w:val="5"/>
        <w:bidi w:val="0"/>
      </w:pPr>
      <w: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83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49EB803">
            <w:pPr>
              <w:bidi w:val="0"/>
            </w:pPr>
            <w:r>
              <w:t>{</w:t>
            </w:r>
          </w:p>
          <w:p w14:paraId="6FEFFBA6">
            <w:pPr>
              <w:bidi w:val="0"/>
            </w:pPr>
            <w:r>
              <w:tab/>
            </w:r>
            <w:r>
              <w:t>"Response":{</w:t>
            </w:r>
          </w:p>
          <w:p w14:paraId="0A46477E">
            <w:pPr>
              <w:bidi w:val="0"/>
            </w:pPr>
            <w:r>
              <w:tab/>
            </w:r>
            <w:r>
              <w:tab/>
            </w:r>
            <w:r>
              <w:t>"RequestId": "16位随机数字和字母组合",</w:t>
            </w:r>
          </w:p>
          <w:p w14:paraId="5A8F30E4">
            <w:pPr>
              <w:bidi w:val="0"/>
            </w:pPr>
            <w:r>
              <w:tab/>
            </w:r>
            <w:r>
              <w:tab/>
            </w:r>
            <w:r>
              <w:t>"Error":{</w:t>
            </w:r>
          </w:p>
          <w:p w14:paraId="5DED3E82">
            <w:pPr>
              <w:bidi w:val="0"/>
            </w:pPr>
            <w:r>
              <w:tab/>
            </w:r>
            <w:r>
              <w:tab/>
            </w:r>
            <w:r>
              <w:tab/>
            </w:r>
            <w:r>
              <w:t>"Code": "01”,</w:t>
            </w:r>
          </w:p>
          <w:p w14:paraId="7D4458C8">
            <w:pPr>
              <w:bidi w:val="0"/>
            </w:pPr>
            <w:r>
              <w:tab/>
            </w:r>
            <w:r>
              <w:tab/>
            </w:r>
            <w:r>
              <w:tab/>
            </w:r>
            <w:r>
              <w:t>"Message": "错误说明"</w:t>
            </w:r>
          </w:p>
          <w:p w14:paraId="21A4F28C">
            <w:pPr>
              <w:bidi w:val="0"/>
            </w:pPr>
            <w:r>
              <w:t>}</w:t>
            </w:r>
          </w:p>
          <w:p w14:paraId="6BFAC166">
            <w:pPr>
              <w:bidi w:val="0"/>
            </w:pPr>
            <w:r>
              <w:tab/>
            </w:r>
            <w:r>
              <w:t>}</w:t>
            </w:r>
          </w:p>
          <w:p w14:paraId="52315DAA">
            <w:pPr>
              <w:bidi w:val="0"/>
            </w:pPr>
            <w:r>
              <w:t>}</w:t>
            </w:r>
          </w:p>
        </w:tc>
      </w:tr>
      <w:bookmarkEnd w:id="542"/>
    </w:tbl>
    <w:p w14:paraId="3FDFE20C">
      <w:pPr>
        <w:pStyle w:val="2"/>
        <w:bidi w:val="0"/>
        <w:rPr>
          <w:rFonts w:hint="default"/>
          <w:lang w:val="en-US" w:eastAsia="zh-CN"/>
        </w:rPr>
      </w:pPr>
      <w:bookmarkStart w:id="561" w:name="_Toc8353"/>
      <w:bookmarkStart w:id="562" w:name="_Toc14555"/>
      <w:r>
        <w:rPr>
          <w:rFonts w:hint="eastAsia"/>
          <w:lang w:val="en-US" w:eastAsia="zh-CN"/>
        </w:rPr>
        <w:br w:type="page"/>
      </w:r>
      <w:bookmarkStart w:id="563" w:name="_Toc12057"/>
      <w:r>
        <w:rPr>
          <w:rFonts w:hint="eastAsia"/>
          <w:lang w:val="en-US" w:eastAsia="zh-CN"/>
        </w:rPr>
        <w:t>六、附件</w:t>
      </w:r>
      <w:bookmarkEnd w:id="561"/>
      <w:bookmarkEnd w:id="562"/>
      <w:bookmarkEnd w:id="563"/>
    </w:p>
    <w:p w14:paraId="1B502929">
      <w:pPr>
        <w:pStyle w:val="3"/>
        <w:bidi w:val="0"/>
        <w:rPr>
          <w:rFonts w:hint="default"/>
          <w:lang w:val="en-US" w:eastAsia="zh-CN"/>
        </w:rPr>
      </w:pPr>
      <w:bookmarkStart w:id="564" w:name="_Toc25093"/>
      <w:bookmarkStart w:id="565" w:name="_Toc3015"/>
      <w:bookmarkStart w:id="566" w:name="_Toc26555"/>
      <w:r>
        <w:rPr>
          <w:rFonts w:hint="eastAsia"/>
          <w:lang w:val="en-US" w:eastAsia="zh-CN"/>
        </w:rPr>
        <w:t>（一）国籍代码表</w:t>
      </w:r>
      <w:bookmarkEnd w:id="564"/>
      <w:bookmarkEnd w:id="565"/>
      <w:bookmarkEnd w:id="566"/>
    </w:p>
    <w:tbl>
      <w:tblPr>
        <w:tblStyle w:val="2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5AB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E4E0DB">
            <w:pPr>
              <w:pStyle w:val="29"/>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63A5FB">
            <w:pPr>
              <w:pStyle w:val="29"/>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544BD8">
            <w:pPr>
              <w:pStyle w:val="29"/>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BCDF6A">
            <w:pPr>
              <w:pStyle w:val="29"/>
              <w:bidi w:val="0"/>
              <w:rPr>
                <w:rFonts w:hint="default"/>
              </w:rPr>
            </w:pPr>
            <w:r>
              <w:rPr>
                <w:rFonts w:hint="default"/>
                <w:lang w:val="en-US" w:eastAsia="zh-CN"/>
              </w:rPr>
              <w:t>国家或地区简称</w:t>
            </w:r>
          </w:p>
        </w:tc>
      </w:tr>
      <w:tr w14:paraId="1D529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D04EE3">
            <w:pPr>
              <w:pStyle w:val="30"/>
              <w:bidi w:val="0"/>
              <w:rPr>
                <w:rFonts w:hint="default"/>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DD73A1">
            <w:pPr>
              <w:pStyle w:val="30"/>
              <w:bidi w:val="0"/>
              <w:rPr>
                <w:rFonts w:hint="default"/>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7D274">
            <w:pPr>
              <w:pStyle w:val="30"/>
              <w:bidi w:val="0"/>
              <w:rPr>
                <w:rFonts w:hint="default"/>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5528E4">
            <w:pPr>
              <w:pStyle w:val="30"/>
              <w:bidi w:val="0"/>
              <w:rPr>
                <w:rFonts w:hint="default"/>
              </w:rPr>
            </w:pPr>
            <w:r>
              <w:rPr>
                <w:rFonts w:hint="default"/>
                <w:lang w:val="en-US" w:eastAsia="zh-CN"/>
              </w:rPr>
              <w:t>阿富汗</w:t>
            </w:r>
          </w:p>
        </w:tc>
      </w:tr>
      <w:tr w14:paraId="658FA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31EBC2">
            <w:pPr>
              <w:pStyle w:val="30"/>
              <w:bidi w:val="0"/>
              <w:rPr>
                <w:rFonts w:hint="default"/>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DCFE53">
            <w:pPr>
              <w:pStyle w:val="30"/>
              <w:bidi w:val="0"/>
              <w:rPr>
                <w:rFonts w:hint="default"/>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7C399BA">
            <w:pPr>
              <w:pStyle w:val="30"/>
              <w:bidi w:val="0"/>
              <w:rPr>
                <w:rFonts w:hint="default"/>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7EF029">
            <w:pPr>
              <w:pStyle w:val="30"/>
              <w:bidi w:val="0"/>
              <w:rPr>
                <w:rFonts w:hint="default"/>
              </w:rPr>
            </w:pPr>
            <w:r>
              <w:rPr>
                <w:rFonts w:hint="default"/>
                <w:lang w:val="en-US" w:eastAsia="zh-CN"/>
              </w:rPr>
              <w:t>阿尔巴尼亚</w:t>
            </w:r>
          </w:p>
        </w:tc>
      </w:tr>
      <w:tr w14:paraId="7B761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29AA61">
            <w:pPr>
              <w:pStyle w:val="30"/>
              <w:bidi w:val="0"/>
              <w:rPr>
                <w:rFonts w:hint="default"/>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54C91">
            <w:pPr>
              <w:pStyle w:val="30"/>
              <w:bidi w:val="0"/>
              <w:rPr>
                <w:rFonts w:hint="default"/>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5DC1D">
            <w:pPr>
              <w:pStyle w:val="30"/>
              <w:bidi w:val="0"/>
              <w:rPr>
                <w:rFonts w:hint="default"/>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706B72">
            <w:pPr>
              <w:pStyle w:val="30"/>
              <w:bidi w:val="0"/>
              <w:rPr>
                <w:rFonts w:hint="default"/>
              </w:rPr>
            </w:pPr>
            <w:r>
              <w:rPr>
                <w:rFonts w:hint="default"/>
                <w:lang w:val="en-US" w:eastAsia="zh-CN"/>
              </w:rPr>
              <w:t>南极洲</w:t>
            </w:r>
          </w:p>
        </w:tc>
      </w:tr>
      <w:tr w14:paraId="7352B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1549FF">
            <w:pPr>
              <w:pStyle w:val="30"/>
              <w:bidi w:val="0"/>
              <w:rPr>
                <w:rFonts w:hint="default"/>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660B88">
            <w:pPr>
              <w:pStyle w:val="30"/>
              <w:bidi w:val="0"/>
              <w:rPr>
                <w:rFonts w:hint="default"/>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D1841E">
            <w:pPr>
              <w:pStyle w:val="30"/>
              <w:bidi w:val="0"/>
              <w:rPr>
                <w:rFonts w:hint="default"/>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6BBB2">
            <w:pPr>
              <w:pStyle w:val="30"/>
              <w:bidi w:val="0"/>
              <w:rPr>
                <w:rFonts w:hint="default"/>
              </w:rPr>
            </w:pPr>
            <w:r>
              <w:rPr>
                <w:rFonts w:hint="default"/>
                <w:lang w:val="en-US" w:eastAsia="zh-CN"/>
              </w:rPr>
              <w:t>阿尔及利亚</w:t>
            </w:r>
          </w:p>
        </w:tc>
      </w:tr>
      <w:tr w14:paraId="2765E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E9310E">
            <w:pPr>
              <w:pStyle w:val="30"/>
              <w:bidi w:val="0"/>
              <w:rPr>
                <w:rFonts w:hint="default"/>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12BAC4">
            <w:pPr>
              <w:pStyle w:val="30"/>
              <w:bidi w:val="0"/>
              <w:rPr>
                <w:rFonts w:hint="default"/>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450D2F">
            <w:pPr>
              <w:pStyle w:val="30"/>
              <w:bidi w:val="0"/>
              <w:rPr>
                <w:rFonts w:hint="default"/>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310D35">
            <w:pPr>
              <w:pStyle w:val="30"/>
              <w:bidi w:val="0"/>
              <w:rPr>
                <w:rFonts w:hint="default"/>
              </w:rPr>
            </w:pPr>
            <w:r>
              <w:rPr>
                <w:rFonts w:hint="default"/>
                <w:lang w:val="en-US" w:eastAsia="zh-CN"/>
              </w:rPr>
              <w:t>美属萨摩亚</w:t>
            </w:r>
          </w:p>
        </w:tc>
      </w:tr>
      <w:tr w14:paraId="6284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0D3AB">
            <w:pPr>
              <w:pStyle w:val="30"/>
              <w:bidi w:val="0"/>
              <w:rPr>
                <w:rFonts w:hint="default"/>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5B703">
            <w:pPr>
              <w:pStyle w:val="30"/>
              <w:bidi w:val="0"/>
              <w:rPr>
                <w:rFonts w:hint="default"/>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C47C27">
            <w:pPr>
              <w:pStyle w:val="30"/>
              <w:bidi w:val="0"/>
              <w:rPr>
                <w:rFonts w:hint="default"/>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0B0B51">
            <w:pPr>
              <w:pStyle w:val="30"/>
              <w:bidi w:val="0"/>
              <w:rPr>
                <w:rFonts w:hint="default"/>
              </w:rPr>
            </w:pPr>
            <w:r>
              <w:rPr>
                <w:rFonts w:hint="default"/>
                <w:lang w:val="en-US" w:eastAsia="zh-CN"/>
              </w:rPr>
              <w:t>安道尔</w:t>
            </w:r>
          </w:p>
        </w:tc>
      </w:tr>
      <w:tr w14:paraId="619AB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3407F7">
            <w:pPr>
              <w:pStyle w:val="30"/>
              <w:bidi w:val="0"/>
              <w:rPr>
                <w:rFonts w:hint="default"/>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6B8A2">
            <w:pPr>
              <w:pStyle w:val="30"/>
              <w:bidi w:val="0"/>
              <w:rPr>
                <w:rFonts w:hint="default"/>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D56236">
            <w:pPr>
              <w:pStyle w:val="30"/>
              <w:bidi w:val="0"/>
              <w:rPr>
                <w:rFonts w:hint="default"/>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0B6425">
            <w:pPr>
              <w:pStyle w:val="30"/>
              <w:bidi w:val="0"/>
              <w:rPr>
                <w:rFonts w:hint="default"/>
              </w:rPr>
            </w:pPr>
            <w:r>
              <w:rPr>
                <w:rFonts w:hint="default"/>
                <w:lang w:val="en-US" w:eastAsia="zh-CN"/>
              </w:rPr>
              <w:t>安哥拉</w:t>
            </w:r>
          </w:p>
        </w:tc>
      </w:tr>
      <w:tr w14:paraId="15DB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415CC">
            <w:pPr>
              <w:pStyle w:val="30"/>
              <w:bidi w:val="0"/>
              <w:rPr>
                <w:rFonts w:hint="default"/>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CE44D5">
            <w:pPr>
              <w:pStyle w:val="30"/>
              <w:bidi w:val="0"/>
              <w:rPr>
                <w:rFonts w:hint="default"/>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85E225">
            <w:pPr>
              <w:pStyle w:val="30"/>
              <w:bidi w:val="0"/>
              <w:rPr>
                <w:rFonts w:hint="default"/>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88CEA5">
            <w:pPr>
              <w:pStyle w:val="30"/>
              <w:bidi w:val="0"/>
              <w:rPr>
                <w:rFonts w:hint="default"/>
              </w:rPr>
            </w:pPr>
            <w:r>
              <w:rPr>
                <w:rFonts w:hint="default"/>
                <w:lang w:val="en-US" w:eastAsia="zh-CN"/>
              </w:rPr>
              <w:t>安提瓜和巴布达</w:t>
            </w:r>
          </w:p>
        </w:tc>
      </w:tr>
      <w:tr w14:paraId="6E031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EAD4A">
            <w:pPr>
              <w:pStyle w:val="30"/>
              <w:bidi w:val="0"/>
              <w:rPr>
                <w:rFonts w:hint="default"/>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44EF2A">
            <w:pPr>
              <w:pStyle w:val="30"/>
              <w:bidi w:val="0"/>
              <w:rPr>
                <w:rFonts w:hint="default"/>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E07881">
            <w:pPr>
              <w:pStyle w:val="30"/>
              <w:bidi w:val="0"/>
              <w:rPr>
                <w:rFonts w:hint="default"/>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B955">
            <w:pPr>
              <w:pStyle w:val="30"/>
              <w:bidi w:val="0"/>
              <w:rPr>
                <w:rFonts w:hint="default"/>
              </w:rPr>
            </w:pPr>
            <w:r>
              <w:rPr>
                <w:rFonts w:hint="default"/>
                <w:lang w:val="en-US" w:eastAsia="zh-CN"/>
              </w:rPr>
              <w:t>阿塞拜疆</w:t>
            </w:r>
          </w:p>
        </w:tc>
      </w:tr>
      <w:tr w14:paraId="577B9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BDE70A">
            <w:pPr>
              <w:pStyle w:val="30"/>
              <w:bidi w:val="0"/>
              <w:rPr>
                <w:rFonts w:hint="default"/>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284626">
            <w:pPr>
              <w:pStyle w:val="30"/>
              <w:bidi w:val="0"/>
              <w:rPr>
                <w:rFonts w:hint="default"/>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239F2D">
            <w:pPr>
              <w:pStyle w:val="30"/>
              <w:bidi w:val="0"/>
              <w:rPr>
                <w:rFonts w:hint="default"/>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FED24D">
            <w:pPr>
              <w:pStyle w:val="30"/>
              <w:bidi w:val="0"/>
              <w:rPr>
                <w:rFonts w:hint="default"/>
              </w:rPr>
            </w:pPr>
            <w:r>
              <w:rPr>
                <w:rFonts w:hint="default"/>
                <w:lang w:val="en-US" w:eastAsia="zh-CN"/>
              </w:rPr>
              <w:t>阿根廷</w:t>
            </w:r>
          </w:p>
        </w:tc>
      </w:tr>
      <w:tr w14:paraId="0574F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A33EC">
            <w:pPr>
              <w:pStyle w:val="30"/>
              <w:bidi w:val="0"/>
              <w:rPr>
                <w:rFonts w:hint="default"/>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6E7B2">
            <w:pPr>
              <w:pStyle w:val="30"/>
              <w:bidi w:val="0"/>
              <w:rPr>
                <w:rFonts w:hint="default"/>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5187DB">
            <w:pPr>
              <w:pStyle w:val="30"/>
              <w:bidi w:val="0"/>
              <w:rPr>
                <w:rFonts w:hint="default"/>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ADD75F">
            <w:pPr>
              <w:pStyle w:val="30"/>
              <w:bidi w:val="0"/>
              <w:rPr>
                <w:rFonts w:hint="default"/>
              </w:rPr>
            </w:pPr>
            <w:r>
              <w:rPr>
                <w:rFonts w:hint="default"/>
                <w:lang w:val="en-US" w:eastAsia="zh-CN"/>
              </w:rPr>
              <w:t>澳大利亚</w:t>
            </w:r>
          </w:p>
        </w:tc>
      </w:tr>
      <w:tr w14:paraId="525C2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929C9">
            <w:pPr>
              <w:pStyle w:val="30"/>
              <w:bidi w:val="0"/>
              <w:rPr>
                <w:rFonts w:hint="default"/>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724468">
            <w:pPr>
              <w:pStyle w:val="30"/>
              <w:bidi w:val="0"/>
              <w:rPr>
                <w:rFonts w:hint="default"/>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BB418E">
            <w:pPr>
              <w:pStyle w:val="30"/>
              <w:bidi w:val="0"/>
              <w:rPr>
                <w:rFonts w:hint="default"/>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E855C">
            <w:pPr>
              <w:pStyle w:val="30"/>
              <w:bidi w:val="0"/>
              <w:rPr>
                <w:rFonts w:hint="default"/>
              </w:rPr>
            </w:pPr>
            <w:r>
              <w:rPr>
                <w:rFonts w:hint="default"/>
                <w:lang w:val="en-US" w:eastAsia="zh-CN"/>
              </w:rPr>
              <w:t>奥地利</w:t>
            </w:r>
          </w:p>
        </w:tc>
      </w:tr>
      <w:tr w14:paraId="13426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DC34B">
            <w:pPr>
              <w:pStyle w:val="30"/>
              <w:bidi w:val="0"/>
              <w:rPr>
                <w:rFonts w:hint="default"/>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55FB7">
            <w:pPr>
              <w:pStyle w:val="30"/>
              <w:bidi w:val="0"/>
              <w:rPr>
                <w:rFonts w:hint="default"/>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927324">
            <w:pPr>
              <w:pStyle w:val="30"/>
              <w:bidi w:val="0"/>
              <w:rPr>
                <w:rFonts w:hint="default"/>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BFD7EE">
            <w:pPr>
              <w:pStyle w:val="30"/>
              <w:bidi w:val="0"/>
              <w:rPr>
                <w:rFonts w:hint="default"/>
              </w:rPr>
            </w:pPr>
            <w:r>
              <w:rPr>
                <w:rFonts w:hint="default"/>
                <w:lang w:val="en-US" w:eastAsia="zh-CN"/>
              </w:rPr>
              <w:t>巴哈马</w:t>
            </w:r>
          </w:p>
        </w:tc>
      </w:tr>
      <w:tr w14:paraId="79CB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32730F">
            <w:pPr>
              <w:pStyle w:val="30"/>
              <w:bidi w:val="0"/>
              <w:rPr>
                <w:rFonts w:hint="default"/>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A94362">
            <w:pPr>
              <w:pStyle w:val="30"/>
              <w:bidi w:val="0"/>
              <w:rPr>
                <w:rFonts w:hint="default"/>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FC309C">
            <w:pPr>
              <w:pStyle w:val="30"/>
              <w:bidi w:val="0"/>
              <w:rPr>
                <w:rFonts w:hint="default"/>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9D0FF6">
            <w:pPr>
              <w:pStyle w:val="30"/>
              <w:bidi w:val="0"/>
              <w:rPr>
                <w:rFonts w:hint="default"/>
              </w:rPr>
            </w:pPr>
            <w:r>
              <w:rPr>
                <w:rFonts w:hint="default"/>
                <w:lang w:val="en-US" w:eastAsia="zh-CN"/>
              </w:rPr>
              <w:t>巴林</w:t>
            </w:r>
          </w:p>
        </w:tc>
      </w:tr>
      <w:tr w14:paraId="178C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A15782">
            <w:pPr>
              <w:pStyle w:val="30"/>
              <w:bidi w:val="0"/>
              <w:rPr>
                <w:rFonts w:hint="default"/>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B950E5">
            <w:pPr>
              <w:pStyle w:val="30"/>
              <w:bidi w:val="0"/>
              <w:rPr>
                <w:rFonts w:hint="default"/>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215518">
            <w:pPr>
              <w:pStyle w:val="30"/>
              <w:bidi w:val="0"/>
              <w:rPr>
                <w:rFonts w:hint="default"/>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4D5ECF">
            <w:pPr>
              <w:pStyle w:val="30"/>
              <w:bidi w:val="0"/>
              <w:rPr>
                <w:rFonts w:hint="default"/>
              </w:rPr>
            </w:pPr>
            <w:r>
              <w:rPr>
                <w:rFonts w:hint="default"/>
                <w:lang w:val="en-US" w:eastAsia="zh-CN"/>
              </w:rPr>
              <w:t>孟加拉国</w:t>
            </w:r>
          </w:p>
        </w:tc>
      </w:tr>
      <w:tr w14:paraId="3571C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35325">
            <w:pPr>
              <w:pStyle w:val="30"/>
              <w:bidi w:val="0"/>
              <w:rPr>
                <w:rFonts w:hint="default"/>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7898A6">
            <w:pPr>
              <w:pStyle w:val="30"/>
              <w:bidi w:val="0"/>
              <w:rPr>
                <w:rFonts w:hint="default"/>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500565">
            <w:pPr>
              <w:pStyle w:val="30"/>
              <w:bidi w:val="0"/>
              <w:rPr>
                <w:rFonts w:hint="default"/>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DED15">
            <w:pPr>
              <w:pStyle w:val="30"/>
              <w:bidi w:val="0"/>
              <w:rPr>
                <w:rFonts w:hint="default"/>
              </w:rPr>
            </w:pPr>
            <w:r>
              <w:rPr>
                <w:rFonts w:hint="default"/>
                <w:lang w:val="en-US" w:eastAsia="zh-CN"/>
              </w:rPr>
              <w:t>亚美尼亚</w:t>
            </w:r>
          </w:p>
        </w:tc>
      </w:tr>
      <w:tr w14:paraId="5E7A6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3FD49C1">
            <w:pPr>
              <w:pStyle w:val="30"/>
              <w:bidi w:val="0"/>
              <w:rPr>
                <w:rFonts w:hint="default"/>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1D58">
            <w:pPr>
              <w:pStyle w:val="30"/>
              <w:bidi w:val="0"/>
              <w:rPr>
                <w:rFonts w:hint="default"/>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6FB7EA">
            <w:pPr>
              <w:pStyle w:val="30"/>
              <w:bidi w:val="0"/>
              <w:rPr>
                <w:rFonts w:hint="default"/>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D9EB4F">
            <w:pPr>
              <w:pStyle w:val="30"/>
              <w:bidi w:val="0"/>
              <w:rPr>
                <w:rFonts w:hint="default"/>
              </w:rPr>
            </w:pPr>
            <w:r>
              <w:rPr>
                <w:rFonts w:hint="default"/>
                <w:lang w:val="en-US" w:eastAsia="zh-CN"/>
              </w:rPr>
              <w:t>巴巴多斯</w:t>
            </w:r>
          </w:p>
        </w:tc>
      </w:tr>
      <w:tr w14:paraId="006EF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5744A">
            <w:pPr>
              <w:pStyle w:val="30"/>
              <w:bidi w:val="0"/>
              <w:rPr>
                <w:rFonts w:hint="default"/>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1946F6">
            <w:pPr>
              <w:pStyle w:val="30"/>
              <w:bidi w:val="0"/>
              <w:rPr>
                <w:rFonts w:hint="default"/>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63CED43">
            <w:pPr>
              <w:pStyle w:val="30"/>
              <w:bidi w:val="0"/>
              <w:rPr>
                <w:rFonts w:hint="default"/>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A3428F">
            <w:pPr>
              <w:pStyle w:val="30"/>
              <w:bidi w:val="0"/>
              <w:rPr>
                <w:rFonts w:hint="default"/>
              </w:rPr>
            </w:pPr>
            <w:r>
              <w:rPr>
                <w:rFonts w:hint="default"/>
                <w:lang w:val="en-US" w:eastAsia="zh-CN"/>
              </w:rPr>
              <w:t>比利时</w:t>
            </w:r>
          </w:p>
        </w:tc>
      </w:tr>
      <w:tr w14:paraId="377C8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131D1C">
            <w:pPr>
              <w:pStyle w:val="30"/>
              <w:bidi w:val="0"/>
              <w:rPr>
                <w:rFonts w:hint="default"/>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743719">
            <w:pPr>
              <w:pStyle w:val="30"/>
              <w:bidi w:val="0"/>
              <w:rPr>
                <w:rFonts w:hint="default"/>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4B93BF">
            <w:pPr>
              <w:pStyle w:val="30"/>
              <w:bidi w:val="0"/>
              <w:rPr>
                <w:rFonts w:hint="default"/>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E981E5">
            <w:pPr>
              <w:pStyle w:val="30"/>
              <w:bidi w:val="0"/>
              <w:rPr>
                <w:rFonts w:hint="default"/>
              </w:rPr>
            </w:pPr>
            <w:r>
              <w:rPr>
                <w:rFonts w:hint="default"/>
                <w:lang w:val="en-US" w:eastAsia="zh-CN"/>
              </w:rPr>
              <w:t>百慕大</w:t>
            </w:r>
          </w:p>
        </w:tc>
      </w:tr>
      <w:tr w14:paraId="0C86A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C9B9F">
            <w:pPr>
              <w:pStyle w:val="30"/>
              <w:bidi w:val="0"/>
              <w:rPr>
                <w:rFonts w:hint="default"/>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06304E">
            <w:pPr>
              <w:pStyle w:val="30"/>
              <w:bidi w:val="0"/>
              <w:rPr>
                <w:rFonts w:hint="default"/>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C3BBA7">
            <w:pPr>
              <w:pStyle w:val="30"/>
              <w:bidi w:val="0"/>
              <w:rPr>
                <w:rFonts w:hint="default"/>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DA7FEA">
            <w:pPr>
              <w:pStyle w:val="30"/>
              <w:bidi w:val="0"/>
              <w:rPr>
                <w:rFonts w:hint="default"/>
              </w:rPr>
            </w:pPr>
            <w:r>
              <w:rPr>
                <w:rFonts w:hint="default"/>
                <w:lang w:val="en-US" w:eastAsia="zh-CN"/>
              </w:rPr>
              <w:t>不丹</w:t>
            </w:r>
          </w:p>
        </w:tc>
      </w:tr>
      <w:tr w14:paraId="0F252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BD2122">
            <w:pPr>
              <w:pStyle w:val="30"/>
              <w:bidi w:val="0"/>
              <w:rPr>
                <w:rFonts w:hint="default"/>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415C">
            <w:pPr>
              <w:pStyle w:val="30"/>
              <w:bidi w:val="0"/>
              <w:rPr>
                <w:rFonts w:hint="default"/>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D8AE5">
            <w:pPr>
              <w:pStyle w:val="30"/>
              <w:bidi w:val="0"/>
              <w:rPr>
                <w:rFonts w:hint="default"/>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BDFF71">
            <w:pPr>
              <w:pStyle w:val="30"/>
              <w:bidi w:val="0"/>
              <w:rPr>
                <w:rFonts w:hint="default"/>
              </w:rPr>
            </w:pPr>
            <w:r>
              <w:rPr>
                <w:rFonts w:hint="default"/>
                <w:lang w:val="en-US" w:eastAsia="zh-CN"/>
              </w:rPr>
              <w:t>玻利维亚</w:t>
            </w:r>
          </w:p>
        </w:tc>
      </w:tr>
      <w:tr w14:paraId="549E8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561450">
            <w:pPr>
              <w:pStyle w:val="30"/>
              <w:bidi w:val="0"/>
              <w:rPr>
                <w:rFonts w:hint="default"/>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879931">
            <w:pPr>
              <w:pStyle w:val="30"/>
              <w:bidi w:val="0"/>
              <w:rPr>
                <w:rFonts w:hint="default"/>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19412">
            <w:pPr>
              <w:pStyle w:val="30"/>
              <w:bidi w:val="0"/>
              <w:rPr>
                <w:rFonts w:hint="default"/>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702F33">
            <w:pPr>
              <w:pStyle w:val="30"/>
              <w:bidi w:val="0"/>
              <w:rPr>
                <w:rFonts w:hint="default"/>
              </w:rPr>
            </w:pPr>
            <w:r>
              <w:rPr>
                <w:rFonts w:hint="default"/>
                <w:lang w:val="en-US" w:eastAsia="zh-CN"/>
              </w:rPr>
              <w:t>波黑</w:t>
            </w:r>
          </w:p>
        </w:tc>
      </w:tr>
      <w:tr w14:paraId="57BAD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E36B5">
            <w:pPr>
              <w:pStyle w:val="30"/>
              <w:bidi w:val="0"/>
              <w:rPr>
                <w:rFonts w:hint="default"/>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74826">
            <w:pPr>
              <w:pStyle w:val="30"/>
              <w:bidi w:val="0"/>
              <w:rPr>
                <w:rFonts w:hint="default"/>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11A6C5">
            <w:pPr>
              <w:pStyle w:val="30"/>
              <w:bidi w:val="0"/>
              <w:rPr>
                <w:rFonts w:hint="default"/>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E0D5B2">
            <w:pPr>
              <w:pStyle w:val="30"/>
              <w:bidi w:val="0"/>
              <w:rPr>
                <w:rFonts w:hint="default"/>
              </w:rPr>
            </w:pPr>
            <w:r>
              <w:rPr>
                <w:rFonts w:hint="default"/>
                <w:lang w:val="en-US" w:eastAsia="zh-CN"/>
              </w:rPr>
              <w:t>博茨瓦纳</w:t>
            </w:r>
          </w:p>
        </w:tc>
      </w:tr>
      <w:tr w14:paraId="39CA1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D16135">
            <w:pPr>
              <w:pStyle w:val="30"/>
              <w:bidi w:val="0"/>
              <w:rPr>
                <w:rFonts w:hint="default"/>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1EB7FB1">
            <w:pPr>
              <w:pStyle w:val="30"/>
              <w:bidi w:val="0"/>
              <w:rPr>
                <w:rFonts w:hint="default"/>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C47F29">
            <w:pPr>
              <w:pStyle w:val="30"/>
              <w:bidi w:val="0"/>
              <w:rPr>
                <w:rFonts w:hint="default"/>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461258">
            <w:pPr>
              <w:pStyle w:val="30"/>
              <w:bidi w:val="0"/>
              <w:rPr>
                <w:rFonts w:hint="default"/>
              </w:rPr>
            </w:pPr>
            <w:r>
              <w:rPr>
                <w:rFonts w:hint="default"/>
                <w:lang w:val="en-US" w:eastAsia="zh-CN"/>
              </w:rPr>
              <w:t>布维岛</w:t>
            </w:r>
          </w:p>
        </w:tc>
      </w:tr>
      <w:tr w14:paraId="1204F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3A553C">
            <w:pPr>
              <w:pStyle w:val="30"/>
              <w:bidi w:val="0"/>
              <w:rPr>
                <w:rFonts w:hint="default"/>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82221C">
            <w:pPr>
              <w:pStyle w:val="30"/>
              <w:bidi w:val="0"/>
              <w:rPr>
                <w:rFonts w:hint="default"/>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27FCB">
            <w:pPr>
              <w:pStyle w:val="30"/>
              <w:bidi w:val="0"/>
              <w:rPr>
                <w:rFonts w:hint="default"/>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D41F22">
            <w:pPr>
              <w:pStyle w:val="30"/>
              <w:bidi w:val="0"/>
              <w:rPr>
                <w:rFonts w:hint="default"/>
              </w:rPr>
            </w:pPr>
            <w:r>
              <w:rPr>
                <w:rFonts w:hint="default"/>
                <w:lang w:val="en-US" w:eastAsia="zh-CN"/>
              </w:rPr>
              <w:t>巴西</w:t>
            </w:r>
          </w:p>
        </w:tc>
      </w:tr>
      <w:tr w14:paraId="0A284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D695D2">
            <w:pPr>
              <w:pStyle w:val="30"/>
              <w:bidi w:val="0"/>
              <w:rPr>
                <w:rFonts w:hint="default"/>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B0F86F">
            <w:pPr>
              <w:pStyle w:val="30"/>
              <w:bidi w:val="0"/>
              <w:rPr>
                <w:rFonts w:hint="default"/>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AAABB2">
            <w:pPr>
              <w:pStyle w:val="30"/>
              <w:bidi w:val="0"/>
              <w:rPr>
                <w:rFonts w:hint="default"/>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BC073">
            <w:pPr>
              <w:pStyle w:val="30"/>
              <w:bidi w:val="0"/>
              <w:rPr>
                <w:rFonts w:hint="default"/>
              </w:rPr>
            </w:pPr>
            <w:r>
              <w:rPr>
                <w:rFonts w:hint="default"/>
                <w:lang w:val="en-US" w:eastAsia="zh-CN"/>
              </w:rPr>
              <w:t>伯利兹</w:t>
            </w:r>
          </w:p>
        </w:tc>
      </w:tr>
      <w:tr w14:paraId="39552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18BA9E">
            <w:pPr>
              <w:pStyle w:val="30"/>
              <w:bidi w:val="0"/>
              <w:rPr>
                <w:rFonts w:hint="default"/>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4DECDE">
            <w:pPr>
              <w:pStyle w:val="30"/>
              <w:bidi w:val="0"/>
              <w:rPr>
                <w:rFonts w:hint="default"/>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DB215E">
            <w:pPr>
              <w:pStyle w:val="30"/>
              <w:bidi w:val="0"/>
              <w:rPr>
                <w:rFonts w:hint="default"/>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CB8AB1">
            <w:pPr>
              <w:pStyle w:val="30"/>
              <w:bidi w:val="0"/>
              <w:rPr>
                <w:rFonts w:hint="default"/>
              </w:rPr>
            </w:pPr>
            <w:r>
              <w:rPr>
                <w:rFonts w:hint="default"/>
                <w:lang w:val="en-US" w:eastAsia="zh-CN"/>
              </w:rPr>
              <w:t>英属印度洋领地</w:t>
            </w:r>
          </w:p>
        </w:tc>
      </w:tr>
      <w:tr w14:paraId="118F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9F1F75">
            <w:pPr>
              <w:pStyle w:val="30"/>
              <w:bidi w:val="0"/>
              <w:rPr>
                <w:rFonts w:hint="default"/>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73B004">
            <w:pPr>
              <w:pStyle w:val="30"/>
              <w:bidi w:val="0"/>
              <w:rPr>
                <w:rFonts w:hint="default"/>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1A3A1">
            <w:pPr>
              <w:pStyle w:val="30"/>
              <w:bidi w:val="0"/>
              <w:rPr>
                <w:rFonts w:hint="default"/>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49166">
            <w:pPr>
              <w:pStyle w:val="30"/>
              <w:bidi w:val="0"/>
              <w:rPr>
                <w:rFonts w:hint="default"/>
              </w:rPr>
            </w:pPr>
            <w:r>
              <w:rPr>
                <w:rFonts w:hint="default"/>
                <w:lang w:val="en-US" w:eastAsia="zh-CN"/>
              </w:rPr>
              <w:t>所罗门群岛</w:t>
            </w:r>
          </w:p>
        </w:tc>
      </w:tr>
      <w:tr w14:paraId="315A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FDCA39">
            <w:pPr>
              <w:pStyle w:val="30"/>
              <w:bidi w:val="0"/>
              <w:rPr>
                <w:rFonts w:hint="default"/>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9F19CD">
            <w:pPr>
              <w:pStyle w:val="30"/>
              <w:bidi w:val="0"/>
              <w:rPr>
                <w:rFonts w:hint="default"/>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DCAA91">
            <w:pPr>
              <w:pStyle w:val="30"/>
              <w:bidi w:val="0"/>
              <w:rPr>
                <w:rFonts w:hint="default"/>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DEE85">
            <w:pPr>
              <w:pStyle w:val="30"/>
              <w:bidi w:val="0"/>
              <w:rPr>
                <w:rFonts w:hint="default"/>
              </w:rPr>
            </w:pPr>
            <w:r>
              <w:rPr>
                <w:rFonts w:hint="default"/>
                <w:lang w:val="en-US" w:eastAsia="zh-CN"/>
              </w:rPr>
              <w:t>英属维尔京群岛</w:t>
            </w:r>
          </w:p>
        </w:tc>
      </w:tr>
      <w:tr w14:paraId="011F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A32167">
            <w:pPr>
              <w:pStyle w:val="30"/>
              <w:bidi w:val="0"/>
              <w:rPr>
                <w:rFonts w:hint="default"/>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13D862">
            <w:pPr>
              <w:pStyle w:val="30"/>
              <w:bidi w:val="0"/>
              <w:rPr>
                <w:rFonts w:hint="default"/>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00BF71">
            <w:pPr>
              <w:pStyle w:val="30"/>
              <w:bidi w:val="0"/>
              <w:rPr>
                <w:rFonts w:hint="default"/>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F09461">
            <w:pPr>
              <w:pStyle w:val="30"/>
              <w:bidi w:val="0"/>
              <w:rPr>
                <w:rFonts w:hint="default"/>
              </w:rPr>
            </w:pPr>
            <w:r>
              <w:rPr>
                <w:rFonts w:hint="default"/>
                <w:lang w:val="en-US" w:eastAsia="zh-CN"/>
              </w:rPr>
              <w:t>文莱</w:t>
            </w:r>
          </w:p>
        </w:tc>
      </w:tr>
      <w:tr w14:paraId="7A51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FA98A0">
            <w:pPr>
              <w:pStyle w:val="30"/>
              <w:bidi w:val="0"/>
              <w:rPr>
                <w:rFonts w:hint="default"/>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2B7301">
            <w:pPr>
              <w:pStyle w:val="30"/>
              <w:bidi w:val="0"/>
              <w:rPr>
                <w:rFonts w:hint="default"/>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07C60">
            <w:pPr>
              <w:pStyle w:val="30"/>
              <w:bidi w:val="0"/>
              <w:rPr>
                <w:rFonts w:hint="default"/>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57CB04">
            <w:pPr>
              <w:pStyle w:val="30"/>
              <w:bidi w:val="0"/>
              <w:rPr>
                <w:rFonts w:hint="default"/>
              </w:rPr>
            </w:pPr>
            <w:r>
              <w:rPr>
                <w:rFonts w:hint="default"/>
                <w:lang w:val="en-US" w:eastAsia="zh-CN"/>
              </w:rPr>
              <w:t>保加利亚</w:t>
            </w:r>
          </w:p>
        </w:tc>
      </w:tr>
      <w:tr w14:paraId="4D4F6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FAE89">
            <w:pPr>
              <w:pStyle w:val="30"/>
              <w:bidi w:val="0"/>
              <w:rPr>
                <w:rFonts w:hint="default"/>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535FF9">
            <w:pPr>
              <w:pStyle w:val="30"/>
              <w:bidi w:val="0"/>
              <w:rPr>
                <w:rFonts w:hint="default"/>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C93EE">
            <w:pPr>
              <w:pStyle w:val="30"/>
              <w:bidi w:val="0"/>
              <w:rPr>
                <w:rFonts w:hint="default"/>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D1487D">
            <w:pPr>
              <w:pStyle w:val="30"/>
              <w:bidi w:val="0"/>
              <w:rPr>
                <w:rFonts w:hint="default"/>
              </w:rPr>
            </w:pPr>
            <w:r>
              <w:rPr>
                <w:rFonts w:hint="default"/>
                <w:lang w:val="en-US" w:eastAsia="zh-CN"/>
              </w:rPr>
              <w:t>缅甸</w:t>
            </w:r>
          </w:p>
        </w:tc>
      </w:tr>
      <w:tr w14:paraId="04DD7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0F5FD">
            <w:pPr>
              <w:pStyle w:val="30"/>
              <w:bidi w:val="0"/>
              <w:rPr>
                <w:rFonts w:hint="default"/>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588652">
            <w:pPr>
              <w:pStyle w:val="30"/>
              <w:bidi w:val="0"/>
              <w:rPr>
                <w:rFonts w:hint="default"/>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E868D">
            <w:pPr>
              <w:pStyle w:val="30"/>
              <w:bidi w:val="0"/>
              <w:rPr>
                <w:rFonts w:hint="default"/>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6AD623">
            <w:pPr>
              <w:pStyle w:val="30"/>
              <w:bidi w:val="0"/>
              <w:rPr>
                <w:rFonts w:hint="default"/>
              </w:rPr>
            </w:pPr>
            <w:r>
              <w:rPr>
                <w:rFonts w:hint="default"/>
                <w:lang w:val="en-US" w:eastAsia="zh-CN"/>
              </w:rPr>
              <w:t>布隆迪</w:t>
            </w:r>
          </w:p>
        </w:tc>
      </w:tr>
      <w:tr w14:paraId="5A42F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96E15F">
            <w:pPr>
              <w:pStyle w:val="30"/>
              <w:bidi w:val="0"/>
              <w:rPr>
                <w:rFonts w:hint="default"/>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2B3C4">
            <w:pPr>
              <w:pStyle w:val="30"/>
              <w:bidi w:val="0"/>
              <w:rPr>
                <w:rFonts w:hint="default"/>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4B71D">
            <w:pPr>
              <w:pStyle w:val="30"/>
              <w:bidi w:val="0"/>
              <w:rPr>
                <w:rFonts w:hint="default"/>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41A03A">
            <w:pPr>
              <w:pStyle w:val="30"/>
              <w:bidi w:val="0"/>
              <w:rPr>
                <w:rFonts w:hint="default"/>
              </w:rPr>
            </w:pPr>
            <w:r>
              <w:rPr>
                <w:rFonts w:hint="default"/>
                <w:lang w:val="en-US" w:eastAsia="zh-CN"/>
              </w:rPr>
              <w:t>白俄罗斯</w:t>
            </w:r>
          </w:p>
        </w:tc>
      </w:tr>
      <w:tr w14:paraId="19880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C3D356">
            <w:pPr>
              <w:pStyle w:val="30"/>
              <w:bidi w:val="0"/>
              <w:rPr>
                <w:rFonts w:hint="default"/>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D49D92">
            <w:pPr>
              <w:pStyle w:val="30"/>
              <w:bidi w:val="0"/>
              <w:rPr>
                <w:rFonts w:hint="default"/>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DE3AB6">
            <w:pPr>
              <w:pStyle w:val="30"/>
              <w:bidi w:val="0"/>
              <w:rPr>
                <w:rFonts w:hint="default"/>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3A4499">
            <w:pPr>
              <w:pStyle w:val="30"/>
              <w:bidi w:val="0"/>
              <w:rPr>
                <w:rFonts w:hint="default"/>
              </w:rPr>
            </w:pPr>
            <w:r>
              <w:rPr>
                <w:rFonts w:hint="default"/>
                <w:lang w:val="en-US" w:eastAsia="zh-CN"/>
              </w:rPr>
              <w:t>柬埔寨</w:t>
            </w:r>
          </w:p>
        </w:tc>
      </w:tr>
      <w:tr w14:paraId="5E8DC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DEAD53">
            <w:pPr>
              <w:pStyle w:val="30"/>
              <w:bidi w:val="0"/>
              <w:rPr>
                <w:rFonts w:hint="default"/>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557722">
            <w:pPr>
              <w:pStyle w:val="30"/>
              <w:bidi w:val="0"/>
              <w:rPr>
                <w:rFonts w:hint="default"/>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A90B82">
            <w:pPr>
              <w:pStyle w:val="30"/>
              <w:bidi w:val="0"/>
              <w:rPr>
                <w:rFonts w:hint="default"/>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743721">
            <w:pPr>
              <w:pStyle w:val="30"/>
              <w:bidi w:val="0"/>
              <w:rPr>
                <w:rFonts w:hint="default"/>
              </w:rPr>
            </w:pPr>
            <w:r>
              <w:rPr>
                <w:rFonts w:hint="default"/>
                <w:lang w:val="en-US" w:eastAsia="zh-CN"/>
              </w:rPr>
              <w:t>喀麦隆</w:t>
            </w:r>
          </w:p>
        </w:tc>
      </w:tr>
      <w:tr w14:paraId="4D36A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BA3BF7">
            <w:pPr>
              <w:pStyle w:val="30"/>
              <w:bidi w:val="0"/>
              <w:rPr>
                <w:rFonts w:hint="default"/>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649EA">
            <w:pPr>
              <w:pStyle w:val="30"/>
              <w:bidi w:val="0"/>
              <w:rPr>
                <w:rFonts w:hint="default"/>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367FCA">
            <w:pPr>
              <w:pStyle w:val="30"/>
              <w:bidi w:val="0"/>
              <w:rPr>
                <w:rFonts w:hint="default"/>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F91FF0">
            <w:pPr>
              <w:pStyle w:val="30"/>
              <w:bidi w:val="0"/>
              <w:rPr>
                <w:rFonts w:hint="default"/>
              </w:rPr>
            </w:pPr>
            <w:r>
              <w:rPr>
                <w:rFonts w:hint="default"/>
                <w:lang w:val="en-US" w:eastAsia="zh-CN"/>
              </w:rPr>
              <w:t>加拿大</w:t>
            </w:r>
          </w:p>
        </w:tc>
      </w:tr>
      <w:tr w14:paraId="6C024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4B273E">
            <w:pPr>
              <w:pStyle w:val="30"/>
              <w:bidi w:val="0"/>
              <w:rPr>
                <w:rFonts w:hint="default"/>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33D4BC">
            <w:pPr>
              <w:pStyle w:val="30"/>
              <w:bidi w:val="0"/>
              <w:rPr>
                <w:rFonts w:hint="default"/>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3A48E1">
            <w:pPr>
              <w:pStyle w:val="30"/>
              <w:bidi w:val="0"/>
              <w:rPr>
                <w:rFonts w:hint="default"/>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BFFD9">
            <w:pPr>
              <w:pStyle w:val="30"/>
              <w:bidi w:val="0"/>
              <w:rPr>
                <w:rFonts w:hint="default"/>
              </w:rPr>
            </w:pPr>
            <w:r>
              <w:rPr>
                <w:rFonts w:hint="default"/>
                <w:lang w:val="en-US" w:eastAsia="zh-CN"/>
              </w:rPr>
              <w:t>佛得角</w:t>
            </w:r>
          </w:p>
        </w:tc>
      </w:tr>
      <w:tr w14:paraId="209E4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E38070">
            <w:pPr>
              <w:pStyle w:val="30"/>
              <w:bidi w:val="0"/>
              <w:rPr>
                <w:rFonts w:hint="default"/>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04932">
            <w:pPr>
              <w:pStyle w:val="30"/>
              <w:bidi w:val="0"/>
              <w:rPr>
                <w:rFonts w:hint="default"/>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62C132">
            <w:pPr>
              <w:pStyle w:val="30"/>
              <w:bidi w:val="0"/>
              <w:rPr>
                <w:rFonts w:hint="default"/>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81421F">
            <w:pPr>
              <w:pStyle w:val="30"/>
              <w:bidi w:val="0"/>
              <w:rPr>
                <w:rFonts w:hint="default"/>
              </w:rPr>
            </w:pPr>
            <w:r>
              <w:rPr>
                <w:rFonts w:hint="default"/>
                <w:lang w:val="en-US" w:eastAsia="zh-CN"/>
              </w:rPr>
              <w:t>开曼群岛</w:t>
            </w:r>
          </w:p>
        </w:tc>
      </w:tr>
      <w:tr w14:paraId="42B2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656C17">
            <w:pPr>
              <w:pStyle w:val="30"/>
              <w:bidi w:val="0"/>
              <w:rPr>
                <w:rFonts w:hint="default"/>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241571">
            <w:pPr>
              <w:pStyle w:val="30"/>
              <w:bidi w:val="0"/>
              <w:rPr>
                <w:rFonts w:hint="default"/>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7535FF">
            <w:pPr>
              <w:pStyle w:val="30"/>
              <w:bidi w:val="0"/>
              <w:rPr>
                <w:rFonts w:hint="default"/>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36E353">
            <w:pPr>
              <w:pStyle w:val="30"/>
              <w:bidi w:val="0"/>
              <w:rPr>
                <w:rFonts w:hint="default"/>
              </w:rPr>
            </w:pPr>
            <w:r>
              <w:rPr>
                <w:rFonts w:hint="default"/>
                <w:lang w:val="en-US" w:eastAsia="zh-CN"/>
              </w:rPr>
              <w:t>中非</w:t>
            </w:r>
          </w:p>
        </w:tc>
      </w:tr>
      <w:tr w14:paraId="3874C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3E436">
            <w:pPr>
              <w:pStyle w:val="30"/>
              <w:bidi w:val="0"/>
              <w:rPr>
                <w:rFonts w:hint="default"/>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1F9407">
            <w:pPr>
              <w:pStyle w:val="30"/>
              <w:bidi w:val="0"/>
              <w:rPr>
                <w:rFonts w:hint="default"/>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72A0D">
            <w:pPr>
              <w:pStyle w:val="30"/>
              <w:bidi w:val="0"/>
              <w:rPr>
                <w:rFonts w:hint="default"/>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D7A087">
            <w:pPr>
              <w:pStyle w:val="30"/>
              <w:bidi w:val="0"/>
              <w:rPr>
                <w:rFonts w:hint="default"/>
              </w:rPr>
            </w:pPr>
            <w:r>
              <w:rPr>
                <w:rFonts w:hint="default"/>
                <w:lang w:val="en-US" w:eastAsia="zh-CN"/>
              </w:rPr>
              <w:t>斯里兰卡</w:t>
            </w:r>
          </w:p>
        </w:tc>
      </w:tr>
      <w:tr w14:paraId="2F197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170DBB">
            <w:pPr>
              <w:pStyle w:val="30"/>
              <w:bidi w:val="0"/>
              <w:rPr>
                <w:rFonts w:hint="default"/>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BE44A">
            <w:pPr>
              <w:pStyle w:val="30"/>
              <w:bidi w:val="0"/>
              <w:rPr>
                <w:rFonts w:hint="default"/>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02E360">
            <w:pPr>
              <w:pStyle w:val="30"/>
              <w:bidi w:val="0"/>
              <w:rPr>
                <w:rFonts w:hint="default"/>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0150DB">
            <w:pPr>
              <w:pStyle w:val="30"/>
              <w:bidi w:val="0"/>
              <w:rPr>
                <w:rFonts w:hint="default"/>
              </w:rPr>
            </w:pPr>
            <w:r>
              <w:rPr>
                <w:rFonts w:hint="default"/>
                <w:lang w:val="en-US" w:eastAsia="zh-CN"/>
              </w:rPr>
              <w:t>乍得</w:t>
            </w:r>
          </w:p>
        </w:tc>
      </w:tr>
      <w:tr w14:paraId="1EF44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7492EE">
            <w:pPr>
              <w:pStyle w:val="30"/>
              <w:bidi w:val="0"/>
              <w:rPr>
                <w:rFonts w:hint="default"/>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A00E34">
            <w:pPr>
              <w:pStyle w:val="30"/>
              <w:bidi w:val="0"/>
              <w:rPr>
                <w:rFonts w:hint="default"/>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60A770">
            <w:pPr>
              <w:pStyle w:val="30"/>
              <w:bidi w:val="0"/>
              <w:rPr>
                <w:rFonts w:hint="default"/>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8B6BB">
            <w:pPr>
              <w:pStyle w:val="30"/>
              <w:bidi w:val="0"/>
              <w:rPr>
                <w:rFonts w:hint="default"/>
              </w:rPr>
            </w:pPr>
            <w:r>
              <w:rPr>
                <w:rFonts w:hint="default"/>
                <w:lang w:val="en-US" w:eastAsia="zh-CN"/>
              </w:rPr>
              <w:t>智利</w:t>
            </w:r>
          </w:p>
        </w:tc>
      </w:tr>
      <w:tr w14:paraId="4B6A9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B10311">
            <w:pPr>
              <w:pStyle w:val="30"/>
              <w:bidi w:val="0"/>
              <w:rPr>
                <w:rFonts w:hint="default"/>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781E1">
            <w:pPr>
              <w:pStyle w:val="30"/>
              <w:bidi w:val="0"/>
              <w:rPr>
                <w:rFonts w:hint="default"/>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02111F">
            <w:pPr>
              <w:pStyle w:val="30"/>
              <w:bidi w:val="0"/>
              <w:rPr>
                <w:rFonts w:hint="default"/>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782DCFC">
            <w:pPr>
              <w:pStyle w:val="30"/>
              <w:bidi w:val="0"/>
              <w:rPr>
                <w:rFonts w:hint="default"/>
              </w:rPr>
            </w:pPr>
            <w:r>
              <w:rPr>
                <w:rFonts w:hint="default"/>
                <w:lang w:val="en-US" w:eastAsia="zh-CN"/>
              </w:rPr>
              <w:t>中国</w:t>
            </w:r>
          </w:p>
        </w:tc>
      </w:tr>
      <w:tr w14:paraId="7A153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7FF8B8">
            <w:pPr>
              <w:pStyle w:val="30"/>
              <w:bidi w:val="0"/>
              <w:rPr>
                <w:rFonts w:hint="default"/>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1EA92">
            <w:pPr>
              <w:pStyle w:val="30"/>
              <w:bidi w:val="0"/>
              <w:rPr>
                <w:rFonts w:hint="default"/>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582518">
            <w:pPr>
              <w:pStyle w:val="30"/>
              <w:bidi w:val="0"/>
              <w:rPr>
                <w:rFonts w:hint="default"/>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ED28F9">
            <w:pPr>
              <w:pStyle w:val="30"/>
              <w:bidi w:val="0"/>
              <w:rPr>
                <w:rFonts w:hint="default"/>
              </w:rPr>
            </w:pPr>
            <w:r>
              <w:rPr>
                <w:rFonts w:hint="default"/>
                <w:lang w:val="en-US" w:eastAsia="zh-CN"/>
              </w:rPr>
              <w:t>中国台湾</w:t>
            </w:r>
          </w:p>
        </w:tc>
      </w:tr>
      <w:tr w14:paraId="2252F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80BE22">
            <w:pPr>
              <w:pStyle w:val="30"/>
              <w:bidi w:val="0"/>
              <w:rPr>
                <w:rFonts w:hint="default"/>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46BC8C">
            <w:pPr>
              <w:pStyle w:val="30"/>
              <w:bidi w:val="0"/>
              <w:rPr>
                <w:rFonts w:hint="default"/>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2A07C3">
            <w:pPr>
              <w:pStyle w:val="30"/>
              <w:bidi w:val="0"/>
              <w:rPr>
                <w:rFonts w:hint="default"/>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A3C8F">
            <w:pPr>
              <w:pStyle w:val="30"/>
              <w:bidi w:val="0"/>
              <w:rPr>
                <w:rFonts w:hint="default"/>
              </w:rPr>
            </w:pPr>
            <w:r>
              <w:rPr>
                <w:rFonts w:hint="default"/>
                <w:lang w:val="en-US" w:eastAsia="zh-CN"/>
              </w:rPr>
              <w:t>圣诞岛</w:t>
            </w:r>
          </w:p>
        </w:tc>
      </w:tr>
      <w:tr w14:paraId="05605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483B15">
            <w:pPr>
              <w:pStyle w:val="30"/>
              <w:bidi w:val="0"/>
              <w:rPr>
                <w:rFonts w:hint="default"/>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9E4895">
            <w:pPr>
              <w:pStyle w:val="30"/>
              <w:bidi w:val="0"/>
              <w:rPr>
                <w:rFonts w:hint="default"/>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CF00C9">
            <w:pPr>
              <w:pStyle w:val="30"/>
              <w:bidi w:val="0"/>
              <w:rPr>
                <w:rFonts w:hint="default"/>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DE9EBA">
            <w:pPr>
              <w:pStyle w:val="30"/>
              <w:bidi w:val="0"/>
              <w:rPr>
                <w:rFonts w:hint="default"/>
              </w:rPr>
            </w:pPr>
            <w:r>
              <w:rPr>
                <w:rFonts w:hint="default"/>
                <w:lang w:val="en-US" w:eastAsia="zh-CN"/>
              </w:rPr>
              <w:t>科科斯（基林）群岛</w:t>
            </w:r>
          </w:p>
        </w:tc>
      </w:tr>
      <w:tr w14:paraId="7CB5C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410696">
            <w:pPr>
              <w:pStyle w:val="30"/>
              <w:bidi w:val="0"/>
              <w:rPr>
                <w:rFonts w:hint="default"/>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2591D8">
            <w:pPr>
              <w:pStyle w:val="30"/>
              <w:bidi w:val="0"/>
              <w:rPr>
                <w:rFonts w:hint="default"/>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0B5976">
            <w:pPr>
              <w:pStyle w:val="30"/>
              <w:bidi w:val="0"/>
              <w:rPr>
                <w:rFonts w:hint="default"/>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986ED8">
            <w:pPr>
              <w:pStyle w:val="30"/>
              <w:bidi w:val="0"/>
              <w:rPr>
                <w:rFonts w:hint="default"/>
              </w:rPr>
            </w:pPr>
            <w:r>
              <w:rPr>
                <w:rFonts w:hint="default"/>
                <w:lang w:val="en-US" w:eastAsia="zh-CN"/>
              </w:rPr>
              <w:t>哥伦比亚</w:t>
            </w:r>
          </w:p>
        </w:tc>
      </w:tr>
      <w:tr w14:paraId="7427E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6D562A">
            <w:pPr>
              <w:pStyle w:val="30"/>
              <w:bidi w:val="0"/>
              <w:rPr>
                <w:rFonts w:hint="default"/>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8CBC6">
            <w:pPr>
              <w:pStyle w:val="30"/>
              <w:bidi w:val="0"/>
              <w:rPr>
                <w:rFonts w:hint="default"/>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A7822F">
            <w:pPr>
              <w:pStyle w:val="30"/>
              <w:bidi w:val="0"/>
              <w:rPr>
                <w:rFonts w:hint="default"/>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C97361">
            <w:pPr>
              <w:pStyle w:val="30"/>
              <w:bidi w:val="0"/>
              <w:rPr>
                <w:rFonts w:hint="default"/>
              </w:rPr>
            </w:pPr>
            <w:r>
              <w:rPr>
                <w:rFonts w:hint="default"/>
                <w:lang w:val="en-US" w:eastAsia="zh-CN"/>
              </w:rPr>
              <w:t>科摩罗</w:t>
            </w:r>
          </w:p>
        </w:tc>
      </w:tr>
      <w:tr w14:paraId="718C4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651D35">
            <w:pPr>
              <w:pStyle w:val="30"/>
              <w:bidi w:val="0"/>
              <w:rPr>
                <w:rFonts w:hint="default"/>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7F5321">
            <w:pPr>
              <w:pStyle w:val="30"/>
              <w:bidi w:val="0"/>
              <w:rPr>
                <w:rFonts w:hint="default"/>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9B7796">
            <w:pPr>
              <w:pStyle w:val="30"/>
              <w:bidi w:val="0"/>
              <w:rPr>
                <w:rFonts w:hint="default"/>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4D2DD7">
            <w:pPr>
              <w:pStyle w:val="30"/>
              <w:bidi w:val="0"/>
              <w:rPr>
                <w:rFonts w:hint="default"/>
              </w:rPr>
            </w:pPr>
            <w:r>
              <w:rPr>
                <w:rFonts w:hint="default"/>
                <w:lang w:val="en-US" w:eastAsia="zh-CN"/>
              </w:rPr>
              <w:t>马约特</w:t>
            </w:r>
          </w:p>
        </w:tc>
      </w:tr>
      <w:tr w14:paraId="5432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6A78BE">
            <w:pPr>
              <w:pStyle w:val="30"/>
              <w:bidi w:val="0"/>
              <w:rPr>
                <w:rFonts w:hint="default"/>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7018D9">
            <w:pPr>
              <w:pStyle w:val="30"/>
              <w:bidi w:val="0"/>
              <w:rPr>
                <w:rFonts w:hint="default"/>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60F824">
            <w:pPr>
              <w:pStyle w:val="30"/>
              <w:bidi w:val="0"/>
              <w:rPr>
                <w:rFonts w:hint="default"/>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436E7">
            <w:pPr>
              <w:pStyle w:val="30"/>
              <w:bidi w:val="0"/>
              <w:rPr>
                <w:rFonts w:hint="default"/>
              </w:rPr>
            </w:pPr>
            <w:r>
              <w:rPr>
                <w:rFonts w:hint="default"/>
                <w:lang w:val="en-US" w:eastAsia="zh-CN"/>
              </w:rPr>
              <w:t>刚果（布）</w:t>
            </w:r>
          </w:p>
        </w:tc>
      </w:tr>
      <w:tr w14:paraId="47BED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0349D0">
            <w:pPr>
              <w:pStyle w:val="30"/>
              <w:bidi w:val="0"/>
              <w:rPr>
                <w:rFonts w:hint="default"/>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D6C8AE">
            <w:pPr>
              <w:pStyle w:val="30"/>
              <w:bidi w:val="0"/>
              <w:rPr>
                <w:rFonts w:hint="default"/>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BE683A">
            <w:pPr>
              <w:pStyle w:val="30"/>
              <w:bidi w:val="0"/>
              <w:rPr>
                <w:rFonts w:hint="default"/>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21EA9E">
            <w:pPr>
              <w:pStyle w:val="30"/>
              <w:bidi w:val="0"/>
              <w:rPr>
                <w:rFonts w:hint="default"/>
              </w:rPr>
            </w:pPr>
            <w:r>
              <w:rPr>
                <w:rFonts w:hint="default"/>
                <w:lang w:val="en-US" w:eastAsia="zh-CN"/>
              </w:rPr>
              <w:t>刚果（金）</w:t>
            </w:r>
          </w:p>
        </w:tc>
      </w:tr>
      <w:tr w14:paraId="02C06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12AAD7">
            <w:pPr>
              <w:pStyle w:val="30"/>
              <w:bidi w:val="0"/>
              <w:rPr>
                <w:rFonts w:hint="default"/>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76F9AA">
            <w:pPr>
              <w:pStyle w:val="30"/>
              <w:bidi w:val="0"/>
              <w:rPr>
                <w:rFonts w:hint="default"/>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AD0060">
            <w:pPr>
              <w:pStyle w:val="30"/>
              <w:bidi w:val="0"/>
              <w:rPr>
                <w:rFonts w:hint="default"/>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36578">
            <w:pPr>
              <w:pStyle w:val="30"/>
              <w:bidi w:val="0"/>
              <w:rPr>
                <w:rFonts w:hint="default"/>
              </w:rPr>
            </w:pPr>
            <w:r>
              <w:rPr>
                <w:rFonts w:hint="default"/>
                <w:lang w:val="en-US" w:eastAsia="zh-CN"/>
              </w:rPr>
              <w:t>库克群岛</w:t>
            </w:r>
          </w:p>
        </w:tc>
      </w:tr>
      <w:tr w14:paraId="103E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CFC589">
            <w:pPr>
              <w:pStyle w:val="30"/>
              <w:bidi w:val="0"/>
              <w:rPr>
                <w:rFonts w:hint="default"/>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98258B">
            <w:pPr>
              <w:pStyle w:val="30"/>
              <w:bidi w:val="0"/>
              <w:rPr>
                <w:rFonts w:hint="default"/>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4EFF81">
            <w:pPr>
              <w:pStyle w:val="30"/>
              <w:bidi w:val="0"/>
              <w:rPr>
                <w:rFonts w:hint="default"/>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299178">
            <w:pPr>
              <w:pStyle w:val="30"/>
              <w:bidi w:val="0"/>
              <w:rPr>
                <w:rFonts w:hint="default"/>
              </w:rPr>
            </w:pPr>
            <w:r>
              <w:rPr>
                <w:rFonts w:hint="default"/>
                <w:lang w:val="en-US" w:eastAsia="zh-CN"/>
              </w:rPr>
              <w:t>哥斯达黎加</w:t>
            </w:r>
          </w:p>
        </w:tc>
      </w:tr>
      <w:tr w14:paraId="4028C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302AA">
            <w:pPr>
              <w:pStyle w:val="30"/>
              <w:bidi w:val="0"/>
              <w:rPr>
                <w:rFonts w:hint="default"/>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69D4F">
            <w:pPr>
              <w:pStyle w:val="30"/>
              <w:bidi w:val="0"/>
              <w:rPr>
                <w:rFonts w:hint="default"/>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26F2F">
            <w:pPr>
              <w:pStyle w:val="30"/>
              <w:bidi w:val="0"/>
              <w:rPr>
                <w:rFonts w:hint="default"/>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DE75ED">
            <w:pPr>
              <w:pStyle w:val="30"/>
              <w:bidi w:val="0"/>
              <w:rPr>
                <w:rFonts w:hint="default"/>
              </w:rPr>
            </w:pPr>
            <w:r>
              <w:rPr>
                <w:rFonts w:hint="default"/>
                <w:lang w:val="en-US" w:eastAsia="zh-CN"/>
              </w:rPr>
              <w:t>克罗地亚</w:t>
            </w:r>
          </w:p>
        </w:tc>
      </w:tr>
      <w:tr w14:paraId="28FD8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7E27AA">
            <w:pPr>
              <w:pStyle w:val="30"/>
              <w:bidi w:val="0"/>
              <w:rPr>
                <w:rFonts w:hint="default"/>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2EC12E">
            <w:pPr>
              <w:pStyle w:val="30"/>
              <w:bidi w:val="0"/>
              <w:rPr>
                <w:rFonts w:hint="default"/>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105EA">
            <w:pPr>
              <w:pStyle w:val="30"/>
              <w:bidi w:val="0"/>
              <w:rPr>
                <w:rFonts w:hint="default"/>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8F5C85">
            <w:pPr>
              <w:pStyle w:val="30"/>
              <w:bidi w:val="0"/>
              <w:rPr>
                <w:rFonts w:hint="default"/>
              </w:rPr>
            </w:pPr>
            <w:r>
              <w:rPr>
                <w:rFonts w:hint="default"/>
                <w:lang w:val="en-US" w:eastAsia="zh-CN"/>
              </w:rPr>
              <w:t>古巴</w:t>
            </w:r>
          </w:p>
        </w:tc>
      </w:tr>
      <w:tr w14:paraId="2DAD4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A55D3E">
            <w:pPr>
              <w:pStyle w:val="30"/>
              <w:bidi w:val="0"/>
              <w:rPr>
                <w:rFonts w:hint="default"/>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B42952">
            <w:pPr>
              <w:pStyle w:val="30"/>
              <w:bidi w:val="0"/>
              <w:rPr>
                <w:rFonts w:hint="default"/>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599030">
            <w:pPr>
              <w:pStyle w:val="30"/>
              <w:bidi w:val="0"/>
              <w:rPr>
                <w:rFonts w:hint="default"/>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DCFC3C">
            <w:pPr>
              <w:pStyle w:val="30"/>
              <w:bidi w:val="0"/>
              <w:rPr>
                <w:rFonts w:hint="default"/>
              </w:rPr>
            </w:pPr>
            <w:r>
              <w:rPr>
                <w:rFonts w:hint="default"/>
                <w:lang w:val="en-US" w:eastAsia="zh-CN"/>
              </w:rPr>
              <w:t>塞浦路斯</w:t>
            </w:r>
          </w:p>
        </w:tc>
      </w:tr>
      <w:tr w14:paraId="40BD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6205C9">
            <w:pPr>
              <w:pStyle w:val="30"/>
              <w:bidi w:val="0"/>
              <w:rPr>
                <w:rFonts w:hint="default"/>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62285">
            <w:pPr>
              <w:pStyle w:val="30"/>
              <w:bidi w:val="0"/>
              <w:rPr>
                <w:rFonts w:hint="default"/>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BDC69">
            <w:pPr>
              <w:pStyle w:val="30"/>
              <w:bidi w:val="0"/>
              <w:rPr>
                <w:rFonts w:hint="default"/>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EF4221">
            <w:pPr>
              <w:pStyle w:val="30"/>
              <w:bidi w:val="0"/>
              <w:rPr>
                <w:rFonts w:hint="default"/>
              </w:rPr>
            </w:pPr>
            <w:r>
              <w:rPr>
                <w:rFonts w:hint="default"/>
                <w:lang w:val="en-US" w:eastAsia="zh-CN"/>
              </w:rPr>
              <w:t>捷克</w:t>
            </w:r>
          </w:p>
        </w:tc>
      </w:tr>
      <w:tr w14:paraId="114CD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3D415E">
            <w:pPr>
              <w:pStyle w:val="30"/>
              <w:bidi w:val="0"/>
              <w:rPr>
                <w:rFonts w:hint="default"/>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FF7C2E">
            <w:pPr>
              <w:pStyle w:val="30"/>
              <w:bidi w:val="0"/>
              <w:rPr>
                <w:rFonts w:hint="default"/>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751A9">
            <w:pPr>
              <w:pStyle w:val="30"/>
              <w:bidi w:val="0"/>
              <w:rPr>
                <w:rFonts w:hint="default"/>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11179C">
            <w:pPr>
              <w:pStyle w:val="30"/>
              <w:bidi w:val="0"/>
              <w:rPr>
                <w:rFonts w:hint="default"/>
              </w:rPr>
            </w:pPr>
            <w:r>
              <w:rPr>
                <w:rFonts w:hint="default"/>
                <w:lang w:val="en-US" w:eastAsia="zh-CN"/>
              </w:rPr>
              <w:t>贝宁</w:t>
            </w:r>
          </w:p>
        </w:tc>
      </w:tr>
      <w:tr w14:paraId="169A0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BA442">
            <w:pPr>
              <w:pStyle w:val="30"/>
              <w:bidi w:val="0"/>
              <w:rPr>
                <w:rFonts w:hint="default"/>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2A137E">
            <w:pPr>
              <w:pStyle w:val="30"/>
              <w:bidi w:val="0"/>
              <w:rPr>
                <w:rFonts w:hint="default"/>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B2C5">
            <w:pPr>
              <w:pStyle w:val="30"/>
              <w:bidi w:val="0"/>
              <w:rPr>
                <w:rFonts w:hint="default"/>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B23ED4">
            <w:pPr>
              <w:pStyle w:val="30"/>
              <w:bidi w:val="0"/>
              <w:rPr>
                <w:rFonts w:hint="default"/>
              </w:rPr>
            </w:pPr>
            <w:r>
              <w:rPr>
                <w:rFonts w:hint="default"/>
                <w:lang w:val="en-US" w:eastAsia="zh-CN"/>
              </w:rPr>
              <w:t>丹麦</w:t>
            </w:r>
          </w:p>
        </w:tc>
      </w:tr>
      <w:tr w14:paraId="56F63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50EDA8">
            <w:pPr>
              <w:pStyle w:val="30"/>
              <w:bidi w:val="0"/>
              <w:rPr>
                <w:rFonts w:hint="default"/>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E6B77F">
            <w:pPr>
              <w:pStyle w:val="30"/>
              <w:bidi w:val="0"/>
              <w:rPr>
                <w:rFonts w:hint="default"/>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ACEA61">
            <w:pPr>
              <w:pStyle w:val="30"/>
              <w:bidi w:val="0"/>
              <w:rPr>
                <w:rFonts w:hint="default"/>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2A1BC6">
            <w:pPr>
              <w:pStyle w:val="30"/>
              <w:bidi w:val="0"/>
              <w:rPr>
                <w:rFonts w:hint="default"/>
              </w:rPr>
            </w:pPr>
            <w:r>
              <w:rPr>
                <w:rFonts w:hint="default"/>
                <w:lang w:val="en-US" w:eastAsia="zh-CN"/>
              </w:rPr>
              <w:t>多米尼克</w:t>
            </w:r>
          </w:p>
        </w:tc>
      </w:tr>
      <w:tr w14:paraId="111DC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91BF9F">
            <w:pPr>
              <w:pStyle w:val="30"/>
              <w:bidi w:val="0"/>
              <w:rPr>
                <w:rFonts w:hint="default"/>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14021">
            <w:pPr>
              <w:pStyle w:val="30"/>
              <w:bidi w:val="0"/>
              <w:rPr>
                <w:rFonts w:hint="default"/>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9F8611">
            <w:pPr>
              <w:pStyle w:val="30"/>
              <w:bidi w:val="0"/>
              <w:rPr>
                <w:rFonts w:hint="default"/>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963F8D">
            <w:pPr>
              <w:pStyle w:val="30"/>
              <w:bidi w:val="0"/>
              <w:rPr>
                <w:rFonts w:hint="default"/>
              </w:rPr>
            </w:pPr>
            <w:r>
              <w:rPr>
                <w:rFonts w:hint="default"/>
                <w:lang w:val="en-US" w:eastAsia="zh-CN"/>
              </w:rPr>
              <w:t>多米尼加</w:t>
            </w:r>
          </w:p>
        </w:tc>
      </w:tr>
      <w:tr w14:paraId="0A32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7D81AF">
            <w:pPr>
              <w:pStyle w:val="30"/>
              <w:bidi w:val="0"/>
              <w:rPr>
                <w:rFonts w:hint="default"/>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FBC30A">
            <w:pPr>
              <w:pStyle w:val="30"/>
              <w:bidi w:val="0"/>
              <w:rPr>
                <w:rFonts w:hint="default"/>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D51F0">
            <w:pPr>
              <w:pStyle w:val="30"/>
              <w:bidi w:val="0"/>
              <w:rPr>
                <w:rFonts w:hint="default"/>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307442">
            <w:pPr>
              <w:pStyle w:val="30"/>
              <w:bidi w:val="0"/>
              <w:rPr>
                <w:rFonts w:hint="default"/>
              </w:rPr>
            </w:pPr>
            <w:r>
              <w:rPr>
                <w:rFonts w:hint="default"/>
                <w:lang w:val="en-US" w:eastAsia="zh-CN"/>
              </w:rPr>
              <w:t>厄瓜多尔</w:t>
            </w:r>
          </w:p>
        </w:tc>
      </w:tr>
      <w:tr w14:paraId="7469C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BC8AAE">
            <w:pPr>
              <w:pStyle w:val="30"/>
              <w:bidi w:val="0"/>
              <w:rPr>
                <w:rFonts w:hint="default"/>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DA5D29">
            <w:pPr>
              <w:pStyle w:val="30"/>
              <w:bidi w:val="0"/>
              <w:rPr>
                <w:rFonts w:hint="default"/>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B38497">
            <w:pPr>
              <w:pStyle w:val="30"/>
              <w:bidi w:val="0"/>
              <w:rPr>
                <w:rFonts w:hint="default"/>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93DC34">
            <w:pPr>
              <w:pStyle w:val="30"/>
              <w:bidi w:val="0"/>
              <w:rPr>
                <w:rFonts w:hint="default"/>
              </w:rPr>
            </w:pPr>
            <w:r>
              <w:rPr>
                <w:rFonts w:hint="default"/>
                <w:lang w:val="en-US" w:eastAsia="zh-CN"/>
              </w:rPr>
              <w:t>萨尔瓦多</w:t>
            </w:r>
          </w:p>
        </w:tc>
      </w:tr>
      <w:tr w14:paraId="6E3BD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0D05F1">
            <w:pPr>
              <w:pStyle w:val="30"/>
              <w:bidi w:val="0"/>
              <w:rPr>
                <w:rFonts w:hint="default"/>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A5EF76">
            <w:pPr>
              <w:pStyle w:val="30"/>
              <w:bidi w:val="0"/>
              <w:rPr>
                <w:rFonts w:hint="default"/>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5DADD7">
            <w:pPr>
              <w:pStyle w:val="30"/>
              <w:bidi w:val="0"/>
              <w:rPr>
                <w:rFonts w:hint="default"/>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C1B387">
            <w:pPr>
              <w:pStyle w:val="30"/>
              <w:bidi w:val="0"/>
              <w:rPr>
                <w:rFonts w:hint="default"/>
              </w:rPr>
            </w:pPr>
            <w:r>
              <w:rPr>
                <w:rFonts w:hint="default"/>
                <w:lang w:val="en-US" w:eastAsia="zh-CN"/>
              </w:rPr>
              <w:t>赤道几内亚</w:t>
            </w:r>
          </w:p>
        </w:tc>
      </w:tr>
      <w:tr w14:paraId="1CFBE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3579EF">
            <w:pPr>
              <w:pStyle w:val="30"/>
              <w:bidi w:val="0"/>
              <w:rPr>
                <w:rFonts w:hint="default"/>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1C0E38">
            <w:pPr>
              <w:pStyle w:val="30"/>
              <w:bidi w:val="0"/>
              <w:rPr>
                <w:rFonts w:hint="default"/>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60DFE5">
            <w:pPr>
              <w:pStyle w:val="30"/>
              <w:bidi w:val="0"/>
              <w:rPr>
                <w:rFonts w:hint="default"/>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799DE7">
            <w:pPr>
              <w:pStyle w:val="30"/>
              <w:bidi w:val="0"/>
              <w:rPr>
                <w:rFonts w:hint="default"/>
              </w:rPr>
            </w:pPr>
            <w:r>
              <w:rPr>
                <w:rFonts w:hint="default"/>
                <w:lang w:val="en-US" w:eastAsia="zh-CN"/>
              </w:rPr>
              <w:t>埃塞俄比亚</w:t>
            </w:r>
          </w:p>
        </w:tc>
      </w:tr>
      <w:tr w14:paraId="563B0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07B024">
            <w:pPr>
              <w:pStyle w:val="30"/>
              <w:bidi w:val="0"/>
              <w:rPr>
                <w:rFonts w:hint="default"/>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1206A6">
            <w:pPr>
              <w:pStyle w:val="30"/>
              <w:bidi w:val="0"/>
              <w:rPr>
                <w:rFonts w:hint="default"/>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37EA34">
            <w:pPr>
              <w:pStyle w:val="30"/>
              <w:bidi w:val="0"/>
              <w:rPr>
                <w:rFonts w:hint="default"/>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B08B2A">
            <w:pPr>
              <w:pStyle w:val="30"/>
              <w:bidi w:val="0"/>
              <w:rPr>
                <w:rFonts w:hint="default"/>
              </w:rPr>
            </w:pPr>
            <w:r>
              <w:rPr>
                <w:rFonts w:hint="default"/>
                <w:lang w:val="en-US" w:eastAsia="zh-CN"/>
              </w:rPr>
              <w:t>厄立特里亚</w:t>
            </w:r>
          </w:p>
        </w:tc>
      </w:tr>
      <w:tr w14:paraId="49DD5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3760F9">
            <w:pPr>
              <w:pStyle w:val="30"/>
              <w:bidi w:val="0"/>
              <w:rPr>
                <w:rFonts w:hint="default"/>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F704BF">
            <w:pPr>
              <w:pStyle w:val="30"/>
              <w:bidi w:val="0"/>
              <w:rPr>
                <w:rFonts w:hint="default"/>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7FC332">
            <w:pPr>
              <w:pStyle w:val="30"/>
              <w:bidi w:val="0"/>
              <w:rPr>
                <w:rFonts w:hint="default"/>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8AD76E">
            <w:pPr>
              <w:pStyle w:val="30"/>
              <w:bidi w:val="0"/>
              <w:rPr>
                <w:rFonts w:hint="default"/>
              </w:rPr>
            </w:pPr>
            <w:r>
              <w:rPr>
                <w:rFonts w:hint="default"/>
                <w:lang w:val="en-US" w:eastAsia="zh-CN"/>
              </w:rPr>
              <w:t>爱沙尼亚</w:t>
            </w:r>
          </w:p>
        </w:tc>
      </w:tr>
      <w:tr w14:paraId="72DFB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9B375A">
            <w:pPr>
              <w:pStyle w:val="30"/>
              <w:bidi w:val="0"/>
              <w:rPr>
                <w:rFonts w:hint="default"/>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AA7B82">
            <w:pPr>
              <w:pStyle w:val="30"/>
              <w:bidi w:val="0"/>
              <w:rPr>
                <w:rFonts w:hint="default"/>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044E27">
            <w:pPr>
              <w:pStyle w:val="30"/>
              <w:bidi w:val="0"/>
              <w:rPr>
                <w:rFonts w:hint="default"/>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E58514">
            <w:pPr>
              <w:pStyle w:val="30"/>
              <w:bidi w:val="0"/>
              <w:rPr>
                <w:rFonts w:hint="default"/>
              </w:rPr>
            </w:pPr>
            <w:r>
              <w:rPr>
                <w:rFonts w:hint="default"/>
                <w:lang w:val="en-US" w:eastAsia="zh-CN"/>
              </w:rPr>
              <w:t>法罗群岛</w:t>
            </w:r>
          </w:p>
        </w:tc>
      </w:tr>
      <w:tr w14:paraId="05B51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5A1A46">
            <w:pPr>
              <w:pStyle w:val="30"/>
              <w:bidi w:val="0"/>
              <w:rPr>
                <w:rFonts w:hint="default"/>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BDCB08">
            <w:pPr>
              <w:pStyle w:val="30"/>
              <w:bidi w:val="0"/>
              <w:rPr>
                <w:rFonts w:hint="default"/>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1F6C0E">
            <w:pPr>
              <w:pStyle w:val="30"/>
              <w:bidi w:val="0"/>
              <w:rPr>
                <w:rFonts w:hint="default"/>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866B49">
            <w:pPr>
              <w:pStyle w:val="30"/>
              <w:bidi w:val="0"/>
              <w:rPr>
                <w:rFonts w:hint="default"/>
              </w:rPr>
            </w:pPr>
            <w:r>
              <w:rPr>
                <w:rFonts w:hint="default"/>
                <w:lang w:val="en-US" w:eastAsia="zh-CN"/>
              </w:rPr>
              <w:t>福克兰群岛（马尔维纳斯）</w:t>
            </w:r>
          </w:p>
        </w:tc>
      </w:tr>
      <w:tr w14:paraId="7DF4E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D611CC">
            <w:pPr>
              <w:pStyle w:val="30"/>
              <w:bidi w:val="0"/>
              <w:rPr>
                <w:rFonts w:hint="default"/>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E14B5B">
            <w:pPr>
              <w:pStyle w:val="30"/>
              <w:bidi w:val="0"/>
              <w:rPr>
                <w:rFonts w:hint="default"/>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7256E7">
            <w:pPr>
              <w:pStyle w:val="30"/>
              <w:bidi w:val="0"/>
              <w:rPr>
                <w:rFonts w:hint="default"/>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52FCF2">
            <w:pPr>
              <w:pStyle w:val="30"/>
              <w:bidi w:val="0"/>
              <w:rPr>
                <w:rFonts w:hint="default"/>
              </w:rPr>
            </w:pPr>
            <w:r>
              <w:rPr>
                <w:rFonts w:hint="default"/>
                <w:lang w:val="en-US" w:eastAsia="zh-CN"/>
              </w:rPr>
              <w:t>南乔治亚岛和南桑德韦奇岛</w:t>
            </w:r>
          </w:p>
        </w:tc>
      </w:tr>
      <w:tr w14:paraId="7839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C44716">
            <w:pPr>
              <w:pStyle w:val="30"/>
              <w:bidi w:val="0"/>
              <w:rPr>
                <w:rFonts w:hint="default"/>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07B6CD">
            <w:pPr>
              <w:pStyle w:val="30"/>
              <w:bidi w:val="0"/>
              <w:rPr>
                <w:rFonts w:hint="default"/>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43B374">
            <w:pPr>
              <w:pStyle w:val="30"/>
              <w:bidi w:val="0"/>
              <w:rPr>
                <w:rFonts w:hint="default"/>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C09A25">
            <w:pPr>
              <w:pStyle w:val="30"/>
              <w:bidi w:val="0"/>
              <w:rPr>
                <w:rFonts w:hint="default"/>
              </w:rPr>
            </w:pPr>
            <w:r>
              <w:rPr>
                <w:rFonts w:hint="default"/>
                <w:lang w:val="en-US" w:eastAsia="zh-CN"/>
              </w:rPr>
              <w:t>斐济</w:t>
            </w:r>
          </w:p>
        </w:tc>
      </w:tr>
      <w:tr w14:paraId="22449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202F41">
            <w:pPr>
              <w:pStyle w:val="30"/>
              <w:bidi w:val="0"/>
              <w:rPr>
                <w:rFonts w:hint="default"/>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D5ED2">
            <w:pPr>
              <w:pStyle w:val="30"/>
              <w:bidi w:val="0"/>
              <w:rPr>
                <w:rFonts w:hint="default"/>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D7303C">
            <w:pPr>
              <w:pStyle w:val="30"/>
              <w:bidi w:val="0"/>
              <w:rPr>
                <w:rFonts w:hint="default"/>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27D7EC">
            <w:pPr>
              <w:pStyle w:val="30"/>
              <w:bidi w:val="0"/>
              <w:rPr>
                <w:rFonts w:hint="default"/>
              </w:rPr>
            </w:pPr>
            <w:r>
              <w:rPr>
                <w:rFonts w:hint="default"/>
                <w:lang w:val="en-US" w:eastAsia="zh-CN"/>
              </w:rPr>
              <w:t>芬兰</w:t>
            </w:r>
          </w:p>
        </w:tc>
      </w:tr>
      <w:tr w14:paraId="73202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BA934E">
            <w:pPr>
              <w:pStyle w:val="30"/>
              <w:bidi w:val="0"/>
              <w:rPr>
                <w:rFonts w:hint="default"/>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45CA51">
            <w:pPr>
              <w:pStyle w:val="30"/>
              <w:bidi w:val="0"/>
              <w:rPr>
                <w:rFonts w:hint="default"/>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1F1872">
            <w:pPr>
              <w:pStyle w:val="30"/>
              <w:bidi w:val="0"/>
              <w:rPr>
                <w:rFonts w:hint="default"/>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DB545A">
            <w:pPr>
              <w:pStyle w:val="30"/>
              <w:bidi w:val="0"/>
              <w:rPr>
                <w:rFonts w:hint="default"/>
              </w:rPr>
            </w:pPr>
            <w:r>
              <w:rPr>
                <w:rFonts w:hint="default"/>
                <w:lang w:val="en-US" w:eastAsia="zh-CN"/>
              </w:rPr>
              <w:t>法国</w:t>
            </w:r>
          </w:p>
        </w:tc>
      </w:tr>
      <w:tr w14:paraId="42182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2F2A73">
            <w:pPr>
              <w:pStyle w:val="30"/>
              <w:bidi w:val="0"/>
              <w:rPr>
                <w:rFonts w:hint="default"/>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3C02B1">
            <w:pPr>
              <w:pStyle w:val="30"/>
              <w:bidi w:val="0"/>
              <w:rPr>
                <w:rFonts w:hint="default"/>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24EEEA">
            <w:pPr>
              <w:pStyle w:val="30"/>
              <w:bidi w:val="0"/>
              <w:rPr>
                <w:rFonts w:hint="default"/>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5B51AE">
            <w:pPr>
              <w:pStyle w:val="30"/>
              <w:bidi w:val="0"/>
              <w:rPr>
                <w:rFonts w:hint="default"/>
              </w:rPr>
            </w:pPr>
            <w:r>
              <w:rPr>
                <w:rFonts w:hint="default"/>
                <w:lang w:val="en-US" w:eastAsia="zh-CN"/>
              </w:rPr>
              <w:t>法属圭亚那</w:t>
            </w:r>
          </w:p>
        </w:tc>
      </w:tr>
      <w:tr w14:paraId="76F73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147A8B">
            <w:pPr>
              <w:pStyle w:val="30"/>
              <w:bidi w:val="0"/>
              <w:rPr>
                <w:rFonts w:hint="default"/>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07FA7">
            <w:pPr>
              <w:pStyle w:val="30"/>
              <w:bidi w:val="0"/>
              <w:rPr>
                <w:rFonts w:hint="default"/>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EC5DCF">
            <w:pPr>
              <w:pStyle w:val="30"/>
              <w:bidi w:val="0"/>
              <w:rPr>
                <w:rFonts w:hint="default"/>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25A30A">
            <w:pPr>
              <w:pStyle w:val="30"/>
              <w:bidi w:val="0"/>
              <w:rPr>
                <w:rFonts w:hint="default"/>
              </w:rPr>
            </w:pPr>
            <w:r>
              <w:rPr>
                <w:rFonts w:hint="default"/>
                <w:lang w:val="en-US" w:eastAsia="zh-CN"/>
              </w:rPr>
              <w:t>法属波利尼西亚</w:t>
            </w:r>
          </w:p>
        </w:tc>
      </w:tr>
      <w:tr w14:paraId="1370F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D2968B">
            <w:pPr>
              <w:pStyle w:val="30"/>
              <w:bidi w:val="0"/>
              <w:rPr>
                <w:rFonts w:hint="default"/>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6D2746">
            <w:pPr>
              <w:pStyle w:val="30"/>
              <w:bidi w:val="0"/>
              <w:rPr>
                <w:rFonts w:hint="default"/>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7A770">
            <w:pPr>
              <w:pStyle w:val="30"/>
              <w:bidi w:val="0"/>
              <w:rPr>
                <w:rFonts w:hint="default"/>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5A63BA">
            <w:pPr>
              <w:pStyle w:val="30"/>
              <w:bidi w:val="0"/>
              <w:rPr>
                <w:rFonts w:hint="default"/>
              </w:rPr>
            </w:pPr>
            <w:r>
              <w:rPr>
                <w:rFonts w:hint="default"/>
                <w:lang w:val="en-US" w:eastAsia="zh-CN"/>
              </w:rPr>
              <w:t>法属南部领地</w:t>
            </w:r>
          </w:p>
        </w:tc>
      </w:tr>
      <w:tr w14:paraId="6FE76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68536">
            <w:pPr>
              <w:pStyle w:val="30"/>
              <w:bidi w:val="0"/>
              <w:rPr>
                <w:rFonts w:hint="default"/>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861C2C">
            <w:pPr>
              <w:pStyle w:val="30"/>
              <w:bidi w:val="0"/>
              <w:rPr>
                <w:rFonts w:hint="default"/>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2B09CD">
            <w:pPr>
              <w:pStyle w:val="30"/>
              <w:bidi w:val="0"/>
              <w:rPr>
                <w:rFonts w:hint="default"/>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0AA64">
            <w:pPr>
              <w:pStyle w:val="30"/>
              <w:bidi w:val="0"/>
              <w:rPr>
                <w:rFonts w:hint="default"/>
              </w:rPr>
            </w:pPr>
            <w:r>
              <w:rPr>
                <w:rFonts w:hint="default"/>
                <w:lang w:val="en-US" w:eastAsia="zh-CN"/>
              </w:rPr>
              <w:t>吉布提</w:t>
            </w:r>
          </w:p>
        </w:tc>
      </w:tr>
      <w:tr w14:paraId="6B06C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F461A2">
            <w:pPr>
              <w:pStyle w:val="30"/>
              <w:bidi w:val="0"/>
              <w:rPr>
                <w:rFonts w:hint="default"/>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211F1A">
            <w:pPr>
              <w:pStyle w:val="30"/>
              <w:bidi w:val="0"/>
              <w:rPr>
                <w:rFonts w:hint="default"/>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D848F">
            <w:pPr>
              <w:pStyle w:val="30"/>
              <w:bidi w:val="0"/>
              <w:rPr>
                <w:rFonts w:hint="default"/>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54D8BA">
            <w:pPr>
              <w:pStyle w:val="30"/>
              <w:bidi w:val="0"/>
              <w:rPr>
                <w:rFonts w:hint="default"/>
              </w:rPr>
            </w:pPr>
            <w:r>
              <w:rPr>
                <w:rFonts w:hint="default"/>
                <w:lang w:val="en-US" w:eastAsia="zh-CN"/>
              </w:rPr>
              <w:t>加蓬</w:t>
            </w:r>
          </w:p>
        </w:tc>
      </w:tr>
      <w:tr w14:paraId="6AF24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438F02">
            <w:pPr>
              <w:pStyle w:val="30"/>
              <w:bidi w:val="0"/>
              <w:rPr>
                <w:rFonts w:hint="default"/>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7489C0">
            <w:pPr>
              <w:pStyle w:val="30"/>
              <w:bidi w:val="0"/>
              <w:rPr>
                <w:rFonts w:hint="default"/>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CE4917">
            <w:pPr>
              <w:pStyle w:val="30"/>
              <w:bidi w:val="0"/>
              <w:rPr>
                <w:rFonts w:hint="default"/>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02DF49">
            <w:pPr>
              <w:pStyle w:val="30"/>
              <w:bidi w:val="0"/>
              <w:rPr>
                <w:rFonts w:hint="default"/>
              </w:rPr>
            </w:pPr>
            <w:r>
              <w:rPr>
                <w:rFonts w:hint="default"/>
                <w:lang w:val="en-US" w:eastAsia="zh-CN"/>
              </w:rPr>
              <w:t>格鲁吉亚</w:t>
            </w:r>
          </w:p>
        </w:tc>
      </w:tr>
      <w:tr w14:paraId="2E358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434E92">
            <w:pPr>
              <w:pStyle w:val="30"/>
              <w:bidi w:val="0"/>
              <w:rPr>
                <w:rFonts w:hint="default"/>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70B8DB">
            <w:pPr>
              <w:pStyle w:val="30"/>
              <w:bidi w:val="0"/>
              <w:rPr>
                <w:rFonts w:hint="default"/>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9AE3EC">
            <w:pPr>
              <w:pStyle w:val="30"/>
              <w:bidi w:val="0"/>
              <w:rPr>
                <w:rFonts w:hint="default"/>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B73279">
            <w:pPr>
              <w:pStyle w:val="30"/>
              <w:bidi w:val="0"/>
              <w:rPr>
                <w:rFonts w:hint="default"/>
              </w:rPr>
            </w:pPr>
            <w:r>
              <w:rPr>
                <w:rFonts w:hint="default"/>
                <w:lang w:val="en-US" w:eastAsia="zh-CN"/>
              </w:rPr>
              <w:t>冈比亚</w:t>
            </w:r>
          </w:p>
        </w:tc>
      </w:tr>
      <w:tr w14:paraId="77E43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3246C">
            <w:pPr>
              <w:pStyle w:val="30"/>
              <w:bidi w:val="0"/>
              <w:rPr>
                <w:rFonts w:hint="default"/>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45DB26">
            <w:pPr>
              <w:pStyle w:val="30"/>
              <w:bidi w:val="0"/>
              <w:rPr>
                <w:rFonts w:hint="default"/>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36B009">
            <w:pPr>
              <w:pStyle w:val="30"/>
              <w:bidi w:val="0"/>
              <w:rPr>
                <w:rFonts w:hint="default"/>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07DCA1">
            <w:pPr>
              <w:pStyle w:val="30"/>
              <w:bidi w:val="0"/>
              <w:rPr>
                <w:rFonts w:hint="default"/>
              </w:rPr>
            </w:pPr>
            <w:r>
              <w:rPr>
                <w:rFonts w:hint="default"/>
                <w:lang w:val="en-US" w:eastAsia="zh-CN"/>
              </w:rPr>
              <w:t>巴勒斯坦</w:t>
            </w:r>
          </w:p>
        </w:tc>
      </w:tr>
      <w:tr w14:paraId="54A8E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658C70">
            <w:pPr>
              <w:pStyle w:val="30"/>
              <w:bidi w:val="0"/>
              <w:rPr>
                <w:rFonts w:hint="default"/>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6333B9">
            <w:pPr>
              <w:pStyle w:val="30"/>
              <w:bidi w:val="0"/>
              <w:rPr>
                <w:rFonts w:hint="default"/>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C92A9">
            <w:pPr>
              <w:pStyle w:val="30"/>
              <w:bidi w:val="0"/>
              <w:rPr>
                <w:rFonts w:hint="default"/>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E3C942">
            <w:pPr>
              <w:pStyle w:val="30"/>
              <w:bidi w:val="0"/>
              <w:rPr>
                <w:rFonts w:hint="default"/>
              </w:rPr>
            </w:pPr>
            <w:r>
              <w:rPr>
                <w:rFonts w:hint="default"/>
                <w:lang w:val="en-US" w:eastAsia="zh-CN"/>
              </w:rPr>
              <w:t>德国</w:t>
            </w:r>
          </w:p>
        </w:tc>
      </w:tr>
      <w:tr w14:paraId="7A3D3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E40B37">
            <w:pPr>
              <w:pStyle w:val="30"/>
              <w:bidi w:val="0"/>
              <w:rPr>
                <w:rFonts w:hint="default"/>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8DBF7A">
            <w:pPr>
              <w:pStyle w:val="30"/>
              <w:bidi w:val="0"/>
              <w:rPr>
                <w:rFonts w:hint="default"/>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03D553">
            <w:pPr>
              <w:pStyle w:val="30"/>
              <w:bidi w:val="0"/>
              <w:rPr>
                <w:rFonts w:hint="default"/>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D78B77">
            <w:pPr>
              <w:pStyle w:val="30"/>
              <w:bidi w:val="0"/>
              <w:rPr>
                <w:rFonts w:hint="default"/>
              </w:rPr>
            </w:pPr>
            <w:r>
              <w:rPr>
                <w:rFonts w:hint="default"/>
                <w:lang w:val="en-US" w:eastAsia="zh-CN"/>
              </w:rPr>
              <w:t>加纳</w:t>
            </w:r>
          </w:p>
        </w:tc>
      </w:tr>
      <w:tr w14:paraId="22BE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17613A">
            <w:pPr>
              <w:pStyle w:val="30"/>
              <w:bidi w:val="0"/>
              <w:rPr>
                <w:rFonts w:hint="default"/>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8A30F">
            <w:pPr>
              <w:pStyle w:val="30"/>
              <w:bidi w:val="0"/>
              <w:rPr>
                <w:rFonts w:hint="default"/>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7B442E">
            <w:pPr>
              <w:pStyle w:val="30"/>
              <w:bidi w:val="0"/>
              <w:rPr>
                <w:rFonts w:hint="default"/>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6EE96A">
            <w:pPr>
              <w:pStyle w:val="30"/>
              <w:bidi w:val="0"/>
              <w:rPr>
                <w:rFonts w:hint="default"/>
              </w:rPr>
            </w:pPr>
            <w:r>
              <w:rPr>
                <w:rFonts w:hint="default"/>
                <w:lang w:val="en-US" w:eastAsia="zh-CN"/>
              </w:rPr>
              <w:t>直布罗陀</w:t>
            </w:r>
          </w:p>
        </w:tc>
      </w:tr>
      <w:tr w14:paraId="07348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BEDDF9">
            <w:pPr>
              <w:pStyle w:val="30"/>
              <w:bidi w:val="0"/>
              <w:rPr>
                <w:rFonts w:hint="default"/>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1228D">
            <w:pPr>
              <w:pStyle w:val="30"/>
              <w:bidi w:val="0"/>
              <w:rPr>
                <w:rFonts w:hint="default"/>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390E95">
            <w:pPr>
              <w:pStyle w:val="30"/>
              <w:bidi w:val="0"/>
              <w:rPr>
                <w:rFonts w:hint="default"/>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EFC543">
            <w:pPr>
              <w:pStyle w:val="30"/>
              <w:bidi w:val="0"/>
              <w:rPr>
                <w:rFonts w:hint="default"/>
              </w:rPr>
            </w:pPr>
            <w:r>
              <w:rPr>
                <w:rFonts w:hint="default"/>
                <w:lang w:val="en-US" w:eastAsia="zh-CN"/>
              </w:rPr>
              <w:t>基里巴斯</w:t>
            </w:r>
          </w:p>
        </w:tc>
      </w:tr>
      <w:tr w14:paraId="43787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50DC7C">
            <w:pPr>
              <w:pStyle w:val="30"/>
              <w:bidi w:val="0"/>
              <w:rPr>
                <w:rFonts w:hint="default"/>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8020">
            <w:pPr>
              <w:pStyle w:val="30"/>
              <w:bidi w:val="0"/>
              <w:rPr>
                <w:rFonts w:hint="default"/>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950562">
            <w:pPr>
              <w:pStyle w:val="30"/>
              <w:bidi w:val="0"/>
              <w:rPr>
                <w:rFonts w:hint="default"/>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486767">
            <w:pPr>
              <w:pStyle w:val="30"/>
              <w:bidi w:val="0"/>
              <w:rPr>
                <w:rFonts w:hint="default"/>
              </w:rPr>
            </w:pPr>
            <w:r>
              <w:rPr>
                <w:rFonts w:hint="default"/>
                <w:lang w:val="en-US" w:eastAsia="zh-CN"/>
              </w:rPr>
              <w:t>希腊</w:t>
            </w:r>
          </w:p>
        </w:tc>
      </w:tr>
      <w:tr w14:paraId="0EEF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AD50E">
            <w:pPr>
              <w:pStyle w:val="30"/>
              <w:bidi w:val="0"/>
              <w:rPr>
                <w:rFonts w:hint="default"/>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38090C">
            <w:pPr>
              <w:pStyle w:val="30"/>
              <w:bidi w:val="0"/>
              <w:rPr>
                <w:rFonts w:hint="default"/>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73F846">
            <w:pPr>
              <w:pStyle w:val="30"/>
              <w:bidi w:val="0"/>
              <w:rPr>
                <w:rFonts w:hint="default"/>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E5A3F3">
            <w:pPr>
              <w:pStyle w:val="30"/>
              <w:bidi w:val="0"/>
              <w:rPr>
                <w:rFonts w:hint="default"/>
              </w:rPr>
            </w:pPr>
            <w:r>
              <w:rPr>
                <w:rFonts w:hint="default"/>
                <w:lang w:val="en-US" w:eastAsia="zh-CN"/>
              </w:rPr>
              <w:t>格陵兰</w:t>
            </w:r>
          </w:p>
        </w:tc>
      </w:tr>
      <w:tr w14:paraId="72918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83975">
            <w:pPr>
              <w:pStyle w:val="30"/>
              <w:bidi w:val="0"/>
              <w:rPr>
                <w:rFonts w:hint="default"/>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6A096F">
            <w:pPr>
              <w:pStyle w:val="30"/>
              <w:bidi w:val="0"/>
              <w:rPr>
                <w:rFonts w:hint="default"/>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32E902">
            <w:pPr>
              <w:pStyle w:val="30"/>
              <w:bidi w:val="0"/>
              <w:rPr>
                <w:rFonts w:hint="default"/>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CA606">
            <w:pPr>
              <w:pStyle w:val="30"/>
              <w:bidi w:val="0"/>
              <w:rPr>
                <w:rFonts w:hint="default"/>
              </w:rPr>
            </w:pPr>
            <w:r>
              <w:rPr>
                <w:rFonts w:hint="default"/>
                <w:lang w:val="en-US" w:eastAsia="zh-CN"/>
              </w:rPr>
              <w:t>格林纳达</w:t>
            </w:r>
          </w:p>
        </w:tc>
      </w:tr>
      <w:tr w14:paraId="4498E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D21FBC">
            <w:pPr>
              <w:pStyle w:val="30"/>
              <w:bidi w:val="0"/>
              <w:rPr>
                <w:rFonts w:hint="default"/>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33D6A">
            <w:pPr>
              <w:pStyle w:val="30"/>
              <w:bidi w:val="0"/>
              <w:rPr>
                <w:rFonts w:hint="default"/>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60C33C">
            <w:pPr>
              <w:pStyle w:val="30"/>
              <w:bidi w:val="0"/>
              <w:rPr>
                <w:rFonts w:hint="default"/>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DA5B1D">
            <w:pPr>
              <w:pStyle w:val="30"/>
              <w:bidi w:val="0"/>
              <w:rPr>
                <w:rFonts w:hint="default"/>
              </w:rPr>
            </w:pPr>
            <w:r>
              <w:rPr>
                <w:rFonts w:hint="default"/>
                <w:lang w:val="en-US" w:eastAsia="zh-CN"/>
              </w:rPr>
              <w:t>瓜德罗普</w:t>
            </w:r>
          </w:p>
        </w:tc>
      </w:tr>
      <w:tr w14:paraId="07978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8E9E50">
            <w:pPr>
              <w:pStyle w:val="30"/>
              <w:bidi w:val="0"/>
              <w:rPr>
                <w:rFonts w:hint="default"/>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98A2FB">
            <w:pPr>
              <w:pStyle w:val="30"/>
              <w:bidi w:val="0"/>
              <w:rPr>
                <w:rFonts w:hint="default"/>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F0F98">
            <w:pPr>
              <w:pStyle w:val="30"/>
              <w:bidi w:val="0"/>
              <w:rPr>
                <w:rFonts w:hint="default"/>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F66781">
            <w:pPr>
              <w:pStyle w:val="30"/>
              <w:bidi w:val="0"/>
              <w:rPr>
                <w:rFonts w:hint="default"/>
              </w:rPr>
            </w:pPr>
            <w:r>
              <w:rPr>
                <w:rFonts w:hint="default"/>
                <w:lang w:val="en-US" w:eastAsia="zh-CN"/>
              </w:rPr>
              <w:t>关岛</w:t>
            </w:r>
          </w:p>
        </w:tc>
      </w:tr>
      <w:tr w14:paraId="21086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659CB5">
            <w:pPr>
              <w:pStyle w:val="30"/>
              <w:bidi w:val="0"/>
              <w:rPr>
                <w:rFonts w:hint="default"/>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4CD6F7">
            <w:pPr>
              <w:pStyle w:val="30"/>
              <w:bidi w:val="0"/>
              <w:rPr>
                <w:rFonts w:hint="default"/>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9C2E90">
            <w:pPr>
              <w:pStyle w:val="30"/>
              <w:bidi w:val="0"/>
              <w:rPr>
                <w:rFonts w:hint="default"/>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BA548E">
            <w:pPr>
              <w:pStyle w:val="30"/>
              <w:bidi w:val="0"/>
              <w:rPr>
                <w:rFonts w:hint="default"/>
              </w:rPr>
            </w:pPr>
            <w:r>
              <w:rPr>
                <w:rFonts w:hint="default"/>
                <w:lang w:val="en-US" w:eastAsia="zh-CN"/>
              </w:rPr>
              <w:t>危地马</w:t>
            </w:r>
          </w:p>
        </w:tc>
      </w:tr>
      <w:tr w14:paraId="4E2C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1899D9">
            <w:pPr>
              <w:pStyle w:val="30"/>
              <w:bidi w:val="0"/>
              <w:rPr>
                <w:rFonts w:hint="default"/>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7F2F9">
            <w:pPr>
              <w:pStyle w:val="30"/>
              <w:bidi w:val="0"/>
              <w:rPr>
                <w:rFonts w:hint="default"/>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8A212B">
            <w:pPr>
              <w:pStyle w:val="30"/>
              <w:bidi w:val="0"/>
              <w:rPr>
                <w:rFonts w:hint="default"/>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52FC9C">
            <w:pPr>
              <w:pStyle w:val="30"/>
              <w:bidi w:val="0"/>
              <w:rPr>
                <w:rFonts w:hint="default"/>
              </w:rPr>
            </w:pPr>
            <w:r>
              <w:rPr>
                <w:rFonts w:hint="default"/>
                <w:lang w:val="en-US" w:eastAsia="zh-CN"/>
              </w:rPr>
              <w:t>几内亚</w:t>
            </w:r>
          </w:p>
        </w:tc>
      </w:tr>
      <w:tr w14:paraId="6BC32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1C13B4C">
            <w:pPr>
              <w:pStyle w:val="30"/>
              <w:bidi w:val="0"/>
              <w:rPr>
                <w:rFonts w:hint="default"/>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8607C4">
            <w:pPr>
              <w:pStyle w:val="30"/>
              <w:bidi w:val="0"/>
              <w:rPr>
                <w:rFonts w:hint="default"/>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615266">
            <w:pPr>
              <w:pStyle w:val="30"/>
              <w:bidi w:val="0"/>
              <w:rPr>
                <w:rFonts w:hint="default"/>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D04CDC">
            <w:pPr>
              <w:pStyle w:val="30"/>
              <w:bidi w:val="0"/>
              <w:rPr>
                <w:rFonts w:hint="default"/>
              </w:rPr>
            </w:pPr>
            <w:r>
              <w:rPr>
                <w:rFonts w:hint="default"/>
                <w:lang w:val="en-US" w:eastAsia="zh-CN"/>
              </w:rPr>
              <w:t>圭亚那</w:t>
            </w:r>
          </w:p>
        </w:tc>
      </w:tr>
      <w:tr w14:paraId="2D301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24F3C1">
            <w:pPr>
              <w:pStyle w:val="30"/>
              <w:bidi w:val="0"/>
              <w:rPr>
                <w:rFonts w:hint="default"/>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6EF445">
            <w:pPr>
              <w:pStyle w:val="30"/>
              <w:bidi w:val="0"/>
              <w:rPr>
                <w:rFonts w:hint="default"/>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BCDB3">
            <w:pPr>
              <w:pStyle w:val="30"/>
              <w:bidi w:val="0"/>
              <w:rPr>
                <w:rFonts w:hint="default"/>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3F40B9">
            <w:pPr>
              <w:pStyle w:val="30"/>
              <w:bidi w:val="0"/>
              <w:rPr>
                <w:rFonts w:hint="default"/>
              </w:rPr>
            </w:pPr>
            <w:r>
              <w:rPr>
                <w:rFonts w:hint="default"/>
                <w:lang w:val="en-US" w:eastAsia="zh-CN"/>
              </w:rPr>
              <w:t>海地</w:t>
            </w:r>
          </w:p>
        </w:tc>
      </w:tr>
      <w:tr w14:paraId="45E4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B89C9C">
            <w:pPr>
              <w:pStyle w:val="30"/>
              <w:bidi w:val="0"/>
              <w:rPr>
                <w:rFonts w:hint="default"/>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0A66DB">
            <w:pPr>
              <w:pStyle w:val="30"/>
              <w:bidi w:val="0"/>
              <w:rPr>
                <w:rFonts w:hint="default"/>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6867D1">
            <w:pPr>
              <w:pStyle w:val="30"/>
              <w:bidi w:val="0"/>
              <w:rPr>
                <w:rFonts w:hint="default"/>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ACF586">
            <w:pPr>
              <w:pStyle w:val="30"/>
              <w:bidi w:val="0"/>
              <w:rPr>
                <w:rFonts w:hint="default"/>
              </w:rPr>
            </w:pPr>
            <w:r>
              <w:rPr>
                <w:rFonts w:hint="default"/>
                <w:lang w:val="en-US" w:eastAsia="zh-CN"/>
              </w:rPr>
              <w:t>赫德岛和麦克唐纳岛</w:t>
            </w:r>
          </w:p>
        </w:tc>
      </w:tr>
      <w:tr w14:paraId="0FBA3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C4061">
            <w:pPr>
              <w:pStyle w:val="30"/>
              <w:bidi w:val="0"/>
              <w:rPr>
                <w:rFonts w:hint="default"/>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659627">
            <w:pPr>
              <w:pStyle w:val="30"/>
              <w:bidi w:val="0"/>
              <w:rPr>
                <w:rFonts w:hint="default"/>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D8EDB">
            <w:pPr>
              <w:pStyle w:val="30"/>
              <w:bidi w:val="0"/>
              <w:rPr>
                <w:rFonts w:hint="default"/>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663F3B">
            <w:pPr>
              <w:pStyle w:val="30"/>
              <w:bidi w:val="0"/>
              <w:rPr>
                <w:rFonts w:hint="default"/>
              </w:rPr>
            </w:pPr>
            <w:r>
              <w:rPr>
                <w:rFonts w:hint="default"/>
                <w:lang w:val="en-US" w:eastAsia="zh-CN"/>
              </w:rPr>
              <w:t>梵蒂冈</w:t>
            </w:r>
          </w:p>
        </w:tc>
      </w:tr>
      <w:tr w14:paraId="3BD3D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B96234">
            <w:pPr>
              <w:pStyle w:val="30"/>
              <w:bidi w:val="0"/>
              <w:rPr>
                <w:rFonts w:hint="default"/>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E52139">
            <w:pPr>
              <w:pStyle w:val="30"/>
              <w:bidi w:val="0"/>
              <w:rPr>
                <w:rFonts w:hint="default"/>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FEF4E">
            <w:pPr>
              <w:pStyle w:val="30"/>
              <w:bidi w:val="0"/>
              <w:rPr>
                <w:rFonts w:hint="default"/>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F4E339">
            <w:pPr>
              <w:pStyle w:val="30"/>
              <w:bidi w:val="0"/>
              <w:rPr>
                <w:rFonts w:hint="default"/>
              </w:rPr>
            </w:pPr>
            <w:r>
              <w:rPr>
                <w:rFonts w:hint="default"/>
                <w:lang w:val="en-US" w:eastAsia="zh-CN"/>
              </w:rPr>
              <w:t>洪都拉斯</w:t>
            </w:r>
          </w:p>
        </w:tc>
      </w:tr>
      <w:tr w14:paraId="6CED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5F562">
            <w:pPr>
              <w:pStyle w:val="30"/>
              <w:bidi w:val="0"/>
              <w:rPr>
                <w:rFonts w:hint="default"/>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85589D">
            <w:pPr>
              <w:pStyle w:val="30"/>
              <w:bidi w:val="0"/>
              <w:rPr>
                <w:rFonts w:hint="default"/>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D122E3">
            <w:pPr>
              <w:pStyle w:val="30"/>
              <w:bidi w:val="0"/>
              <w:rPr>
                <w:rFonts w:hint="default"/>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663B0">
            <w:pPr>
              <w:pStyle w:val="30"/>
              <w:bidi w:val="0"/>
              <w:rPr>
                <w:rFonts w:hint="default"/>
              </w:rPr>
            </w:pPr>
            <w:r>
              <w:rPr>
                <w:rFonts w:hint="default"/>
                <w:lang w:val="en-US" w:eastAsia="zh-CN"/>
              </w:rPr>
              <w:t>中国香港</w:t>
            </w:r>
          </w:p>
        </w:tc>
      </w:tr>
      <w:tr w14:paraId="65DDC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6278C">
            <w:pPr>
              <w:pStyle w:val="30"/>
              <w:bidi w:val="0"/>
              <w:rPr>
                <w:rFonts w:hint="default"/>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F9D701">
            <w:pPr>
              <w:pStyle w:val="30"/>
              <w:bidi w:val="0"/>
              <w:rPr>
                <w:rFonts w:hint="default"/>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0472BC">
            <w:pPr>
              <w:pStyle w:val="30"/>
              <w:bidi w:val="0"/>
              <w:rPr>
                <w:rFonts w:hint="default"/>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EC467A">
            <w:pPr>
              <w:pStyle w:val="30"/>
              <w:bidi w:val="0"/>
              <w:rPr>
                <w:rFonts w:hint="default"/>
              </w:rPr>
            </w:pPr>
            <w:r>
              <w:rPr>
                <w:rFonts w:hint="default"/>
                <w:lang w:val="en-US" w:eastAsia="zh-CN"/>
              </w:rPr>
              <w:t>匈牙利</w:t>
            </w:r>
          </w:p>
        </w:tc>
      </w:tr>
      <w:tr w14:paraId="393B9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CF9096">
            <w:pPr>
              <w:pStyle w:val="30"/>
              <w:bidi w:val="0"/>
              <w:rPr>
                <w:rFonts w:hint="default"/>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85CD80">
            <w:pPr>
              <w:pStyle w:val="30"/>
              <w:bidi w:val="0"/>
              <w:rPr>
                <w:rFonts w:hint="default"/>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6C7D34">
            <w:pPr>
              <w:pStyle w:val="30"/>
              <w:bidi w:val="0"/>
              <w:rPr>
                <w:rFonts w:hint="default"/>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B1FA81">
            <w:pPr>
              <w:pStyle w:val="30"/>
              <w:bidi w:val="0"/>
              <w:rPr>
                <w:rFonts w:hint="default"/>
              </w:rPr>
            </w:pPr>
            <w:r>
              <w:rPr>
                <w:rFonts w:hint="default"/>
                <w:lang w:val="en-US" w:eastAsia="zh-CN"/>
              </w:rPr>
              <w:t>冰岛</w:t>
            </w:r>
          </w:p>
        </w:tc>
      </w:tr>
      <w:tr w14:paraId="64C58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5A525F">
            <w:pPr>
              <w:pStyle w:val="30"/>
              <w:bidi w:val="0"/>
              <w:rPr>
                <w:rFonts w:hint="default"/>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6F3BE4">
            <w:pPr>
              <w:pStyle w:val="30"/>
              <w:bidi w:val="0"/>
              <w:rPr>
                <w:rFonts w:hint="default"/>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69FBFC">
            <w:pPr>
              <w:pStyle w:val="30"/>
              <w:bidi w:val="0"/>
              <w:rPr>
                <w:rFonts w:hint="default"/>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16940">
            <w:pPr>
              <w:pStyle w:val="30"/>
              <w:bidi w:val="0"/>
              <w:rPr>
                <w:rFonts w:hint="default"/>
              </w:rPr>
            </w:pPr>
            <w:r>
              <w:rPr>
                <w:rFonts w:hint="default"/>
                <w:lang w:val="en-US" w:eastAsia="zh-CN"/>
              </w:rPr>
              <w:t>印度</w:t>
            </w:r>
          </w:p>
        </w:tc>
      </w:tr>
      <w:tr w14:paraId="6B40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D24F56">
            <w:pPr>
              <w:pStyle w:val="30"/>
              <w:bidi w:val="0"/>
              <w:rPr>
                <w:rFonts w:hint="default"/>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1D459A">
            <w:pPr>
              <w:pStyle w:val="30"/>
              <w:bidi w:val="0"/>
              <w:rPr>
                <w:rFonts w:hint="default"/>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D30578">
            <w:pPr>
              <w:pStyle w:val="30"/>
              <w:bidi w:val="0"/>
              <w:rPr>
                <w:rFonts w:hint="default"/>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309831">
            <w:pPr>
              <w:pStyle w:val="30"/>
              <w:bidi w:val="0"/>
              <w:rPr>
                <w:rFonts w:hint="default"/>
              </w:rPr>
            </w:pPr>
            <w:r>
              <w:rPr>
                <w:rFonts w:hint="default"/>
                <w:lang w:val="en-US" w:eastAsia="zh-CN"/>
              </w:rPr>
              <w:t>印度尼西亚</w:t>
            </w:r>
          </w:p>
        </w:tc>
      </w:tr>
      <w:tr w14:paraId="517AC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02DD6D">
            <w:pPr>
              <w:pStyle w:val="30"/>
              <w:bidi w:val="0"/>
              <w:rPr>
                <w:rFonts w:hint="default"/>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BF973E">
            <w:pPr>
              <w:pStyle w:val="30"/>
              <w:bidi w:val="0"/>
              <w:rPr>
                <w:rFonts w:hint="default"/>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B0268E">
            <w:pPr>
              <w:pStyle w:val="30"/>
              <w:bidi w:val="0"/>
              <w:rPr>
                <w:rFonts w:hint="default"/>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9CBCC5">
            <w:pPr>
              <w:pStyle w:val="30"/>
              <w:bidi w:val="0"/>
              <w:rPr>
                <w:rFonts w:hint="default"/>
              </w:rPr>
            </w:pPr>
            <w:r>
              <w:rPr>
                <w:rFonts w:hint="default"/>
                <w:lang w:val="en-US" w:eastAsia="zh-CN"/>
              </w:rPr>
              <w:t>伊朗</w:t>
            </w:r>
          </w:p>
        </w:tc>
      </w:tr>
      <w:tr w14:paraId="6FBC3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ADBBDE">
            <w:pPr>
              <w:pStyle w:val="30"/>
              <w:bidi w:val="0"/>
              <w:rPr>
                <w:rFonts w:hint="default"/>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E1A57">
            <w:pPr>
              <w:pStyle w:val="30"/>
              <w:bidi w:val="0"/>
              <w:rPr>
                <w:rFonts w:hint="default"/>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AF88E">
            <w:pPr>
              <w:pStyle w:val="30"/>
              <w:bidi w:val="0"/>
              <w:rPr>
                <w:rFonts w:hint="default"/>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D5D72E">
            <w:pPr>
              <w:pStyle w:val="30"/>
              <w:bidi w:val="0"/>
              <w:rPr>
                <w:rFonts w:hint="default"/>
              </w:rPr>
            </w:pPr>
            <w:r>
              <w:rPr>
                <w:rFonts w:hint="default"/>
                <w:lang w:val="en-US" w:eastAsia="zh-CN"/>
              </w:rPr>
              <w:t>伊拉克</w:t>
            </w:r>
          </w:p>
        </w:tc>
      </w:tr>
      <w:tr w14:paraId="78635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1FC07D">
            <w:pPr>
              <w:pStyle w:val="30"/>
              <w:bidi w:val="0"/>
              <w:rPr>
                <w:rFonts w:hint="default"/>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A06267">
            <w:pPr>
              <w:pStyle w:val="30"/>
              <w:bidi w:val="0"/>
              <w:rPr>
                <w:rFonts w:hint="default"/>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8553C8">
            <w:pPr>
              <w:pStyle w:val="30"/>
              <w:bidi w:val="0"/>
              <w:rPr>
                <w:rFonts w:hint="default"/>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E1D52">
            <w:pPr>
              <w:pStyle w:val="30"/>
              <w:bidi w:val="0"/>
              <w:rPr>
                <w:rFonts w:hint="default"/>
              </w:rPr>
            </w:pPr>
            <w:r>
              <w:rPr>
                <w:rFonts w:hint="default"/>
                <w:lang w:val="en-US" w:eastAsia="zh-CN"/>
              </w:rPr>
              <w:t>爱尔兰</w:t>
            </w:r>
          </w:p>
        </w:tc>
      </w:tr>
      <w:tr w14:paraId="7AE27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5E6981">
            <w:pPr>
              <w:pStyle w:val="30"/>
              <w:bidi w:val="0"/>
              <w:rPr>
                <w:rFonts w:hint="default"/>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C880D4">
            <w:pPr>
              <w:pStyle w:val="30"/>
              <w:bidi w:val="0"/>
              <w:rPr>
                <w:rFonts w:hint="default"/>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0A16B4">
            <w:pPr>
              <w:pStyle w:val="30"/>
              <w:bidi w:val="0"/>
              <w:rPr>
                <w:rFonts w:hint="default"/>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E40224">
            <w:pPr>
              <w:pStyle w:val="30"/>
              <w:bidi w:val="0"/>
              <w:rPr>
                <w:rFonts w:hint="default"/>
              </w:rPr>
            </w:pPr>
            <w:r>
              <w:rPr>
                <w:rFonts w:hint="default"/>
                <w:lang w:val="en-US" w:eastAsia="zh-CN"/>
              </w:rPr>
              <w:t>以色列</w:t>
            </w:r>
          </w:p>
        </w:tc>
      </w:tr>
      <w:tr w14:paraId="569EB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8CF2F2">
            <w:pPr>
              <w:pStyle w:val="30"/>
              <w:bidi w:val="0"/>
              <w:rPr>
                <w:rFonts w:hint="default"/>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993333">
            <w:pPr>
              <w:pStyle w:val="30"/>
              <w:bidi w:val="0"/>
              <w:rPr>
                <w:rFonts w:hint="default"/>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B3856">
            <w:pPr>
              <w:pStyle w:val="30"/>
              <w:bidi w:val="0"/>
              <w:rPr>
                <w:rFonts w:hint="default"/>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D7901A">
            <w:pPr>
              <w:pStyle w:val="30"/>
              <w:bidi w:val="0"/>
              <w:rPr>
                <w:rFonts w:hint="default"/>
              </w:rPr>
            </w:pPr>
            <w:r>
              <w:rPr>
                <w:rFonts w:hint="default"/>
                <w:lang w:val="en-US" w:eastAsia="zh-CN"/>
              </w:rPr>
              <w:t>意大利</w:t>
            </w:r>
          </w:p>
        </w:tc>
      </w:tr>
      <w:tr w14:paraId="3F941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E8FA75">
            <w:pPr>
              <w:pStyle w:val="30"/>
              <w:bidi w:val="0"/>
              <w:rPr>
                <w:rFonts w:hint="default"/>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F6DCD1">
            <w:pPr>
              <w:pStyle w:val="30"/>
              <w:bidi w:val="0"/>
              <w:rPr>
                <w:rFonts w:hint="default"/>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E8208">
            <w:pPr>
              <w:pStyle w:val="30"/>
              <w:bidi w:val="0"/>
              <w:rPr>
                <w:rFonts w:hint="default"/>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D4435C">
            <w:pPr>
              <w:pStyle w:val="30"/>
              <w:bidi w:val="0"/>
              <w:rPr>
                <w:rFonts w:hint="default"/>
              </w:rPr>
            </w:pPr>
            <w:r>
              <w:rPr>
                <w:rFonts w:hint="default"/>
                <w:lang w:val="en-US" w:eastAsia="zh-CN"/>
              </w:rPr>
              <w:t>科特迪瓦</w:t>
            </w:r>
          </w:p>
        </w:tc>
      </w:tr>
      <w:tr w14:paraId="6C923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BDA903">
            <w:pPr>
              <w:pStyle w:val="30"/>
              <w:bidi w:val="0"/>
              <w:rPr>
                <w:rFonts w:hint="default"/>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890D5A">
            <w:pPr>
              <w:pStyle w:val="30"/>
              <w:bidi w:val="0"/>
              <w:rPr>
                <w:rFonts w:hint="default"/>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80D4">
            <w:pPr>
              <w:pStyle w:val="30"/>
              <w:bidi w:val="0"/>
              <w:rPr>
                <w:rFonts w:hint="default"/>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BCD3E">
            <w:pPr>
              <w:pStyle w:val="30"/>
              <w:bidi w:val="0"/>
              <w:rPr>
                <w:rFonts w:hint="default"/>
              </w:rPr>
            </w:pPr>
            <w:r>
              <w:rPr>
                <w:rFonts w:hint="default"/>
                <w:lang w:val="en-US" w:eastAsia="zh-CN"/>
              </w:rPr>
              <w:t>牙买加</w:t>
            </w:r>
          </w:p>
        </w:tc>
      </w:tr>
      <w:tr w14:paraId="0D9DD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47CB8A">
            <w:pPr>
              <w:pStyle w:val="30"/>
              <w:bidi w:val="0"/>
              <w:rPr>
                <w:rFonts w:hint="default"/>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5CBA3">
            <w:pPr>
              <w:pStyle w:val="30"/>
              <w:bidi w:val="0"/>
              <w:rPr>
                <w:rFonts w:hint="default"/>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5A4455">
            <w:pPr>
              <w:pStyle w:val="30"/>
              <w:bidi w:val="0"/>
              <w:rPr>
                <w:rFonts w:hint="default"/>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1A8C6">
            <w:pPr>
              <w:pStyle w:val="30"/>
              <w:bidi w:val="0"/>
              <w:rPr>
                <w:rFonts w:hint="default"/>
              </w:rPr>
            </w:pPr>
            <w:r>
              <w:rPr>
                <w:rFonts w:hint="default"/>
                <w:lang w:val="en-US" w:eastAsia="zh-CN"/>
              </w:rPr>
              <w:t>日本</w:t>
            </w:r>
          </w:p>
        </w:tc>
      </w:tr>
      <w:tr w14:paraId="45CD9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9F48DF">
            <w:pPr>
              <w:pStyle w:val="30"/>
              <w:bidi w:val="0"/>
              <w:rPr>
                <w:rFonts w:hint="default"/>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71BC5F">
            <w:pPr>
              <w:pStyle w:val="30"/>
              <w:bidi w:val="0"/>
              <w:rPr>
                <w:rFonts w:hint="default"/>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3576F">
            <w:pPr>
              <w:pStyle w:val="30"/>
              <w:bidi w:val="0"/>
              <w:rPr>
                <w:rFonts w:hint="default"/>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E5ED11">
            <w:pPr>
              <w:pStyle w:val="30"/>
              <w:bidi w:val="0"/>
              <w:rPr>
                <w:rFonts w:hint="default"/>
              </w:rPr>
            </w:pPr>
            <w:r>
              <w:rPr>
                <w:rFonts w:hint="default"/>
                <w:lang w:val="en-US" w:eastAsia="zh-CN"/>
              </w:rPr>
              <w:t>哈萨克斯坦</w:t>
            </w:r>
          </w:p>
        </w:tc>
      </w:tr>
      <w:tr w14:paraId="23C2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CE18F">
            <w:pPr>
              <w:pStyle w:val="30"/>
              <w:bidi w:val="0"/>
              <w:rPr>
                <w:rFonts w:hint="default"/>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6623D94">
            <w:pPr>
              <w:pStyle w:val="30"/>
              <w:bidi w:val="0"/>
              <w:rPr>
                <w:rFonts w:hint="default"/>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79E1AC">
            <w:pPr>
              <w:pStyle w:val="30"/>
              <w:bidi w:val="0"/>
              <w:rPr>
                <w:rFonts w:hint="default"/>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2BF08">
            <w:pPr>
              <w:pStyle w:val="30"/>
              <w:bidi w:val="0"/>
              <w:rPr>
                <w:rFonts w:hint="default"/>
              </w:rPr>
            </w:pPr>
            <w:r>
              <w:rPr>
                <w:rFonts w:hint="default"/>
                <w:lang w:val="en-US" w:eastAsia="zh-CN"/>
              </w:rPr>
              <w:t>约旦</w:t>
            </w:r>
          </w:p>
        </w:tc>
      </w:tr>
      <w:tr w14:paraId="2D63F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3052EC">
            <w:pPr>
              <w:pStyle w:val="30"/>
              <w:bidi w:val="0"/>
              <w:rPr>
                <w:rFonts w:hint="default"/>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58955A">
            <w:pPr>
              <w:pStyle w:val="30"/>
              <w:bidi w:val="0"/>
              <w:rPr>
                <w:rFonts w:hint="default"/>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9F604">
            <w:pPr>
              <w:pStyle w:val="30"/>
              <w:bidi w:val="0"/>
              <w:rPr>
                <w:rFonts w:hint="default"/>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B40AA7">
            <w:pPr>
              <w:pStyle w:val="30"/>
              <w:bidi w:val="0"/>
              <w:rPr>
                <w:rFonts w:hint="default"/>
              </w:rPr>
            </w:pPr>
            <w:r>
              <w:rPr>
                <w:rFonts w:hint="default"/>
                <w:lang w:val="en-US" w:eastAsia="zh-CN"/>
              </w:rPr>
              <w:t>肯尼亚</w:t>
            </w:r>
          </w:p>
        </w:tc>
      </w:tr>
      <w:tr w14:paraId="3A3B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5DE826">
            <w:pPr>
              <w:pStyle w:val="30"/>
              <w:bidi w:val="0"/>
              <w:rPr>
                <w:rFonts w:hint="default"/>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8D5E7">
            <w:pPr>
              <w:pStyle w:val="30"/>
              <w:bidi w:val="0"/>
              <w:rPr>
                <w:rFonts w:hint="default"/>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960819">
            <w:pPr>
              <w:pStyle w:val="30"/>
              <w:bidi w:val="0"/>
              <w:rPr>
                <w:rFonts w:hint="default"/>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FD1215">
            <w:pPr>
              <w:pStyle w:val="30"/>
              <w:bidi w:val="0"/>
              <w:rPr>
                <w:rFonts w:hint="default"/>
              </w:rPr>
            </w:pPr>
            <w:r>
              <w:rPr>
                <w:rFonts w:hint="default"/>
                <w:lang w:val="en-US" w:eastAsia="zh-CN"/>
              </w:rPr>
              <w:t>朝鲜</w:t>
            </w:r>
          </w:p>
        </w:tc>
      </w:tr>
      <w:tr w14:paraId="40185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307D94">
            <w:pPr>
              <w:pStyle w:val="30"/>
              <w:bidi w:val="0"/>
              <w:rPr>
                <w:rFonts w:hint="default"/>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315B6C">
            <w:pPr>
              <w:pStyle w:val="30"/>
              <w:bidi w:val="0"/>
              <w:rPr>
                <w:rFonts w:hint="default"/>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AA9F4">
            <w:pPr>
              <w:pStyle w:val="30"/>
              <w:bidi w:val="0"/>
              <w:rPr>
                <w:rFonts w:hint="default"/>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354047">
            <w:pPr>
              <w:pStyle w:val="30"/>
              <w:bidi w:val="0"/>
              <w:rPr>
                <w:rFonts w:hint="default"/>
              </w:rPr>
            </w:pPr>
            <w:r>
              <w:rPr>
                <w:rFonts w:hint="default"/>
                <w:lang w:val="en-US" w:eastAsia="zh-CN"/>
              </w:rPr>
              <w:t>韩国</w:t>
            </w:r>
          </w:p>
        </w:tc>
      </w:tr>
      <w:tr w14:paraId="7B916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F444BC">
            <w:pPr>
              <w:pStyle w:val="30"/>
              <w:bidi w:val="0"/>
              <w:rPr>
                <w:rFonts w:hint="default"/>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E93B1D">
            <w:pPr>
              <w:pStyle w:val="30"/>
              <w:bidi w:val="0"/>
              <w:rPr>
                <w:rFonts w:hint="default"/>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02EEA2">
            <w:pPr>
              <w:pStyle w:val="30"/>
              <w:bidi w:val="0"/>
              <w:rPr>
                <w:rFonts w:hint="default"/>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0401E7">
            <w:pPr>
              <w:pStyle w:val="30"/>
              <w:bidi w:val="0"/>
              <w:rPr>
                <w:rFonts w:hint="default"/>
              </w:rPr>
            </w:pPr>
            <w:r>
              <w:rPr>
                <w:rFonts w:hint="default"/>
                <w:lang w:val="en-US" w:eastAsia="zh-CN"/>
              </w:rPr>
              <w:t>科威特</w:t>
            </w:r>
          </w:p>
        </w:tc>
      </w:tr>
      <w:tr w14:paraId="7E632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7D8960">
            <w:pPr>
              <w:pStyle w:val="30"/>
              <w:bidi w:val="0"/>
              <w:rPr>
                <w:rFonts w:hint="default"/>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842C67">
            <w:pPr>
              <w:pStyle w:val="30"/>
              <w:bidi w:val="0"/>
              <w:rPr>
                <w:rFonts w:hint="default"/>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F3B4E3">
            <w:pPr>
              <w:pStyle w:val="30"/>
              <w:bidi w:val="0"/>
              <w:rPr>
                <w:rFonts w:hint="default"/>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085161">
            <w:pPr>
              <w:pStyle w:val="30"/>
              <w:bidi w:val="0"/>
              <w:rPr>
                <w:rFonts w:hint="default"/>
              </w:rPr>
            </w:pPr>
            <w:r>
              <w:rPr>
                <w:rFonts w:hint="default"/>
                <w:lang w:val="en-US" w:eastAsia="zh-CN"/>
              </w:rPr>
              <w:t>吉尔吉斯斯坦</w:t>
            </w:r>
          </w:p>
        </w:tc>
      </w:tr>
      <w:tr w14:paraId="634CB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ACE9CC">
            <w:pPr>
              <w:pStyle w:val="30"/>
              <w:bidi w:val="0"/>
              <w:rPr>
                <w:rFonts w:hint="default"/>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F8745E">
            <w:pPr>
              <w:pStyle w:val="30"/>
              <w:bidi w:val="0"/>
              <w:rPr>
                <w:rFonts w:hint="default"/>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F7033F">
            <w:pPr>
              <w:pStyle w:val="30"/>
              <w:bidi w:val="0"/>
              <w:rPr>
                <w:rFonts w:hint="default"/>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07E694">
            <w:pPr>
              <w:pStyle w:val="30"/>
              <w:bidi w:val="0"/>
              <w:rPr>
                <w:rFonts w:hint="default"/>
              </w:rPr>
            </w:pPr>
            <w:r>
              <w:rPr>
                <w:rFonts w:hint="default"/>
                <w:lang w:val="en-US" w:eastAsia="zh-CN"/>
              </w:rPr>
              <w:t>老挝</w:t>
            </w:r>
          </w:p>
        </w:tc>
      </w:tr>
      <w:tr w14:paraId="6FE46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39D60B">
            <w:pPr>
              <w:pStyle w:val="30"/>
              <w:bidi w:val="0"/>
              <w:rPr>
                <w:rFonts w:hint="default"/>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D84AB9">
            <w:pPr>
              <w:pStyle w:val="30"/>
              <w:bidi w:val="0"/>
              <w:rPr>
                <w:rFonts w:hint="default"/>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BFCF8A">
            <w:pPr>
              <w:pStyle w:val="30"/>
              <w:bidi w:val="0"/>
              <w:rPr>
                <w:rFonts w:hint="default"/>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A045D1">
            <w:pPr>
              <w:pStyle w:val="30"/>
              <w:bidi w:val="0"/>
              <w:rPr>
                <w:rFonts w:hint="default"/>
              </w:rPr>
            </w:pPr>
            <w:r>
              <w:rPr>
                <w:rFonts w:hint="default"/>
                <w:lang w:val="en-US" w:eastAsia="zh-CN"/>
              </w:rPr>
              <w:t>黎巴嫩</w:t>
            </w:r>
          </w:p>
        </w:tc>
      </w:tr>
      <w:tr w14:paraId="2E59C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024FDD">
            <w:pPr>
              <w:pStyle w:val="30"/>
              <w:bidi w:val="0"/>
              <w:rPr>
                <w:rFonts w:hint="default"/>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4B85D2">
            <w:pPr>
              <w:pStyle w:val="30"/>
              <w:bidi w:val="0"/>
              <w:rPr>
                <w:rFonts w:hint="default"/>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D23A0D">
            <w:pPr>
              <w:pStyle w:val="30"/>
              <w:bidi w:val="0"/>
              <w:rPr>
                <w:rFonts w:hint="default"/>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850C3F">
            <w:pPr>
              <w:pStyle w:val="30"/>
              <w:bidi w:val="0"/>
              <w:rPr>
                <w:rFonts w:hint="default"/>
              </w:rPr>
            </w:pPr>
            <w:r>
              <w:rPr>
                <w:rFonts w:hint="default"/>
                <w:lang w:val="en-US" w:eastAsia="zh-CN"/>
              </w:rPr>
              <w:t>莱索托</w:t>
            </w:r>
          </w:p>
        </w:tc>
      </w:tr>
      <w:tr w14:paraId="01D8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EBA85">
            <w:pPr>
              <w:pStyle w:val="30"/>
              <w:bidi w:val="0"/>
              <w:rPr>
                <w:rFonts w:hint="default"/>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AFD790">
            <w:pPr>
              <w:pStyle w:val="30"/>
              <w:bidi w:val="0"/>
              <w:rPr>
                <w:rFonts w:hint="default"/>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97317B">
            <w:pPr>
              <w:pStyle w:val="30"/>
              <w:bidi w:val="0"/>
              <w:rPr>
                <w:rFonts w:hint="default"/>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F18C3">
            <w:pPr>
              <w:pStyle w:val="30"/>
              <w:bidi w:val="0"/>
              <w:rPr>
                <w:rFonts w:hint="default"/>
              </w:rPr>
            </w:pPr>
            <w:r>
              <w:rPr>
                <w:rFonts w:hint="default"/>
                <w:lang w:val="en-US" w:eastAsia="zh-CN"/>
              </w:rPr>
              <w:t>拉脱维亚</w:t>
            </w:r>
          </w:p>
        </w:tc>
      </w:tr>
      <w:tr w14:paraId="46744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3D6804">
            <w:pPr>
              <w:pStyle w:val="30"/>
              <w:bidi w:val="0"/>
              <w:rPr>
                <w:rFonts w:hint="default"/>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BDAE71">
            <w:pPr>
              <w:pStyle w:val="30"/>
              <w:bidi w:val="0"/>
              <w:rPr>
                <w:rFonts w:hint="default"/>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F19C69">
            <w:pPr>
              <w:pStyle w:val="30"/>
              <w:bidi w:val="0"/>
              <w:rPr>
                <w:rFonts w:hint="default"/>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D731A8">
            <w:pPr>
              <w:pStyle w:val="30"/>
              <w:bidi w:val="0"/>
              <w:rPr>
                <w:rFonts w:hint="default"/>
              </w:rPr>
            </w:pPr>
            <w:r>
              <w:rPr>
                <w:rFonts w:hint="default"/>
                <w:lang w:val="en-US" w:eastAsia="zh-CN"/>
              </w:rPr>
              <w:t>利比里亚</w:t>
            </w:r>
          </w:p>
        </w:tc>
      </w:tr>
      <w:tr w14:paraId="6934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6C082">
            <w:pPr>
              <w:pStyle w:val="30"/>
              <w:bidi w:val="0"/>
              <w:rPr>
                <w:rFonts w:hint="default"/>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48729E">
            <w:pPr>
              <w:pStyle w:val="30"/>
              <w:bidi w:val="0"/>
              <w:rPr>
                <w:rFonts w:hint="default"/>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E29C76">
            <w:pPr>
              <w:pStyle w:val="30"/>
              <w:bidi w:val="0"/>
              <w:rPr>
                <w:rFonts w:hint="default"/>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310F9F">
            <w:pPr>
              <w:pStyle w:val="30"/>
              <w:bidi w:val="0"/>
              <w:rPr>
                <w:rFonts w:hint="default"/>
              </w:rPr>
            </w:pPr>
            <w:r>
              <w:rPr>
                <w:rFonts w:hint="default"/>
                <w:lang w:val="en-US" w:eastAsia="zh-CN"/>
              </w:rPr>
              <w:t>利比亚</w:t>
            </w:r>
          </w:p>
        </w:tc>
      </w:tr>
      <w:tr w14:paraId="01180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7C9D85">
            <w:pPr>
              <w:pStyle w:val="30"/>
              <w:bidi w:val="0"/>
              <w:rPr>
                <w:rFonts w:hint="default"/>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022C83">
            <w:pPr>
              <w:pStyle w:val="30"/>
              <w:bidi w:val="0"/>
              <w:rPr>
                <w:rFonts w:hint="default"/>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C74530">
            <w:pPr>
              <w:pStyle w:val="30"/>
              <w:bidi w:val="0"/>
              <w:rPr>
                <w:rFonts w:hint="default"/>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B5EF40">
            <w:pPr>
              <w:pStyle w:val="30"/>
              <w:bidi w:val="0"/>
              <w:rPr>
                <w:rFonts w:hint="default"/>
              </w:rPr>
            </w:pPr>
            <w:r>
              <w:rPr>
                <w:rFonts w:hint="default"/>
                <w:lang w:val="en-US" w:eastAsia="zh-CN"/>
              </w:rPr>
              <w:t>列支敦士登</w:t>
            </w:r>
          </w:p>
        </w:tc>
      </w:tr>
      <w:tr w14:paraId="69C94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6CFBC">
            <w:pPr>
              <w:pStyle w:val="30"/>
              <w:bidi w:val="0"/>
              <w:rPr>
                <w:rFonts w:hint="default"/>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42BA0F">
            <w:pPr>
              <w:pStyle w:val="30"/>
              <w:bidi w:val="0"/>
              <w:rPr>
                <w:rFonts w:hint="default"/>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FFD4FA">
            <w:pPr>
              <w:pStyle w:val="30"/>
              <w:bidi w:val="0"/>
              <w:rPr>
                <w:rFonts w:hint="default"/>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139DC1">
            <w:pPr>
              <w:pStyle w:val="30"/>
              <w:bidi w:val="0"/>
              <w:rPr>
                <w:rFonts w:hint="default"/>
              </w:rPr>
            </w:pPr>
            <w:r>
              <w:rPr>
                <w:rFonts w:hint="default"/>
                <w:lang w:val="en-US" w:eastAsia="zh-CN"/>
              </w:rPr>
              <w:t>立陶宛</w:t>
            </w:r>
          </w:p>
        </w:tc>
      </w:tr>
      <w:tr w14:paraId="23294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F2A13B">
            <w:pPr>
              <w:pStyle w:val="30"/>
              <w:bidi w:val="0"/>
              <w:rPr>
                <w:rFonts w:hint="default"/>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D4864">
            <w:pPr>
              <w:pStyle w:val="30"/>
              <w:bidi w:val="0"/>
              <w:rPr>
                <w:rFonts w:hint="default"/>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36A02">
            <w:pPr>
              <w:pStyle w:val="30"/>
              <w:bidi w:val="0"/>
              <w:rPr>
                <w:rFonts w:hint="default"/>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1AAEA5">
            <w:pPr>
              <w:pStyle w:val="30"/>
              <w:bidi w:val="0"/>
              <w:rPr>
                <w:rFonts w:hint="default"/>
              </w:rPr>
            </w:pPr>
            <w:r>
              <w:rPr>
                <w:rFonts w:hint="default"/>
                <w:lang w:val="en-US" w:eastAsia="zh-CN"/>
              </w:rPr>
              <w:t>卢森堡</w:t>
            </w:r>
          </w:p>
        </w:tc>
      </w:tr>
      <w:tr w14:paraId="7650B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E377B0">
            <w:pPr>
              <w:pStyle w:val="30"/>
              <w:bidi w:val="0"/>
              <w:rPr>
                <w:rFonts w:hint="default"/>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BCD621">
            <w:pPr>
              <w:pStyle w:val="30"/>
              <w:bidi w:val="0"/>
              <w:rPr>
                <w:rFonts w:hint="default"/>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400ECF">
            <w:pPr>
              <w:pStyle w:val="30"/>
              <w:bidi w:val="0"/>
              <w:rPr>
                <w:rFonts w:hint="default"/>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327185">
            <w:pPr>
              <w:pStyle w:val="30"/>
              <w:bidi w:val="0"/>
              <w:rPr>
                <w:rFonts w:hint="default"/>
              </w:rPr>
            </w:pPr>
            <w:r>
              <w:rPr>
                <w:rFonts w:hint="default"/>
                <w:lang w:val="en-US" w:eastAsia="zh-CN"/>
              </w:rPr>
              <w:t>中国澳门</w:t>
            </w:r>
          </w:p>
        </w:tc>
      </w:tr>
      <w:tr w14:paraId="08863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8D15B8">
            <w:pPr>
              <w:pStyle w:val="30"/>
              <w:bidi w:val="0"/>
              <w:rPr>
                <w:rFonts w:hint="default"/>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EFDADA">
            <w:pPr>
              <w:pStyle w:val="30"/>
              <w:bidi w:val="0"/>
              <w:rPr>
                <w:rFonts w:hint="default"/>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966A9D">
            <w:pPr>
              <w:pStyle w:val="30"/>
              <w:bidi w:val="0"/>
              <w:rPr>
                <w:rFonts w:hint="default"/>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A62EC0">
            <w:pPr>
              <w:pStyle w:val="30"/>
              <w:bidi w:val="0"/>
              <w:rPr>
                <w:rFonts w:hint="default"/>
              </w:rPr>
            </w:pPr>
            <w:r>
              <w:rPr>
                <w:rFonts w:hint="default"/>
                <w:lang w:val="en-US" w:eastAsia="zh-CN"/>
              </w:rPr>
              <w:t>马达加斯加</w:t>
            </w:r>
          </w:p>
        </w:tc>
      </w:tr>
      <w:tr w14:paraId="30AE9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29109">
            <w:pPr>
              <w:pStyle w:val="30"/>
              <w:bidi w:val="0"/>
              <w:rPr>
                <w:rFonts w:hint="default"/>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25546A">
            <w:pPr>
              <w:pStyle w:val="30"/>
              <w:bidi w:val="0"/>
              <w:rPr>
                <w:rFonts w:hint="default"/>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704AE2">
            <w:pPr>
              <w:pStyle w:val="30"/>
              <w:bidi w:val="0"/>
              <w:rPr>
                <w:rFonts w:hint="default"/>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F4129">
            <w:pPr>
              <w:pStyle w:val="30"/>
              <w:bidi w:val="0"/>
              <w:rPr>
                <w:rFonts w:hint="default"/>
              </w:rPr>
            </w:pPr>
            <w:r>
              <w:rPr>
                <w:rFonts w:hint="default"/>
                <w:lang w:val="en-US" w:eastAsia="zh-CN"/>
              </w:rPr>
              <w:t>马拉维</w:t>
            </w:r>
          </w:p>
        </w:tc>
      </w:tr>
      <w:tr w14:paraId="15A6B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F19A4B">
            <w:pPr>
              <w:pStyle w:val="30"/>
              <w:bidi w:val="0"/>
              <w:rPr>
                <w:rFonts w:hint="default"/>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C3018E">
            <w:pPr>
              <w:pStyle w:val="30"/>
              <w:bidi w:val="0"/>
              <w:rPr>
                <w:rFonts w:hint="default"/>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0E7924">
            <w:pPr>
              <w:pStyle w:val="30"/>
              <w:bidi w:val="0"/>
              <w:rPr>
                <w:rFonts w:hint="default"/>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450DC">
            <w:pPr>
              <w:pStyle w:val="30"/>
              <w:bidi w:val="0"/>
              <w:rPr>
                <w:rFonts w:hint="default"/>
              </w:rPr>
            </w:pPr>
            <w:r>
              <w:rPr>
                <w:rFonts w:hint="default"/>
                <w:lang w:val="en-US" w:eastAsia="zh-CN"/>
              </w:rPr>
              <w:t>马来西亚</w:t>
            </w:r>
          </w:p>
        </w:tc>
      </w:tr>
      <w:tr w14:paraId="530C3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17AD37">
            <w:pPr>
              <w:pStyle w:val="30"/>
              <w:bidi w:val="0"/>
              <w:rPr>
                <w:rFonts w:hint="default"/>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B61497">
            <w:pPr>
              <w:pStyle w:val="30"/>
              <w:bidi w:val="0"/>
              <w:rPr>
                <w:rFonts w:hint="default"/>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1172C4">
            <w:pPr>
              <w:pStyle w:val="30"/>
              <w:bidi w:val="0"/>
              <w:rPr>
                <w:rFonts w:hint="default"/>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0B2E07">
            <w:pPr>
              <w:pStyle w:val="30"/>
              <w:bidi w:val="0"/>
              <w:rPr>
                <w:rFonts w:hint="default"/>
              </w:rPr>
            </w:pPr>
            <w:r>
              <w:rPr>
                <w:rFonts w:hint="default"/>
                <w:lang w:val="en-US" w:eastAsia="zh-CN"/>
              </w:rPr>
              <w:t>马尔代夫</w:t>
            </w:r>
          </w:p>
        </w:tc>
      </w:tr>
      <w:tr w14:paraId="66409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9FA491">
            <w:pPr>
              <w:pStyle w:val="30"/>
              <w:bidi w:val="0"/>
              <w:rPr>
                <w:rFonts w:hint="default"/>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F745FA">
            <w:pPr>
              <w:pStyle w:val="30"/>
              <w:bidi w:val="0"/>
              <w:rPr>
                <w:rFonts w:hint="default"/>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9A5FD0">
            <w:pPr>
              <w:pStyle w:val="30"/>
              <w:bidi w:val="0"/>
              <w:rPr>
                <w:rFonts w:hint="default"/>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D0B84">
            <w:pPr>
              <w:pStyle w:val="30"/>
              <w:bidi w:val="0"/>
              <w:rPr>
                <w:rFonts w:hint="default"/>
              </w:rPr>
            </w:pPr>
            <w:r>
              <w:rPr>
                <w:rFonts w:hint="default"/>
                <w:lang w:val="en-US" w:eastAsia="zh-CN"/>
              </w:rPr>
              <w:t>马里</w:t>
            </w:r>
          </w:p>
        </w:tc>
      </w:tr>
      <w:tr w14:paraId="30C33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6C2FB">
            <w:pPr>
              <w:pStyle w:val="30"/>
              <w:bidi w:val="0"/>
              <w:rPr>
                <w:rFonts w:hint="default"/>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DF6F7">
            <w:pPr>
              <w:pStyle w:val="30"/>
              <w:bidi w:val="0"/>
              <w:rPr>
                <w:rFonts w:hint="default"/>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87AC2">
            <w:pPr>
              <w:pStyle w:val="30"/>
              <w:bidi w:val="0"/>
              <w:rPr>
                <w:rFonts w:hint="default"/>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1BBC69">
            <w:pPr>
              <w:pStyle w:val="30"/>
              <w:bidi w:val="0"/>
              <w:rPr>
                <w:rFonts w:hint="default"/>
              </w:rPr>
            </w:pPr>
            <w:r>
              <w:rPr>
                <w:rFonts w:hint="default"/>
                <w:lang w:val="en-US" w:eastAsia="zh-CN"/>
              </w:rPr>
              <w:t>马耳他</w:t>
            </w:r>
          </w:p>
        </w:tc>
      </w:tr>
      <w:tr w14:paraId="5C83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FFA3B">
            <w:pPr>
              <w:pStyle w:val="30"/>
              <w:bidi w:val="0"/>
              <w:rPr>
                <w:rFonts w:hint="default"/>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554AEB">
            <w:pPr>
              <w:pStyle w:val="30"/>
              <w:bidi w:val="0"/>
              <w:rPr>
                <w:rFonts w:hint="default"/>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C0EC31">
            <w:pPr>
              <w:pStyle w:val="30"/>
              <w:bidi w:val="0"/>
              <w:rPr>
                <w:rFonts w:hint="default"/>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6554C2">
            <w:pPr>
              <w:pStyle w:val="30"/>
              <w:bidi w:val="0"/>
              <w:rPr>
                <w:rFonts w:hint="default"/>
              </w:rPr>
            </w:pPr>
            <w:r>
              <w:rPr>
                <w:rFonts w:hint="default"/>
                <w:lang w:val="en-US" w:eastAsia="zh-CN"/>
              </w:rPr>
              <w:t>马提尼克</w:t>
            </w:r>
          </w:p>
        </w:tc>
      </w:tr>
      <w:tr w14:paraId="347D9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6BC21">
            <w:pPr>
              <w:pStyle w:val="30"/>
              <w:bidi w:val="0"/>
              <w:rPr>
                <w:rFonts w:hint="default"/>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CE0CF8">
            <w:pPr>
              <w:pStyle w:val="30"/>
              <w:bidi w:val="0"/>
              <w:rPr>
                <w:rFonts w:hint="default"/>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D19D0">
            <w:pPr>
              <w:pStyle w:val="30"/>
              <w:bidi w:val="0"/>
              <w:rPr>
                <w:rFonts w:hint="default"/>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C2690">
            <w:pPr>
              <w:pStyle w:val="30"/>
              <w:bidi w:val="0"/>
              <w:rPr>
                <w:rFonts w:hint="default"/>
              </w:rPr>
            </w:pPr>
            <w:r>
              <w:rPr>
                <w:rFonts w:hint="default"/>
                <w:lang w:val="en-US" w:eastAsia="zh-CN"/>
              </w:rPr>
              <w:t>毛里塔尼亚</w:t>
            </w:r>
          </w:p>
        </w:tc>
      </w:tr>
      <w:tr w14:paraId="4120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EDCF1">
            <w:pPr>
              <w:pStyle w:val="30"/>
              <w:bidi w:val="0"/>
              <w:rPr>
                <w:rFonts w:hint="default"/>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6FB02E">
            <w:pPr>
              <w:pStyle w:val="30"/>
              <w:bidi w:val="0"/>
              <w:rPr>
                <w:rFonts w:hint="default"/>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98AF55">
            <w:pPr>
              <w:pStyle w:val="30"/>
              <w:bidi w:val="0"/>
              <w:rPr>
                <w:rFonts w:hint="default"/>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7CBB0">
            <w:pPr>
              <w:pStyle w:val="30"/>
              <w:bidi w:val="0"/>
              <w:rPr>
                <w:rFonts w:hint="default"/>
              </w:rPr>
            </w:pPr>
            <w:r>
              <w:rPr>
                <w:rFonts w:hint="default"/>
                <w:lang w:val="en-US" w:eastAsia="zh-CN"/>
              </w:rPr>
              <w:t>毛里求斯</w:t>
            </w:r>
          </w:p>
        </w:tc>
      </w:tr>
      <w:tr w14:paraId="30D5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1E3CE5">
            <w:pPr>
              <w:pStyle w:val="30"/>
              <w:bidi w:val="0"/>
              <w:rPr>
                <w:rFonts w:hint="default"/>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ECDC14">
            <w:pPr>
              <w:pStyle w:val="30"/>
              <w:bidi w:val="0"/>
              <w:rPr>
                <w:rFonts w:hint="default"/>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59D53A">
            <w:pPr>
              <w:pStyle w:val="30"/>
              <w:bidi w:val="0"/>
              <w:rPr>
                <w:rFonts w:hint="default"/>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21A42C">
            <w:pPr>
              <w:pStyle w:val="30"/>
              <w:bidi w:val="0"/>
              <w:rPr>
                <w:rFonts w:hint="default"/>
              </w:rPr>
            </w:pPr>
            <w:r>
              <w:rPr>
                <w:rFonts w:hint="default"/>
                <w:lang w:val="en-US" w:eastAsia="zh-CN"/>
              </w:rPr>
              <w:t>墨西哥</w:t>
            </w:r>
          </w:p>
        </w:tc>
      </w:tr>
      <w:tr w14:paraId="69D12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15B96">
            <w:pPr>
              <w:pStyle w:val="30"/>
              <w:bidi w:val="0"/>
              <w:rPr>
                <w:rFonts w:hint="default"/>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64E734">
            <w:pPr>
              <w:pStyle w:val="30"/>
              <w:bidi w:val="0"/>
              <w:rPr>
                <w:rFonts w:hint="default"/>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79C994">
            <w:pPr>
              <w:pStyle w:val="30"/>
              <w:bidi w:val="0"/>
              <w:rPr>
                <w:rFonts w:hint="default"/>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76B66">
            <w:pPr>
              <w:pStyle w:val="30"/>
              <w:bidi w:val="0"/>
              <w:rPr>
                <w:rFonts w:hint="default"/>
              </w:rPr>
            </w:pPr>
            <w:r>
              <w:rPr>
                <w:rFonts w:hint="default"/>
                <w:lang w:val="en-US" w:eastAsia="zh-CN"/>
              </w:rPr>
              <w:t>摩纳哥</w:t>
            </w:r>
          </w:p>
        </w:tc>
      </w:tr>
      <w:tr w14:paraId="68C89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C82C7">
            <w:pPr>
              <w:pStyle w:val="30"/>
              <w:bidi w:val="0"/>
              <w:rPr>
                <w:rFonts w:hint="default"/>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1DCF2">
            <w:pPr>
              <w:pStyle w:val="30"/>
              <w:bidi w:val="0"/>
              <w:rPr>
                <w:rFonts w:hint="default"/>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374926">
            <w:pPr>
              <w:pStyle w:val="30"/>
              <w:bidi w:val="0"/>
              <w:rPr>
                <w:rFonts w:hint="default"/>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1FF8B2">
            <w:pPr>
              <w:pStyle w:val="30"/>
              <w:bidi w:val="0"/>
              <w:rPr>
                <w:rFonts w:hint="default"/>
              </w:rPr>
            </w:pPr>
            <w:r>
              <w:rPr>
                <w:rFonts w:hint="default"/>
                <w:lang w:val="en-US" w:eastAsia="zh-CN"/>
              </w:rPr>
              <w:t>蒙古</w:t>
            </w:r>
          </w:p>
        </w:tc>
      </w:tr>
      <w:tr w14:paraId="020C2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04D539">
            <w:pPr>
              <w:pStyle w:val="30"/>
              <w:bidi w:val="0"/>
              <w:rPr>
                <w:rFonts w:hint="default"/>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279DB6">
            <w:pPr>
              <w:pStyle w:val="30"/>
              <w:bidi w:val="0"/>
              <w:rPr>
                <w:rFonts w:hint="default"/>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90FCB1">
            <w:pPr>
              <w:pStyle w:val="30"/>
              <w:bidi w:val="0"/>
              <w:rPr>
                <w:rFonts w:hint="default"/>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9B1210">
            <w:pPr>
              <w:pStyle w:val="30"/>
              <w:bidi w:val="0"/>
              <w:rPr>
                <w:rFonts w:hint="default"/>
              </w:rPr>
            </w:pPr>
            <w:r>
              <w:rPr>
                <w:rFonts w:hint="default"/>
                <w:lang w:val="en-US" w:eastAsia="zh-CN"/>
              </w:rPr>
              <w:t>摩尔多瓦</w:t>
            </w:r>
          </w:p>
        </w:tc>
      </w:tr>
      <w:tr w14:paraId="1913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81A4E">
            <w:pPr>
              <w:pStyle w:val="30"/>
              <w:bidi w:val="0"/>
              <w:rPr>
                <w:rFonts w:hint="default"/>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E95012">
            <w:pPr>
              <w:pStyle w:val="30"/>
              <w:bidi w:val="0"/>
              <w:rPr>
                <w:rFonts w:hint="default"/>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B7B3A7">
            <w:pPr>
              <w:pStyle w:val="30"/>
              <w:bidi w:val="0"/>
              <w:rPr>
                <w:rFonts w:hint="default"/>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A6B5C">
            <w:pPr>
              <w:pStyle w:val="30"/>
              <w:bidi w:val="0"/>
              <w:rPr>
                <w:rFonts w:hint="default"/>
              </w:rPr>
            </w:pPr>
            <w:r>
              <w:rPr>
                <w:rFonts w:hint="default"/>
                <w:lang w:val="en-US" w:eastAsia="zh-CN"/>
              </w:rPr>
              <w:t>黑山</w:t>
            </w:r>
          </w:p>
        </w:tc>
      </w:tr>
      <w:tr w14:paraId="7720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3E5BCD">
            <w:pPr>
              <w:pStyle w:val="30"/>
              <w:bidi w:val="0"/>
              <w:rPr>
                <w:rFonts w:hint="default"/>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35203E">
            <w:pPr>
              <w:pStyle w:val="30"/>
              <w:bidi w:val="0"/>
              <w:rPr>
                <w:rFonts w:hint="default"/>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C3F81">
            <w:pPr>
              <w:pStyle w:val="30"/>
              <w:bidi w:val="0"/>
              <w:rPr>
                <w:rFonts w:hint="default"/>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D0A369">
            <w:pPr>
              <w:pStyle w:val="30"/>
              <w:bidi w:val="0"/>
              <w:rPr>
                <w:rFonts w:hint="default"/>
              </w:rPr>
            </w:pPr>
            <w:r>
              <w:rPr>
                <w:rFonts w:hint="default"/>
                <w:lang w:val="en-US" w:eastAsia="zh-CN"/>
              </w:rPr>
              <w:t>蒙特塞拉特</w:t>
            </w:r>
          </w:p>
        </w:tc>
      </w:tr>
      <w:tr w14:paraId="00E6C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C2FE6">
            <w:pPr>
              <w:pStyle w:val="30"/>
              <w:bidi w:val="0"/>
              <w:rPr>
                <w:rFonts w:hint="default"/>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B16784">
            <w:pPr>
              <w:pStyle w:val="30"/>
              <w:bidi w:val="0"/>
              <w:rPr>
                <w:rFonts w:hint="default"/>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421CA1">
            <w:pPr>
              <w:pStyle w:val="30"/>
              <w:bidi w:val="0"/>
              <w:rPr>
                <w:rFonts w:hint="default"/>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C54177">
            <w:pPr>
              <w:pStyle w:val="30"/>
              <w:bidi w:val="0"/>
              <w:rPr>
                <w:rFonts w:hint="default"/>
              </w:rPr>
            </w:pPr>
            <w:r>
              <w:rPr>
                <w:rFonts w:hint="default"/>
                <w:lang w:val="en-US" w:eastAsia="zh-CN"/>
              </w:rPr>
              <w:t>摩洛哥</w:t>
            </w:r>
          </w:p>
        </w:tc>
      </w:tr>
      <w:tr w14:paraId="21AB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C12519">
            <w:pPr>
              <w:pStyle w:val="30"/>
              <w:bidi w:val="0"/>
              <w:rPr>
                <w:rFonts w:hint="default"/>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CCA173">
            <w:pPr>
              <w:pStyle w:val="30"/>
              <w:bidi w:val="0"/>
              <w:rPr>
                <w:rFonts w:hint="default"/>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77BC1E">
            <w:pPr>
              <w:pStyle w:val="30"/>
              <w:bidi w:val="0"/>
              <w:rPr>
                <w:rFonts w:hint="default"/>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9FB712">
            <w:pPr>
              <w:pStyle w:val="30"/>
              <w:bidi w:val="0"/>
              <w:rPr>
                <w:rFonts w:hint="default"/>
              </w:rPr>
            </w:pPr>
            <w:r>
              <w:rPr>
                <w:rFonts w:hint="default"/>
                <w:lang w:val="en-US" w:eastAsia="zh-CN"/>
              </w:rPr>
              <w:t>莫桑比克</w:t>
            </w:r>
          </w:p>
        </w:tc>
      </w:tr>
      <w:tr w14:paraId="5A7DA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4A01B0">
            <w:pPr>
              <w:pStyle w:val="30"/>
              <w:bidi w:val="0"/>
              <w:rPr>
                <w:rFonts w:hint="default"/>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61179B">
            <w:pPr>
              <w:pStyle w:val="30"/>
              <w:bidi w:val="0"/>
              <w:rPr>
                <w:rFonts w:hint="default"/>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4A9672">
            <w:pPr>
              <w:pStyle w:val="30"/>
              <w:bidi w:val="0"/>
              <w:rPr>
                <w:rFonts w:hint="default"/>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53B454">
            <w:pPr>
              <w:pStyle w:val="30"/>
              <w:bidi w:val="0"/>
              <w:rPr>
                <w:rFonts w:hint="default"/>
              </w:rPr>
            </w:pPr>
            <w:r>
              <w:rPr>
                <w:rFonts w:hint="default"/>
                <w:lang w:val="en-US" w:eastAsia="zh-CN"/>
              </w:rPr>
              <w:t>阿曼</w:t>
            </w:r>
          </w:p>
        </w:tc>
      </w:tr>
      <w:tr w14:paraId="52F6E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A5177BB">
            <w:pPr>
              <w:pStyle w:val="30"/>
              <w:bidi w:val="0"/>
              <w:rPr>
                <w:rFonts w:hint="default"/>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18509B">
            <w:pPr>
              <w:pStyle w:val="30"/>
              <w:bidi w:val="0"/>
              <w:rPr>
                <w:rFonts w:hint="default"/>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5EA1E">
            <w:pPr>
              <w:pStyle w:val="30"/>
              <w:bidi w:val="0"/>
              <w:rPr>
                <w:rFonts w:hint="default"/>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B185C0">
            <w:pPr>
              <w:pStyle w:val="30"/>
              <w:bidi w:val="0"/>
              <w:rPr>
                <w:rFonts w:hint="default"/>
              </w:rPr>
            </w:pPr>
            <w:r>
              <w:rPr>
                <w:rFonts w:hint="default"/>
                <w:lang w:val="en-US" w:eastAsia="zh-CN"/>
              </w:rPr>
              <w:t>纳米比亚</w:t>
            </w:r>
          </w:p>
        </w:tc>
      </w:tr>
      <w:tr w14:paraId="6B95F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D2CC13">
            <w:pPr>
              <w:pStyle w:val="30"/>
              <w:bidi w:val="0"/>
              <w:rPr>
                <w:rFonts w:hint="default"/>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E2617D">
            <w:pPr>
              <w:pStyle w:val="30"/>
              <w:bidi w:val="0"/>
              <w:rPr>
                <w:rFonts w:hint="default"/>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6DE9B6">
            <w:pPr>
              <w:pStyle w:val="30"/>
              <w:bidi w:val="0"/>
              <w:rPr>
                <w:rFonts w:hint="default"/>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5DAED0">
            <w:pPr>
              <w:pStyle w:val="30"/>
              <w:bidi w:val="0"/>
              <w:rPr>
                <w:rFonts w:hint="default"/>
              </w:rPr>
            </w:pPr>
            <w:r>
              <w:rPr>
                <w:rFonts w:hint="default"/>
                <w:lang w:val="en-US" w:eastAsia="zh-CN"/>
              </w:rPr>
              <w:t>瑙鲁</w:t>
            </w:r>
          </w:p>
        </w:tc>
      </w:tr>
      <w:tr w14:paraId="407B8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561D4C">
            <w:pPr>
              <w:pStyle w:val="30"/>
              <w:bidi w:val="0"/>
              <w:rPr>
                <w:rFonts w:hint="default"/>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2F4AD3">
            <w:pPr>
              <w:pStyle w:val="30"/>
              <w:bidi w:val="0"/>
              <w:rPr>
                <w:rFonts w:hint="default"/>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0B8378">
            <w:pPr>
              <w:pStyle w:val="30"/>
              <w:bidi w:val="0"/>
              <w:rPr>
                <w:rFonts w:hint="default"/>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C55078">
            <w:pPr>
              <w:pStyle w:val="30"/>
              <w:bidi w:val="0"/>
              <w:rPr>
                <w:rFonts w:hint="default"/>
              </w:rPr>
            </w:pPr>
            <w:r>
              <w:rPr>
                <w:rFonts w:hint="default"/>
                <w:lang w:val="en-US" w:eastAsia="zh-CN"/>
              </w:rPr>
              <w:t>尼泊尔</w:t>
            </w:r>
          </w:p>
        </w:tc>
      </w:tr>
      <w:tr w14:paraId="4623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2EA06F">
            <w:pPr>
              <w:pStyle w:val="30"/>
              <w:bidi w:val="0"/>
              <w:rPr>
                <w:rFonts w:hint="default"/>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FF1078">
            <w:pPr>
              <w:pStyle w:val="30"/>
              <w:bidi w:val="0"/>
              <w:rPr>
                <w:rFonts w:hint="default"/>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A7B592">
            <w:pPr>
              <w:pStyle w:val="30"/>
              <w:bidi w:val="0"/>
              <w:rPr>
                <w:rFonts w:hint="default"/>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A0678B">
            <w:pPr>
              <w:pStyle w:val="30"/>
              <w:bidi w:val="0"/>
              <w:rPr>
                <w:rFonts w:hint="default"/>
              </w:rPr>
            </w:pPr>
            <w:r>
              <w:rPr>
                <w:rFonts w:hint="default"/>
                <w:lang w:val="en-US" w:eastAsia="zh-CN"/>
              </w:rPr>
              <w:t>荷兰</w:t>
            </w:r>
          </w:p>
        </w:tc>
      </w:tr>
      <w:tr w14:paraId="202C4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AA0E6F">
            <w:pPr>
              <w:pStyle w:val="30"/>
              <w:bidi w:val="0"/>
              <w:rPr>
                <w:rFonts w:hint="default"/>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D953AC">
            <w:pPr>
              <w:pStyle w:val="30"/>
              <w:bidi w:val="0"/>
              <w:rPr>
                <w:rFonts w:hint="default"/>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89B6D0">
            <w:pPr>
              <w:pStyle w:val="30"/>
              <w:bidi w:val="0"/>
              <w:rPr>
                <w:rFonts w:hint="default"/>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3493F">
            <w:pPr>
              <w:pStyle w:val="30"/>
              <w:bidi w:val="0"/>
              <w:rPr>
                <w:rFonts w:hint="default"/>
              </w:rPr>
            </w:pPr>
            <w:r>
              <w:rPr>
                <w:rFonts w:hint="default"/>
                <w:lang w:val="en-US" w:eastAsia="zh-CN"/>
              </w:rPr>
              <w:t>荷属安的列斯</w:t>
            </w:r>
          </w:p>
        </w:tc>
      </w:tr>
      <w:tr w14:paraId="0D60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CC685F">
            <w:pPr>
              <w:pStyle w:val="30"/>
              <w:bidi w:val="0"/>
              <w:rPr>
                <w:rFonts w:hint="default"/>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D8D32F">
            <w:pPr>
              <w:pStyle w:val="30"/>
              <w:bidi w:val="0"/>
              <w:rPr>
                <w:rFonts w:hint="default"/>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FBFD15">
            <w:pPr>
              <w:pStyle w:val="30"/>
              <w:bidi w:val="0"/>
              <w:rPr>
                <w:rFonts w:hint="default"/>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500F86">
            <w:pPr>
              <w:pStyle w:val="30"/>
              <w:bidi w:val="0"/>
              <w:rPr>
                <w:rFonts w:hint="default"/>
              </w:rPr>
            </w:pPr>
            <w:r>
              <w:rPr>
                <w:rFonts w:hint="default"/>
                <w:lang w:val="en-US" w:eastAsia="zh-CN"/>
              </w:rPr>
              <w:t>阿鲁巴</w:t>
            </w:r>
          </w:p>
        </w:tc>
      </w:tr>
      <w:tr w14:paraId="732A6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7997E5">
            <w:pPr>
              <w:pStyle w:val="30"/>
              <w:bidi w:val="0"/>
              <w:rPr>
                <w:rFonts w:hint="default"/>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AC85D6">
            <w:pPr>
              <w:pStyle w:val="30"/>
              <w:bidi w:val="0"/>
              <w:rPr>
                <w:rFonts w:hint="default"/>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96C090">
            <w:pPr>
              <w:pStyle w:val="30"/>
              <w:bidi w:val="0"/>
              <w:rPr>
                <w:rFonts w:hint="default"/>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2BB0E6">
            <w:pPr>
              <w:pStyle w:val="30"/>
              <w:bidi w:val="0"/>
              <w:rPr>
                <w:rFonts w:hint="default"/>
              </w:rPr>
            </w:pPr>
            <w:r>
              <w:rPr>
                <w:rFonts w:hint="default"/>
                <w:lang w:val="en-US" w:eastAsia="zh-CN"/>
              </w:rPr>
              <w:t>新喀里多尼亚</w:t>
            </w:r>
          </w:p>
        </w:tc>
      </w:tr>
      <w:tr w14:paraId="5A4E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A5A580">
            <w:pPr>
              <w:pStyle w:val="30"/>
              <w:bidi w:val="0"/>
              <w:rPr>
                <w:rFonts w:hint="default"/>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B70C5">
            <w:pPr>
              <w:pStyle w:val="30"/>
              <w:bidi w:val="0"/>
              <w:rPr>
                <w:rFonts w:hint="default"/>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71E69B">
            <w:pPr>
              <w:pStyle w:val="30"/>
              <w:bidi w:val="0"/>
              <w:rPr>
                <w:rFonts w:hint="default"/>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CB7537">
            <w:pPr>
              <w:pStyle w:val="30"/>
              <w:bidi w:val="0"/>
              <w:rPr>
                <w:rFonts w:hint="default"/>
              </w:rPr>
            </w:pPr>
            <w:r>
              <w:rPr>
                <w:rFonts w:hint="default"/>
                <w:lang w:val="en-US" w:eastAsia="zh-CN"/>
              </w:rPr>
              <w:t>瓦努阿图</w:t>
            </w:r>
          </w:p>
        </w:tc>
      </w:tr>
      <w:tr w14:paraId="71B0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783C81">
            <w:pPr>
              <w:pStyle w:val="30"/>
              <w:bidi w:val="0"/>
              <w:rPr>
                <w:rFonts w:hint="default"/>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8BA3A3">
            <w:pPr>
              <w:pStyle w:val="30"/>
              <w:bidi w:val="0"/>
              <w:rPr>
                <w:rFonts w:hint="default"/>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43D3A7">
            <w:pPr>
              <w:pStyle w:val="30"/>
              <w:bidi w:val="0"/>
              <w:rPr>
                <w:rFonts w:hint="default"/>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968CB">
            <w:pPr>
              <w:pStyle w:val="30"/>
              <w:bidi w:val="0"/>
              <w:rPr>
                <w:rFonts w:hint="default"/>
              </w:rPr>
            </w:pPr>
            <w:r>
              <w:rPr>
                <w:rFonts w:hint="default"/>
                <w:lang w:val="en-US" w:eastAsia="zh-CN"/>
              </w:rPr>
              <w:t>新西兰</w:t>
            </w:r>
          </w:p>
        </w:tc>
      </w:tr>
      <w:tr w14:paraId="1CA67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14B15E">
            <w:pPr>
              <w:pStyle w:val="30"/>
              <w:bidi w:val="0"/>
              <w:rPr>
                <w:rFonts w:hint="default"/>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13AD78">
            <w:pPr>
              <w:pStyle w:val="30"/>
              <w:bidi w:val="0"/>
              <w:rPr>
                <w:rFonts w:hint="default"/>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90CBB1">
            <w:pPr>
              <w:pStyle w:val="30"/>
              <w:bidi w:val="0"/>
              <w:rPr>
                <w:rFonts w:hint="default"/>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25B570">
            <w:pPr>
              <w:pStyle w:val="30"/>
              <w:bidi w:val="0"/>
              <w:rPr>
                <w:rFonts w:hint="default"/>
              </w:rPr>
            </w:pPr>
            <w:r>
              <w:rPr>
                <w:rFonts w:hint="default"/>
                <w:lang w:val="en-US" w:eastAsia="zh-CN"/>
              </w:rPr>
              <w:t>尼加拉瓜</w:t>
            </w:r>
          </w:p>
        </w:tc>
      </w:tr>
      <w:tr w14:paraId="7198F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C0FA13">
            <w:pPr>
              <w:pStyle w:val="30"/>
              <w:bidi w:val="0"/>
              <w:rPr>
                <w:rFonts w:hint="default"/>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897">
            <w:pPr>
              <w:pStyle w:val="30"/>
              <w:bidi w:val="0"/>
              <w:rPr>
                <w:rFonts w:hint="default"/>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C77003">
            <w:pPr>
              <w:pStyle w:val="30"/>
              <w:bidi w:val="0"/>
              <w:rPr>
                <w:rFonts w:hint="default"/>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755E54">
            <w:pPr>
              <w:pStyle w:val="30"/>
              <w:bidi w:val="0"/>
              <w:rPr>
                <w:rFonts w:hint="default"/>
              </w:rPr>
            </w:pPr>
            <w:r>
              <w:rPr>
                <w:rFonts w:hint="default"/>
                <w:lang w:val="en-US" w:eastAsia="zh-CN"/>
              </w:rPr>
              <w:t>尼日尔</w:t>
            </w:r>
          </w:p>
        </w:tc>
      </w:tr>
      <w:tr w14:paraId="356F4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914A48">
            <w:pPr>
              <w:pStyle w:val="30"/>
              <w:bidi w:val="0"/>
              <w:rPr>
                <w:rFonts w:hint="default"/>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9C0BA0">
            <w:pPr>
              <w:pStyle w:val="30"/>
              <w:bidi w:val="0"/>
              <w:rPr>
                <w:rFonts w:hint="default"/>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F6C995">
            <w:pPr>
              <w:pStyle w:val="30"/>
              <w:bidi w:val="0"/>
              <w:rPr>
                <w:rFonts w:hint="default"/>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AF009">
            <w:pPr>
              <w:pStyle w:val="30"/>
              <w:bidi w:val="0"/>
              <w:rPr>
                <w:rFonts w:hint="default"/>
              </w:rPr>
            </w:pPr>
            <w:r>
              <w:rPr>
                <w:rFonts w:hint="default"/>
                <w:lang w:val="en-US" w:eastAsia="zh-CN"/>
              </w:rPr>
              <w:t>尼日利亚</w:t>
            </w:r>
          </w:p>
        </w:tc>
      </w:tr>
      <w:tr w14:paraId="7C657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9F8DDF">
            <w:pPr>
              <w:pStyle w:val="30"/>
              <w:bidi w:val="0"/>
              <w:rPr>
                <w:rFonts w:hint="default"/>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23A0C">
            <w:pPr>
              <w:pStyle w:val="30"/>
              <w:bidi w:val="0"/>
              <w:rPr>
                <w:rFonts w:hint="default"/>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6A0C7A">
            <w:pPr>
              <w:pStyle w:val="30"/>
              <w:bidi w:val="0"/>
              <w:rPr>
                <w:rFonts w:hint="default"/>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D21B2C">
            <w:pPr>
              <w:pStyle w:val="30"/>
              <w:bidi w:val="0"/>
              <w:rPr>
                <w:rFonts w:hint="default"/>
              </w:rPr>
            </w:pPr>
            <w:r>
              <w:rPr>
                <w:rFonts w:hint="default"/>
                <w:lang w:val="en-US" w:eastAsia="zh-CN"/>
              </w:rPr>
              <w:t>纽埃</w:t>
            </w:r>
          </w:p>
        </w:tc>
      </w:tr>
      <w:tr w14:paraId="0A7F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306E5E">
            <w:pPr>
              <w:pStyle w:val="30"/>
              <w:bidi w:val="0"/>
              <w:rPr>
                <w:rFonts w:hint="default"/>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980A1F">
            <w:pPr>
              <w:pStyle w:val="30"/>
              <w:bidi w:val="0"/>
              <w:rPr>
                <w:rFonts w:hint="default"/>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2D51F6">
            <w:pPr>
              <w:pStyle w:val="30"/>
              <w:bidi w:val="0"/>
              <w:rPr>
                <w:rFonts w:hint="default"/>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8F076F">
            <w:pPr>
              <w:pStyle w:val="30"/>
              <w:bidi w:val="0"/>
              <w:rPr>
                <w:rFonts w:hint="default"/>
              </w:rPr>
            </w:pPr>
            <w:r>
              <w:rPr>
                <w:rFonts w:hint="default"/>
                <w:lang w:val="en-US" w:eastAsia="zh-CN"/>
              </w:rPr>
              <w:t>诺福克岛</w:t>
            </w:r>
          </w:p>
        </w:tc>
      </w:tr>
      <w:tr w14:paraId="5A9A0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FEE6D1">
            <w:pPr>
              <w:pStyle w:val="30"/>
              <w:bidi w:val="0"/>
              <w:rPr>
                <w:rFonts w:hint="default"/>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1DD7A1">
            <w:pPr>
              <w:pStyle w:val="30"/>
              <w:bidi w:val="0"/>
              <w:rPr>
                <w:rFonts w:hint="default"/>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32DDEB">
            <w:pPr>
              <w:pStyle w:val="30"/>
              <w:bidi w:val="0"/>
              <w:rPr>
                <w:rFonts w:hint="default"/>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6BEF58">
            <w:pPr>
              <w:pStyle w:val="30"/>
              <w:bidi w:val="0"/>
              <w:rPr>
                <w:rFonts w:hint="default"/>
              </w:rPr>
            </w:pPr>
            <w:r>
              <w:rPr>
                <w:rFonts w:hint="default"/>
                <w:lang w:val="en-US" w:eastAsia="zh-CN"/>
              </w:rPr>
              <w:t>挪威</w:t>
            </w:r>
          </w:p>
        </w:tc>
      </w:tr>
      <w:tr w14:paraId="0EF40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AC5DBA">
            <w:pPr>
              <w:pStyle w:val="30"/>
              <w:bidi w:val="0"/>
              <w:rPr>
                <w:rFonts w:hint="default"/>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7431AB">
            <w:pPr>
              <w:pStyle w:val="30"/>
              <w:bidi w:val="0"/>
              <w:rPr>
                <w:rFonts w:hint="default"/>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DE79FC">
            <w:pPr>
              <w:pStyle w:val="30"/>
              <w:bidi w:val="0"/>
              <w:rPr>
                <w:rFonts w:hint="default"/>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1544DC">
            <w:pPr>
              <w:pStyle w:val="30"/>
              <w:bidi w:val="0"/>
              <w:rPr>
                <w:rFonts w:hint="default"/>
              </w:rPr>
            </w:pPr>
            <w:r>
              <w:rPr>
                <w:rFonts w:hint="default"/>
                <w:lang w:val="en-US" w:eastAsia="zh-CN"/>
              </w:rPr>
              <w:t>北马里亚纳</w:t>
            </w:r>
          </w:p>
        </w:tc>
      </w:tr>
      <w:tr w14:paraId="4F0A2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19F095">
            <w:pPr>
              <w:pStyle w:val="30"/>
              <w:bidi w:val="0"/>
              <w:rPr>
                <w:rFonts w:hint="default"/>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3E82A">
            <w:pPr>
              <w:pStyle w:val="30"/>
              <w:bidi w:val="0"/>
              <w:rPr>
                <w:rFonts w:hint="default"/>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EC909C">
            <w:pPr>
              <w:pStyle w:val="30"/>
              <w:bidi w:val="0"/>
              <w:rPr>
                <w:rFonts w:hint="default"/>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867933">
            <w:pPr>
              <w:pStyle w:val="30"/>
              <w:bidi w:val="0"/>
              <w:rPr>
                <w:rFonts w:hint="default"/>
              </w:rPr>
            </w:pPr>
            <w:r>
              <w:rPr>
                <w:rFonts w:hint="default"/>
                <w:lang w:val="en-US" w:eastAsia="zh-CN"/>
              </w:rPr>
              <w:t>美国本土外小岛屿</w:t>
            </w:r>
          </w:p>
        </w:tc>
      </w:tr>
      <w:tr w14:paraId="562A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F5CD8F">
            <w:pPr>
              <w:pStyle w:val="30"/>
              <w:bidi w:val="0"/>
              <w:rPr>
                <w:rFonts w:hint="default"/>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CAD2CF">
            <w:pPr>
              <w:pStyle w:val="30"/>
              <w:bidi w:val="0"/>
              <w:rPr>
                <w:rFonts w:hint="default"/>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70447">
            <w:pPr>
              <w:pStyle w:val="30"/>
              <w:bidi w:val="0"/>
              <w:rPr>
                <w:rFonts w:hint="default"/>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9698F">
            <w:pPr>
              <w:pStyle w:val="30"/>
              <w:bidi w:val="0"/>
              <w:rPr>
                <w:rFonts w:hint="default"/>
              </w:rPr>
            </w:pPr>
            <w:r>
              <w:rPr>
                <w:rFonts w:hint="default"/>
                <w:lang w:val="en-US" w:eastAsia="zh-CN"/>
              </w:rPr>
              <w:t>密克罗尼西亚联邦</w:t>
            </w:r>
          </w:p>
        </w:tc>
      </w:tr>
      <w:tr w14:paraId="6F2E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3CB941">
            <w:pPr>
              <w:pStyle w:val="30"/>
              <w:bidi w:val="0"/>
              <w:rPr>
                <w:rFonts w:hint="default"/>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340FEE">
            <w:pPr>
              <w:pStyle w:val="30"/>
              <w:bidi w:val="0"/>
              <w:rPr>
                <w:rFonts w:hint="default"/>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8032D">
            <w:pPr>
              <w:pStyle w:val="30"/>
              <w:bidi w:val="0"/>
              <w:rPr>
                <w:rFonts w:hint="default"/>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69EA73">
            <w:pPr>
              <w:pStyle w:val="30"/>
              <w:bidi w:val="0"/>
              <w:rPr>
                <w:rFonts w:hint="default"/>
              </w:rPr>
            </w:pPr>
            <w:r>
              <w:rPr>
                <w:rFonts w:hint="default"/>
                <w:lang w:val="en-US" w:eastAsia="zh-CN"/>
              </w:rPr>
              <w:t>马绍尔群岛</w:t>
            </w:r>
          </w:p>
        </w:tc>
      </w:tr>
      <w:tr w14:paraId="13E74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6A94EC">
            <w:pPr>
              <w:pStyle w:val="30"/>
              <w:bidi w:val="0"/>
              <w:rPr>
                <w:rFonts w:hint="default"/>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C970CD">
            <w:pPr>
              <w:pStyle w:val="30"/>
              <w:bidi w:val="0"/>
              <w:rPr>
                <w:rFonts w:hint="default"/>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C7075">
            <w:pPr>
              <w:pStyle w:val="30"/>
              <w:bidi w:val="0"/>
              <w:rPr>
                <w:rFonts w:hint="default"/>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2BDCDA">
            <w:pPr>
              <w:pStyle w:val="30"/>
              <w:bidi w:val="0"/>
              <w:rPr>
                <w:rFonts w:hint="default"/>
              </w:rPr>
            </w:pPr>
            <w:r>
              <w:rPr>
                <w:rFonts w:hint="default"/>
                <w:lang w:val="en-US" w:eastAsia="zh-CN"/>
              </w:rPr>
              <w:t>帕劳</w:t>
            </w:r>
          </w:p>
        </w:tc>
      </w:tr>
      <w:tr w14:paraId="548DF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EDBA01">
            <w:pPr>
              <w:pStyle w:val="30"/>
              <w:bidi w:val="0"/>
              <w:rPr>
                <w:rFonts w:hint="default"/>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2A9E6D">
            <w:pPr>
              <w:pStyle w:val="30"/>
              <w:bidi w:val="0"/>
              <w:rPr>
                <w:rFonts w:hint="default"/>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24C573">
            <w:pPr>
              <w:pStyle w:val="30"/>
              <w:bidi w:val="0"/>
              <w:rPr>
                <w:rFonts w:hint="default"/>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F228A">
            <w:pPr>
              <w:pStyle w:val="30"/>
              <w:bidi w:val="0"/>
              <w:rPr>
                <w:rFonts w:hint="default"/>
              </w:rPr>
            </w:pPr>
            <w:r>
              <w:rPr>
                <w:rFonts w:hint="default"/>
                <w:lang w:val="en-US" w:eastAsia="zh-CN"/>
              </w:rPr>
              <w:t>巴基斯坦</w:t>
            </w:r>
          </w:p>
        </w:tc>
      </w:tr>
      <w:tr w14:paraId="04B0C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EC7BBE">
            <w:pPr>
              <w:pStyle w:val="30"/>
              <w:bidi w:val="0"/>
              <w:rPr>
                <w:rFonts w:hint="default"/>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D619B1">
            <w:pPr>
              <w:pStyle w:val="30"/>
              <w:bidi w:val="0"/>
              <w:rPr>
                <w:rFonts w:hint="default"/>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4201CE">
            <w:pPr>
              <w:pStyle w:val="30"/>
              <w:bidi w:val="0"/>
              <w:rPr>
                <w:rFonts w:hint="default"/>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6AD98D">
            <w:pPr>
              <w:pStyle w:val="30"/>
              <w:bidi w:val="0"/>
              <w:rPr>
                <w:rFonts w:hint="default"/>
              </w:rPr>
            </w:pPr>
            <w:r>
              <w:rPr>
                <w:rFonts w:hint="default"/>
                <w:lang w:val="en-US" w:eastAsia="zh-CN"/>
              </w:rPr>
              <w:t>巴拿马</w:t>
            </w:r>
          </w:p>
        </w:tc>
      </w:tr>
      <w:tr w14:paraId="3D71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44580E">
            <w:pPr>
              <w:pStyle w:val="30"/>
              <w:bidi w:val="0"/>
              <w:rPr>
                <w:rFonts w:hint="default"/>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AE915A">
            <w:pPr>
              <w:pStyle w:val="30"/>
              <w:bidi w:val="0"/>
              <w:rPr>
                <w:rFonts w:hint="default"/>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348E1">
            <w:pPr>
              <w:pStyle w:val="30"/>
              <w:bidi w:val="0"/>
              <w:rPr>
                <w:rFonts w:hint="default"/>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02BB48">
            <w:pPr>
              <w:pStyle w:val="30"/>
              <w:bidi w:val="0"/>
              <w:rPr>
                <w:rFonts w:hint="default"/>
              </w:rPr>
            </w:pPr>
            <w:r>
              <w:rPr>
                <w:rFonts w:hint="default"/>
                <w:lang w:val="en-US" w:eastAsia="zh-CN"/>
              </w:rPr>
              <w:t>巴布亚新几内亚</w:t>
            </w:r>
          </w:p>
        </w:tc>
      </w:tr>
      <w:tr w14:paraId="2A052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8E4FCD">
            <w:pPr>
              <w:pStyle w:val="30"/>
              <w:bidi w:val="0"/>
              <w:rPr>
                <w:rFonts w:hint="default"/>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442636">
            <w:pPr>
              <w:pStyle w:val="30"/>
              <w:bidi w:val="0"/>
              <w:rPr>
                <w:rFonts w:hint="default"/>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70F679">
            <w:pPr>
              <w:pStyle w:val="30"/>
              <w:bidi w:val="0"/>
              <w:rPr>
                <w:rFonts w:hint="default"/>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4456D4">
            <w:pPr>
              <w:pStyle w:val="30"/>
              <w:bidi w:val="0"/>
              <w:rPr>
                <w:rFonts w:hint="default"/>
              </w:rPr>
            </w:pPr>
            <w:r>
              <w:rPr>
                <w:rFonts w:hint="default"/>
                <w:lang w:val="en-US" w:eastAsia="zh-CN"/>
              </w:rPr>
              <w:t>巴拉圭</w:t>
            </w:r>
          </w:p>
        </w:tc>
      </w:tr>
      <w:tr w14:paraId="33AD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8EE3E0">
            <w:pPr>
              <w:pStyle w:val="30"/>
              <w:bidi w:val="0"/>
              <w:rPr>
                <w:rFonts w:hint="default"/>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3FECB1">
            <w:pPr>
              <w:pStyle w:val="30"/>
              <w:bidi w:val="0"/>
              <w:rPr>
                <w:rFonts w:hint="default"/>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328935">
            <w:pPr>
              <w:pStyle w:val="30"/>
              <w:bidi w:val="0"/>
              <w:rPr>
                <w:rFonts w:hint="default"/>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6A965">
            <w:pPr>
              <w:pStyle w:val="30"/>
              <w:bidi w:val="0"/>
              <w:rPr>
                <w:rFonts w:hint="default"/>
              </w:rPr>
            </w:pPr>
            <w:r>
              <w:rPr>
                <w:rFonts w:hint="default"/>
                <w:lang w:val="en-US" w:eastAsia="zh-CN"/>
              </w:rPr>
              <w:t>秘鲁</w:t>
            </w:r>
          </w:p>
        </w:tc>
      </w:tr>
      <w:tr w14:paraId="229A4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9C94D">
            <w:pPr>
              <w:pStyle w:val="30"/>
              <w:bidi w:val="0"/>
              <w:rPr>
                <w:rFonts w:hint="default"/>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2D5110">
            <w:pPr>
              <w:pStyle w:val="30"/>
              <w:bidi w:val="0"/>
              <w:rPr>
                <w:rFonts w:hint="default"/>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1DFCC9">
            <w:pPr>
              <w:pStyle w:val="30"/>
              <w:bidi w:val="0"/>
              <w:rPr>
                <w:rFonts w:hint="default"/>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D98BB6">
            <w:pPr>
              <w:pStyle w:val="30"/>
              <w:bidi w:val="0"/>
              <w:rPr>
                <w:rFonts w:hint="default"/>
              </w:rPr>
            </w:pPr>
            <w:r>
              <w:rPr>
                <w:rFonts w:hint="default"/>
                <w:lang w:val="en-US" w:eastAsia="zh-CN"/>
              </w:rPr>
              <w:t>菲律宾</w:t>
            </w:r>
          </w:p>
        </w:tc>
      </w:tr>
      <w:tr w14:paraId="6613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D95FCE">
            <w:pPr>
              <w:pStyle w:val="30"/>
              <w:bidi w:val="0"/>
              <w:rPr>
                <w:rFonts w:hint="default"/>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0E1D0">
            <w:pPr>
              <w:pStyle w:val="30"/>
              <w:bidi w:val="0"/>
              <w:rPr>
                <w:rFonts w:hint="default"/>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3D038">
            <w:pPr>
              <w:pStyle w:val="30"/>
              <w:bidi w:val="0"/>
              <w:rPr>
                <w:rFonts w:hint="default"/>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9D3AB2">
            <w:pPr>
              <w:pStyle w:val="30"/>
              <w:bidi w:val="0"/>
              <w:rPr>
                <w:rFonts w:hint="default"/>
              </w:rPr>
            </w:pPr>
            <w:r>
              <w:rPr>
                <w:rFonts w:hint="default"/>
                <w:lang w:val="en-US" w:eastAsia="zh-CN"/>
              </w:rPr>
              <w:t>皮特凯恩</w:t>
            </w:r>
          </w:p>
        </w:tc>
      </w:tr>
      <w:tr w14:paraId="7E63E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DC647F">
            <w:pPr>
              <w:pStyle w:val="30"/>
              <w:bidi w:val="0"/>
              <w:rPr>
                <w:rFonts w:hint="default"/>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3518A">
            <w:pPr>
              <w:pStyle w:val="30"/>
              <w:bidi w:val="0"/>
              <w:rPr>
                <w:rFonts w:hint="default"/>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57E6AE">
            <w:pPr>
              <w:pStyle w:val="30"/>
              <w:bidi w:val="0"/>
              <w:rPr>
                <w:rFonts w:hint="default"/>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36EC95">
            <w:pPr>
              <w:pStyle w:val="30"/>
              <w:bidi w:val="0"/>
              <w:rPr>
                <w:rFonts w:hint="default"/>
              </w:rPr>
            </w:pPr>
            <w:r>
              <w:rPr>
                <w:rFonts w:hint="default"/>
                <w:lang w:val="en-US" w:eastAsia="zh-CN"/>
              </w:rPr>
              <w:t>波兰</w:t>
            </w:r>
          </w:p>
        </w:tc>
      </w:tr>
      <w:tr w14:paraId="28F65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2BCFC3">
            <w:pPr>
              <w:pStyle w:val="30"/>
              <w:bidi w:val="0"/>
              <w:rPr>
                <w:rFonts w:hint="default"/>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C4AB49">
            <w:pPr>
              <w:pStyle w:val="30"/>
              <w:bidi w:val="0"/>
              <w:rPr>
                <w:rFonts w:hint="default"/>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7B4E1">
            <w:pPr>
              <w:pStyle w:val="30"/>
              <w:bidi w:val="0"/>
              <w:rPr>
                <w:rFonts w:hint="default"/>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DEF868">
            <w:pPr>
              <w:pStyle w:val="30"/>
              <w:bidi w:val="0"/>
              <w:rPr>
                <w:rFonts w:hint="default"/>
              </w:rPr>
            </w:pPr>
            <w:r>
              <w:rPr>
                <w:rFonts w:hint="default"/>
                <w:lang w:val="en-US" w:eastAsia="zh-CN"/>
              </w:rPr>
              <w:t>葡萄牙</w:t>
            </w:r>
          </w:p>
        </w:tc>
      </w:tr>
      <w:tr w14:paraId="13F2D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F80754">
            <w:pPr>
              <w:pStyle w:val="30"/>
              <w:bidi w:val="0"/>
              <w:rPr>
                <w:rFonts w:hint="default"/>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99E1BB">
            <w:pPr>
              <w:pStyle w:val="30"/>
              <w:bidi w:val="0"/>
              <w:rPr>
                <w:rFonts w:hint="default"/>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6C2581">
            <w:pPr>
              <w:pStyle w:val="30"/>
              <w:bidi w:val="0"/>
              <w:rPr>
                <w:rFonts w:hint="default"/>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B639C6">
            <w:pPr>
              <w:pStyle w:val="30"/>
              <w:bidi w:val="0"/>
              <w:rPr>
                <w:rFonts w:hint="default"/>
              </w:rPr>
            </w:pPr>
            <w:r>
              <w:rPr>
                <w:rFonts w:hint="default"/>
                <w:lang w:val="en-US" w:eastAsia="zh-CN"/>
              </w:rPr>
              <w:t>几内亚比绍</w:t>
            </w:r>
          </w:p>
        </w:tc>
      </w:tr>
      <w:tr w14:paraId="3DBE1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B8FAED4">
            <w:pPr>
              <w:pStyle w:val="30"/>
              <w:bidi w:val="0"/>
              <w:rPr>
                <w:rFonts w:hint="default"/>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CE241C">
            <w:pPr>
              <w:pStyle w:val="30"/>
              <w:bidi w:val="0"/>
              <w:rPr>
                <w:rFonts w:hint="default"/>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553971">
            <w:pPr>
              <w:pStyle w:val="30"/>
              <w:bidi w:val="0"/>
              <w:rPr>
                <w:rFonts w:hint="default"/>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6D15E">
            <w:pPr>
              <w:pStyle w:val="30"/>
              <w:bidi w:val="0"/>
              <w:rPr>
                <w:rFonts w:hint="default"/>
              </w:rPr>
            </w:pPr>
            <w:r>
              <w:rPr>
                <w:rFonts w:hint="default"/>
                <w:lang w:val="en-US" w:eastAsia="zh-CN"/>
              </w:rPr>
              <w:t>东帝汶</w:t>
            </w:r>
          </w:p>
        </w:tc>
      </w:tr>
      <w:tr w14:paraId="307B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D7876F">
            <w:pPr>
              <w:pStyle w:val="30"/>
              <w:bidi w:val="0"/>
              <w:rPr>
                <w:rFonts w:hint="default"/>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5843B7">
            <w:pPr>
              <w:pStyle w:val="30"/>
              <w:bidi w:val="0"/>
              <w:rPr>
                <w:rFonts w:hint="default"/>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AA79B6">
            <w:pPr>
              <w:pStyle w:val="30"/>
              <w:bidi w:val="0"/>
              <w:rPr>
                <w:rFonts w:hint="default"/>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F2DEC">
            <w:pPr>
              <w:pStyle w:val="30"/>
              <w:bidi w:val="0"/>
              <w:rPr>
                <w:rFonts w:hint="default"/>
              </w:rPr>
            </w:pPr>
            <w:r>
              <w:rPr>
                <w:rFonts w:hint="default"/>
                <w:lang w:val="en-US" w:eastAsia="zh-CN"/>
              </w:rPr>
              <w:t>波多黎各</w:t>
            </w:r>
          </w:p>
        </w:tc>
      </w:tr>
      <w:tr w14:paraId="24FB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A2F8E">
            <w:pPr>
              <w:pStyle w:val="30"/>
              <w:bidi w:val="0"/>
              <w:rPr>
                <w:rFonts w:hint="default"/>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2C7B52">
            <w:pPr>
              <w:pStyle w:val="30"/>
              <w:bidi w:val="0"/>
              <w:rPr>
                <w:rFonts w:hint="default"/>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7E62CC">
            <w:pPr>
              <w:pStyle w:val="30"/>
              <w:bidi w:val="0"/>
              <w:rPr>
                <w:rFonts w:hint="default"/>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A9A801">
            <w:pPr>
              <w:pStyle w:val="30"/>
              <w:bidi w:val="0"/>
              <w:rPr>
                <w:rFonts w:hint="default"/>
              </w:rPr>
            </w:pPr>
            <w:r>
              <w:rPr>
                <w:rFonts w:hint="default"/>
                <w:lang w:val="en-US" w:eastAsia="zh-CN"/>
              </w:rPr>
              <w:t>卡塔尔</w:t>
            </w:r>
          </w:p>
        </w:tc>
      </w:tr>
      <w:tr w14:paraId="43DA0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7AA98F">
            <w:pPr>
              <w:pStyle w:val="30"/>
              <w:bidi w:val="0"/>
              <w:rPr>
                <w:rFonts w:hint="default"/>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F6757">
            <w:pPr>
              <w:pStyle w:val="30"/>
              <w:bidi w:val="0"/>
              <w:rPr>
                <w:rFonts w:hint="default"/>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7669AB">
            <w:pPr>
              <w:pStyle w:val="30"/>
              <w:bidi w:val="0"/>
              <w:rPr>
                <w:rFonts w:hint="default"/>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CC104">
            <w:pPr>
              <w:pStyle w:val="30"/>
              <w:bidi w:val="0"/>
              <w:rPr>
                <w:rFonts w:hint="default"/>
              </w:rPr>
            </w:pPr>
            <w:r>
              <w:rPr>
                <w:rFonts w:hint="default"/>
                <w:lang w:val="en-US" w:eastAsia="zh-CN"/>
              </w:rPr>
              <w:t>留尼汪</w:t>
            </w:r>
          </w:p>
        </w:tc>
      </w:tr>
      <w:tr w14:paraId="1CB3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CC9280">
            <w:pPr>
              <w:pStyle w:val="30"/>
              <w:bidi w:val="0"/>
              <w:rPr>
                <w:rFonts w:hint="default"/>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ABB4C6">
            <w:pPr>
              <w:pStyle w:val="30"/>
              <w:bidi w:val="0"/>
              <w:rPr>
                <w:rFonts w:hint="default"/>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DB4532">
            <w:pPr>
              <w:pStyle w:val="30"/>
              <w:bidi w:val="0"/>
              <w:rPr>
                <w:rFonts w:hint="default"/>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F86A79">
            <w:pPr>
              <w:pStyle w:val="30"/>
              <w:bidi w:val="0"/>
              <w:rPr>
                <w:rFonts w:hint="default"/>
              </w:rPr>
            </w:pPr>
            <w:r>
              <w:rPr>
                <w:rFonts w:hint="default"/>
                <w:lang w:val="en-US" w:eastAsia="zh-CN"/>
              </w:rPr>
              <w:t>罗马尼亚</w:t>
            </w:r>
          </w:p>
        </w:tc>
      </w:tr>
      <w:tr w14:paraId="7650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9AD229">
            <w:pPr>
              <w:pStyle w:val="30"/>
              <w:bidi w:val="0"/>
              <w:rPr>
                <w:rFonts w:hint="default"/>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020803">
            <w:pPr>
              <w:pStyle w:val="30"/>
              <w:bidi w:val="0"/>
              <w:rPr>
                <w:rFonts w:hint="default"/>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19EC58">
            <w:pPr>
              <w:pStyle w:val="30"/>
              <w:bidi w:val="0"/>
              <w:rPr>
                <w:rFonts w:hint="default"/>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407447">
            <w:pPr>
              <w:pStyle w:val="30"/>
              <w:bidi w:val="0"/>
              <w:rPr>
                <w:rFonts w:hint="default"/>
              </w:rPr>
            </w:pPr>
            <w:r>
              <w:rPr>
                <w:rFonts w:hint="default"/>
                <w:lang w:val="en-US" w:eastAsia="zh-CN"/>
              </w:rPr>
              <w:t>俄罗斯联邦</w:t>
            </w:r>
          </w:p>
        </w:tc>
      </w:tr>
      <w:tr w14:paraId="34444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E12CA5">
            <w:pPr>
              <w:pStyle w:val="30"/>
              <w:bidi w:val="0"/>
              <w:rPr>
                <w:rFonts w:hint="default"/>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FE5D1">
            <w:pPr>
              <w:pStyle w:val="30"/>
              <w:bidi w:val="0"/>
              <w:rPr>
                <w:rFonts w:hint="default"/>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1D2750">
            <w:pPr>
              <w:pStyle w:val="30"/>
              <w:bidi w:val="0"/>
              <w:rPr>
                <w:rFonts w:hint="default"/>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F951E2">
            <w:pPr>
              <w:pStyle w:val="30"/>
              <w:bidi w:val="0"/>
              <w:rPr>
                <w:rFonts w:hint="default"/>
              </w:rPr>
            </w:pPr>
            <w:r>
              <w:rPr>
                <w:rFonts w:hint="default"/>
                <w:lang w:val="en-US" w:eastAsia="zh-CN"/>
              </w:rPr>
              <w:t>卢旺达</w:t>
            </w:r>
          </w:p>
        </w:tc>
      </w:tr>
      <w:tr w14:paraId="4C40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ABD71E">
            <w:pPr>
              <w:pStyle w:val="30"/>
              <w:bidi w:val="0"/>
              <w:rPr>
                <w:rFonts w:hint="default"/>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CC8864">
            <w:pPr>
              <w:pStyle w:val="30"/>
              <w:bidi w:val="0"/>
              <w:rPr>
                <w:rFonts w:hint="default"/>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B07FD6">
            <w:pPr>
              <w:pStyle w:val="30"/>
              <w:bidi w:val="0"/>
              <w:rPr>
                <w:rFonts w:hint="default"/>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F41A72">
            <w:pPr>
              <w:pStyle w:val="30"/>
              <w:bidi w:val="0"/>
              <w:rPr>
                <w:rFonts w:hint="default"/>
              </w:rPr>
            </w:pPr>
            <w:r>
              <w:rPr>
                <w:rFonts w:hint="default"/>
                <w:lang w:val="en-US" w:eastAsia="zh-CN"/>
              </w:rPr>
              <w:t>圣赫勒拿</w:t>
            </w:r>
          </w:p>
        </w:tc>
      </w:tr>
      <w:tr w14:paraId="29BE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29E377">
            <w:pPr>
              <w:pStyle w:val="30"/>
              <w:bidi w:val="0"/>
              <w:rPr>
                <w:rFonts w:hint="default"/>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38CF64">
            <w:pPr>
              <w:pStyle w:val="30"/>
              <w:bidi w:val="0"/>
              <w:rPr>
                <w:rFonts w:hint="default"/>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D9DD13">
            <w:pPr>
              <w:pStyle w:val="30"/>
              <w:bidi w:val="0"/>
              <w:rPr>
                <w:rFonts w:hint="default"/>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1046F">
            <w:pPr>
              <w:pStyle w:val="30"/>
              <w:bidi w:val="0"/>
              <w:rPr>
                <w:rFonts w:hint="default"/>
              </w:rPr>
            </w:pPr>
            <w:r>
              <w:rPr>
                <w:rFonts w:hint="default"/>
                <w:lang w:val="en-US" w:eastAsia="zh-CN"/>
              </w:rPr>
              <w:t>圣基茨和尼维斯</w:t>
            </w:r>
          </w:p>
        </w:tc>
      </w:tr>
      <w:tr w14:paraId="46D40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D6FC8C">
            <w:pPr>
              <w:pStyle w:val="30"/>
              <w:bidi w:val="0"/>
              <w:rPr>
                <w:rFonts w:hint="default"/>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80A46C">
            <w:pPr>
              <w:pStyle w:val="30"/>
              <w:bidi w:val="0"/>
              <w:rPr>
                <w:rFonts w:hint="default"/>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E33AB">
            <w:pPr>
              <w:pStyle w:val="30"/>
              <w:bidi w:val="0"/>
              <w:rPr>
                <w:rFonts w:hint="default"/>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1D58E7">
            <w:pPr>
              <w:pStyle w:val="30"/>
              <w:bidi w:val="0"/>
              <w:rPr>
                <w:rFonts w:hint="default"/>
              </w:rPr>
            </w:pPr>
            <w:r>
              <w:rPr>
                <w:rFonts w:hint="default"/>
                <w:lang w:val="en-US" w:eastAsia="zh-CN"/>
              </w:rPr>
              <w:t>安圭拉</w:t>
            </w:r>
          </w:p>
        </w:tc>
      </w:tr>
      <w:tr w14:paraId="1DF97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AFB4F">
            <w:pPr>
              <w:pStyle w:val="30"/>
              <w:bidi w:val="0"/>
              <w:rPr>
                <w:rFonts w:hint="default"/>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420E59">
            <w:pPr>
              <w:pStyle w:val="30"/>
              <w:bidi w:val="0"/>
              <w:rPr>
                <w:rFonts w:hint="default"/>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7DE8C6">
            <w:pPr>
              <w:pStyle w:val="30"/>
              <w:bidi w:val="0"/>
              <w:rPr>
                <w:rFonts w:hint="default"/>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F23908">
            <w:pPr>
              <w:pStyle w:val="30"/>
              <w:bidi w:val="0"/>
              <w:rPr>
                <w:rFonts w:hint="default"/>
              </w:rPr>
            </w:pPr>
            <w:r>
              <w:rPr>
                <w:rFonts w:hint="default"/>
                <w:lang w:val="en-US" w:eastAsia="zh-CN"/>
              </w:rPr>
              <w:t>圣卢西亚</w:t>
            </w:r>
          </w:p>
        </w:tc>
      </w:tr>
      <w:tr w14:paraId="70C02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3D31E2">
            <w:pPr>
              <w:pStyle w:val="30"/>
              <w:bidi w:val="0"/>
              <w:rPr>
                <w:rFonts w:hint="default"/>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C77396">
            <w:pPr>
              <w:pStyle w:val="30"/>
              <w:bidi w:val="0"/>
              <w:rPr>
                <w:rFonts w:hint="default"/>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0D1935">
            <w:pPr>
              <w:pStyle w:val="30"/>
              <w:bidi w:val="0"/>
              <w:rPr>
                <w:rFonts w:hint="default"/>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A2FF8">
            <w:pPr>
              <w:pStyle w:val="30"/>
              <w:bidi w:val="0"/>
              <w:rPr>
                <w:rFonts w:hint="default"/>
              </w:rPr>
            </w:pPr>
            <w:r>
              <w:rPr>
                <w:rFonts w:hint="default"/>
                <w:lang w:val="en-US" w:eastAsia="zh-CN"/>
              </w:rPr>
              <w:t>圣皮埃尔和密克隆</w:t>
            </w:r>
          </w:p>
        </w:tc>
      </w:tr>
      <w:tr w14:paraId="1076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E31C15">
            <w:pPr>
              <w:pStyle w:val="30"/>
              <w:bidi w:val="0"/>
              <w:rPr>
                <w:rFonts w:hint="default"/>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6C72E0">
            <w:pPr>
              <w:pStyle w:val="30"/>
              <w:bidi w:val="0"/>
              <w:rPr>
                <w:rFonts w:hint="default"/>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473B6F">
            <w:pPr>
              <w:pStyle w:val="30"/>
              <w:bidi w:val="0"/>
              <w:rPr>
                <w:rFonts w:hint="default"/>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B6D0C7">
            <w:pPr>
              <w:pStyle w:val="30"/>
              <w:bidi w:val="0"/>
              <w:rPr>
                <w:rFonts w:hint="default"/>
              </w:rPr>
            </w:pPr>
            <w:r>
              <w:rPr>
                <w:rFonts w:hint="default"/>
                <w:lang w:val="en-US" w:eastAsia="zh-CN"/>
              </w:rPr>
              <w:t>圣文森特和格林纳丁斯</w:t>
            </w:r>
          </w:p>
        </w:tc>
      </w:tr>
      <w:tr w14:paraId="17F6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863147">
            <w:pPr>
              <w:pStyle w:val="30"/>
              <w:bidi w:val="0"/>
              <w:rPr>
                <w:rFonts w:hint="default"/>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053A25">
            <w:pPr>
              <w:pStyle w:val="30"/>
              <w:bidi w:val="0"/>
              <w:rPr>
                <w:rFonts w:hint="default"/>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74C83D">
            <w:pPr>
              <w:pStyle w:val="30"/>
              <w:bidi w:val="0"/>
              <w:rPr>
                <w:rFonts w:hint="default"/>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1FC24">
            <w:pPr>
              <w:pStyle w:val="30"/>
              <w:bidi w:val="0"/>
              <w:rPr>
                <w:rFonts w:hint="default"/>
              </w:rPr>
            </w:pPr>
            <w:r>
              <w:rPr>
                <w:rFonts w:hint="default"/>
                <w:lang w:val="en-US" w:eastAsia="zh-CN"/>
              </w:rPr>
              <w:t>圣马力诺</w:t>
            </w:r>
          </w:p>
        </w:tc>
      </w:tr>
      <w:tr w14:paraId="4225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67CC4F">
            <w:pPr>
              <w:pStyle w:val="30"/>
              <w:bidi w:val="0"/>
              <w:rPr>
                <w:rFonts w:hint="default"/>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71B6BF">
            <w:pPr>
              <w:pStyle w:val="30"/>
              <w:bidi w:val="0"/>
              <w:rPr>
                <w:rFonts w:hint="default"/>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BA57A">
            <w:pPr>
              <w:pStyle w:val="30"/>
              <w:bidi w:val="0"/>
              <w:rPr>
                <w:rFonts w:hint="default"/>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93550">
            <w:pPr>
              <w:pStyle w:val="30"/>
              <w:bidi w:val="0"/>
              <w:rPr>
                <w:rFonts w:hint="default"/>
              </w:rPr>
            </w:pPr>
            <w:r>
              <w:rPr>
                <w:rFonts w:hint="default"/>
                <w:lang w:val="en-US" w:eastAsia="zh-CN"/>
              </w:rPr>
              <w:t>圣多美和普林西比</w:t>
            </w:r>
          </w:p>
        </w:tc>
      </w:tr>
      <w:tr w14:paraId="597A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2A93C">
            <w:pPr>
              <w:pStyle w:val="30"/>
              <w:bidi w:val="0"/>
              <w:rPr>
                <w:rFonts w:hint="default"/>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FC16F8">
            <w:pPr>
              <w:pStyle w:val="30"/>
              <w:bidi w:val="0"/>
              <w:rPr>
                <w:rFonts w:hint="default"/>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75406F">
            <w:pPr>
              <w:pStyle w:val="30"/>
              <w:bidi w:val="0"/>
              <w:rPr>
                <w:rFonts w:hint="default"/>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6F74E0">
            <w:pPr>
              <w:pStyle w:val="30"/>
              <w:bidi w:val="0"/>
              <w:rPr>
                <w:rFonts w:hint="default"/>
              </w:rPr>
            </w:pPr>
            <w:r>
              <w:rPr>
                <w:rFonts w:hint="default"/>
                <w:lang w:val="en-US" w:eastAsia="zh-CN"/>
              </w:rPr>
              <w:t>沙特阿拉伯</w:t>
            </w:r>
          </w:p>
        </w:tc>
      </w:tr>
      <w:tr w14:paraId="4F669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11DD82">
            <w:pPr>
              <w:pStyle w:val="30"/>
              <w:bidi w:val="0"/>
              <w:rPr>
                <w:rFonts w:hint="default"/>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0D810">
            <w:pPr>
              <w:pStyle w:val="30"/>
              <w:bidi w:val="0"/>
              <w:rPr>
                <w:rFonts w:hint="default"/>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F0D46">
            <w:pPr>
              <w:pStyle w:val="30"/>
              <w:bidi w:val="0"/>
              <w:rPr>
                <w:rFonts w:hint="default"/>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DFCDDB">
            <w:pPr>
              <w:pStyle w:val="30"/>
              <w:bidi w:val="0"/>
              <w:rPr>
                <w:rFonts w:hint="default"/>
              </w:rPr>
            </w:pPr>
            <w:r>
              <w:rPr>
                <w:rFonts w:hint="default"/>
                <w:lang w:val="en-US" w:eastAsia="zh-CN"/>
              </w:rPr>
              <w:t>塞内加尔</w:t>
            </w:r>
          </w:p>
        </w:tc>
      </w:tr>
      <w:tr w14:paraId="7DABA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664A04">
            <w:pPr>
              <w:pStyle w:val="30"/>
              <w:bidi w:val="0"/>
              <w:rPr>
                <w:rFonts w:hint="default"/>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5DB6BEF">
            <w:pPr>
              <w:pStyle w:val="30"/>
              <w:bidi w:val="0"/>
              <w:rPr>
                <w:rFonts w:hint="default"/>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859477">
            <w:pPr>
              <w:pStyle w:val="30"/>
              <w:bidi w:val="0"/>
              <w:rPr>
                <w:rFonts w:hint="default"/>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6D5EA0D">
            <w:pPr>
              <w:pStyle w:val="30"/>
              <w:bidi w:val="0"/>
              <w:rPr>
                <w:rFonts w:hint="default"/>
              </w:rPr>
            </w:pPr>
            <w:r>
              <w:rPr>
                <w:rFonts w:hint="default"/>
                <w:lang w:val="en-US" w:eastAsia="zh-CN"/>
              </w:rPr>
              <w:t>塞尔维亚</w:t>
            </w:r>
          </w:p>
        </w:tc>
      </w:tr>
      <w:tr w14:paraId="6B8E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2EF3E3">
            <w:pPr>
              <w:pStyle w:val="30"/>
              <w:bidi w:val="0"/>
              <w:rPr>
                <w:rFonts w:hint="default"/>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56F240">
            <w:pPr>
              <w:pStyle w:val="30"/>
              <w:bidi w:val="0"/>
              <w:rPr>
                <w:rFonts w:hint="default"/>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903FAE">
            <w:pPr>
              <w:pStyle w:val="30"/>
              <w:bidi w:val="0"/>
              <w:rPr>
                <w:rFonts w:hint="default"/>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1635DC">
            <w:pPr>
              <w:pStyle w:val="30"/>
              <w:bidi w:val="0"/>
              <w:rPr>
                <w:rFonts w:hint="default"/>
              </w:rPr>
            </w:pPr>
            <w:r>
              <w:rPr>
                <w:rFonts w:hint="default"/>
                <w:lang w:val="en-US" w:eastAsia="zh-CN"/>
              </w:rPr>
              <w:t>塞舌尔</w:t>
            </w:r>
          </w:p>
        </w:tc>
      </w:tr>
      <w:tr w14:paraId="2AD44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12AD35">
            <w:pPr>
              <w:pStyle w:val="30"/>
              <w:bidi w:val="0"/>
              <w:rPr>
                <w:rFonts w:hint="default"/>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162F8A">
            <w:pPr>
              <w:pStyle w:val="30"/>
              <w:bidi w:val="0"/>
              <w:rPr>
                <w:rFonts w:hint="default"/>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C8C79">
            <w:pPr>
              <w:pStyle w:val="30"/>
              <w:bidi w:val="0"/>
              <w:rPr>
                <w:rFonts w:hint="default"/>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F134A3">
            <w:pPr>
              <w:pStyle w:val="30"/>
              <w:bidi w:val="0"/>
              <w:rPr>
                <w:rFonts w:hint="default"/>
              </w:rPr>
            </w:pPr>
            <w:r>
              <w:rPr>
                <w:rFonts w:hint="default"/>
                <w:lang w:val="en-US" w:eastAsia="zh-CN"/>
              </w:rPr>
              <w:t>塞拉利昂</w:t>
            </w:r>
          </w:p>
        </w:tc>
      </w:tr>
      <w:tr w14:paraId="49CB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4D6229">
            <w:pPr>
              <w:pStyle w:val="30"/>
              <w:bidi w:val="0"/>
              <w:rPr>
                <w:rFonts w:hint="default"/>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9C62F">
            <w:pPr>
              <w:pStyle w:val="30"/>
              <w:bidi w:val="0"/>
              <w:rPr>
                <w:rFonts w:hint="default"/>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7A1DB3">
            <w:pPr>
              <w:pStyle w:val="30"/>
              <w:bidi w:val="0"/>
              <w:rPr>
                <w:rFonts w:hint="default"/>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E85719">
            <w:pPr>
              <w:pStyle w:val="30"/>
              <w:bidi w:val="0"/>
              <w:rPr>
                <w:rFonts w:hint="default"/>
              </w:rPr>
            </w:pPr>
            <w:r>
              <w:rPr>
                <w:rFonts w:hint="default"/>
                <w:lang w:val="en-US" w:eastAsia="zh-CN"/>
              </w:rPr>
              <w:t>新加坡</w:t>
            </w:r>
          </w:p>
        </w:tc>
      </w:tr>
      <w:tr w14:paraId="7F351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1F7BBD">
            <w:pPr>
              <w:pStyle w:val="30"/>
              <w:bidi w:val="0"/>
              <w:rPr>
                <w:rFonts w:hint="default"/>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DB7E5">
            <w:pPr>
              <w:pStyle w:val="30"/>
              <w:bidi w:val="0"/>
              <w:rPr>
                <w:rFonts w:hint="default"/>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90297D">
            <w:pPr>
              <w:pStyle w:val="30"/>
              <w:bidi w:val="0"/>
              <w:rPr>
                <w:rFonts w:hint="default"/>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29B86F">
            <w:pPr>
              <w:pStyle w:val="30"/>
              <w:bidi w:val="0"/>
              <w:rPr>
                <w:rFonts w:hint="default"/>
              </w:rPr>
            </w:pPr>
            <w:r>
              <w:rPr>
                <w:rFonts w:hint="default"/>
                <w:lang w:val="en-US" w:eastAsia="zh-CN"/>
              </w:rPr>
              <w:t>斯洛伐克</w:t>
            </w:r>
          </w:p>
        </w:tc>
      </w:tr>
      <w:tr w14:paraId="4A7BA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EFB27">
            <w:pPr>
              <w:pStyle w:val="30"/>
              <w:bidi w:val="0"/>
              <w:rPr>
                <w:rFonts w:hint="default"/>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DBAAD">
            <w:pPr>
              <w:pStyle w:val="30"/>
              <w:bidi w:val="0"/>
              <w:rPr>
                <w:rFonts w:hint="default"/>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128367">
            <w:pPr>
              <w:pStyle w:val="30"/>
              <w:bidi w:val="0"/>
              <w:rPr>
                <w:rFonts w:hint="default"/>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61652">
            <w:pPr>
              <w:pStyle w:val="30"/>
              <w:bidi w:val="0"/>
              <w:rPr>
                <w:rFonts w:hint="default"/>
              </w:rPr>
            </w:pPr>
            <w:r>
              <w:rPr>
                <w:rFonts w:hint="default"/>
                <w:lang w:val="en-US" w:eastAsia="zh-CN"/>
              </w:rPr>
              <w:t>越南</w:t>
            </w:r>
          </w:p>
        </w:tc>
      </w:tr>
      <w:tr w14:paraId="63753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EC910B">
            <w:pPr>
              <w:pStyle w:val="30"/>
              <w:bidi w:val="0"/>
              <w:rPr>
                <w:rFonts w:hint="default"/>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C829DA">
            <w:pPr>
              <w:pStyle w:val="30"/>
              <w:bidi w:val="0"/>
              <w:rPr>
                <w:rFonts w:hint="default"/>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F58DA">
            <w:pPr>
              <w:pStyle w:val="30"/>
              <w:bidi w:val="0"/>
              <w:rPr>
                <w:rFonts w:hint="default"/>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943F80">
            <w:pPr>
              <w:pStyle w:val="30"/>
              <w:bidi w:val="0"/>
              <w:rPr>
                <w:rFonts w:hint="default"/>
              </w:rPr>
            </w:pPr>
            <w:r>
              <w:rPr>
                <w:rFonts w:hint="default"/>
                <w:lang w:val="en-US" w:eastAsia="zh-CN"/>
              </w:rPr>
              <w:t>斯洛文尼亚</w:t>
            </w:r>
          </w:p>
        </w:tc>
      </w:tr>
      <w:tr w14:paraId="31E4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007B01">
            <w:pPr>
              <w:pStyle w:val="30"/>
              <w:bidi w:val="0"/>
              <w:rPr>
                <w:rFonts w:hint="default"/>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733DC9">
            <w:pPr>
              <w:pStyle w:val="30"/>
              <w:bidi w:val="0"/>
              <w:rPr>
                <w:rFonts w:hint="default"/>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C4363A">
            <w:pPr>
              <w:pStyle w:val="30"/>
              <w:bidi w:val="0"/>
              <w:rPr>
                <w:rFonts w:hint="default"/>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1FF3F1">
            <w:pPr>
              <w:pStyle w:val="30"/>
              <w:bidi w:val="0"/>
              <w:rPr>
                <w:rFonts w:hint="default"/>
              </w:rPr>
            </w:pPr>
            <w:r>
              <w:rPr>
                <w:rFonts w:hint="default"/>
                <w:lang w:val="en-US" w:eastAsia="zh-CN"/>
              </w:rPr>
              <w:t>索马里</w:t>
            </w:r>
          </w:p>
        </w:tc>
      </w:tr>
      <w:tr w14:paraId="4C25F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AE180E3">
            <w:pPr>
              <w:pStyle w:val="30"/>
              <w:bidi w:val="0"/>
              <w:rPr>
                <w:rFonts w:hint="default"/>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FEC25D">
            <w:pPr>
              <w:pStyle w:val="30"/>
              <w:bidi w:val="0"/>
              <w:rPr>
                <w:rFonts w:hint="default"/>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CF4C96">
            <w:pPr>
              <w:pStyle w:val="30"/>
              <w:bidi w:val="0"/>
              <w:rPr>
                <w:rFonts w:hint="default"/>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259353">
            <w:pPr>
              <w:pStyle w:val="30"/>
              <w:bidi w:val="0"/>
              <w:rPr>
                <w:rFonts w:hint="default"/>
              </w:rPr>
            </w:pPr>
            <w:r>
              <w:rPr>
                <w:rFonts w:hint="default"/>
                <w:lang w:val="en-US" w:eastAsia="zh-CN"/>
              </w:rPr>
              <w:t>南非</w:t>
            </w:r>
          </w:p>
        </w:tc>
      </w:tr>
      <w:tr w14:paraId="4CB6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44BDF">
            <w:pPr>
              <w:pStyle w:val="30"/>
              <w:bidi w:val="0"/>
              <w:rPr>
                <w:rFonts w:hint="default"/>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15B7C6">
            <w:pPr>
              <w:pStyle w:val="30"/>
              <w:bidi w:val="0"/>
              <w:rPr>
                <w:rFonts w:hint="default"/>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89607A">
            <w:pPr>
              <w:pStyle w:val="30"/>
              <w:bidi w:val="0"/>
              <w:rPr>
                <w:rFonts w:hint="default"/>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CCAEF7">
            <w:pPr>
              <w:pStyle w:val="30"/>
              <w:bidi w:val="0"/>
              <w:rPr>
                <w:rFonts w:hint="default"/>
              </w:rPr>
            </w:pPr>
            <w:r>
              <w:rPr>
                <w:rFonts w:hint="default"/>
                <w:lang w:val="en-US" w:eastAsia="zh-CN"/>
              </w:rPr>
              <w:t>津巴布韦</w:t>
            </w:r>
          </w:p>
        </w:tc>
      </w:tr>
      <w:tr w14:paraId="0F449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33954">
            <w:pPr>
              <w:pStyle w:val="30"/>
              <w:bidi w:val="0"/>
              <w:rPr>
                <w:rFonts w:hint="default"/>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771CB">
            <w:pPr>
              <w:pStyle w:val="30"/>
              <w:bidi w:val="0"/>
              <w:rPr>
                <w:rFonts w:hint="default"/>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B6871A">
            <w:pPr>
              <w:pStyle w:val="30"/>
              <w:bidi w:val="0"/>
              <w:rPr>
                <w:rFonts w:hint="default"/>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586F95">
            <w:pPr>
              <w:pStyle w:val="30"/>
              <w:bidi w:val="0"/>
              <w:rPr>
                <w:rFonts w:hint="default"/>
              </w:rPr>
            </w:pPr>
            <w:r>
              <w:rPr>
                <w:rFonts w:hint="default"/>
                <w:lang w:val="en-US" w:eastAsia="zh-CN"/>
              </w:rPr>
              <w:t>西班牙</w:t>
            </w:r>
          </w:p>
        </w:tc>
      </w:tr>
      <w:tr w14:paraId="68FE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2D40F">
            <w:pPr>
              <w:pStyle w:val="30"/>
              <w:bidi w:val="0"/>
              <w:rPr>
                <w:rFonts w:hint="default"/>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8CFD63">
            <w:pPr>
              <w:pStyle w:val="30"/>
              <w:bidi w:val="0"/>
              <w:rPr>
                <w:rFonts w:hint="default"/>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5D704B">
            <w:pPr>
              <w:pStyle w:val="30"/>
              <w:bidi w:val="0"/>
              <w:rPr>
                <w:rFonts w:hint="default"/>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85F620">
            <w:pPr>
              <w:pStyle w:val="30"/>
              <w:bidi w:val="0"/>
              <w:rPr>
                <w:rFonts w:hint="default"/>
              </w:rPr>
            </w:pPr>
            <w:r>
              <w:rPr>
                <w:rFonts w:hint="default"/>
                <w:lang w:val="en-US" w:eastAsia="zh-CN"/>
              </w:rPr>
              <w:t>南苏丹</w:t>
            </w:r>
          </w:p>
        </w:tc>
      </w:tr>
      <w:tr w14:paraId="59CD8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0F81D4">
            <w:pPr>
              <w:pStyle w:val="30"/>
              <w:bidi w:val="0"/>
              <w:rPr>
                <w:rFonts w:hint="default"/>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0E19AF">
            <w:pPr>
              <w:pStyle w:val="30"/>
              <w:bidi w:val="0"/>
              <w:rPr>
                <w:rFonts w:hint="default"/>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B570FD">
            <w:pPr>
              <w:pStyle w:val="30"/>
              <w:bidi w:val="0"/>
              <w:rPr>
                <w:rFonts w:hint="default"/>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22C89">
            <w:pPr>
              <w:pStyle w:val="30"/>
              <w:bidi w:val="0"/>
              <w:rPr>
                <w:rFonts w:hint="default"/>
              </w:rPr>
            </w:pPr>
            <w:r>
              <w:rPr>
                <w:rFonts w:hint="default"/>
                <w:lang w:val="en-US" w:eastAsia="zh-CN"/>
              </w:rPr>
              <w:t>西撒哈拉</w:t>
            </w:r>
          </w:p>
        </w:tc>
      </w:tr>
      <w:tr w14:paraId="52F5B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BB187D">
            <w:pPr>
              <w:pStyle w:val="30"/>
              <w:bidi w:val="0"/>
              <w:rPr>
                <w:rFonts w:hint="default"/>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8587BB">
            <w:pPr>
              <w:pStyle w:val="30"/>
              <w:bidi w:val="0"/>
              <w:rPr>
                <w:rFonts w:hint="default"/>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4D7508">
            <w:pPr>
              <w:pStyle w:val="30"/>
              <w:bidi w:val="0"/>
              <w:rPr>
                <w:rFonts w:hint="default"/>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4FC2526">
            <w:pPr>
              <w:pStyle w:val="30"/>
              <w:bidi w:val="0"/>
              <w:rPr>
                <w:rFonts w:hint="default"/>
              </w:rPr>
            </w:pPr>
            <w:r>
              <w:rPr>
                <w:rFonts w:hint="default"/>
                <w:lang w:val="en-US" w:eastAsia="zh-CN"/>
              </w:rPr>
              <w:t>苏丹</w:t>
            </w:r>
          </w:p>
        </w:tc>
      </w:tr>
      <w:tr w14:paraId="552C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424B8A">
            <w:pPr>
              <w:pStyle w:val="30"/>
              <w:bidi w:val="0"/>
              <w:rPr>
                <w:rFonts w:hint="default"/>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31C756">
            <w:pPr>
              <w:pStyle w:val="30"/>
              <w:bidi w:val="0"/>
              <w:rPr>
                <w:rFonts w:hint="default"/>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E041C">
            <w:pPr>
              <w:pStyle w:val="30"/>
              <w:bidi w:val="0"/>
              <w:rPr>
                <w:rFonts w:hint="default"/>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B48A0A">
            <w:pPr>
              <w:pStyle w:val="30"/>
              <w:bidi w:val="0"/>
              <w:rPr>
                <w:rFonts w:hint="default"/>
              </w:rPr>
            </w:pPr>
            <w:r>
              <w:rPr>
                <w:rFonts w:hint="default"/>
                <w:lang w:val="en-US" w:eastAsia="zh-CN"/>
              </w:rPr>
              <w:t>苏里南</w:t>
            </w:r>
          </w:p>
        </w:tc>
      </w:tr>
      <w:tr w14:paraId="47ED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A038CB">
            <w:pPr>
              <w:pStyle w:val="30"/>
              <w:bidi w:val="0"/>
              <w:rPr>
                <w:rFonts w:hint="default"/>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569753">
            <w:pPr>
              <w:pStyle w:val="30"/>
              <w:bidi w:val="0"/>
              <w:rPr>
                <w:rFonts w:hint="default"/>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FD93CD">
            <w:pPr>
              <w:pStyle w:val="30"/>
              <w:bidi w:val="0"/>
              <w:rPr>
                <w:rFonts w:hint="default"/>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E3BA72">
            <w:pPr>
              <w:pStyle w:val="30"/>
              <w:bidi w:val="0"/>
              <w:rPr>
                <w:rFonts w:hint="default"/>
              </w:rPr>
            </w:pPr>
            <w:r>
              <w:rPr>
                <w:rFonts w:hint="default"/>
                <w:lang w:val="en-US" w:eastAsia="zh-CN"/>
              </w:rPr>
              <w:t>斯瓦尔巴岛和扬马延岛</w:t>
            </w:r>
          </w:p>
        </w:tc>
      </w:tr>
      <w:tr w14:paraId="7F39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488CAF">
            <w:pPr>
              <w:pStyle w:val="30"/>
              <w:bidi w:val="0"/>
              <w:rPr>
                <w:rFonts w:hint="default"/>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5142D">
            <w:pPr>
              <w:pStyle w:val="30"/>
              <w:bidi w:val="0"/>
              <w:rPr>
                <w:rFonts w:hint="default"/>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B7EE9">
            <w:pPr>
              <w:pStyle w:val="30"/>
              <w:bidi w:val="0"/>
              <w:rPr>
                <w:rFonts w:hint="default"/>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C2B005">
            <w:pPr>
              <w:pStyle w:val="30"/>
              <w:bidi w:val="0"/>
              <w:rPr>
                <w:rFonts w:hint="default"/>
              </w:rPr>
            </w:pPr>
            <w:r>
              <w:rPr>
                <w:rFonts w:hint="default"/>
                <w:lang w:val="en-US" w:eastAsia="zh-CN"/>
              </w:rPr>
              <w:t>斯威士兰</w:t>
            </w:r>
          </w:p>
        </w:tc>
      </w:tr>
      <w:tr w14:paraId="03832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D5127">
            <w:pPr>
              <w:pStyle w:val="30"/>
              <w:bidi w:val="0"/>
              <w:rPr>
                <w:rFonts w:hint="default"/>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F2DA63">
            <w:pPr>
              <w:pStyle w:val="30"/>
              <w:bidi w:val="0"/>
              <w:rPr>
                <w:rFonts w:hint="default"/>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F98EA">
            <w:pPr>
              <w:pStyle w:val="30"/>
              <w:bidi w:val="0"/>
              <w:rPr>
                <w:rFonts w:hint="default"/>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A76C31">
            <w:pPr>
              <w:pStyle w:val="30"/>
              <w:bidi w:val="0"/>
              <w:rPr>
                <w:rFonts w:hint="default"/>
              </w:rPr>
            </w:pPr>
            <w:r>
              <w:rPr>
                <w:rFonts w:hint="default"/>
                <w:lang w:val="en-US" w:eastAsia="zh-CN"/>
              </w:rPr>
              <w:t>瑞典</w:t>
            </w:r>
          </w:p>
        </w:tc>
      </w:tr>
      <w:tr w14:paraId="1E457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F6E4DB">
            <w:pPr>
              <w:pStyle w:val="30"/>
              <w:bidi w:val="0"/>
              <w:rPr>
                <w:rFonts w:hint="default"/>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B29BBD">
            <w:pPr>
              <w:pStyle w:val="30"/>
              <w:bidi w:val="0"/>
              <w:rPr>
                <w:rFonts w:hint="default"/>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D7EBC0">
            <w:pPr>
              <w:pStyle w:val="30"/>
              <w:bidi w:val="0"/>
              <w:rPr>
                <w:rFonts w:hint="default"/>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C6613C">
            <w:pPr>
              <w:pStyle w:val="30"/>
              <w:bidi w:val="0"/>
              <w:rPr>
                <w:rFonts w:hint="default"/>
              </w:rPr>
            </w:pPr>
            <w:r>
              <w:rPr>
                <w:rFonts w:hint="default"/>
                <w:lang w:val="en-US" w:eastAsia="zh-CN"/>
              </w:rPr>
              <w:t>瑞士</w:t>
            </w:r>
          </w:p>
        </w:tc>
      </w:tr>
      <w:tr w14:paraId="55241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91966C">
            <w:pPr>
              <w:pStyle w:val="30"/>
              <w:bidi w:val="0"/>
              <w:rPr>
                <w:rFonts w:hint="default"/>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B2A252">
            <w:pPr>
              <w:pStyle w:val="30"/>
              <w:bidi w:val="0"/>
              <w:rPr>
                <w:rFonts w:hint="default"/>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60B3AE">
            <w:pPr>
              <w:pStyle w:val="30"/>
              <w:bidi w:val="0"/>
              <w:rPr>
                <w:rFonts w:hint="default"/>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12FF9">
            <w:pPr>
              <w:pStyle w:val="30"/>
              <w:bidi w:val="0"/>
              <w:rPr>
                <w:rFonts w:hint="default"/>
              </w:rPr>
            </w:pPr>
            <w:r>
              <w:rPr>
                <w:rFonts w:hint="default"/>
                <w:lang w:val="en-US" w:eastAsia="zh-CN"/>
              </w:rPr>
              <w:t>叙利亚</w:t>
            </w:r>
          </w:p>
        </w:tc>
      </w:tr>
      <w:tr w14:paraId="4FB2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EB8203">
            <w:pPr>
              <w:pStyle w:val="30"/>
              <w:bidi w:val="0"/>
              <w:rPr>
                <w:rFonts w:hint="default"/>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E3CD30">
            <w:pPr>
              <w:pStyle w:val="30"/>
              <w:bidi w:val="0"/>
              <w:rPr>
                <w:rFonts w:hint="default"/>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DFC586">
            <w:pPr>
              <w:pStyle w:val="30"/>
              <w:bidi w:val="0"/>
              <w:rPr>
                <w:rFonts w:hint="default"/>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40963">
            <w:pPr>
              <w:pStyle w:val="30"/>
              <w:bidi w:val="0"/>
              <w:rPr>
                <w:rFonts w:hint="default"/>
              </w:rPr>
            </w:pPr>
            <w:r>
              <w:rPr>
                <w:rFonts w:hint="default"/>
                <w:lang w:val="en-US" w:eastAsia="zh-CN"/>
              </w:rPr>
              <w:t>塔吉克斯坦</w:t>
            </w:r>
          </w:p>
        </w:tc>
      </w:tr>
      <w:tr w14:paraId="5CF71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916447">
            <w:pPr>
              <w:pStyle w:val="30"/>
              <w:bidi w:val="0"/>
              <w:rPr>
                <w:rFonts w:hint="default"/>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DDFCC">
            <w:pPr>
              <w:pStyle w:val="30"/>
              <w:bidi w:val="0"/>
              <w:rPr>
                <w:rFonts w:hint="default"/>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D43D53">
            <w:pPr>
              <w:pStyle w:val="30"/>
              <w:bidi w:val="0"/>
              <w:rPr>
                <w:rFonts w:hint="default"/>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B09FE6">
            <w:pPr>
              <w:pStyle w:val="30"/>
              <w:bidi w:val="0"/>
              <w:rPr>
                <w:rFonts w:hint="default"/>
              </w:rPr>
            </w:pPr>
            <w:r>
              <w:rPr>
                <w:rFonts w:hint="default"/>
                <w:lang w:val="en-US" w:eastAsia="zh-CN"/>
              </w:rPr>
              <w:t>泰国</w:t>
            </w:r>
          </w:p>
        </w:tc>
      </w:tr>
      <w:tr w14:paraId="1631D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C9AE84">
            <w:pPr>
              <w:pStyle w:val="30"/>
              <w:bidi w:val="0"/>
              <w:rPr>
                <w:rFonts w:hint="default"/>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73EE70">
            <w:pPr>
              <w:pStyle w:val="30"/>
              <w:bidi w:val="0"/>
              <w:rPr>
                <w:rFonts w:hint="default"/>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F31A08">
            <w:pPr>
              <w:pStyle w:val="30"/>
              <w:bidi w:val="0"/>
              <w:rPr>
                <w:rFonts w:hint="default"/>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7DEBF">
            <w:pPr>
              <w:pStyle w:val="30"/>
              <w:bidi w:val="0"/>
              <w:rPr>
                <w:rFonts w:hint="default"/>
              </w:rPr>
            </w:pPr>
            <w:r>
              <w:rPr>
                <w:rFonts w:hint="default"/>
                <w:lang w:val="en-US" w:eastAsia="zh-CN"/>
              </w:rPr>
              <w:t>多哥</w:t>
            </w:r>
          </w:p>
        </w:tc>
      </w:tr>
      <w:tr w14:paraId="2180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A0FEE5">
            <w:pPr>
              <w:pStyle w:val="30"/>
              <w:bidi w:val="0"/>
              <w:rPr>
                <w:rFonts w:hint="default"/>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BB16F9">
            <w:pPr>
              <w:pStyle w:val="30"/>
              <w:bidi w:val="0"/>
              <w:rPr>
                <w:rFonts w:hint="default"/>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437E8">
            <w:pPr>
              <w:pStyle w:val="30"/>
              <w:bidi w:val="0"/>
              <w:rPr>
                <w:rFonts w:hint="default"/>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120CB7">
            <w:pPr>
              <w:pStyle w:val="30"/>
              <w:bidi w:val="0"/>
              <w:rPr>
                <w:rFonts w:hint="default"/>
              </w:rPr>
            </w:pPr>
            <w:r>
              <w:rPr>
                <w:rFonts w:hint="default"/>
                <w:lang w:val="en-US" w:eastAsia="zh-CN"/>
              </w:rPr>
              <w:t>托克劳</w:t>
            </w:r>
          </w:p>
        </w:tc>
      </w:tr>
      <w:tr w14:paraId="1815E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11B7F3">
            <w:pPr>
              <w:pStyle w:val="30"/>
              <w:bidi w:val="0"/>
              <w:rPr>
                <w:rFonts w:hint="default"/>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CCB4B5">
            <w:pPr>
              <w:pStyle w:val="30"/>
              <w:bidi w:val="0"/>
              <w:rPr>
                <w:rFonts w:hint="default"/>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F08E52">
            <w:pPr>
              <w:pStyle w:val="30"/>
              <w:bidi w:val="0"/>
              <w:rPr>
                <w:rFonts w:hint="default"/>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50804A">
            <w:pPr>
              <w:pStyle w:val="30"/>
              <w:bidi w:val="0"/>
              <w:rPr>
                <w:rFonts w:hint="default"/>
              </w:rPr>
            </w:pPr>
            <w:r>
              <w:rPr>
                <w:rFonts w:hint="default"/>
                <w:lang w:val="en-US" w:eastAsia="zh-CN"/>
              </w:rPr>
              <w:t>汤加</w:t>
            </w:r>
          </w:p>
        </w:tc>
      </w:tr>
      <w:tr w14:paraId="4CB21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36EBD9">
            <w:pPr>
              <w:pStyle w:val="30"/>
              <w:bidi w:val="0"/>
              <w:rPr>
                <w:rFonts w:hint="default"/>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CDA1AC">
            <w:pPr>
              <w:pStyle w:val="30"/>
              <w:bidi w:val="0"/>
              <w:rPr>
                <w:rFonts w:hint="default"/>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77B49E">
            <w:pPr>
              <w:pStyle w:val="30"/>
              <w:bidi w:val="0"/>
              <w:rPr>
                <w:rFonts w:hint="default"/>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6CECCF">
            <w:pPr>
              <w:pStyle w:val="30"/>
              <w:bidi w:val="0"/>
              <w:rPr>
                <w:rFonts w:hint="default"/>
              </w:rPr>
            </w:pPr>
            <w:r>
              <w:rPr>
                <w:rFonts w:hint="default"/>
                <w:lang w:val="en-US" w:eastAsia="zh-CN"/>
              </w:rPr>
              <w:t>特立尼达和多巴哥</w:t>
            </w:r>
          </w:p>
        </w:tc>
      </w:tr>
      <w:tr w14:paraId="4C89D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0FF7C4">
            <w:pPr>
              <w:pStyle w:val="30"/>
              <w:bidi w:val="0"/>
              <w:rPr>
                <w:rFonts w:hint="default"/>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1757B0">
            <w:pPr>
              <w:pStyle w:val="30"/>
              <w:bidi w:val="0"/>
              <w:rPr>
                <w:rFonts w:hint="default"/>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853E97">
            <w:pPr>
              <w:pStyle w:val="30"/>
              <w:bidi w:val="0"/>
              <w:rPr>
                <w:rFonts w:hint="default"/>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215CC">
            <w:pPr>
              <w:pStyle w:val="30"/>
              <w:bidi w:val="0"/>
              <w:rPr>
                <w:rFonts w:hint="default"/>
              </w:rPr>
            </w:pPr>
            <w:r>
              <w:rPr>
                <w:rFonts w:hint="default"/>
                <w:lang w:val="en-US" w:eastAsia="zh-CN"/>
              </w:rPr>
              <w:t>阿联酋</w:t>
            </w:r>
          </w:p>
        </w:tc>
      </w:tr>
      <w:tr w14:paraId="09460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7E3E5D">
            <w:pPr>
              <w:pStyle w:val="30"/>
              <w:bidi w:val="0"/>
              <w:rPr>
                <w:rFonts w:hint="default"/>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F5D84E">
            <w:pPr>
              <w:pStyle w:val="30"/>
              <w:bidi w:val="0"/>
              <w:rPr>
                <w:rFonts w:hint="default"/>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C02446">
            <w:pPr>
              <w:pStyle w:val="30"/>
              <w:bidi w:val="0"/>
              <w:rPr>
                <w:rFonts w:hint="default"/>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997887">
            <w:pPr>
              <w:pStyle w:val="30"/>
              <w:bidi w:val="0"/>
              <w:rPr>
                <w:rFonts w:hint="default"/>
              </w:rPr>
            </w:pPr>
            <w:r>
              <w:rPr>
                <w:rFonts w:hint="default"/>
                <w:lang w:val="en-US" w:eastAsia="zh-CN"/>
              </w:rPr>
              <w:t>突尼斯</w:t>
            </w:r>
          </w:p>
        </w:tc>
      </w:tr>
      <w:tr w14:paraId="29EC0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F27751">
            <w:pPr>
              <w:pStyle w:val="30"/>
              <w:bidi w:val="0"/>
              <w:rPr>
                <w:rFonts w:hint="default"/>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507F99">
            <w:pPr>
              <w:pStyle w:val="30"/>
              <w:bidi w:val="0"/>
              <w:rPr>
                <w:rFonts w:hint="default"/>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367090">
            <w:pPr>
              <w:pStyle w:val="30"/>
              <w:bidi w:val="0"/>
              <w:rPr>
                <w:rFonts w:hint="default"/>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159A095">
            <w:pPr>
              <w:pStyle w:val="30"/>
              <w:bidi w:val="0"/>
              <w:rPr>
                <w:rFonts w:hint="default"/>
              </w:rPr>
            </w:pPr>
            <w:r>
              <w:rPr>
                <w:rFonts w:hint="default"/>
                <w:lang w:val="en-US" w:eastAsia="zh-CN"/>
              </w:rPr>
              <w:t>土耳其</w:t>
            </w:r>
          </w:p>
        </w:tc>
      </w:tr>
      <w:tr w14:paraId="13FA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FAC7DF">
            <w:pPr>
              <w:pStyle w:val="30"/>
              <w:bidi w:val="0"/>
              <w:rPr>
                <w:rFonts w:hint="default"/>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4F259">
            <w:pPr>
              <w:pStyle w:val="30"/>
              <w:bidi w:val="0"/>
              <w:rPr>
                <w:rFonts w:hint="default"/>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ADE1BD">
            <w:pPr>
              <w:pStyle w:val="30"/>
              <w:bidi w:val="0"/>
              <w:rPr>
                <w:rFonts w:hint="default"/>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1B9DBC">
            <w:pPr>
              <w:pStyle w:val="30"/>
              <w:bidi w:val="0"/>
              <w:rPr>
                <w:rFonts w:hint="default"/>
              </w:rPr>
            </w:pPr>
            <w:r>
              <w:rPr>
                <w:rFonts w:hint="default"/>
                <w:lang w:val="en-US" w:eastAsia="zh-CN"/>
              </w:rPr>
              <w:t>土库曼斯坦</w:t>
            </w:r>
          </w:p>
        </w:tc>
      </w:tr>
      <w:tr w14:paraId="7ABBC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4CE64B">
            <w:pPr>
              <w:pStyle w:val="30"/>
              <w:bidi w:val="0"/>
              <w:rPr>
                <w:rFonts w:hint="default"/>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9D020B">
            <w:pPr>
              <w:pStyle w:val="30"/>
              <w:bidi w:val="0"/>
              <w:rPr>
                <w:rFonts w:hint="default"/>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572621">
            <w:pPr>
              <w:pStyle w:val="30"/>
              <w:bidi w:val="0"/>
              <w:rPr>
                <w:rFonts w:hint="default"/>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D888A">
            <w:pPr>
              <w:pStyle w:val="30"/>
              <w:bidi w:val="0"/>
              <w:rPr>
                <w:rFonts w:hint="default"/>
              </w:rPr>
            </w:pPr>
            <w:r>
              <w:rPr>
                <w:rFonts w:hint="default"/>
                <w:lang w:val="en-US" w:eastAsia="zh-CN"/>
              </w:rPr>
              <w:t>特克斯和凯科斯群岛</w:t>
            </w:r>
          </w:p>
        </w:tc>
      </w:tr>
      <w:tr w14:paraId="0271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169DC3">
            <w:pPr>
              <w:pStyle w:val="30"/>
              <w:bidi w:val="0"/>
              <w:rPr>
                <w:rFonts w:hint="default"/>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6B9909">
            <w:pPr>
              <w:pStyle w:val="30"/>
              <w:bidi w:val="0"/>
              <w:rPr>
                <w:rFonts w:hint="default"/>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E8960F">
            <w:pPr>
              <w:pStyle w:val="30"/>
              <w:bidi w:val="0"/>
              <w:rPr>
                <w:rFonts w:hint="default"/>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848688">
            <w:pPr>
              <w:pStyle w:val="30"/>
              <w:bidi w:val="0"/>
              <w:rPr>
                <w:rFonts w:hint="default"/>
              </w:rPr>
            </w:pPr>
            <w:r>
              <w:rPr>
                <w:rFonts w:hint="default"/>
                <w:lang w:val="en-US" w:eastAsia="zh-CN"/>
              </w:rPr>
              <w:t>图瓦卢</w:t>
            </w:r>
          </w:p>
        </w:tc>
      </w:tr>
      <w:tr w14:paraId="76AD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246B4A">
            <w:pPr>
              <w:pStyle w:val="30"/>
              <w:bidi w:val="0"/>
              <w:rPr>
                <w:rFonts w:hint="default"/>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BB4D65">
            <w:pPr>
              <w:pStyle w:val="30"/>
              <w:bidi w:val="0"/>
              <w:rPr>
                <w:rFonts w:hint="default"/>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AFBBD1">
            <w:pPr>
              <w:pStyle w:val="30"/>
              <w:bidi w:val="0"/>
              <w:rPr>
                <w:rFonts w:hint="default"/>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ADD1E8">
            <w:pPr>
              <w:pStyle w:val="30"/>
              <w:bidi w:val="0"/>
              <w:rPr>
                <w:rFonts w:hint="default"/>
              </w:rPr>
            </w:pPr>
            <w:r>
              <w:rPr>
                <w:rFonts w:hint="default"/>
                <w:lang w:val="en-US" w:eastAsia="zh-CN"/>
              </w:rPr>
              <w:t>乌干达</w:t>
            </w:r>
          </w:p>
        </w:tc>
      </w:tr>
      <w:tr w14:paraId="1CFBC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7C71EF">
            <w:pPr>
              <w:pStyle w:val="30"/>
              <w:bidi w:val="0"/>
              <w:rPr>
                <w:rFonts w:hint="default"/>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AB684A">
            <w:pPr>
              <w:pStyle w:val="30"/>
              <w:bidi w:val="0"/>
              <w:rPr>
                <w:rFonts w:hint="default"/>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D682ED">
            <w:pPr>
              <w:pStyle w:val="30"/>
              <w:bidi w:val="0"/>
              <w:rPr>
                <w:rFonts w:hint="default"/>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5F8E9">
            <w:pPr>
              <w:pStyle w:val="30"/>
              <w:bidi w:val="0"/>
              <w:rPr>
                <w:rFonts w:hint="default"/>
              </w:rPr>
            </w:pPr>
            <w:r>
              <w:rPr>
                <w:rFonts w:hint="default"/>
                <w:lang w:val="en-US" w:eastAsia="zh-CN"/>
              </w:rPr>
              <w:t>乌克兰</w:t>
            </w:r>
          </w:p>
        </w:tc>
      </w:tr>
      <w:tr w14:paraId="29E15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2286C">
            <w:pPr>
              <w:pStyle w:val="30"/>
              <w:bidi w:val="0"/>
              <w:rPr>
                <w:rFonts w:hint="default"/>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7A3042">
            <w:pPr>
              <w:pStyle w:val="30"/>
              <w:bidi w:val="0"/>
              <w:rPr>
                <w:rFonts w:hint="default"/>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CDE10">
            <w:pPr>
              <w:pStyle w:val="30"/>
              <w:bidi w:val="0"/>
              <w:rPr>
                <w:rFonts w:hint="default"/>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54B055">
            <w:pPr>
              <w:pStyle w:val="30"/>
              <w:bidi w:val="0"/>
              <w:rPr>
                <w:rFonts w:hint="default"/>
              </w:rPr>
            </w:pPr>
            <w:r>
              <w:rPr>
                <w:rFonts w:hint="default"/>
                <w:lang w:val="en-US" w:eastAsia="zh-CN"/>
              </w:rPr>
              <w:t>前南马其顿</w:t>
            </w:r>
          </w:p>
        </w:tc>
      </w:tr>
      <w:tr w14:paraId="4C66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F8691E">
            <w:pPr>
              <w:pStyle w:val="30"/>
              <w:bidi w:val="0"/>
              <w:rPr>
                <w:rFonts w:hint="default"/>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E168C">
            <w:pPr>
              <w:pStyle w:val="30"/>
              <w:bidi w:val="0"/>
              <w:rPr>
                <w:rFonts w:hint="default"/>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2DA69B">
            <w:pPr>
              <w:pStyle w:val="30"/>
              <w:bidi w:val="0"/>
              <w:rPr>
                <w:rFonts w:hint="default"/>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0E05F">
            <w:pPr>
              <w:pStyle w:val="30"/>
              <w:bidi w:val="0"/>
              <w:rPr>
                <w:rFonts w:hint="default"/>
              </w:rPr>
            </w:pPr>
            <w:r>
              <w:rPr>
                <w:rFonts w:hint="default"/>
                <w:lang w:val="en-US" w:eastAsia="zh-CN"/>
              </w:rPr>
              <w:t>埃及</w:t>
            </w:r>
          </w:p>
        </w:tc>
      </w:tr>
      <w:tr w14:paraId="1394D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E04E1B">
            <w:pPr>
              <w:pStyle w:val="30"/>
              <w:bidi w:val="0"/>
              <w:rPr>
                <w:rFonts w:hint="default"/>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3A4E5E">
            <w:pPr>
              <w:pStyle w:val="30"/>
              <w:bidi w:val="0"/>
              <w:rPr>
                <w:rFonts w:hint="default"/>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8EDCC7">
            <w:pPr>
              <w:pStyle w:val="30"/>
              <w:bidi w:val="0"/>
              <w:rPr>
                <w:rFonts w:hint="default"/>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8AE265">
            <w:pPr>
              <w:pStyle w:val="30"/>
              <w:bidi w:val="0"/>
              <w:rPr>
                <w:rFonts w:hint="default"/>
              </w:rPr>
            </w:pPr>
            <w:r>
              <w:rPr>
                <w:rFonts w:hint="default"/>
                <w:lang w:val="en-US" w:eastAsia="zh-CN"/>
              </w:rPr>
              <w:t>英国</w:t>
            </w:r>
          </w:p>
        </w:tc>
      </w:tr>
      <w:tr w14:paraId="0F9A5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E9BDFF">
            <w:pPr>
              <w:pStyle w:val="30"/>
              <w:bidi w:val="0"/>
              <w:rPr>
                <w:rFonts w:hint="default"/>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42656">
            <w:pPr>
              <w:pStyle w:val="30"/>
              <w:bidi w:val="0"/>
              <w:rPr>
                <w:rFonts w:hint="default"/>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01A4E3">
            <w:pPr>
              <w:pStyle w:val="30"/>
              <w:bidi w:val="0"/>
              <w:rPr>
                <w:rFonts w:hint="default"/>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4DF1E1">
            <w:pPr>
              <w:pStyle w:val="30"/>
              <w:bidi w:val="0"/>
              <w:rPr>
                <w:rFonts w:hint="default"/>
              </w:rPr>
            </w:pPr>
            <w:r>
              <w:rPr>
                <w:rFonts w:hint="default"/>
                <w:lang w:val="en-US" w:eastAsia="zh-CN"/>
              </w:rPr>
              <w:t>根西岛</w:t>
            </w:r>
          </w:p>
        </w:tc>
      </w:tr>
      <w:tr w14:paraId="40C4E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3292E3">
            <w:pPr>
              <w:pStyle w:val="30"/>
              <w:bidi w:val="0"/>
              <w:rPr>
                <w:rFonts w:hint="default"/>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61665">
            <w:pPr>
              <w:pStyle w:val="30"/>
              <w:bidi w:val="0"/>
              <w:rPr>
                <w:rFonts w:hint="default"/>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386C1C">
            <w:pPr>
              <w:pStyle w:val="30"/>
              <w:bidi w:val="0"/>
              <w:rPr>
                <w:rFonts w:hint="default"/>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609D6E">
            <w:pPr>
              <w:pStyle w:val="30"/>
              <w:bidi w:val="0"/>
              <w:rPr>
                <w:rFonts w:hint="default"/>
              </w:rPr>
            </w:pPr>
            <w:r>
              <w:rPr>
                <w:rFonts w:hint="default"/>
                <w:lang w:val="en-US" w:eastAsia="zh-CN"/>
              </w:rPr>
              <w:t>泽西岛</w:t>
            </w:r>
          </w:p>
        </w:tc>
      </w:tr>
      <w:tr w14:paraId="1D827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A01C0A">
            <w:pPr>
              <w:pStyle w:val="30"/>
              <w:bidi w:val="0"/>
              <w:rPr>
                <w:rFonts w:hint="default"/>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F78A8B">
            <w:pPr>
              <w:pStyle w:val="30"/>
              <w:bidi w:val="0"/>
              <w:rPr>
                <w:rFonts w:hint="default"/>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DAE849">
            <w:pPr>
              <w:pStyle w:val="30"/>
              <w:bidi w:val="0"/>
              <w:rPr>
                <w:rFonts w:hint="default"/>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7075AD">
            <w:pPr>
              <w:pStyle w:val="30"/>
              <w:bidi w:val="0"/>
              <w:rPr>
                <w:rFonts w:hint="default"/>
              </w:rPr>
            </w:pPr>
            <w:r>
              <w:rPr>
                <w:rFonts w:hint="default"/>
                <w:lang w:val="en-US" w:eastAsia="zh-CN"/>
              </w:rPr>
              <w:t>马恩岛</w:t>
            </w:r>
          </w:p>
        </w:tc>
      </w:tr>
      <w:tr w14:paraId="03F29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3B592">
            <w:pPr>
              <w:pStyle w:val="30"/>
              <w:bidi w:val="0"/>
              <w:rPr>
                <w:rFonts w:hint="default"/>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C62BF">
            <w:pPr>
              <w:pStyle w:val="30"/>
              <w:bidi w:val="0"/>
              <w:rPr>
                <w:rFonts w:hint="default"/>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C837CB">
            <w:pPr>
              <w:pStyle w:val="30"/>
              <w:bidi w:val="0"/>
              <w:rPr>
                <w:rFonts w:hint="default"/>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5465D0">
            <w:pPr>
              <w:pStyle w:val="30"/>
              <w:bidi w:val="0"/>
              <w:rPr>
                <w:rFonts w:hint="default"/>
              </w:rPr>
            </w:pPr>
            <w:r>
              <w:rPr>
                <w:rFonts w:hint="default"/>
                <w:lang w:val="en-US" w:eastAsia="zh-CN"/>
              </w:rPr>
              <w:t>坦桑尼亚</w:t>
            </w:r>
          </w:p>
        </w:tc>
      </w:tr>
      <w:tr w14:paraId="2B2F4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A68C60">
            <w:pPr>
              <w:pStyle w:val="30"/>
              <w:bidi w:val="0"/>
              <w:rPr>
                <w:rFonts w:hint="default"/>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4E85BE">
            <w:pPr>
              <w:pStyle w:val="30"/>
              <w:bidi w:val="0"/>
              <w:rPr>
                <w:rFonts w:hint="default"/>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9006E8">
            <w:pPr>
              <w:pStyle w:val="30"/>
              <w:bidi w:val="0"/>
              <w:rPr>
                <w:rFonts w:hint="default"/>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4A41B3">
            <w:pPr>
              <w:pStyle w:val="30"/>
              <w:bidi w:val="0"/>
              <w:rPr>
                <w:rFonts w:hint="default"/>
              </w:rPr>
            </w:pPr>
            <w:r>
              <w:rPr>
                <w:rFonts w:hint="default"/>
                <w:lang w:val="en-US" w:eastAsia="zh-CN"/>
              </w:rPr>
              <w:t>美国</w:t>
            </w:r>
          </w:p>
        </w:tc>
      </w:tr>
      <w:tr w14:paraId="1BF4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45EDB">
            <w:pPr>
              <w:pStyle w:val="30"/>
              <w:bidi w:val="0"/>
              <w:rPr>
                <w:rFonts w:hint="default"/>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6A5603">
            <w:pPr>
              <w:pStyle w:val="30"/>
              <w:bidi w:val="0"/>
              <w:rPr>
                <w:rFonts w:hint="default"/>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D95460">
            <w:pPr>
              <w:pStyle w:val="30"/>
              <w:bidi w:val="0"/>
              <w:rPr>
                <w:rFonts w:hint="default"/>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E6E6AE">
            <w:pPr>
              <w:pStyle w:val="30"/>
              <w:bidi w:val="0"/>
              <w:rPr>
                <w:rFonts w:hint="default"/>
              </w:rPr>
            </w:pPr>
            <w:r>
              <w:rPr>
                <w:rFonts w:hint="default"/>
                <w:lang w:val="en-US" w:eastAsia="zh-CN"/>
              </w:rPr>
              <w:t>美属维尔京群岛</w:t>
            </w:r>
          </w:p>
        </w:tc>
      </w:tr>
      <w:tr w14:paraId="2757B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86DA0">
            <w:pPr>
              <w:pStyle w:val="30"/>
              <w:bidi w:val="0"/>
              <w:rPr>
                <w:rFonts w:hint="default"/>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F5ABE0">
            <w:pPr>
              <w:pStyle w:val="30"/>
              <w:bidi w:val="0"/>
              <w:rPr>
                <w:rFonts w:hint="default"/>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854801">
            <w:pPr>
              <w:pStyle w:val="30"/>
              <w:bidi w:val="0"/>
              <w:rPr>
                <w:rFonts w:hint="default"/>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B1DAA6">
            <w:pPr>
              <w:pStyle w:val="30"/>
              <w:bidi w:val="0"/>
              <w:rPr>
                <w:rFonts w:hint="default"/>
              </w:rPr>
            </w:pPr>
            <w:r>
              <w:rPr>
                <w:rFonts w:hint="default"/>
                <w:lang w:val="en-US" w:eastAsia="zh-CN"/>
              </w:rPr>
              <w:t>布基纳法索</w:t>
            </w:r>
          </w:p>
        </w:tc>
      </w:tr>
      <w:tr w14:paraId="715E8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806BD">
            <w:pPr>
              <w:pStyle w:val="30"/>
              <w:bidi w:val="0"/>
              <w:rPr>
                <w:rFonts w:hint="default"/>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72506F">
            <w:pPr>
              <w:pStyle w:val="30"/>
              <w:bidi w:val="0"/>
              <w:rPr>
                <w:rFonts w:hint="default"/>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53382B">
            <w:pPr>
              <w:pStyle w:val="30"/>
              <w:bidi w:val="0"/>
              <w:rPr>
                <w:rFonts w:hint="default"/>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3DE3E0">
            <w:pPr>
              <w:pStyle w:val="30"/>
              <w:bidi w:val="0"/>
              <w:rPr>
                <w:rFonts w:hint="default"/>
              </w:rPr>
            </w:pPr>
            <w:r>
              <w:rPr>
                <w:rFonts w:hint="default"/>
                <w:lang w:val="en-US" w:eastAsia="zh-CN"/>
              </w:rPr>
              <w:t>乌拉圭</w:t>
            </w:r>
          </w:p>
        </w:tc>
      </w:tr>
      <w:tr w14:paraId="1E8D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D655FF">
            <w:pPr>
              <w:pStyle w:val="30"/>
              <w:bidi w:val="0"/>
              <w:rPr>
                <w:rFonts w:hint="default"/>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EA9BA4">
            <w:pPr>
              <w:pStyle w:val="30"/>
              <w:bidi w:val="0"/>
              <w:rPr>
                <w:rFonts w:hint="default"/>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9B4D73">
            <w:pPr>
              <w:pStyle w:val="30"/>
              <w:bidi w:val="0"/>
              <w:rPr>
                <w:rFonts w:hint="default"/>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2BB532">
            <w:pPr>
              <w:pStyle w:val="30"/>
              <w:bidi w:val="0"/>
              <w:rPr>
                <w:rFonts w:hint="default"/>
              </w:rPr>
            </w:pPr>
            <w:r>
              <w:rPr>
                <w:rFonts w:hint="default"/>
                <w:lang w:val="en-US" w:eastAsia="zh-CN"/>
              </w:rPr>
              <w:t>乌兹别克斯坦</w:t>
            </w:r>
          </w:p>
        </w:tc>
      </w:tr>
      <w:tr w14:paraId="0146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A475A6">
            <w:pPr>
              <w:pStyle w:val="30"/>
              <w:bidi w:val="0"/>
              <w:rPr>
                <w:rFonts w:hint="default"/>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E16430">
            <w:pPr>
              <w:pStyle w:val="30"/>
              <w:bidi w:val="0"/>
              <w:rPr>
                <w:rFonts w:hint="default"/>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A396B7">
            <w:pPr>
              <w:pStyle w:val="30"/>
              <w:bidi w:val="0"/>
              <w:rPr>
                <w:rFonts w:hint="default"/>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8EA1B3">
            <w:pPr>
              <w:pStyle w:val="30"/>
              <w:bidi w:val="0"/>
              <w:rPr>
                <w:rFonts w:hint="default"/>
              </w:rPr>
            </w:pPr>
            <w:r>
              <w:rPr>
                <w:rFonts w:hint="default"/>
                <w:lang w:val="en-US" w:eastAsia="zh-CN"/>
              </w:rPr>
              <w:t>委内瑞拉</w:t>
            </w:r>
          </w:p>
        </w:tc>
      </w:tr>
      <w:tr w14:paraId="1B52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B0D7A2">
            <w:pPr>
              <w:pStyle w:val="30"/>
              <w:bidi w:val="0"/>
              <w:rPr>
                <w:rFonts w:hint="default"/>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B4678">
            <w:pPr>
              <w:pStyle w:val="30"/>
              <w:bidi w:val="0"/>
              <w:rPr>
                <w:rFonts w:hint="default"/>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1F0564">
            <w:pPr>
              <w:pStyle w:val="30"/>
              <w:bidi w:val="0"/>
              <w:rPr>
                <w:rFonts w:hint="default"/>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C6B05">
            <w:pPr>
              <w:pStyle w:val="30"/>
              <w:bidi w:val="0"/>
              <w:rPr>
                <w:rFonts w:hint="default"/>
              </w:rPr>
            </w:pPr>
            <w:r>
              <w:rPr>
                <w:rFonts w:hint="default"/>
                <w:lang w:val="en-US" w:eastAsia="zh-CN"/>
              </w:rPr>
              <w:t>瓦利斯和富图纳</w:t>
            </w:r>
          </w:p>
        </w:tc>
      </w:tr>
      <w:tr w14:paraId="487C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C686F6">
            <w:pPr>
              <w:pStyle w:val="30"/>
              <w:bidi w:val="0"/>
              <w:rPr>
                <w:rFonts w:hint="default"/>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78DF58">
            <w:pPr>
              <w:pStyle w:val="30"/>
              <w:bidi w:val="0"/>
              <w:rPr>
                <w:rFonts w:hint="default"/>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3D59A7">
            <w:pPr>
              <w:pStyle w:val="30"/>
              <w:bidi w:val="0"/>
              <w:rPr>
                <w:rFonts w:hint="default"/>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9BC127">
            <w:pPr>
              <w:pStyle w:val="30"/>
              <w:bidi w:val="0"/>
              <w:rPr>
                <w:rFonts w:hint="default"/>
              </w:rPr>
            </w:pPr>
            <w:r>
              <w:rPr>
                <w:rFonts w:hint="default"/>
                <w:lang w:val="en-US" w:eastAsia="zh-CN"/>
              </w:rPr>
              <w:t>萨摩亚</w:t>
            </w:r>
          </w:p>
        </w:tc>
      </w:tr>
      <w:tr w14:paraId="3FD7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D30711A">
            <w:pPr>
              <w:pStyle w:val="30"/>
              <w:bidi w:val="0"/>
              <w:rPr>
                <w:rFonts w:hint="default"/>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24BC19">
            <w:pPr>
              <w:pStyle w:val="30"/>
              <w:bidi w:val="0"/>
              <w:rPr>
                <w:rFonts w:hint="default"/>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67E43">
            <w:pPr>
              <w:pStyle w:val="30"/>
              <w:bidi w:val="0"/>
              <w:rPr>
                <w:rFonts w:hint="default"/>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B30A5">
            <w:pPr>
              <w:pStyle w:val="30"/>
              <w:bidi w:val="0"/>
              <w:rPr>
                <w:rFonts w:hint="default"/>
              </w:rPr>
            </w:pPr>
            <w:r>
              <w:rPr>
                <w:rFonts w:hint="default"/>
                <w:lang w:val="en-US" w:eastAsia="zh-CN"/>
              </w:rPr>
              <w:t>也门</w:t>
            </w:r>
          </w:p>
        </w:tc>
      </w:tr>
      <w:tr w14:paraId="449F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6A60A0">
            <w:pPr>
              <w:pStyle w:val="30"/>
              <w:bidi w:val="0"/>
              <w:rPr>
                <w:rFonts w:hint="default"/>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625842">
            <w:pPr>
              <w:pStyle w:val="30"/>
              <w:bidi w:val="0"/>
              <w:rPr>
                <w:rFonts w:hint="default"/>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BC42BB">
            <w:pPr>
              <w:pStyle w:val="30"/>
              <w:bidi w:val="0"/>
              <w:rPr>
                <w:rFonts w:hint="default"/>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E098FE">
            <w:pPr>
              <w:pStyle w:val="30"/>
              <w:bidi w:val="0"/>
              <w:rPr>
                <w:rFonts w:hint="default"/>
              </w:rPr>
            </w:pPr>
            <w:r>
              <w:rPr>
                <w:rFonts w:hint="default"/>
                <w:lang w:val="en-US" w:eastAsia="zh-CN"/>
              </w:rPr>
              <w:t>南斯拉夫</w:t>
            </w:r>
          </w:p>
        </w:tc>
      </w:tr>
      <w:tr w14:paraId="7C32B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8B33F8">
            <w:pPr>
              <w:pStyle w:val="30"/>
              <w:bidi w:val="0"/>
              <w:rPr>
                <w:rFonts w:hint="default"/>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044D3E">
            <w:pPr>
              <w:pStyle w:val="30"/>
              <w:bidi w:val="0"/>
              <w:rPr>
                <w:rFonts w:hint="default"/>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1BF87C">
            <w:pPr>
              <w:pStyle w:val="30"/>
              <w:bidi w:val="0"/>
              <w:rPr>
                <w:rFonts w:hint="default"/>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E6E39">
            <w:pPr>
              <w:pStyle w:val="30"/>
              <w:bidi w:val="0"/>
              <w:rPr>
                <w:rFonts w:hint="default"/>
              </w:rPr>
            </w:pPr>
            <w:r>
              <w:rPr>
                <w:rFonts w:hint="default"/>
                <w:lang w:val="en-US" w:eastAsia="zh-CN"/>
              </w:rPr>
              <w:t>赞比亚</w:t>
            </w:r>
          </w:p>
        </w:tc>
      </w:tr>
      <w:tr w14:paraId="2A43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CA5112">
            <w:pPr>
              <w:pStyle w:val="30"/>
              <w:bidi w:val="0"/>
              <w:rPr>
                <w:rFonts w:hint="default"/>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F6975C">
            <w:pPr>
              <w:pStyle w:val="30"/>
              <w:bidi w:val="0"/>
              <w:rPr>
                <w:rFonts w:hint="default"/>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AF1367">
            <w:pPr>
              <w:pStyle w:val="30"/>
              <w:bidi w:val="0"/>
              <w:rPr>
                <w:rFonts w:hint="default"/>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697B41">
            <w:pPr>
              <w:pStyle w:val="30"/>
              <w:bidi w:val="0"/>
              <w:rPr>
                <w:rFonts w:hint="default"/>
              </w:rPr>
            </w:pPr>
            <w:r>
              <w:rPr>
                <w:rFonts w:hint="default"/>
                <w:lang w:val="en-US" w:eastAsia="zh-CN"/>
              </w:rPr>
              <w:t>科索沃</w:t>
            </w:r>
          </w:p>
        </w:tc>
      </w:tr>
    </w:tbl>
    <w:p w14:paraId="068923D0">
      <w:pPr>
        <w:pStyle w:val="5"/>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87F9E">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FED0BF">
                          <w:pPr>
                            <w:pStyle w:val="15"/>
                          </w:pPr>
                          <w:r>
                            <w:fldChar w:fldCharType="begin"/>
                          </w:r>
                          <w:r>
                            <w:instrText xml:space="preserve"> PAGE  \* MERGEFORMAT </w:instrText>
                          </w:r>
                          <w:r>
                            <w:fldChar w:fldCharType="separate"/>
                          </w:r>
                          <w:r>
                            <w:t>102</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vR6kMkBAACa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J&#10;MuvTB6gx7SFgYhru/IBbM/sBnZn2oKLNXyREMI7qnq/qyiERkR+tV+t1hSGBsfmC+OzxeYiQ3kpv&#10;STYaGnF8RVV+eg9pTJ1TcjXn77UxZYTG/eVAzOxhufexx2ylYT9MhPa+PSOfHiffUIeLTol551DY&#10;vCSzEWdjPxvHEPWhK1uU60G4PSZsovSWK4ywU2EcWWE3rVfeiT/vJevx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y9HqQyQEAAJoDAAAOAAAAAAAAAAEAIAAAAB4BAABkcnMvZTJvRG9j&#10;LnhtbFBLBQYAAAAABgAGAFkBAABZBQAAAAA=&#10;">
              <v:fill on="f" focussize="0,0"/>
              <v:stroke on="f"/>
              <v:imagedata o:title=""/>
              <o:lock v:ext="edit" aspectratio="f"/>
              <v:textbox inset="0mm,0mm,0mm,0mm" style="mso-fit-shape-to-text:t;">
                <w:txbxContent>
                  <w:p w14:paraId="5DFED0BF">
                    <w:pPr>
                      <w:pStyle w:val="15"/>
                    </w:pPr>
                    <w:r>
                      <w:fldChar w:fldCharType="begin"/>
                    </w:r>
                    <w:r>
                      <w:instrText xml:space="preserve"> PAGE  \* MERGEFORMAT </w:instrText>
                    </w:r>
                    <w:r>
                      <w:fldChar w:fldCharType="separate"/>
                    </w:r>
                    <w:r>
                      <w:t>102</w:t>
                    </w:r>
                    <w:r>
                      <w:fldChar w:fldCharType="end"/>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桂僮">
    <w15:presenceInfo w15:providerId="WPS Office" w15:userId="774079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F1B5A"/>
    <w:rsid w:val="00107AE0"/>
    <w:rsid w:val="001A311E"/>
    <w:rsid w:val="002133AC"/>
    <w:rsid w:val="002303B7"/>
    <w:rsid w:val="002E6279"/>
    <w:rsid w:val="0033158F"/>
    <w:rsid w:val="00335311"/>
    <w:rsid w:val="00361EBF"/>
    <w:rsid w:val="003B4EEF"/>
    <w:rsid w:val="003D6656"/>
    <w:rsid w:val="004C0D07"/>
    <w:rsid w:val="004D337F"/>
    <w:rsid w:val="004D758B"/>
    <w:rsid w:val="00500959"/>
    <w:rsid w:val="005D331B"/>
    <w:rsid w:val="005F16AE"/>
    <w:rsid w:val="00624E38"/>
    <w:rsid w:val="00676FA5"/>
    <w:rsid w:val="006B093B"/>
    <w:rsid w:val="007C2798"/>
    <w:rsid w:val="007D21F0"/>
    <w:rsid w:val="0081013C"/>
    <w:rsid w:val="008C71A7"/>
    <w:rsid w:val="008F75FB"/>
    <w:rsid w:val="00943B48"/>
    <w:rsid w:val="00986AE9"/>
    <w:rsid w:val="00A11546"/>
    <w:rsid w:val="00A72756"/>
    <w:rsid w:val="00AC2267"/>
    <w:rsid w:val="00B16393"/>
    <w:rsid w:val="00B33D6C"/>
    <w:rsid w:val="00B5132A"/>
    <w:rsid w:val="00C050C1"/>
    <w:rsid w:val="00C2166E"/>
    <w:rsid w:val="00C76E43"/>
    <w:rsid w:val="00D05B05"/>
    <w:rsid w:val="00D377F2"/>
    <w:rsid w:val="00D529B1"/>
    <w:rsid w:val="00D75F93"/>
    <w:rsid w:val="00DF08B9"/>
    <w:rsid w:val="00E478E4"/>
    <w:rsid w:val="00E52F76"/>
    <w:rsid w:val="00EC7921"/>
    <w:rsid w:val="00ED434C"/>
    <w:rsid w:val="00F62FB2"/>
    <w:rsid w:val="00F81F6A"/>
    <w:rsid w:val="00FA629D"/>
    <w:rsid w:val="016017B4"/>
    <w:rsid w:val="016025FC"/>
    <w:rsid w:val="01785B98"/>
    <w:rsid w:val="01792A4C"/>
    <w:rsid w:val="019B3634"/>
    <w:rsid w:val="01E364B9"/>
    <w:rsid w:val="02911969"/>
    <w:rsid w:val="030F28FF"/>
    <w:rsid w:val="033A6079"/>
    <w:rsid w:val="033C2BF5"/>
    <w:rsid w:val="036B4EE3"/>
    <w:rsid w:val="04001E75"/>
    <w:rsid w:val="04094FC3"/>
    <w:rsid w:val="040C717D"/>
    <w:rsid w:val="04115E30"/>
    <w:rsid w:val="041C1F7F"/>
    <w:rsid w:val="042D52D6"/>
    <w:rsid w:val="04AA25A9"/>
    <w:rsid w:val="04E12469"/>
    <w:rsid w:val="04F94C38"/>
    <w:rsid w:val="05067F04"/>
    <w:rsid w:val="05257DE5"/>
    <w:rsid w:val="055B2EC3"/>
    <w:rsid w:val="05F2435F"/>
    <w:rsid w:val="06085010"/>
    <w:rsid w:val="061536FE"/>
    <w:rsid w:val="0628519D"/>
    <w:rsid w:val="062E3725"/>
    <w:rsid w:val="06973D24"/>
    <w:rsid w:val="06DD7C8F"/>
    <w:rsid w:val="070E01E7"/>
    <w:rsid w:val="071D689A"/>
    <w:rsid w:val="07697D31"/>
    <w:rsid w:val="07785261"/>
    <w:rsid w:val="077C7A64"/>
    <w:rsid w:val="078D3C41"/>
    <w:rsid w:val="079E202E"/>
    <w:rsid w:val="07BA6B53"/>
    <w:rsid w:val="07CC0CBC"/>
    <w:rsid w:val="082D2A37"/>
    <w:rsid w:val="0842480A"/>
    <w:rsid w:val="084762C4"/>
    <w:rsid w:val="08513953"/>
    <w:rsid w:val="08A2799E"/>
    <w:rsid w:val="08CE609D"/>
    <w:rsid w:val="08D76F24"/>
    <w:rsid w:val="08E2008C"/>
    <w:rsid w:val="08FF1601"/>
    <w:rsid w:val="09086696"/>
    <w:rsid w:val="090F19BA"/>
    <w:rsid w:val="09246605"/>
    <w:rsid w:val="092B5D78"/>
    <w:rsid w:val="093C56FD"/>
    <w:rsid w:val="09A138E2"/>
    <w:rsid w:val="09B13F0A"/>
    <w:rsid w:val="09BC612D"/>
    <w:rsid w:val="0A0579FD"/>
    <w:rsid w:val="0A332C6C"/>
    <w:rsid w:val="0A36039E"/>
    <w:rsid w:val="0A71587A"/>
    <w:rsid w:val="0A9B6646"/>
    <w:rsid w:val="0ABD0ABF"/>
    <w:rsid w:val="0AE421FF"/>
    <w:rsid w:val="0AF71DB6"/>
    <w:rsid w:val="0B126A1A"/>
    <w:rsid w:val="0B2348BF"/>
    <w:rsid w:val="0B3E7C73"/>
    <w:rsid w:val="0B4D048B"/>
    <w:rsid w:val="0B5A4560"/>
    <w:rsid w:val="0B7A42BB"/>
    <w:rsid w:val="0B974E6D"/>
    <w:rsid w:val="0BBD28CA"/>
    <w:rsid w:val="0BC65752"/>
    <w:rsid w:val="0BE75801"/>
    <w:rsid w:val="0BE91021"/>
    <w:rsid w:val="0C0369A6"/>
    <w:rsid w:val="0C182990"/>
    <w:rsid w:val="0C371212"/>
    <w:rsid w:val="0C380C4D"/>
    <w:rsid w:val="0C5273D0"/>
    <w:rsid w:val="0C601702"/>
    <w:rsid w:val="0C8537FF"/>
    <w:rsid w:val="0C917B0E"/>
    <w:rsid w:val="0CAA4D2D"/>
    <w:rsid w:val="0CB028B3"/>
    <w:rsid w:val="0CC5091B"/>
    <w:rsid w:val="0CEA36C2"/>
    <w:rsid w:val="0CFF4026"/>
    <w:rsid w:val="0D074274"/>
    <w:rsid w:val="0D164F6F"/>
    <w:rsid w:val="0D1D5845"/>
    <w:rsid w:val="0D35253A"/>
    <w:rsid w:val="0D3D2C6D"/>
    <w:rsid w:val="0DE40142"/>
    <w:rsid w:val="0DF0260E"/>
    <w:rsid w:val="0E382BF1"/>
    <w:rsid w:val="0EBB3121"/>
    <w:rsid w:val="0ED63EFE"/>
    <w:rsid w:val="0ED975DA"/>
    <w:rsid w:val="0F3A26DF"/>
    <w:rsid w:val="0F7D2284"/>
    <w:rsid w:val="0F872B16"/>
    <w:rsid w:val="0F885E90"/>
    <w:rsid w:val="0F911851"/>
    <w:rsid w:val="0F9C73D3"/>
    <w:rsid w:val="0FB877EE"/>
    <w:rsid w:val="0FCD0308"/>
    <w:rsid w:val="10234F21"/>
    <w:rsid w:val="10262C63"/>
    <w:rsid w:val="107F0203"/>
    <w:rsid w:val="10853E2D"/>
    <w:rsid w:val="10F22B45"/>
    <w:rsid w:val="115A0C8E"/>
    <w:rsid w:val="11AB4A1F"/>
    <w:rsid w:val="11D07293"/>
    <w:rsid w:val="11FC7C43"/>
    <w:rsid w:val="120B60A4"/>
    <w:rsid w:val="12480662"/>
    <w:rsid w:val="124A70DD"/>
    <w:rsid w:val="126A7995"/>
    <w:rsid w:val="129465AA"/>
    <w:rsid w:val="129A0C2D"/>
    <w:rsid w:val="13064D3F"/>
    <w:rsid w:val="131E2317"/>
    <w:rsid w:val="131F6F28"/>
    <w:rsid w:val="132F11E6"/>
    <w:rsid w:val="13AB3BAB"/>
    <w:rsid w:val="13EB21F9"/>
    <w:rsid w:val="140F40D3"/>
    <w:rsid w:val="14321505"/>
    <w:rsid w:val="14353475"/>
    <w:rsid w:val="14466E74"/>
    <w:rsid w:val="144E09DA"/>
    <w:rsid w:val="14700951"/>
    <w:rsid w:val="14830684"/>
    <w:rsid w:val="14CA0061"/>
    <w:rsid w:val="14F84490"/>
    <w:rsid w:val="14FF000B"/>
    <w:rsid w:val="15283121"/>
    <w:rsid w:val="152C4B36"/>
    <w:rsid w:val="157D73DF"/>
    <w:rsid w:val="15CC605B"/>
    <w:rsid w:val="16E55626"/>
    <w:rsid w:val="170302C5"/>
    <w:rsid w:val="17050611"/>
    <w:rsid w:val="171242DF"/>
    <w:rsid w:val="17571954"/>
    <w:rsid w:val="179E3A27"/>
    <w:rsid w:val="17A70B2D"/>
    <w:rsid w:val="17C90AA4"/>
    <w:rsid w:val="17E7646C"/>
    <w:rsid w:val="1810194F"/>
    <w:rsid w:val="183103F7"/>
    <w:rsid w:val="18817652"/>
    <w:rsid w:val="188C0351"/>
    <w:rsid w:val="19187C8F"/>
    <w:rsid w:val="19357E57"/>
    <w:rsid w:val="19B17A41"/>
    <w:rsid w:val="19CE17F2"/>
    <w:rsid w:val="19FE1A99"/>
    <w:rsid w:val="1A43047B"/>
    <w:rsid w:val="1A4A39F2"/>
    <w:rsid w:val="1A642D06"/>
    <w:rsid w:val="1A67494E"/>
    <w:rsid w:val="1AB54322"/>
    <w:rsid w:val="1AD25EC1"/>
    <w:rsid w:val="1B9E3FF5"/>
    <w:rsid w:val="1C0A36BF"/>
    <w:rsid w:val="1C6A6899"/>
    <w:rsid w:val="1C7C61A8"/>
    <w:rsid w:val="1CB67BCC"/>
    <w:rsid w:val="1D3306B9"/>
    <w:rsid w:val="1D8271A3"/>
    <w:rsid w:val="1D880AB9"/>
    <w:rsid w:val="1D8D4713"/>
    <w:rsid w:val="1D913ADF"/>
    <w:rsid w:val="1D9236E6"/>
    <w:rsid w:val="1D99016A"/>
    <w:rsid w:val="1D9E3C0A"/>
    <w:rsid w:val="1DE5415D"/>
    <w:rsid w:val="1DF66FC1"/>
    <w:rsid w:val="1DF973FC"/>
    <w:rsid w:val="1E2A01BB"/>
    <w:rsid w:val="1E9F255E"/>
    <w:rsid w:val="1EBC58D0"/>
    <w:rsid w:val="1ECC28B5"/>
    <w:rsid w:val="1ED815CC"/>
    <w:rsid w:val="1EEC5078"/>
    <w:rsid w:val="1EF34658"/>
    <w:rsid w:val="1F1840BF"/>
    <w:rsid w:val="1F253597"/>
    <w:rsid w:val="1F2D1754"/>
    <w:rsid w:val="1F413615"/>
    <w:rsid w:val="1F532371"/>
    <w:rsid w:val="1F7575CA"/>
    <w:rsid w:val="1F8C2E49"/>
    <w:rsid w:val="1F9E015D"/>
    <w:rsid w:val="1FB57B5F"/>
    <w:rsid w:val="1FBE44AE"/>
    <w:rsid w:val="1FCD20D9"/>
    <w:rsid w:val="1FFC362D"/>
    <w:rsid w:val="200A1C59"/>
    <w:rsid w:val="20305A51"/>
    <w:rsid w:val="20445A05"/>
    <w:rsid w:val="20580DFC"/>
    <w:rsid w:val="208C618C"/>
    <w:rsid w:val="20EB036D"/>
    <w:rsid w:val="20F72930"/>
    <w:rsid w:val="21517336"/>
    <w:rsid w:val="216435EB"/>
    <w:rsid w:val="217F6A87"/>
    <w:rsid w:val="21C978F2"/>
    <w:rsid w:val="21DD6EFA"/>
    <w:rsid w:val="21E1733C"/>
    <w:rsid w:val="21FC4338"/>
    <w:rsid w:val="21FE57EE"/>
    <w:rsid w:val="2213068E"/>
    <w:rsid w:val="221A0039"/>
    <w:rsid w:val="224551CB"/>
    <w:rsid w:val="22463E64"/>
    <w:rsid w:val="227B1AB9"/>
    <w:rsid w:val="228A4CB8"/>
    <w:rsid w:val="22BF31CF"/>
    <w:rsid w:val="22C6587B"/>
    <w:rsid w:val="230B62CF"/>
    <w:rsid w:val="2358335B"/>
    <w:rsid w:val="237F34CF"/>
    <w:rsid w:val="23BF0008"/>
    <w:rsid w:val="23D34A58"/>
    <w:rsid w:val="23DA5DE6"/>
    <w:rsid w:val="23FC7B0B"/>
    <w:rsid w:val="241120F6"/>
    <w:rsid w:val="243312A3"/>
    <w:rsid w:val="2461778C"/>
    <w:rsid w:val="246B6832"/>
    <w:rsid w:val="249A1102"/>
    <w:rsid w:val="249F6F65"/>
    <w:rsid w:val="24CF521F"/>
    <w:rsid w:val="25381017"/>
    <w:rsid w:val="25390F4E"/>
    <w:rsid w:val="25457290"/>
    <w:rsid w:val="256F255E"/>
    <w:rsid w:val="25B3637C"/>
    <w:rsid w:val="25C75A79"/>
    <w:rsid w:val="25E46AA9"/>
    <w:rsid w:val="261504BF"/>
    <w:rsid w:val="261D0A07"/>
    <w:rsid w:val="2623129D"/>
    <w:rsid w:val="26302B7A"/>
    <w:rsid w:val="26640061"/>
    <w:rsid w:val="26C863CA"/>
    <w:rsid w:val="27126B93"/>
    <w:rsid w:val="271D04C4"/>
    <w:rsid w:val="2734580E"/>
    <w:rsid w:val="27637B4B"/>
    <w:rsid w:val="27825917"/>
    <w:rsid w:val="278A15DC"/>
    <w:rsid w:val="27E00B90"/>
    <w:rsid w:val="282C04B0"/>
    <w:rsid w:val="285B6E09"/>
    <w:rsid w:val="288822B5"/>
    <w:rsid w:val="28A83530"/>
    <w:rsid w:val="28D50D7E"/>
    <w:rsid w:val="28E92E4D"/>
    <w:rsid w:val="292B01C4"/>
    <w:rsid w:val="294A7A5F"/>
    <w:rsid w:val="29565F0F"/>
    <w:rsid w:val="295D54E7"/>
    <w:rsid w:val="299326DD"/>
    <w:rsid w:val="29C25288"/>
    <w:rsid w:val="2A164EE7"/>
    <w:rsid w:val="2A2A689D"/>
    <w:rsid w:val="2A575466"/>
    <w:rsid w:val="2A71703B"/>
    <w:rsid w:val="2A934B97"/>
    <w:rsid w:val="2AC86999"/>
    <w:rsid w:val="2AE412F9"/>
    <w:rsid w:val="2B0D4CF3"/>
    <w:rsid w:val="2B371C21"/>
    <w:rsid w:val="2B911793"/>
    <w:rsid w:val="2BCE6231"/>
    <w:rsid w:val="2BDD639C"/>
    <w:rsid w:val="2C112787"/>
    <w:rsid w:val="2C373B14"/>
    <w:rsid w:val="2C387B4E"/>
    <w:rsid w:val="2CA6511B"/>
    <w:rsid w:val="2CAC768A"/>
    <w:rsid w:val="2CD11727"/>
    <w:rsid w:val="2CD803A2"/>
    <w:rsid w:val="2CE722D6"/>
    <w:rsid w:val="2CEA7A9F"/>
    <w:rsid w:val="2D4367AA"/>
    <w:rsid w:val="2D480974"/>
    <w:rsid w:val="2D7A3A3B"/>
    <w:rsid w:val="2D99461C"/>
    <w:rsid w:val="2DDF2977"/>
    <w:rsid w:val="2DE77053"/>
    <w:rsid w:val="2DEB75B2"/>
    <w:rsid w:val="2E027569"/>
    <w:rsid w:val="2E496043"/>
    <w:rsid w:val="2E864BA1"/>
    <w:rsid w:val="2EB37960"/>
    <w:rsid w:val="2EE713B8"/>
    <w:rsid w:val="2F326C20"/>
    <w:rsid w:val="2F5F1E27"/>
    <w:rsid w:val="2FAB6F7D"/>
    <w:rsid w:val="2FBA40F6"/>
    <w:rsid w:val="2FF761B5"/>
    <w:rsid w:val="2FF80F75"/>
    <w:rsid w:val="30087837"/>
    <w:rsid w:val="30437BE6"/>
    <w:rsid w:val="316C25DC"/>
    <w:rsid w:val="319D1C01"/>
    <w:rsid w:val="31BA759E"/>
    <w:rsid w:val="32066E96"/>
    <w:rsid w:val="327B0795"/>
    <w:rsid w:val="32886E6F"/>
    <w:rsid w:val="3293359D"/>
    <w:rsid w:val="32C12EB2"/>
    <w:rsid w:val="32D27682"/>
    <w:rsid w:val="33871F44"/>
    <w:rsid w:val="33AB32FB"/>
    <w:rsid w:val="33C45281"/>
    <w:rsid w:val="33E64D96"/>
    <w:rsid w:val="33ED7470"/>
    <w:rsid w:val="3412002E"/>
    <w:rsid w:val="3417273F"/>
    <w:rsid w:val="342C7F98"/>
    <w:rsid w:val="343341D2"/>
    <w:rsid w:val="344352E2"/>
    <w:rsid w:val="344C063B"/>
    <w:rsid w:val="34732D57"/>
    <w:rsid w:val="34800708"/>
    <w:rsid w:val="348E2A01"/>
    <w:rsid w:val="349A4EFE"/>
    <w:rsid w:val="34C24459"/>
    <w:rsid w:val="351D1FD7"/>
    <w:rsid w:val="352074D7"/>
    <w:rsid w:val="354D466A"/>
    <w:rsid w:val="35731442"/>
    <w:rsid w:val="357716E7"/>
    <w:rsid w:val="357A3683"/>
    <w:rsid w:val="35A26038"/>
    <w:rsid w:val="35A530D6"/>
    <w:rsid w:val="35B1357D"/>
    <w:rsid w:val="35DC667B"/>
    <w:rsid w:val="366E2AEA"/>
    <w:rsid w:val="367760AB"/>
    <w:rsid w:val="36AF6DF2"/>
    <w:rsid w:val="36B10233"/>
    <w:rsid w:val="36B4261B"/>
    <w:rsid w:val="36E20DE2"/>
    <w:rsid w:val="371D62BE"/>
    <w:rsid w:val="377759CE"/>
    <w:rsid w:val="37C36E66"/>
    <w:rsid w:val="37E140FE"/>
    <w:rsid w:val="37FFBDC2"/>
    <w:rsid w:val="38441481"/>
    <w:rsid w:val="38775279"/>
    <w:rsid w:val="38995E18"/>
    <w:rsid w:val="38BE762D"/>
    <w:rsid w:val="38E80ADC"/>
    <w:rsid w:val="3930052B"/>
    <w:rsid w:val="39745735"/>
    <w:rsid w:val="39A33BCD"/>
    <w:rsid w:val="39B25EAA"/>
    <w:rsid w:val="3A0F6392"/>
    <w:rsid w:val="3A1B296D"/>
    <w:rsid w:val="3A2710E0"/>
    <w:rsid w:val="3A2D05C6"/>
    <w:rsid w:val="3A52171B"/>
    <w:rsid w:val="3A7A2E8E"/>
    <w:rsid w:val="3A843693"/>
    <w:rsid w:val="3A926736"/>
    <w:rsid w:val="3A9D25BD"/>
    <w:rsid w:val="3ABA736D"/>
    <w:rsid w:val="3ACB1E23"/>
    <w:rsid w:val="3B253993"/>
    <w:rsid w:val="3B3447CF"/>
    <w:rsid w:val="3B653D90"/>
    <w:rsid w:val="3B677467"/>
    <w:rsid w:val="3B8206ED"/>
    <w:rsid w:val="3B974891"/>
    <w:rsid w:val="3BAF733B"/>
    <w:rsid w:val="3BCA0027"/>
    <w:rsid w:val="3BD33692"/>
    <w:rsid w:val="3C234B44"/>
    <w:rsid w:val="3C543E3F"/>
    <w:rsid w:val="3C81109D"/>
    <w:rsid w:val="3C8E5992"/>
    <w:rsid w:val="3CAD3C40"/>
    <w:rsid w:val="3CCA3AF6"/>
    <w:rsid w:val="3CEC49EA"/>
    <w:rsid w:val="3CEF4259"/>
    <w:rsid w:val="3CF74593"/>
    <w:rsid w:val="3D160007"/>
    <w:rsid w:val="3D527EFA"/>
    <w:rsid w:val="3D6540DF"/>
    <w:rsid w:val="3D7E6B9E"/>
    <w:rsid w:val="3D82169E"/>
    <w:rsid w:val="3DB7660C"/>
    <w:rsid w:val="3DF633C5"/>
    <w:rsid w:val="3E13220D"/>
    <w:rsid w:val="3E175815"/>
    <w:rsid w:val="3E66679D"/>
    <w:rsid w:val="3E8054C5"/>
    <w:rsid w:val="3EC040FF"/>
    <w:rsid w:val="3EF87207"/>
    <w:rsid w:val="3F0723D2"/>
    <w:rsid w:val="3F1E56A2"/>
    <w:rsid w:val="3F68720D"/>
    <w:rsid w:val="3F7025DE"/>
    <w:rsid w:val="3F863BD5"/>
    <w:rsid w:val="3FA07A8C"/>
    <w:rsid w:val="3FB11C9A"/>
    <w:rsid w:val="3FBF719B"/>
    <w:rsid w:val="3FDF05B5"/>
    <w:rsid w:val="3FF37BBC"/>
    <w:rsid w:val="3FF81676"/>
    <w:rsid w:val="400D3D09"/>
    <w:rsid w:val="401556F3"/>
    <w:rsid w:val="40635509"/>
    <w:rsid w:val="407319FA"/>
    <w:rsid w:val="40871012"/>
    <w:rsid w:val="40BC26A4"/>
    <w:rsid w:val="40F24318"/>
    <w:rsid w:val="410D0A18"/>
    <w:rsid w:val="41452699"/>
    <w:rsid w:val="41D30796"/>
    <w:rsid w:val="420C765B"/>
    <w:rsid w:val="42334BE8"/>
    <w:rsid w:val="424D771A"/>
    <w:rsid w:val="4261567F"/>
    <w:rsid w:val="42EC3530"/>
    <w:rsid w:val="43171D8E"/>
    <w:rsid w:val="43262C83"/>
    <w:rsid w:val="434C41B3"/>
    <w:rsid w:val="43B84A6A"/>
    <w:rsid w:val="43C509F6"/>
    <w:rsid w:val="43E33A9D"/>
    <w:rsid w:val="43E4263E"/>
    <w:rsid w:val="43E70FD1"/>
    <w:rsid w:val="43EA713E"/>
    <w:rsid w:val="445B21D4"/>
    <w:rsid w:val="44626203"/>
    <w:rsid w:val="447E224F"/>
    <w:rsid w:val="44A57033"/>
    <w:rsid w:val="44B3346C"/>
    <w:rsid w:val="44BC0EC5"/>
    <w:rsid w:val="44BE3E2A"/>
    <w:rsid w:val="452D3B70"/>
    <w:rsid w:val="458863C4"/>
    <w:rsid w:val="459076A6"/>
    <w:rsid w:val="45B93656"/>
    <w:rsid w:val="45C176EA"/>
    <w:rsid w:val="45E32481"/>
    <w:rsid w:val="460F14C8"/>
    <w:rsid w:val="463C22A6"/>
    <w:rsid w:val="46493B54"/>
    <w:rsid w:val="466B7825"/>
    <w:rsid w:val="46D36C22"/>
    <w:rsid w:val="46EE476F"/>
    <w:rsid w:val="479F062A"/>
    <w:rsid w:val="47B55C0C"/>
    <w:rsid w:val="47D46F48"/>
    <w:rsid w:val="47D72EAC"/>
    <w:rsid w:val="484F669B"/>
    <w:rsid w:val="48592ECE"/>
    <w:rsid w:val="48852738"/>
    <w:rsid w:val="488831FA"/>
    <w:rsid w:val="48A979B2"/>
    <w:rsid w:val="48CA3479"/>
    <w:rsid w:val="49143594"/>
    <w:rsid w:val="49271494"/>
    <w:rsid w:val="49773081"/>
    <w:rsid w:val="4981092F"/>
    <w:rsid w:val="49971F00"/>
    <w:rsid w:val="49A94E12"/>
    <w:rsid w:val="49F42EAF"/>
    <w:rsid w:val="49F64E79"/>
    <w:rsid w:val="4A1E60F5"/>
    <w:rsid w:val="4A314D0E"/>
    <w:rsid w:val="4A606796"/>
    <w:rsid w:val="4AFA44F5"/>
    <w:rsid w:val="4B2B2900"/>
    <w:rsid w:val="4B692739"/>
    <w:rsid w:val="4B747061"/>
    <w:rsid w:val="4B957CFD"/>
    <w:rsid w:val="4BB03F07"/>
    <w:rsid w:val="4BB15C1C"/>
    <w:rsid w:val="4BDD0454"/>
    <w:rsid w:val="4C3C1AA7"/>
    <w:rsid w:val="4C69244A"/>
    <w:rsid w:val="4CA010CC"/>
    <w:rsid w:val="4CAF130F"/>
    <w:rsid w:val="4CE731D6"/>
    <w:rsid w:val="4D18599A"/>
    <w:rsid w:val="4D3A5441"/>
    <w:rsid w:val="4D6A1373"/>
    <w:rsid w:val="4D78779E"/>
    <w:rsid w:val="4DE35714"/>
    <w:rsid w:val="4E036B6A"/>
    <w:rsid w:val="4E43477F"/>
    <w:rsid w:val="4E437F61"/>
    <w:rsid w:val="4E8B13A3"/>
    <w:rsid w:val="4EBD5F65"/>
    <w:rsid w:val="4EBE7848"/>
    <w:rsid w:val="4EC07803"/>
    <w:rsid w:val="4ED81FCF"/>
    <w:rsid w:val="4F2C0274"/>
    <w:rsid w:val="4F4D1604"/>
    <w:rsid w:val="4F78787E"/>
    <w:rsid w:val="4F7F578C"/>
    <w:rsid w:val="4F850634"/>
    <w:rsid w:val="4F892C9C"/>
    <w:rsid w:val="4F8B6063"/>
    <w:rsid w:val="4F8F3418"/>
    <w:rsid w:val="4FB511B4"/>
    <w:rsid w:val="4FE11CAB"/>
    <w:rsid w:val="4FEF33B0"/>
    <w:rsid w:val="4FF5656B"/>
    <w:rsid w:val="50090E9D"/>
    <w:rsid w:val="502851DB"/>
    <w:rsid w:val="502F4C40"/>
    <w:rsid w:val="50371D47"/>
    <w:rsid w:val="50502E09"/>
    <w:rsid w:val="505225BB"/>
    <w:rsid w:val="50634240"/>
    <w:rsid w:val="509A4F37"/>
    <w:rsid w:val="50E20EB9"/>
    <w:rsid w:val="5117144D"/>
    <w:rsid w:val="511931FB"/>
    <w:rsid w:val="51210A39"/>
    <w:rsid w:val="51320521"/>
    <w:rsid w:val="516755A0"/>
    <w:rsid w:val="5190553F"/>
    <w:rsid w:val="51994704"/>
    <w:rsid w:val="51E67581"/>
    <w:rsid w:val="52181704"/>
    <w:rsid w:val="52437992"/>
    <w:rsid w:val="52671D2A"/>
    <w:rsid w:val="52A116FA"/>
    <w:rsid w:val="52D27B05"/>
    <w:rsid w:val="52D41ACF"/>
    <w:rsid w:val="52D45A22"/>
    <w:rsid w:val="53004672"/>
    <w:rsid w:val="5352788D"/>
    <w:rsid w:val="535451F4"/>
    <w:rsid w:val="535A746D"/>
    <w:rsid w:val="53605111"/>
    <w:rsid w:val="53901D0B"/>
    <w:rsid w:val="539C0F78"/>
    <w:rsid w:val="53AB0A82"/>
    <w:rsid w:val="53C046DA"/>
    <w:rsid w:val="53E47AF0"/>
    <w:rsid w:val="53F11A1E"/>
    <w:rsid w:val="54484523"/>
    <w:rsid w:val="544C2BFE"/>
    <w:rsid w:val="545F0A38"/>
    <w:rsid w:val="54B90A98"/>
    <w:rsid w:val="54D20290"/>
    <w:rsid w:val="55496F9D"/>
    <w:rsid w:val="55742F99"/>
    <w:rsid w:val="55775E24"/>
    <w:rsid w:val="5584469F"/>
    <w:rsid w:val="55A559A5"/>
    <w:rsid w:val="55EC0A85"/>
    <w:rsid w:val="560A265D"/>
    <w:rsid w:val="562C577E"/>
    <w:rsid w:val="56487D0D"/>
    <w:rsid w:val="56A63783"/>
    <w:rsid w:val="56BF6D5B"/>
    <w:rsid w:val="56C074EB"/>
    <w:rsid w:val="56E12746"/>
    <w:rsid w:val="572061D0"/>
    <w:rsid w:val="572B1EDA"/>
    <w:rsid w:val="57694295"/>
    <w:rsid w:val="5783371A"/>
    <w:rsid w:val="57880BD3"/>
    <w:rsid w:val="58313520"/>
    <w:rsid w:val="58584207"/>
    <w:rsid w:val="586A3918"/>
    <w:rsid w:val="58AB381A"/>
    <w:rsid w:val="58C44394"/>
    <w:rsid w:val="58FF5D03"/>
    <w:rsid w:val="59517C74"/>
    <w:rsid w:val="59831B59"/>
    <w:rsid w:val="598A43F4"/>
    <w:rsid w:val="599D70BF"/>
    <w:rsid w:val="59BC2FC2"/>
    <w:rsid w:val="59CE1713"/>
    <w:rsid w:val="59D4094A"/>
    <w:rsid w:val="59EB254E"/>
    <w:rsid w:val="5A276988"/>
    <w:rsid w:val="5A3D7F5A"/>
    <w:rsid w:val="5A783688"/>
    <w:rsid w:val="5A80600F"/>
    <w:rsid w:val="5AB24283"/>
    <w:rsid w:val="5AB3021C"/>
    <w:rsid w:val="5AFC1BC3"/>
    <w:rsid w:val="5B0B1A3C"/>
    <w:rsid w:val="5B215ACE"/>
    <w:rsid w:val="5B215C22"/>
    <w:rsid w:val="5B40310D"/>
    <w:rsid w:val="5B847DB3"/>
    <w:rsid w:val="5BA30291"/>
    <w:rsid w:val="5BAE2008"/>
    <w:rsid w:val="5BB07211"/>
    <w:rsid w:val="5BC30933"/>
    <w:rsid w:val="5BE07737"/>
    <w:rsid w:val="5BF81216"/>
    <w:rsid w:val="5C142F3C"/>
    <w:rsid w:val="5C445E6A"/>
    <w:rsid w:val="5C896052"/>
    <w:rsid w:val="5CB27795"/>
    <w:rsid w:val="5CED523B"/>
    <w:rsid w:val="5CFF4047"/>
    <w:rsid w:val="5D1256CE"/>
    <w:rsid w:val="5D2E1545"/>
    <w:rsid w:val="5D3C6DCD"/>
    <w:rsid w:val="5D5A26BF"/>
    <w:rsid w:val="5DA04885"/>
    <w:rsid w:val="5DCF1811"/>
    <w:rsid w:val="5DD03441"/>
    <w:rsid w:val="5DFF0463"/>
    <w:rsid w:val="5E0314BA"/>
    <w:rsid w:val="5E3653EC"/>
    <w:rsid w:val="5E3F59F7"/>
    <w:rsid w:val="5E671A49"/>
    <w:rsid w:val="5EB4616E"/>
    <w:rsid w:val="5EBB1578"/>
    <w:rsid w:val="5ED533DF"/>
    <w:rsid w:val="5F6B4FD0"/>
    <w:rsid w:val="5F8B61BF"/>
    <w:rsid w:val="5F9C397D"/>
    <w:rsid w:val="5FB23198"/>
    <w:rsid w:val="5FD00DD4"/>
    <w:rsid w:val="5FDC6467"/>
    <w:rsid w:val="5FF35C6A"/>
    <w:rsid w:val="60651437"/>
    <w:rsid w:val="608B7693"/>
    <w:rsid w:val="60B66CB8"/>
    <w:rsid w:val="60C00DEB"/>
    <w:rsid w:val="60CE4002"/>
    <w:rsid w:val="60D450E0"/>
    <w:rsid w:val="60EF52F0"/>
    <w:rsid w:val="6117268C"/>
    <w:rsid w:val="61273B8A"/>
    <w:rsid w:val="61300818"/>
    <w:rsid w:val="615A7643"/>
    <w:rsid w:val="61860438"/>
    <w:rsid w:val="61996748"/>
    <w:rsid w:val="619E0530"/>
    <w:rsid w:val="61D373F6"/>
    <w:rsid w:val="61FC6A94"/>
    <w:rsid w:val="620F3200"/>
    <w:rsid w:val="62205A89"/>
    <w:rsid w:val="625F7DDA"/>
    <w:rsid w:val="62A104EB"/>
    <w:rsid w:val="62B24DD3"/>
    <w:rsid w:val="62D82F16"/>
    <w:rsid w:val="62E93375"/>
    <w:rsid w:val="62ED5CDA"/>
    <w:rsid w:val="634342D2"/>
    <w:rsid w:val="63604CB9"/>
    <w:rsid w:val="63904F57"/>
    <w:rsid w:val="63B25818"/>
    <w:rsid w:val="63BD16FD"/>
    <w:rsid w:val="63C416EC"/>
    <w:rsid w:val="63FF57B6"/>
    <w:rsid w:val="64027AD6"/>
    <w:rsid w:val="6416386F"/>
    <w:rsid w:val="642D54E3"/>
    <w:rsid w:val="646D289B"/>
    <w:rsid w:val="64822965"/>
    <w:rsid w:val="64941206"/>
    <w:rsid w:val="64E406BB"/>
    <w:rsid w:val="64EB6840"/>
    <w:rsid w:val="650F2757"/>
    <w:rsid w:val="65107B35"/>
    <w:rsid w:val="65634AA9"/>
    <w:rsid w:val="65661CC5"/>
    <w:rsid w:val="65732544"/>
    <w:rsid w:val="65764A69"/>
    <w:rsid w:val="6598591C"/>
    <w:rsid w:val="65C24A53"/>
    <w:rsid w:val="65C769DA"/>
    <w:rsid w:val="66236D4D"/>
    <w:rsid w:val="662F72F1"/>
    <w:rsid w:val="66320B8F"/>
    <w:rsid w:val="66332FA9"/>
    <w:rsid w:val="66363097"/>
    <w:rsid w:val="66434B4A"/>
    <w:rsid w:val="66831F5C"/>
    <w:rsid w:val="66874B5F"/>
    <w:rsid w:val="67005762"/>
    <w:rsid w:val="67325951"/>
    <w:rsid w:val="676A7004"/>
    <w:rsid w:val="6790128E"/>
    <w:rsid w:val="67B11F87"/>
    <w:rsid w:val="683038C6"/>
    <w:rsid w:val="68364600"/>
    <w:rsid w:val="68453BFC"/>
    <w:rsid w:val="684A6664"/>
    <w:rsid w:val="68F71C1C"/>
    <w:rsid w:val="692D421C"/>
    <w:rsid w:val="693A4200"/>
    <w:rsid w:val="693B1C5C"/>
    <w:rsid w:val="69BF6BDD"/>
    <w:rsid w:val="6A0960AB"/>
    <w:rsid w:val="6A615EE7"/>
    <w:rsid w:val="6A922326"/>
    <w:rsid w:val="6A9260A0"/>
    <w:rsid w:val="6AA06A0F"/>
    <w:rsid w:val="6ACC2C14"/>
    <w:rsid w:val="6AFE007F"/>
    <w:rsid w:val="6B1B45B0"/>
    <w:rsid w:val="6B2036AC"/>
    <w:rsid w:val="6B3709F5"/>
    <w:rsid w:val="6B625513"/>
    <w:rsid w:val="6B6932A5"/>
    <w:rsid w:val="6B7177CF"/>
    <w:rsid w:val="6B8E023F"/>
    <w:rsid w:val="6BCB19A5"/>
    <w:rsid w:val="6C02220F"/>
    <w:rsid w:val="6C285D81"/>
    <w:rsid w:val="6C3118E9"/>
    <w:rsid w:val="6C92718F"/>
    <w:rsid w:val="6C9B4517"/>
    <w:rsid w:val="6CB15079"/>
    <w:rsid w:val="6CC67EB7"/>
    <w:rsid w:val="6CCB32B5"/>
    <w:rsid w:val="6CD504C6"/>
    <w:rsid w:val="6CD56F3E"/>
    <w:rsid w:val="6D372F2F"/>
    <w:rsid w:val="6D5C4743"/>
    <w:rsid w:val="6D5F3839"/>
    <w:rsid w:val="6D791D4F"/>
    <w:rsid w:val="6DAA54AF"/>
    <w:rsid w:val="6DC0607D"/>
    <w:rsid w:val="6DF74DA5"/>
    <w:rsid w:val="6E263C42"/>
    <w:rsid w:val="6EFA06B8"/>
    <w:rsid w:val="6EFC61DE"/>
    <w:rsid w:val="6F0507BF"/>
    <w:rsid w:val="6F1D5740"/>
    <w:rsid w:val="6F8258C0"/>
    <w:rsid w:val="6F8D4CE1"/>
    <w:rsid w:val="6FB3078E"/>
    <w:rsid w:val="6FC66EA7"/>
    <w:rsid w:val="703F24B3"/>
    <w:rsid w:val="70473489"/>
    <w:rsid w:val="70820965"/>
    <w:rsid w:val="70A630C4"/>
    <w:rsid w:val="70D569C0"/>
    <w:rsid w:val="70F02C1A"/>
    <w:rsid w:val="71771B4C"/>
    <w:rsid w:val="717A79E9"/>
    <w:rsid w:val="717B54EC"/>
    <w:rsid w:val="71883E20"/>
    <w:rsid w:val="71A46659"/>
    <w:rsid w:val="722C0038"/>
    <w:rsid w:val="7237703C"/>
    <w:rsid w:val="72D07765"/>
    <w:rsid w:val="72ED1F41"/>
    <w:rsid w:val="73412411"/>
    <w:rsid w:val="737544A9"/>
    <w:rsid w:val="73830C7C"/>
    <w:rsid w:val="73BD4BB1"/>
    <w:rsid w:val="73C03E57"/>
    <w:rsid w:val="73C13552"/>
    <w:rsid w:val="73CE5A2C"/>
    <w:rsid w:val="74065179"/>
    <w:rsid w:val="74082F2F"/>
    <w:rsid w:val="74101589"/>
    <w:rsid w:val="742A10F7"/>
    <w:rsid w:val="744C5512"/>
    <w:rsid w:val="7459071E"/>
    <w:rsid w:val="749B4DD2"/>
    <w:rsid w:val="74AB6186"/>
    <w:rsid w:val="74B9247B"/>
    <w:rsid w:val="74E223AE"/>
    <w:rsid w:val="75063912"/>
    <w:rsid w:val="7513602F"/>
    <w:rsid w:val="75170E3B"/>
    <w:rsid w:val="751F09D0"/>
    <w:rsid w:val="75262D89"/>
    <w:rsid w:val="755A531B"/>
    <w:rsid w:val="756A6CF2"/>
    <w:rsid w:val="757A1C0A"/>
    <w:rsid w:val="75A130D7"/>
    <w:rsid w:val="75D67789"/>
    <w:rsid w:val="76581CAB"/>
    <w:rsid w:val="76684159"/>
    <w:rsid w:val="7669212E"/>
    <w:rsid w:val="767D40C3"/>
    <w:rsid w:val="76946C2E"/>
    <w:rsid w:val="76FA4E7D"/>
    <w:rsid w:val="77212C85"/>
    <w:rsid w:val="77244524"/>
    <w:rsid w:val="77422BFC"/>
    <w:rsid w:val="7771425D"/>
    <w:rsid w:val="777271A3"/>
    <w:rsid w:val="77921362"/>
    <w:rsid w:val="7796946C"/>
    <w:rsid w:val="779A38D1"/>
    <w:rsid w:val="77A94A29"/>
    <w:rsid w:val="77FD4257"/>
    <w:rsid w:val="780119D8"/>
    <w:rsid w:val="78782100"/>
    <w:rsid w:val="78A75B51"/>
    <w:rsid w:val="79132AA2"/>
    <w:rsid w:val="793D18CD"/>
    <w:rsid w:val="794D1199"/>
    <w:rsid w:val="796230E1"/>
    <w:rsid w:val="796E7CD8"/>
    <w:rsid w:val="798C0B8D"/>
    <w:rsid w:val="79BD7BFA"/>
    <w:rsid w:val="79F5608E"/>
    <w:rsid w:val="7A063C90"/>
    <w:rsid w:val="7A1A7556"/>
    <w:rsid w:val="7A1F36B6"/>
    <w:rsid w:val="7A2111EE"/>
    <w:rsid w:val="7AC73B44"/>
    <w:rsid w:val="7AC909F0"/>
    <w:rsid w:val="7AE935C3"/>
    <w:rsid w:val="7B137A5D"/>
    <w:rsid w:val="7B2D7AB3"/>
    <w:rsid w:val="7B915F00"/>
    <w:rsid w:val="7B9E5258"/>
    <w:rsid w:val="7BA61CD4"/>
    <w:rsid w:val="7BE20509"/>
    <w:rsid w:val="7BFF5A74"/>
    <w:rsid w:val="7C042B76"/>
    <w:rsid w:val="7C13494F"/>
    <w:rsid w:val="7C4116D4"/>
    <w:rsid w:val="7C756D44"/>
    <w:rsid w:val="7CA659DB"/>
    <w:rsid w:val="7D1C7064"/>
    <w:rsid w:val="7DAA5057"/>
    <w:rsid w:val="7DCB5D54"/>
    <w:rsid w:val="7DEB38EB"/>
    <w:rsid w:val="7E0155BF"/>
    <w:rsid w:val="7E0724A9"/>
    <w:rsid w:val="7E0F4F2E"/>
    <w:rsid w:val="7E1728D6"/>
    <w:rsid w:val="7E21356B"/>
    <w:rsid w:val="7E423C13"/>
    <w:rsid w:val="7E8F4979"/>
    <w:rsid w:val="7EC700B4"/>
    <w:rsid w:val="7ECF2FC7"/>
    <w:rsid w:val="7F0B28E4"/>
    <w:rsid w:val="7F152B32"/>
    <w:rsid w:val="7F985AAF"/>
    <w:rsid w:val="7FAF1ED3"/>
    <w:rsid w:val="7FBA3C77"/>
    <w:rsid w:val="7FD63EC9"/>
    <w:rsid w:val="7FF32DB3"/>
    <w:rsid w:val="9E9F5C9A"/>
    <w:rsid w:val="BA7FD105"/>
    <w:rsid w:val="D3FF49A4"/>
    <w:rsid w:val="D6F2B424"/>
    <w:rsid w:val="D6F993A3"/>
    <w:rsid w:val="DBDF83BF"/>
    <w:rsid w:val="DEDB97B8"/>
    <w:rsid w:val="E4CD2BE1"/>
    <w:rsid w:val="EFDFB58E"/>
    <w:rsid w:val="F5BBCD85"/>
    <w:rsid w:val="F5EF2108"/>
    <w:rsid w:val="FDFF9993"/>
    <w:rsid w:val="FEEF0FBE"/>
    <w:rsid w:val="FEEFD42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widowControl/>
      <w:tabs>
        <w:tab w:val="left" w:pos="432"/>
        <w:tab w:val="left" w:pos="864"/>
      </w:tabs>
      <w:spacing w:before="200" w:beforeAutospacing="0" w:after="200" w:afterAutospacing="0"/>
      <w:ind w:firstLine="0"/>
      <w:outlineLvl w:val="0"/>
    </w:pPr>
    <w:rPr>
      <w:rFonts w:ascii="Helvetica" w:hAnsi="Helvetica" w:cs="Helvetica"/>
      <w:color w:val="000000"/>
      <w:kern w:val="2"/>
      <w:sz w:val="32"/>
      <w:szCs w:val="32"/>
    </w:rPr>
  </w:style>
  <w:style w:type="paragraph" w:styleId="3">
    <w:name w:val="heading 2"/>
    <w:basedOn w:val="4"/>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cs="Helvetica"/>
      <w:color w:val="000000"/>
      <w:kern w:val="2"/>
      <w:sz w:val="30"/>
      <w:szCs w:val="28"/>
    </w:rPr>
  </w:style>
  <w:style w:type="paragraph" w:styleId="4">
    <w:name w:val="heading 3"/>
    <w:basedOn w:val="5"/>
    <w:next w:val="1"/>
    <w:qFormat/>
    <w:uiPriority w:val="0"/>
    <w:pPr>
      <w:tabs>
        <w:tab w:val="left" w:pos="432"/>
        <w:tab w:val="left" w:pos="864"/>
      </w:tabs>
      <w:spacing w:before="120" w:after="120"/>
      <w:ind w:firstLine="0"/>
      <w:jc w:val="left"/>
      <w:outlineLvl w:val="2"/>
    </w:pPr>
    <w:rPr>
      <w:rFonts w:cs="Times New Roman"/>
      <w:b/>
      <w:bCs/>
      <w:color w:val="000000"/>
      <w:sz w:val="28"/>
      <w:szCs w:val="24"/>
    </w:rPr>
  </w:style>
  <w:style w:type="paragraph" w:styleId="6">
    <w:name w:val="heading 4"/>
    <w:basedOn w:val="4"/>
    <w:next w:val="5"/>
    <w:qFormat/>
    <w:uiPriority w:val="0"/>
    <w:pPr>
      <w:outlineLvl w:val="3"/>
    </w:pPr>
  </w:style>
  <w:style w:type="paragraph" w:styleId="7">
    <w:name w:val="heading 5"/>
    <w:basedOn w:val="6"/>
    <w:next w:val="1"/>
    <w:qFormat/>
    <w:uiPriority w:val="0"/>
    <w:pPr>
      <w:outlineLvl w:val="4"/>
    </w:pPr>
    <w:rPr>
      <w:sz w:val="24"/>
    </w:rPr>
  </w:style>
  <w:style w:type="paragraph" w:styleId="8">
    <w:name w:val="heading 6"/>
    <w:basedOn w:val="1"/>
    <w:next w:val="5"/>
    <w:qFormat/>
    <w:uiPriority w:val="0"/>
    <w:pPr>
      <w:keepNext/>
      <w:keepLines/>
      <w:tabs>
        <w:tab w:val="left" w:pos="432"/>
        <w:tab w:val="left" w:pos="1152"/>
        <w:tab w:val="left" w:pos="1248"/>
      </w:tabs>
      <w:spacing w:before="60" w:after="60" w:line="360" w:lineRule="auto"/>
      <w:outlineLvl w:val="5"/>
    </w:pPr>
    <w:rPr>
      <w:rFonts w:ascii="Times New Roman" w:hAnsi="Times New Roman" w:eastAsia="宋体" w:cs="Times New Roman"/>
      <w:b/>
      <w:bCs/>
      <w:sz w:val="24"/>
    </w:rPr>
  </w:style>
  <w:style w:type="paragraph" w:styleId="9">
    <w:name w:val="heading 7"/>
    <w:basedOn w:val="1"/>
    <w:next w:val="5"/>
    <w:qFormat/>
    <w:uiPriority w:val="0"/>
    <w:pPr>
      <w:keepNext/>
      <w:keepLines/>
      <w:tabs>
        <w:tab w:val="left" w:pos="432"/>
        <w:tab w:val="left" w:pos="1296"/>
      </w:tabs>
      <w:spacing w:before="60" w:after="60" w:line="360" w:lineRule="auto"/>
      <w:outlineLvl w:val="6"/>
    </w:pPr>
    <w:rPr>
      <w:rFonts w:ascii="Times New Roman" w:hAnsi="Times New Roman" w:eastAsia="宋体" w:cs="Times New Roman"/>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5">
    <w:name w:val="Normal Indent"/>
    <w:basedOn w:val="1"/>
    <w:link w:val="26"/>
    <w:qFormat/>
    <w:uiPriority w:val="99"/>
    <w:pPr>
      <w:spacing w:line="360" w:lineRule="auto"/>
      <w:ind w:firstLine="482"/>
    </w:pPr>
    <w:rPr>
      <w:rFonts w:ascii="Times New Roman" w:hAnsi="Times New Roman" w:eastAsia="宋体" w:cs="Times New Roman"/>
      <w:sz w:val="24"/>
      <w:szCs w:val="20"/>
    </w:rPr>
  </w:style>
  <w:style w:type="paragraph" w:styleId="11">
    <w:name w:val="toc 7"/>
    <w:basedOn w:val="1"/>
    <w:next w:val="1"/>
    <w:unhideWhenUsed/>
    <w:qFormat/>
    <w:uiPriority w:val="39"/>
    <w:pPr>
      <w:ind w:left="2520" w:leftChars="1200"/>
    </w:pPr>
    <w:rPr>
      <w:rFonts w:ascii="等线" w:hAnsi="等线" w:eastAsia="等线" w:cs="Times New Roman"/>
      <w:szCs w:val="22"/>
    </w:rPr>
  </w:style>
  <w:style w:type="paragraph" w:styleId="12">
    <w:name w:val="toc 5"/>
    <w:basedOn w:val="1"/>
    <w:next w:val="1"/>
    <w:qFormat/>
    <w:uiPriority w:val="39"/>
    <w:pPr>
      <w:ind w:left="1680" w:leftChars="800"/>
    </w:pPr>
  </w:style>
  <w:style w:type="paragraph" w:styleId="13">
    <w:name w:val="toc 3"/>
    <w:basedOn w:val="1"/>
    <w:next w:val="1"/>
    <w:qFormat/>
    <w:uiPriority w:val="39"/>
    <w:pPr>
      <w:tabs>
        <w:tab w:val="right" w:leader="dot" w:pos="8296"/>
      </w:tabs>
      <w:spacing w:line="300" w:lineRule="auto"/>
      <w:ind w:left="210" w:leftChars="100"/>
    </w:pPr>
    <w:rPr>
      <w:rFonts w:ascii="Times New Roman" w:hAnsi="Times New Roman" w:eastAsia="宋体" w:cs="Times New Roman"/>
      <w:sz w:val="24"/>
    </w:rPr>
  </w:style>
  <w:style w:type="paragraph" w:styleId="14">
    <w:name w:val="toc 8"/>
    <w:basedOn w:val="1"/>
    <w:next w:val="1"/>
    <w:unhideWhenUsed/>
    <w:qFormat/>
    <w:uiPriority w:val="39"/>
    <w:pPr>
      <w:ind w:left="2940" w:leftChars="1400"/>
    </w:pPr>
    <w:rPr>
      <w:rFonts w:ascii="等线" w:hAnsi="等线" w:eastAsia="等线" w:cs="Times New Roman"/>
      <w:szCs w:val="22"/>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39"/>
    <w:pPr>
      <w:tabs>
        <w:tab w:val="right" w:leader="dot" w:pos="8296"/>
      </w:tabs>
      <w:spacing w:line="360" w:lineRule="auto"/>
    </w:pPr>
    <w:rPr>
      <w:rFonts w:ascii="Times New Roman" w:hAnsi="Times New Roman" w:eastAsia="宋体" w:cs="Times New Roman"/>
      <w:b/>
      <w:bCs/>
      <w:caps/>
      <w:sz w:val="28"/>
      <w:szCs w:val="28"/>
    </w:rPr>
  </w:style>
  <w:style w:type="paragraph" w:styleId="18">
    <w:name w:val="toc 4"/>
    <w:basedOn w:val="1"/>
    <w:next w:val="1"/>
    <w:qFormat/>
    <w:uiPriority w:val="39"/>
    <w:pPr>
      <w:ind w:left="1260" w:leftChars="600"/>
    </w:pPr>
  </w:style>
  <w:style w:type="paragraph" w:styleId="19">
    <w:name w:val="toc 6"/>
    <w:basedOn w:val="1"/>
    <w:next w:val="1"/>
    <w:qFormat/>
    <w:uiPriority w:val="39"/>
    <w:pPr>
      <w:ind w:left="2100" w:leftChars="1000"/>
    </w:pPr>
  </w:style>
  <w:style w:type="paragraph" w:styleId="20">
    <w:name w:val="toc 2"/>
    <w:basedOn w:val="1"/>
    <w:next w:val="1"/>
    <w:qFormat/>
    <w:uiPriority w:val="39"/>
    <w:pPr>
      <w:tabs>
        <w:tab w:val="right" w:leader="dot" w:pos="8296"/>
      </w:tabs>
      <w:spacing w:line="300" w:lineRule="auto"/>
    </w:pPr>
    <w:rPr>
      <w:rFonts w:ascii="Times New Roman" w:hAnsi="Times New Roman" w:eastAsia="宋体" w:cs="Times New Roman"/>
      <w:sz w:val="24"/>
    </w:rPr>
  </w:style>
  <w:style w:type="paragraph" w:styleId="21">
    <w:name w:val="toc 9"/>
    <w:basedOn w:val="1"/>
    <w:next w:val="1"/>
    <w:unhideWhenUsed/>
    <w:qFormat/>
    <w:uiPriority w:val="39"/>
    <w:pPr>
      <w:ind w:left="3360" w:leftChars="1600"/>
    </w:pPr>
    <w:rPr>
      <w:rFonts w:ascii="等线" w:hAnsi="等线" w:eastAsia="等线" w:cs="Times New Roman"/>
      <w:szCs w:val="2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unhideWhenUsed/>
    <w:qFormat/>
    <w:uiPriority w:val="99"/>
    <w:rPr>
      <w:color w:val="0563C1"/>
      <w:u w:val="single"/>
    </w:rPr>
  </w:style>
  <w:style w:type="character" w:customStyle="1" w:styleId="26">
    <w:name w:val="正文缩进 字符"/>
    <w:link w:val="5"/>
    <w:qFormat/>
    <w:uiPriority w:val="99"/>
    <w:rPr>
      <w:rFonts w:ascii="Times New Roman" w:hAnsi="Times New Roman"/>
      <w:kern w:val="2"/>
      <w:sz w:val="24"/>
    </w:rPr>
  </w:style>
  <w:style w:type="paragraph" w:customStyle="1" w:styleId="27">
    <w:name w:val="封面项目名称样式"/>
    <w:basedOn w:val="2"/>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28">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黑体" w:eastAsia="黑体" w:cs="Times New Roman"/>
      <w:b/>
      <w:bCs/>
      <w:color w:val="000000"/>
      <w:kern w:val="0"/>
      <w:sz w:val="44"/>
      <w:szCs w:val="44"/>
      <w:lang w:bidi="ar"/>
    </w:rPr>
  </w:style>
  <w:style w:type="paragraph" w:customStyle="1" w:styleId="29">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0">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1">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2">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150</Pages>
  <Words>19328</Words>
  <Characters>22157</Characters>
  <Lines>480</Lines>
  <Paragraphs>135</Paragraphs>
  <TotalTime>0</TotalTime>
  <ScaleCrop>false</ScaleCrop>
  <LinksUpToDate>false</LinksUpToDate>
  <CharactersWithSpaces>22556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2022-07-21T01:42:00Z</dcterms:created>
  <dc:creator>Administrator</dc:creator>
  <cp:lastModifiedBy>曹桂僮</cp:lastModifiedBy>
  <dcterms:modified xsi:type="dcterms:W3CDTF">2025-06-10T09:05:41Z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9B08212D4A744D5B8FB29190D010FBBE_13</vt:lpwstr>
  </property>
  <property fmtid="{D5CDD505-2E9C-101B-9397-08002B2CF9AE}" pid="4" name="KSOTemplateDocerSaveRecord">
    <vt:lpwstr>eyJoZGlkIjoiNzI1OTNlNzAwMmUzNTU0ZTIwMzNjMjVhZDg1YTNmODQiLCJ1c2VySWQiOiIxNTI2ODQ2OTIyIn0=</vt:lpwstr>
  </property>
</Properties>
</file>