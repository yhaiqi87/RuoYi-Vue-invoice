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3"/>
        <w:tabs>
          <w:tab w:val="left" w:pos="432"/>
          <w:tab w:val="left" w:pos="864"/>
        </w:tabs>
        <w:bidi w:val="0"/>
        <w:rPr>
          <w:rFonts w:hint="default" w:ascii="Helvetica" w:hAnsi="Helvetica"/>
          <w:color w:val="000000"/>
          <w:kern w:val="2"/>
          <w:szCs w:val="32"/>
          <w:lang w:val="en-US" w:eastAsia="zh-CN" w:bidi="ar"/>
        </w:rPr>
      </w:pPr>
      <w:bookmarkStart w:id="0" w:name="_Toc17141"/>
      <w:bookmarkStart w:id="1" w:name="_Toc14207"/>
      <w:bookmarkStart w:id="2" w:name="_Toc9059"/>
      <w:bookmarkStart w:id="3" w:name="_Toc32642"/>
      <w:bookmarkStart w:id="4" w:name="_Toc4995"/>
      <w:bookmarkStart w:id="5" w:name="_Toc27657"/>
      <w:bookmarkStart w:id="6" w:name="_Toc30310"/>
      <w:bookmarkStart w:id="7" w:name="_Toc7184"/>
      <w:bookmarkStart w:id="8" w:name="_Toc24832"/>
      <w:bookmarkStart w:id="9" w:name="_Toc31425"/>
      <w:bookmarkStart w:id="10" w:name="_Toc24657"/>
      <w:bookmarkStart w:id="11" w:name="_Toc4965"/>
      <w:bookmarkStart w:id="12" w:name="_Toc987"/>
      <w:bookmarkStart w:id="13" w:name="_Toc28718"/>
      <w:bookmarkStart w:id="14" w:name="_Toc25429"/>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3.01</w:t>
      </w:r>
      <w:del w:id="0" w:author="曹桂僮" w:date="2025-06-10T14:55:05Z">
        <w:r>
          <w:rPr>
            <w:rFonts w:hint="default" w:ascii="Helvetica" w:hAnsi="Helvetica"/>
            <w:color w:val="000000"/>
            <w:kern w:val="2"/>
            <w:szCs w:val="32"/>
            <w:lang w:val="en-US" w:eastAsia="zh-CN" w:bidi="ar"/>
          </w:rPr>
          <w:delText>2</w:delText>
        </w:r>
        <w:bookmarkEnd w:id="12"/>
        <w:bookmarkEnd w:id="13"/>
        <w:bookmarkEnd w:id="14"/>
      </w:del>
      <w:ins w:id="1" w:author="曹桂僮" w:date="2025-06-10T14:55:05Z">
        <w:r>
          <w:rPr>
            <w:rFonts w:hint="eastAsia" w:ascii="Helvetica" w:hAnsi="Helvetica"/>
            <w:color w:val="000000"/>
            <w:kern w:val="2"/>
            <w:szCs w:val="32"/>
            <w:lang w:val="en-US" w:eastAsia="zh-CN" w:bidi="ar"/>
          </w:rPr>
          <w:t>3</w:t>
        </w:r>
      </w:ins>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15" w:type="dxa"/>
          <w:left w:w="15" w:type="dxa"/>
          <w:bottom w:w="15" w:type="dxa"/>
          <w:right w:w="15" w:type="dxa"/>
        </w:tblCellMar>
      </w:tblPr>
      <w:tblGrid>
        <w:gridCol w:w="1053"/>
        <w:gridCol w:w="1386"/>
        <w:gridCol w:w="4825"/>
        <w:gridCol w:w="975"/>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1386" w:type="dxa"/>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4825" w:type="dxa"/>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975" w:type="dxa"/>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rPr>
              <w:t>生效日期</w:t>
            </w:r>
          </w:p>
        </w:tc>
      </w:tr>
      <w:tr w14:paraId="605ED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115699BE">
            <w:pPr>
              <w:widowControl/>
              <w:spacing w:before="100" w:beforeAutospacing="1" w:after="100" w:afterAutospacing="1"/>
              <w:jc w:val="left"/>
              <w:rPr>
                <w:kern w:val="0"/>
                <w:sz w:val="20"/>
                <w:szCs w:val="20"/>
              </w:rPr>
            </w:pPr>
            <w:r>
              <w:rPr>
                <w:kern w:val="0"/>
                <w:szCs w:val="21"/>
              </w:rPr>
              <w:t> </w:t>
            </w:r>
            <w:r>
              <w:rPr>
                <w:rFonts w:hint="eastAsia"/>
                <w:kern w:val="0"/>
                <w:szCs w:val="21"/>
              </w:rPr>
              <w:t>V1.001</w:t>
            </w:r>
          </w:p>
        </w:tc>
        <w:tc>
          <w:tcPr>
            <w:tcW w:w="1386" w:type="dxa"/>
            <w:noWrap w:val="0"/>
            <w:tcMar>
              <w:top w:w="0" w:type="dxa"/>
              <w:left w:w="108" w:type="dxa"/>
              <w:bottom w:w="0" w:type="dxa"/>
              <w:right w:w="108" w:type="dxa"/>
            </w:tcMar>
            <w:vAlign w:val="center"/>
          </w:tcPr>
          <w:p w14:paraId="76B476BF">
            <w:pPr>
              <w:widowControl/>
              <w:spacing w:before="100" w:beforeAutospacing="1" w:after="100" w:afterAutospacing="1"/>
              <w:jc w:val="left"/>
              <w:rPr>
                <w:kern w:val="0"/>
                <w:sz w:val="20"/>
                <w:szCs w:val="20"/>
              </w:rPr>
            </w:pPr>
            <w:r>
              <w:rPr>
                <w:rFonts w:hint="eastAsia" w:ascii="宋体" w:hAnsi="宋体"/>
                <w:kern w:val="0"/>
                <w:szCs w:val="21"/>
                <w:lang w:eastAsia="zh-CN"/>
              </w:rPr>
              <w:t>第四章</w:t>
            </w:r>
            <w:r>
              <w:rPr>
                <w:rFonts w:hint="eastAsia" w:ascii="宋体" w:hAnsi="宋体"/>
                <w:kern w:val="0"/>
                <w:szCs w:val="21"/>
              </w:rPr>
              <w:t>/1.2.1</w:t>
            </w:r>
          </w:p>
        </w:tc>
        <w:tc>
          <w:tcPr>
            <w:tcW w:w="4825" w:type="dxa"/>
            <w:noWrap w:val="0"/>
            <w:tcMar>
              <w:top w:w="0" w:type="dxa"/>
              <w:left w:w="108" w:type="dxa"/>
              <w:bottom w:w="0" w:type="dxa"/>
              <w:right w:w="108" w:type="dxa"/>
            </w:tcMar>
            <w:vAlign w:val="center"/>
          </w:tcPr>
          <w:p w14:paraId="6CDD7384">
            <w:pPr>
              <w:widowControl/>
              <w:spacing w:before="100" w:beforeAutospacing="1" w:after="100" w:afterAutospacing="1"/>
              <w:jc w:val="left"/>
              <w:rPr>
                <w:kern w:val="0"/>
                <w:sz w:val="20"/>
                <w:szCs w:val="20"/>
              </w:rPr>
            </w:pPr>
            <w:r>
              <w:rPr>
                <w:kern w:val="0"/>
                <w:szCs w:val="21"/>
              </w:rPr>
              <w:t> </w:t>
            </w:r>
            <w:r>
              <w:rPr>
                <w:rFonts w:hint="eastAsia"/>
                <w:kern w:val="0"/>
                <w:szCs w:val="21"/>
              </w:rPr>
              <w:t>增加数电发票段禁止跨年使用校验。</w:t>
            </w:r>
          </w:p>
        </w:tc>
        <w:tc>
          <w:tcPr>
            <w:tcW w:w="975" w:type="dxa"/>
            <w:vMerge w:val="restart"/>
            <w:noWrap w:val="0"/>
            <w:tcMar>
              <w:top w:w="0" w:type="dxa"/>
              <w:left w:w="108" w:type="dxa"/>
              <w:bottom w:w="0" w:type="dxa"/>
              <w:right w:w="108" w:type="dxa"/>
            </w:tcMar>
            <w:vAlign w:val="center"/>
          </w:tcPr>
          <w:p w14:paraId="1B7646DC">
            <w:pPr>
              <w:widowControl/>
              <w:spacing w:before="100" w:beforeAutospacing="1" w:after="100" w:afterAutospacing="1"/>
              <w:jc w:val="left"/>
              <w:rPr>
                <w:kern w:val="0"/>
                <w:sz w:val="20"/>
                <w:szCs w:val="20"/>
              </w:rPr>
            </w:pPr>
            <w:r>
              <w:rPr>
                <w:rFonts w:hint="eastAsia"/>
                <w:kern w:val="0"/>
                <w:sz w:val="20"/>
                <w:szCs w:val="20"/>
              </w:rPr>
              <w:t>2022.12.28</w:t>
            </w:r>
          </w:p>
        </w:tc>
      </w:tr>
      <w:tr w14:paraId="4F12CB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66229FA6">
            <w:pPr>
              <w:widowControl/>
              <w:spacing w:before="100" w:beforeAutospacing="1" w:after="100" w:afterAutospacing="1"/>
              <w:jc w:val="left"/>
              <w:rPr>
                <w:kern w:val="0"/>
                <w:szCs w:val="21"/>
              </w:rPr>
            </w:pPr>
          </w:p>
        </w:tc>
        <w:tc>
          <w:tcPr>
            <w:tcW w:w="1386" w:type="dxa"/>
            <w:noWrap w:val="0"/>
            <w:tcMar>
              <w:top w:w="0" w:type="dxa"/>
              <w:left w:w="108" w:type="dxa"/>
              <w:bottom w:w="0" w:type="dxa"/>
              <w:right w:w="108" w:type="dxa"/>
            </w:tcMar>
            <w:vAlign w:val="center"/>
          </w:tcPr>
          <w:p w14:paraId="5716173D">
            <w:pPr>
              <w:widowControl/>
              <w:spacing w:before="100" w:beforeAutospacing="1" w:after="100" w:afterAutospacing="1"/>
              <w:jc w:val="left"/>
              <w:rPr>
                <w:rFonts w:ascii="宋体" w:hAnsi="宋体"/>
                <w:kern w:val="0"/>
                <w:szCs w:val="21"/>
              </w:rPr>
            </w:pPr>
            <w:r>
              <w:rPr>
                <w:rFonts w:hint="eastAsia" w:ascii="宋体" w:hAnsi="宋体"/>
                <w:kern w:val="0"/>
                <w:szCs w:val="21"/>
                <w:lang w:eastAsia="zh-CN"/>
              </w:rPr>
              <w:t>第五章</w:t>
            </w:r>
            <w:r>
              <w:rPr>
                <w:rFonts w:hint="eastAsia" w:ascii="宋体" w:hAnsi="宋体"/>
                <w:kern w:val="0"/>
                <w:szCs w:val="21"/>
              </w:rPr>
              <w:t>/12</w:t>
            </w:r>
          </w:p>
        </w:tc>
        <w:tc>
          <w:tcPr>
            <w:tcW w:w="4825" w:type="dxa"/>
            <w:noWrap w:val="0"/>
            <w:tcMar>
              <w:top w:w="0" w:type="dxa"/>
              <w:left w:w="108" w:type="dxa"/>
              <w:bottom w:w="0" w:type="dxa"/>
              <w:right w:w="108" w:type="dxa"/>
            </w:tcMar>
            <w:vAlign w:val="center"/>
          </w:tcPr>
          <w:p w14:paraId="4F82C816">
            <w:pPr>
              <w:widowControl/>
              <w:spacing w:before="100" w:beforeAutospacing="1" w:after="100" w:afterAutospacing="1"/>
              <w:jc w:val="left"/>
              <w:rPr>
                <w:kern w:val="0"/>
                <w:szCs w:val="21"/>
              </w:rPr>
            </w:pPr>
            <w:r>
              <w:rPr>
                <w:rFonts w:hint="eastAsia"/>
                <w:kern w:val="0"/>
                <w:szCs w:val="21"/>
              </w:rPr>
              <w:t>发票上传接口中购买方纳税人识别号填写增加校验规则</w:t>
            </w:r>
          </w:p>
        </w:tc>
        <w:tc>
          <w:tcPr>
            <w:tcW w:w="975" w:type="dxa"/>
            <w:vMerge w:val="continue"/>
            <w:noWrap w:val="0"/>
            <w:tcMar>
              <w:top w:w="0" w:type="dxa"/>
              <w:left w:w="108" w:type="dxa"/>
              <w:bottom w:w="0" w:type="dxa"/>
              <w:right w:w="108" w:type="dxa"/>
            </w:tcMar>
            <w:vAlign w:val="center"/>
          </w:tcPr>
          <w:p w14:paraId="29F4B242">
            <w:pPr>
              <w:widowControl/>
              <w:spacing w:before="100" w:beforeAutospacing="1" w:after="100" w:afterAutospacing="1"/>
              <w:jc w:val="left"/>
              <w:rPr>
                <w:rFonts w:hint="eastAsia"/>
                <w:kern w:val="0"/>
                <w:szCs w:val="21"/>
              </w:rPr>
            </w:pPr>
          </w:p>
        </w:tc>
      </w:tr>
      <w:tr w14:paraId="26257A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6E9B0DCD">
            <w:pPr>
              <w:widowControl/>
              <w:spacing w:before="100" w:beforeAutospacing="1" w:after="100" w:afterAutospacing="1"/>
              <w:jc w:val="left"/>
              <w:rPr>
                <w:kern w:val="0"/>
                <w:szCs w:val="21"/>
              </w:rPr>
            </w:pPr>
            <w:r>
              <w:rPr>
                <w:rFonts w:hint="eastAsia"/>
                <w:kern w:val="0"/>
                <w:szCs w:val="21"/>
              </w:rPr>
              <w:t>V1.002</w:t>
            </w:r>
          </w:p>
        </w:tc>
        <w:tc>
          <w:tcPr>
            <w:tcW w:w="1386" w:type="dxa"/>
            <w:noWrap w:val="0"/>
            <w:tcMar>
              <w:top w:w="0" w:type="dxa"/>
              <w:left w:w="108" w:type="dxa"/>
              <w:bottom w:w="0" w:type="dxa"/>
              <w:right w:w="108" w:type="dxa"/>
            </w:tcMar>
            <w:vAlign w:val="center"/>
          </w:tcPr>
          <w:p w14:paraId="1DEE5859">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7464C221">
            <w:pPr>
              <w:widowControl/>
              <w:spacing w:before="100" w:beforeAutospacing="1" w:after="100" w:afterAutospacing="1"/>
              <w:jc w:val="left"/>
              <w:rPr>
                <w:rFonts w:hint="eastAsia"/>
                <w:kern w:val="0"/>
                <w:szCs w:val="21"/>
              </w:rPr>
            </w:pPr>
            <w:r>
              <w:rPr>
                <w:rFonts w:hint="eastAsia"/>
                <w:kern w:val="0"/>
                <w:szCs w:val="21"/>
              </w:rPr>
              <w:t>按照新版文档格式调整接口框架名称</w:t>
            </w:r>
          </w:p>
        </w:tc>
        <w:tc>
          <w:tcPr>
            <w:tcW w:w="975" w:type="dxa"/>
            <w:vMerge w:val="restart"/>
            <w:noWrap w:val="0"/>
            <w:tcMar>
              <w:top w:w="0" w:type="dxa"/>
              <w:left w:w="108" w:type="dxa"/>
              <w:bottom w:w="0" w:type="dxa"/>
              <w:right w:w="108" w:type="dxa"/>
            </w:tcMar>
            <w:vAlign w:val="center"/>
          </w:tcPr>
          <w:p w14:paraId="5938AEDB">
            <w:pPr>
              <w:widowControl/>
              <w:spacing w:before="100" w:beforeAutospacing="1" w:after="100" w:afterAutospacing="1"/>
              <w:jc w:val="left"/>
              <w:rPr>
                <w:rFonts w:hint="eastAsia"/>
                <w:kern w:val="0"/>
                <w:szCs w:val="21"/>
              </w:rPr>
            </w:pPr>
            <w:r>
              <w:rPr>
                <w:rFonts w:hint="eastAsia"/>
                <w:kern w:val="0"/>
                <w:szCs w:val="21"/>
              </w:rPr>
              <w:t>2022.12.29</w:t>
            </w:r>
          </w:p>
        </w:tc>
      </w:tr>
      <w:tr w14:paraId="48D8E7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539B9212">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15D2F29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09CB931D">
            <w:pPr>
              <w:widowControl/>
              <w:spacing w:before="100" w:beforeAutospacing="1" w:after="100" w:afterAutospacing="1"/>
              <w:jc w:val="left"/>
              <w:rPr>
                <w:rFonts w:hint="eastAsia"/>
                <w:kern w:val="0"/>
                <w:szCs w:val="21"/>
              </w:rPr>
            </w:pPr>
            <w:r>
              <w:rPr>
                <w:rFonts w:hint="eastAsia"/>
                <w:kern w:val="0"/>
                <w:szCs w:val="21"/>
              </w:rPr>
              <w:t>发票上传接口中“</w:t>
            </w:r>
            <w:r>
              <w:rPr>
                <w:rFonts w:hint="eastAsia" w:ascii="宋体" w:hAnsi="宋体"/>
                <w:szCs w:val="21"/>
              </w:rPr>
              <w:t>服务器地址</w:t>
            </w:r>
            <w:r>
              <w:rPr>
                <w:rFonts w:hint="eastAsia"/>
                <w:kern w:val="0"/>
                <w:szCs w:val="21"/>
              </w:rPr>
              <w:t>”和“</w:t>
            </w:r>
            <w:r>
              <w:rPr>
                <w:rFonts w:hint="eastAsia" w:ascii="宋体" w:hAnsi="宋体"/>
                <w:szCs w:val="21"/>
              </w:rPr>
              <w:t>mac地址</w:t>
            </w:r>
            <w:r>
              <w:rPr>
                <w:rFonts w:hint="eastAsia"/>
                <w:kern w:val="0"/>
                <w:szCs w:val="21"/>
              </w:rPr>
              <w:t>”字段说明增加“需自行采集开票申请设备”。</w:t>
            </w:r>
          </w:p>
        </w:tc>
        <w:tc>
          <w:tcPr>
            <w:tcW w:w="975" w:type="dxa"/>
            <w:vMerge w:val="continue"/>
            <w:noWrap w:val="0"/>
            <w:tcMar>
              <w:top w:w="0" w:type="dxa"/>
              <w:left w:w="108" w:type="dxa"/>
              <w:bottom w:w="0" w:type="dxa"/>
              <w:right w:w="108" w:type="dxa"/>
            </w:tcMar>
            <w:vAlign w:val="center"/>
          </w:tcPr>
          <w:p w14:paraId="5AEF3AFC">
            <w:pPr>
              <w:widowControl/>
              <w:spacing w:before="100" w:beforeAutospacing="1" w:after="100" w:afterAutospacing="1"/>
              <w:jc w:val="left"/>
              <w:rPr>
                <w:rFonts w:hint="eastAsia"/>
                <w:kern w:val="0"/>
                <w:szCs w:val="21"/>
              </w:rPr>
            </w:pPr>
          </w:p>
        </w:tc>
      </w:tr>
      <w:tr w14:paraId="0671FF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585A8148">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35011C0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28118BC2">
            <w:pPr>
              <w:widowControl/>
              <w:spacing w:before="100" w:beforeAutospacing="1" w:after="100" w:afterAutospacing="1"/>
              <w:jc w:val="left"/>
              <w:rPr>
                <w:rFonts w:hint="eastAsia"/>
                <w:kern w:val="0"/>
                <w:szCs w:val="21"/>
              </w:rPr>
            </w:pPr>
            <w:r>
              <w:rPr>
                <w:rFonts w:hint="eastAsia"/>
                <w:kern w:val="0"/>
                <w:szCs w:val="21"/>
              </w:rPr>
              <w:t>查询发票额度接口说明中增加查询发票额度次数限制说明。</w:t>
            </w:r>
          </w:p>
        </w:tc>
        <w:tc>
          <w:tcPr>
            <w:tcW w:w="975" w:type="dxa"/>
            <w:vMerge w:val="continue"/>
            <w:noWrap w:val="0"/>
            <w:tcMar>
              <w:top w:w="0" w:type="dxa"/>
              <w:left w:w="108" w:type="dxa"/>
              <w:bottom w:w="0" w:type="dxa"/>
              <w:right w:w="108" w:type="dxa"/>
            </w:tcMar>
            <w:vAlign w:val="center"/>
          </w:tcPr>
          <w:p w14:paraId="6F2B1DEC">
            <w:pPr>
              <w:widowControl/>
              <w:spacing w:before="100" w:beforeAutospacing="1" w:after="100" w:afterAutospacing="1"/>
              <w:jc w:val="left"/>
              <w:rPr>
                <w:rFonts w:hint="eastAsia"/>
                <w:kern w:val="0"/>
                <w:szCs w:val="21"/>
              </w:rPr>
            </w:pPr>
          </w:p>
        </w:tc>
      </w:tr>
      <w:tr w14:paraId="76A6DD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44109AE8">
            <w:pPr>
              <w:widowControl/>
              <w:spacing w:before="100" w:beforeAutospacing="1" w:after="100" w:afterAutospacing="1"/>
              <w:jc w:val="left"/>
              <w:rPr>
                <w:rFonts w:hint="eastAsia"/>
                <w:kern w:val="0"/>
                <w:szCs w:val="21"/>
              </w:rPr>
            </w:pPr>
            <w:r>
              <w:rPr>
                <w:rFonts w:hint="eastAsia"/>
                <w:kern w:val="0"/>
                <w:szCs w:val="21"/>
              </w:rPr>
              <w:t>V1.003</w:t>
            </w:r>
          </w:p>
        </w:tc>
        <w:tc>
          <w:tcPr>
            <w:tcW w:w="1386" w:type="dxa"/>
            <w:noWrap w:val="0"/>
            <w:tcMar>
              <w:top w:w="0" w:type="dxa"/>
              <w:left w:w="108" w:type="dxa"/>
              <w:bottom w:w="0" w:type="dxa"/>
              <w:right w:w="108" w:type="dxa"/>
            </w:tcMar>
            <w:vAlign w:val="center"/>
          </w:tcPr>
          <w:p w14:paraId="4089D396">
            <w:pPr>
              <w:widowControl/>
              <w:spacing w:before="100" w:beforeAutospacing="1" w:after="100" w:afterAutospacing="1"/>
              <w:jc w:val="left"/>
              <w:rPr>
                <w:rFonts w:hint="eastAsia" w:ascii="宋体" w:hAnsi="宋体" w:eastAsia="宋体"/>
                <w:kern w:val="0"/>
                <w:szCs w:val="21"/>
                <w:lang w:eastAsia="zh-CN"/>
              </w:rPr>
            </w:pPr>
            <w:bookmarkStart w:id="15" w:name="OLE_LINK1"/>
            <w:r>
              <w:rPr>
                <w:rFonts w:hint="eastAsia" w:ascii="宋体" w:hAnsi="宋体"/>
                <w:kern w:val="0"/>
                <w:szCs w:val="21"/>
                <w:lang w:eastAsia="zh-CN"/>
              </w:rPr>
              <w:t>第四章</w:t>
            </w:r>
            <w:r>
              <w:rPr>
                <w:rFonts w:hint="eastAsia" w:ascii="宋体" w:hAnsi="宋体"/>
                <w:kern w:val="0"/>
                <w:szCs w:val="21"/>
              </w:rPr>
              <w:t>和</w:t>
            </w:r>
            <w:bookmarkEnd w:id="15"/>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4ACF2E56">
            <w:pPr>
              <w:widowControl/>
              <w:spacing w:before="100" w:beforeAutospacing="1" w:after="100" w:afterAutospacing="1"/>
              <w:jc w:val="left"/>
              <w:rPr>
                <w:rFonts w:hint="eastAsia"/>
                <w:kern w:val="0"/>
                <w:szCs w:val="21"/>
              </w:rPr>
            </w:pPr>
            <w:r>
              <w:rPr>
                <w:rFonts w:hint="eastAsia"/>
                <w:kern w:val="0"/>
                <w:szCs w:val="21"/>
              </w:rPr>
              <w:t>将“全电发票”“新电票”改为“数电发票”。</w:t>
            </w:r>
          </w:p>
        </w:tc>
        <w:tc>
          <w:tcPr>
            <w:tcW w:w="975" w:type="dxa"/>
            <w:vMerge w:val="restart"/>
            <w:noWrap w:val="0"/>
            <w:tcMar>
              <w:top w:w="0" w:type="dxa"/>
              <w:left w:w="108" w:type="dxa"/>
              <w:bottom w:w="0" w:type="dxa"/>
              <w:right w:w="108" w:type="dxa"/>
            </w:tcMar>
            <w:vAlign w:val="center"/>
          </w:tcPr>
          <w:p w14:paraId="3152712C">
            <w:pPr>
              <w:widowControl/>
              <w:spacing w:before="100" w:beforeAutospacing="1" w:after="100" w:afterAutospacing="1"/>
              <w:jc w:val="left"/>
              <w:rPr>
                <w:rFonts w:hint="eastAsia"/>
                <w:kern w:val="0"/>
                <w:szCs w:val="21"/>
              </w:rPr>
            </w:pPr>
            <w:r>
              <w:rPr>
                <w:rFonts w:hint="eastAsia"/>
                <w:kern w:val="0"/>
                <w:szCs w:val="21"/>
              </w:rPr>
              <w:t>2023.01.10</w:t>
            </w:r>
          </w:p>
        </w:tc>
      </w:tr>
      <w:tr w14:paraId="2DD8EE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0CE15A70">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726A5490">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6AABD447">
            <w:pPr>
              <w:widowControl/>
              <w:spacing w:before="100" w:beforeAutospacing="1" w:after="100" w:afterAutospacing="1"/>
              <w:jc w:val="left"/>
              <w:rPr>
                <w:rFonts w:hint="eastAsia"/>
                <w:kern w:val="0"/>
                <w:szCs w:val="21"/>
              </w:rPr>
            </w:pPr>
            <w:r>
              <w:rPr>
                <w:rFonts w:hint="eastAsia"/>
                <w:kern w:val="0"/>
                <w:szCs w:val="21"/>
              </w:rPr>
              <w:t>发票上传接口-接口说明中增加“每次上传最大票量为100张数电发票”内容。</w:t>
            </w:r>
          </w:p>
        </w:tc>
        <w:tc>
          <w:tcPr>
            <w:tcW w:w="975" w:type="dxa"/>
            <w:vMerge w:val="continue"/>
            <w:noWrap w:val="0"/>
            <w:tcMar>
              <w:top w:w="0" w:type="dxa"/>
              <w:left w:w="108" w:type="dxa"/>
              <w:bottom w:w="0" w:type="dxa"/>
              <w:right w:w="108" w:type="dxa"/>
            </w:tcMar>
            <w:vAlign w:val="center"/>
          </w:tcPr>
          <w:p w14:paraId="7C8E882F">
            <w:pPr>
              <w:widowControl/>
              <w:spacing w:before="100" w:beforeAutospacing="1" w:after="100" w:afterAutospacing="1"/>
              <w:jc w:val="left"/>
              <w:rPr>
                <w:rFonts w:hint="eastAsia"/>
                <w:kern w:val="0"/>
                <w:szCs w:val="21"/>
              </w:rPr>
            </w:pPr>
          </w:p>
        </w:tc>
      </w:tr>
      <w:tr w14:paraId="2F47E8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0ED8A6E8">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6F8CBD46">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5A16F0BC">
            <w:pPr>
              <w:widowControl/>
              <w:spacing w:before="100" w:beforeAutospacing="1" w:after="100" w:afterAutospacing="1"/>
              <w:jc w:val="left"/>
              <w:rPr>
                <w:rFonts w:hint="eastAsia"/>
                <w:kern w:val="0"/>
                <w:szCs w:val="21"/>
              </w:rPr>
            </w:pPr>
            <w:r>
              <w:rPr>
                <w:rFonts w:hint="eastAsia"/>
                <w:kern w:val="0"/>
                <w:szCs w:val="21"/>
              </w:rPr>
              <w:t>发票上传接口中“平台编号”字段说明中增加“接入单位ID”。</w:t>
            </w:r>
          </w:p>
        </w:tc>
        <w:tc>
          <w:tcPr>
            <w:tcW w:w="975" w:type="dxa"/>
            <w:vMerge w:val="continue"/>
            <w:noWrap w:val="0"/>
            <w:tcMar>
              <w:top w:w="0" w:type="dxa"/>
              <w:left w:w="108" w:type="dxa"/>
              <w:bottom w:w="0" w:type="dxa"/>
              <w:right w:w="108" w:type="dxa"/>
            </w:tcMar>
            <w:vAlign w:val="center"/>
          </w:tcPr>
          <w:p w14:paraId="78092559">
            <w:pPr>
              <w:widowControl/>
              <w:spacing w:before="100" w:beforeAutospacing="1" w:after="100" w:afterAutospacing="1"/>
              <w:jc w:val="left"/>
              <w:rPr>
                <w:rFonts w:hint="eastAsia"/>
                <w:kern w:val="0"/>
                <w:szCs w:val="21"/>
              </w:rPr>
            </w:pPr>
          </w:p>
        </w:tc>
      </w:tr>
      <w:tr w14:paraId="2EF91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tcMar>
              <w:top w:w="0" w:type="dxa"/>
              <w:left w:w="108" w:type="dxa"/>
              <w:bottom w:w="0" w:type="dxa"/>
              <w:right w:w="108" w:type="dxa"/>
            </w:tcMar>
            <w:vAlign w:val="center"/>
          </w:tcPr>
          <w:p w14:paraId="1337CED1">
            <w:pPr>
              <w:widowControl/>
              <w:spacing w:before="100" w:beforeAutospacing="1" w:after="100" w:afterAutospacing="1"/>
              <w:jc w:val="left"/>
              <w:rPr>
                <w:kern w:val="0"/>
                <w:szCs w:val="21"/>
              </w:rPr>
            </w:pPr>
            <w:r>
              <w:rPr>
                <w:rFonts w:hint="eastAsia"/>
                <w:kern w:val="0"/>
                <w:szCs w:val="21"/>
              </w:rPr>
              <w:t>V1.004</w:t>
            </w:r>
          </w:p>
        </w:tc>
        <w:tc>
          <w:tcPr>
            <w:tcW w:w="1386" w:type="dxa"/>
            <w:noWrap w:val="0"/>
            <w:tcMar>
              <w:top w:w="0" w:type="dxa"/>
              <w:left w:w="108" w:type="dxa"/>
              <w:bottom w:w="0" w:type="dxa"/>
              <w:right w:w="108" w:type="dxa"/>
            </w:tcMar>
            <w:vAlign w:val="center"/>
          </w:tcPr>
          <w:p w14:paraId="267352B7">
            <w:pPr>
              <w:widowControl/>
              <w:spacing w:before="100" w:beforeAutospacing="1" w:after="100" w:afterAutospacing="1"/>
              <w:jc w:val="left"/>
              <w:rPr>
                <w:rFonts w:hint="eastAsia" w:ascii="宋体" w:hAnsi="宋体"/>
                <w:kern w:val="0"/>
                <w:szCs w:val="21"/>
              </w:rPr>
            </w:pPr>
            <w:r>
              <w:rPr>
                <w:rFonts w:hint="eastAsia" w:ascii="宋体" w:hAnsi="宋体"/>
                <w:color w:val="000000"/>
                <w:kern w:val="0"/>
                <w:sz w:val="20"/>
                <w:szCs w:val="20"/>
              </w:rPr>
              <w:t>全部</w:t>
            </w:r>
          </w:p>
        </w:tc>
        <w:tc>
          <w:tcPr>
            <w:tcW w:w="4825" w:type="dxa"/>
            <w:noWrap w:val="0"/>
            <w:tcMar>
              <w:top w:w="0" w:type="dxa"/>
              <w:left w:w="108" w:type="dxa"/>
              <w:bottom w:w="0" w:type="dxa"/>
              <w:right w:w="108" w:type="dxa"/>
            </w:tcMar>
            <w:vAlign w:val="center"/>
          </w:tcPr>
          <w:p w14:paraId="648CAA3C">
            <w:pPr>
              <w:jc w:val="left"/>
              <w:rPr>
                <w:rFonts w:hint="eastAsia"/>
                <w:kern w:val="0"/>
                <w:szCs w:val="21"/>
              </w:rPr>
            </w:pPr>
            <w:r>
              <w:rPr>
                <w:rFonts w:hint="eastAsia" w:ascii="宋体" w:hAnsi="宋体" w:cs="宋体"/>
                <w:color w:val="000000"/>
                <w:kern w:val="0"/>
                <w:szCs w:val="21"/>
                <w:lang w:bidi="ar"/>
              </w:rPr>
              <w:t>添加目录与页码</w:t>
            </w:r>
          </w:p>
        </w:tc>
        <w:tc>
          <w:tcPr>
            <w:tcW w:w="975" w:type="dxa"/>
            <w:noWrap w:val="0"/>
            <w:tcMar>
              <w:top w:w="0" w:type="dxa"/>
              <w:left w:w="108" w:type="dxa"/>
              <w:bottom w:w="0" w:type="dxa"/>
              <w:right w:w="108" w:type="dxa"/>
            </w:tcMar>
            <w:vAlign w:val="center"/>
          </w:tcPr>
          <w:p w14:paraId="48824BDB">
            <w:pPr>
              <w:widowControl/>
              <w:spacing w:before="100" w:beforeAutospacing="1" w:after="100" w:afterAutospacing="1"/>
              <w:jc w:val="left"/>
              <w:rPr>
                <w:rFonts w:hint="eastAsia"/>
                <w:kern w:val="0"/>
                <w:szCs w:val="21"/>
              </w:rPr>
            </w:pPr>
            <w:r>
              <w:rPr>
                <w:rFonts w:hint="eastAsia"/>
                <w:kern w:val="0"/>
                <w:szCs w:val="21"/>
              </w:rPr>
              <w:t>2023.02.04</w:t>
            </w:r>
          </w:p>
        </w:tc>
      </w:tr>
      <w:tr w14:paraId="36C1CF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tcMar>
              <w:top w:w="0" w:type="dxa"/>
              <w:left w:w="108" w:type="dxa"/>
              <w:bottom w:w="0" w:type="dxa"/>
              <w:right w:w="108" w:type="dxa"/>
            </w:tcMar>
            <w:vAlign w:val="center"/>
          </w:tcPr>
          <w:p w14:paraId="6474059C">
            <w:pPr>
              <w:widowControl/>
              <w:spacing w:before="100" w:beforeAutospacing="1" w:after="100" w:afterAutospacing="1"/>
              <w:jc w:val="left"/>
              <w:rPr>
                <w:kern w:val="0"/>
                <w:szCs w:val="21"/>
              </w:rPr>
            </w:pPr>
            <w:r>
              <w:rPr>
                <w:rFonts w:hint="eastAsia"/>
                <w:kern w:val="0"/>
                <w:szCs w:val="21"/>
              </w:rPr>
              <w:t>V1.005</w:t>
            </w:r>
          </w:p>
        </w:tc>
        <w:tc>
          <w:tcPr>
            <w:tcW w:w="1386" w:type="dxa"/>
            <w:noWrap w:val="0"/>
            <w:tcMar>
              <w:top w:w="0" w:type="dxa"/>
              <w:left w:w="108" w:type="dxa"/>
              <w:bottom w:w="0" w:type="dxa"/>
              <w:right w:w="108" w:type="dxa"/>
            </w:tcMar>
            <w:vAlign w:val="center"/>
          </w:tcPr>
          <w:p w14:paraId="10FDCF9A">
            <w:pPr>
              <w:widowControl/>
              <w:spacing w:before="100" w:beforeAutospacing="1" w:after="100" w:afterAutospacing="1"/>
              <w:jc w:val="left"/>
              <w:rPr>
                <w:rFonts w:hint="eastAsia" w:ascii="宋体" w:hAnsi="宋体"/>
                <w:color w:val="000000"/>
                <w:kern w:val="0"/>
                <w:sz w:val="20"/>
                <w:szCs w:val="20"/>
              </w:rPr>
            </w:pPr>
            <w:r>
              <w:rPr>
                <w:rFonts w:hint="eastAsia" w:ascii="宋体" w:hAnsi="宋体"/>
                <w:color w:val="000000"/>
                <w:kern w:val="0"/>
                <w:sz w:val="20"/>
                <w:szCs w:val="20"/>
              </w:rPr>
              <w:t>全部</w:t>
            </w:r>
          </w:p>
        </w:tc>
        <w:tc>
          <w:tcPr>
            <w:tcW w:w="4825" w:type="dxa"/>
            <w:noWrap w:val="0"/>
            <w:tcMar>
              <w:top w:w="0" w:type="dxa"/>
              <w:left w:w="108" w:type="dxa"/>
              <w:bottom w:w="0" w:type="dxa"/>
              <w:right w:w="108" w:type="dxa"/>
            </w:tcMar>
            <w:vAlign w:val="center"/>
          </w:tcPr>
          <w:p w14:paraId="63420C9A">
            <w:pPr>
              <w:jc w:val="left"/>
              <w:rPr>
                <w:rFonts w:ascii="宋体" w:hAnsi="宋体" w:cs="宋体"/>
                <w:color w:val="000000"/>
                <w:kern w:val="0"/>
                <w:szCs w:val="21"/>
                <w:lang w:bidi="ar"/>
              </w:rPr>
            </w:pPr>
            <w:r>
              <w:rPr>
                <w:rFonts w:hint="eastAsia" w:ascii="宋体" w:hAnsi="宋体" w:cs="宋体"/>
                <w:color w:val="000000"/>
                <w:kern w:val="0"/>
                <w:szCs w:val="21"/>
                <w:lang w:bidi="ar"/>
              </w:rPr>
              <w:t>“接入单位”修改为“直连单位”。</w:t>
            </w:r>
          </w:p>
        </w:tc>
        <w:tc>
          <w:tcPr>
            <w:tcW w:w="975" w:type="dxa"/>
            <w:noWrap w:val="0"/>
            <w:tcMar>
              <w:top w:w="0" w:type="dxa"/>
              <w:left w:w="108" w:type="dxa"/>
              <w:bottom w:w="0" w:type="dxa"/>
              <w:right w:w="108" w:type="dxa"/>
            </w:tcMar>
            <w:vAlign w:val="center"/>
          </w:tcPr>
          <w:p w14:paraId="140F58E0">
            <w:pPr>
              <w:widowControl/>
              <w:spacing w:before="100" w:beforeAutospacing="1" w:after="100" w:afterAutospacing="1"/>
              <w:jc w:val="left"/>
              <w:rPr>
                <w:kern w:val="0"/>
                <w:szCs w:val="21"/>
              </w:rPr>
            </w:pPr>
            <w:r>
              <w:rPr>
                <w:rFonts w:hint="eastAsia"/>
                <w:kern w:val="0"/>
                <w:szCs w:val="21"/>
              </w:rPr>
              <w:t>2023.02.16</w:t>
            </w:r>
          </w:p>
        </w:tc>
      </w:tr>
      <w:tr w14:paraId="79CDB8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tcMar>
              <w:top w:w="0" w:type="dxa"/>
              <w:left w:w="108" w:type="dxa"/>
              <w:bottom w:w="0" w:type="dxa"/>
              <w:right w:w="108" w:type="dxa"/>
            </w:tcMar>
            <w:vAlign w:val="center"/>
          </w:tcPr>
          <w:p w14:paraId="7C425FAB">
            <w:pPr>
              <w:widowControl/>
              <w:spacing w:before="100" w:beforeAutospacing="1" w:after="100" w:afterAutospacing="1"/>
              <w:jc w:val="left"/>
              <w:rPr>
                <w:rFonts w:hint="eastAsia"/>
                <w:kern w:val="0"/>
                <w:szCs w:val="21"/>
              </w:rPr>
            </w:pPr>
            <w:r>
              <w:rPr>
                <w:rFonts w:hint="eastAsia"/>
                <w:kern w:val="0"/>
                <w:szCs w:val="21"/>
              </w:rPr>
              <w:t>V1.006</w:t>
            </w:r>
          </w:p>
        </w:tc>
        <w:tc>
          <w:tcPr>
            <w:tcW w:w="1386" w:type="dxa"/>
            <w:noWrap w:val="0"/>
            <w:tcMar>
              <w:top w:w="0" w:type="dxa"/>
              <w:left w:w="108" w:type="dxa"/>
              <w:bottom w:w="0" w:type="dxa"/>
              <w:right w:w="108" w:type="dxa"/>
            </w:tcMar>
            <w:vAlign w:val="center"/>
          </w:tcPr>
          <w:p w14:paraId="47C87598">
            <w:pPr>
              <w:widowControl/>
              <w:spacing w:before="100" w:beforeAutospacing="1" w:after="100" w:afterAutospacing="1"/>
              <w:jc w:val="left"/>
              <w:rPr>
                <w:rFonts w:hint="eastAsia" w:ascii="宋体" w:hAnsi="宋体" w:eastAsia="宋体"/>
                <w:color w:val="000000"/>
                <w:kern w:val="0"/>
                <w:sz w:val="20"/>
                <w:szCs w:val="20"/>
                <w:lang w:eastAsia="zh-CN"/>
              </w:rPr>
            </w:pPr>
            <w:r>
              <w:rPr>
                <w:rFonts w:hint="eastAsia" w:ascii="宋体" w:hAnsi="宋体"/>
                <w:color w:val="000000"/>
                <w:kern w:val="0"/>
                <w:sz w:val="20"/>
                <w:szCs w:val="20"/>
                <w:lang w:eastAsia="zh-CN"/>
              </w:rPr>
              <w:t>第四章</w:t>
            </w:r>
          </w:p>
        </w:tc>
        <w:tc>
          <w:tcPr>
            <w:tcW w:w="4825" w:type="dxa"/>
            <w:noWrap w:val="0"/>
            <w:tcMar>
              <w:top w:w="0" w:type="dxa"/>
              <w:left w:w="108" w:type="dxa"/>
              <w:bottom w:w="0" w:type="dxa"/>
              <w:right w:w="108" w:type="dxa"/>
            </w:tcMar>
            <w:vAlign w:val="center"/>
          </w:tcPr>
          <w:p w14:paraId="31E6B188">
            <w:pPr>
              <w:jc w:val="left"/>
              <w:rPr>
                <w:rFonts w:hint="eastAsia" w:ascii="宋体" w:hAnsi="宋体" w:cs="宋体"/>
                <w:color w:val="000000"/>
                <w:kern w:val="0"/>
                <w:szCs w:val="21"/>
                <w:lang w:bidi="ar"/>
              </w:rPr>
            </w:pPr>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2.2.4.3增加“平台编号”字段值必须为直连单位ID校验。</w:t>
            </w:r>
          </w:p>
        </w:tc>
        <w:tc>
          <w:tcPr>
            <w:tcW w:w="975" w:type="dxa"/>
            <w:noWrap w:val="0"/>
            <w:tcMar>
              <w:top w:w="0" w:type="dxa"/>
              <w:left w:w="108" w:type="dxa"/>
              <w:bottom w:w="0" w:type="dxa"/>
              <w:right w:w="108" w:type="dxa"/>
            </w:tcMar>
            <w:vAlign w:val="center"/>
          </w:tcPr>
          <w:p w14:paraId="25441D86">
            <w:pPr>
              <w:widowControl/>
              <w:spacing w:before="100" w:beforeAutospacing="1" w:after="100" w:afterAutospacing="1"/>
              <w:jc w:val="left"/>
              <w:rPr>
                <w:rFonts w:hint="eastAsia"/>
                <w:kern w:val="0"/>
                <w:szCs w:val="21"/>
              </w:rPr>
            </w:pPr>
            <w:r>
              <w:rPr>
                <w:rFonts w:hint="eastAsia"/>
                <w:kern w:val="0"/>
                <w:szCs w:val="21"/>
              </w:rPr>
              <w:t>2023.04.19</w:t>
            </w:r>
          </w:p>
        </w:tc>
      </w:tr>
      <w:tr w14:paraId="6DEE1F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tcMar>
              <w:top w:w="0" w:type="dxa"/>
              <w:left w:w="108" w:type="dxa"/>
              <w:bottom w:w="0" w:type="dxa"/>
              <w:right w:w="108" w:type="dxa"/>
            </w:tcMar>
            <w:vAlign w:val="center"/>
          </w:tcPr>
          <w:p w14:paraId="44636AAD">
            <w:pPr>
              <w:widowControl/>
              <w:spacing w:before="100" w:beforeAutospacing="1" w:after="100" w:afterAutospacing="1"/>
              <w:jc w:val="left"/>
              <w:rPr>
                <w:rFonts w:hint="eastAsia"/>
                <w:kern w:val="0"/>
                <w:szCs w:val="21"/>
              </w:rPr>
            </w:pPr>
            <w:r>
              <w:rPr>
                <w:rFonts w:hint="eastAsia"/>
                <w:kern w:val="0"/>
                <w:szCs w:val="21"/>
              </w:rPr>
              <w:t>V1.007</w:t>
            </w:r>
          </w:p>
        </w:tc>
        <w:tc>
          <w:tcPr>
            <w:tcW w:w="1386" w:type="dxa"/>
            <w:noWrap w:val="0"/>
            <w:tcMar>
              <w:top w:w="0" w:type="dxa"/>
              <w:left w:w="108" w:type="dxa"/>
              <w:bottom w:w="0" w:type="dxa"/>
              <w:right w:w="108" w:type="dxa"/>
            </w:tcMar>
            <w:vAlign w:val="center"/>
          </w:tcPr>
          <w:p w14:paraId="050976D4">
            <w:pPr>
              <w:jc w:val="left"/>
              <w:rPr>
                <w:rFonts w:hint="eastAsia" w:ascii="宋体" w:hAnsi="宋体" w:eastAsia="宋体"/>
                <w:color w:val="000000"/>
                <w:kern w:val="0"/>
                <w:sz w:val="20"/>
                <w:szCs w:val="20"/>
                <w:lang w:eastAsia="zh-CN"/>
              </w:rPr>
            </w:pPr>
            <w:r>
              <w:rPr>
                <w:rFonts w:hint="eastAsia" w:ascii="宋体" w:hAnsi="宋体"/>
                <w:kern w:val="0"/>
                <w:szCs w:val="21"/>
                <w:lang w:eastAsia="zh-CN"/>
              </w:rPr>
              <w:t>第四、五章</w:t>
            </w:r>
          </w:p>
        </w:tc>
        <w:tc>
          <w:tcPr>
            <w:tcW w:w="4825" w:type="dxa"/>
            <w:noWrap w:val="0"/>
            <w:tcMar>
              <w:top w:w="0" w:type="dxa"/>
              <w:left w:w="108" w:type="dxa"/>
              <w:bottom w:w="0" w:type="dxa"/>
              <w:right w:w="108" w:type="dxa"/>
            </w:tcMar>
            <w:vAlign w:val="center"/>
          </w:tcPr>
          <w:p w14:paraId="7454570D">
            <w:pPr>
              <w:jc w:val="left"/>
              <w:rPr>
                <w:rFonts w:hint="eastAsia"/>
              </w:rPr>
            </w:pPr>
            <w:bookmarkStart w:id="16" w:name="OLE_LINK2"/>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“1.2.6获取可用税收分类编码”增加增值税特殊开票税率实现内容。“4.2.4上传数电红字确认单确认信息”增加红字确认单撤销内容。</w:t>
            </w:r>
            <w:r>
              <w:rPr>
                <w:rFonts w:hint="eastAsia" w:ascii="宋体" w:hAnsi="宋体" w:cs="宋体"/>
                <w:color w:val="000000"/>
                <w:kern w:val="0"/>
                <w:szCs w:val="21"/>
                <w:lang w:eastAsia="zh-CN" w:bidi="ar"/>
              </w:rPr>
              <w:t>第五章</w:t>
            </w:r>
            <w:r>
              <w:rPr>
                <w:rFonts w:hint="eastAsia" w:ascii="宋体" w:hAnsi="宋体" w:cs="宋体"/>
                <w:color w:val="000000"/>
                <w:kern w:val="0"/>
                <w:szCs w:val="21"/>
                <w:lang w:bidi="ar"/>
              </w:rPr>
              <w:t>16数电红字确认单确认接口中“确认类型”增加“C：撤销”状态。11查询数电红字确认单明细信息、13查询数电红字确认单列表信息接口返回参数增加“录入日期”字段。</w:t>
            </w:r>
            <w:bookmarkEnd w:id="16"/>
          </w:p>
        </w:tc>
        <w:tc>
          <w:tcPr>
            <w:tcW w:w="975" w:type="dxa"/>
            <w:noWrap w:val="0"/>
            <w:tcMar>
              <w:top w:w="0" w:type="dxa"/>
              <w:left w:w="108" w:type="dxa"/>
              <w:bottom w:w="0" w:type="dxa"/>
              <w:right w:w="108" w:type="dxa"/>
            </w:tcMar>
            <w:vAlign w:val="center"/>
          </w:tcPr>
          <w:p w14:paraId="0B6918B4">
            <w:pPr>
              <w:widowControl/>
              <w:spacing w:before="100" w:beforeAutospacing="1" w:after="100" w:afterAutospacing="1"/>
              <w:jc w:val="left"/>
              <w:rPr>
                <w:kern w:val="0"/>
                <w:szCs w:val="21"/>
              </w:rPr>
            </w:pPr>
            <w:r>
              <w:rPr>
                <w:rFonts w:hint="eastAsia"/>
                <w:kern w:val="0"/>
                <w:szCs w:val="21"/>
              </w:rPr>
              <w:t>2023.05.27</w:t>
            </w:r>
          </w:p>
        </w:tc>
      </w:tr>
      <w:tr w14:paraId="51B785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6" w:hRule="atLeast"/>
          <w:jc w:val="center"/>
        </w:trPr>
        <w:tc>
          <w:tcPr>
            <w:tcW w:w="1053" w:type="dxa"/>
            <w:vMerge w:val="restart"/>
            <w:noWrap w:val="0"/>
            <w:tcMar>
              <w:top w:w="0" w:type="dxa"/>
              <w:left w:w="108" w:type="dxa"/>
              <w:bottom w:w="0" w:type="dxa"/>
              <w:right w:w="108" w:type="dxa"/>
            </w:tcMar>
            <w:vAlign w:val="center"/>
          </w:tcPr>
          <w:p w14:paraId="7FE0A607">
            <w:pPr>
              <w:widowControl/>
              <w:spacing w:before="100" w:beforeAutospacing="1" w:after="100" w:afterAutospacing="1"/>
              <w:jc w:val="left"/>
              <w:rPr>
                <w:rFonts w:hint="eastAsia"/>
                <w:kern w:val="0"/>
                <w:szCs w:val="21"/>
              </w:rPr>
            </w:pPr>
            <w:r>
              <w:rPr>
                <w:rFonts w:hint="eastAsia"/>
                <w:kern w:val="0"/>
                <w:szCs w:val="21"/>
              </w:rPr>
              <w:t>V2.000</w:t>
            </w:r>
          </w:p>
        </w:tc>
        <w:tc>
          <w:tcPr>
            <w:tcW w:w="1386" w:type="dxa"/>
            <w:noWrap w:val="0"/>
            <w:tcMar>
              <w:top w:w="0" w:type="dxa"/>
              <w:left w:w="108" w:type="dxa"/>
              <w:bottom w:w="0" w:type="dxa"/>
              <w:right w:w="108" w:type="dxa"/>
            </w:tcMar>
            <w:vAlign w:val="center"/>
          </w:tcPr>
          <w:p w14:paraId="14C3C63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4825" w:type="dxa"/>
            <w:noWrap w:val="0"/>
            <w:tcMar>
              <w:top w:w="0" w:type="dxa"/>
              <w:left w:w="108" w:type="dxa"/>
              <w:bottom w:w="0" w:type="dxa"/>
              <w:right w:w="108" w:type="dxa"/>
            </w:tcMar>
            <w:vAlign w:val="center"/>
          </w:tcPr>
          <w:p w14:paraId="3A2CFD3A">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增加“开票汇总确认”业务场景</w:t>
            </w:r>
          </w:p>
        </w:tc>
        <w:tc>
          <w:tcPr>
            <w:tcW w:w="975" w:type="dxa"/>
            <w:vMerge w:val="restart"/>
            <w:noWrap w:val="0"/>
            <w:tcMar>
              <w:top w:w="0" w:type="dxa"/>
              <w:left w:w="108" w:type="dxa"/>
              <w:bottom w:w="0" w:type="dxa"/>
              <w:right w:w="108" w:type="dxa"/>
            </w:tcMar>
            <w:vAlign w:val="center"/>
          </w:tcPr>
          <w:p w14:paraId="35CBF206">
            <w:pPr>
              <w:widowControl/>
              <w:spacing w:before="100" w:beforeAutospacing="1" w:after="100" w:afterAutospacing="1"/>
              <w:jc w:val="left"/>
              <w:rPr>
                <w:rFonts w:hint="eastAsia"/>
                <w:kern w:val="0"/>
                <w:szCs w:val="21"/>
              </w:rPr>
            </w:pPr>
            <w:r>
              <w:rPr>
                <w:rFonts w:hint="eastAsia"/>
                <w:kern w:val="0"/>
                <w:szCs w:val="21"/>
              </w:rPr>
              <w:t>2023.05.30</w:t>
            </w:r>
          </w:p>
        </w:tc>
      </w:tr>
      <w:tr w14:paraId="304D92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6A931931">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64A49DDD">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6EA94F5E">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增加“上传发票汇总确认信息”和“查询发票汇总确认信息”两个接口</w:t>
            </w:r>
          </w:p>
        </w:tc>
        <w:tc>
          <w:tcPr>
            <w:tcW w:w="975" w:type="dxa"/>
            <w:vMerge w:val="continue"/>
            <w:noWrap w:val="0"/>
            <w:tcMar>
              <w:top w:w="0" w:type="dxa"/>
              <w:left w:w="108" w:type="dxa"/>
              <w:bottom w:w="0" w:type="dxa"/>
              <w:right w:w="108" w:type="dxa"/>
            </w:tcMar>
            <w:vAlign w:val="center"/>
          </w:tcPr>
          <w:p w14:paraId="2525EDD3">
            <w:pPr>
              <w:widowControl/>
              <w:spacing w:before="100" w:beforeAutospacing="1" w:after="100" w:afterAutospacing="1"/>
              <w:jc w:val="left"/>
              <w:rPr>
                <w:rFonts w:hint="eastAsia"/>
                <w:kern w:val="0"/>
                <w:szCs w:val="21"/>
              </w:rPr>
            </w:pPr>
          </w:p>
        </w:tc>
      </w:tr>
      <w:tr w14:paraId="50CB7A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29F3CC29">
            <w:pPr>
              <w:widowControl/>
              <w:spacing w:before="100" w:beforeAutospacing="1" w:after="100" w:afterAutospacing="1"/>
              <w:jc w:val="left"/>
              <w:rPr>
                <w:kern w:val="0"/>
                <w:szCs w:val="21"/>
              </w:rPr>
            </w:pPr>
            <w:r>
              <w:rPr>
                <w:rFonts w:hint="eastAsia"/>
                <w:kern w:val="0"/>
                <w:szCs w:val="21"/>
              </w:rPr>
              <w:t>V2.001</w:t>
            </w:r>
          </w:p>
        </w:tc>
        <w:tc>
          <w:tcPr>
            <w:tcW w:w="1386" w:type="dxa"/>
            <w:noWrap w:val="0"/>
            <w:tcMar>
              <w:top w:w="0" w:type="dxa"/>
              <w:left w:w="108" w:type="dxa"/>
              <w:bottom w:w="0" w:type="dxa"/>
              <w:right w:w="108" w:type="dxa"/>
            </w:tcMar>
            <w:vAlign w:val="center"/>
          </w:tcPr>
          <w:p w14:paraId="08940D6C">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4825" w:type="dxa"/>
            <w:noWrap w:val="0"/>
            <w:tcMar>
              <w:top w:w="0" w:type="dxa"/>
              <w:left w:w="108" w:type="dxa"/>
              <w:bottom w:w="0" w:type="dxa"/>
              <w:right w:w="108" w:type="dxa"/>
            </w:tcMar>
            <w:vAlign w:val="center"/>
          </w:tcPr>
          <w:p w14:paraId="7BD0E6D0">
            <w:pPr>
              <w:widowControl/>
              <w:jc w:val="left"/>
              <w:rPr>
                <w:rFonts w:hint="eastAsia"/>
                <w:kern w:val="0"/>
                <w:szCs w:val="21"/>
              </w:rPr>
            </w:pPr>
            <w:r>
              <w:rPr>
                <w:rFonts w:hint="eastAsia"/>
                <w:kern w:val="0"/>
                <w:szCs w:val="21"/>
              </w:rPr>
              <w:t>2</w:t>
            </w:r>
            <w:r>
              <w:rPr>
                <w:kern w:val="0"/>
                <w:szCs w:val="21"/>
              </w:rPr>
              <w:t xml:space="preserve">.2.4.1 </w:t>
            </w:r>
            <w:r>
              <w:rPr>
                <w:rFonts w:hint="eastAsia"/>
                <w:kern w:val="0"/>
                <w:szCs w:val="21"/>
              </w:rPr>
              <w:t>调整“单价”、“数量”的校验逻辑；</w:t>
            </w:r>
          </w:p>
          <w:p w14:paraId="5DB9EDFE">
            <w:pPr>
              <w:pStyle w:val="12"/>
              <w:spacing w:after="0"/>
              <w:rPr>
                <w:rFonts w:hint="eastAsia" w:ascii="Times New Roman" w:hAnsi="Times New Roman" w:eastAsia="宋体" w:cs="Times New Roman"/>
                <w:kern w:val="0"/>
                <w:sz w:val="21"/>
                <w:szCs w:val="21"/>
              </w:rPr>
            </w:pPr>
            <w:r>
              <w:rPr>
                <w:rFonts w:ascii="Times New Roman" w:hAnsi="Times New Roman" w:eastAsia="宋体" w:cs="Times New Roman"/>
                <w:kern w:val="0"/>
                <w:sz w:val="21"/>
                <w:szCs w:val="21"/>
              </w:rPr>
              <w:t>3.2.3.1</w:t>
            </w:r>
            <w:r>
              <w:rPr>
                <w:rFonts w:hint="eastAsia" w:ascii="Times New Roman" w:hAnsi="Times New Roman" w:eastAsia="宋体" w:cs="Times New Roman"/>
                <w:kern w:val="0"/>
                <w:sz w:val="21"/>
                <w:szCs w:val="21"/>
              </w:rPr>
              <w:t>调整“单价”、“数量”的校验逻辑；</w:t>
            </w:r>
          </w:p>
          <w:p w14:paraId="1B2C4242">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.2.4.1</w:t>
            </w:r>
            <w:r>
              <w:rPr>
                <w:rFonts w:hint="eastAsia" w:ascii="Times New Roman" w:hAnsi="Times New Roman" w:eastAsia="宋体" w:cs="Times New Roman"/>
                <w:kern w:val="0"/>
                <w:sz w:val="21"/>
                <w:szCs w:val="21"/>
              </w:rPr>
              <w:t>调整“单价”、“数量”的校验逻辑；</w:t>
            </w:r>
          </w:p>
          <w:p w14:paraId="17ED321C">
            <w:pPr>
              <w:pStyle w:val="1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6调整发票汇总确认时间。</w:t>
            </w:r>
          </w:p>
        </w:tc>
        <w:tc>
          <w:tcPr>
            <w:tcW w:w="975" w:type="dxa"/>
            <w:noWrap w:val="0"/>
            <w:tcMar>
              <w:top w:w="0" w:type="dxa"/>
              <w:left w:w="108" w:type="dxa"/>
              <w:bottom w:w="0" w:type="dxa"/>
              <w:right w:w="108" w:type="dxa"/>
            </w:tcMar>
            <w:vAlign w:val="center"/>
          </w:tcPr>
          <w:p w14:paraId="2D0C3767">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000C26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5D4368B1">
            <w:pPr>
              <w:widowControl/>
              <w:spacing w:before="100" w:beforeAutospacing="1" w:after="100" w:afterAutospacing="1"/>
              <w:jc w:val="left"/>
              <w:rPr>
                <w:kern w:val="0"/>
                <w:szCs w:val="21"/>
              </w:rPr>
            </w:pPr>
          </w:p>
        </w:tc>
        <w:tc>
          <w:tcPr>
            <w:tcW w:w="1386" w:type="dxa"/>
            <w:noWrap w:val="0"/>
            <w:tcMar>
              <w:top w:w="0" w:type="dxa"/>
              <w:left w:w="108" w:type="dxa"/>
              <w:bottom w:w="0" w:type="dxa"/>
              <w:right w:w="108" w:type="dxa"/>
            </w:tcMar>
            <w:vAlign w:val="center"/>
          </w:tcPr>
          <w:p w14:paraId="6C55E4AE">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4825" w:type="dxa"/>
            <w:noWrap w:val="0"/>
            <w:tcMar>
              <w:top w:w="0" w:type="dxa"/>
              <w:left w:w="108" w:type="dxa"/>
              <w:bottom w:w="0" w:type="dxa"/>
              <w:right w:w="108" w:type="dxa"/>
            </w:tcMar>
            <w:vAlign w:val="center"/>
          </w:tcPr>
          <w:p w14:paraId="1A2953C9">
            <w:pPr>
              <w:widowControl/>
              <w:jc w:val="left"/>
              <w:rPr>
                <w:rFonts w:hint="eastAsia"/>
                <w:kern w:val="0"/>
                <w:szCs w:val="21"/>
              </w:rPr>
            </w:pPr>
            <w:r>
              <w:rPr>
                <w:kern w:val="0"/>
                <w:szCs w:val="21"/>
              </w:rPr>
              <w:t>12.</w:t>
            </w:r>
            <w:r>
              <w:rPr>
                <w:rFonts w:hint="eastAsia"/>
                <w:kern w:val="0"/>
                <w:szCs w:val="21"/>
              </w:rPr>
              <w:t>数字化电子发票上传接口，调整“单位”、“单价”、“数量”填写说明；</w:t>
            </w:r>
          </w:p>
          <w:p w14:paraId="03F8D61D">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5.</w:t>
            </w:r>
            <w:r>
              <w:rPr>
                <w:rFonts w:hint="eastAsia" w:ascii="Times New Roman" w:hAnsi="Times New Roman" w:eastAsia="宋体" w:cs="Times New Roman"/>
                <w:kern w:val="0"/>
                <w:sz w:val="21"/>
                <w:szCs w:val="21"/>
              </w:rPr>
              <w:t>数字化电子红字确认单申请接口，调整“单位”、“单价”、“数量”填写说明；</w:t>
            </w:r>
          </w:p>
          <w:p w14:paraId="22DA7697">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1.</w:t>
            </w:r>
            <w:r>
              <w:rPr>
                <w:rFonts w:hint="eastAsia" w:ascii="Times New Roman" w:hAnsi="Times New Roman" w:eastAsia="宋体" w:cs="Times New Roman"/>
                <w:kern w:val="0"/>
                <w:sz w:val="21"/>
                <w:szCs w:val="21"/>
              </w:rPr>
              <w:t>查询数字化电子红字确认单明细信息接口，调整“单位”、“单价”、“数量”说明；</w:t>
            </w:r>
          </w:p>
          <w:p w14:paraId="09C38DA6">
            <w:pPr>
              <w:pStyle w:val="1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17.上传发票汇总确认信息调整发票汇总确认时间。</w:t>
            </w:r>
          </w:p>
        </w:tc>
        <w:tc>
          <w:tcPr>
            <w:tcW w:w="975" w:type="dxa"/>
            <w:noWrap w:val="0"/>
            <w:tcMar>
              <w:top w:w="0" w:type="dxa"/>
              <w:left w:w="108" w:type="dxa"/>
              <w:bottom w:w="0" w:type="dxa"/>
              <w:right w:w="108" w:type="dxa"/>
            </w:tcMar>
            <w:vAlign w:val="center"/>
          </w:tcPr>
          <w:p w14:paraId="5E6AA776">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6F2CC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6FEBFA31">
            <w:pPr>
              <w:widowControl/>
              <w:spacing w:before="100" w:beforeAutospacing="1" w:after="100" w:afterAutospacing="1"/>
              <w:jc w:val="left"/>
              <w:rPr>
                <w:kern w:val="0"/>
                <w:szCs w:val="21"/>
              </w:rPr>
            </w:pPr>
            <w:r>
              <w:rPr>
                <w:rFonts w:hint="eastAsia"/>
                <w:kern w:val="0"/>
                <w:szCs w:val="21"/>
              </w:rPr>
              <w:t>V2.002</w:t>
            </w:r>
          </w:p>
        </w:tc>
        <w:tc>
          <w:tcPr>
            <w:tcW w:w="1386" w:type="dxa"/>
            <w:noWrap w:val="0"/>
            <w:tcMar>
              <w:top w:w="0" w:type="dxa"/>
              <w:left w:w="108" w:type="dxa"/>
              <w:bottom w:w="0" w:type="dxa"/>
              <w:right w:w="108" w:type="dxa"/>
            </w:tcMar>
            <w:vAlign w:val="center"/>
          </w:tcPr>
          <w:p w14:paraId="10CBAD0D">
            <w:pPr>
              <w:widowControl/>
              <w:spacing w:before="100" w:beforeAutospacing="1" w:after="100" w:afterAutospacing="1"/>
              <w:jc w:val="left"/>
              <w:rPr>
                <w:rFonts w:hint="eastAsia" w:ascii="宋体" w:hAnsi="宋体"/>
                <w:kern w:val="0"/>
                <w:szCs w:val="21"/>
              </w:rPr>
            </w:pPr>
            <w:r>
              <w:rPr>
                <w:rFonts w:hint="eastAsia" w:ascii="宋体" w:hAnsi="宋体"/>
                <w:kern w:val="0"/>
                <w:szCs w:val="21"/>
              </w:rPr>
              <w:t>全部</w:t>
            </w:r>
          </w:p>
        </w:tc>
        <w:tc>
          <w:tcPr>
            <w:tcW w:w="4825" w:type="dxa"/>
            <w:noWrap w:val="0"/>
            <w:tcMar>
              <w:top w:w="0" w:type="dxa"/>
              <w:left w:w="108" w:type="dxa"/>
              <w:bottom w:w="0" w:type="dxa"/>
              <w:right w:w="108" w:type="dxa"/>
            </w:tcMar>
            <w:vAlign w:val="center"/>
          </w:tcPr>
          <w:p w14:paraId="1B5E1849">
            <w:pPr>
              <w:widowControl/>
              <w:spacing w:before="100" w:beforeAutospacing="1" w:after="100" w:afterAutospacing="1"/>
              <w:jc w:val="left"/>
              <w:rPr>
                <w:rFonts w:hint="eastAsia"/>
                <w:kern w:val="0"/>
                <w:szCs w:val="21"/>
              </w:rPr>
            </w:pPr>
            <w:r>
              <w:rPr>
                <w:rFonts w:hint="eastAsia"/>
                <w:kern w:val="0"/>
                <w:szCs w:val="21"/>
              </w:rPr>
              <w:t>文档优化：</w:t>
            </w:r>
            <w:r>
              <w:rPr>
                <w:rFonts w:hint="eastAsia"/>
                <w:kern w:val="0"/>
                <w:szCs w:val="21"/>
              </w:rPr>
              <w:br w:type="textWrapping"/>
            </w:r>
            <w:r>
              <w:rPr>
                <w:rFonts w:hint="eastAsia"/>
                <w:kern w:val="0"/>
                <w:szCs w:val="21"/>
              </w:rPr>
              <w:t xml:space="preserve">阅读指引增加“以下简称数电票”描述。“授信额度”改为“发票额度”，“授信制”改为“赋额制”；“能力介绍”的应用案例中补充说明开票流程，举例说明本地使用数电票号码段设定百分比阈值作用；“主要政策依据”部分，增加各试点省局关于乐企公告的链接地址；“名词解释”部分增加“赋额制”等7个名词解释；扩展阅读中举例说明当月发票总额度、剩余发票额度、按需开票相关内容；              </w:t>
            </w:r>
            <w:r>
              <w:rPr>
                <w:rFonts w:hint="eastAsia"/>
                <w:kern w:val="0"/>
                <w:szCs w:val="21"/>
              </w:rPr>
              <w:br w:type="textWrapping"/>
            </w:r>
            <w:r>
              <w:rPr>
                <w:rFonts w:hint="eastAsia"/>
                <w:kern w:val="0"/>
                <w:szCs w:val="21"/>
                <w:lang w:eastAsia="zh-CN"/>
              </w:rPr>
              <w:t>第四章</w:t>
            </w:r>
            <w:r>
              <w:rPr>
                <w:rFonts w:hint="eastAsia"/>
                <w:kern w:val="0"/>
                <w:szCs w:val="21"/>
              </w:rPr>
              <w:t>数电票开具前置全流程图修改为蓝票前置流程图和红票前置流程图；</w:t>
            </w:r>
            <w:r>
              <w:rPr>
                <w:rFonts w:hint="eastAsia"/>
                <w:kern w:val="0"/>
                <w:szCs w:val="21"/>
                <w:lang w:eastAsia="zh-CN"/>
              </w:rPr>
              <w:t>第四章</w:t>
            </w:r>
            <w:r>
              <w:rPr>
                <w:rFonts w:hint="eastAsia"/>
                <w:kern w:val="0"/>
                <w:szCs w:val="21"/>
              </w:rPr>
              <w:t>删除时序图及各小节的流程图；各场景增加对应接口描述。</w:t>
            </w:r>
            <w:r>
              <w:rPr>
                <w:rFonts w:hint="eastAsia"/>
                <w:kern w:val="0"/>
                <w:szCs w:val="21"/>
              </w:rPr>
              <w:br w:type="textWrapping"/>
            </w:r>
            <w:r>
              <w:rPr>
                <w:rFonts w:hint="eastAsia"/>
                <w:kern w:val="0"/>
                <w:szCs w:val="21"/>
                <w:lang w:eastAsia="zh-CN"/>
              </w:rPr>
              <w:t>第四章</w:t>
            </w:r>
            <w:r>
              <w:rPr>
                <w:rFonts w:hint="eastAsia"/>
                <w:kern w:val="0"/>
                <w:szCs w:val="21"/>
              </w:rPr>
              <w:t>合并“数电红字确认单申请”、“数电红字确认单确认”、“数电红票开具”章节；</w:t>
            </w:r>
            <w:r>
              <w:rPr>
                <w:rFonts w:hint="eastAsia"/>
                <w:kern w:val="0"/>
                <w:szCs w:val="21"/>
              </w:rPr>
              <w:br w:type="textWrapping"/>
            </w:r>
            <w:r>
              <w:rPr>
                <w:rFonts w:hint="eastAsia"/>
                <w:kern w:val="0"/>
                <w:szCs w:val="21"/>
              </w:rPr>
              <w:t>“3.1.2.2本地判断蓝字发票是否可红冲”增加蓝票信息获取判断描述。</w:t>
            </w:r>
            <w:r>
              <w:rPr>
                <w:rFonts w:hint="eastAsia"/>
                <w:kern w:val="0"/>
                <w:szCs w:val="21"/>
              </w:rPr>
              <w:br w:type="textWrapping"/>
            </w:r>
            <w:r>
              <w:rPr>
                <w:rFonts w:hint="eastAsia"/>
                <w:kern w:val="0"/>
                <w:szCs w:val="21"/>
                <w:lang w:eastAsia="zh-CN"/>
              </w:rPr>
              <w:t>第五章</w:t>
            </w:r>
            <w:r>
              <w:rPr>
                <w:rFonts w:hint="eastAsia"/>
                <w:kern w:val="0"/>
                <w:szCs w:val="21"/>
              </w:rPr>
              <w:t>“接口列表”章节接口清单的表格中，增加各接口的服务编码，表格后增加接口调用说明，删除各接口中的“请求方式”章节。</w:t>
            </w:r>
            <w:r>
              <w:rPr>
                <w:rFonts w:hint="eastAsia"/>
                <w:kern w:val="0"/>
                <w:szCs w:val="21"/>
              </w:rPr>
              <w:br w:type="textWrapping"/>
            </w:r>
            <w:r>
              <w:rPr>
                <w:rFonts w:hint="eastAsia"/>
                <w:kern w:val="0"/>
                <w:szCs w:val="21"/>
              </w:rPr>
              <w:t>“获取数电票批量预赋码信息”、“下载/退回发票额度”接口请求参数增加“业务流水号”；</w:t>
            </w:r>
            <w:r>
              <w:rPr>
                <w:rFonts w:hint="eastAsia"/>
                <w:kern w:val="0"/>
                <w:szCs w:val="21"/>
              </w:rPr>
              <w:br w:type="textWrapping"/>
            </w:r>
            <w:r>
              <w:rPr>
                <w:rFonts w:hint="eastAsia"/>
                <w:kern w:val="0"/>
                <w:szCs w:val="21"/>
              </w:rPr>
              <w:t>“查询发票额度”增加按需开票有关描述；</w:t>
            </w:r>
            <w:r>
              <w:rPr>
                <w:rFonts w:hint="eastAsia"/>
                <w:kern w:val="0"/>
                <w:szCs w:val="21"/>
              </w:rPr>
              <w:br w:type="textWrapping"/>
            </w:r>
            <w:r>
              <w:rPr>
                <w:rFonts w:hint="eastAsia"/>
                <w:kern w:val="0"/>
                <w:szCs w:val="21"/>
              </w:rPr>
              <w:t>删除“批量发票下载”及“发票状态信息查询”接口。</w:t>
            </w:r>
            <w:r>
              <w:rPr>
                <w:rFonts w:hint="eastAsia"/>
                <w:kern w:val="0"/>
                <w:szCs w:val="21"/>
              </w:rPr>
              <w:br w:type="textWrapping"/>
            </w:r>
            <w:r>
              <w:rPr>
                <w:rFonts w:hint="eastAsia"/>
                <w:kern w:val="0"/>
                <w:szCs w:val="21"/>
                <w:lang w:eastAsia="zh-CN"/>
              </w:rPr>
              <w:t>第五章</w:t>
            </w:r>
            <w:r>
              <w:rPr>
                <w:rFonts w:hint="eastAsia"/>
                <w:kern w:val="0"/>
                <w:szCs w:val="21"/>
              </w:rPr>
              <w:t>“9查询数电红字确认单明细信息”、“11查询数电红字确认单列表信息”接口说明增加红字确认单状态描述。</w:t>
            </w:r>
          </w:p>
        </w:tc>
        <w:tc>
          <w:tcPr>
            <w:tcW w:w="975" w:type="dxa"/>
            <w:noWrap w:val="0"/>
            <w:tcMar>
              <w:top w:w="0" w:type="dxa"/>
              <w:left w:w="108" w:type="dxa"/>
              <w:bottom w:w="0" w:type="dxa"/>
              <w:right w:w="108" w:type="dxa"/>
            </w:tcMar>
            <w:vAlign w:val="center"/>
          </w:tcPr>
          <w:p w14:paraId="2C8FB0E6">
            <w:pPr>
              <w:widowControl/>
              <w:spacing w:before="100" w:beforeAutospacing="1" w:after="100" w:afterAutospacing="1"/>
              <w:jc w:val="left"/>
              <w:rPr>
                <w:kern w:val="0"/>
                <w:szCs w:val="21"/>
              </w:rPr>
            </w:pPr>
            <w:r>
              <w:rPr>
                <w:rFonts w:hint="eastAsia"/>
                <w:kern w:val="0"/>
                <w:szCs w:val="21"/>
              </w:rPr>
              <w:t>2023.07.12</w:t>
            </w:r>
          </w:p>
        </w:tc>
      </w:tr>
      <w:tr w14:paraId="0A00BA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28B7370C">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2FFC1CA4">
            <w:pPr>
              <w:widowControl/>
              <w:spacing w:before="100" w:beforeAutospacing="1" w:after="100" w:afterAutospacing="1"/>
              <w:jc w:val="left"/>
              <w:rPr>
                <w:rFonts w:hint="eastAsia" w:ascii="宋体" w:hAnsi="宋体" w:eastAsia="宋体"/>
                <w:kern w:val="0"/>
                <w:szCs w:val="21"/>
                <w:lang w:eastAsia="zh-CN"/>
              </w:rPr>
            </w:pPr>
            <w:r>
              <w:rPr>
                <w:rFonts w:hint="eastAsia"/>
                <w:kern w:val="0"/>
                <w:szCs w:val="21"/>
                <w:lang w:eastAsia="zh-CN"/>
              </w:rPr>
              <w:t>第四章</w:t>
            </w:r>
          </w:p>
        </w:tc>
        <w:tc>
          <w:tcPr>
            <w:tcW w:w="4825" w:type="dxa"/>
            <w:noWrap w:val="0"/>
            <w:tcMar>
              <w:top w:w="0" w:type="dxa"/>
              <w:left w:w="108" w:type="dxa"/>
              <w:bottom w:w="0" w:type="dxa"/>
              <w:right w:w="108" w:type="dxa"/>
            </w:tcMar>
            <w:vAlign w:val="center"/>
          </w:tcPr>
          <w:p w14:paraId="45565757">
            <w:pPr>
              <w:widowControl/>
              <w:spacing w:before="100" w:beforeAutospacing="1" w:after="100" w:afterAutospacing="1"/>
              <w:jc w:val="left"/>
              <w:rPr>
                <w:rFonts w:hint="eastAsia"/>
                <w:kern w:val="0"/>
                <w:szCs w:val="21"/>
              </w:rPr>
            </w:pPr>
            <w:r>
              <w:rPr>
                <w:kern w:val="0"/>
                <w:szCs w:val="21"/>
              </w:rPr>
              <w:t>3.</w:t>
            </w:r>
            <w:r>
              <w:rPr>
                <w:rFonts w:hint="eastAsia"/>
                <w:kern w:val="0"/>
                <w:szCs w:val="21"/>
              </w:rPr>
              <w:t>1.</w:t>
            </w:r>
            <w:r>
              <w:rPr>
                <w:kern w:val="0"/>
                <w:szCs w:val="21"/>
              </w:rPr>
              <w:t>2.3.3业务逻辑校验增加红冲税控蓝票填写规则。</w:t>
            </w:r>
          </w:p>
        </w:tc>
        <w:tc>
          <w:tcPr>
            <w:tcW w:w="975" w:type="dxa"/>
            <w:noWrap w:val="0"/>
            <w:tcMar>
              <w:top w:w="0" w:type="dxa"/>
              <w:left w:w="108" w:type="dxa"/>
              <w:bottom w:w="0" w:type="dxa"/>
              <w:right w:w="108" w:type="dxa"/>
            </w:tcMar>
            <w:vAlign w:val="center"/>
          </w:tcPr>
          <w:p w14:paraId="5C82F515">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F412C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074B4916">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44C38781">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4825" w:type="dxa"/>
            <w:noWrap w:val="0"/>
            <w:tcMar>
              <w:top w:w="0" w:type="dxa"/>
              <w:left w:w="108" w:type="dxa"/>
              <w:bottom w:w="0" w:type="dxa"/>
              <w:right w:w="108" w:type="dxa"/>
            </w:tcMar>
            <w:vAlign w:val="center"/>
          </w:tcPr>
          <w:p w14:paraId="08677D85">
            <w:pPr>
              <w:widowControl/>
              <w:spacing w:before="100" w:beforeAutospacing="1" w:after="100" w:afterAutospacing="1"/>
              <w:jc w:val="left"/>
              <w:rPr>
                <w:rFonts w:hint="eastAsia"/>
                <w:kern w:val="0"/>
                <w:szCs w:val="21"/>
              </w:rPr>
            </w:pPr>
            <w:r>
              <w:rPr>
                <w:rFonts w:hint="eastAsia"/>
                <w:kern w:val="0"/>
                <w:szCs w:val="21"/>
                <w:lang w:eastAsia="zh-CN"/>
              </w:rPr>
              <w:t>第四章</w:t>
            </w:r>
            <w:r>
              <w:rPr>
                <w:rFonts w:hint="eastAsia"/>
                <w:kern w:val="0"/>
                <w:szCs w:val="21"/>
              </w:rPr>
              <w:t>3</w:t>
            </w:r>
            <w:r>
              <w:rPr>
                <w:kern w:val="0"/>
                <w:szCs w:val="21"/>
              </w:rPr>
              <w:t>.3.2.4.1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0.</w:t>
            </w:r>
            <w:r>
              <w:rPr>
                <w:rFonts w:hint="eastAsia"/>
                <w:kern w:val="0"/>
                <w:szCs w:val="21"/>
              </w:rPr>
              <w:t>数电票上传接口修改对应蓝字发票号码说明。</w:t>
            </w:r>
          </w:p>
        </w:tc>
        <w:tc>
          <w:tcPr>
            <w:tcW w:w="975" w:type="dxa"/>
            <w:noWrap w:val="0"/>
            <w:tcMar>
              <w:top w:w="0" w:type="dxa"/>
              <w:left w:w="108" w:type="dxa"/>
              <w:bottom w:w="0" w:type="dxa"/>
              <w:right w:w="108" w:type="dxa"/>
            </w:tcMar>
            <w:vAlign w:val="center"/>
          </w:tcPr>
          <w:p w14:paraId="3C08C82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CB714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053" w:type="dxa"/>
            <w:vMerge w:val="continue"/>
            <w:noWrap w:val="0"/>
            <w:tcMar>
              <w:top w:w="0" w:type="dxa"/>
              <w:left w:w="108" w:type="dxa"/>
              <w:bottom w:w="0" w:type="dxa"/>
              <w:right w:w="108" w:type="dxa"/>
            </w:tcMar>
            <w:vAlign w:val="center"/>
          </w:tcPr>
          <w:p w14:paraId="59E266B6">
            <w:pPr>
              <w:widowControl/>
              <w:spacing w:before="100" w:beforeAutospacing="1" w:after="100" w:afterAutospacing="1"/>
              <w:jc w:val="left"/>
              <w:rPr>
                <w:rFonts w:hint="eastAsia"/>
                <w:kern w:val="0"/>
                <w:szCs w:val="21"/>
              </w:rPr>
            </w:pPr>
          </w:p>
        </w:tc>
        <w:tc>
          <w:tcPr>
            <w:tcW w:w="1386" w:type="dxa"/>
            <w:noWrap w:val="0"/>
            <w:tcMar>
              <w:top w:w="0" w:type="dxa"/>
              <w:left w:w="108" w:type="dxa"/>
              <w:bottom w:w="0" w:type="dxa"/>
              <w:right w:w="108" w:type="dxa"/>
            </w:tcMar>
            <w:vAlign w:val="center"/>
          </w:tcPr>
          <w:p w14:paraId="5D7F116D">
            <w:pPr>
              <w:widowControl/>
              <w:spacing w:before="100" w:beforeAutospacing="1" w:after="100" w:afterAutospacing="1"/>
              <w:jc w:val="left"/>
              <w:rPr>
                <w:rFonts w:hint="default" w:ascii="宋体" w:hAnsi="宋体" w:eastAsia="宋体"/>
                <w:kern w:val="0"/>
                <w:szCs w:val="21"/>
                <w:lang w:val="en-US" w:eastAsia="zh-CN"/>
              </w:rPr>
            </w:pPr>
            <w:r>
              <w:rPr>
                <w:rFonts w:hint="eastAsia" w:ascii="宋体" w:hAnsi="宋体"/>
                <w:kern w:val="0"/>
                <w:szCs w:val="21"/>
                <w:lang w:val="en-US" w:eastAsia="zh-CN"/>
              </w:rPr>
              <w:t>第四章</w:t>
            </w:r>
          </w:p>
        </w:tc>
        <w:tc>
          <w:tcPr>
            <w:tcW w:w="4825" w:type="dxa"/>
            <w:noWrap w:val="0"/>
            <w:tcMar>
              <w:top w:w="0" w:type="dxa"/>
              <w:left w:w="108" w:type="dxa"/>
              <w:bottom w:w="0" w:type="dxa"/>
              <w:right w:w="108" w:type="dxa"/>
            </w:tcMar>
            <w:vAlign w:val="center"/>
          </w:tcPr>
          <w:p w14:paraId="644B17E4">
            <w:pPr>
              <w:widowControl/>
              <w:spacing w:before="100" w:beforeAutospacing="1" w:after="100" w:afterAutospacing="1"/>
              <w:jc w:val="left"/>
              <w:rPr>
                <w:rFonts w:hint="default" w:eastAsia="宋体"/>
                <w:kern w:val="0"/>
                <w:szCs w:val="21"/>
                <w:lang w:val="en-US" w:eastAsia="zh-CN"/>
              </w:rPr>
            </w:pPr>
            <w:r>
              <w:rPr>
                <w:rFonts w:hint="default"/>
                <w:kern w:val="0"/>
                <w:szCs w:val="21"/>
                <w:lang w:val="en-US"/>
              </w:rPr>
              <w:t>2.2.4.3</w:t>
            </w:r>
            <w:r>
              <w:rPr>
                <w:rFonts w:hint="eastAsia"/>
                <w:kern w:val="0"/>
                <w:szCs w:val="21"/>
                <w:lang w:val="en-US" w:eastAsia="zh-CN"/>
              </w:rPr>
              <w:t>增加农产品发票认定规则。</w:t>
            </w:r>
          </w:p>
        </w:tc>
        <w:tc>
          <w:tcPr>
            <w:tcW w:w="975" w:type="dxa"/>
            <w:noWrap w:val="0"/>
            <w:tcMar>
              <w:top w:w="0" w:type="dxa"/>
              <w:left w:w="108" w:type="dxa"/>
              <w:bottom w:w="0" w:type="dxa"/>
              <w:right w:w="108" w:type="dxa"/>
            </w:tcMar>
            <w:vAlign w:val="center"/>
          </w:tcPr>
          <w:p w14:paraId="421DD3EE">
            <w:pPr>
              <w:widowControl/>
              <w:spacing w:before="100" w:beforeAutospacing="1" w:after="100" w:afterAutospacing="1"/>
              <w:jc w:val="left"/>
              <w:rPr>
                <w:rFonts w:hint="default"/>
                <w:kern w:val="0"/>
                <w:szCs w:val="21"/>
                <w:lang w:val="en-US"/>
              </w:rPr>
            </w:pPr>
            <w:bookmarkStart w:id="17" w:name="OLE_LINK29"/>
            <w:r>
              <w:rPr>
                <w:rFonts w:hint="default"/>
                <w:kern w:val="0"/>
                <w:szCs w:val="21"/>
                <w:lang w:val="en-US"/>
              </w:rPr>
              <w:t>2023.07.31</w:t>
            </w:r>
            <w:bookmarkEnd w:id="17"/>
          </w:p>
        </w:tc>
      </w:tr>
      <w:tr w14:paraId="4C94E6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4A59D29A">
            <w:pPr>
              <w:widowControl/>
              <w:spacing w:before="100" w:beforeAutospacing="1" w:after="100" w:afterAutospacing="1"/>
              <w:jc w:val="left"/>
              <w:rPr>
                <w:rFonts w:hint="default"/>
                <w:kern w:val="0"/>
                <w:szCs w:val="21"/>
                <w:lang w:val="en-US"/>
              </w:rPr>
            </w:pPr>
            <w:r>
              <w:rPr>
                <w:rFonts w:hint="default"/>
                <w:kern w:val="0"/>
                <w:szCs w:val="21"/>
                <w:lang w:val="en-US"/>
              </w:rPr>
              <w:t>V2.003</w:t>
            </w:r>
          </w:p>
        </w:tc>
        <w:tc>
          <w:tcPr>
            <w:tcW w:w="1386" w:type="dxa"/>
            <w:noWrap w:val="0"/>
            <w:tcMar>
              <w:top w:w="0" w:type="dxa"/>
              <w:left w:w="108" w:type="dxa"/>
              <w:bottom w:w="0" w:type="dxa"/>
              <w:right w:w="108" w:type="dxa"/>
            </w:tcMar>
            <w:vAlign w:val="center"/>
          </w:tcPr>
          <w:p w14:paraId="69881EF2">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第四、五章</w:t>
            </w:r>
          </w:p>
        </w:tc>
        <w:tc>
          <w:tcPr>
            <w:tcW w:w="4825" w:type="dxa"/>
            <w:noWrap w:val="0"/>
            <w:tcMar>
              <w:top w:w="0" w:type="dxa"/>
              <w:left w:w="108" w:type="dxa"/>
              <w:bottom w:w="0" w:type="dxa"/>
              <w:right w:w="108" w:type="dxa"/>
            </w:tcMar>
            <w:vAlign w:val="center"/>
          </w:tcPr>
          <w:p w14:paraId="53CCFDDC">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第四章</w:t>
            </w:r>
            <w:r>
              <w:rPr>
                <w:rFonts w:hint="default"/>
                <w:kern w:val="0"/>
                <w:szCs w:val="21"/>
                <w:lang w:val="en-US"/>
              </w:rPr>
              <w:t>3.1.2.3.3</w:t>
            </w:r>
            <w:r>
              <w:rPr>
                <w:rFonts w:hint="eastAsia"/>
                <w:kern w:val="0"/>
                <w:szCs w:val="21"/>
                <w:lang w:val="en-US" w:eastAsia="zh-CN"/>
              </w:rPr>
              <w:t>、</w:t>
            </w:r>
            <w:r>
              <w:rPr>
                <w:rFonts w:hint="default"/>
                <w:kern w:val="0"/>
                <w:szCs w:val="21"/>
                <w:lang w:val="en-US" w:eastAsia="zh-CN"/>
              </w:rPr>
              <w:t>3.3.2.4.2</w:t>
            </w:r>
            <w:r>
              <w:rPr>
                <w:rFonts w:hint="eastAsia"/>
                <w:kern w:val="0"/>
                <w:szCs w:val="21"/>
                <w:lang w:val="en-US" w:eastAsia="zh-CN"/>
              </w:rPr>
              <w:t>增加农产品发票相关填写规则；</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9.</w:t>
            </w:r>
            <w:r>
              <w:rPr>
                <w:rFonts w:hint="eastAsia"/>
                <w:kern w:val="0"/>
                <w:szCs w:val="21"/>
                <w:lang w:val="en-US" w:eastAsia="zh-CN"/>
              </w:rPr>
              <w:t>查询红字确认单明细信息、</w:t>
            </w:r>
            <w:r>
              <w:rPr>
                <w:rFonts w:hint="default"/>
                <w:kern w:val="0"/>
                <w:szCs w:val="21"/>
                <w:lang w:val="en-US" w:eastAsia="zh-CN"/>
              </w:rPr>
              <w:t>11.</w:t>
            </w:r>
            <w:r>
              <w:rPr>
                <w:rFonts w:hint="eastAsia"/>
                <w:kern w:val="0"/>
                <w:szCs w:val="21"/>
                <w:lang w:val="en-US" w:eastAsia="zh-CN"/>
              </w:rPr>
              <w:t>查询数电红字确认单列表信息、</w:t>
            </w:r>
            <w:r>
              <w:rPr>
                <w:rFonts w:hint="default"/>
                <w:kern w:val="0"/>
                <w:szCs w:val="21"/>
                <w:lang w:val="en-US" w:eastAsia="zh-CN"/>
              </w:rPr>
              <w:t>13.</w:t>
            </w:r>
            <w:r>
              <w:rPr>
                <w:rFonts w:hint="eastAsia"/>
                <w:kern w:val="0"/>
                <w:szCs w:val="21"/>
                <w:lang w:val="en-US" w:eastAsia="zh-CN"/>
              </w:rPr>
              <w:t>红字确认单申请中“蓝字发票特定要素类型代码”说明添加“</w:t>
            </w:r>
            <w:r>
              <w:rPr>
                <w:rFonts w:hint="default"/>
                <w:kern w:val="0"/>
                <w:szCs w:val="21"/>
                <w:lang w:val="en-US" w:eastAsia="zh-CN"/>
              </w:rPr>
              <w:t>20</w:t>
            </w:r>
            <w:r>
              <w:rPr>
                <w:rFonts w:hint="eastAsia"/>
                <w:kern w:val="0"/>
                <w:szCs w:val="21"/>
                <w:lang w:val="en-US" w:eastAsia="zh-CN"/>
              </w:rPr>
              <w:t>：农产品”。</w:t>
            </w:r>
          </w:p>
        </w:tc>
        <w:tc>
          <w:tcPr>
            <w:tcW w:w="975" w:type="dxa"/>
            <w:noWrap w:val="0"/>
            <w:tcMar>
              <w:top w:w="0" w:type="dxa"/>
              <w:left w:w="108" w:type="dxa"/>
              <w:bottom w:w="0" w:type="dxa"/>
              <w:right w:w="108" w:type="dxa"/>
            </w:tcMar>
            <w:vAlign w:val="center"/>
          </w:tcPr>
          <w:p w14:paraId="65989318">
            <w:pPr>
              <w:widowControl/>
              <w:spacing w:before="100" w:beforeAutospacing="1" w:after="100" w:afterAutospacing="1"/>
              <w:jc w:val="left"/>
              <w:rPr>
                <w:rFonts w:hint="default"/>
                <w:kern w:val="0"/>
                <w:szCs w:val="21"/>
                <w:lang w:val="en-US"/>
              </w:rPr>
            </w:pPr>
            <w:r>
              <w:rPr>
                <w:rFonts w:hint="default"/>
                <w:kern w:val="0"/>
                <w:szCs w:val="21"/>
                <w:lang w:val="en-US"/>
              </w:rPr>
              <w:t>2023.07.31</w:t>
            </w:r>
          </w:p>
        </w:tc>
      </w:tr>
      <w:tr w14:paraId="69C5C2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582BE2E7">
            <w:pPr>
              <w:widowControl/>
              <w:spacing w:before="100" w:beforeAutospacing="1" w:after="100" w:afterAutospacing="1"/>
              <w:jc w:val="left"/>
              <w:rPr>
                <w:rFonts w:hint="default"/>
                <w:kern w:val="0"/>
                <w:szCs w:val="21"/>
                <w:lang w:val="en-US"/>
              </w:rPr>
            </w:pPr>
          </w:p>
        </w:tc>
        <w:tc>
          <w:tcPr>
            <w:tcW w:w="1386" w:type="dxa"/>
            <w:noWrap w:val="0"/>
            <w:tcMar>
              <w:top w:w="0" w:type="dxa"/>
              <w:left w:w="108" w:type="dxa"/>
              <w:bottom w:w="0" w:type="dxa"/>
              <w:right w:w="108" w:type="dxa"/>
            </w:tcMar>
            <w:vAlign w:val="center"/>
          </w:tcPr>
          <w:p w14:paraId="23573DBA">
            <w:pPr>
              <w:widowControl/>
              <w:spacing w:before="100" w:beforeAutospacing="1" w:after="100" w:afterAutospacing="1"/>
              <w:jc w:val="left"/>
              <w:rPr>
                <w:rFonts w:hint="eastAsia" w:ascii="Times New Roman" w:hAnsi="Times New Roman" w:cs="Times New Roman"/>
                <w:kern w:val="0"/>
                <w:sz w:val="20"/>
                <w:szCs w:val="20"/>
                <w:lang w:val="en-US" w:eastAsia="zh-CN" w:bidi="ar-SA"/>
              </w:rPr>
            </w:pPr>
            <w:r>
              <w:rPr>
                <w:rFonts w:hint="eastAsia" w:ascii="宋体" w:hAnsi="宋体"/>
                <w:kern w:val="0"/>
                <w:szCs w:val="21"/>
                <w:lang w:val="en-US" w:eastAsia="zh-CN"/>
              </w:rPr>
              <w:t>第四、五章</w:t>
            </w:r>
          </w:p>
        </w:tc>
        <w:tc>
          <w:tcPr>
            <w:tcW w:w="4825" w:type="dxa"/>
            <w:noWrap w:val="0"/>
            <w:tcMar>
              <w:top w:w="0" w:type="dxa"/>
              <w:left w:w="108" w:type="dxa"/>
              <w:bottom w:w="0" w:type="dxa"/>
              <w:right w:w="108" w:type="dxa"/>
            </w:tcMar>
            <w:vAlign w:val="center"/>
          </w:tcPr>
          <w:p w14:paraId="0084A03C">
            <w:pPr>
              <w:widowControl/>
              <w:spacing w:before="100" w:beforeAutospacing="1" w:after="100" w:afterAutospacing="1"/>
              <w:jc w:val="left"/>
              <w:rPr>
                <w:rFonts w:hint="eastAsia" w:ascii="Times New Roman" w:hAnsi="Times New Roman" w:cs="Times New Roman"/>
                <w:kern w:val="0"/>
                <w:sz w:val="21"/>
                <w:szCs w:val="21"/>
                <w:lang w:val="en-US" w:eastAsia="zh-CN" w:bidi="ar-SA"/>
              </w:rPr>
            </w:pPr>
            <w:r>
              <w:rPr>
                <w:rFonts w:hint="eastAsia"/>
                <w:kern w:val="0"/>
                <w:szCs w:val="21"/>
                <w:lang w:val="en-US" w:eastAsia="zh-CN"/>
              </w:rPr>
              <w:t>第四章2.2.4.1，</w:t>
            </w:r>
            <w:r>
              <w:rPr>
                <w:rFonts w:hint="default"/>
                <w:kern w:val="0"/>
                <w:szCs w:val="21"/>
                <w:lang w:val="en-US" w:eastAsia="zh-CN"/>
              </w:rPr>
              <w:t>3.3</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0</w:t>
            </w:r>
            <w:r>
              <w:rPr>
                <w:rFonts w:hint="eastAsia"/>
                <w:kern w:val="0"/>
                <w:szCs w:val="21"/>
                <w:lang w:val="en-US" w:eastAsia="zh-CN"/>
              </w:rPr>
              <w:t>.数电票上传接口相应增加字段。</w:t>
            </w:r>
          </w:p>
        </w:tc>
        <w:tc>
          <w:tcPr>
            <w:tcW w:w="975" w:type="dxa"/>
            <w:noWrap w:val="0"/>
            <w:tcMar>
              <w:top w:w="0" w:type="dxa"/>
              <w:left w:w="108" w:type="dxa"/>
              <w:bottom w:w="0" w:type="dxa"/>
              <w:right w:w="108" w:type="dxa"/>
            </w:tcMar>
            <w:vAlign w:val="center"/>
          </w:tcPr>
          <w:p w14:paraId="665B5FCD">
            <w:pPr>
              <w:widowControl/>
              <w:spacing w:before="100" w:beforeAutospacing="1" w:after="100" w:afterAutospacing="1"/>
              <w:jc w:val="left"/>
              <w:rPr>
                <w:rFonts w:hint="default" w:ascii="Times New Roman" w:hAnsi="Times New Roman" w:cs="Times New Roman"/>
                <w:kern w:val="0"/>
                <w:sz w:val="20"/>
                <w:szCs w:val="20"/>
                <w:lang w:val="en-US" w:eastAsia="zh-CN" w:bidi="ar-SA"/>
              </w:rPr>
            </w:pPr>
            <w:r>
              <w:rPr>
                <w:rFonts w:hint="default"/>
                <w:kern w:val="0"/>
                <w:szCs w:val="21"/>
                <w:lang w:val="en-US"/>
              </w:rPr>
              <w:t>2023.07.31</w:t>
            </w:r>
          </w:p>
        </w:tc>
      </w:tr>
      <w:tr w14:paraId="24E7E4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tcMar>
              <w:top w:w="0" w:type="dxa"/>
              <w:left w:w="108" w:type="dxa"/>
              <w:bottom w:w="0" w:type="dxa"/>
              <w:right w:w="108" w:type="dxa"/>
            </w:tcMar>
            <w:vAlign w:val="center"/>
          </w:tcPr>
          <w:p w14:paraId="293D61D6">
            <w:pPr>
              <w:widowControl/>
              <w:spacing w:before="100" w:beforeAutospacing="1" w:after="100" w:afterAutospacing="1"/>
              <w:jc w:val="left"/>
              <w:rPr>
                <w:rFonts w:hint="default"/>
                <w:kern w:val="0"/>
                <w:szCs w:val="21"/>
                <w:lang w:val="en-US"/>
              </w:rPr>
            </w:pPr>
            <w:r>
              <w:rPr>
                <w:rFonts w:hint="default"/>
                <w:kern w:val="0"/>
                <w:szCs w:val="21"/>
                <w:lang w:val="en-US"/>
              </w:rPr>
              <w:t>V2.004</w:t>
            </w:r>
          </w:p>
        </w:tc>
        <w:tc>
          <w:tcPr>
            <w:tcW w:w="1386" w:type="dxa"/>
            <w:noWrap w:val="0"/>
            <w:tcMar>
              <w:top w:w="0" w:type="dxa"/>
              <w:left w:w="108" w:type="dxa"/>
              <w:bottom w:w="0" w:type="dxa"/>
              <w:right w:w="108" w:type="dxa"/>
            </w:tcMar>
            <w:vAlign w:val="center"/>
          </w:tcPr>
          <w:p w14:paraId="3C6F8251">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第四、五章</w:t>
            </w:r>
          </w:p>
        </w:tc>
        <w:tc>
          <w:tcPr>
            <w:tcW w:w="4825" w:type="dxa"/>
            <w:noWrap w:val="0"/>
            <w:tcMar>
              <w:top w:w="0" w:type="dxa"/>
              <w:left w:w="108" w:type="dxa"/>
              <w:bottom w:w="0" w:type="dxa"/>
              <w:right w:w="108" w:type="dxa"/>
            </w:tcMar>
            <w:vAlign w:val="center"/>
          </w:tcPr>
          <w:p w14:paraId="253F087F">
            <w:pPr>
              <w:widowControl/>
              <w:spacing w:before="100" w:beforeAutospacing="1" w:after="100" w:afterAutospacing="1"/>
              <w:jc w:val="left"/>
              <w:rPr>
                <w:rFonts w:hint="eastAsia"/>
                <w:kern w:val="0"/>
                <w:sz w:val="21"/>
                <w:szCs w:val="21"/>
                <w:lang w:val="en-US" w:eastAsia="zh-CN" w:bidi="ar-SA"/>
              </w:rPr>
            </w:pPr>
            <w:r>
              <w:rPr>
                <w:rFonts w:hint="eastAsia"/>
                <w:kern w:val="0"/>
                <w:szCs w:val="21"/>
                <w:lang w:val="en-US" w:eastAsia="zh-CN"/>
              </w:rPr>
              <w:t>第四章</w:t>
            </w:r>
            <w:r>
              <w:rPr>
                <w:rFonts w:hint="default"/>
                <w:kern w:val="0"/>
                <w:szCs w:val="21"/>
                <w:lang w:val="en-US" w:eastAsia="zh-CN"/>
              </w:rPr>
              <w:t>2.2.4.3</w:t>
            </w:r>
            <w:r>
              <w:rPr>
                <w:rFonts w:hint="eastAsia"/>
                <w:kern w:val="0"/>
                <w:szCs w:val="21"/>
                <w:lang w:val="en-US" w:eastAsia="zh-CN"/>
              </w:rPr>
              <w:t>业务逻辑校验增加发票明细条数限制；</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12.</w:t>
            </w:r>
            <w:r>
              <w:rPr>
                <w:rFonts w:hint="eastAsia"/>
                <w:kern w:val="0"/>
                <w:szCs w:val="21"/>
                <w:lang w:val="en-US" w:eastAsia="zh-CN"/>
              </w:rPr>
              <w:t>查询数电票上传结果增加查询时间限制。</w:t>
            </w:r>
          </w:p>
        </w:tc>
        <w:tc>
          <w:tcPr>
            <w:tcW w:w="975" w:type="dxa"/>
            <w:noWrap w:val="0"/>
            <w:tcMar>
              <w:top w:w="0" w:type="dxa"/>
              <w:left w:w="108" w:type="dxa"/>
              <w:bottom w:w="0" w:type="dxa"/>
              <w:right w:w="108" w:type="dxa"/>
            </w:tcMar>
            <w:vAlign w:val="center"/>
          </w:tcPr>
          <w:p w14:paraId="0CBEAA3A">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72D07D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vAlign w:val="top"/>
          </w:tcPr>
          <w:p w14:paraId="1379CBF7">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kern w:val="0"/>
                <w:szCs w:val="21"/>
                <w:lang w:val="en-US"/>
              </w:rPr>
              <w:t>V2.005</w:t>
            </w:r>
          </w:p>
        </w:tc>
        <w:tc>
          <w:tcPr>
            <w:tcW w:w="1386" w:type="dxa"/>
            <w:noWrap w:val="0"/>
            <w:vAlign w:val="center"/>
          </w:tcPr>
          <w:p w14:paraId="615719D3">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4825" w:type="dxa"/>
            <w:noWrap w:val="0"/>
            <w:vAlign w:val="center"/>
          </w:tcPr>
          <w:p w14:paraId="72AD0B8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增加Unicode编码使用限制</w:t>
            </w:r>
          </w:p>
        </w:tc>
        <w:tc>
          <w:tcPr>
            <w:tcW w:w="975" w:type="dxa"/>
            <w:noWrap w:val="0"/>
            <w:vAlign w:val="center"/>
          </w:tcPr>
          <w:p w14:paraId="7174FE52">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2023.11.02</w:t>
            </w:r>
          </w:p>
        </w:tc>
      </w:tr>
      <w:tr w14:paraId="752CC9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vAlign w:val="center"/>
          </w:tcPr>
          <w:p w14:paraId="2C40E596">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V2.006</w:t>
            </w:r>
          </w:p>
        </w:tc>
        <w:tc>
          <w:tcPr>
            <w:tcW w:w="1386" w:type="dxa"/>
            <w:noWrap w:val="0"/>
            <w:vAlign w:val="center"/>
          </w:tcPr>
          <w:p w14:paraId="2F3DBC1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4825" w:type="dxa"/>
            <w:noWrap w:val="0"/>
            <w:vAlign w:val="center"/>
          </w:tcPr>
          <w:p w14:paraId="646C605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业务逻辑校验增加购销方税号校验规则。</w:t>
            </w:r>
          </w:p>
        </w:tc>
        <w:tc>
          <w:tcPr>
            <w:tcW w:w="975" w:type="dxa"/>
            <w:noWrap w:val="0"/>
            <w:vAlign w:val="center"/>
          </w:tcPr>
          <w:p w14:paraId="0AAA1A5A">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4B0D87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vAlign w:val="top"/>
          </w:tcPr>
          <w:p w14:paraId="5D5AF3C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vAlign w:val="center"/>
          </w:tcPr>
          <w:p w14:paraId="051B635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4825" w:type="dxa"/>
            <w:noWrap w:val="0"/>
            <w:vAlign w:val="center"/>
          </w:tcPr>
          <w:p w14:paraId="30BF196F">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业务逻辑校验增加非汇总项编码校验。</w:t>
            </w:r>
          </w:p>
        </w:tc>
        <w:tc>
          <w:tcPr>
            <w:tcW w:w="975" w:type="dxa"/>
            <w:noWrap w:val="0"/>
            <w:vAlign w:val="center"/>
          </w:tcPr>
          <w:p w14:paraId="230D905D">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143224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vAlign w:val="top"/>
          </w:tcPr>
          <w:p w14:paraId="2EC43E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vAlign w:val="center"/>
          </w:tcPr>
          <w:p w14:paraId="36520EA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825" w:type="dxa"/>
            <w:noWrap w:val="0"/>
            <w:vAlign w:val="center"/>
          </w:tcPr>
          <w:p w14:paraId="178184B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w:t>
            </w:r>
            <w:r>
              <w:rPr>
                <w:rFonts w:hint="default" w:ascii="Times New Roman" w:hAnsi="Times New Roman" w:eastAsia="宋体" w:cs="Times New Roman"/>
                <w:kern w:val="0"/>
                <w:szCs w:val="21"/>
                <w:lang w:val="en-US" w:eastAsia="zh-CN"/>
              </w:rPr>
              <w:t>3.3.2.4.2</w:t>
            </w:r>
            <w:r>
              <w:rPr>
                <w:rFonts w:hint="eastAsia" w:ascii="Times New Roman" w:hAnsi="Times New Roman" w:eastAsia="宋体" w:cs="Times New Roman"/>
                <w:kern w:val="0"/>
                <w:szCs w:val="21"/>
                <w:lang w:val="en-US" w:eastAsia="zh-CN"/>
              </w:rPr>
              <w:t>数据校验调整农产品专票认定规则。</w:t>
            </w:r>
          </w:p>
        </w:tc>
        <w:tc>
          <w:tcPr>
            <w:tcW w:w="975" w:type="dxa"/>
            <w:noWrap w:val="0"/>
            <w:vAlign w:val="center"/>
          </w:tcPr>
          <w:p w14:paraId="4351A0E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r>
      <w:tr w14:paraId="7307BA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vAlign w:val="center"/>
          </w:tcPr>
          <w:p w14:paraId="0E7BC2D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V2.007</w:t>
            </w:r>
          </w:p>
        </w:tc>
        <w:tc>
          <w:tcPr>
            <w:tcW w:w="1386" w:type="dxa"/>
            <w:noWrap w:val="0"/>
            <w:vAlign w:val="center"/>
          </w:tcPr>
          <w:p w14:paraId="71BB3FA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825" w:type="dxa"/>
            <w:noWrap w:val="0"/>
            <w:vAlign w:val="center"/>
          </w:tcPr>
          <w:p w14:paraId="15F30C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975" w:type="dxa"/>
            <w:noWrap w:val="0"/>
            <w:vAlign w:val="center"/>
          </w:tcPr>
          <w:p w14:paraId="3126DF3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8" w:name="OLE_LINK55"/>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bookmarkEnd w:id="18"/>
          </w:p>
        </w:tc>
      </w:tr>
      <w:tr w14:paraId="30A420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vAlign w:val="center"/>
          </w:tcPr>
          <w:p w14:paraId="752F9748">
            <w:pPr>
              <w:widowControl/>
              <w:spacing w:before="100" w:beforeAutospacing="1" w:after="100" w:afterAutospacing="1"/>
              <w:ind w:firstLine="210" w:firstLineChars="100"/>
              <w:jc w:val="left"/>
              <w:rPr>
                <w:rFonts w:hint="eastAsia" w:ascii="Times New Roman" w:hAnsi="Times New Roman" w:eastAsia="宋体" w:cs="Times New Roman"/>
                <w:kern w:val="0"/>
                <w:szCs w:val="21"/>
              </w:rPr>
            </w:pPr>
          </w:p>
        </w:tc>
        <w:tc>
          <w:tcPr>
            <w:tcW w:w="1386" w:type="dxa"/>
            <w:noWrap w:val="0"/>
            <w:vAlign w:val="center"/>
          </w:tcPr>
          <w:p w14:paraId="40B7CEB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第五章</w:t>
            </w:r>
          </w:p>
        </w:tc>
        <w:tc>
          <w:tcPr>
            <w:tcW w:w="4825" w:type="dxa"/>
            <w:noWrap w:val="0"/>
            <w:vAlign w:val="center"/>
          </w:tcPr>
          <w:p w14:paraId="7C7E63D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16.查询发票汇总确认信息返回参数增加销售方纳税人识别号</w:t>
            </w:r>
          </w:p>
        </w:tc>
        <w:tc>
          <w:tcPr>
            <w:tcW w:w="975" w:type="dxa"/>
            <w:noWrap w:val="0"/>
            <w:vAlign w:val="center"/>
          </w:tcPr>
          <w:p w14:paraId="3B7E9CEA">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77C524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2559" w:hRule="atLeast"/>
          <w:jc w:val="center"/>
        </w:trPr>
        <w:tc>
          <w:tcPr>
            <w:tcW w:w="1053" w:type="dxa"/>
            <w:vMerge w:val="restart"/>
            <w:noWrap w:val="0"/>
            <w:vAlign w:val="center"/>
          </w:tcPr>
          <w:p w14:paraId="533B66EA">
            <w:pPr>
              <w:widowControl/>
              <w:spacing w:before="100" w:beforeAutospacing="1" w:after="100" w:afterAutospacing="1"/>
              <w:jc w:val="both"/>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V3.000</w:t>
            </w:r>
          </w:p>
        </w:tc>
        <w:tc>
          <w:tcPr>
            <w:tcW w:w="1386" w:type="dxa"/>
            <w:noWrap w:val="0"/>
            <w:vAlign w:val="center"/>
          </w:tcPr>
          <w:p w14:paraId="59D14B53">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825" w:type="dxa"/>
            <w:noWrap w:val="0"/>
            <w:vAlign w:val="center"/>
          </w:tcPr>
          <w:p w14:paraId="66D89D7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第四章2.2.4.1合规性校验、2.2.4.2数据校验、2.2.4.3业务逻辑校验、3.1.2.3.3业务逻辑校验、3.3.2.4.1合规性校验、3.3.2.4.2数据校验增加差额征税发票相关校验。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第五章9.查询数电红字确认单明细信息返回参数增加差额征税类型代码、扣除额、优惠政策标识字段，10.数电票上传接口增加差额扣除清单，新增17.查询差额征收编码接口。</w:t>
            </w:r>
          </w:p>
        </w:tc>
        <w:tc>
          <w:tcPr>
            <w:tcW w:w="975" w:type="dxa"/>
            <w:noWrap w:val="0"/>
            <w:vAlign w:val="center"/>
          </w:tcPr>
          <w:p w14:paraId="51FB63B4">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5129B1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55" w:hRule="atLeast"/>
          <w:jc w:val="center"/>
        </w:trPr>
        <w:tc>
          <w:tcPr>
            <w:tcW w:w="1053" w:type="dxa"/>
            <w:vMerge w:val="continue"/>
            <w:noWrap w:val="0"/>
            <w:vAlign w:val="center"/>
          </w:tcPr>
          <w:p w14:paraId="78DE4057">
            <w:pPr>
              <w:widowControl/>
              <w:spacing w:before="100" w:beforeAutospacing="1" w:after="100" w:afterAutospacing="1"/>
              <w:ind w:firstLine="210" w:firstLineChars="100"/>
              <w:jc w:val="left"/>
              <w:rPr>
                <w:rFonts w:hint="eastAsia" w:ascii="Times New Roman" w:hAnsi="Times New Roman" w:eastAsia="宋体" w:cs="Times New Roman"/>
                <w:kern w:val="0"/>
                <w:szCs w:val="21"/>
                <w:lang w:val="en-US" w:eastAsia="zh-CN"/>
              </w:rPr>
            </w:pPr>
          </w:p>
        </w:tc>
        <w:tc>
          <w:tcPr>
            <w:tcW w:w="1386" w:type="dxa"/>
            <w:noWrap w:val="0"/>
            <w:vAlign w:val="center"/>
          </w:tcPr>
          <w:p w14:paraId="552D4C4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825" w:type="dxa"/>
            <w:noWrap w:val="0"/>
            <w:vAlign w:val="center"/>
          </w:tcPr>
          <w:p w14:paraId="2ED8CFD0">
            <w:pPr>
              <w:widowControl/>
              <w:spacing w:before="100" w:beforeAutospacing="1" w:after="100" w:afterAutospacing="1"/>
              <w:jc w:val="left"/>
              <w:rPr>
                <w:rFonts w:hint="eastAsia"/>
                <w:lang w:val="en-US" w:eastAsia="zh-CN"/>
              </w:rPr>
            </w:pPr>
            <w:r>
              <w:rPr>
                <w:rFonts w:hint="eastAsia" w:ascii="Times New Roman" w:hAnsi="Times New Roman" w:eastAsia="宋体" w:cs="Times New Roman"/>
                <w:kern w:val="0"/>
                <w:szCs w:val="21"/>
                <w:lang w:val="en-US" w:eastAsia="zh-CN"/>
              </w:rPr>
              <w:t>2.2.4.3业务逻辑校验、3.3.2.4.2数据校验增加发票上传时间规则说明。</w:t>
            </w:r>
          </w:p>
        </w:tc>
        <w:tc>
          <w:tcPr>
            <w:tcW w:w="975" w:type="dxa"/>
            <w:noWrap w:val="0"/>
            <w:vAlign w:val="center"/>
          </w:tcPr>
          <w:p w14:paraId="65D5A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4A567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1053" w:type="dxa"/>
            <w:noWrap w:val="0"/>
            <w:vAlign w:val="center"/>
          </w:tcPr>
          <w:p w14:paraId="32AC5C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V3.001</w:t>
            </w:r>
          </w:p>
        </w:tc>
        <w:tc>
          <w:tcPr>
            <w:tcW w:w="1386" w:type="dxa"/>
            <w:noWrap w:val="0"/>
            <w:vAlign w:val="center"/>
          </w:tcPr>
          <w:p w14:paraId="5A05796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825" w:type="dxa"/>
            <w:noWrap w:val="0"/>
            <w:vAlign w:val="center"/>
          </w:tcPr>
          <w:p w14:paraId="4126C46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第四章1.2.6获取可用税收分类编码、第五章8.1接口说明减按优惠政策标识描述调整。</w:t>
            </w:r>
          </w:p>
        </w:tc>
        <w:tc>
          <w:tcPr>
            <w:tcW w:w="975" w:type="dxa"/>
            <w:noWrap w:val="0"/>
            <w:vAlign w:val="center"/>
          </w:tcPr>
          <w:p w14:paraId="0DCEEB1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9914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1053" w:type="dxa"/>
            <w:vMerge w:val="restart"/>
            <w:noWrap w:val="0"/>
            <w:vAlign w:val="center"/>
          </w:tcPr>
          <w:p w14:paraId="781B427B">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V3.002</w:t>
            </w:r>
          </w:p>
        </w:tc>
        <w:tc>
          <w:tcPr>
            <w:tcW w:w="1386" w:type="dxa"/>
            <w:noWrap w:val="0"/>
            <w:vAlign w:val="center"/>
          </w:tcPr>
          <w:p w14:paraId="4EFB2F10">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4825" w:type="dxa"/>
            <w:noWrap w:val="0"/>
            <w:vAlign w:val="center"/>
          </w:tcPr>
          <w:p w14:paraId="59E2E43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2.2.4.3业务校验规则调整电信行业开具汇总项编码规则。</w:t>
            </w:r>
          </w:p>
        </w:tc>
        <w:tc>
          <w:tcPr>
            <w:tcW w:w="975" w:type="dxa"/>
            <w:noWrap w:val="0"/>
            <w:vAlign w:val="center"/>
          </w:tcPr>
          <w:p w14:paraId="3A3977F6">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r>
      <w:tr w14:paraId="02CD0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1053" w:type="dxa"/>
            <w:vMerge w:val="continue"/>
            <w:noWrap w:val="0"/>
            <w:vAlign w:val="center"/>
          </w:tcPr>
          <w:p w14:paraId="30A5436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vAlign w:val="center"/>
          </w:tcPr>
          <w:p w14:paraId="58149EF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825" w:type="dxa"/>
            <w:noWrap w:val="0"/>
            <w:vAlign w:val="center"/>
          </w:tcPr>
          <w:p w14:paraId="75472D57">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第四章1.2.6获取可用税收分类编码、第五章8.1接口说明调整优惠政策混开规则。</w:t>
            </w:r>
          </w:p>
        </w:tc>
        <w:tc>
          <w:tcPr>
            <w:tcW w:w="975" w:type="dxa"/>
            <w:noWrap w:val="0"/>
            <w:vAlign w:val="center"/>
          </w:tcPr>
          <w:p w14:paraId="2F6D1C7C">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r>
      <w:tr w14:paraId="43CBB4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restart"/>
            <w:noWrap w:val="0"/>
            <w:vAlign w:val="center"/>
          </w:tcPr>
          <w:p w14:paraId="73D16321">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19" w:name="OLE_LINK92" w:colFirst="1" w:colLast="3"/>
            <w:r>
              <w:rPr>
                <w:rFonts w:hint="eastAsia" w:ascii="Times New Roman" w:hAnsi="Times New Roman" w:eastAsia="宋体" w:cs="Times New Roman"/>
                <w:kern w:val="0"/>
                <w:szCs w:val="21"/>
                <w:lang w:val="en-US" w:eastAsia="zh-CN"/>
              </w:rPr>
              <w:t>V3.003</w:t>
            </w:r>
          </w:p>
        </w:tc>
        <w:tc>
          <w:tcPr>
            <w:tcW w:w="1386" w:type="dxa"/>
            <w:noWrap w:val="0"/>
            <w:vAlign w:val="center"/>
          </w:tcPr>
          <w:p w14:paraId="5F1FB1F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4825" w:type="dxa"/>
            <w:noWrap w:val="0"/>
            <w:vAlign w:val="center"/>
          </w:tcPr>
          <w:p w14:paraId="5F55861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3.1.2.3.3业务逻辑校验调整红字确认单金额、销售折让校验逻辑。</w:t>
            </w:r>
          </w:p>
        </w:tc>
        <w:tc>
          <w:tcPr>
            <w:tcW w:w="975" w:type="dxa"/>
            <w:noWrap w:val="0"/>
            <w:vAlign w:val="center"/>
          </w:tcPr>
          <w:p w14:paraId="47E76F69">
            <w:pPr>
              <w:bidi w:val="0"/>
              <w:jc w:val="left"/>
              <w:rPr>
                <w:rFonts w:hint="default"/>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bookmarkEnd w:id="19"/>
      <w:tr w14:paraId="23481C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continue"/>
            <w:noWrap w:val="0"/>
            <w:vAlign w:val="center"/>
          </w:tcPr>
          <w:p w14:paraId="5D94B7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vAlign w:val="center"/>
          </w:tcPr>
          <w:p w14:paraId="3100D47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825" w:type="dxa"/>
            <w:noWrap w:val="0"/>
            <w:vAlign w:val="center"/>
          </w:tcPr>
          <w:p w14:paraId="311B685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第四章2.2.4.1、3.3.2.4.1合规性校验特定要素字段调整；</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第五章10.数电票上传接口特定要素调整，</w:t>
            </w:r>
          </w:p>
        </w:tc>
        <w:tc>
          <w:tcPr>
            <w:tcW w:w="975" w:type="dxa"/>
            <w:noWrap w:val="0"/>
            <w:vAlign w:val="center"/>
          </w:tcPr>
          <w:p w14:paraId="2C10D476">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4B812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restart"/>
            <w:noWrap w:val="0"/>
            <w:vAlign w:val="center"/>
          </w:tcPr>
          <w:p w14:paraId="4FBC480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V3.004</w:t>
            </w:r>
          </w:p>
        </w:tc>
        <w:tc>
          <w:tcPr>
            <w:tcW w:w="1386" w:type="dxa"/>
            <w:noWrap w:val="0"/>
            <w:vAlign w:val="center"/>
          </w:tcPr>
          <w:p w14:paraId="1F17443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825" w:type="dxa"/>
            <w:noWrap w:val="0"/>
            <w:vAlign w:val="center"/>
          </w:tcPr>
          <w:p w14:paraId="2EE2B2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975" w:type="dxa"/>
            <w:noWrap w:val="0"/>
            <w:vAlign w:val="center"/>
          </w:tcPr>
          <w:p w14:paraId="63972E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14989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continue"/>
            <w:noWrap w:val="0"/>
            <w:vAlign w:val="center"/>
          </w:tcPr>
          <w:p w14:paraId="00C70CE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vAlign w:val="center"/>
          </w:tcPr>
          <w:p w14:paraId="006F6DB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825" w:type="dxa"/>
            <w:noWrap w:val="0"/>
            <w:vAlign w:val="center"/>
          </w:tcPr>
          <w:p w14:paraId="198C9F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第四章1.2.6获取可用税收分类编码、第五章8.1接口调整不征税优惠政策混开规则表述。</w:t>
            </w:r>
          </w:p>
        </w:tc>
        <w:tc>
          <w:tcPr>
            <w:tcW w:w="975" w:type="dxa"/>
            <w:noWrap w:val="0"/>
            <w:vAlign w:val="center"/>
          </w:tcPr>
          <w:p w14:paraId="74BDBA2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5EA58F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noWrap w:val="0"/>
            <w:vAlign w:val="center"/>
          </w:tcPr>
          <w:p w14:paraId="23E7133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V3.005</w:t>
            </w:r>
          </w:p>
        </w:tc>
        <w:tc>
          <w:tcPr>
            <w:tcW w:w="1386" w:type="dxa"/>
            <w:noWrap w:val="0"/>
            <w:vAlign w:val="center"/>
          </w:tcPr>
          <w:p w14:paraId="3216003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825" w:type="dxa"/>
            <w:noWrap w:val="0"/>
            <w:vAlign w:val="center"/>
          </w:tcPr>
          <w:p w14:paraId="69AC05F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第四章1.2.6获取可用税收分类编码、第五章8.1接口调整不征税优惠混开规则。</w:t>
            </w:r>
          </w:p>
        </w:tc>
        <w:tc>
          <w:tcPr>
            <w:tcW w:w="975" w:type="dxa"/>
            <w:noWrap w:val="0"/>
            <w:vAlign w:val="center"/>
          </w:tcPr>
          <w:p w14:paraId="680100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r>
      <w:tr w14:paraId="519E35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noWrap w:val="0"/>
            <w:vAlign w:val="center"/>
          </w:tcPr>
          <w:p w14:paraId="17EF789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V3.006</w:t>
            </w:r>
          </w:p>
        </w:tc>
        <w:tc>
          <w:tcPr>
            <w:tcW w:w="1386" w:type="dxa"/>
            <w:noWrap w:val="0"/>
            <w:vAlign w:val="center"/>
          </w:tcPr>
          <w:p w14:paraId="55EE92B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第四、五、六章</w:t>
            </w:r>
          </w:p>
        </w:tc>
        <w:tc>
          <w:tcPr>
            <w:tcW w:w="4825" w:type="dxa"/>
            <w:noWrap w:val="0"/>
            <w:vAlign w:val="center"/>
          </w:tcPr>
          <w:p w14:paraId="2FC485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第四章2.2.4.1、3.3.2.4.1增加发票上传购买方、购买方经办人、交易信息相关字段；第四章2.2.4.3增加对应逻辑校验。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lang w:val="en-US" w:eastAsia="zh-CN"/>
              </w:rPr>
              <w:t>10.数电票</w:t>
            </w:r>
            <w:r>
              <w:rPr>
                <w:rFonts w:hint="eastAsia" w:ascii="Times New Roman" w:hAnsi="Times New Roman" w:eastAsia="宋体" w:cs="Times New Roman"/>
                <w:kern w:val="0"/>
                <w:szCs w:val="21"/>
              </w:rPr>
              <w:t>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p>
        </w:tc>
        <w:tc>
          <w:tcPr>
            <w:tcW w:w="975" w:type="dxa"/>
            <w:noWrap w:val="0"/>
            <w:vAlign w:val="center"/>
          </w:tcPr>
          <w:p w14:paraId="39A5F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5D13D9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restart"/>
            <w:noWrap w:val="0"/>
            <w:vAlign w:val="center"/>
          </w:tcPr>
          <w:p w14:paraId="585FB996">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1386" w:type="dxa"/>
            <w:noWrap w:val="0"/>
            <w:vAlign w:val="center"/>
          </w:tcPr>
          <w:p w14:paraId="13C4F14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825" w:type="dxa"/>
            <w:noWrap w:val="0"/>
            <w:vAlign w:val="center"/>
          </w:tcPr>
          <w:p w14:paraId="7295FF3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第四章3.1.2.3.3调整红字确认单申请校验规则，第五章2.查询发票授信额度删除查询发票授信额度限制。</w:t>
            </w:r>
          </w:p>
        </w:tc>
        <w:tc>
          <w:tcPr>
            <w:tcW w:w="975" w:type="dxa"/>
            <w:noWrap w:val="0"/>
            <w:vAlign w:val="center"/>
          </w:tcPr>
          <w:p w14:paraId="537C6E0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0A793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continue"/>
            <w:noWrap w:val="0"/>
            <w:vAlign w:val="center"/>
          </w:tcPr>
          <w:p w14:paraId="3CD8FB5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vAlign w:val="center"/>
          </w:tcPr>
          <w:p w14:paraId="086108B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4825" w:type="dxa"/>
            <w:noWrap w:val="0"/>
            <w:vAlign w:val="center"/>
          </w:tcPr>
          <w:p w14:paraId="4E1EFE02">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2.2.4.3调整电信开具汇总项发票的不征税开票规则。</w:t>
            </w:r>
          </w:p>
        </w:tc>
        <w:tc>
          <w:tcPr>
            <w:tcW w:w="975" w:type="dxa"/>
            <w:noWrap w:val="0"/>
            <w:vAlign w:val="center"/>
          </w:tcPr>
          <w:p w14:paraId="3128CA1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003000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noWrap w:val="0"/>
            <w:vAlign w:val="center"/>
          </w:tcPr>
          <w:p w14:paraId="3229DC3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1386" w:type="dxa"/>
            <w:noWrap w:val="0"/>
            <w:vAlign w:val="center"/>
          </w:tcPr>
          <w:p w14:paraId="705A0FE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825" w:type="dxa"/>
            <w:noWrap w:val="0"/>
            <w:vAlign w:val="center"/>
          </w:tcPr>
          <w:p w14:paraId="7A094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第四章2.2.4.1,5.2.4.1增加乐企开票模式代码，2.2.4.3、3.2.4.2增加支付即开票企业填写规则；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w:t>
            </w:r>
            <w:r>
              <w:rPr>
                <w:rFonts w:hint="eastAsia" w:ascii="Times New Roman" w:hAnsi="Times New Roman" w:cs="Times New Roman"/>
                <w:kern w:val="0"/>
                <w:szCs w:val="21"/>
                <w:lang w:val="en-US" w:eastAsia="zh-CN"/>
              </w:rPr>
              <w:t>.数电票</w:t>
            </w:r>
            <w:r>
              <w:rPr>
                <w:rFonts w:hint="eastAsia" w:ascii="Times New Roman" w:hAnsi="Times New Roman" w:eastAsia="宋体" w:cs="Times New Roman"/>
                <w:kern w:val="0"/>
                <w:szCs w:val="21"/>
                <w:lang w:val="en-US" w:eastAsia="zh-CN"/>
              </w:rPr>
              <w:t>上传增加乐企开票模式代码。</w:t>
            </w:r>
          </w:p>
        </w:tc>
        <w:tc>
          <w:tcPr>
            <w:tcW w:w="975" w:type="dxa"/>
            <w:noWrap w:val="0"/>
            <w:vAlign w:val="center"/>
          </w:tcPr>
          <w:p w14:paraId="1DAA9F0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53F68E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restart"/>
            <w:noWrap w:val="0"/>
            <w:vAlign w:val="center"/>
          </w:tcPr>
          <w:p w14:paraId="0DF45D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1386" w:type="dxa"/>
            <w:noWrap w:val="0"/>
            <w:vAlign w:val="center"/>
          </w:tcPr>
          <w:p w14:paraId="60989D0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825" w:type="dxa"/>
            <w:noWrap w:val="0"/>
            <w:vAlign w:val="center"/>
          </w:tcPr>
          <w:p w14:paraId="7B17055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975" w:type="dxa"/>
            <w:noWrap w:val="0"/>
            <w:vAlign w:val="center"/>
          </w:tcPr>
          <w:p w14:paraId="343DA476">
            <w:pPr>
              <w:widowControl/>
              <w:spacing w:before="100" w:beforeAutospacing="1" w:after="100" w:afterAutospacing="1"/>
              <w:jc w:val="left"/>
              <w:rPr>
                <w:rFonts w:hint="default" w:cs="Times New Roman"/>
                <w:kern w:val="0"/>
                <w:sz w:val="21"/>
                <w:szCs w:val="21"/>
                <w:lang w:val="en-US" w:eastAsia="zh-CN" w:bidi="ar-SA"/>
              </w:rPr>
            </w:pPr>
            <w:r>
              <w:rPr>
                <w:rFonts w:hint="eastAsia" w:cs="Times New Roman"/>
                <w:kern w:val="0"/>
                <w:szCs w:val="21"/>
                <w:lang w:val="en-US" w:eastAsia="zh-CN"/>
              </w:rPr>
              <w:t>2025.01.24</w:t>
            </w:r>
          </w:p>
        </w:tc>
      </w:tr>
      <w:tr w14:paraId="0FF092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continue"/>
            <w:noWrap w:val="0"/>
            <w:vAlign w:val="center"/>
          </w:tcPr>
          <w:p w14:paraId="1CACC21C">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vAlign w:val="center"/>
          </w:tcPr>
          <w:p w14:paraId="0CE25C2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825" w:type="dxa"/>
            <w:noWrap w:val="0"/>
            <w:vAlign w:val="center"/>
          </w:tcPr>
          <w:p w14:paraId="35C5260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10.数电票</w:t>
            </w:r>
            <w:r>
              <w:rPr>
                <w:rFonts w:hint="eastAsia" w:ascii="Times New Roman" w:hAnsi="Times New Roman" w:eastAsia="宋体" w:cs="Times New Roman"/>
                <w:kern w:val="0"/>
                <w:szCs w:val="21"/>
                <w:lang w:val="en-US" w:eastAsia="zh-CN"/>
              </w:rPr>
              <w:t>上传调整备注字段说明。</w:t>
            </w:r>
          </w:p>
        </w:tc>
        <w:tc>
          <w:tcPr>
            <w:tcW w:w="975" w:type="dxa"/>
            <w:noWrap w:val="0"/>
            <w:vAlign w:val="center"/>
          </w:tcPr>
          <w:p w14:paraId="23BC88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37711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restart"/>
            <w:noWrap w:val="0"/>
            <w:vAlign w:val="center"/>
          </w:tcPr>
          <w:p w14:paraId="57280A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1386" w:type="dxa"/>
            <w:noWrap w:val="0"/>
            <w:vAlign w:val="center"/>
          </w:tcPr>
          <w:p w14:paraId="4469A9C2">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4825" w:type="dxa"/>
            <w:noWrap w:val="0"/>
            <w:vAlign w:val="center"/>
          </w:tcPr>
          <w:p w14:paraId="367D7E2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第四章2.2.4.1、3.3.2.4.1合规性校验增加发票开具方式代码字段；2.2.4.3、3.3.2.4.2业务逻辑校验增加发票开具方式代码校验规则。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第五章10.数电票上传增加发票开具方式代码字段。</w:t>
            </w:r>
          </w:p>
        </w:tc>
        <w:tc>
          <w:tcPr>
            <w:tcW w:w="975" w:type="dxa"/>
            <w:noWrap w:val="0"/>
            <w:vAlign w:val="center"/>
          </w:tcPr>
          <w:p w14:paraId="35491D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50E8CB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continue"/>
            <w:noWrap w:val="0"/>
            <w:vAlign w:val="center"/>
          </w:tcPr>
          <w:p w14:paraId="1753767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1386" w:type="dxa"/>
            <w:noWrap w:val="0"/>
            <w:vAlign w:val="center"/>
          </w:tcPr>
          <w:p w14:paraId="63AEDD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4825" w:type="dxa"/>
            <w:noWrap w:val="0"/>
            <w:vAlign w:val="center"/>
          </w:tcPr>
          <w:p w14:paraId="5E18B29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第四章2.2.4.3、3.3.2.4.2业务逻辑校验调整支付渠道、交易单号、乐企开票模式代码校验规则。</w:t>
            </w:r>
          </w:p>
        </w:tc>
        <w:tc>
          <w:tcPr>
            <w:tcW w:w="975" w:type="dxa"/>
            <w:noWrap w:val="0"/>
            <w:vAlign w:val="center"/>
          </w:tcPr>
          <w:p w14:paraId="2798515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602E32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continue"/>
            <w:noWrap w:val="0"/>
            <w:vAlign w:val="center"/>
          </w:tcPr>
          <w:p w14:paraId="4232E6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1386" w:type="dxa"/>
            <w:noWrap w:val="0"/>
            <w:vAlign w:val="center"/>
          </w:tcPr>
          <w:p w14:paraId="563F97CA">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4825" w:type="dxa"/>
            <w:noWrap w:val="0"/>
            <w:vAlign w:val="center"/>
          </w:tcPr>
          <w:p w14:paraId="7C6E0A0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2.2.4.3、3.3.2.4.2业务逻辑校验新增调整自然人信息（自然人证件类型、自然人证件号码、自然人国籍代码）相关校验规则。</w:t>
            </w:r>
          </w:p>
        </w:tc>
        <w:tc>
          <w:tcPr>
            <w:tcW w:w="975" w:type="dxa"/>
            <w:noWrap w:val="0"/>
            <w:vAlign w:val="center"/>
          </w:tcPr>
          <w:p w14:paraId="629EF46F">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0393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shd w:val="clear" w:color="auto" w:fill="auto"/>
            <w:noWrap w:val="0"/>
            <w:vAlign w:val="center"/>
          </w:tcPr>
          <w:p w14:paraId="4147AB50">
            <w:pPr>
              <w:pStyle w:val="36"/>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11</w:t>
            </w:r>
          </w:p>
        </w:tc>
        <w:tc>
          <w:tcPr>
            <w:tcW w:w="1386" w:type="dxa"/>
            <w:shd w:val="clear" w:color="auto" w:fill="auto"/>
            <w:noWrap w:val="0"/>
            <w:vAlign w:val="center"/>
          </w:tcPr>
          <w:p w14:paraId="601A229C">
            <w:pPr>
              <w:pStyle w:val="36"/>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4825" w:type="dxa"/>
            <w:shd w:val="clear" w:color="auto" w:fill="auto"/>
            <w:noWrap w:val="0"/>
            <w:vAlign w:val="center"/>
          </w:tcPr>
          <w:p w14:paraId="31673A9E">
            <w:pPr>
              <w:pStyle w:val="36"/>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第四章2.2.4.3业务逻辑校验增加贷款服务、餐饮三项校验及提示规则。。</w:t>
            </w:r>
          </w:p>
        </w:tc>
        <w:tc>
          <w:tcPr>
            <w:tcW w:w="975" w:type="dxa"/>
            <w:shd w:val="clear" w:color="auto" w:fill="auto"/>
            <w:noWrap w:val="0"/>
            <w:vAlign w:val="center"/>
          </w:tcPr>
          <w:p w14:paraId="3EBD7B9D">
            <w:pPr>
              <w:pStyle w:val="36"/>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r>
      <w:tr w14:paraId="26D7C6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shd w:val="clear" w:color="auto" w:fill="auto"/>
            <w:noWrap w:val="0"/>
            <w:vAlign w:val="center"/>
          </w:tcPr>
          <w:p w14:paraId="1738AE19">
            <w:pPr>
              <w:pStyle w:val="36"/>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1386" w:type="dxa"/>
            <w:shd w:val="clear" w:color="auto" w:fill="auto"/>
            <w:noWrap w:val="0"/>
            <w:vAlign w:val="center"/>
          </w:tcPr>
          <w:p w14:paraId="39E35BDD">
            <w:pPr>
              <w:pStyle w:val="36"/>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4825" w:type="dxa"/>
            <w:shd w:val="clear" w:color="auto" w:fill="auto"/>
            <w:noWrap w:val="0"/>
            <w:vAlign w:val="center"/>
          </w:tcPr>
          <w:p w14:paraId="4F9D40E7">
            <w:pPr>
              <w:pStyle w:val="36"/>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第三章2.2.4.3业务逻辑校验修改贷款服务、餐饮三项提示语规则。</w:t>
            </w:r>
          </w:p>
        </w:tc>
        <w:tc>
          <w:tcPr>
            <w:tcW w:w="975" w:type="dxa"/>
            <w:shd w:val="clear" w:color="auto" w:fill="auto"/>
            <w:noWrap w:val="0"/>
            <w:vAlign w:val="center"/>
          </w:tcPr>
          <w:p w14:paraId="42415A7D">
            <w:pPr>
              <w:pStyle w:val="36"/>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w:t>
            </w:r>
            <w:ins w:id="2" w:author="曹桂僮" w:date="2025-06-09T09:20:23Z">
              <w:r>
                <w:rPr>
                  <w:rFonts w:hint="eastAsia"/>
                  <w:lang w:val="en-US" w:eastAsia="zh-CN"/>
                </w:rPr>
                <w:t>0</w:t>
              </w:r>
            </w:ins>
            <w:r>
              <w:rPr>
                <w:rFonts w:hint="eastAsia"/>
                <w:lang w:val="en-US" w:eastAsia="zh-CN"/>
              </w:rPr>
              <w:t>5.30</w:t>
            </w:r>
          </w:p>
        </w:tc>
      </w:tr>
      <w:tr w14:paraId="36CCCD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shd w:val="clear" w:color="auto" w:fill="auto"/>
            <w:noWrap w:val="0"/>
            <w:vAlign w:val="center"/>
          </w:tcPr>
          <w:p w14:paraId="494A3687">
            <w:pPr>
              <w:pStyle w:val="36"/>
              <w:bidi w:val="0"/>
              <w:ind w:left="0" w:leftChars="0" w:right="0" w:rightChars="0"/>
              <w:jc w:val="left"/>
              <w:rPr>
                <w:rFonts w:hint="default"/>
                <w:lang w:val="en-US" w:eastAsia="zh-CN"/>
              </w:rPr>
            </w:pPr>
            <w:ins w:id="3" w:author="曹桂僮" w:date="2025-06-09T09:20:13Z">
              <w:r>
                <w:rPr>
                  <w:rFonts w:hint="default"/>
                  <w:lang w:val="en-US" w:eastAsia="zh-CN"/>
                </w:rPr>
                <w:t>V</w:t>
              </w:r>
            </w:ins>
            <w:ins w:id="4" w:author="曹桂僮" w:date="2025-06-09T09:20:13Z">
              <w:r>
                <w:rPr>
                  <w:rFonts w:hint="eastAsia"/>
                  <w:lang w:val="en-US" w:eastAsia="zh-CN"/>
                </w:rPr>
                <w:t>3</w:t>
              </w:r>
            </w:ins>
            <w:ins w:id="5" w:author="曹桂僮" w:date="2025-06-09T09:20:13Z">
              <w:r>
                <w:rPr>
                  <w:rFonts w:hint="default"/>
                  <w:lang w:val="en-US" w:eastAsia="zh-CN"/>
                </w:rPr>
                <w:t>.0</w:t>
              </w:r>
            </w:ins>
            <w:ins w:id="6" w:author="曹桂僮" w:date="2025-06-09T09:20:13Z">
              <w:r>
                <w:rPr>
                  <w:rFonts w:hint="eastAsia"/>
                  <w:lang w:val="en-US" w:eastAsia="zh-CN"/>
                </w:rPr>
                <w:t>1</w:t>
              </w:r>
            </w:ins>
            <w:ins w:id="7" w:author="曹桂僮" w:date="2025-06-09T09:20:14Z">
              <w:r>
                <w:rPr>
                  <w:rFonts w:hint="eastAsia"/>
                  <w:lang w:val="en-US" w:eastAsia="zh-CN"/>
                </w:rPr>
                <w:t>3</w:t>
              </w:r>
            </w:ins>
          </w:p>
        </w:tc>
        <w:tc>
          <w:tcPr>
            <w:tcW w:w="1386" w:type="dxa"/>
            <w:shd w:val="clear"/>
            <w:noWrap w:val="0"/>
            <w:vAlign w:val="center"/>
          </w:tcPr>
          <w:p w14:paraId="0985767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825" w:type="dxa"/>
            <w:shd w:val="clear"/>
            <w:noWrap w:val="0"/>
            <w:vAlign w:val="center"/>
          </w:tcPr>
          <w:p w14:paraId="3FCEC39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ins w:id="8" w:author="曹桂僮" w:date="2025-06-10T09:49:39Z">
              <w:r>
                <w:rPr>
                  <w:rFonts w:hint="eastAsia" w:cs="Times New Roman"/>
                  <w:kern w:val="0"/>
                  <w:szCs w:val="21"/>
                  <w:lang w:val="en-US" w:eastAsia="zh-CN"/>
                </w:rPr>
                <w:t>调整</w:t>
              </w:r>
            </w:ins>
            <w:r>
              <w:rPr>
                <w:rFonts w:hint="eastAsia" w:ascii="Times New Roman" w:hAnsi="Times New Roman" w:eastAsia="宋体" w:cs="Times New Roman"/>
                <w:kern w:val="0"/>
                <w:szCs w:val="21"/>
                <w:lang w:val="en-US" w:eastAsia="zh-CN"/>
              </w:rPr>
              <w:t>不征税</w:t>
            </w:r>
            <w:ins w:id="9" w:author="曹桂僮" w:date="2025-06-10T09:49:45Z">
              <w:r>
                <w:rPr>
                  <w:rFonts w:hint="eastAsia" w:cs="Times New Roman"/>
                  <w:kern w:val="0"/>
                  <w:szCs w:val="21"/>
                  <w:lang w:val="en-US" w:eastAsia="zh-CN"/>
                </w:rPr>
                <w:t>编码</w:t>
              </w:r>
            </w:ins>
            <w:r>
              <w:rPr>
                <w:rFonts w:hint="eastAsia" w:ascii="Times New Roman" w:hAnsi="Times New Roman" w:eastAsia="宋体" w:cs="Times New Roman"/>
                <w:kern w:val="0"/>
                <w:szCs w:val="21"/>
                <w:lang w:val="en-US" w:eastAsia="zh-CN"/>
              </w:rPr>
              <w:t>授信额度</w:t>
            </w:r>
            <w:ins w:id="10" w:author="曹桂僮" w:date="2025-06-10T09:49:49Z">
              <w:r>
                <w:rPr>
                  <w:rFonts w:hint="eastAsia" w:cs="Times New Roman"/>
                  <w:kern w:val="0"/>
                  <w:szCs w:val="21"/>
                  <w:lang w:val="en-US" w:eastAsia="zh-CN"/>
                </w:rPr>
                <w:t>校验</w:t>
              </w:r>
            </w:ins>
            <w:r>
              <w:rPr>
                <w:rFonts w:hint="eastAsia" w:ascii="Times New Roman" w:hAnsi="Times New Roman" w:eastAsia="宋体" w:cs="Times New Roman"/>
                <w:kern w:val="0"/>
                <w:szCs w:val="21"/>
                <w:lang w:val="en-US" w:eastAsia="zh-CN"/>
              </w:rPr>
              <w:t>规则。</w:t>
            </w:r>
          </w:p>
        </w:tc>
        <w:tc>
          <w:tcPr>
            <w:tcW w:w="975" w:type="dxa"/>
            <w:shd w:val="clear"/>
            <w:noWrap w:val="0"/>
            <w:vAlign w:val="center"/>
          </w:tcPr>
          <w:p w14:paraId="13A8A7F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w:t>
            </w:r>
            <w:ins w:id="11" w:author="曹桂僮" w:date="2025-06-09T09:20:21Z">
              <w:r>
                <w:rPr>
                  <w:rFonts w:hint="eastAsia" w:cs="Times New Roman"/>
                  <w:kern w:val="0"/>
                  <w:szCs w:val="21"/>
                  <w:lang w:val="en-US" w:eastAsia="zh-CN"/>
                </w:rPr>
                <w:t>6</w:t>
              </w:r>
            </w:ins>
            <w:r>
              <w:rPr>
                <w:rFonts w:hint="eastAsia" w:cs="Times New Roman"/>
                <w:kern w:val="0"/>
                <w:szCs w:val="21"/>
                <w:lang w:val="en-US" w:eastAsia="zh-CN"/>
              </w:rPr>
              <w:t>.2</w:t>
            </w:r>
            <w:ins w:id="12" w:author="曹桂僮" w:date="2025-06-09T09:20:26Z">
              <w:r>
                <w:rPr>
                  <w:rFonts w:hint="eastAsia" w:cs="Times New Roman"/>
                  <w:kern w:val="0"/>
                  <w:szCs w:val="21"/>
                  <w:lang w:val="en-US" w:eastAsia="zh-CN"/>
                </w:rPr>
                <w:t>7</w:t>
              </w:r>
            </w:ins>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12685D2D">
      <w:pPr>
        <w:pStyle w:val="18"/>
        <w:tabs>
          <w:tab w:val="right" w:leader="dot" w:pos="8306"/>
        </w:tabs>
      </w:pPr>
      <w:r>
        <w:fldChar w:fldCharType="begin"/>
      </w:r>
      <w:r>
        <w:instrText xml:space="preserve">TOC \o "1-3" \h \u </w:instrText>
      </w:r>
      <w:r>
        <w:fldChar w:fldCharType="separate"/>
      </w:r>
      <w:r>
        <w:fldChar w:fldCharType="begin"/>
      </w:r>
      <w:r>
        <w:instrText xml:space="preserve"> HYPERLINK \l _Toc1494 </w:instrText>
      </w:r>
      <w:r>
        <w:fldChar w:fldCharType="separate"/>
      </w:r>
      <w:r>
        <w:rPr>
          <w:rFonts w:ascii="Helvetica" w:hAnsi="Helvetica" w:cs="Helvetica"/>
          <w:szCs w:val="32"/>
        </w:rPr>
        <w:t>一、阅读指引</w:t>
      </w:r>
      <w:r>
        <w:tab/>
      </w:r>
      <w:r>
        <w:fldChar w:fldCharType="begin"/>
      </w:r>
      <w:r>
        <w:instrText xml:space="preserve"> PAGEREF _Toc1494 \h </w:instrText>
      </w:r>
      <w:r>
        <w:fldChar w:fldCharType="separate"/>
      </w:r>
      <w:r>
        <w:t>8</w:t>
      </w:r>
      <w:r>
        <w:fldChar w:fldCharType="end"/>
      </w:r>
      <w:r>
        <w:fldChar w:fldCharType="end"/>
      </w:r>
    </w:p>
    <w:p w14:paraId="536133C1">
      <w:pPr>
        <w:pStyle w:val="18"/>
        <w:tabs>
          <w:tab w:val="right" w:leader="dot" w:pos="8306"/>
        </w:tabs>
      </w:pPr>
      <w:r>
        <w:fldChar w:fldCharType="begin"/>
      </w:r>
      <w:r>
        <w:instrText xml:space="preserve"> HYPERLINK \l _Toc12339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_Toc12339 \h </w:instrText>
      </w:r>
      <w:r>
        <w:fldChar w:fldCharType="separate"/>
      </w:r>
      <w:r>
        <w:t>8</w:t>
      </w:r>
      <w:r>
        <w:fldChar w:fldCharType="end"/>
      </w:r>
      <w:r>
        <w:fldChar w:fldCharType="end"/>
      </w:r>
    </w:p>
    <w:p w14:paraId="5AC08042">
      <w:pPr>
        <w:pStyle w:val="21"/>
        <w:tabs>
          <w:tab w:val="right" w:leader="dot" w:pos="8306"/>
        </w:tabs>
      </w:pPr>
      <w:r>
        <w:fldChar w:fldCharType="begin"/>
      </w:r>
      <w:r>
        <w:instrText xml:space="preserve"> HYPERLINK \l _Toc27780 </w:instrText>
      </w:r>
      <w:r>
        <w:fldChar w:fldCharType="separate"/>
      </w:r>
      <w:r>
        <w:rPr>
          <w:rFonts w:cs="Helvetica"/>
          <w:szCs w:val="28"/>
        </w:rPr>
        <w:t>（一）</w:t>
      </w:r>
      <w:r>
        <w:rPr>
          <w:rFonts w:hint="default" w:cs="Helvetica"/>
          <w:szCs w:val="28"/>
        </w:rPr>
        <w:t>能力简介</w:t>
      </w:r>
      <w:r>
        <w:tab/>
      </w:r>
      <w:r>
        <w:fldChar w:fldCharType="begin"/>
      </w:r>
      <w:r>
        <w:instrText xml:space="preserve"> PAGEREF _Toc27780 \h </w:instrText>
      </w:r>
      <w:r>
        <w:fldChar w:fldCharType="separate"/>
      </w:r>
      <w:r>
        <w:t>8</w:t>
      </w:r>
      <w:r>
        <w:fldChar w:fldCharType="end"/>
      </w:r>
      <w:r>
        <w:fldChar w:fldCharType="end"/>
      </w:r>
    </w:p>
    <w:p w14:paraId="5E489E8E">
      <w:pPr>
        <w:pStyle w:val="21"/>
        <w:tabs>
          <w:tab w:val="right" w:leader="dot" w:pos="8306"/>
        </w:tabs>
      </w:pPr>
      <w:r>
        <w:fldChar w:fldCharType="begin"/>
      </w:r>
      <w:r>
        <w:instrText xml:space="preserve"> HYPERLINK \l _Toc8903 </w:instrText>
      </w:r>
      <w:r>
        <w:fldChar w:fldCharType="separate"/>
      </w:r>
      <w:r>
        <w:rPr>
          <w:rFonts w:cs="Helvetica"/>
          <w:szCs w:val="28"/>
        </w:rPr>
        <w:t>（二）</w:t>
      </w:r>
      <w:r>
        <w:rPr>
          <w:rFonts w:hint="default" w:cs="Helvetica"/>
          <w:szCs w:val="28"/>
        </w:rPr>
        <w:t>应用案例</w:t>
      </w:r>
      <w:r>
        <w:tab/>
      </w:r>
      <w:r>
        <w:fldChar w:fldCharType="begin"/>
      </w:r>
      <w:r>
        <w:instrText xml:space="preserve"> PAGEREF _Toc8903 \h </w:instrText>
      </w:r>
      <w:r>
        <w:fldChar w:fldCharType="separate"/>
      </w:r>
      <w:r>
        <w:t>8</w:t>
      </w:r>
      <w:r>
        <w:fldChar w:fldCharType="end"/>
      </w:r>
      <w:r>
        <w:fldChar w:fldCharType="end"/>
      </w:r>
    </w:p>
    <w:p w14:paraId="5A4F91FB">
      <w:pPr>
        <w:pStyle w:val="21"/>
        <w:tabs>
          <w:tab w:val="right" w:leader="dot" w:pos="8306"/>
        </w:tabs>
      </w:pPr>
      <w:r>
        <w:fldChar w:fldCharType="begin"/>
      </w:r>
      <w:r>
        <w:instrText xml:space="preserve"> HYPERLINK \l _Toc9740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_Toc9740 \h </w:instrText>
      </w:r>
      <w:r>
        <w:fldChar w:fldCharType="separate"/>
      </w:r>
      <w:r>
        <w:t>9</w:t>
      </w:r>
      <w:r>
        <w:fldChar w:fldCharType="end"/>
      </w:r>
      <w:r>
        <w:fldChar w:fldCharType="end"/>
      </w:r>
    </w:p>
    <w:p w14:paraId="1F89DB86">
      <w:pPr>
        <w:pStyle w:val="21"/>
        <w:tabs>
          <w:tab w:val="right" w:leader="dot" w:pos="8306"/>
        </w:tabs>
      </w:pPr>
      <w:r>
        <w:fldChar w:fldCharType="begin"/>
      </w:r>
      <w:r>
        <w:instrText xml:space="preserve"> HYPERLINK \l _Toc13060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_Toc13060 \h </w:instrText>
      </w:r>
      <w:r>
        <w:fldChar w:fldCharType="separate"/>
      </w:r>
      <w:r>
        <w:t>10</w:t>
      </w:r>
      <w:r>
        <w:fldChar w:fldCharType="end"/>
      </w:r>
      <w:r>
        <w:fldChar w:fldCharType="end"/>
      </w:r>
    </w:p>
    <w:p w14:paraId="5CD69C13">
      <w:pPr>
        <w:pStyle w:val="18"/>
        <w:tabs>
          <w:tab w:val="right" w:leader="dot" w:pos="8306"/>
        </w:tabs>
      </w:pPr>
      <w:r>
        <w:fldChar w:fldCharType="begin"/>
      </w:r>
      <w:r>
        <w:instrText xml:space="preserve"> HYPERLINK \l _Toc27893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_Toc27893 \h </w:instrText>
      </w:r>
      <w:r>
        <w:fldChar w:fldCharType="separate"/>
      </w:r>
      <w:r>
        <w:t>11</w:t>
      </w:r>
      <w:r>
        <w:fldChar w:fldCharType="end"/>
      </w:r>
      <w:r>
        <w:fldChar w:fldCharType="end"/>
      </w:r>
    </w:p>
    <w:p w14:paraId="3B775047">
      <w:pPr>
        <w:pStyle w:val="18"/>
        <w:tabs>
          <w:tab w:val="right" w:leader="dot" w:pos="8306"/>
        </w:tabs>
      </w:pPr>
      <w:r>
        <w:fldChar w:fldCharType="begin"/>
      </w:r>
      <w:r>
        <w:instrText xml:space="preserve"> HYPERLINK \l _Toc27911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_Toc27911 \h </w:instrText>
      </w:r>
      <w:r>
        <w:fldChar w:fldCharType="separate"/>
      </w:r>
      <w:r>
        <w:t>13</w:t>
      </w:r>
      <w:r>
        <w:fldChar w:fldCharType="end"/>
      </w:r>
      <w:r>
        <w:fldChar w:fldCharType="end"/>
      </w:r>
    </w:p>
    <w:p w14:paraId="7729D918">
      <w:pPr>
        <w:pStyle w:val="21"/>
        <w:tabs>
          <w:tab w:val="right" w:leader="dot" w:pos="8306"/>
        </w:tabs>
      </w:pPr>
      <w:r>
        <w:fldChar w:fldCharType="begin"/>
      </w:r>
      <w:r>
        <w:instrText xml:space="preserve"> HYPERLINK \l _Toc12756 </w:instrText>
      </w:r>
      <w:r>
        <w:fldChar w:fldCharType="separate"/>
      </w:r>
      <w:r>
        <w:rPr>
          <w:rFonts w:cs="Helvetica"/>
          <w:szCs w:val="28"/>
        </w:rPr>
        <w:t>（一）业务场景</w:t>
      </w:r>
      <w:r>
        <w:tab/>
      </w:r>
      <w:r>
        <w:fldChar w:fldCharType="begin"/>
      </w:r>
      <w:r>
        <w:instrText xml:space="preserve"> PAGEREF _Toc12756 \h </w:instrText>
      </w:r>
      <w:r>
        <w:fldChar w:fldCharType="separate"/>
      </w:r>
      <w:r>
        <w:t>13</w:t>
      </w:r>
      <w:r>
        <w:fldChar w:fldCharType="end"/>
      </w:r>
      <w:r>
        <w:fldChar w:fldCharType="end"/>
      </w:r>
    </w:p>
    <w:p w14:paraId="314ECBA6">
      <w:pPr>
        <w:pStyle w:val="14"/>
        <w:tabs>
          <w:tab w:val="right" w:leader="dot" w:pos="8306"/>
        </w:tabs>
      </w:pPr>
      <w:r>
        <w:fldChar w:fldCharType="begin"/>
      </w:r>
      <w:r>
        <w:instrText xml:space="preserve"> HYPERLINK \l _Toc26706 </w:instrText>
      </w:r>
      <w:r>
        <w:fldChar w:fldCharType="separate"/>
      </w:r>
      <w:r>
        <w:t>1</w:t>
      </w:r>
      <w:r>
        <w:rPr>
          <w:rFonts w:hint="eastAsia"/>
        </w:rPr>
        <w:t>数电票</w:t>
      </w:r>
      <w:r>
        <w:t>开具前置</w:t>
      </w:r>
      <w:r>
        <w:tab/>
      </w:r>
      <w:r>
        <w:fldChar w:fldCharType="begin"/>
      </w:r>
      <w:r>
        <w:instrText xml:space="preserve"> PAGEREF _Toc26706 \h </w:instrText>
      </w:r>
      <w:r>
        <w:fldChar w:fldCharType="separate"/>
      </w:r>
      <w:r>
        <w:t>13</w:t>
      </w:r>
      <w:r>
        <w:fldChar w:fldCharType="end"/>
      </w:r>
      <w:r>
        <w:fldChar w:fldCharType="end"/>
      </w:r>
    </w:p>
    <w:p w14:paraId="39B267FC">
      <w:pPr>
        <w:pStyle w:val="14"/>
        <w:tabs>
          <w:tab w:val="right" w:leader="dot" w:pos="8306"/>
        </w:tabs>
      </w:pPr>
      <w:r>
        <w:fldChar w:fldCharType="begin"/>
      </w:r>
      <w:r>
        <w:instrText xml:space="preserve"> HYPERLINK \l _Toc31326 </w:instrText>
      </w:r>
      <w:r>
        <w:fldChar w:fldCharType="separate"/>
      </w:r>
      <w:r>
        <w:rPr>
          <w:rFonts w:hint="eastAsia"/>
        </w:rPr>
        <w:t>2数电</w:t>
      </w:r>
      <w:r>
        <w:t>蓝字发票开具</w:t>
      </w:r>
      <w:r>
        <w:tab/>
      </w:r>
      <w:r>
        <w:fldChar w:fldCharType="begin"/>
      </w:r>
      <w:r>
        <w:instrText xml:space="preserve"> PAGEREF _Toc31326 \h </w:instrText>
      </w:r>
      <w:r>
        <w:fldChar w:fldCharType="separate"/>
      </w:r>
      <w:r>
        <w:t>20</w:t>
      </w:r>
      <w:r>
        <w:fldChar w:fldCharType="end"/>
      </w:r>
      <w:r>
        <w:fldChar w:fldCharType="end"/>
      </w:r>
    </w:p>
    <w:p w14:paraId="470E65AC">
      <w:pPr>
        <w:pStyle w:val="14"/>
        <w:tabs>
          <w:tab w:val="right" w:leader="dot" w:pos="8306"/>
        </w:tabs>
      </w:pPr>
      <w:r>
        <w:fldChar w:fldCharType="begin"/>
      </w:r>
      <w:r>
        <w:instrText xml:space="preserve"> HYPERLINK \l _Toc5912 </w:instrText>
      </w:r>
      <w:r>
        <w:fldChar w:fldCharType="separate"/>
      </w:r>
      <w:r>
        <w:rPr>
          <w:rFonts w:hint="eastAsia"/>
        </w:rPr>
        <w:t>3数电红字</w:t>
      </w:r>
      <w:r>
        <w:t>发票开具</w:t>
      </w:r>
      <w:r>
        <w:tab/>
      </w:r>
      <w:r>
        <w:fldChar w:fldCharType="begin"/>
      </w:r>
      <w:r>
        <w:instrText xml:space="preserve"> PAGEREF _Toc5912 \h </w:instrText>
      </w:r>
      <w:r>
        <w:fldChar w:fldCharType="separate"/>
      </w:r>
      <w:r>
        <w:t>36</w:t>
      </w:r>
      <w:r>
        <w:fldChar w:fldCharType="end"/>
      </w:r>
      <w:r>
        <w:fldChar w:fldCharType="end"/>
      </w:r>
    </w:p>
    <w:p w14:paraId="34BCDA1A">
      <w:pPr>
        <w:pStyle w:val="14"/>
        <w:tabs>
          <w:tab w:val="right" w:leader="dot" w:pos="8306"/>
        </w:tabs>
      </w:pPr>
      <w:r>
        <w:fldChar w:fldCharType="begin"/>
      </w:r>
      <w:r>
        <w:instrText xml:space="preserve"> HYPERLINK \l _Toc11776 </w:instrText>
      </w:r>
      <w:r>
        <w:fldChar w:fldCharType="separate"/>
      </w:r>
      <w:r>
        <w:rPr>
          <w:rFonts w:hint="eastAsia"/>
        </w:rPr>
        <w:t>4开票汇总确认</w:t>
      </w:r>
      <w:r>
        <w:tab/>
      </w:r>
      <w:r>
        <w:fldChar w:fldCharType="begin"/>
      </w:r>
      <w:r>
        <w:instrText xml:space="preserve"> PAGEREF _Toc11776 \h </w:instrText>
      </w:r>
      <w:r>
        <w:fldChar w:fldCharType="separate"/>
      </w:r>
      <w:r>
        <w:t>52</w:t>
      </w:r>
      <w:r>
        <w:fldChar w:fldCharType="end"/>
      </w:r>
      <w:r>
        <w:fldChar w:fldCharType="end"/>
      </w:r>
    </w:p>
    <w:p w14:paraId="263B26DB">
      <w:pPr>
        <w:pStyle w:val="18"/>
        <w:tabs>
          <w:tab w:val="right" w:leader="dot" w:pos="8306"/>
        </w:tabs>
      </w:pPr>
      <w:r>
        <w:fldChar w:fldCharType="begin"/>
      </w:r>
      <w:r>
        <w:instrText xml:space="preserve"> HYPERLINK \l _Toc12529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_Toc12529 \h </w:instrText>
      </w:r>
      <w:r>
        <w:fldChar w:fldCharType="separate"/>
      </w:r>
      <w:r>
        <w:t>53</w:t>
      </w:r>
      <w:r>
        <w:fldChar w:fldCharType="end"/>
      </w:r>
      <w:r>
        <w:fldChar w:fldCharType="end"/>
      </w:r>
    </w:p>
    <w:p w14:paraId="43E5D47E">
      <w:pPr>
        <w:pStyle w:val="21"/>
        <w:tabs>
          <w:tab w:val="right" w:leader="dot" w:pos="8306"/>
        </w:tabs>
      </w:pPr>
      <w:r>
        <w:fldChar w:fldCharType="begin"/>
      </w:r>
      <w:r>
        <w:instrText xml:space="preserve"> HYPERLINK \l _Toc25679 </w:instrText>
      </w:r>
      <w:r>
        <w:fldChar w:fldCharType="separate"/>
      </w:r>
      <w:r>
        <w:rPr>
          <w:lang w:eastAsia="zh-CN"/>
        </w:rPr>
        <w:t>（一）</w:t>
      </w:r>
      <w:r>
        <w:rPr>
          <w:rFonts w:hint="eastAsia"/>
          <w:lang w:val="en-US" w:eastAsia="zh-CN"/>
        </w:rPr>
        <w:t>能力编码</w:t>
      </w:r>
      <w:r>
        <w:tab/>
      </w:r>
      <w:r>
        <w:fldChar w:fldCharType="begin"/>
      </w:r>
      <w:r>
        <w:instrText xml:space="preserve"> PAGEREF _Toc25679 \h </w:instrText>
      </w:r>
      <w:r>
        <w:fldChar w:fldCharType="separate"/>
      </w:r>
      <w:r>
        <w:t>53</w:t>
      </w:r>
      <w:r>
        <w:fldChar w:fldCharType="end"/>
      </w:r>
      <w:r>
        <w:fldChar w:fldCharType="end"/>
      </w:r>
    </w:p>
    <w:p w14:paraId="05C34DB7">
      <w:pPr>
        <w:pStyle w:val="21"/>
        <w:tabs>
          <w:tab w:val="right" w:leader="dot" w:pos="8306"/>
        </w:tabs>
      </w:pPr>
      <w:r>
        <w:fldChar w:fldCharType="begin"/>
      </w:r>
      <w:r>
        <w:instrText xml:space="preserve"> HYPERLINK \l _Toc7191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_Toc7191 \h </w:instrText>
      </w:r>
      <w:r>
        <w:fldChar w:fldCharType="separate"/>
      </w:r>
      <w:r>
        <w:t>53</w:t>
      </w:r>
      <w:r>
        <w:fldChar w:fldCharType="end"/>
      </w:r>
      <w:r>
        <w:fldChar w:fldCharType="end"/>
      </w:r>
    </w:p>
    <w:p w14:paraId="25DBAF7B">
      <w:pPr>
        <w:pStyle w:val="21"/>
        <w:tabs>
          <w:tab w:val="right" w:leader="dot" w:pos="8306"/>
        </w:tabs>
      </w:pPr>
      <w:r>
        <w:fldChar w:fldCharType="begin"/>
      </w:r>
      <w:r>
        <w:instrText xml:space="preserve"> HYPERLINK \l _Toc11204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_Toc11204 \h </w:instrText>
      </w:r>
      <w:r>
        <w:fldChar w:fldCharType="separate"/>
      </w:r>
      <w:r>
        <w:t>57</w:t>
      </w:r>
      <w:r>
        <w:fldChar w:fldCharType="end"/>
      </w:r>
      <w:r>
        <w:fldChar w:fldCharType="end"/>
      </w:r>
    </w:p>
    <w:p w14:paraId="1C1423AF">
      <w:pPr>
        <w:pStyle w:val="14"/>
        <w:tabs>
          <w:tab w:val="right" w:leader="dot" w:pos="8306"/>
        </w:tabs>
      </w:pPr>
      <w:r>
        <w:fldChar w:fldCharType="begin"/>
      </w:r>
      <w:r>
        <w:instrText xml:space="preserve"> HYPERLINK \l _Toc4508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_Toc4508 \h </w:instrText>
      </w:r>
      <w:r>
        <w:fldChar w:fldCharType="separate"/>
      </w:r>
      <w:r>
        <w:t>57</w:t>
      </w:r>
      <w:r>
        <w:fldChar w:fldCharType="end"/>
      </w:r>
      <w:r>
        <w:fldChar w:fldCharType="end"/>
      </w:r>
    </w:p>
    <w:p w14:paraId="3BE2ABEB">
      <w:pPr>
        <w:pStyle w:val="14"/>
        <w:tabs>
          <w:tab w:val="right" w:leader="dot" w:pos="8306"/>
        </w:tabs>
      </w:pPr>
      <w:r>
        <w:fldChar w:fldCharType="begin"/>
      </w:r>
      <w:r>
        <w:instrText xml:space="preserve"> HYPERLINK \l _Toc13226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_Toc13226 \h </w:instrText>
      </w:r>
      <w:r>
        <w:fldChar w:fldCharType="separate"/>
      </w:r>
      <w:r>
        <w:t>59</w:t>
      </w:r>
      <w:r>
        <w:fldChar w:fldCharType="end"/>
      </w:r>
      <w:r>
        <w:fldChar w:fldCharType="end"/>
      </w:r>
    </w:p>
    <w:p w14:paraId="2EEBB6D1">
      <w:pPr>
        <w:pStyle w:val="14"/>
        <w:tabs>
          <w:tab w:val="right" w:leader="dot" w:pos="8306"/>
        </w:tabs>
      </w:pPr>
      <w:r>
        <w:fldChar w:fldCharType="begin"/>
      </w:r>
      <w:r>
        <w:instrText xml:space="preserve"> HYPERLINK \l _Toc23605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_Toc23605 \h </w:instrText>
      </w:r>
      <w:r>
        <w:fldChar w:fldCharType="separate"/>
      </w:r>
      <w:r>
        <w:t>61</w:t>
      </w:r>
      <w:r>
        <w:fldChar w:fldCharType="end"/>
      </w:r>
      <w:r>
        <w:fldChar w:fldCharType="end"/>
      </w:r>
    </w:p>
    <w:p w14:paraId="53C07ADD">
      <w:pPr>
        <w:pStyle w:val="14"/>
        <w:tabs>
          <w:tab w:val="right" w:leader="dot" w:pos="8306"/>
        </w:tabs>
      </w:pPr>
      <w:r>
        <w:fldChar w:fldCharType="begin"/>
      </w:r>
      <w:r>
        <w:instrText xml:space="preserve"> HYPERLINK \l _Toc23075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_Toc23075 \h </w:instrText>
      </w:r>
      <w:r>
        <w:fldChar w:fldCharType="separate"/>
      </w:r>
      <w:r>
        <w:t>64</w:t>
      </w:r>
      <w:r>
        <w:fldChar w:fldCharType="end"/>
      </w:r>
      <w:r>
        <w:fldChar w:fldCharType="end"/>
      </w:r>
    </w:p>
    <w:p w14:paraId="06CE56CC">
      <w:pPr>
        <w:pStyle w:val="14"/>
        <w:tabs>
          <w:tab w:val="right" w:leader="dot" w:pos="8306"/>
        </w:tabs>
      </w:pPr>
      <w:r>
        <w:fldChar w:fldCharType="begin"/>
      </w:r>
      <w:r>
        <w:instrText xml:space="preserve"> HYPERLINK \l _Toc20118 </w:instrText>
      </w:r>
      <w:r>
        <w:fldChar w:fldCharType="separate"/>
      </w:r>
      <w:r>
        <w:rPr>
          <w:rFonts w:hint="default" w:ascii="Times New Roman" w:hAnsi="Times New Roman"/>
          <w:szCs w:val="28"/>
        </w:rPr>
        <w:t>5.查询纳税人风险信息</w:t>
      </w:r>
      <w:r>
        <w:tab/>
      </w:r>
      <w:r>
        <w:fldChar w:fldCharType="begin"/>
      </w:r>
      <w:r>
        <w:instrText xml:space="preserve"> PAGEREF _Toc20118 \h </w:instrText>
      </w:r>
      <w:r>
        <w:fldChar w:fldCharType="separate"/>
      </w:r>
      <w:r>
        <w:t>66</w:t>
      </w:r>
      <w:r>
        <w:fldChar w:fldCharType="end"/>
      </w:r>
      <w:r>
        <w:fldChar w:fldCharType="end"/>
      </w:r>
    </w:p>
    <w:p w14:paraId="6CEAF3C2">
      <w:pPr>
        <w:pStyle w:val="14"/>
        <w:tabs>
          <w:tab w:val="right" w:leader="dot" w:pos="8306"/>
        </w:tabs>
      </w:pPr>
      <w:r>
        <w:fldChar w:fldCharType="begin"/>
      </w:r>
      <w:r>
        <w:instrText xml:space="preserve"> HYPERLINK \l _Toc26546 </w:instrText>
      </w:r>
      <w:r>
        <w:fldChar w:fldCharType="separate"/>
      </w:r>
      <w:r>
        <w:rPr>
          <w:rFonts w:hint="default" w:ascii="Times New Roman" w:hAnsi="Times New Roman"/>
          <w:szCs w:val="28"/>
        </w:rPr>
        <w:t>6.查询纳税人基本信息</w:t>
      </w:r>
      <w:r>
        <w:tab/>
      </w:r>
      <w:r>
        <w:fldChar w:fldCharType="begin"/>
      </w:r>
      <w:r>
        <w:instrText xml:space="preserve"> PAGEREF _Toc26546 \h </w:instrText>
      </w:r>
      <w:r>
        <w:fldChar w:fldCharType="separate"/>
      </w:r>
      <w:r>
        <w:t>68</w:t>
      </w:r>
      <w:r>
        <w:fldChar w:fldCharType="end"/>
      </w:r>
      <w:r>
        <w:fldChar w:fldCharType="end"/>
      </w:r>
    </w:p>
    <w:p w14:paraId="40F01032">
      <w:pPr>
        <w:pStyle w:val="14"/>
        <w:tabs>
          <w:tab w:val="right" w:leader="dot" w:pos="8306"/>
        </w:tabs>
      </w:pPr>
      <w:r>
        <w:fldChar w:fldCharType="begin"/>
      </w:r>
      <w:r>
        <w:instrText xml:space="preserve"> HYPERLINK \l _Toc13682 </w:instrText>
      </w:r>
      <w:r>
        <w:fldChar w:fldCharType="separate"/>
      </w:r>
      <w:r>
        <w:rPr>
          <w:rFonts w:hint="default" w:ascii="Times New Roman" w:hAnsi="Times New Roman"/>
          <w:szCs w:val="28"/>
        </w:rPr>
        <w:t>7.查询可用税率信息</w:t>
      </w:r>
      <w:r>
        <w:tab/>
      </w:r>
      <w:r>
        <w:fldChar w:fldCharType="begin"/>
      </w:r>
      <w:r>
        <w:instrText xml:space="preserve"> PAGEREF _Toc13682 \h </w:instrText>
      </w:r>
      <w:r>
        <w:fldChar w:fldCharType="separate"/>
      </w:r>
      <w:r>
        <w:t>77</w:t>
      </w:r>
      <w:r>
        <w:fldChar w:fldCharType="end"/>
      </w:r>
      <w:r>
        <w:fldChar w:fldCharType="end"/>
      </w:r>
    </w:p>
    <w:p w14:paraId="33241D1E">
      <w:pPr>
        <w:pStyle w:val="14"/>
        <w:tabs>
          <w:tab w:val="right" w:leader="dot" w:pos="8306"/>
        </w:tabs>
      </w:pPr>
      <w:r>
        <w:fldChar w:fldCharType="begin"/>
      </w:r>
      <w:r>
        <w:instrText xml:space="preserve"> HYPERLINK \l _Toc19368 </w:instrText>
      </w:r>
      <w:r>
        <w:fldChar w:fldCharType="separate"/>
      </w:r>
      <w:r>
        <w:rPr>
          <w:rFonts w:hint="default" w:ascii="Times New Roman" w:hAnsi="Times New Roman"/>
          <w:szCs w:val="28"/>
        </w:rPr>
        <w:t>8.查询税收分类编码信息</w:t>
      </w:r>
      <w:r>
        <w:tab/>
      </w:r>
      <w:r>
        <w:fldChar w:fldCharType="begin"/>
      </w:r>
      <w:r>
        <w:instrText xml:space="preserve"> PAGEREF _Toc19368 \h </w:instrText>
      </w:r>
      <w:r>
        <w:fldChar w:fldCharType="separate"/>
      </w:r>
      <w:r>
        <w:t>79</w:t>
      </w:r>
      <w:r>
        <w:fldChar w:fldCharType="end"/>
      </w:r>
      <w:r>
        <w:fldChar w:fldCharType="end"/>
      </w:r>
    </w:p>
    <w:p w14:paraId="1FDD99AE">
      <w:pPr>
        <w:pStyle w:val="14"/>
        <w:tabs>
          <w:tab w:val="right" w:leader="dot" w:pos="8306"/>
        </w:tabs>
      </w:pPr>
      <w:r>
        <w:fldChar w:fldCharType="begin"/>
      </w:r>
      <w:r>
        <w:instrText xml:space="preserve"> HYPERLINK \l _Toc27282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_Toc27282 \h </w:instrText>
      </w:r>
      <w:r>
        <w:fldChar w:fldCharType="separate"/>
      </w:r>
      <w:r>
        <w:t>87</w:t>
      </w:r>
      <w:r>
        <w:fldChar w:fldCharType="end"/>
      </w:r>
      <w:r>
        <w:fldChar w:fldCharType="end"/>
      </w:r>
    </w:p>
    <w:p w14:paraId="549F85BB">
      <w:pPr>
        <w:pStyle w:val="14"/>
        <w:tabs>
          <w:tab w:val="right" w:leader="dot" w:pos="8306"/>
        </w:tabs>
      </w:pPr>
      <w:r>
        <w:fldChar w:fldCharType="begin"/>
      </w:r>
      <w:r>
        <w:instrText xml:space="preserve"> HYPERLINK \l _Toc2405 </w:instrText>
      </w:r>
      <w:r>
        <w:fldChar w:fldCharType="separate"/>
      </w:r>
      <w:r>
        <w:rPr>
          <w:rFonts w:hint="default" w:ascii="Times New Roman" w:hAnsi="Times New Roman"/>
          <w:szCs w:val="28"/>
        </w:rPr>
        <w:t>10.数电票上传</w:t>
      </w:r>
      <w:r>
        <w:tab/>
      </w:r>
      <w:r>
        <w:fldChar w:fldCharType="begin"/>
      </w:r>
      <w:r>
        <w:instrText xml:space="preserve"> PAGEREF _Toc2405 \h </w:instrText>
      </w:r>
      <w:r>
        <w:fldChar w:fldCharType="separate"/>
      </w:r>
      <w:r>
        <w:t>93</w:t>
      </w:r>
      <w:r>
        <w:fldChar w:fldCharType="end"/>
      </w:r>
      <w:r>
        <w:fldChar w:fldCharType="end"/>
      </w:r>
    </w:p>
    <w:p w14:paraId="40F7650F">
      <w:pPr>
        <w:pStyle w:val="14"/>
        <w:tabs>
          <w:tab w:val="right" w:leader="dot" w:pos="8306"/>
        </w:tabs>
      </w:pPr>
      <w:r>
        <w:fldChar w:fldCharType="begin"/>
      </w:r>
      <w:r>
        <w:instrText xml:space="preserve"> HYPERLINK \l _Toc6569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_Toc6569 \h </w:instrText>
      </w:r>
      <w:r>
        <w:fldChar w:fldCharType="separate"/>
      </w:r>
      <w:r>
        <w:t>108</w:t>
      </w:r>
      <w:r>
        <w:fldChar w:fldCharType="end"/>
      </w:r>
      <w:r>
        <w:fldChar w:fldCharType="end"/>
      </w:r>
    </w:p>
    <w:p w14:paraId="1E625A4E">
      <w:pPr>
        <w:pStyle w:val="14"/>
        <w:tabs>
          <w:tab w:val="right" w:leader="dot" w:pos="8306"/>
        </w:tabs>
      </w:pPr>
      <w:r>
        <w:fldChar w:fldCharType="begin"/>
      </w:r>
      <w:r>
        <w:instrText xml:space="preserve"> HYPERLINK \l _Toc17494 </w:instrText>
      </w:r>
      <w:r>
        <w:fldChar w:fldCharType="separate"/>
      </w:r>
      <w:r>
        <w:rPr>
          <w:rFonts w:hint="default" w:ascii="Times New Roman" w:hAnsi="Times New Roman"/>
          <w:szCs w:val="28"/>
        </w:rPr>
        <w:t>12.查询数电票上传结果</w:t>
      </w:r>
      <w:r>
        <w:tab/>
      </w:r>
      <w:r>
        <w:fldChar w:fldCharType="begin"/>
      </w:r>
      <w:r>
        <w:instrText xml:space="preserve"> PAGEREF _Toc17494 \h </w:instrText>
      </w:r>
      <w:r>
        <w:fldChar w:fldCharType="separate"/>
      </w:r>
      <w:r>
        <w:t>115</w:t>
      </w:r>
      <w:r>
        <w:fldChar w:fldCharType="end"/>
      </w:r>
      <w:r>
        <w:fldChar w:fldCharType="end"/>
      </w:r>
    </w:p>
    <w:p w14:paraId="79C22E40">
      <w:pPr>
        <w:pStyle w:val="14"/>
        <w:tabs>
          <w:tab w:val="right" w:leader="dot" w:pos="8306"/>
        </w:tabs>
      </w:pPr>
      <w:r>
        <w:fldChar w:fldCharType="begin"/>
      </w:r>
      <w:r>
        <w:instrText xml:space="preserve"> HYPERLINK \l _Toc3281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_Toc3281 \h </w:instrText>
      </w:r>
      <w:r>
        <w:fldChar w:fldCharType="separate"/>
      </w:r>
      <w:r>
        <w:t>117</w:t>
      </w:r>
      <w:r>
        <w:fldChar w:fldCharType="end"/>
      </w:r>
      <w:r>
        <w:fldChar w:fldCharType="end"/>
      </w:r>
    </w:p>
    <w:p w14:paraId="3E5EEE7A">
      <w:pPr>
        <w:pStyle w:val="14"/>
        <w:tabs>
          <w:tab w:val="right" w:leader="dot" w:pos="8306"/>
        </w:tabs>
      </w:pPr>
      <w:r>
        <w:fldChar w:fldCharType="begin"/>
      </w:r>
      <w:r>
        <w:instrText xml:space="preserve"> HYPERLINK \l _Toc2316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_Toc2316 \h </w:instrText>
      </w:r>
      <w:r>
        <w:fldChar w:fldCharType="separate"/>
      </w:r>
      <w:r>
        <w:t>123</w:t>
      </w:r>
      <w:r>
        <w:fldChar w:fldCharType="end"/>
      </w:r>
      <w:r>
        <w:fldChar w:fldCharType="end"/>
      </w:r>
    </w:p>
    <w:p w14:paraId="1C40416C">
      <w:pPr>
        <w:pStyle w:val="14"/>
        <w:tabs>
          <w:tab w:val="right" w:leader="dot" w:pos="8306"/>
        </w:tabs>
      </w:pPr>
      <w:r>
        <w:fldChar w:fldCharType="begin"/>
      </w:r>
      <w:r>
        <w:instrText xml:space="preserve"> HYPERLINK \l _Toc17869 </w:instrText>
      </w:r>
      <w:r>
        <w:fldChar w:fldCharType="separate"/>
      </w:r>
      <w:r>
        <w:rPr>
          <w:rFonts w:hint="default" w:ascii="Times New Roman" w:hAnsi="Times New Roman"/>
          <w:szCs w:val="28"/>
        </w:rPr>
        <w:t>15.上传发票汇总确认信息</w:t>
      </w:r>
      <w:r>
        <w:tab/>
      </w:r>
      <w:r>
        <w:fldChar w:fldCharType="begin"/>
      </w:r>
      <w:r>
        <w:instrText xml:space="preserve"> PAGEREF _Toc17869 \h </w:instrText>
      </w:r>
      <w:r>
        <w:fldChar w:fldCharType="separate"/>
      </w:r>
      <w:r>
        <w:t>124</w:t>
      </w:r>
      <w:r>
        <w:fldChar w:fldCharType="end"/>
      </w:r>
      <w:r>
        <w:fldChar w:fldCharType="end"/>
      </w:r>
    </w:p>
    <w:p w14:paraId="25C697AC">
      <w:pPr>
        <w:pStyle w:val="14"/>
        <w:tabs>
          <w:tab w:val="right" w:leader="dot" w:pos="8306"/>
        </w:tabs>
      </w:pPr>
      <w:r>
        <w:fldChar w:fldCharType="begin"/>
      </w:r>
      <w:r>
        <w:instrText xml:space="preserve"> HYPERLINK \l _Toc9185 </w:instrText>
      </w:r>
      <w:r>
        <w:fldChar w:fldCharType="separate"/>
      </w:r>
      <w:r>
        <w:rPr>
          <w:rFonts w:hint="default" w:ascii="Times New Roman" w:hAnsi="Times New Roman"/>
          <w:szCs w:val="28"/>
        </w:rPr>
        <w:t>16. 查询发票汇总确认信息</w:t>
      </w:r>
      <w:r>
        <w:tab/>
      </w:r>
      <w:r>
        <w:fldChar w:fldCharType="begin"/>
      </w:r>
      <w:r>
        <w:instrText xml:space="preserve"> PAGEREF _Toc9185 \h </w:instrText>
      </w:r>
      <w:r>
        <w:fldChar w:fldCharType="separate"/>
      </w:r>
      <w:r>
        <w:t>127</w:t>
      </w:r>
      <w:r>
        <w:fldChar w:fldCharType="end"/>
      </w:r>
      <w:r>
        <w:fldChar w:fldCharType="end"/>
      </w:r>
    </w:p>
    <w:p w14:paraId="366F7365">
      <w:pPr>
        <w:pStyle w:val="14"/>
        <w:tabs>
          <w:tab w:val="right" w:leader="dot" w:pos="8306"/>
        </w:tabs>
      </w:pPr>
      <w:r>
        <w:fldChar w:fldCharType="begin"/>
      </w:r>
      <w:r>
        <w:instrText xml:space="preserve"> HYPERLINK \l _Toc4746 </w:instrText>
      </w:r>
      <w:r>
        <w:fldChar w:fldCharType="separate"/>
      </w:r>
      <w:r>
        <w:rPr>
          <w:rFonts w:hint="eastAsia" w:ascii="Times New Roman" w:hAnsi="Times New Roman"/>
          <w:szCs w:val="28"/>
          <w:lang w:val="en-US" w:eastAsia="zh-CN"/>
        </w:rPr>
        <w:t>17</w:t>
      </w:r>
      <w:r>
        <w:rPr>
          <w:rFonts w:hint="default" w:ascii="Times New Roman" w:hAnsi="Times New Roman"/>
          <w:szCs w:val="28"/>
        </w:rPr>
        <w:t>. 查询</w:t>
      </w:r>
      <w:r>
        <w:rPr>
          <w:rFonts w:hint="eastAsia" w:ascii="Times New Roman" w:hAnsi="Times New Roman"/>
          <w:szCs w:val="28"/>
          <w:lang w:val="en-US" w:eastAsia="zh-CN"/>
        </w:rPr>
        <w:t>差额征税编码</w:t>
      </w:r>
      <w:r>
        <w:tab/>
      </w:r>
      <w:r>
        <w:fldChar w:fldCharType="begin"/>
      </w:r>
      <w:r>
        <w:instrText xml:space="preserve"> PAGEREF _Toc4746 \h </w:instrText>
      </w:r>
      <w:r>
        <w:fldChar w:fldCharType="separate"/>
      </w:r>
      <w:r>
        <w:t>130</w:t>
      </w:r>
      <w:r>
        <w:fldChar w:fldCharType="end"/>
      </w:r>
      <w:r>
        <w:fldChar w:fldCharType="end"/>
      </w:r>
    </w:p>
    <w:p w14:paraId="67BB4AE6">
      <w:pPr>
        <w:pStyle w:val="18"/>
        <w:tabs>
          <w:tab w:val="right" w:leader="dot" w:pos="8306"/>
        </w:tabs>
      </w:pPr>
      <w:r>
        <w:fldChar w:fldCharType="begin"/>
      </w:r>
      <w:r>
        <w:instrText xml:space="preserve"> HYPERLINK \l _Toc6672 </w:instrText>
      </w:r>
      <w:r>
        <w:fldChar w:fldCharType="separate"/>
      </w:r>
      <w:r>
        <w:rPr>
          <w:rFonts w:hint="eastAsia" w:ascii="Times New Roman" w:hAnsi="Times New Roman"/>
          <w:lang w:val="en-US" w:eastAsia="zh-CN"/>
        </w:rPr>
        <w:t>六、附件</w:t>
      </w:r>
      <w:r>
        <w:tab/>
      </w:r>
      <w:r>
        <w:fldChar w:fldCharType="begin"/>
      </w:r>
      <w:r>
        <w:instrText xml:space="preserve"> PAGEREF _Toc6672 \h </w:instrText>
      </w:r>
      <w:r>
        <w:fldChar w:fldCharType="separate"/>
      </w:r>
      <w:r>
        <w:t>132</w:t>
      </w:r>
      <w:r>
        <w:fldChar w:fldCharType="end"/>
      </w:r>
      <w:r>
        <w:fldChar w:fldCharType="end"/>
      </w:r>
    </w:p>
    <w:p w14:paraId="31B8FC1D">
      <w:pPr>
        <w:pStyle w:val="21"/>
        <w:tabs>
          <w:tab w:val="right" w:leader="dot" w:pos="8306"/>
        </w:tabs>
      </w:pPr>
      <w:r>
        <w:fldChar w:fldCharType="begin"/>
      </w:r>
      <w:r>
        <w:instrText xml:space="preserve"> HYPERLINK \l _Toc32370 </w:instrText>
      </w:r>
      <w:r>
        <w:fldChar w:fldCharType="separate"/>
      </w:r>
      <w:r>
        <w:rPr>
          <w:rFonts w:hint="eastAsia" w:ascii="宋体" w:hAnsi="宋体"/>
          <w:lang w:val="en-US" w:eastAsia="zh-CN"/>
        </w:rPr>
        <w:t>（一）国籍代码表</w:t>
      </w:r>
      <w:r>
        <w:tab/>
      </w:r>
      <w:r>
        <w:fldChar w:fldCharType="begin"/>
      </w:r>
      <w:r>
        <w:instrText xml:space="preserve"> PAGEREF _Toc32370 \h </w:instrText>
      </w:r>
      <w:r>
        <w:fldChar w:fldCharType="separate"/>
      </w:r>
      <w:r>
        <w:t>132</w:t>
      </w:r>
      <w:r>
        <w:fldChar w:fldCharType="end"/>
      </w:r>
      <w:r>
        <w:fldChar w:fldCharType="end"/>
      </w:r>
    </w:p>
    <w:p w14:paraId="57D023DF">
      <w:pPr>
        <w:pStyle w:val="12"/>
        <w:jc w:val="center"/>
      </w:pPr>
      <w:r>
        <w:fldChar w:fldCharType="end"/>
      </w:r>
    </w:p>
    <w:p w14:paraId="3804BCF1"/>
    <w:p w14:paraId="0C948050">
      <w:pPr>
        <w:pStyle w:val="12"/>
        <w:jc w:val="center"/>
      </w:pPr>
    </w:p>
    <w:p w14:paraId="7094ED7C">
      <w:pPr>
        <w:pStyle w:val="12"/>
        <w:jc w:val="center"/>
      </w:pPr>
    </w:p>
    <w:p w14:paraId="33D629CC">
      <w:pPr>
        <w:pStyle w:val="12"/>
        <w:jc w:val="center"/>
      </w:pPr>
    </w:p>
    <w:p w14:paraId="02101604">
      <w:pPr>
        <w:pStyle w:val="12"/>
        <w:jc w:val="center"/>
      </w:pPr>
    </w:p>
    <w:p w14:paraId="5B0C2C50">
      <w:pPr>
        <w:pStyle w:val="2"/>
        <w:widowControl/>
        <w:spacing w:beforeAutospacing="0" w:afterAutospacing="0" w:line="408" w:lineRule="auto"/>
        <w:rPr>
          <w:rFonts w:ascii="Helvetica" w:hAnsi="Helvetica" w:cs="Helvetica"/>
          <w:sz w:val="32"/>
          <w:szCs w:val="32"/>
        </w:rPr>
      </w:pPr>
      <w:r>
        <w:rPr>
          <w:rFonts w:ascii="Helvetica" w:hAnsi="Helvetica" w:cs="Helvetica"/>
          <w:sz w:val="32"/>
          <w:szCs w:val="32"/>
        </w:rPr>
        <w:br w:type="page"/>
      </w:r>
      <w:bookmarkStart w:id="20" w:name="_Toc30536"/>
      <w:bookmarkStart w:id="21" w:name="_Toc1494"/>
      <w:r>
        <w:rPr>
          <w:rFonts w:ascii="Helvetica" w:hAnsi="Helvetica" w:cs="Helvetica"/>
          <w:sz w:val="32"/>
          <w:szCs w:val="32"/>
        </w:rPr>
        <w:t>一、阅读指引</w:t>
      </w:r>
      <w:bookmarkEnd w:id="20"/>
      <w:bookmarkEnd w:id="21"/>
    </w:p>
    <w:p w14:paraId="756AA956">
      <w:pPr>
        <w:pStyle w:val="5"/>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5"/>
        <w:rPr>
          <w:rFonts w:hint="eastAsia" w:ascii="宋体" w:hAnsi="宋体"/>
        </w:rPr>
      </w:pPr>
      <w:r>
        <w:rPr>
          <w:rFonts w:hint="eastAsia" w:ascii="宋体" w:hAnsi="宋体"/>
        </w:rPr>
        <w:t>本能力适用于销售货物或提供服务开具增值税发票的纳税人订阅。</w:t>
      </w:r>
    </w:p>
    <w:p w14:paraId="69DD2ADD">
      <w:pPr>
        <w:pStyle w:val="5"/>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2"/>
        <w:widowControl/>
        <w:spacing w:beforeAutospacing="0" w:afterAutospacing="0" w:line="408" w:lineRule="auto"/>
        <w:rPr>
          <w:rFonts w:hint="default"/>
        </w:rPr>
      </w:pPr>
      <w:bookmarkStart w:id="22" w:name="_Toc12339"/>
      <w:bookmarkStart w:id="23" w:name="_Toc8854"/>
      <w:bookmarkStart w:id="24" w:name="_Toc5532"/>
      <w:r>
        <w:rPr>
          <w:rFonts w:cs="Helvetica"/>
          <w:sz w:val="32"/>
          <w:szCs w:val="32"/>
        </w:rPr>
        <w:t>二</w:t>
      </w:r>
      <w:r>
        <w:rPr>
          <w:rFonts w:hint="default" w:ascii="Helvetica" w:hAnsi="Helvetica" w:eastAsia="Helvetica" w:cs="Helvetica"/>
          <w:sz w:val="32"/>
          <w:szCs w:val="32"/>
        </w:rPr>
        <w:t>、能力介绍</w:t>
      </w:r>
      <w:bookmarkEnd w:id="22"/>
      <w:bookmarkEnd w:id="23"/>
      <w:bookmarkEnd w:id="24"/>
    </w:p>
    <w:p w14:paraId="51A7433C">
      <w:pPr>
        <w:pStyle w:val="3"/>
        <w:widowControl/>
        <w:spacing w:beforeAutospacing="0" w:afterAutospacing="0" w:line="408" w:lineRule="auto"/>
        <w:rPr>
          <w:rFonts w:hint="default" w:cs="Helvetica"/>
          <w:sz w:val="28"/>
          <w:szCs w:val="28"/>
        </w:rPr>
      </w:pPr>
      <w:bookmarkStart w:id="25" w:name="_Toc29275"/>
      <w:bookmarkStart w:id="26" w:name="_Toc27780"/>
      <w:bookmarkStart w:id="27" w:name="_Toc16276"/>
      <w:r>
        <w:rPr>
          <w:rFonts w:cs="Helvetica"/>
          <w:sz w:val="28"/>
          <w:szCs w:val="28"/>
        </w:rPr>
        <w:t>（一）</w:t>
      </w:r>
      <w:r>
        <w:rPr>
          <w:rFonts w:hint="default" w:cs="Helvetica"/>
          <w:sz w:val="28"/>
          <w:szCs w:val="28"/>
        </w:rPr>
        <w:t>能力简介</w:t>
      </w:r>
      <w:bookmarkEnd w:id="25"/>
      <w:bookmarkEnd w:id="26"/>
      <w:bookmarkEnd w:id="27"/>
    </w:p>
    <w:p w14:paraId="315ADDAC">
      <w:pPr>
        <w:pStyle w:val="5"/>
        <w:rPr>
          <w:rFonts w:hint="eastAsia" w:ascii="宋体" w:hAnsi="宋体"/>
        </w:rPr>
      </w:pPr>
      <w:r>
        <w:rPr>
          <w:rFonts w:hint="eastAsia" w:ascii="宋体" w:hAnsi="宋体"/>
        </w:rPr>
        <w:t>纳税人销售货物或提供服务时，可以通过本能力开具数电票。</w:t>
      </w:r>
    </w:p>
    <w:p w14:paraId="78EDD9C1">
      <w:pPr>
        <w:pStyle w:val="5"/>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5"/>
        <w:rPr>
          <w:rFonts w:hint="eastAsia" w:ascii="宋体" w:hAnsi="宋体"/>
        </w:rPr>
      </w:pPr>
      <w:r>
        <w:rPr>
          <w:rFonts w:hint="eastAsia" w:ascii="宋体" w:hAnsi="宋体"/>
        </w:rPr>
        <w:t>纳税人可以同时使用本能力、电子发票服务平台开具数电票（税务机关另有规定除外）。</w:t>
      </w:r>
    </w:p>
    <w:p w14:paraId="2C0B3E2A">
      <w:pPr>
        <w:pStyle w:val="3"/>
        <w:widowControl/>
        <w:spacing w:beforeAutospacing="0" w:afterAutospacing="0" w:line="408" w:lineRule="auto"/>
        <w:rPr>
          <w:rFonts w:ascii="Helvetica" w:hAnsi="Helvetica" w:cs="Helvetica"/>
          <w:sz w:val="32"/>
          <w:szCs w:val="32"/>
        </w:rPr>
      </w:pPr>
      <w:bookmarkStart w:id="28" w:name="_Toc9040"/>
      <w:bookmarkStart w:id="29" w:name="_Toc8903"/>
      <w:bookmarkStart w:id="30" w:name="_Toc9905"/>
      <w:r>
        <w:rPr>
          <w:rFonts w:cs="Helvetica"/>
          <w:sz w:val="28"/>
          <w:szCs w:val="28"/>
        </w:rPr>
        <w:t>（二）</w:t>
      </w:r>
      <w:r>
        <w:rPr>
          <w:rFonts w:hint="default" w:cs="Helvetica"/>
          <w:sz w:val="28"/>
          <w:szCs w:val="28"/>
        </w:rPr>
        <w:t>应用案例</w:t>
      </w:r>
      <w:bookmarkEnd w:id="28"/>
      <w:bookmarkEnd w:id="29"/>
      <w:bookmarkEnd w:id="30"/>
    </w:p>
    <w:p w14:paraId="1D2034F5">
      <w:pPr>
        <w:pStyle w:val="5"/>
        <w:rPr>
          <w:rFonts w:hint="eastAsia" w:ascii="宋体" w:hAnsi="宋体"/>
        </w:rPr>
      </w:pPr>
      <w:r>
        <w:rPr>
          <w:rFonts w:hint="eastAsia" w:ascii="宋体" w:hAnsi="宋体"/>
        </w:rPr>
        <w:t>1、某电子商务平台订单完成自动开票</w:t>
      </w:r>
    </w:p>
    <w:p w14:paraId="385AAD47">
      <w:pPr>
        <w:pStyle w:val="5"/>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5"/>
        <w:rPr>
          <w:rFonts w:hint="eastAsia" w:ascii="宋体" w:hAnsi="宋体"/>
        </w:rPr>
      </w:pPr>
      <w:r>
        <w:rPr>
          <w:rFonts w:hint="eastAsia" w:ascii="宋体" w:hAnsi="宋体"/>
        </w:rPr>
        <w:t>2、某制造业企业资金结算自动开票</w:t>
      </w:r>
    </w:p>
    <w:p w14:paraId="5BA9FF51">
      <w:pPr>
        <w:pStyle w:val="5"/>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3"/>
        <w:widowControl/>
        <w:spacing w:beforeAutospacing="0" w:afterAutospacing="0" w:line="408" w:lineRule="auto"/>
        <w:rPr>
          <w:rFonts w:hint="default" w:cs="Helvetica"/>
          <w:sz w:val="28"/>
          <w:szCs w:val="28"/>
        </w:rPr>
      </w:pPr>
      <w:bookmarkStart w:id="31" w:name="_Toc2014"/>
      <w:bookmarkStart w:id="32" w:name="_Toc9740"/>
      <w:bookmarkStart w:id="33" w:name="_Toc10461"/>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1"/>
      <w:bookmarkEnd w:id="32"/>
      <w:bookmarkEnd w:id="33"/>
    </w:p>
    <w:p w14:paraId="749EE218">
      <w:pPr>
        <w:pStyle w:val="5"/>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5"/>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5"/>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5"/>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5"/>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5"/>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5"/>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5"/>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5"/>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5"/>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5"/>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5"/>
        <w:rPr>
          <w:rFonts w:ascii="宋体" w:hAnsi="宋体"/>
        </w:rPr>
      </w:pPr>
      <w:r>
        <w:rPr>
          <w:rFonts w:hint="eastAsia" w:ascii="宋体" w:hAnsi="宋体"/>
          <w:szCs w:val="24"/>
        </w:rPr>
        <w:t>API列表:指的是纳税人在使用开票能力期间所需要的应用程序接口。</w:t>
      </w:r>
    </w:p>
    <w:p w14:paraId="66177DB8">
      <w:pPr>
        <w:pStyle w:val="3"/>
        <w:widowControl/>
        <w:spacing w:beforeAutospacing="0" w:afterAutospacing="0" w:line="408" w:lineRule="auto"/>
        <w:rPr>
          <w:rFonts w:cs="Helvetica"/>
          <w:sz w:val="28"/>
          <w:szCs w:val="28"/>
        </w:rPr>
      </w:pPr>
      <w:bookmarkStart w:id="34" w:name="_Toc3863"/>
      <w:bookmarkStart w:id="35" w:name="_Toc7235"/>
      <w:bookmarkStart w:id="36" w:name="_Toc13060"/>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p>
    <w:p w14:paraId="5D6861D6">
      <w:pPr>
        <w:pStyle w:val="5"/>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5"/>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5"/>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5"/>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5"/>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5"/>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5"/>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5"/>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5"/>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5"/>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7" w:name="OLE_LINK33"/>
      <w:r>
        <w:rPr>
          <w:rFonts w:hint="eastAsia" w:ascii="宋体" w:hAnsi="宋体"/>
          <w:szCs w:val="24"/>
        </w:rPr>
        <w:t>5月1日-31日</w:t>
      </w:r>
      <w:bookmarkEnd w:id="37"/>
      <w:r>
        <w:rPr>
          <w:rFonts w:hint="eastAsia" w:ascii="宋体" w:hAnsi="宋体"/>
          <w:szCs w:val="24"/>
        </w:rPr>
        <w:t>可再下载的发票额度为200万。</w:t>
      </w:r>
    </w:p>
    <w:p w14:paraId="22148F17">
      <w:pPr>
        <w:pStyle w:val="2"/>
        <w:widowControl/>
        <w:spacing w:beforeAutospacing="0" w:afterAutospacing="0" w:line="408" w:lineRule="auto"/>
        <w:rPr>
          <w:rFonts w:hint="default" w:ascii="Helvetica" w:hAnsi="Helvetica" w:eastAsia="宋体" w:cs="Helvetica"/>
          <w:sz w:val="32"/>
          <w:szCs w:val="32"/>
          <w:lang w:val="en-US" w:eastAsia="zh-CN"/>
        </w:rPr>
      </w:pPr>
      <w:bookmarkStart w:id="38" w:name="_Toc27893"/>
      <w:bookmarkStart w:id="39" w:name="_Toc31174"/>
      <w:bookmarkStart w:id="40" w:name="_Toc25845"/>
      <w:r>
        <w:rPr>
          <w:rFonts w:hint="eastAsia" w:ascii="Helvetica" w:hAnsi="Helvetica" w:cs="Helvetica"/>
          <w:sz w:val="32"/>
          <w:szCs w:val="32"/>
          <w:lang w:val="en-US" w:eastAsia="zh-CN"/>
        </w:rPr>
        <w:t>三、政策</w:t>
      </w:r>
      <w:bookmarkEnd w:id="38"/>
      <w:r>
        <w:rPr>
          <w:rFonts w:hint="eastAsia" w:ascii="Helvetica" w:hAnsi="Helvetica" w:cs="Helvetica"/>
          <w:sz w:val="32"/>
          <w:szCs w:val="32"/>
          <w:lang w:val="en-US" w:eastAsia="zh-CN"/>
        </w:rPr>
        <w:t>依据</w:t>
      </w:r>
    </w:p>
    <w:p w14:paraId="2A2031D0">
      <w:pPr>
        <w:pStyle w:val="5"/>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5"/>
        <w:rPr>
          <w:rFonts w:hint="eastAsia" w:ascii="宋体" w:hAnsi="宋体"/>
          <w:szCs w:val="24"/>
        </w:rPr>
      </w:pPr>
      <w:r>
        <w:rPr>
          <w:rFonts w:hint="eastAsia" w:ascii="宋体" w:hAnsi="宋体"/>
          <w:szCs w:val="24"/>
        </w:rPr>
        <w:t>上海市关于乐企自用直连服务的规范指引链接地址：</w:t>
      </w:r>
    </w:p>
    <w:p w14:paraId="3B0CA05B">
      <w:pPr>
        <w:pStyle w:val="5"/>
        <w:rPr>
          <w:rFonts w:hint="eastAsia" w:ascii="宋体" w:hAnsi="宋体"/>
          <w:szCs w:val="24"/>
        </w:rPr>
      </w:pPr>
      <w:r>
        <w:rPr>
          <w:rFonts w:hint="eastAsia" w:ascii="宋体" w:hAnsi="宋体"/>
          <w:szCs w:val="24"/>
        </w:rPr>
        <w:t>http://shanghai.chinatax.gov.cn/xxgk/tzgg/202304/t466805.html</w:t>
      </w:r>
    </w:p>
    <w:p w14:paraId="240EFF9C">
      <w:pPr>
        <w:pStyle w:val="5"/>
        <w:rPr>
          <w:rFonts w:hint="eastAsia" w:ascii="宋体" w:hAnsi="宋体"/>
          <w:szCs w:val="24"/>
        </w:rPr>
      </w:pPr>
      <w:r>
        <w:rPr>
          <w:rFonts w:hint="eastAsia" w:ascii="宋体" w:hAnsi="宋体"/>
          <w:szCs w:val="24"/>
        </w:rPr>
        <w:t>河南省关于乐企自用直连服务的规范指引链接地址：</w:t>
      </w:r>
    </w:p>
    <w:p w14:paraId="3730F472">
      <w:pPr>
        <w:pStyle w:val="5"/>
        <w:rPr>
          <w:rFonts w:hint="eastAsia" w:ascii="宋体" w:hAnsi="宋体"/>
          <w:szCs w:val="24"/>
        </w:rPr>
      </w:pPr>
      <w:r>
        <w:rPr>
          <w:rFonts w:hint="eastAsia" w:ascii="宋体" w:hAnsi="宋体"/>
          <w:szCs w:val="24"/>
        </w:rPr>
        <w:t>https://henan.chinatax.gov.cn/henanchinatax/xxgk/tzgg/2023053116212842318/index.html</w:t>
      </w:r>
    </w:p>
    <w:p w14:paraId="0E794CED">
      <w:pPr>
        <w:pStyle w:val="5"/>
        <w:rPr>
          <w:rFonts w:hint="eastAsia" w:ascii="宋体" w:hAnsi="宋体"/>
          <w:szCs w:val="24"/>
        </w:rPr>
      </w:pPr>
      <w:r>
        <w:rPr>
          <w:rFonts w:hint="eastAsia" w:ascii="宋体" w:hAnsi="宋体"/>
          <w:szCs w:val="24"/>
        </w:rPr>
        <w:t>辽宁省关于乐企自用直连服务的规范指引链接地址：</w:t>
      </w:r>
    </w:p>
    <w:p w14:paraId="7B5BACDF">
      <w:pPr>
        <w:pStyle w:val="5"/>
        <w:rPr>
          <w:rFonts w:hint="eastAsia" w:ascii="宋体" w:hAnsi="宋体"/>
          <w:szCs w:val="24"/>
        </w:rPr>
      </w:pPr>
      <w:r>
        <w:rPr>
          <w:rFonts w:hint="eastAsia" w:ascii="宋体" w:hAnsi="宋体"/>
          <w:szCs w:val="24"/>
        </w:rPr>
        <w:t>http://liaoning.chinatax.gov.cn/art/2023/5/31/art_6586_104922.html</w:t>
      </w:r>
    </w:p>
    <w:p w14:paraId="25032057">
      <w:pPr>
        <w:pStyle w:val="5"/>
        <w:rPr>
          <w:rFonts w:hint="eastAsia" w:ascii="宋体" w:hAnsi="宋体"/>
          <w:szCs w:val="24"/>
        </w:rPr>
      </w:pPr>
      <w:r>
        <w:rPr>
          <w:rFonts w:hint="eastAsia" w:ascii="宋体" w:hAnsi="宋体"/>
          <w:szCs w:val="24"/>
        </w:rPr>
        <w:t>江西省关于乐企自用直连服务的规范指引链接地址：</w:t>
      </w:r>
    </w:p>
    <w:p w14:paraId="7511E78A">
      <w:pPr>
        <w:pStyle w:val="5"/>
        <w:rPr>
          <w:rFonts w:hint="eastAsia" w:ascii="宋体" w:hAnsi="宋体"/>
          <w:szCs w:val="24"/>
        </w:rPr>
      </w:pPr>
      <w:r>
        <w:rPr>
          <w:rFonts w:hint="eastAsia" w:ascii="宋体" w:hAnsi="宋体"/>
          <w:szCs w:val="24"/>
        </w:rPr>
        <w:t>https://jiangxi.chinatax.gov.cn/art/2023/5/31/art_40229_1553482.html</w:t>
      </w:r>
    </w:p>
    <w:p w14:paraId="3E542CC8">
      <w:pPr>
        <w:pStyle w:val="5"/>
        <w:rPr>
          <w:rFonts w:hint="eastAsia" w:ascii="宋体" w:hAnsi="宋体"/>
          <w:szCs w:val="24"/>
        </w:rPr>
      </w:pPr>
      <w:r>
        <w:rPr>
          <w:rFonts w:hint="eastAsia" w:ascii="宋体" w:hAnsi="宋体"/>
          <w:szCs w:val="24"/>
        </w:rPr>
        <w:t>广西关于乐企自用直连服务的规范指引链接地址：</w:t>
      </w:r>
    </w:p>
    <w:p w14:paraId="781486A1">
      <w:pPr>
        <w:pStyle w:val="5"/>
        <w:rPr>
          <w:rFonts w:hint="eastAsia" w:ascii="宋体" w:hAnsi="宋体"/>
          <w:szCs w:val="24"/>
        </w:rPr>
      </w:pPr>
      <w:r>
        <w:rPr>
          <w:rFonts w:hint="eastAsia" w:ascii="宋体" w:hAnsi="宋体"/>
          <w:szCs w:val="24"/>
        </w:rPr>
        <w:t>http://guangxi.chinatax.gov.cn/xxgk/tzgg/202306/t20230601_388057.html</w:t>
      </w:r>
    </w:p>
    <w:p w14:paraId="6D0C30BA">
      <w:pPr>
        <w:pStyle w:val="5"/>
        <w:rPr>
          <w:rFonts w:hint="eastAsia" w:ascii="宋体" w:hAnsi="宋体"/>
          <w:szCs w:val="24"/>
        </w:rPr>
      </w:pPr>
      <w:r>
        <w:rPr>
          <w:rFonts w:hint="eastAsia" w:ascii="宋体" w:hAnsi="宋体"/>
          <w:szCs w:val="24"/>
        </w:rPr>
        <w:t>江苏省关于乐企自用直连服务的规范指引链接地址：</w:t>
      </w:r>
    </w:p>
    <w:p w14:paraId="3BF58404">
      <w:pPr>
        <w:pStyle w:val="5"/>
        <w:rPr>
          <w:rFonts w:hint="eastAsia" w:ascii="宋体" w:hAnsi="宋体"/>
          <w:szCs w:val="24"/>
        </w:rPr>
      </w:pPr>
      <w:r>
        <w:rPr>
          <w:rFonts w:hint="eastAsia" w:ascii="宋体" w:hAnsi="宋体"/>
          <w:szCs w:val="24"/>
        </w:rPr>
        <w:t>https://jiangsu.chinatax.gov.cn/art/2023/5/31/art_8349_423242.html</w:t>
      </w:r>
    </w:p>
    <w:p w14:paraId="0BBCD58A">
      <w:pPr>
        <w:pStyle w:val="5"/>
        <w:rPr>
          <w:rFonts w:hint="eastAsia" w:ascii="宋体" w:hAnsi="宋体"/>
          <w:szCs w:val="24"/>
        </w:rPr>
      </w:pPr>
      <w:r>
        <w:rPr>
          <w:rFonts w:hint="eastAsia" w:ascii="宋体" w:hAnsi="宋体"/>
          <w:szCs w:val="24"/>
        </w:rPr>
        <w:t>浙江省关于乐企自用直连服务的规范指引链接地址：</w:t>
      </w:r>
    </w:p>
    <w:p w14:paraId="3546CCA5">
      <w:pPr>
        <w:pStyle w:val="5"/>
        <w:rPr>
          <w:rFonts w:hint="eastAsia" w:ascii="宋体" w:hAnsi="宋体"/>
          <w:szCs w:val="24"/>
        </w:rPr>
      </w:pPr>
      <w:r>
        <w:rPr>
          <w:rFonts w:hint="eastAsia" w:ascii="宋体" w:hAnsi="宋体"/>
          <w:szCs w:val="24"/>
        </w:rPr>
        <w:t>http://zhejiang.chinatax.gov.cn/art/2023/6/1/art_22104_590203.html</w:t>
      </w:r>
    </w:p>
    <w:p w14:paraId="440EEE85">
      <w:pPr>
        <w:pStyle w:val="5"/>
        <w:rPr>
          <w:rFonts w:hint="eastAsia" w:ascii="宋体" w:hAnsi="宋体"/>
          <w:szCs w:val="24"/>
        </w:rPr>
      </w:pPr>
      <w:r>
        <w:rPr>
          <w:rFonts w:hint="eastAsia" w:ascii="宋体" w:hAnsi="宋体"/>
          <w:szCs w:val="24"/>
        </w:rPr>
        <w:t>宁波市关于乐企自用直连服务的规范指引链接地址：</w:t>
      </w:r>
    </w:p>
    <w:p w14:paraId="7473A5E4">
      <w:pPr>
        <w:pStyle w:val="5"/>
        <w:rPr>
          <w:rFonts w:hint="eastAsia" w:ascii="宋体" w:hAnsi="宋体"/>
          <w:szCs w:val="24"/>
        </w:rPr>
      </w:pPr>
      <w:r>
        <w:rPr>
          <w:rFonts w:hint="eastAsia" w:ascii="宋体" w:hAnsi="宋体"/>
          <w:szCs w:val="24"/>
        </w:rPr>
        <w:t>http://ningbo.chinatax.gov.cn/art/2023/6/2/art_1910_255263.html</w:t>
      </w:r>
    </w:p>
    <w:p w14:paraId="0D4D69F7">
      <w:pPr>
        <w:pStyle w:val="5"/>
        <w:rPr>
          <w:rFonts w:hint="eastAsia" w:ascii="宋体" w:hAnsi="宋体"/>
          <w:szCs w:val="24"/>
        </w:rPr>
      </w:pPr>
      <w:r>
        <w:rPr>
          <w:rFonts w:hint="eastAsia" w:ascii="宋体" w:hAnsi="宋体"/>
          <w:szCs w:val="24"/>
        </w:rPr>
        <w:t>大连市关于乐企自用直连服务的规范指引链接地址：</w:t>
      </w:r>
    </w:p>
    <w:p w14:paraId="3813C8FF">
      <w:pPr>
        <w:pStyle w:val="5"/>
        <w:rPr>
          <w:rFonts w:hint="eastAsia" w:ascii="宋体" w:hAnsi="宋体"/>
          <w:szCs w:val="24"/>
        </w:rPr>
      </w:pPr>
      <w:r>
        <w:rPr>
          <w:rFonts w:hint="eastAsia" w:ascii="宋体" w:hAnsi="宋体"/>
          <w:szCs w:val="24"/>
        </w:rPr>
        <w:t>http://dalian.chinatax.gov.cn/art/2023/6/2/art_1715_141205.html</w:t>
      </w:r>
    </w:p>
    <w:p w14:paraId="7342C08D">
      <w:pPr>
        <w:pStyle w:val="5"/>
        <w:rPr>
          <w:rFonts w:hint="eastAsia" w:ascii="宋体" w:hAnsi="宋体"/>
          <w:szCs w:val="24"/>
        </w:rPr>
      </w:pPr>
      <w:r>
        <w:rPr>
          <w:rFonts w:hint="eastAsia" w:ascii="宋体" w:hAnsi="宋体"/>
          <w:szCs w:val="24"/>
        </w:rPr>
        <w:t>重庆市关于乐企自用直连服务的规范指引链接地址：</w:t>
      </w:r>
    </w:p>
    <w:p w14:paraId="1F3921F2">
      <w:pPr>
        <w:pStyle w:val="5"/>
        <w:rPr>
          <w:rFonts w:hint="eastAsia" w:ascii="宋体" w:hAnsi="宋体"/>
          <w:szCs w:val="24"/>
        </w:rPr>
      </w:pPr>
      <w:r>
        <w:rPr>
          <w:rFonts w:hint="eastAsia" w:ascii="宋体" w:hAnsi="宋体"/>
          <w:szCs w:val="24"/>
        </w:rPr>
        <w:t>http://chongqing.chinatax.gov.cn/cqtax/xxgk/tzgg/202306/t20230605_352689.html</w:t>
      </w:r>
    </w:p>
    <w:p w14:paraId="6AC2B432">
      <w:pPr>
        <w:pStyle w:val="5"/>
        <w:rPr>
          <w:rFonts w:hint="eastAsia" w:ascii="宋体" w:hAnsi="宋体"/>
          <w:szCs w:val="24"/>
        </w:rPr>
      </w:pPr>
      <w:r>
        <w:rPr>
          <w:rFonts w:hint="eastAsia" w:ascii="宋体" w:hAnsi="宋体"/>
          <w:szCs w:val="24"/>
        </w:rPr>
        <w:t>吉林省关于乐企自用直连服务的规范指引链接地址：</w:t>
      </w:r>
    </w:p>
    <w:p w14:paraId="62281074">
      <w:pPr>
        <w:pStyle w:val="5"/>
        <w:rPr>
          <w:rFonts w:hint="eastAsia" w:ascii="宋体" w:hAnsi="宋体"/>
          <w:szCs w:val="24"/>
        </w:rPr>
      </w:pPr>
      <w:r>
        <w:rPr>
          <w:rFonts w:hint="eastAsia" w:ascii="宋体" w:hAnsi="宋体"/>
          <w:szCs w:val="24"/>
        </w:rPr>
        <w:t>http://jilin.chinatax.gov.cn/art/2023/6/1/art_404_644347.html</w:t>
      </w:r>
    </w:p>
    <w:p w14:paraId="4C7BBB1F">
      <w:pPr>
        <w:pStyle w:val="5"/>
        <w:rPr>
          <w:rFonts w:hint="eastAsia" w:ascii="宋体" w:hAnsi="宋体"/>
          <w:szCs w:val="24"/>
        </w:rPr>
      </w:pPr>
      <w:r>
        <w:rPr>
          <w:rFonts w:hint="eastAsia" w:ascii="宋体" w:hAnsi="宋体"/>
          <w:szCs w:val="24"/>
        </w:rPr>
        <w:t>天津市关于乐企自用直连服务的规范指引链接地址：</w:t>
      </w:r>
    </w:p>
    <w:p w14:paraId="63B423F8">
      <w:pPr>
        <w:pStyle w:val="5"/>
        <w:rPr>
          <w:rFonts w:hint="eastAsia" w:ascii="宋体" w:hAnsi="宋体"/>
          <w:szCs w:val="24"/>
        </w:rPr>
      </w:pPr>
      <w:r>
        <w:rPr>
          <w:rFonts w:hint="eastAsia" w:ascii="宋体" w:hAnsi="宋体"/>
          <w:szCs w:val="24"/>
        </w:rPr>
        <w:t>http://tianjin.chinatax.gov.cn/11200000000/0100/010003/20230531113703193.shtml</w:t>
      </w:r>
    </w:p>
    <w:p w14:paraId="1AEF63D0">
      <w:pPr>
        <w:pStyle w:val="5"/>
        <w:rPr>
          <w:rFonts w:hint="eastAsia" w:ascii="宋体" w:hAnsi="宋体"/>
          <w:szCs w:val="24"/>
        </w:rPr>
      </w:pPr>
      <w:r>
        <w:rPr>
          <w:rFonts w:hint="eastAsia" w:ascii="宋体" w:hAnsi="宋体"/>
          <w:szCs w:val="24"/>
        </w:rPr>
        <w:t>深圳关于乐企自用直连服务的规范指引链接地址：</w:t>
      </w:r>
    </w:p>
    <w:p w14:paraId="24E20899">
      <w:pPr>
        <w:pStyle w:val="5"/>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5"/>
        <w:rPr>
          <w:rFonts w:hint="eastAsia" w:ascii="宋体" w:hAnsi="宋体"/>
          <w:szCs w:val="24"/>
        </w:rPr>
      </w:pPr>
      <w:r>
        <w:rPr>
          <w:rFonts w:hint="eastAsia" w:ascii="宋体" w:hAnsi="宋体"/>
          <w:szCs w:val="24"/>
        </w:rPr>
        <w:t>四川省关于乐企自用直连服务的规范指引链接地址：</w:t>
      </w:r>
    </w:p>
    <w:p w14:paraId="131F65C6">
      <w:pPr>
        <w:pStyle w:val="5"/>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5"/>
        <w:rPr>
          <w:rFonts w:hint="eastAsia" w:ascii="宋体" w:hAnsi="宋体"/>
          <w:szCs w:val="24"/>
        </w:rPr>
      </w:pPr>
      <w:r>
        <w:rPr>
          <w:rFonts w:hint="eastAsia" w:ascii="宋体" w:hAnsi="宋体"/>
          <w:szCs w:val="24"/>
        </w:rPr>
        <w:t>广东省关于乐企自用直连服务的规范指引链接地址：</w:t>
      </w:r>
    </w:p>
    <w:p w14:paraId="191C5C19">
      <w:pPr>
        <w:pStyle w:val="5"/>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5"/>
        <w:rPr>
          <w:rFonts w:hint="eastAsia" w:ascii="宋体" w:hAnsi="宋体"/>
          <w:szCs w:val="24"/>
        </w:rPr>
      </w:pPr>
      <w:r>
        <w:rPr>
          <w:rFonts w:hint="eastAsia" w:ascii="宋体" w:hAnsi="宋体"/>
          <w:szCs w:val="24"/>
        </w:rPr>
        <w:t>厦门市关于乐企自用直连服务的规范指引链接地址：</w:t>
      </w:r>
    </w:p>
    <w:p w14:paraId="25E730AE">
      <w:pPr>
        <w:pStyle w:val="5"/>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5"/>
        <w:rPr>
          <w:rFonts w:hint="eastAsia" w:ascii="宋体" w:hAnsi="宋体"/>
          <w:szCs w:val="24"/>
        </w:rPr>
      </w:pPr>
      <w:r>
        <w:rPr>
          <w:rFonts w:hint="eastAsia" w:ascii="宋体" w:hAnsi="宋体"/>
          <w:szCs w:val="24"/>
        </w:rPr>
        <w:t>内蒙古自治区关于乐企自用直连服务的规范指引链接地址：</w:t>
      </w:r>
    </w:p>
    <w:p w14:paraId="574F32F0">
      <w:pPr>
        <w:pStyle w:val="5"/>
        <w:rPr>
          <w:rFonts w:hint="eastAsia" w:ascii="宋体" w:hAnsi="宋体"/>
          <w:szCs w:val="24"/>
        </w:rPr>
      </w:pPr>
      <w:r>
        <w:rPr>
          <w:rFonts w:hint="eastAsia" w:ascii="宋体" w:hAnsi="宋体"/>
          <w:szCs w:val="24"/>
        </w:rPr>
        <w:t>https://neimenggu.chinatax.gov.cn/xxgk/tzgg/202302/t20230222_774795.html</w:t>
      </w:r>
    </w:p>
    <w:p w14:paraId="3780B439">
      <w:pPr>
        <w:pStyle w:val="2"/>
        <w:widowControl/>
        <w:spacing w:beforeAutospacing="0" w:afterAutospacing="0" w:line="408" w:lineRule="auto"/>
        <w:rPr>
          <w:rFonts w:hint="default" w:ascii="Helvetica" w:hAnsi="Helvetica" w:cs="Helvetica"/>
          <w:sz w:val="32"/>
          <w:szCs w:val="32"/>
        </w:rPr>
      </w:pPr>
      <w:bookmarkStart w:id="41" w:name="_Toc27911"/>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39"/>
      <w:bookmarkEnd w:id="40"/>
      <w:bookmarkEnd w:id="41"/>
    </w:p>
    <w:p w14:paraId="6382566A">
      <w:pPr>
        <w:widowControl w:val="0"/>
        <w:spacing w:line="360" w:lineRule="auto"/>
        <w:ind w:firstLine="480" w:firstLineChars="200"/>
        <w:jc w:val="both"/>
        <w:rPr>
          <w:rFonts w:cs="Helvetica"/>
          <w:sz w:val="28"/>
          <w:szCs w:val="28"/>
        </w:rPr>
      </w:pPr>
      <w:bookmarkStart w:id="42" w:name="OLE_LINK53"/>
      <w:bookmarkStart w:id="43"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2"/>
    <w:p w14:paraId="6648EF11">
      <w:pPr>
        <w:pStyle w:val="3"/>
        <w:widowControl/>
        <w:spacing w:beforeAutospacing="0" w:afterAutospacing="0" w:line="408" w:lineRule="auto"/>
        <w:rPr>
          <w:rFonts w:cs="Helvetica"/>
          <w:sz w:val="28"/>
          <w:szCs w:val="28"/>
        </w:rPr>
      </w:pPr>
      <w:bookmarkStart w:id="44" w:name="_Toc18993"/>
      <w:bookmarkStart w:id="45" w:name="_Toc12756"/>
      <w:r>
        <w:rPr>
          <w:rFonts w:cs="Helvetica"/>
          <w:sz w:val="28"/>
          <w:szCs w:val="28"/>
        </w:rPr>
        <w:t>（一）业务场景</w:t>
      </w:r>
      <w:bookmarkEnd w:id="43"/>
      <w:bookmarkEnd w:id="44"/>
      <w:bookmarkEnd w:id="45"/>
    </w:p>
    <w:p w14:paraId="7536B028">
      <w:pPr>
        <w:pStyle w:val="5"/>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4"/>
        <w:tabs>
          <w:tab w:val="left" w:pos="432"/>
          <w:tab w:val="left" w:pos="864"/>
        </w:tabs>
      </w:pPr>
      <w:bookmarkStart w:id="46" w:name="_Toc26706"/>
      <w:bookmarkStart w:id="47" w:name="_Toc7490"/>
      <w:bookmarkStart w:id="48" w:name="_Toc10679"/>
      <w:r>
        <w:t>1</w:t>
      </w:r>
      <w:r>
        <w:rPr>
          <w:rFonts w:hint="eastAsia"/>
        </w:rPr>
        <w:t>数电票</w:t>
      </w:r>
      <w:r>
        <w:t>开具前置</w:t>
      </w:r>
      <w:bookmarkEnd w:id="46"/>
      <w:bookmarkEnd w:id="47"/>
      <w:bookmarkEnd w:id="48"/>
    </w:p>
    <w:p w14:paraId="0E4A9DC1">
      <w:pPr>
        <w:pStyle w:val="5"/>
      </w:pPr>
      <w:r>
        <w:rPr>
          <w:rFonts w:hint="eastAsia"/>
        </w:rPr>
        <w:t>企业在开具发票前可提前将开具发票所需的相关信息获取到本地，待开票时查询本地的数据进行校验。</w:t>
      </w:r>
    </w:p>
    <w:p w14:paraId="100E08AD">
      <w:pPr>
        <w:pStyle w:val="5"/>
      </w:pPr>
      <w:r>
        <w:rPr>
          <w:rFonts w:hint="eastAsia"/>
        </w:rPr>
        <w:t>企业可申请获取所有信息，也可以单独只获取任意一个开票信息更新本地的信息。</w:t>
      </w:r>
    </w:p>
    <w:p w14:paraId="754B01B5">
      <w:pPr>
        <w:pStyle w:val="6"/>
        <w:rPr>
          <w:rFonts w:hint="default"/>
          <w:sz w:val="22"/>
          <w:szCs w:val="22"/>
        </w:rPr>
      </w:pPr>
      <w:bookmarkStart w:id="49" w:name="_Toc13795"/>
      <w:bookmarkStart w:id="50" w:name="_Toc1589"/>
      <w:r>
        <w:rPr>
          <w:sz w:val="22"/>
          <w:szCs w:val="22"/>
        </w:rPr>
        <w:t>1.1</w:t>
      </w:r>
      <w:r>
        <w:rPr>
          <w:rFonts w:hint="default"/>
          <w:sz w:val="22"/>
          <w:szCs w:val="22"/>
        </w:rPr>
        <w:t>全流程图</w:t>
      </w:r>
      <w:bookmarkEnd w:id="49"/>
      <w:bookmarkEnd w:id="50"/>
    </w:p>
    <w:p w14:paraId="500F2980">
      <w:pPr>
        <w:pStyle w:val="5"/>
        <w:rPr>
          <w:rFonts w:hint="eastAsia"/>
        </w:rPr>
      </w:pPr>
      <w:r>
        <w:rPr>
          <w:rFonts w:hint="eastAsia"/>
        </w:rPr>
        <w:t>在该场景中获取发票所需信息无严格的先后顺序。</w:t>
      </w:r>
    </w:p>
    <w:p w14:paraId="311FC410">
      <w:pPr>
        <w:pStyle w:val="5"/>
        <w:rPr>
          <w:rFonts w:hint="eastAsia"/>
          <w:lang w:eastAsia="zh-CN"/>
        </w:rPr>
      </w:pPr>
    </w:p>
    <w:p w14:paraId="0F39F2AD">
      <w:pPr>
        <w:pStyle w:val="5"/>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5"/>
        <w:spacing w:line="240" w:lineRule="auto"/>
        <w:ind w:firstLine="0"/>
        <w:jc w:val="center"/>
        <w:rPr>
          <w:rFonts w:ascii="黑体" w:hAnsi="黑体" w:eastAsia="黑体"/>
          <w:sz w:val="21"/>
          <w:szCs w:val="21"/>
        </w:rPr>
      </w:pPr>
      <w:bookmarkStart w:id="51"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5"/>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1"/>
    <w:p w14:paraId="35BAC880">
      <w:pPr>
        <w:pStyle w:val="5"/>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2" w:name="_Toc22423"/>
      <w:bookmarkStart w:id="53" w:name="_Toc18389"/>
      <w:r>
        <w:rPr>
          <w:sz w:val="22"/>
          <w:szCs w:val="22"/>
        </w:rPr>
        <w:t>1.2</w:t>
      </w:r>
      <w:r>
        <w:rPr>
          <w:rFonts w:hint="default"/>
          <w:sz w:val="22"/>
          <w:szCs w:val="22"/>
        </w:rPr>
        <w:t>业务规则</w:t>
      </w:r>
      <w:bookmarkEnd w:id="52"/>
      <w:bookmarkEnd w:id="53"/>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4" w:name="_Toc5236"/>
      <w:bookmarkStart w:id="55"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4"/>
      <w:bookmarkEnd w:id="55"/>
    </w:p>
    <w:p w14:paraId="05D577F1">
      <w:pPr>
        <w:pStyle w:val="31"/>
        <w:ind w:firstLine="480"/>
      </w:pPr>
      <w:r>
        <w:rPr>
          <w:rFonts w:hint="eastAsia"/>
        </w:rPr>
        <w:t>查询本地未使用数电票号码段，判断是否低于设定的阈值（例如：低于20%等），则需要调用税务局端接口重新获取数电票批量预赋码信息。</w:t>
      </w:r>
    </w:p>
    <w:p w14:paraId="588E62A7">
      <w:pPr>
        <w:pStyle w:val="31"/>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1"/>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6" w:name="_Toc17642"/>
      <w:bookmarkStart w:id="57" w:name="_Toc25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6"/>
      <w:bookmarkEnd w:id="57"/>
    </w:p>
    <w:p w14:paraId="3CADD0BC">
      <w:pPr>
        <w:pStyle w:val="31"/>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8" w:name="OLE_LINK36"/>
      <w:r>
        <w:rPr>
          <w:rFonts w:hint="eastAsia"/>
          <w:sz w:val="24"/>
        </w:rPr>
        <w:t>●</w:t>
      </w:r>
      <w:r>
        <w:rPr>
          <w:rFonts w:hint="default"/>
          <w:sz w:val="24"/>
          <w:lang w:val="en-US"/>
        </w:rPr>
        <w:t xml:space="preserve"> </w:t>
      </w:r>
      <w:bookmarkEnd w:id="58"/>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1"/>
        <w:ind w:firstLine="480"/>
        <w:rPr>
          <w:rFonts w:hint="eastAsia"/>
        </w:rPr>
      </w:pPr>
      <w:r>
        <w:rPr>
          <w:rFonts w:hint="eastAsia"/>
        </w:rPr>
        <w:t>发票额度管理包括下载发票额度和退回发票额度2个功能。</w:t>
      </w:r>
    </w:p>
    <w:p w14:paraId="02485C5F">
      <w:pPr>
        <w:pStyle w:val="31"/>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9"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5"/>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5"/>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5"/>
      </w:pPr>
      <w:r>
        <w:rPr>
          <w:rFonts w:hint="eastAsia"/>
        </w:rPr>
        <w:t>当企业需要在其他平台开具数电票，但是发票额度不足时，企业可通过此接口把下载到本地的发票额度退回至税务局端，以便企业在其他平台开具数电票时。</w:t>
      </w:r>
    </w:p>
    <w:bookmarkEnd w:id="59"/>
    <w:p w14:paraId="4A224847">
      <w:pPr>
        <w:pStyle w:val="7"/>
        <w:tabs>
          <w:tab w:val="left" w:pos="432"/>
          <w:tab w:val="left" w:pos="1152"/>
          <w:tab w:val="left" w:pos="1248"/>
        </w:tabs>
        <w:rPr>
          <w:rFonts w:ascii="宋体" w:hAnsi="宋体"/>
          <w:b w:val="0"/>
          <w:sz w:val="20"/>
          <w:szCs w:val="20"/>
        </w:rPr>
      </w:pPr>
      <w:bookmarkStart w:id="60" w:name="_Toc2478"/>
      <w:bookmarkStart w:id="61" w:name="_Toc105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0"/>
      <w:bookmarkEnd w:id="61"/>
    </w:p>
    <w:p w14:paraId="168D3C7F">
      <w:pPr>
        <w:pStyle w:val="5"/>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5"/>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2" w:name="_Toc11659"/>
      <w:bookmarkStart w:id="63" w:name="_Toc68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2"/>
      <w:bookmarkEnd w:id="63"/>
    </w:p>
    <w:p w14:paraId="19B30A4B">
      <w:pPr>
        <w:pStyle w:val="31"/>
        <w:ind w:firstLine="480"/>
        <w:rPr>
          <w:rFonts w:hint="eastAsia"/>
        </w:rPr>
      </w:pPr>
      <w:r>
        <w:t>定时获取纳税人风险信息，用于企业判断是否可以使用开票能力</w:t>
      </w:r>
      <w:r>
        <w:rPr>
          <w:rFonts w:hint="eastAsia"/>
        </w:rPr>
        <w:t>。</w:t>
      </w:r>
    </w:p>
    <w:p w14:paraId="69BA6774">
      <w:pPr>
        <w:pStyle w:val="31"/>
        <w:ind w:firstLine="480"/>
        <w:rPr>
          <w:rFonts w:hint="eastAsia"/>
        </w:rPr>
      </w:pPr>
      <w:r>
        <w:rPr>
          <w:rFonts w:hint="eastAsia"/>
        </w:rPr>
        <w:t>建议企业每24小时获取纳税人风险信息，或者在纳税人风险信息发生变更时手动触发更新。</w:t>
      </w:r>
    </w:p>
    <w:p w14:paraId="7D492F7B">
      <w:pPr>
        <w:pStyle w:val="31"/>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4" w:name="_Toc17002"/>
      <w:bookmarkStart w:id="65" w:name="_Toc2744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4"/>
      <w:bookmarkEnd w:id="65"/>
    </w:p>
    <w:p w14:paraId="22062C57">
      <w:pPr>
        <w:pStyle w:val="31"/>
        <w:ind w:firstLine="480"/>
      </w:pPr>
      <w:r>
        <w:t>定时获取纳税人基本信息，用于企业判断是否使用开票能力、可使用哪些开票。</w:t>
      </w:r>
    </w:p>
    <w:p w14:paraId="1EA01CC9">
      <w:pPr>
        <w:pStyle w:val="31"/>
        <w:ind w:firstLine="480"/>
        <w:rPr>
          <w:rFonts w:hint="eastAsia"/>
        </w:rPr>
      </w:pPr>
      <w:r>
        <w:rPr>
          <w:rFonts w:hint="eastAsia"/>
        </w:rPr>
        <w:t>建议定时获取纳税人基本信息，或者在纳税人基本信息发生变更时手动触发更新。</w:t>
      </w:r>
    </w:p>
    <w:p w14:paraId="66DDE7C3">
      <w:pPr>
        <w:pStyle w:val="31"/>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6" w:name="_Toc15742"/>
      <w:bookmarkStart w:id="67" w:name="_Toc157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6"/>
      <w:bookmarkEnd w:id="67"/>
    </w:p>
    <w:p w14:paraId="2ECE709E">
      <w:pPr>
        <w:pStyle w:val="31"/>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1"/>
        <w:ind w:firstLine="480"/>
        <w:rPr>
          <w:rFonts w:hint="eastAsia"/>
        </w:rPr>
      </w:pPr>
      <w:r>
        <w:rPr>
          <w:rFonts w:hint="eastAsia"/>
        </w:rPr>
        <w:t>建议定时获取税收分类编码。</w:t>
      </w:r>
    </w:p>
    <w:p w14:paraId="627ECA79">
      <w:pPr>
        <w:pStyle w:val="31"/>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1"/>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1"/>
        <w:ind w:firstLine="480"/>
        <w:rPr>
          <w:rFonts w:hint="eastAsia"/>
        </w:rPr>
      </w:pPr>
      <w:r>
        <w:rPr>
          <w:rFonts w:hint="eastAsia"/>
        </w:rPr>
        <w:t>在开具数电票条件时，根据需求选择符合的优惠政策代码和税率，包括：</w:t>
      </w:r>
    </w:p>
    <w:p w14:paraId="2C57375E">
      <w:pPr>
        <w:pStyle w:val="31"/>
        <w:ind w:firstLine="480"/>
        <w:rPr>
          <w:rFonts w:hint="default" w:ascii="Times New Roman" w:hAnsi="Times New Roman" w:eastAsia="宋体" w:cs="Times New Roman"/>
          <w:highlight w:val="none"/>
          <w:lang w:eastAsia="zh-CN"/>
        </w:rPr>
      </w:pPr>
      <w:bookmarkStart w:id="68"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1"/>
        <w:ind w:firstLine="480"/>
        <w:rPr>
          <w:rFonts w:hint="eastAsia"/>
        </w:rPr>
      </w:pPr>
      <w:r>
        <w:rPr>
          <w:rFonts w:hint="eastAsia"/>
        </w:rPr>
        <w:t>优惠政策选择“免税”，发票明细“优惠政策标识”项填写“03”，选择免税后，税率为0；</w:t>
      </w:r>
    </w:p>
    <w:p w14:paraId="39DEBEE8">
      <w:pPr>
        <w:pStyle w:val="31"/>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1"/>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8"/>
    <w:p w14:paraId="053CDB0B">
      <w:pPr>
        <w:pStyle w:val="31"/>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9" w:name="_Toc11520"/>
      <w:bookmarkStart w:id="70" w:name="_Toc954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9"/>
      <w:bookmarkEnd w:id="70"/>
    </w:p>
    <w:p w14:paraId="60383314">
      <w:pPr>
        <w:pStyle w:val="31"/>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1"/>
        <w:ind w:firstLine="480"/>
        <w:rPr>
          <w:rFonts w:hint="eastAsia"/>
        </w:rPr>
      </w:pPr>
      <w:r>
        <w:rPr>
          <w:rFonts w:hint="eastAsia"/>
        </w:rPr>
        <w:t>建议定时获取可用税率。</w:t>
      </w:r>
    </w:p>
    <w:p w14:paraId="4DAD8756">
      <w:pPr>
        <w:pStyle w:val="31"/>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1" w:name="_Toc20623"/>
      <w:bookmarkStart w:id="72" w:name="_Toc293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1"/>
      <w:bookmarkEnd w:id="72"/>
    </w:p>
    <w:p w14:paraId="0507C8F2">
      <w:pPr>
        <w:pStyle w:val="31"/>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1"/>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1"/>
        <w:ind w:firstLine="480"/>
        <w:rPr>
          <w:rFonts w:hint="eastAsia"/>
        </w:rPr>
      </w:pPr>
      <w:r>
        <w:rPr>
          <w:rFonts w:hint="eastAsia"/>
        </w:rPr>
        <w:t>根据红字确认单状态判断蓝字发票状态，具体如下：</w:t>
      </w:r>
    </w:p>
    <w:p w14:paraId="78BDC1FE">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1"/>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3" w:name="_Toc5100"/>
      <w:bookmarkStart w:id="74" w:name="_Toc4781"/>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3"/>
      <w:bookmarkEnd w:id="74"/>
    </w:p>
    <w:p w14:paraId="5EABEE01">
      <w:pPr>
        <w:pStyle w:val="31"/>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1"/>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1"/>
        <w:ind w:firstLine="480"/>
        <w:rPr>
          <w:rFonts w:hint="eastAsia"/>
        </w:rPr>
      </w:pPr>
      <w:r>
        <w:rPr>
          <w:rFonts w:hint="eastAsia"/>
        </w:rPr>
        <w:t>根据红字确认单状态判断蓝字发票状态，具体如下：</w:t>
      </w:r>
    </w:p>
    <w:p w14:paraId="19BEA52B">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5"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5"/>
    <w:p w14:paraId="40F9944A">
      <w:pPr>
        <w:pStyle w:val="31"/>
        <w:ind w:firstLine="480"/>
        <w:rPr>
          <w:rFonts w:hint="eastAsia"/>
        </w:rPr>
      </w:pPr>
      <w:r>
        <w:rPr>
          <w:rFonts w:hint="eastAsia"/>
        </w:rPr>
        <w:t>接口详情参见“四、接口列表9.查询数电红字确认单明细信息”。</w:t>
      </w:r>
    </w:p>
    <w:p w14:paraId="69A1DCC0">
      <w:pPr>
        <w:pStyle w:val="4"/>
        <w:tabs>
          <w:tab w:val="left" w:pos="432"/>
          <w:tab w:val="left" w:pos="864"/>
        </w:tabs>
      </w:pPr>
      <w:bookmarkStart w:id="76" w:name="_Toc20105"/>
      <w:bookmarkStart w:id="77" w:name="_Toc31326"/>
      <w:bookmarkStart w:id="78" w:name="_Toc39"/>
      <w:bookmarkStart w:id="79" w:name="OLE_LINK10"/>
      <w:r>
        <w:rPr>
          <w:rFonts w:hint="eastAsia"/>
        </w:rPr>
        <w:t>2数电</w:t>
      </w:r>
      <w:r>
        <w:t>蓝字发票开具</w:t>
      </w:r>
      <w:bookmarkEnd w:id="76"/>
      <w:bookmarkEnd w:id="77"/>
      <w:bookmarkEnd w:id="78"/>
    </w:p>
    <w:bookmarkEnd w:id="79"/>
    <w:p w14:paraId="34244205">
      <w:pPr>
        <w:pStyle w:val="6"/>
        <w:rPr>
          <w:rFonts w:hint="default"/>
          <w:sz w:val="22"/>
          <w:szCs w:val="22"/>
        </w:rPr>
      </w:pPr>
      <w:bookmarkStart w:id="80" w:name="_Toc11687"/>
      <w:bookmarkStart w:id="81" w:name="_Toc21492"/>
      <w:r>
        <w:rPr>
          <w:sz w:val="22"/>
          <w:szCs w:val="22"/>
        </w:rPr>
        <w:t>2.1</w:t>
      </w:r>
      <w:r>
        <w:rPr>
          <w:rFonts w:hint="default"/>
          <w:sz w:val="22"/>
          <w:szCs w:val="22"/>
        </w:rPr>
        <w:t>全流程图</w:t>
      </w:r>
      <w:bookmarkEnd w:id="80"/>
      <w:bookmarkEnd w:id="81"/>
    </w:p>
    <w:p w14:paraId="32C9D635">
      <w:pPr>
        <w:pStyle w:val="5"/>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5"/>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2" w:name="_Toc20576"/>
      <w:bookmarkStart w:id="83" w:name="_Toc20234"/>
      <w:r>
        <w:rPr>
          <w:sz w:val="22"/>
          <w:szCs w:val="22"/>
        </w:rPr>
        <w:t>2.2</w:t>
      </w:r>
      <w:r>
        <w:rPr>
          <w:rFonts w:hint="default"/>
          <w:sz w:val="22"/>
          <w:szCs w:val="22"/>
        </w:rPr>
        <w:t>业务规则</w:t>
      </w:r>
      <w:bookmarkEnd w:id="82"/>
      <w:bookmarkEnd w:id="83"/>
    </w:p>
    <w:p w14:paraId="7FA8CE87">
      <w:pPr>
        <w:pStyle w:val="7"/>
        <w:tabs>
          <w:tab w:val="left" w:pos="432"/>
          <w:tab w:val="left" w:pos="1152"/>
          <w:tab w:val="left" w:pos="1248"/>
        </w:tabs>
        <w:rPr>
          <w:rFonts w:ascii="宋体" w:hAnsi="宋体"/>
          <w:b w:val="0"/>
          <w:sz w:val="20"/>
          <w:szCs w:val="20"/>
        </w:rPr>
      </w:pPr>
      <w:bookmarkStart w:id="84" w:name="_Toc2601"/>
      <w:bookmarkStart w:id="85" w:name="_Toc28608"/>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84"/>
      <w:bookmarkEnd w:id="85"/>
    </w:p>
    <w:p w14:paraId="65A19A86">
      <w:pPr>
        <w:pStyle w:val="31"/>
        <w:ind w:firstLine="480"/>
      </w:pPr>
      <w:r>
        <w:rPr>
          <w:rFonts w:hint="eastAsia"/>
        </w:rPr>
        <w:t>校验纳税人是否具备数电蓝字发票开票资格，包括风险纳税人信息校验和纳税人资格校验。</w:t>
      </w:r>
    </w:p>
    <w:p w14:paraId="3B1F2EF1">
      <w:pPr>
        <w:pStyle w:val="31"/>
        <w:ind w:firstLine="480"/>
      </w:pPr>
      <w:r>
        <w:rPr>
          <w:rFonts w:hint="eastAsia"/>
        </w:rPr>
        <w:t>查询本地保存的纳税人风险信息，校验纳税人是否为风险纳税人，禁止风险等级高的纳税人开具发票。</w:t>
      </w:r>
    </w:p>
    <w:p w14:paraId="14B53528">
      <w:pPr>
        <w:pStyle w:val="31"/>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1"/>
        <w:ind w:firstLine="480"/>
      </w:pPr>
      <w:r>
        <w:rPr>
          <w:rFonts w:hint="eastAsia"/>
        </w:rPr>
        <w:t>根据查询的纳税人风险信息进行校验，当满足以下任意条件时禁止开具数电蓝字发票。</w:t>
      </w:r>
    </w:p>
    <w:p w14:paraId="05E32F25">
      <w:pPr>
        <w:pStyle w:val="31"/>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1"/>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1"/>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1"/>
        <w:ind w:firstLine="480"/>
      </w:pPr>
      <w:r>
        <w:rPr>
          <w:rFonts w:hint="eastAsia"/>
        </w:rPr>
        <w:t>根据查询的纳税人基本信息进行校验，当发生以下任意条件时禁止开具数电蓝字发票。</w:t>
      </w:r>
    </w:p>
    <w:p w14:paraId="2B51440C">
      <w:pPr>
        <w:pStyle w:val="31"/>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6" w:name="_4.2发票结余校验"/>
      <w:bookmarkEnd w:id="86"/>
      <w:bookmarkStart w:id="87" w:name="_Toc25635"/>
      <w:bookmarkStart w:id="88" w:name="_Toc25512"/>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7"/>
      <w:bookmarkEnd w:id="88"/>
    </w:p>
    <w:p w14:paraId="3EFE208A">
      <w:pPr>
        <w:pStyle w:val="31"/>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9" w:name="_Toc14498"/>
      <w:bookmarkStart w:id="90" w:name="_Toc8716"/>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9"/>
      <w:bookmarkEnd w:id="90"/>
    </w:p>
    <w:p w14:paraId="2AAC311B">
      <w:pPr>
        <w:pStyle w:val="31"/>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1" w:name="_Toc10232"/>
      <w:bookmarkStart w:id="92"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1"/>
      <w:bookmarkEnd w:id="92"/>
    </w:p>
    <w:p w14:paraId="22747228">
      <w:pPr>
        <w:pStyle w:val="31"/>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1"/>
        <w:ind w:firstLine="480"/>
      </w:pPr>
      <w:r>
        <w:rPr>
          <w:rFonts w:hint="eastAsia"/>
        </w:rPr>
        <w:t>合规性校验主要对输入参数的类型、长度、是否必填、码值进行校验。以下任意一项不满足要求时，阻断发票开具。校验规则如下：</w:t>
      </w:r>
    </w:p>
    <w:p w14:paraId="23E00ECF">
      <w:pPr>
        <w:pStyle w:val="31"/>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1"/>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1"/>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1"/>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1"/>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1"/>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1"/>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1"/>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1"/>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1"/>
        <w:numPr>
          <w:ilvl w:val="0"/>
          <w:numId w:val="0"/>
        </w:numPr>
        <w:ind w:leftChars="0"/>
      </w:pPr>
      <w:r>
        <w:rPr>
          <w:rFonts w:hint="eastAsia"/>
        </w:rPr>
        <w:t>●</w:t>
      </w:r>
      <w:r>
        <w:rPr>
          <w:rFonts w:hint="default"/>
          <w:lang w:val="en-US"/>
        </w:rPr>
        <w:t xml:space="preserve"> </w:t>
      </w:r>
      <w:r>
        <w:rPr>
          <w:rFonts w:hint="eastAsia"/>
        </w:rPr>
        <w:t>特定要素，选填，</w:t>
      </w:r>
      <w:bookmarkStart w:id="93" w:name="OLE_LINK90"/>
      <w:r>
        <w:rPr>
          <w:rFonts w:hint="eastAsia"/>
          <w:lang w:val="en-US" w:eastAsia="zh-CN"/>
        </w:rPr>
        <w:t>必须为空</w:t>
      </w:r>
      <w:r>
        <w:rPr>
          <w:rFonts w:hint="eastAsia"/>
        </w:rPr>
        <w:t>。</w:t>
      </w:r>
    </w:p>
    <w:bookmarkEnd w:id="93"/>
    <w:p w14:paraId="7105FD32">
      <w:pPr>
        <w:pStyle w:val="31"/>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1"/>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1"/>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1"/>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1"/>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1"/>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1"/>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1"/>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1"/>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1"/>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1"/>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1"/>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1"/>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1"/>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1"/>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1"/>
        <w:numPr>
          <w:ilvl w:val="0"/>
          <w:numId w:val="0"/>
        </w:numPr>
        <w:ind w:leftChars="0"/>
      </w:pPr>
      <w:bookmarkStart w:id="94" w:name="OLE_LINK37"/>
      <w:r>
        <w:rPr>
          <w:rFonts w:hint="eastAsia"/>
        </w:rPr>
        <w:t>●</w:t>
      </w:r>
      <w:r>
        <w:rPr>
          <w:rFonts w:hint="default"/>
          <w:lang w:val="en-US"/>
        </w:rPr>
        <w:t xml:space="preserve"> </w:t>
      </w:r>
      <w:bookmarkEnd w:id="94"/>
      <w:r>
        <w:rPr>
          <w:rFonts w:hint="eastAsia"/>
        </w:rPr>
        <w:t>购买方开户行名称，选填，最大长度120位。</w:t>
      </w:r>
    </w:p>
    <w:p w14:paraId="362C627D">
      <w:pPr>
        <w:pStyle w:val="31"/>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1"/>
        <w:numPr>
          <w:ilvl w:val="0"/>
          <w:numId w:val="0"/>
        </w:numPr>
        <w:ind w:leftChars="0"/>
      </w:pPr>
      <w:bookmarkStart w:id="95" w:name="OLE_LINK94"/>
      <w:r>
        <w:rPr>
          <w:rFonts w:hint="eastAsia"/>
        </w:rPr>
        <w:t>●</w:t>
      </w:r>
      <w:r>
        <w:rPr>
          <w:rFonts w:hint="default"/>
          <w:lang w:val="en-US"/>
        </w:rPr>
        <w:t xml:space="preserve"> </w:t>
      </w:r>
      <w:r>
        <w:rPr>
          <w:rFonts w:hint="eastAsia"/>
        </w:rPr>
        <w:t>经办人，选填，最大长度150位。</w:t>
      </w:r>
    </w:p>
    <w:p w14:paraId="75BC63DD">
      <w:pPr>
        <w:pStyle w:val="31"/>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1"/>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5"/>
    <w:p w14:paraId="7485736F">
      <w:pPr>
        <w:pStyle w:val="31"/>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1"/>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1"/>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1"/>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1"/>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1"/>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1"/>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1"/>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1"/>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1"/>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1"/>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1"/>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6"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6"/>
    </w:p>
    <w:p w14:paraId="73C298A2">
      <w:pPr>
        <w:pStyle w:val="31"/>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1"/>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1"/>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1C3802AE">
      <w:pPr>
        <w:pStyle w:val="31"/>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0D54BB91">
      <w:pPr>
        <w:pStyle w:val="31"/>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1"/>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3C6F6574">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09A030B1">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对应蓝字发票明细序号，选填，最大长度8位。</w:t>
      </w:r>
    </w:p>
    <w:p w14:paraId="731B7009">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24B5E9FA">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DB650D1">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1"/>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1"/>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02AE981F">
      <w:pPr>
        <w:pStyle w:val="31"/>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2928DBFE">
      <w:pPr>
        <w:pStyle w:val="31"/>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1"/>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1"/>
        <w:numPr>
          <w:ilvl w:val="0"/>
          <w:numId w:val="0"/>
        </w:numPr>
        <w:ind w:leftChars="0"/>
      </w:pPr>
      <w:bookmarkStart w:id="97" w:name="OLE_LINK38"/>
      <w:r>
        <w:rPr>
          <w:rFonts w:hint="eastAsia"/>
        </w:rPr>
        <w:t>●</w:t>
      </w:r>
      <w:r>
        <w:rPr>
          <w:rFonts w:hint="default"/>
          <w:lang w:val="en-US"/>
        </w:rPr>
        <w:t xml:space="preserve"> </w:t>
      </w:r>
      <w:bookmarkEnd w:id="97"/>
      <w:r>
        <w:rPr>
          <w:rFonts w:hint="eastAsia"/>
        </w:rPr>
        <w:t>税额，必填，最大长度18位，最多2位小数。</w:t>
      </w:r>
    </w:p>
    <w:p w14:paraId="5D305915">
      <w:pPr>
        <w:pStyle w:val="31"/>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1"/>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1"/>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1"/>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1"/>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8" w:name="OLE_LINK72"/>
      <w:r>
        <w:rPr>
          <w:rFonts w:hint="eastAsia"/>
        </w:rPr>
        <w:t>01”、“02”、“03”、“04”、“05”、“06”、“07”、“08”、“09”</w:t>
      </w:r>
      <w:bookmarkEnd w:id="98"/>
      <w:r>
        <w:rPr>
          <w:rFonts w:hint="eastAsia"/>
        </w:rPr>
        <w:t>、“10”、“11”、“12”、“13”、“14”、“15”、“16”、“17”、“18”。</w:t>
      </w:r>
    </w:p>
    <w:p w14:paraId="7C41DE93">
      <w:pPr>
        <w:pStyle w:val="31"/>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1"/>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1"/>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1"/>
        <w:numPr>
          <w:ilvl w:val="0"/>
          <w:numId w:val="0"/>
        </w:numPr>
        <w:ind w:leftChars="0"/>
        <w:rPr>
          <w:rFonts w:hint="default" w:eastAsia="宋体"/>
          <w:lang w:val="en-US" w:eastAsia="zh-CN"/>
        </w:rPr>
      </w:pPr>
      <w:bookmarkStart w:id="99" w:name="OLE_LINK76"/>
      <w:r>
        <w:rPr>
          <w:rFonts w:hint="eastAsia"/>
        </w:rPr>
        <w:t>●</w:t>
      </w:r>
      <w:r>
        <w:rPr>
          <w:rFonts w:hint="default"/>
          <w:lang w:val="en-US"/>
        </w:rPr>
        <w:t xml:space="preserve"> </w:t>
      </w:r>
      <w:r>
        <w:rPr>
          <w:rFonts w:hint="eastAsia"/>
          <w:lang w:val="en-US" w:eastAsia="zh-CN"/>
        </w:rPr>
        <w:t>序号，选填，最大长度8位。</w:t>
      </w:r>
    </w:p>
    <w:p w14:paraId="032E8267">
      <w:pPr>
        <w:pStyle w:val="31"/>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66DB6F4A">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02C03A51">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0F84F908">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775097AC">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开具日期，选填，</w:t>
      </w:r>
      <w:r>
        <w:rPr>
          <w:rFonts w:hint="eastAsia" w:ascii="Times New Roman" w:hAnsi="Times New Roman" w:eastAsia="宋体" w:cs="Times New Roman"/>
          <w:sz w:val="22"/>
          <w:szCs w:val="22"/>
          <w:lang w:val="en-US" w:eastAsia="zh-CN"/>
        </w:rPr>
        <w:t>格式必须为“yyyy-MM-dd”</w:t>
      </w:r>
      <w:r>
        <w:rPr>
          <w:rFonts w:hint="eastAsia"/>
          <w:lang w:val="en-US" w:eastAsia="zh-CN"/>
        </w:rPr>
        <w:t>。</w:t>
      </w:r>
    </w:p>
    <w:p w14:paraId="0D8F8720">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1"/>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9"/>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1"/>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1"/>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1"/>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1"/>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1"/>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1"/>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100"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100"/>
      <w:r>
        <w:rPr>
          <w:rFonts w:hint="eastAsia" w:ascii="宋体" w:hAnsi="宋体"/>
        </w:rPr>
        <w:t>。</w:t>
      </w:r>
    </w:p>
    <w:p w14:paraId="1D3F5154">
      <w:pPr>
        <w:pStyle w:val="31"/>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3A0CD2E2">
      <w:pPr>
        <w:pStyle w:val="31"/>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1"/>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1"/>
        <w:numPr>
          <w:ilvl w:val="0"/>
          <w:numId w:val="0"/>
        </w:numPr>
        <w:ind w:leftChars="0"/>
      </w:pPr>
      <w:bookmarkStart w:id="101"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101"/>
    <w:p w14:paraId="25F87F54">
      <w:pPr>
        <w:pStyle w:val="31"/>
        <w:numPr>
          <w:ilvl w:val="0"/>
          <w:numId w:val="0"/>
        </w:numPr>
        <w:ind w:leftChars="0"/>
      </w:pPr>
      <w:bookmarkStart w:id="102"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1"/>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1"/>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1"/>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1"/>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1"/>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1"/>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1"/>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1"/>
        <w:numPr>
          <w:ilvl w:val="0"/>
          <w:numId w:val="0"/>
        </w:numPr>
        <w:ind w:leftChars="0"/>
        <w:rPr>
          <w:rFonts w:hint="eastAsia" w:ascii="Times New Roman" w:hAnsi="Times New Roman" w:eastAsia="宋体" w:cs="Times New Roman"/>
          <w:lang w:eastAsia="zh-CN"/>
        </w:rPr>
      </w:pPr>
      <w:bookmarkStart w:id="103" w:name="OLE_LINK77"/>
      <w:r>
        <w:rPr>
          <w:rFonts w:hint="eastAsia"/>
        </w:rPr>
        <w:t>●</w:t>
      </w:r>
      <w:r>
        <w:rPr>
          <w:rFonts w:hint="default"/>
          <w:lang w:val="en-US"/>
        </w:rPr>
        <w:t xml:space="preserve"> </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包含优惠政策标识为空）的“3010301010100000000 国内航空旅客运输服务”、“3010301010200000000 国际航空旅客运输服务”、“3010301010300000000 港澳台航空旅客运输服务”编码混开；选择不征税的编码为“6110000000000000000不征税自来水”时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1"/>
        <w:numPr>
          <w:ilvl w:val="0"/>
          <w:numId w:val="0"/>
        </w:numPr>
        <w:ind w:leftChars="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677BE826">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31B4FFE5">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7B29D720">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67E5F607">
      <w:pPr>
        <w:pStyle w:val="5"/>
        <w:bidi w:val="0"/>
        <w:rPr>
          <w:rFonts w:hint="eastAsia"/>
          <w:lang w:val="en-US" w:eastAsia="zh-CN"/>
        </w:rPr>
      </w:pPr>
      <w:bookmarkStart w:id="104"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04"/>
      <w:r>
        <w:rPr>
          <w:rFonts w:hint="eastAsia"/>
          <w:lang w:val="en-US" w:eastAsia="zh-CN"/>
        </w:rPr>
        <w:t>：</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686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4011566F">
            <w:pPr>
              <w:pStyle w:val="35"/>
              <w:bidi w:val="0"/>
              <w:rPr>
                <w:rFonts w:hint="default"/>
                <w:lang w:val="en-US" w:eastAsia="zh-CN"/>
              </w:rPr>
            </w:pPr>
            <w:r>
              <w:rPr>
                <w:rFonts w:hint="default"/>
              </w:rPr>
              <w:t>商品和服务税收编码</w:t>
            </w:r>
          </w:p>
        </w:tc>
        <w:tc>
          <w:tcPr>
            <w:tcW w:w="1169" w:type="pct"/>
            <w:noWrap w:val="0"/>
            <w:vAlign w:val="center"/>
          </w:tcPr>
          <w:p w14:paraId="20A312C6">
            <w:pPr>
              <w:pStyle w:val="35"/>
              <w:bidi w:val="0"/>
              <w:rPr>
                <w:rFonts w:hint="default"/>
                <w:lang w:val="en-US" w:eastAsia="zh-CN"/>
              </w:rPr>
            </w:pPr>
            <w:r>
              <w:rPr>
                <w:rFonts w:hint="default"/>
              </w:rPr>
              <w:t>货物和劳务名称</w:t>
            </w:r>
          </w:p>
        </w:tc>
        <w:tc>
          <w:tcPr>
            <w:tcW w:w="1395" w:type="pct"/>
            <w:noWrap w:val="0"/>
            <w:vAlign w:val="center"/>
          </w:tcPr>
          <w:p w14:paraId="5FAE8A7D">
            <w:pPr>
              <w:pStyle w:val="35"/>
              <w:bidi w:val="0"/>
              <w:rPr>
                <w:rFonts w:hint="default"/>
                <w:lang w:val="en-US" w:eastAsia="zh-CN"/>
              </w:rPr>
            </w:pPr>
            <w:r>
              <w:rPr>
                <w:rFonts w:hint="default"/>
              </w:rPr>
              <w:t>商品和服务分类简称</w:t>
            </w:r>
          </w:p>
        </w:tc>
        <w:tc>
          <w:tcPr>
            <w:tcW w:w="944" w:type="pct"/>
            <w:noWrap w:val="0"/>
            <w:vAlign w:val="center"/>
          </w:tcPr>
          <w:p w14:paraId="3A7BBFCB">
            <w:pPr>
              <w:pStyle w:val="35"/>
              <w:bidi w:val="0"/>
              <w:rPr>
                <w:rFonts w:hint="default"/>
                <w:lang w:val="en-US" w:eastAsia="zh-CN"/>
              </w:rPr>
            </w:pPr>
            <w:r>
              <w:rPr>
                <w:rFonts w:hint="default"/>
              </w:rPr>
              <w:t>税率</w:t>
            </w:r>
          </w:p>
        </w:tc>
      </w:tr>
      <w:tr w14:paraId="5A5B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7B1776E">
            <w:pPr>
              <w:pStyle w:val="36"/>
              <w:bidi w:val="0"/>
              <w:rPr>
                <w:rFonts w:hint="default" w:ascii="Times New Roman" w:hAnsi="Times New Roman" w:cs="Times New Roman"/>
                <w:vertAlign w:val="baseline"/>
                <w:lang w:val="en-US" w:eastAsia="zh-CN" w:bidi="ar"/>
              </w:rPr>
            </w:pPr>
            <w:r>
              <w:rPr>
                <w:rFonts w:hint="default"/>
                <w:lang w:val="en-US" w:eastAsia="zh-CN"/>
              </w:rPr>
              <w:t>5010102000000000000</w:t>
            </w:r>
          </w:p>
        </w:tc>
        <w:tc>
          <w:tcPr>
            <w:tcW w:w="1169" w:type="pct"/>
            <w:noWrap w:val="0"/>
            <w:vAlign w:val="center"/>
          </w:tcPr>
          <w:p w14:paraId="4A704C42">
            <w:pPr>
              <w:pStyle w:val="36"/>
              <w:bidi w:val="0"/>
              <w:rPr>
                <w:rFonts w:hint="default" w:ascii="Times New Roman" w:hAnsi="Times New Roman" w:cs="Times New Roman"/>
                <w:vertAlign w:val="baseline"/>
                <w:lang w:val="en-US" w:eastAsia="zh-CN" w:bidi="ar"/>
              </w:rPr>
            </w:pPr>
            <w:r>
              <w:rPr>
                <w:rFonts w:hint="default"/>
              </w:rPr>
              <w:t>取得的住宅</w:t>
            </w:r>
          </w:p>
        </w:tc>
        <w:tc>
          <w:tcPr>
            <w:tcW w:w="1395" w:type="pct"/>
            <w:noWrap w:val="0"/>
            <w:vAlign w:val="center"/>
          </w:tcPr>
          <w:p w14:paraId="1AD1FBC6">
            <w:pPr>
              <w:pStyle w:val="36"/>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63C3D43B">
            <w:pPr>
              <w:pStyle w:val="36"/>
              <w:bidi w:val="0"/>
              <w:rPr>
                <w:rFonts w:hint="default" w:ascii="Times New Roman" w:hAnsi="Times New Roman" w:cs="Times New Roman"/>
                <w:vertAlign w:val="baseline"/>
                <w:lang w:val="en-US" w:eastAsia="zh-CN" w:bidi="ar"/>
              </w:rPr>
            </w:pPr>
            <w:r>
              <w:rPr>
                <w:rFonts w:hint="default"/>
              </w:rPr>
              <w:t>9%</w:t>
            </w:r>
          </w:p>
        </w:tc>
      </w:tr>
      <w:tr w14:paraId="4D02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4322821">
            <w:pPr>
              <w:pStyle w:val="36"/>
              <w:bidi w:val="0"/>
              <w:rPr>
                <w:rFonts w:hint="default" w:ascii="Times New Roman" w:hAnsi="Times New Roman" w:cs="Times New Roman"/>
                <w:vertAlign w:val="baseline"/>
                <w:lang w:val="en-US" w:eastAsia="zh-CN" w:bidi="ar"/>
              </w:rPr>
            </w:pPr>
            <w:r>
              <w:rPr>
                <w:rFonts w:hint="default"/>
              </w:rPr>
              <w:t>5010199000000000000</w:t>
            </w:r>
          </w:p>
        </w:tc>
        <w:tc>
          <w:tcPr>
            <w:tcW w:w="1169" w:type="pct"/>
            <w:noWrap w:val="0"/>
            <w:vAlign w:val="center"/>
          </w:tcPr>
          <w:p w14:paraId="43210F79">
            <w:pPr>
              <w:pStyle w:val="36"/>
              <w:bidi w:val="0"/>
              <w:rPr>
                <w:rFonts w:hint="default" w:ascii="Times New Roman" w:hAnsi="Times New Roman" w:cs="Times New Roman"/>
                <w:vertAlign w:val="baseline"/>
                <w:lang w:val="en-US" w:eastAsia="zh-CN" w:bidi="ar"/>
              </w:rPr>
            </w:pPr>
            <w:r>
              <w:rPr>
                <w:rFonts w:hint="default"/>
              </w:rPr>
              <w:t>其他住房</w:t>
            </w:r>
          </w:p>
        </w:tc>
        <w:tc>
          <w:tcPr>
            <w:tcW w:w="1395" w:type="pct"/>
            <w:noWrap w:val="0"/>
            <w:vAlign w:val="center"/>
          </w:tcPr>
          <w:p w14:paraId="5C326E89">
            <w:pPr>
              <w:pStyle w:val="36"/>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0BD61F88">
            <w:pPr>
              <w:pStyle w:val="36"/>
              <w:bidi w:val="0"/>
              <w:rPr>
                <w:rFonts w:hint="default" w:ascii="Times New Roman" w:hAnsi="Times New Roman" w:cs="Times New Roman"/>
                <w:vertAlign w:val="baseline"/>
                <w:lang w:val="en-US" w:eastAsia="zh-CN" w:bidi="ar"/>
              </w:rPr>
            </w:pPr>
            <w:r>
              <w:rPr>
                <w:rFonts w:hint="default"/>
              </w:rPr>
              <w:t>9%</w:t>
            </w:r>
          </w:p>
        </w:tc>
      </w:tr>
      <w:tr w14:paraId="41C2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82B1A19">
            <w:pPr>
              <w:pStyle w:val="36"/>
              <w:bidi w:val="0"/>
              <w:rPr>
                <w:rFonts w:hint="default" w:ascii="Times New Roman" w:hAnsi="Times New Roman" w:cs="Times New Roman"/>
                <w:vertAlign w:val="baseline"/>
                <w:lang w:val="en-US" w:eastAsia="zh-CN" w:bidi="ar"/>
              </w:rPr>
            </w:pPr>
            <w:r>
              <w:rPr>
                <w:rFonts w:hint="default"/>
              </w:rPr>
              <w:t>5010202000000000000</w:t>
            </w:r>
          </w:p>
        </w:tc>
        <w:tc>
          <w:tcPr>
            <w:tcW w:w="1169" w:type="pct"/>
            <w:noWrap w:val="0"/>
            <w:vAlign w:val="center"/>
          </w:tcPr>
          <w:p w14:paraId="323011DD">
            <w:pPr>
              <w:pStyle w:val="36"/>
              <w:bidi w:val="0"/>
              <w:rPr>
                <w:rFonts w:hint="default" w:ascii="Times New Roman" w:hAnsi="Times New Roman" w:cs="Times New Roman"/>
                <w:vertAlign w:val="baseline"/>
                <w:lang w:val="en-US" w:eastAsia="zh-CN" w:bidi="ar"/>
              </w:rPr>
            </w:pPr>
            <w:r>
              <w:rPr>
                <w:rFonts w:hint="default"/>
              </w:rPr>
              <w:t>取得的商业用房</w:t>
            </w:r>
          </w:p>
        </w:tc>
        <w:tc>
          <w:tcPr>
            <w:tcW w:w="1395" w:type="pct"/>
            <w:noWrap w:val="0"/>
            <w:vAlign w:val="center"/>
          </w:tcPr>
          <w:p w14:paraId="379272D1">
            <w:pPr>
              <w:pStyle w:val="36"/>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5D6A750E">
            <w:pPr>
              <w:pStyle w:val="36"/>
              <w:bidi w:val="0"/>
              <w:rPr>
                <w:rFonts w:hint="default" w:ascii="Times New Roman" w:hAnsi="Times New Roman" w:cs="Times New Roman"/>
                <w:vertAlign w:val="baseline"/>
                <w:lang w:val="en-US" w:eastAsia="zh-CN" w:bidi="ar"/>
              </w:rPr>
            </w:pPr>
            <w:r>
              <w:rPr>
                <w:rFonts w:hint="default"/>
              </w:rPr>
              <w:t>9%</w:t>
            </w:r>
          </w:p>
        </w:tc>
      </w:tr>
      <w:tr w14:paraId="24B3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4BA96E0">
            <w:pPr>
              <w:pStyle w:val="36"/>
              <w:bidi w:val="0"/>
              <w:rPr>
                <w:rFonts w:hint="default" w:ascii="Times New Roman" w:hAnsi="Times New Roman" w:cs="Times New Roman"/>
                <w:vertAlign w:val="baseline"/>
                <w:lang w:val="en-US" w:eastAsia="zh-CN" w:bidi="ar"/>
              </w:rPr>
            </w:pPr>
            <w:r>
              <w:rPr>
                <w:rFonts w:hint="default"/>
              </w:rPr>
              <w:t>5010299000000000000</w:t>
            </w:r>
          </w:p>
        </w:tc>
        <w:tc>
          <w:tcPr>
            <w:tcW w:w="1169" w:type="pct"/>
            <w:noWrap w:val="0"/>
            <w:vAlign w:val="center"/>
          </w:tcPr>
          <w:p w14:paraId="72E7B289">
            <w:pPr>
              <w:pStyle w:val="36"/>
              <w:bidi w:val="0"/>
              <w:rPr>
                <w:rFonts w:hint="default" w:ascii="Times New Roman" w:hAnsi="Times New Roman" w:cs="Times New Roman"/>
                <w:vertAlign w:val="baseline"/>
                <w:lang w:val="en-US" w:eastAsia="zh-CN" w:bidi="ar"/>
              </w:rPr>
            </w:pPr>
            <w:r>
              <w:rPr>
                <w:rFonts w:hint="default"/>
              </w:rPr>
              <w:t>其他商业用房</w:t>
            </w:r>
          </w:p>
        </w:tc>
        <w:tc>
          <w:tcPr>
            <w:tcW w:w="1395" w:type="pct"/>
            <w:noWrap w:val="0"/>
            <w:vAlign w:val="center"/>
          </w:tcPr>
          <w:p w14:paraId="790269BE">
            <w:pPr>
              <w:pStyle w:val="36"/>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7ADBB1CA">
            <w:pPr>
              <w:pStyle w:val="36"/>
              <w:bidi w:val="0"/>
              <w:rPr>
                <w:rFonts w:hint="default" w:ascii="Times New Roman" w:hAnsi="Times New Roman" w:cs="Times New Roman"/>
                <w:vertAlign w:val="baseline"/>
                <w:lang w:val="en-US" w:eastAsia="zh-CN" w:bidi="ar"/>
              </w:rPr>
            </w:pPr>
            <w:r>
              <w:rPr>
                <w:rFonts w:hint="default"/>
              </w:rPr>
              <w:t>9%</w:t>
            </w:r>
          </w:p>
        </w:tc>
      </w:tr>
      <w:tr w14:paraId="09D2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C14956D">
            <w:pPr>
              <w:pStyle w:val="36"/>
              <w:bidi w:val="0"/>
              <w:rPr>
                <w:rFonts w:hint="default" w:ascii="Times New Roman" w:hAnsi="Times New Roman" w:cs="Times New Roman"/>
                <w:vertAlign w:val="baseline"/>
                <w:lang w:val="en-US" w:eastAsia="zh-CN" w:bidi="ar"/>
              </w:rPr>
            </w:pPr>
            <w:r>
              <w:rPr>
                <w:rFonts w:hint="default"/>
              </w:rPr>
              <w:t>5019900000000000000</w:t>
            </w:r>
          </w:p>
        </w:tc>
        <w:tc>
          <w:tcPr>
            <w:tcW w:w="1169" w:type="pct"/>
            <w:noWrap w:val="0"/>
            <w:vAlign w:val="center"/>
          </w:tcPr>
          <w:p w14:paraId="282C6BDF">
            <w:pPr>
              <w:pStyle w:val="36"/>
              <w:bidi w:val="0"/>
              <w:rPr>
                <w:rFonts w:hint="default" w:ascii="Times New Roman" w:hAnsi="Times New Roman" w:cs="Times New Roman"/>
                <w:vertAlign w:val="baseline"/>
                <w:lang w:val="en-US" w:eastAsia="zh-CN" w:bidi="ar"/>
              </w:rPr>
            </w:pPr>
            <w:r>
              <w:rPr>
                <w:rFonts w:hint="default"/>
              </w:rPr>
              <w:t>其他建筑物</w:t>
            </w:r>
          </w:p>
        </w:tc>
        <w:tc>
          <w:tcPr>
            <w:tcW w:w="1395" w:type="pct"/>
            <w:noWrap w:val="0"/>
            <w:vAlign w:val="center"/>
          </w:tcPr>
          <w:p w14:paraId="1983EFA4">
            <w:pPr>
              <w:pStyle w:val="36"/>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3B13D3F3">
            <w:pPr>
              <w:pStyle w:val="36"/>
              <w:bidi w:val="0"/>
              <w:rPr>
                <w:rFonts w:hint="default" w:ascii="Times New Roman" w:hAnsi="Times New Roman" w:cs="Times New Roman"/>
                <w:vertAlign w:val="baseline"/>
                <w:lang w:val="en-US" w:eastAsia="zh-CN" w:bidi="ar"/>
              </w:rPr>
            </w:pPr>
            <w:r>
              <w:rPr>
                <w:rFonts w:hint="default"/>
              </w:rPr>
              <w:t>9%</w:t>
            </w:r>
          </w:p>
        </w:tc>
      </w:tr>
      <w:tr w14:paraId="03AA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74C122F">
            <w:pPr>
              <w:pStyle w:val="36"/>
              <w:bidi w:val="0"/>
              <w:rPr>
                <w:rFonts w:hint="default" w:ascii="Times New Roman" w:hAnsi="Times New Roman" w:cs="Times New Roman"/>
                <w:vertAlign w:val="baseline"/>
                <w:lang w:val="en-US" w:eastAsia="zh-CN" w:bidi="ar"/>
              </w:rPr>
            </w:pPr>
            <w:r>
              <w:rPr>
                <w:rFonts w:hint="default"/>
              </w:rPr>
              <w:t>5020000000000000000</w:t>
            </w:r>
          </w:p>
        </w:tc>
        <w:tc>
          <w:tcPr>
            <w:tcW w:w="1169" w:type="pct"/>
            <w:noWrap w:val="0"/>
            <w:vAlign w:val="center"/>
          </w:tcPr>
          <w:p w14:paraId="548FDE0F">
            <w:pPr>
              <w:pStyle w:val="36"/>
              <w:bidi w:val="0"/>
              <w:rPr>
                <w:rFonts w:hint="default" w:ascii="Times New Roman" w:hAnsi="Times New Roman" w:cs="Times New Roman"/>
                <w:vertAlign w:val="baseline"/>
                <w:lang w:val="en-US" w:eastAsia="zh-CN" w:bidi="ar"/>
              </w:rPr>
            </w:pPr>
            <w:r>
              <w:rPr>
                <w:rFonts w:hint="default"/>
              </w:rPr>
              <w:t>构筑物</w:t>
            </w:r>
          </w:p>
        </w:tc>
        <w:tc>
          <w:tcPr>
            <w:tcW w:w="1395" w:type="pct"/>
            <w:noWrap w:val="0"/>
            <w:vAlign w:val="center"/>
          </w:tcPr>
          <w:p w14:paraId="5F972DAA">
            <w:pPr>
              <w:pStyle w:val="36"/>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0BC0F004">
            <w:pPr>
              <w:pStyle w:val="36"/>
              <w:bidi w:val="0"/>
              <w:rPr>
                <w:rFonts w:hint="default" w:ascii="Times New Roman" w:hAnsi="Times New Roman" w:cs="Times New Roman"/>
                <w:vertAlign w:val="baseline"/>
                <w:lang w:val="en-US" w:eastAsia="zh-CN" w:bidi="ar"/>
              </w:rPr>
            </w:pPr>
            <w:r>
              <w:rPr>
                <w:rFonts w:hint="default"/>
              </w:rPr>
              <w:t>9%</w:t>
            </w:r>
          </w:p>
        </w:tc>
      </w:tr>
      <w:tr w14:paraId="68B3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22D2373A">
            <w:pPr>
              <w:pStyle w:val="36"/>
              <w:bidi w:val="0"/>
              <w:rPr>
                <w:rFonts w:hint="default" w:ascii="Times New Roman" w:hAnsi="Times New Roman" w:cs="Times New Roman"/>
                <w:vertAlign w:val="baseline"/>
                <w:lang w:val="en-US" w:eastAsia="zh-CN" w:bidi="ar"/>
              </w:rPr>
            </w:pPr>
            <w:r>
              <w:rPr>
                <w:rFonts w:hint="default"/>
              </w:rPr>
              <w:t>5030000000000000000</w:t>
            </w:r>
          </w:p>
        </w:tc>
        <w:tc>
          <w:tcPr>
            <w:tcW w:w="1169" w:type="pct"/>
            <w:noWrap w:val="0"/>
            <w:vAlign w:val="center"/>
          </w:tcPr>
          <w:p w14:paraId="4E5181EB">
            <w:pPr>
              <w:pStyle w:val="36"/>
              <w:bidi w:val="0"/>
              <w:rPr>
                <w:rFonts w:hint="default" w:ascii="Times New Roman" w:hAnsi="Times New Roman" w:cs="Times New Roman"/>
                <w:vertAlign w:val="baseline"/>
                <w:lang w:val="en-US" w:eastAsia="zh-CN" w:bidi="ar"/>
              </w:rPr>
            </w:pPr>
            <w:r>
              <w:rPr>
                <w:rFonts w:hint="default"/>
              </w:rPr>
              <w:t>其他不动产</w:t>
            </w:r>
          </w:p>
        </w:tc>
        <w:tc>
          <w:tcPr>
            <w:tcW w:w="1395" w:type="pct"/>
            <w:noWrap w:val="0"/>
            <w:vAlign w:val="center"/>
          </w:tcPr>
          <w:p w14:paraId="735C7F2D">
            <w:pPr>
              <w:pStyle w:val="36"/>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2A309CEB">
            <w:pPr>
              <w:pStyle w:val="36"/>
              <w:bidi w:val="0"/>
              <w:rPr>
                <w:rFonts w:hint="default" w:ascii="Times New Roman" w:hAnsi="Times New Roman" w:cs="Times New Roman"/>
                <w:vertAlign w:val="baseline"/>
                <w:lang w:val="en-US" w:eastAsia="zh-CN" w:bidi="ar"/>
              </w:rPr>
            </w:pPr>
            <w:r>
              <w:rPr>
                <w:rFonts w:hint="default"/>
              </w:rPr>
              <w:t>9%</w:t>
            </w:r>
          </w:p>
        </w:tc>
      </w:tr>
    </w:tbl>
    <w:p w14:paraId="72D99A6E">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26FF7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1FDECEBB">
            <w:pPr>
              <w:pStyle w:val="35"/>
              <w:bidi w:val="0"/>
              <w:rPr>
                <w:rFonts w:hint="eastAsia"/>
              </w:rPr>
            </w:pPr>
            <w:r>
              <w:rPr>
                <w:rFonts w:hint="eastAsia"/>
                <w:lang w:val="en-US" w:eastAsia="zh-CN"/>
              </w:rPr>
              <w:t>《差额扣除清单》</w:t>
            </w:r>
          </w:p>
        </w:tc>
      </w:tr>
      <w:tr w14:paraId="6EB0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blHeader/>
        </w:trPr>
        <w:tc>
          <w:tcPr>
            <w:tcW w:w="555" w:type="pct"/>
            <w:tcBorders>
              <w:top w:val="nil"/>
              <w:left w:val="single" w:color="000000" w:sz="8" w:space="0"/>
              <w:bottom w:val="single" w:color="000000" w:sz="8" w:space="0"/>
              <w:right w:val="single" w:color="000000" w:sz="8" w:space="0"/>
            </w:tcBorders>
            <w:shd w:val="clear" w:color="auto" w:fill="D7D7D7"/>
            <w:noWrap w:val="0"/>
            <w:vAlign w:val="center"/>
          </w:tcPr>
          <w:p w14:paraId="26A8A278">
            <w:pPr>
              <w:pStyle w:val="35"/>
              <w:bidi w:val="0"/>
              <w:rPr>
                <w:rFonts w:hint="eastAsia"/>
              </w:rPr>
            </w:pPr>
            <w:r>
              <w:rPr>
                <w:rFonts w:hint="eastAsia"/>
                <w:lang w:val="en-US" w:eastAsia="zh-CN"/>
              </w:rPr>
              <w:t>序号</w:t>
            </w:r>
          </w:p>
        </w:tc>
        <w:tc>
          <w:tcPr>
            <w:tcW w:w="555" w:type="pct"/>
            <w:tcBorders>
              <w:top w:val="nil"/>
              <w:left w:val="nil"/>
              <w:bottom w:val="single" w:color="000000" w:sz="8" w:space="0"/>
              <w:right w:val="single" w:color="000000" w:sz="8" w:space="0"/>
            </w:tcBorders>
            <w:shd w:val="clear" w:color="auto" w:fill="D7D7D7"/>
            <w:noWrap w:val="0"/>
            <w:vAlign w:val="center"/>
          </w:tcPr>
          <w:p w14:paraId="4D1464B6">
            <w:pPr>
              <w:pStyle w:val="35"/>
              <w:bidi w:val="0"/>
              <w:rPr>
                <w:rFonts w:hint="eastAsia"/>
              </w:rPr>
            </w:pPr>
            <w:r>
              <w:rPr>
                <w:rFonts w:hint="eastAsia"/>
                <w:lang w:val="en-US" w:eastAsia="zh-CN"/>
              </w:rPr>
              <w:t>凭证类型</w:t>
            </w:r>
          </w:p>
        </w:tc>
        <w:tc>
          <w:tcPr>
            <w:tcW w:w="555" w:type="pct"/>
            <w:tcBorders>
              <w:top w:val="nil"/>
              <w:left w:val="nil"/>
              <w:bottom w:val="single" w:color="000000" w:sz="8" w:space="0"/>
              <w:right w:val="single" w:color="000000" w:sz="8" w:space="0"/>
            </w:tcBorders>
            <w:shd w:val="clear" w:color="auto" w:fill="D7D7D7"/>
            <w:noWrap w:val="0"/>
            <w:vAlign w:val="center"/>
          </w:tcPr>
          <w:p w14:paraId="273A3809">
            <w:pPr>
              <w:pStyle w:val="35"/>
              <w:bidi w:val="0"/>
              <w:rPr>
                <w:rFonts w:hint="eastAsia"/>
              </w:rPr>
            </w:pPr>
            <w:r>
              <w:rPr>
                <w:rFonts w:hint="eastAsia"/>
                <w:lang w:val="en-US" w:eastAsia="zh-CN"/>
              </w:rPr>
              <w:t>发票代码</w:t>
            </w:r>
          </w:p>
        </w:tc>
        <w:tc>
          <w:tcPr>
            <w:tcW w:w="555" w:type="pct"/>
            <w:tcBorders>
              <w:top w:val="nil"/>
              <w:left w:val="nil"/>
              <w:bottom w:val="single" w:color="000000" w:sz="8" w:space="0"/>
              <w:right w:val="single" w:color="000000" w:sz="8" w:space="0"/>
            </w:tcBorders>
            <w:shd w:val="clear" w:color="auto" w:fill="D7D7D7"/>
            <w:noWrap w:val="0"/>
            <w:vAlign w:val="center"/>
          </w:tcPr>
          <w:p w14:paraId="7941F6D4">
            <w:pPr>
              <w:pStyle w:val="35"/>
              <w:bidi w:val="0"/>
              <w:rPr>
                <w:rFonts w:hint="eastAsia"/>
              </w:rPr>
            </w:pPr>
            <w:r>
              <w:rPr>
                <w:rFonts w:hint="eastAsia"/>
                <w:lang w:val="en-US" w:eastAsia="zh-CN"/>
              </w:rPr>
              <w:t>发票号码</w:t>
            </w:r>
          </w:p>
        </w:tc>
        <w:tc>
          <w:tcPr>
            <w:tcW w:w="555" w:type="pct"/>
            <w:tcBorders>
              <w:top w:val="nil"/>
              <w:left w:val="nil"/>
              <w:bottom w:val="single" w:color="000000" w:sz="8" w:space="0"/>
              <w:right w:val="single" w:color="000000" w:sz="8" w:space="0"/>
            </w:tcBorders>
            <w:shd w:val="clear" w:color="auto" w:fill="D7D7D7"/>
            <w:noWrap w:val="0"/>
            <w:vAlign w:val="center"/>
          </w:tcPr>
          <w:p w14:paraId="1BB38DD6">
            <w:pPr>
              <w:pStyle w:val="35"/>
              <w:bidi w:val="0"/>
              <w:rPr>
                <w:rFonts w:hint="eastAsia"/>
              </w:rPr>
            </w:pPr>
            <w:r>
              <w:rPr>
                <w:rFonts w:hint="eastAsia"/>
                <w:lang w:val="en-US" w:eastAsia="zh-CN"/>
              </w:rPr>
              <w:t>凭证号码</w:t>
            </w:r>
          </w:p>
        </w:tc>
        <w:tc>
          <w:tcPr>
            <w:tcW w:w="555" w:type="pct"/>
            <w:tcBorders>
              <w:top w:val="nil"/>
              <w:left w:val="nil"/>
              <w:bottom w:val="single" w:color="000000" w:sz="8" w:space="0"/>
              <w:right w:val="single" w:color="000000" w:sz="8" w:space="0"/>
            </w:tcBorders>
            <w:shd w:val="clear" w:color="auto" w:fill="D7D7D7"/>
            <w:noWrap w:val="0"/>
            <w:vAlign w:val="center"/>
          </w:tcPr>
          <w:p w14:paraId="00D29CFD">
            <w:pPr>
              <w:pStyle w:val="35"/>
              <w:bidi w:val="0"/>
              <w:rPr>
                <w:rFonts w:hint="eastAsia"/>
              </w:rPr>
            </w:pPr>
            <w:r>
              <w:rPr>
                <w:rFonts w:hint="eastAsia"/>
                <w:lang w:val="en-US" w:eastAsia="zh-CN"/>
              </w:rPr>
              <w:t>开具日期</w:t>
            </w:r>
          </w:p>
        </w:tc>
        <w:tc>
          <w:tcPr>
            <w:tcW w:w="555" w:type="pct"/>
            <w:tcBorders>
              <w:top w:val="nil"/>
              <w:left w:val="nil"/>
              <w:bottom w:val="single" w:color="000000" w:sz="8" w:space="0"/>
              <w:right w:val="single" w:color="000000" w:sz="8" w:space="0"/>
            </w:tcBorders>
            <w:shd w:val="clear" w:color="auto" w:fill="D7D7D7"/>
            <w:noWrap w:val="0"/>
            <w:vAlign w:val="center"/>
          </w:tcPr>
          <w:p w14:paraId="0561F400">
            <w:pPr>
              <w:pStyle w:val="35"/>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7D7D7"/>
            <w:noWrap w:val="0"/>
            <w:vAlign w:val="center"/>
          </w:tcPr>
          <w:p w14:paraId="7700537F">
            <w:pPr>
              <w:pStyle w:val="35"/>
              <w:bidi w:val="0"/>
              <w:rPr>
                <w:rFonts w:hint="eastAsia"/>
              </w:rPr>
            </w:pPr>
            <w:r>
              <w:rPr>
                <w:rFonts w:hint="eastAsia"/>
                <w:lang w:val="en-US" w:eastAsia="zh-CN"/>
              </w:rPr>
              <w:t>本次扣除金额</w:t>
            </w:r>
          </w:p>
        </w:tc>
        <w:tc>
          <w:tcPr>
            <w:tcW w:w="559" w:type="pct"/>
            <w:tcBorders>
              <w:top w:val="nil"/>
              <w:left w:val="nil"/>
              <w:bottom w:val="single" w:color="000000" w:sz="8" w:space="0"/>
              <w:right w:val="single" w:color="000000" w:sz="8" w:space="0"/>
            </w:tcBorders>
            <w:shd w:val="clear" w:color="auto" w:fill="D7D7D7"/>
            <w:noWrap w:val="0"/>
            <w:vAlign w:val="center"/>
          </w:tcPr>
          <w:p w14:paraId="3BF5E7D8">
            <w:pPr>
              <w:pStyle w:val="35"/>
              <w:bidi w:val="0"/>
              <w:rPr>
                <w:rFonts w:hint="eastAsia"/>
              </w:rPr>
            </w:pPr>
            <w:r>
              <w:rPr>
                <w:rFonts w:hint="eastAsia"/>
                <w:lang w:val="en-US" w:eastAsia="zh-CN"/>
              </w:rPr>
              <w:t>备注</w:t>
            </w:r>
          </w:p>
        </w:tc>
      </w:tr>
      <w:tr w14:paraId="272A5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D9BA1BE">
            <w:pPr>
              <w:pStyle w:val="36"/>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7351FC32">
            <w:pPr>
              <w:pStyle w:val="36"/>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56B4FF05">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98A25D0">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51F0C252">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54223F3">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D1C9AC3">
            <w:pPr>
              <w:pStyle w:val="36"/>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4061F684">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4F55A99">
            <w:pPr>
              <w:pStyle w:val="36"/>
              <w:bidi w:val="0"/>
              <w:rPr>
                <w:rFonts w:hint="eastAsia"/>
              </w:rPr>
            </w:pPr>
            <w:r>
              <w:rPr>
                <w:rFonts w:hint="eastAsia"/>
                <w:lang w:val="en-US" w:eastAsia="zh-CN"/>
              </w:rPr>
              <w:t>　</w:t>
            </w:r>
          </w:p>
        </w:tc>
      </w:tr>
      <w:tr w14:paraId="0EC1F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3D365AA">
            <w:pPr>
              <w:pStyle w:val="36"/>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1D960250">
            <w:pPr>
              <w:pStyle w:val="36"/>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6B755B8F">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F9BF0B3">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5233A3A4">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75019BAF">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52E3BFD">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0EB2336">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5FEA1116">
            <w:pPr>
              <w:pStyle w:val="36"/>
              <w:bidi w:val="0"/>
              <w:rPr>
                <w:rFonts w:hint="eastAsia"/>
              </w:rPr>
            </w:pPr>
            <w:r>
              <w:rPr>
                <w:rFonts w:hint="eastAsia"/>
                <w:lang w:val="en-US" w:eastAsia="zh-CN"/>
              </w:rPr>
              <w:t>　</w:t>
            </w:r>
          </w:p>
        </w:tc>
      </w:tr>
      <w:tr w14:paraId="162CA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DAD435B">
            <w:pPr>
              <w:pStyle w:val="36"/>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318C5280">
            <w:pPr>
              <w:pStyle w:val="36"/>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63DB390C">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132F701D">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68F01671">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79C7A11">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59E5BBCB">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F44526B">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14C7BF5">
            <w:pPr>
              <w:pStyle w:val="36"/>
              <w:bidi w:val="0"/>
              <w:rPr>
                <w:rFonts w:hint="eastAsia"/>
              </w:rPr>
            </w:pPr>
            <w:r>
              <w:rPr>
                <w:rFonts w:hint="eastAsia"/>
                <w:lang w:val="en-US" w:eastAsia="zh-CN"/>
              </w:rPr>
              <w:t>　</w:t>
            </w:r>
          </w:p>
        </w:tc>
      </w:tr>
      <w:tr w14:paraId="594A7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BA6FCB9">
            <w:pPr>
              <w:pStyle w:val="36"/>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4DDEFF1D">
            <w:pPr>
              <w:pStyle w:val="36"/>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0892444C">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auto" w:fill="auto"/>
            <w:noWrap w:val="0"/>
            <w:vAlign w:val="center"/>
          </w:tcPr>
          <w:p w14:paraId="24CF662A">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BFBFBF"/>
            <w:noWrap w:val="0"/>
            <w:vAlign w:val="center"/>
          </w:tcPr>
          <w:p w14:paraId="5E721276">
            <w:pPr>
              <w:pStyle w:val="36"/>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043F53A">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FFFFFF"/>
            <w:noWrap w:val="0"/>
            <w:vAlign w:val="center"/>
          </w:tcPr>
          <w:p w14:paraId="41D62F03">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E873BC0">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EA553D0">
            <w:pPr>
              <w:pStyle w:val="36"/>
              <w:bidi w:val="0"/>
              <w:rPr>
                <w:rFonts w:hint="eastAsia"/>
              </w:rPr>
            </w:pPr>
            <w:r>
              <w:rPr>
                <w:rFonts w:hint="eastAsia"/>
                <w:lang w:val="en-US" w:eastAsia="zh-CN"/>
              </w:rPr>
              <w:t>必录项</w:t>
            </w:r>
          </w:p>
        </w:tc>
      </w:tr>
      <w:tr w14:paraId="12B9B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E08042">
            <w:pPr>
              <w:pStyle w:val="36"/>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5E5C22AE">
            <w:pPr>
              <w:pStyle w:val="36"/>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10C23736">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010D509D">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3A03A254">
            <w:pPr>
              <w:pStyle w:val="36"/>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21995C0B">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1BB200B">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08E8EA11">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2F20BD1">
            <w:pPr>
              <w:pStyle w:val="36"/>
              <w:bidi w:val="0"/>
              <w:rPr>
                <w:rFonts w:hint="eastAsia"/>
              </w:rPr>
            </w:pPr>
            <w:r>
              <w:rPr>
                <w:rFonts w:hint="eastAsia"/>
                <w:lang w:val="en-US" w:eastAsia="zh-CN"/>
              </w:rPr>
              <w:t>　</w:t>
            </w:r>
          </w:p>
        </w:tc>
      </w:tr>
      <w:tr w14:paraId="50D4B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AB081D7">
            <w:pPr>
              <w:pStyle w:val="36"/>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0EB85BCD">
            <w:pPr>
              <w:pStyle w:val="36"/>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6437A5B8">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4C2A5B9B">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CE76BB5">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64FF611">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7063F57B">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65589C0">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1D3BFB5">
            <w:pPr>
              <w:pStyle w:val="36"/>
              <w:bidi w:val="0"/>
              <w:rPr>
                <w:rFonts w:hint="eastAsia"/>
              </w:rPr>
            </w:pPr>
            <w:r>
              <w:rPr>
                <w:rFonts w:hint="eastAsia"/>
                <w:lang w:val="en-US" w:eastAsia="zh-CN"/>
              </w:rPr>
              <w:t>　</w:t>
            </w:r>
          </w:p>
        </w:tc>
      </w:tr>
      <w:tr w14:paraId="09545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0D0F488">
            <w:pPr>
              <w:pStyle w:val="36"/>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1CDD89DE">
            <w:pPr>
              <w:pStyle w:val="36"/>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623509B0">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30764A9A">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21541E67">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4A080C4D">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B4EF1E1">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86A1CCA">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98D86D9">
            <w:pPr>
              <w:pStyle w:val="36"/>
              <w:bidi w:val="0"/>
              <w:rPr>
                <w:rFonts w:hint="eastAsia"/>
              </w:rPr>
            </w:pPr>
            <w:r>
              <w:rPr>
                <w:rFonts w:hint="eastAsia"/>
                <w:lang w:val="en-US" w:eastAsia="zh-CN"/>
              </w:rPr>
              <w:t>　</w:t>
            </w:r>
          </w:p>
        </w:tc>
      </w:tr>
      <w:tr w14:paraId="4E651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02B27C">
            <w:pPr>
              <w:pStyle w:val="36"/>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25D2A7B1">
            <w:pPr>
              <w:pStyle w:val="36"/>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6D7EDC45">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604DFBC">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9D83152">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8C10BBE">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38221FB9">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B130831">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3F1178C">
            <w:pPr>
              <w:pStyle w:val="36"/>
              <w:bidi w:val="0"/>
              <w:rPr>
                <w:rFonts w:hint="eastAsia"/>
              </w:rPr>
            </w:pPr>
            <w:r>
              <w:rPr>
                <w:rFonts w:hint="eastAsia"/>
                <w:lang w:val="en-US" w:eastAsia="zh-CN"/>
              </w:rPr>
              <w:t>　</w:t>
            </w:r>
          </w:p>
        </w:tc>
      </w:tr>
      <w:tr w14:paraId="7DBEE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756B0BC">
            <w:pPr>
              <w:pStyle w:val="36"/>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55D2EBEC">
            <w:pPr>
              <w:pStyle w:val="36"/>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5095820E">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576A7CF2">
            <w:pPr>
              <w:pStyle w:val="36"/>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8D1A675">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0062203C">
            <w:pPr>
              <w:pStyle w:val="36"/>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794FD134">
            <w:pPr>
              <w:pStyle w:val="36"/>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2B4C9B08">
            <w:pPr>
              <w:pStyle w:val="36"/>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FCB3988">
            <w:pPr>
              <w:pStyle w:val="36"/>
              <w:bidi w:val="0"/>
              <w:rPr>
                <w:rFonts w:hint="eastAsia"/>
              </w:rPr>
            </w:pPr>
            <w:r>
              <w:rPr>
                <w:rFonts w:hint="eastAsia"/>
                <w:lang w:val="en-US" w:eastAsia="zh-CN"/>
              </w:rPr>
              <w:t>必录项</w:t>
            </w:r>
          </w:p>
        </w:tc>
      </w:tr>
    </w:tbl>
    <w:p w14:paraId="22D7251C">
      <w:pPr>
        <w:pStyle w:val="5"/>
        <w:bidi w:val="0"/>
        <w:rPr>
          <w:rFonts w:hint="eastAsia"/>
          <w:lang w:val="en-US" w:eastAsia="zh-CN"/>
        </w:rPr>
      </w:pPr>
      <w:r>
        <w:rPr>
          <w:rFonts w:hint="eastAsia"/>
          <w:lang w:val="en-US" w:eastAsia="zh-CN"/>
        </w:rPr>
        <w:t>1）本次扣除金额必须小于等于凭证合计金额。</w:t>
      </w:r>
    </w:p>
    <w:p w14:paraId="78D38A45">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ind w:firstLine="480" w:firstLineChars="200"/>
        <w:textAlignment w:val="auto"/>
        <w:rPr>
          <w:rFonts w:hint="default" w:ascii="宋体" w:hAnsi="宋体" w:eastAsia="宋体" w:cs="宋体"/>
          <w:lang w:val="en-US" w:eastAsia="zh-CN" w:bidi="ar"/>
        </w:rPr>
      </w:pPr>
      <w:r>
        <w:rPr>
          <w:rFonts w:hint="eastAsia"/>
          <w:lang w:val="en-US" w:eastAsia="zh-CN"/>
        </w:rPr>
        <w:t>2）当凭证类型为其他发票或其他扣除凭证时，备注必填，要求说明其他发票名称及其他扣除凭证名称</w:t>
      </w:r>
      <w:r>
        <w:rPr>
          <w:rFonts w:hint="eastAsia" w:ascii="宋体" w:hAnsi="宋体" w:eastAsia="宋体" w:cs="宋体"/>
          <w:lang w:val="en-US" w:eastAsia="zh-CN" w:bidi="ar"/>
        </w:rPr>
        <w:t>。</w:t>
      </w:r>
    </w:p>
    <w:bookmarkEnd w:id="103"/>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1"/>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1"/>
        <w:numPr>
          <w:ilvl w:val="0"/>
          <w:numId w:val="0"/>
        </w:numPr>
        <w:ind w:leftChars="0" w:firstLine="0"/>
        <w:rPr>
          <w:rFonts w:hint="eastAsia"/>
        </w:rPr>
      </w:pPr>
      <w:r>
        <w:rPr>
          <w:rFonts w:hint="eastAsia"/>
        </w:rPr>
        <w:t>（1）当“自然人证件类型”选择“201：居民身份证”时，校验是否为“156：中国”；</w:t>
      </w:r>
    </w:p>
    <w:p w14:paraId="41F04A81">
      <w:pPr>
        <w:pStyle w:val="31"/>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1"/>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1"/>
        <w:numPr>
          <w:ilvl w:val="0"/>
          <w:numId w:val="0"/>
        </w:numPr>
        <w:ind w:leftChars="0" w:firstLine="0"/>
        <w:rPr>
          <w:rFonts w:hint="eastAsia"/>
        </w:rPr>
      </w:pPr>
      <w:r>
        <w:rPr>
          <w:rFonts w:hint="eastAsia"/>
        </w:rPr>
        <w:t>（4）当“自然人证件类型”选择“227：中华人民共和国护照”时，校验是否为“156：中国”。</w:t>
      </w:r>
    </w:p>
    <w:p w14:paraId="529FA544">
      <w:pPr>
        <w:pStyle w:val="31"/>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1"/>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1"/>
        <w:numPr>
          <w:ilvl w:val="0"/>
          <w:numId w:val="0"/>
        </w:numPr>
        <w:ind w:leftChars="0" w:firstLine="0"/>
        <w:rPr>
          <w:rFonts w:hint="eastAsia"/>
        </w:rPr>
      </w:pPr>
      <w:r>
        <w:rPr>
          <w:rFonts w:hint="eastAsia"/>
        </w:rPr>
        <w:t>①购买方自然人标志不为Y</w:t>
      </w:r>
    </w:p>
    <w:p w14:paraId="21DA108B">
      <w:pPr>
        <w:pStyle w:val="31"/>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1"/>
        <w:numPr>
          <w:ilvl w:val="0"/>
          <w:numId w:val="0"/>
        </w:numPr>
        <w:ind w:leftChars="0" w:firstLine="0"/>
        <w:rPr>
          <w:rFonts w:hint="eastAsia"/>
        </w:rPr>
      </w:pPr>
      <w:r>
        <w:rPr>
          <w:rFonts w:hint="eastAsia"/>
        </w:rPr>
        <w:t>②购买方自然人标志为Y</w:t>
      </w:r>
    </w:p>
    <w:p w14:paraId="7F422CED">
      <w:pPr>
        <w:pStyle w:val="31"/>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74DF4A8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7E2D32AE">
      <w:pPr>
        <w:pStyle w:val="31"/>
        <w:numPr>
          <w:ilvl w:val="0"/>
          <w:numId w:val="0"/>
        </w:numPr>
        <w:ind w:leftChars="0" w:firstLine="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D88054A">
      <w:pPr>
        <w:pStyle w:val="31"/>
        <w:numPr>
          <w:ilvl w:val="0"/>
          <w:numId w:val="0"/>
        </w:numPr>
        <w:ind w:leftChars="0" w:firstLine="0"/>
        <w:rPr>
          <w:rFonts w:hint="eastAsia"/>
          <w:lang w:val="en-US" w:eastAsia="zh-CN"/>
        </w:rPr>
      </w:pPr>
      <w:bookmarkStart w:id="473" w:name="_GoBack"/>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p>
    <w:p w14:paraId="310D47B9">
      <w:pPr>
        <w:pStyle w:val="31"/>
        <w:numPr>
          <w:ilvl w:val="0"/>
          <w:numId w:val="0"/>
        </w:numPr>
        <w:ind w:leftChars="0" w:firstLine="0"/>
        <w:rPr>
          <w:ins w:id="13" w:author="曹桂僮" w:date="2025-06-10T09:43:27Z"/>
          <w:rFonts w:hint="eastAsia"/>
          <w:lang w:val="en-US" w:eastAsia="zh-CN"/>
        </w:rPr>
      </w:pPr>
      <w:r>
        <w:rPr>
          <w:rFonts w:hint="eastAsia"/>
        </w:rPr>
        <w:t>●</w:t>
      </w:r>
      <w:r>
        <w:rPr>
          <w:rFonts w:hint="default"/>
          <w:lang w:val="en-US"/>
        </w:rPr>
        <w:t xml:space="preserve"> </w:t>
      </w:r>
      <w:r>
        <w:rPr>
          <w:rFonts w:hint="eastAsia"/>
          <w:lang w:val="en-US" w:eastAsia="zh-CN"/>
        </w:rPr>
        <w:t>当发票明细行优惠政策标识为“04：不征税”且编码为</w:t>
      </w:r>
      <w:ins w:id="14" w:author="曹桂僮" w:date="2025-06-10T09:41:45Z">
        <w:r>
          <w:rPr>
            <w:rFonts w:hint="eastAsia"/>
            <w:lang w:val="en-US" w:eastAsia="zh-CN"/>
          </w:rPr>
          <w:t>以下</w:t>
        </w:r>
      </w:ins>
      <w:ins w:id="15" w:author="曹桂僮" w:date="2025-06-10T09:41:46Z">
        <w:r>
          <w:rPr>
            <w:rFonts w:hint="eastAsia"/>
            <w:lang w:val="en-US" w:eastAsia="zh-CN"/>
          </w:rPr>
          <w:t>6</w:t>
        </w:r>
      </w:ins>
      <w:ins w:id="16" w:author="曹桂僮" w:date="2025-06-10T09:41:53Z">
        <w:r>
          <w:rPr>
            <w:rFonts w:hint="eastAsia"/>
            <w:lang w:val="en-US" w:eastAsia="zh-CN"/>
          </w:rPr>
          <w:t>开头的</w:t>
        </w:r>
      </w:ins>
      <w:ins w:id="17" w:author="曹桂僮" w:date="2025-06-10T09:42:49Z">
        <w:r>
          <w:rPr>
            <w:rFonts w:hint="eastAsia"/>
            <w:lang w:val="en-US" w:eastAsia="zh-CN"/>
          </w:rPr>
          <w:t>商品编码</w:t>
        </w:r>
      </w:ins>
      <w:r>
        <w:rPr>
          <w:rFonts w:hint="eastAsia"/>
          <w:lang w:val="en-US" w:eastAsia="zh-CN"/>
        </w:rPr>
        <w:t>时，</w:t>
      </w:r>
      <w:ins w:id="18" w:author="曹桂僮" w:date="2025-06-10T09:41:59Z">
        <w:r>
          <w:rPr>
            <w:rFonts w:hint="eastAsia"/>
            <w:lang w:val="en-US" w:eastAsia="zh-CN"/>
          </w:rPr>
          <w:t>按照正常</w:t>
        </w:r>
      </w:ins>
      <w:ins w:id="19" w:author="曹桂僮" w:date="2025-06-10T09:42:01Z">
        <w:r>
          <w:rPr>
            <w:rFonts w:hint="eastAsia"/>
            <w:lang w:val="en-US" w:eastAsia="zh-CN"/>
          </w:rPr>
          <w:t>授信额度</w:t>
        </w:r>
      </w:ins>
      <w:ins w:id="20" w:author="曹桂僮" w:date="2025-06-10T09:42:02Z">
        <w:r>
          <w:rPr>
            <w:rFonts w:hint="eastAsia"/>
            <w:lang w:val="en-US" w:eastAsia="zh-CN"/>
          </w:rPr>
          <w:t>处理</w:t>
        </w:r>
      </w:ins>
      <w:ins w:id="21" w:author="曹桂僮" w:date="2025-06-10T09:42:03Z">
        <w:r>
          <w:rPr>
            <w:rFonts w:hint="eastAsia"/>
            <w:lang w:val="en-US" w:eastAsia="zh-CN"/>
          </w:rPr>
          <w:t>规则</w:t>
        </w:r>
      </w:ins>
      <w:ins w:id="22" w:author="曹桂僮" w:date="2025-06-10T09:42:05Z">
        <w:r>
          <w:rPr>
            <w:rFonts w:hint="eastAsia"/>
            <w:lang w:val="en-US" w:eastAsia="zh-CN"/>
          </w:rPr>
          <w:t>进行处理</w:t>
        </w:r>
      </w:ins>
      <w:ins w:id="23" w:author="曹桂僮" w:date="2025-06-10T09:42:06Z">
        <w:r>
          <w:rPr>
            <w:rFonts w:hint="eastAsia"/>
            <w:lang w:val="en-US" w:eastAsia="zh-CN"/>
          </w:rPr>
          <w:t>，</w:t>
        </w:r>
      </w:ins>
      <w:ins w:id="24" w:author="曹桂僮" w:date="2025-06-10T09:43:07Z">
        <w:r>
          <w:rPr>
            <w:rFonts w:hint="eastAsia"/>
            <w:lang w:val="en-US" w:eastAsia="zh-CN"/>
          </w:rPr>
          <w:t>即</w:t>
        </w:r>
      </w:ins>
      <w:ins w:id="25" w:author="曹桂僮" w:date="2025-06-10T09:42:08Z">
        <w:r>
          <w:rPr>
            <w:rFonts w:hint="eastAsia"/>
            <w:lang w:val="en-US" w:eastAsia="zh-CN"/>
          </w:rPr>
          <w:t>蓝票</w:t>
        </w:r>
      </w:ins>
      <w:ins w:id="26" w:author="曹桂僮" w:date="2025-06-10T09:42:10Z">
        <w:r>
          <w:rPr>
            <w:rFonts w:hint="eastAsia"/>
            <w:lang w:val="en-US" w:eastAsia="zh-CN"/>
          </w:rPr>
          <w:t>扣减额度</w:t>
        </w:r>
      </w:ins>
      <w:ins w:id="27" w:author="曹桂僮" w:date="2025-06-10T09:42:11Z">
        <w:r>
          <w:rPr>
            <w:rFonts w:hint="eastAsia"/>
            <w:lang w:val="en-US" w:eastAsia="zh-CN"/>
          </w:rPr>
          <w:t>，</w:t>
        </w:r>
      </w:ins>
      <w:ins w:id="28" w:author="曹桂僮" w:date="2025-06-10T09:42:13Z">
        <w:r>
          <w:rPr>
            <w:rFonts w:hint="eastAsia"/>
            <w:lang w:val="en-US" w:eastAsia="zh-CN"/>
          </w:rPr>
          <w:t>红票</w:t>
        </w:r>
      </w:ins>
      <w:ins w:id="29" w:author="曹桂僮" w:date="2025-06-10T09:42:14Z">
        <w:r>
          <w:rPr>
            <w:rFonts w:hint="eastAsia"/>
            <w:lang w:val="en-US" w:eastAsia="zh-CN"/>
          </w:rPr>
          <w:t>增加</w:t>
        </w:r>
      </w:ins>
      <w:ins w:id="30" w:author="曹桂僮" w:date="2025-06-10T09:42:15Z">
        <w:r>
          <w:rPr>
            <w:rFonts w:hint="eastAsia"/>
            <w:lang w:val="en-US" w:eastAsia="zh-CN"/>
          </w:rPr>
          <w:t>额度</w:t>
        </w:r>
      </w:ins>
      <w:ins w:id="31" w:author="曹桂僮" w:date="2025-06-10T09:42:31Z">
        <w:r>
          <w:rPr>
            <w:rFonts w:hint="eastAsia"/>
            <w:lang w:val="en-US" w:eastAsia="zh-CN"/>
          </w:rPr>
          <w:t>；</w:t>
        </w:r>
      </w:ins>
      <w:ins w:id="32" w:author="曹桂僮" w:date="2025-06-10T09:42:34Z">
        <w:r>
          <w:rPr>
            <w:rFonts w:hint="eastAsia"/>
            <w:lang w:val="en-US" w:eastAsia="zh-CN"/>
          </w:rPr>
          <w:t>若不为</w:t>
        </w:r>
      </w:ins>
      <w:ins w:id="33" w:author="曹桂僮" w:date="2025-06-10T09:42:40Z">
        <w:r>
          <w:rPr>
            <w:rFonts w:hint="eastAsia"/>
            <w:lang w:val="en-US" w:eastAsia="zh-CN"/>
          </w:rPr>
          <w:t>以下</w:t>
        </w:r>
      </w:ins>
      <w:ins w:id="34" w:author="曹桂僮" w:date="2025-06-10T09:42:41Z">
        <w:r>
          <w:rPr>
            <w:rFonts w:hint="eastAsia"/>
            <w:lang w:val="en-US" w:eastAsia="zh-CN"/>
          </w:rPr>
          <w:t>6</w:t>
        </w:r>
      </w:ins>
      <w:ins w:id="35" w:author="曹桂僮" w:date="2025-06-10T09:42:43Z">
        <w:r>
          <w:rPr>
            <w:rFonts w:hint="eastAsia"/>
            <w:lang w:val="en-US" w:eastAsia="zh-CN"/>
          </w:rPr>
          <w:t>开头的</w:t>
        </w:r>
      </w:ins>
      <w:ins w:id="36" w:author="曹桂僮" w:date="2025-06-10T09:42:44Z">
        <w:r>
          <w:rPr>
            <w:rFonts w:hint="eastAsia"/>
            <w:lang w:val="en-US" w:eastAsia="zh-CN"/>
          </w:rPr>
          <w:t>商品</w:t>
        </w:r>
      </w:ins>
      <w:ins w:id="37" w:author="曹桂僮" w:date="2025-06-10T09:42:45Z">
        <w:r>
          <w:rPr>
            <w:rFonts w:hint="eastAsia"/>
            <w:lang w:val="en-US" w:eastAsia="zh-CN"/>
          </w:rPr>
          <w:t>编码</w:t>
        </w:r>
      </w:ins>
      <w:ins w:id="38" w:author="曹桂僮" w:date="2025-06-10T09:42:53Z">
        <w:r>
          <w:rPr>
            <w:rFonts w:hint="eastAsia"/>
            <w:lang w:val="en-US" w:eastAsia="zh-CN"/>
          </w:rPr>
          <w:t>，</w:t>
        </w:r>
      </w:ins>
      <w:ins w:id="39" w:author="曹桂僮" w:date="2025-06-10T09:42:54Z">
        <w:r>
          <w:rPr>
            <w:rFonts w:hint="eastAsia"/>
            <w:lang w:val="en-US" w:eastAsia="zh-CN"/>
          </w:rPr>
          <w:t>则</w:t>
        </w:r>
      </w:ins>
      <w:ins w:id="40" w:author="曹桂僮" w:date="2025-06-10T09:42:56Z">
        <w:r>
          <w:rPr>
            <w:rFonts w:hint="eastAsia"/>
            <w:lang w:val="en-US" w:eastAsia="zh-CN"/>
          </w:rPr>
          <w:t>不对</w:t>
        </w:r>
      </w:ins>
      <w:ins w:id="41" w:author="曹桂僮" w:date="2025-06-10T09:42:57Z">
        <w:r>
          <w:rPr>
            <w:rFonts w:hint="eastAsia"/>
            <w:lang w:val="en-US" w:eastAsia="zh-CN"/>
          </w:rPr>
          <w:t>授信额度</w:t>
        </w:r>
      </w:ins>
      <w:ins w:id="42" w:author="曹桂僮" w:date="2025-06-10T09:42:59Z">
        <w:r>
          <w:rPr>
            <w:rFonts w:hint="eastAsia"/>
            <w:lang w:val="en-US" w:eastAsia="zh-CN"/>
          </w:rPr>
          <w:t>进行处理</w:t>
        </w:r>
      </w:ins>
      <w:ins w:id="43" w:author="曹桂僮" w:date="2025-06-10T09:43:22Z">
        <w:r>
          <w:rPr>
            <w:rFonts w:hint="eastAsia"/>
            <w:lang w:val="en-US" w:eastAsia="zh-CN"/>
          </w:rPr>
          <w:t>。</w:t>
        </w:r>
      </w:ins>
      <w:r>
        <w:rPr>
          <w:rFonts w:hint="eastAsia"/>
          <w:lang w:val="en-US" w:eastAsia="zh-CN"/>
        </w:rPr>
        <w:t>（2025.0</w:t>
      </w:r>
      <w:ins w:id="44" w:author="曹桂僮" w:date="2025-06-10T09:42:19Z">
        <w:r>
          <w:rPr>
            <w:rFonts w:hint="eastAsia"/>
            <w:lang w:val="en-US" w:eastAsia="zh-CN"/>
          </w:rPr>
          <w:t>7</w:t>
        </w:r>
      </w:ins>
      <w:r>
        <w:rPr>
          <w:rFonts w:hint="eastAsia"/>
          <w:lang w:val="en-US" w:eastAsia="zh-CN"/>
        </w:rPr>
        <w:t>.01校验生效）。</w:t>
      </w:r>
    </w:p>
    <w:tbl>
      <w:tblPr>
        <w:tblStyle w:val="24"/>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ins w:id="45"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7"/>
              <w:bidi w:val="0"/>
              <w:rPr>
                <w:ins w:id="46" w:author="曹桂僮" w:date="2025-06-10T09:43:33Z"/>
                <w:rFonts w:hint="default"/>
                <w:lang w:val="en-US" w:eastAsia="zh-CN"/>
              </w:rPr>
            </w:pPr>
            <w:ins w:id="47" w:author="曹桂僮" w:date="2025-06-10T09:43:33Z">
              <w:r>
                <w:rPr>
                  <w:rFonts w:hint="eastAsia"/>
                  <w:lang w:val="en-US" w:eastAsia="zh-CN"/>
                </w:rPr>
                <w:t>序号</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7"/>
              <w:bidi w:val="0"/>
              <w:rPr>
                <w:ins w:id="48" w:author="曹桂僮" w:date="2025-06-10T09:43:33Z"/>
                <w:rFonts w:hint="eastAsia"/>
              </w:rPr>
            </w:pPr>
            <w:ins w:id="49" w:author="曹桂僮" w:date="2025-06-10T09:43:33Z">
              <w:r>
                <w:rPr>
                  <w:rFonts w:hint="eastAsia"/>
                  <w:lang w:val="en-US" w:eastAsia="zh-CN"/>
                </w:rPr>
                <w:t>商品和税收服务分类编码</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7"/>
              <w:bidi w:val="0"/>
              <w:rPr>
                <w:ins w:id="50" w:author="曹桂僮" w:date="2025-06-10T09:43:33Z"/>
                <w:rFonts w:hint="eastAsia"/>
              </w:rPr>
            </w:pPr>
            <w:ins w:id="51" w:author="曹桂僮" w:date="2025-06-10T09:43:33Z">
              <w:r>
                <w:rPr>
                  <w:rFonts w:hint="eastAsia"/>
                  <w:lang w:val="en-US" w:eastAsia="zh-CN"/>
                </w:rPr>
                <w:t>货物劳务名称</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7"/>
              <w:bidi w:val="0"/>
              <w:rPr>
                <w:ins w:id="52" w:author="曹桂僮" w:date="2025-06-10T09:43:33Z"/>
                <w:rFonts w:hint="eastAsia"/>
              </w:rPr>
            </w:pPr>
            <w:ins w:id="53" w:author="曹桂僮" w:date="2025-06-10T09:43:33Z">
              <w:r>
                <w:rPr>
                  <w:rFonts w:hint="eastAsia"/>
                  <w:lang w:val="en-US" w:eastAsia="zh-CN"/>
                </w:rPr>
                <w:t>简称</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7"/>
              <w:bidi w:val="0"/>
              <w:rPr>
                <w:ins w:id="54" w:author="曹桂僮" w:date="2025-06-10T09:43:33Z"/>
                <w:rFonts w:hint="eastAsia"/>
              </w:rPr>
            </w:pPr>
            <w:ins w:id="55" w:author="曹桂僮" w:date="2025-06-10T09:43:33Z">
              <w:r>
                <w:rPr>
                  <w:rFonts w:hint="eastAsia"/>
                  <w:lang w:val="en-US" w:eastAsia="zh-CN"/>
                </w:rPr>
                <w:t>征收率</w:t>
              </w:r>
            </w:ins>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56"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ins w:id="57" w:author="曹桂僮" w:date="2025-06-10T09:43:33Z"/>
                <w:rFonts w:hint="default"/>
                <w:lang w:val="en-US" w:eastAsia="zh-CN"/>
              </w:rPr>
            </w:pPr>
            <w:ins w:id="58" w:author="曹桂僮" w:date="2025-06-10T09:43:33Z">
              <w:r>
                <w:rPr>
                  <w:rFonts w:hint="eastAsia" w:ascii="宋体" w:hAnsi="宋体" w:eastAsia="宋体" w:cs="宋体"/>
                  <w:i w:val="0"/>
                  <w:iCs w:val="0"/>
                  <w:color w:val="000000"/>
                  <w:kern w:val="0"/>
                  <w:sz w:val="22"/>
                  <w:szCs w:val="22"/>
                  <w:u w:val="none"/>
                  <w:lang w:val="en-US" w:eastAsia="zh-CN" w:bidi="ar"/>
                </w:rPr>
                <w:t>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6"/>
              <w:bidi w:val="0"/>
              <w:spacing w:line="240" w:lineRule="auto"/>
              <w:jc w:val="center"/>
              <w:rPr>
                <w:ins w:id="59" w:author="曹桂僮" w:date="2025-06-10T09:43:33Z"/>
                <w:rFonts w:hint="eastAsia"/>
              </w:rPr>
            </w:pPr>
            <w:ins w:id="60" w:author="曹桂僮" w:date="2025-06-10T09:43:33Z">
              <w:r>
                <w:rPr>
                  <w:rFonts w:hint="eastAsia"/>
                  <w:lang w:val="en-US" w:eastAsia="zh-CN"/>
                </w:rPr>
                <w:t>6020000000000000000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6"/>
              <w:bidi w:val="0"/>
              <w:spacing w:line="240" w:lineRule="auto"/>
              <w:jc w:val="center"/>
              <w:rPr>
                <w:ins w:id="61" w:author="曹桂僮" w:date="2025-06-10T09:43:33Z"/>
                <w:rFonts w:hint="eastAsia"/>
              </w:rPr>
            </w:pPr>
            <w:ins w:id="62" w:author="曹桂僮" w:date="2025-06-10T09:43:33Z">
              <w:r>
                <w:rPr>
                  <w:rFonts w:hint="eastAsia"/>
                  <w:lang w:val="en-US" w:eastAsia="zh-CN"/>
                </w:rPr>
                <w:t>销售自行开发的房地产项目预收款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6"/>
              <w:bidi w:val="0"/>
              <w:spacing w:line="240" w:lineRule="auto"/>
              <w:jc w:val="center"/>
              <w:rPr>
                <w:ins w:id="63" w:author="曹桂僮" w:date="2025-06-10T09:43:33Z"/>
                <w:rFonts w:hint="eastAsia"/>
              </w:rPr>
            </w:pPr>
            <w:ins w:id="64" w:author="曹桂僮" w:date="2025-06-10T09:43:33Z">
              <w:r>
                <w:rPr>
                  <w:rFonts w:hint="eastAsia"/>
                  <w:lang w:val="en-US" w:eastAsia="zh-CN"/>
                </w:rPr>
                <w:t>房地产预收款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6"/>
              <w:bidi w:val="0"/>
              <w:spacing w:line="240" w:lineRule="auto"/>
              <w:jc w:val="center"/>
              <w:rPr>
                <w:ins w:id="65" w:author="曹桂僮" w:date="2025-06-10T09:43:33Z"/>
                <w:rFonts w:hint="eastAsia"/>
              </w:rPr>
            </w:pPr>
            <w:ins w:id="66" w:author="曹桂僮" w:date="2025-06-10T09:43:33Z">
              <w:r>
                <w:rPr>
                  <w:rFonts w:hint="eastAsia"/>
                  <w:lang w:val="en-US" w:eastAsia="zh-CN"/>
                </w:rPr>
                <w:t>0%</w:t>
              </w:r>
            </w:ins>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67"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ins w:id="68" w:author="曹桂僮" w:date="2025-06-10T09:43:33Z"/>
                <w:rFonts w:hint="eastAsia"/>
                <w:lang w:val="en-US" w:eastAsia="zh-CN"/>
              </w:rPr>
            </w:pPr>
            <w:ins w:id="69" w:author="曹桂僮" w:date="2025-06-10T09:43:33Z">
              <w:r>
                <w:rPr>
                  <w:rFonts w:hint="eastAsia" w:ascii="宋体" w:hAnsi="宋体" w:eastAsia="宋体" w:cs="宋体"/>
                  <w:i w:val="0"/>
                  <w:iCs w:val="0"/>
                  <w:color w:val="000000"/>
                  <w:kern w:val="0"/>
                  <w:sz w:val="22"/>
                  <w:szCs w:val="22"/>
                  <w:u w:val="none"/>
                  <w:lang w:val="en-US" w:eastAsia="zh-CN" w:bidi="ar"/>
                </w:rPr>
                <w:t>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6"/>
              <w:bidi w:val="0"/>
              <w:spacing w:line="240" w:lineRule="auto"/>
              <w:jc w:val="center"/>
              <w:rPr>
                <w:ins w:id="70" w:author="曹桂僮" w:date="2025-06-10T09:43:33Z"/>
                <w:rFonts w:hint="eastAsia"/>
              </w:rPr>
            </w:pPr>
            <w:ins w:id="71" w:author="曹桂僮" w:date="2025-06-10T09:43:33Z">
              <w:r>
                <w:rPr>
                  <w:rFonts w:hint="eastAsia"/>
                  <w:lang w:val="en-US" w:eastAsia="zh-CN"/>
                </w:rPr>
                <w:t>6030000000000000000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6"/>
              <w:bidi w:val="0"/>
              <w:spacing w:line="240" w:lineRule="auto"/>
              <w:jc w:val="center"/>
              <w:rPr>
                <w:ins w:id="72" w:author="曹桂僮" w:date="2025-06-10T09:43:33Z"/>
                <w:rFonts w:hint="eastAsia"/>
              </w:rPr>
            </w:pPr>
            <w:ins w:id="73" w:author="曹桂僮" w:date="2025-06-10T09:43:33Z">
              <w:r>
                <w:rPr>
                  <w:rFonts w:hint="eastAsia"/>
                  <w:lang w:val="en-US" w:eastAsia="zh-CN"/>
                </w:rPr>
                <w:t>已申报缴纳营业税未开票补开票</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6"/>
              <w:bidi w:val="0"/>
              <w:spacing w:line="240" w:lineRule="auto"/>
              <w:jc w:val="center"/>
              <w:rPr>
                <w:ins w:id="74" w:author="曹桂僮" w:date="2025-06-10T09:43:33Z"/>
                <w:rFonts w:hint="eastAsia"/>
              </w:rPr>
            </w:pPr>
            <w:ins w:id="75" w:author="曹桂僮" w:date="2025-06-10T09:43:33Z">
              <w:r>
                <w:rPr>
                  <w:rFonts w:hint="eastAsia"/>
                  <w:lang w:val="en-US" w:eastAsia="zh-CN"/>
                </w:rPr>
                <w:t>补开营业税发票</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6"/>
              <w:bidi w:val="0"/>
              <w:spacing w:line="240" w:lineRule="auto"/>
              <w:jc w:val="center"/>
              <w:rPr>
                <w:ins w:id="76" w:author="曹桂僮" w:date="2025-06-10T09:43:33Z"/>
                <w:rFonts w:hint="eastAsia"/>
              </w:rPr>
            </w:pPr>
            <w:ins w:id="77" w:author="曹桂僮" w:date="2025-06-10T09:43:33Z">
              <w:r>
                <w:rPr>
                  <w:rFonts w:hint="eastAsia"/>
                  <w:lang w:val="en-US" w:eastAsia="zh-CN"/>
                </w:rPr>
                <w:t>0%</w:t>
              </w:r>
            </w:ins>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78"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ins w:id="79" w:author="曹桂僮" w:date="2025-06-10T09:43:33Z"/>
                <w:rFonts w:hint="eastAsia"/>
                <w:lang w:val="en-US" w:eastAsia="zh-CN"/>
              </w:rPr>
            </w:pPr>
            <w:ins w:id="80" w:author="曹桂僮" w:date="2025-06-10T09:43:33Z">
              <w:r>
                <w:rPr>
                  <w:rFonts w:hint="eastAsia" w:ascii="宋体" w:hAnsi="宋体" w:eastAsia="宋体" w:cs="宋体"/>
                  <w:i w:val="0"/>
                  <w:iCs w:val="0"/>
                  <w:color w:val="000000"/>
                  <w:kern w:val="0"/>
                  <w:sz w:val="22"/>
                  <w:szCs w:val="22"/>
                  <w:u w:val="none"/>
                  <w:lang w:val="en-US" w:eastAsia="zh-CN" w:bidi="ar"/>
                </w:rPr>
                <w:t>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6"/>
              <w:bidi w:val="0"/>
              <w:spacing w:line="240" w:lineRule="auto"/>
              <w:jc w:val="center"/>
              <w:rPr>
                <w:ins w:id="81" w:author="曹桂僮" w:date="2025-06-10T09:43:33Z"/>
                <w:rFonts w:hint="eastAsia"/>
              </w:rPr>
            </w:pPr>
            <w:ins w:id="82" w:author="曹桂僮" w:date="2025-06-10T09:43:33Z">
              <w:r>
                <w:rPr>
                  <w:rFonts w:hint="eastAsia"/>
                  <w:lang w:val="en-US" w:eastAsia="zh-CN"/>
                </w:rPr>
                <w:t>6040000000000000000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6"/>
              <w:bidi w:val="0"/>
              <w:spacing w:line="240" w:lineRule="auto"/>
              <w:jc w:val="center"/>
              <w:rPr>
                <w:ins w:id="83" w:author="曹桂僮" w:date="2025-06-10T09:43:33Z"/>
                <w:rFonts w:hint="eastAsia"/>
              </w:rPr>
            </w:pPr>
            <w:ins w:id="84" w:author="曹桂僮" w:date="2025-06-10T09:43:33Z">
              <w:r>
                <w:rPr>
                  <w:rFonts w:hint="eastAsia"/>
                  <w:lang w:val="en-US" w:eastAsia="zh-CN"/>
                </w:rPr>
                <w:t>代收印花税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6"/>
              <w:bidi w:val="0"/>
              <w:spacing w:line="240" w:lineRule="auto"/>
              <w:jc w:val="center"/>
              <w:rPr>
                <w:ins w:id="85" w:author="曹桂僮" w:date="2025-06-10T09:43:33Z"/>
                <w:rFonts w:hint="eastAsia"/>
              </w:rPr>
            </w:pPr>
            <w:ins w:id="86" w:author="曹桂僮" w:date="2025-06-10T09:43:33Z">
              <w:r>
                <w:rPr>
                  <w:rFonts w:hint="eastAsia"/>
                  <w:lang w:val="en-US" w:eastAsia="zh-CN"/>
                </w:rPr>
                <w:t>代收印花税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6"/>
              <w:bidi w:val="0"/>
              <w:spacing w:line="240" w:lineRule="auto"/>
              <w:jc w:val="center"/>
              <w:rPr>
                <w:ins w:id="87" w:author="曹桂僮" w:date="2025-06-10T09:43:33Z"/>
                <w:rFonts w:hint="eastAsia"/>
              </w:rPr>
            </w:pPr>
            <w:ins w:id="88" w:author="曹桂僮" w:date="2025-06-10T09:43:33Z">
              <w:r>
                <w:rPr>
                  <w:rFonts w:hint="eastAsia"/>
                  <w:lang w:val="en-US" w:eastAsia="zh-CN"/>
                </w:rPr>
                <w:t>0%</w:t>
              </w:r>
            </w:ins>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89"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ins w:id="90" w:author="曹桂僮" w:date="2025-06-10T09:43:33Z"/>
                <w:rFonts w:hint="eastAsia"/>
                <w:lang w:val="en-US" w:eastAsia="zh-CN"/>
              </w:rPr>
            </w:pPr>
            <w:ins w:id="91" w:author="曹桂僮" w:date="2025-06-10T09:43:33Z">
              <w:r>
                <w:rPr>
                  <w:rFonts w:hint="eastAsia" w:ascii="宋体" w:hAnsi="宋体" w:eastAsia="宋体" w:cs="宋体"/>
                  <w:i w:val="0"/>
                  <w:iCs w:val="0"/>
                  <w:color w:val="000000"/>
                  <w:kern w:val="0"/>
                  <w:sz w:val="22"/>
                  <w:szCs w:val="22"/>
                  <w:u w:val="none"/>
                  <w:lang w:val="en-US" w:eastAsia="zh-CN" w:bidi="ar"/>
                </w:rPr>
                <w:t>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6"/>
              <w:bidi w:val="0"/>
              <w:spacing w:line="240" w:lineRule="auto"/>
              <w:jc w:val="center"/>
              <w:rPr>
                <w:ins w:id="92" w:author="曹桂僮" w:date="2025-06-10T09:43:33Z"/>
                <w:rFonts w:hint="eastAsia"/>
              </w:rPr>
            </w:pPr>
            <w:ins w:id="93" w:author="曹桂僮" w:date="2025-06-10T09:43:33Z">
              <w:r>
                <w:rPr>
                  <w:rFonts w:hint="eastAsia"/>
                  <w:lang w:val="en-US" w:eastAsia="zh-CN"/>
                </w:rPr>
                <w:t>6050000000000000000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6"/>
              <w:bidi w:val="0"/>
              <w:spacing w:line="240" w:lineRule="auto"/>
              <w:jc w:val="center"/>
              <w:rPr>
                <w:ins w:id="94" w:author="曹桂僮" w:date="2025-06-10T09:43:33Z"/>
                <w:rFonts w:hint="eastAsia"/>
              </w:rPr>
            </w:pPr>
            <w:ins w:id="95" w:author="曹桂僮" w:date="2025-06-10T09:43:33Z">
              <w:r>
                <w:rPr>
                  <w:rFonts w:hint="eastAsia"/>
                  <w:lang w:val="en-US" w:eastAsia="zh-CN"/>
                </w:rPr>
                <w:t>代收车船使用税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6"/>
              <w:bidi w:val="0"/>
              <w:spacing w:line="240" w:lineRule="auto"/>
              <w:jc w:val="center"/>
              <w:rPr>
                <w:ins w:id="96" w:author="曹桂僮" w:date="2025-06-10T09:43:33Z"/>
                <w:rFonts w:hint="eastAsia"/>
              </w:rPr>
            </w:pPr>
            <w:ins w:id="97" w:author="曹桂僮" w:date="2025-06-10T09:43:33Z">
              <w:r>
                <w:rPr>
                  <w:rFonts w:hint="eastAsia"/>
                  <w:lang w:val="en-US" w:eastAsia="zh-CN"/>
                </w:rPr>
                <w:t>代收车船使用税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6"/>
              <w:bidi w:val="0"/>
              <w:spacing w:line="240" w:lineRule="auto"/>
              <w:jc w:val="center"/>
              <w:rPr>
                <w:ins w:id="98" w:author="曹桂僮" w:date="2025-06-10T09:43:33Z"/>
                <w:rFonts w:hint="eastAsia"/>
              </w:rPr>
            </w:pPr>
            <w:ins w:id="99" w:author="曹桂僮" w:date="2025-06-10T09:43:33Z">
              <w:r>
                <w:rPr>
                  <w:rFonts w:hint="eastAsia"/>
                  <w:lang w:val="en-US" w:eastAsia="zh-CN"/>
                </w:rPr>
                <w:t>0%</w:t>
              </w:r>
            </w:ins>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6" w:hRule="atLeast"/>
          <w:jc w:val="center"/>
          <w:ins w:id="100"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ins w:id="101" w:author="曹桂僮" w:date="2025-06-10T09:43:33Z"/>
                <w:rFonts w:hint="eastAsia"/>
                <w:lang w:val="en-US" w:eastAsia="zh-CN"/>
              </w:rPr>
            </w:pPr>
            <w:ins w:id="102" w:author="曹桂僮" w:date="2025-06-10T09:43:33Z">
              <w:r>
                <w:rPr>
                  <w:rFonts w:hint="eastAsia" w:ascii="宋体" w:hAnsi="宋体" w:eastAsia="宋体" w:cs="宋体"/>
                  <w:i w:val="0"/>
                  <w:iCs w:val="0"/>
                  <w:color w:val="000000"/>
                  <w:kern w:val="0"/>
                  <w:sz w:val="22"/>
                  <w:szCs w:val="22"/>
                  <w:u w:val="none"/>
                  <w:lang w:val="en-US" w:eastAsia="zh-CN" w:bidi="ar"/>
                </w:rPr>
                <w:t>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6"/>
              <w:bidi w:val="0"/>
              <w:spacing w:line="240" w:lineRule="auto"/>
              <w:jc w:val="center"/>
              <w:rPr>
                <w:ins w:id="103" w:author="曹桂僮" w:date="2025-06-10T09:43:33Z"/>
                <w:rFonts w:hint="eastAsia"/>
              </w:rPr>
            </w:pPr>
            <w:ins w:id="104" w:author="曹桂僮" w:date="2025-06-10T09:43:33Z">
              <w:r>
                <w:rPr>
                  <w:rFonts w:hint="eastAsia"/>
                  <w:lang w:val="en-US" w:eastAsia="zh-CN"/>
                </w:rPr>
                <w:t>6060000000000000000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6"/>
              <w:bidi w:val="0"/>
              <w:spacing w:line="240" w:lineRule="auto"/>
              <w:jc w:val="center"/>
              <w:rPr>
                <w:ins w:id="105" w:author="曹桂僮" w:date="2025-06-10T09:43:33Z"/>
                <w:rFonts w:hint="eastAsia"/>
              </w:rPr>
            </w:pPr>
            <w:ins w:id="106" w:author="曹桂僮" w:date="2025-06-10T09:43:33Z">
              <w:r>
                <w:rPr>
                  <w:rFonts w:hint="eastAsia"/>
                  <w:lang w:val="en-US" w:eastAsia="zh-CN"/>
                </w:rPr>
                <w:t>融资性售后回租承租方出售资产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6"/>
              <w:bidi w:val="0"/>
              <w:spacing w:line="240" w:lineRule="auto"/>
              <w:jc w:val="center"/>
              <w:rPr>
                <w:ins w:id="107" w:author="曹桂僮" w:date="2025-06-10T09:43:33Z"/>
                <w:rFonts w:hint="eastAsia"/>
              </w:rPr>
            </w:pPr>
            <w:ins w:id="108" w:author="曹桂僮" w:date="2025-06-10T09:43:33Z">
              <w:r>
                <w:rPr>
                  <w:rFonts w:hint="eastAsia"/>
                  <w:lang w:val="en-US" w:eastAsia="zh-CN"/>
                </w:rPr>
                <w:t>融资性售后回租承租方出售资产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6"/>
              <w:bidi w:val="0"/>
              <w:spacing w:line="240" w:lineRule="auto"/>
              <w:jc w:val="center"/>
              <w:rPr>
                <w:ins w:id="109" w:author="曹桂僮" w:date="2025-06-10T09:43:33Z"/>
                <w:rFonts w:hint="eastAsia"/>
              </w:rPr>
            </w:pPr>
            <w:ins w:id="110" w:author="曹桂僮" w:date="2025-06-10T09:43:33Z">
              <w:r>
                <w:rPr>
                  <w:rFonts w:hint="eastAsia"/>
                  <w:lang w:val="en-US" w:eastAsia="zh-CN"/>
                </w:rPr>
                <w:t>0%</w:t>
              </w:r>
            </w:ins>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11"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ins w:id="112" w:author="曹桂僮" w:date="2025-06-10T09:43:33Z"/>
                <w:rFonts w:hint="eastAsia"/>
                <w:lang w:val="en-US" w:eastAsia="zh-CN"/>
              </w:rPr>
            </w:pPr>
            <w:ins w:id="113" w:author="曹桂僮" w:date="2025-06-10T09:43:33Z">
              <w:r>
                <w:rPr>
                  <w:rFonts w:hint="eastAsia" w:ascii="宋体" w:hAnsi="宋体" w:eastAsia="宋体" w:cs="宋体"/>
                  <w:i w:val="0"/>
                  <w:iCs w:val="0"/>
                  <w:color w:val="000000"/>
                  <w:kern w:val="0"/>
                  <w:sz w:val="22"/>
                  <w:szCs w:val="22"/>
                  <w:u w:val="none"/>
                  <w:lang w:val="en-US" w:eastAsia="zh-CN" w:bidi="ar"/>
                </w:rPr>
                <w:t>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6"/>
              <w:bidi w:val="0"/>
              <w:spacing w:line="240" w:lineRule="auto"/>
              <w:jc w:val="center"/>
              <w:rPr>
                <w:ins w:id="114" w:author="曹桂僮" w:date="2025-06-10T09:43:33Z"/>
                <w:rFonts w:hint="eastAsia"/>
              </w:rPr>
            </w:pPr>
            <w:ins w:id="115" w:author="曹桂僮" w:date="2025-06-10T09:43:33Z">
              <w:r>
                <w:rPr>
                  <w:rFonts w:hint="eastAsia"/>
                  <w:lang w:val="en-US" w:eastAsia="zh-CN"/>
                </w:rPr>
                <w:t>6070000000000000000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6"/>
              <w:bidi w:val="0"/>
              <w:spacing w:line="240" w:lineRule="auto"/>
              <w:jc w:val="center"/>
              <w:rPr>
                <w:ins w:id="116" w:author="曹桂僮" w:date="2025-06-10T09:43:33Z"/>
                <w:rFonts w:hint="eastAsia"/>
              </w:rPr>
            </w:pPr>
            <w:ins w:id="117" w:author="曹桂僮" w:date="2025-06-10T09:43:33Z">
              <w:r>
                <w:rPr>
                  <w:rFonts w:hint="eastAsia"/>
                  <w:lang w:val="en-US" w:eastAsia="zh-CN"/>
                </w:rPr>
                <w:t>资产重组涉及的不动产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6"/>
              <w:bidi w:val="0"/>
              <w:spacing w:line="240" w:lineRule="auto"/>
              <w:jc w:val="center"/>
              <w:rPr>
                <w:ins w:id="118" w:author="曹桂僮" w:date="2025-06-10T09:43:33Z"/>
                <w:rFonts w:hint="eastAsia"/>
              </w:rPr>
            </w:pPr>
            <w:ins w:id="119" w:author="曹桂僮" w:date="2025-06-10T09:43:33Z">
              <w:r>
                <w:rPr>
                  <w:rFonts w:hint="eastAsia"/>
                  <w:lang w:val="en-US" w:eastAsia="zh-CN"/>
                </w:rPr>
                <w:t>资产重组涉及的不动产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6"/>
              <w:bidi w:val="0"/>
              <w:spacing w:line="240" w:lineRule="auto"/>
              <w:jc w:val="center"/>
              <w:rPr>
                <w:ins w:id="120" w:author="曹桂僮" w:date="2025-06-10T09:43:33Z"/>
                <w:rFonts w:hint="eastAsia"/>
              </w:rPr>
            </w:pPr>
            <w:ins w:id="121" w:author="曹桂僮" w:date="2025-06-10T09:43:33Z">
              <w:r>
                <w:rPr>
                  <w:rFonts w:hint="eastAsia"/>
                  <w:lang w:val="en-US" w:eastAsia="zh-CN"/>
                </w:rPr>
                <w:t>0%</w:t>
              </w:r>
            </w:ins>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22"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ins w:id="123" w:author="曹桂僮" w:date="2025-06-10T09:43:33Z"/>
                <w:rFonts w:hint="eastAsia"/>
                <w:lang w:val="en-US" w:eastAsia="zh-CN"/>
              </w:rPr>
            </w:pPr>
            <w:ins w:id="124" w:author="曹桂僮" w:date="2025-06-10T09:43:33Z">
              <w:r>
                <w:rPr>
                  <w:rFonts w:hint="eastAsia" w:ascii="宋体" w:hAnsi="宋体" w:eastAsia="宋体" w:cs="宋体"/>
                  <w:i w:val="0"/>
                  <w:iCs w:val="0"/>
                  <w:color w:val="000000"/>
                  <w:kern w:val="0"/>
                  <w:sz w:val="22"/>
                  <w:szCs w:val="22"/>
                  <w:u w:val="none"/>
                  <w:lang w:val="en-US" w:eastAsia="zh-CN" w:bidi="ar"/>
                </w:rPr>
                <w:t>7</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6"/>
              <w:bidi w:val="0"/>
              <w:spacing w:line="240" w:lineRule="auto"/>
              <w:jc w:val="center"/>
              <w:rPr>
                <w:ins w:id="125" w:author="曹桂僮" w:date="2025-06-10T09:43:33Z"/>
                <w:rFonts w:hint="eastAsia"/>
              </w:rPr>
            </w:pPr>
            <w:ins w:id="126" w:author="曹桂僮" w:date="2025-06-10T09:43:33Z">
              <w:r>
                <w:rPr>
                  <w:rFonts w:hint="eastAsia"/>
                  <w:lang w:val="en-US" w:eastAsia="zh-CN"/>
                </w:rPr>
                <w:t>6080000000000000000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6"/>
              <w:bidi w:val="0"/>
              <w:spacing w:line="240" w:lineRule="auto"/>
              <w:jc w:val="center"/>
              <w:rPr>
                <w:ins w:id="127" w:author="曹桂僮" w:date="2025-06-10T09:43:33Z"/>
                <w:rFonts w:hint="eastAsia"/>
              </w:rPr>
            </w:pPr>
            <w:ins w:id="128" w:author="曹桂僮" w:date="2025-06-10T09:43:33Z">
              <w:r>
                <w:rPr>
                  <w:rFonts w:hint="eastAsia"/>
                  <w:lang w:val="en-US" w:eastAsia="zh-CN"/>
                </w:rPr>
                <w:t>资产重组涉及的土地使用权</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6"/>
              <w:bidi w:val="0"/>
              <w:spacing w:line="240" w:lineRule="auto"/>
              <w:jc w:val="center"/>
              <w:rPr>
                <w:ins w:id="129" w:author="曹桂僮" w:date="2025-06-10T09:43:33Z"/>
                <w:rFonts w:hint="eastAsia"/>
              </w:rPr>
            </w:pPr>
            <w:ins w:id="130" w:author="曹桂僮" w:date="2025-06-10T09:43:33Z">
              <w:r>
                <w:rPr>
                  <w:rFonts w:hint="eastAsia"/>
                  <w:lang w:val="en-US" w:eastAsia="zh-CN"/>
                </w:rPr>
                <w:t>资产重组涉及的土地使用权</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6"/>
              <w:bidi w:val="0"/>
              <w:spacing w:line="240" w:lineRule="auto"/>
              <w:jc w:val="center"/>
              <w:rPr>
                <w:ins w:id="131" w:author="曹桂僮" w:date="2025-06-10T09:43:33Z"/>
                <w:rFonts w:hint="eastAsia"/>
              </w:rPr>
            </w:pPr>
            <w:ins w:id="132" w:author="曹桂僮" w:date="2025-06-10T09:43:33Z">
              <w:r>
                <w:rPr>
                  <w:rFonts w:hint="eastAsia"/>
                  <w:lang w:val="en-US" w:eastAsia="zh-CN"/>
                </w:rPr>
                <w:t>0%</w:t>
              </w:r>
            </w:ins>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33"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ins w:id="134" w:author="曹桂僮" w:date="2025-06-10T09:43:33Z"/>
                <w:rFonts w:hint="eastAsia"/>
                <w:lang w:val="en-US" w:eastAsia="zh-CN"/>
              </w:rPr>
            </w:pPr>
            <w:ins w:id="135" w:author="曹桂僮" w:date="2025-06-10T09:43:33Z">
              <w:r>
                <w:rPr>
                  <w:rFonts w:hint="eastAsia" w:ascii="宋体" w:hAnsi="宋体" w:eastAsia="宋体" w:cs="宋体"/>
                  <w:i w:val="0"/>
                  <w:iCs w:val="0"/>
                  <w:color w:val="000000"/>
                  <w:kern w:val="0"/>
                  <w:sz w:val="22"/>
                  <w:szCs w:val="22"/>
                  <w:u w:val="none"/>
                  <w:lang w:val="en-US" w:eastAsia="zh-CN" w:bidi="ar"/>
                </w:rPr>
                <w:t>8</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6"/>
              <w:bidi w:val="0"/>
              <w:spacing w:line="240" w:lineRule="auto"/>
              <w:jc w:val="center"/>
              <w:rPr>
                <w:ins w:id="136" w:author="曹桂僮" w:date="2025-06-10T09:43:33Z"/>
                <w:rFonts w:hint="eastAsia"/>
              </w:rPr>
            </w:pPr>
            <w:ins w:id="137" w:author="曹桂僮" w:date="2025-06-10T09:43:33Z">
              <w:r>
                <w:rPr>
                  <w:rFonts w:hint="eastAsia"/>
                  <w:lang w:val="en-US" w:eastAsia="zh-CN"/>
                </w:rPr>
                <w:t>6090000000000000000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6"/>
              <w:bidi w:val="0"/>
              <w:spacing w:line="240" w:lineRule="auto"/>
              <w:jc w:val="center"/>
              <w:rPr>
                <w:ins w:id="138" w:author="曹桂僮" w:date="2025-06-10T09:43:33Z"/>
                <w:rFonts w:hint="eastAsia"/>
              </w:rPr>
            </w:pPr>
            <w:ins w:id="139" w:author="曹桂僮" w:date="2025-06-10T09:43:33Z">
              <w:r>
                <w:rPr>
                  <w:rFonts w:hint="eastAsia"/>
                  <w:lang w:val="en-US" w:eastAsia="zh-CN"/>
                </w:rPr>
                <w:t>代理进口免税货物货款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6"/>
              <w:bidi w:val="0"/>
              <w:spacing w:line="240" w:lineRule="auto"/>
              <w:jc w:val="center"/>
              <w:rPr>
                <w:ins w:id="140" w:author="曹桂僮" w:date="2025-06-10T09:43:33Z"/>
                <w:rFonts w:hint="eastAsia"/>
              </w:rPr>
            </w:pPr>
            <w:ins w:id="141" w:author="曹桂僮" w:date="2025-06-10T09:43:33Z">
              <w:r>
                <w:rPr>
                  <w:rFonts w:hint="eastAsia"/>
                  <w:lang w:val="en-US" w:eastAsia="zh-CN"/>
                </w:rPr>
                <w:t>代理进口免税货物货款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6"/>
              <w:bidi w:val="0"/>
              <w:spacing w:line="240" w:lineRule="auto"/>
              <w:jc w:val="center"/>
              <w:rPr>
                <w:ins w:id="142" w:author="曹桂僮" w:date="2025-06-10T09:43:33Z"/>
                <w:rFonts w:hint="eastAsia"/>
              </w:rPr>
            </w:pPr>
            <w:ins w:id="143" w:author="曹桂僮" w:date="2025-06-10T09:43:33Z">
              <w:r>
                <w:rPr>
                  <w:rFonts w:hint="eastAsia"/>
                  <w:lang w:val="en-US" w:eastAsia="zh-CN"/>
                </w:rPr>
                <w:t>0%</w:t>
              </w:r>
            </w:ins>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144"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ins w:id="145" w:author="曹桂僮" w:date="2025-06-10T09:43:33Z"/>
                <w:rFonts w:hint="eastAsia"/>
                <w:lang w:val="en-US" w:eastAsia="zh-CN"/>
              </w:rPr>
            </w:pPr>
            <w:ins w:id="146" w:author="曹桂僮" w:date="2025-06-10T09:43:33Z">
              <w:r>
                <w:rPr>
                  <w:rFonts w:hint="eastAsia" w:ascii="宋体" w:hAnsi="宋体" w:eastAsia="宋体" w:cs="宋体"/>
                  <w:i w:val="0"/>
                  <w:iCs w:val="0"/>
                  <w:color w:val="000000"/>
                  <w:kern w:val="0"/>
                  <w:sz w:val="22"/>
                  <w:szCs w:val="22"/>
                  <w:u w:val="none"/>
                  <w:lang w:val="en-US" w:eastAsia="zh-CN" w:bidi="ar"/>
                </w:rPr>
                <w:t>9</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6"/>
              <w:bidi w:val="0"/>
              <w:spacing w:line="240" w:lineRule="auto"/>
              <w:jc w:val="center"/>
              <w:rPr>
                <w:ins w:id="147" w:author="曹桂僮" w:date="2025-06-10T09:43:33Z"/>
                <w:rFonts w:hint="eastAsia"/>
              </w:rPr>
            </w:pPr>
            <w:ins w:id="148" w:author="曹桂僮" w:date="2025-06-10T09:43:33Z">
              <w:r>
                <w:rPr>
                  <w:rFonts w:hint="eastAsia"/>
                  <w:lang w:val="en-US" w:eastAsia="zh-CN"/>
                </w:rPr>
                <w:t>6100000000000000000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6"/>
              <w:bidi w:val="0"/>
              <w:spacing w:line="240" w:lineRule="auto"/>
              <w:jc w:val="center"/>
              <w:rPr>
                <w:ins w:id="149" w:author="曹桂僮" w:date="2025-06-10T09:43:33Z"/>
                <w:rFonts w:hint="eastAsia"/>
              </w:rPr>
            </w:pPr>
            <w:ins w:id="150" w:author="曹桂僮" w:date="2025-06-10T09:43:33Z">
              <w:r>
                <w:rPr>
                  <w:rFonts w:hint="eastAsia"/>
                  <w:lang w:val="en-US" w:eastAsia="zh-CN"/>
                </w:rPr>
                <w:t>有奖发票奖金支付</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6"/>
              <w:bidi w:val="0"/>
              <w:spacing w:line="240" w:lineRule="auto"/>
              <w:jc w:val="center"/>
              <w:rPr>
                <w:ins w:id="151" w:author="曹桂僮" w:date="2025-06-10T09:43:33Z"/>
                <w:rFonts w:hint="eastAsia"/>
              </w:rPr>
            </w:pPr>
            <w:ins w:id="152" w:author="曹桂僮" w:date="2025-06-10T09:43:33Z">
              <w:r>
                <w:rPr>
                  <w:rFonts w:hint="eastAsia"/>
                  <w:lang w:val="en-US" w:eastAsia="zh-CN"/>
                </w:rPr>
                <w:t>有奖发票奖金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6"/>
              <w:bidi w:val="0"/>
              <w:spacing w:line="240" w:lineRule="auto"/>
              <w:jc w:val="center"/>
              <w:rPr>
                <w:ins w:id="153" w:author="曹桂僮" w:date="2025-06-10T09:43:33Z"/>
                <w:rFonts w:hint="eastAsia"/>
              </w:rPr>
            </w:pPr>
            <w:ins w:id="154" w:author="曹桂僮" w:date="2025-06-10T09:43:33Z">
              <w:r>
                <w:rPr>
                  <w:rFonts w:hint="eastAsia"/>
                  <w:lang w:val="en-US" w:eastAsia="zh-CN"/>
                </w:rPr>
                <w:t>0%</w:t>
              </w:r>
            </w:ins>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55"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ins w:id="156" w:author="曹桂僮" w:date="2025-06-10T09:43:33Z"/>
                <w:rFonts w:hint="eastAsia"/>
                <w:lang w:val="en-US" w:eastAsia="zh-CN"/>
              </w:rPr>
            </w:pPr>
            <w:ins w:id="157" w:author="曹桂僮" w:date="2025-06-10T09:43:33Z">
              <w:r>
                <w:rPr>
                  <w:rFonts w:hint="eastAsia" w:ascii="宋体" w:hAnsi="宋体" w:eastAsia="宋体" w:cs="宋体"/>
                  <w:i w:val="0"/>
                  <w:iCs w:val="0"/>
                  <w:color w:val="000000"/>
                  <w:kern w:val="0"/>
                  <w:sz w:val="22"/>
                  <w:szCs w:val="22"/>
                  <w:u w:val="none"/>
                  <w:lang w:val="en-US" w:eastAsia="zh-CN" w:bidi="ar"/>
                </w:rPr>
                <w:t>10</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6"/>
              <w:bidi w:val="0"/>
              <w:spacing w:line="240" w:lineRule="auto"/>
              <w:jc w:val="center"/>
              <w:rPr>
                <w:ins w:id="158" w:author="曹桂僮" w:date="2025-06-10T09:43:33Z"/>
                <w:rFonts w:hint="eastAsia"/>
              </w:rPr>
            </w:pPr>
            <w:ins w:id="159" w:author="曹桂僮" w:date="2025-06-10T09:43:33Z">
              <w:r>
                <w:rPr>
                  <w:rFonts w:hint="eastAsia"/>
                  <w:lang w:val="en-US" w:eastAsia="zh-CN"/>
                </w:rPr>
                <w:t>6110000000000000000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6"/>
              <w:bidi w:val="0"/>
              <w:spacing w:line="240" w:lineRule="auto"/>
              <w:jc w:val="center"/>
              <w:rPr>
                <w:ins w:id="160" w:author="曹桂僮" w:date="2025-06-10T09:43:33Z"/>
                <w:rFonts w:hint="eastAsia"/>
              </w:rPr>
            </w:pPr>
            <w:ins w:id="161" w:author="曹桂僮" w:date="2025-06-10T09:43:33Z">
              <w:r>
                <w:rPr>
                  <w:rFonts w:hint="eastAsia"/>
                  <w:lang w:val="en-US" w:eastAsia="zh-CN"/>
                </w:rPr>
                <w:t>不征增值税自来水</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6"/>
              <w:bidi w:val="0"/>
              <w:spacing w:line="240" w:lineRule="auto"/>
              <w:jc w:val="center"/>
              <w:rPr>
                <w:ins w:id="162" w:author="曹桂僮" w:date="2025-06-10T09:43:33Z"/>
                <w:rFonts w:hint="eastAsia"/>
              </w:rPr>
            </w:pPr>
            <w:ins w:id="163" w:author="曹桂僮" w:date="2025-06-10T09:43:33Z">
              <w:r>
                <w:rPr>
                  <w:rFonts w:hint="eastAsia"/>
                  <w:lang w:val="en-US" w:eastAsia="zh-CN"/>
                </w:rPr>
                <w:t>不征增值税自来水</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6"/>
              <w:bidi w:val="0"/>
              <w:spacing w:line="240" w:lineRule="auto"/>
              <w:jc w:val="center"/>
              <w:rPr>
                <w:ins w:id="164" w:author="曹桂僮" w:date="2025-06-10T09:43:33Z"/>
                <w:rFonts w:hint="eastAsia"/>
              </w:rPr>
            </w:pPr>
            <w:ins w:id="165" w:author="曹桂僮" w:date="2025-06-10T09:43:33Z">
              <w:r>
                <w:rPr>
                  <w:rFonts w:hint="eastAsia"/>
                  <w:lang w:val="en-US" w:eastAsia="zh-CN"/>
                </w:rPr>
                <w:t>0%</w:t>
              </w:r>
            </w:ins>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66"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ins w:id="167" w:author="曹桂僮" w:date="2025-06-10T09:43:33Z"/>
                <w:rFonts w:hint="eastAsia"/>
                <w:lang w:val="en-US" w:eastAsia="zh-CN"/>
              </w:rPr>
            </w:pPr>
            <w:ins w:id="168" w:author="曹桂僮" w:date="2025-06-10T09:43:33Z">
              <w:r>
                <w:rPr>
                  <w:rFonts w:hint="eastAsia" w:ascii="宋体" w:hAnsi="宋体" w:eastAsia="宋体" w:cs="宋体"/>
                  <w:i w:val="0"/>
                  <w:iCs w:val="0"/>
                  <w:color w:val="000000"/>
                  <w:kern w:val="0"/>
                  <w:sz w:val="22"/>
                  <w:szCs w:val="22"/>
                  <w:u w:val="none"/>
                  <w:lang w:val="en-US" w:eastAsia="zh-CN" w:bidi="ar"/>
                </w:rPr>
                <w:t>11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6"/>
              <w:bidi w:val="0"/>
              <w:spacing w:line="240" w:lineRule="auto"/>
              <w:jc w:val="center"/>
              <w:rPr>
                <w:ins w:id="169" w:author="曹桂僮" w:date="2025-06-10T09:43:33Z"/>
                <w:rFonts w:hint="eastAsia"/>
              </w:rPr>
            </w:pPr>
            <w:ins w:id="170" w:author="曹桂僮" w:date="2025-06-10T09:43:33Z">
              <w:r>
                <w:rPr>
                  <w:rFonts w:hint="eastAsia"/>
                  <w:lang w:val="en-US" w:eastAsia="zh-CN"/>
                </w:rPr>
                <w:t>6120000000000000000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6"/>
              <w:bidi w:val="0"/>
              <w:spacing w:line="240" w:lineRule="auto"/>
              <w:jc w:val="center"/>
              <w:rPr>
                <w:ins w:id="171" w:author="曹桂僮" w:date="2025-06-10T09:43:33Z"/>
                <w:rFonts w:hint="eastAsia"/>
              </w:rPr>
            </w:pPr>
            <w:ins w:id="172" w:author="曹桂僮" w:date="2025-06-10T09:43:33Z">
              <w:r>
                <w:rPr>
                  <w:rFonts w:hint="eastAsia"/>
                  <w:lang w:val="en-US" w:eastAsia="zh-CN"/>
                </w:rPr>
                <w:t>建筑服务预收款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6"/>
              <w:bidi w:val="0"/>
              <w:spacing w:line="240" w:lineRule="auto"/>
              <w:jc w:val="center"/>
              <w:rPr>
                <w:ins w:id="173" w:author="曹桂僮" w:date="2025-06-10T09:43:33Z"/>
                <w:rFonts w:hint="eastAsia"/>
              </w:rPr>
            </w:pPr>
            <w:ins w:id="174" w:author="曹桂僮" w:date="2025-06-10T09:43:33Z">
              <w:r>
                <w:rPr>
                  <w:rFonts w:hint="eastAsia"/>
                  <w:lang w:val="en-US" w:eastAsia="zh-CN"/>
                </w:rPr>
                <w:t>建筑服务预收款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6"/>
              <w:bidi w:val="0"/>
              <w:spacing w:line="240" w:lineRule="auto"/>
              <w:jc w:val="center"/>
              <w:rPr>
                <w:ins w:id="175" w:author="曹桂僮" w:date="2025-06-10T09:43:33Z"/>
                <w:rFonts w:hint="eastAsia"/>
              </w:rPr>
            </w:pPr>
            <w:ins w:id="176" w:author="曹桂僮" w:date="2025-06-10T09:43:33Z">
              <w:r>
                <w:rPr>
                  <w:rFonts w:hint="eastAsia"/>
                  <w:lang w:val="en-US" w:eastAsia="zh-CN"/>
                </w:rPr>
                <w:t>0%</w:t>
              </w:r>
            </w:ins>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77"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ins w:id="178" w:author="曹桂僮" w:date="2025-06-10T09:43:33Z"/>
                <w:rFonts w:hint="eastAsia"/>
                <w:lang w:val="en-US" w:eastAsia="zh-CN"/>
              </w:rPr>
            </w:pPr>
            <w:ins w:id="179" w:author="曹桂僮" w:date="2025-06-10T09:43:33Z">
              <w:r>
                <w:rPr>
                  <w:rFonts w:hint="eastAsia" w:ascii="宋体" w:hAnsi="宋体" w:eastAsia="宋体" w:cs="宋体"/>
                  <w:i w:val="0"/>
                  <w:iCs w:val="0"/>
                  <w:color w:val="000000"/>
                  <w:kern w:val="0"/>
                  <w:sz w:val="22"/>
                  <w:szCs w:val="22"/>
                  <w:u w:val="none"/>
                  <w:lang w:val="en-US" w:eastAsia="zh-CN" w:bidi="ar"/>
                </w:rPr>
                <w:t>12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6"/>
              <w:bidi w:val="0"/>
              <w:spacing w:line="240" w:lineRule="auto"/>
              <w:jc w:val="center"/>
              <w:rPr>
                <w:ins w:id="180" w:author="曹桂僮" w:date="2025-06-10T09:43:33Z"/>
                <w:rFonts w:hint="eastAsia"/>
              </w:rPr>
            </w:pPr>
            <w:ins w:id="181" w:author="曹桂僮" w:date="2025-06-10T09:43:33Z">
              <w:r>
                <w:rPr>
                  <w:rFonts w:hint="eastAsia"/>
                  <w:lang w:val="en-US" w:eastAsia="zh-CN"/>
                </w:rPr>
                <w:t>6130000000000000000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6"/>
              <w:bidi w:val="0"/>
              <w:spacing w:line="240" w:lineRule="auto"/>
              <w:jc w:val="center"/>
              <w:rPr>
                <w:ins w:id="182" w:author="曹桂僮" w:date="2025-06-10T09:43:33Z"/>
                <w:rFonts w:hint="eastAsia"/>
              </w:rPr>
            </w:pPr>
            <w:ins w:id="183" w:author="曹桂僮" w:date="2025-06-10T09:43:33Z">
              <w:r>
                <w:rPr>
                  <w:rFonts w:hint="eastAsia"/>
                  <w:lang w:val="en-US" w:eastAsia="zh-CN"/>
                </w:rPr>
                <w:t>代收民航发展基金</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6"/>
              <w:bidi w:val="0"/>
              <w:spacing w:line="240" w:lineRule="auto"/>
              <w:jc w:val="center"/>
              <w:rPr>
                <w:ins w:id="184" w:author="曹桂僮" w:date="2025-06-10T09:43:33Z"/>
                <w:rFonts w:hint="eastAsia"/>
              </w:rPr>
            </w:pPr>
            <w:ins w:id="185" w:author="曹桂僮" w:date="2025-06-10T09:43:33Z">
              <w:r>
                <w:rPr>
                  <w:rFonts w:hint="eastAsia"/>
                  <w:lang w:val="en-US" w:eastAsia="zh-CN"/>
                </w:rPr>
                <w:t>代收民航发展基金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6"/>
              <w:bidi w:val="0"/>
              <w:spacing w:line="240" w:lineRule="auto"/>
              <w:jc w:val="center"/>
              <w:rPr>
                <w:ins w:id="186" w:author="曹桂僮" w:date="2025-06-10T09:43:33Z"/>
                <w:rFonts w:hint="eastAsia"/>
              </w:rPr>
            </w:pPr>
            <w:ins w:id="187" w:author="曹桂僮" w:date="2025-06-10T09:43:33Z">
              <w:r>
                <w:rPr>
                  <w:rFonts w:hint="eastAsia"/>
                  <w:lang w:val="en-US" w:eastAsia="zh-CN"/>
                </w:rPr>
                <w:t>0%</w:t>
              </w:r>
            </w:ins>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88"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ins w:id="189" w:author="曹桂僮" w:date="2025-06-10T09:43:33Z"/>
                <w:rFonts w:hint="eastAsia"/>
                <w:lang w:val="en-US" w:eastAsia="zh-CN"/>
              </w:rPr>
            </w:pPr>
            <w:ins w:id="190" w:author="曹桂僮" w:date="2025-06-10T09:43:33Z">
              <w:r>
                <w:rPr>
                  <w:rFonts w:hint="eastAsia" w:ascii="宋体" w:hAnsi="宋体" w:eastAsia="宋体" w:cs="宋体"/>
                  <w:i w:val="0"/>
                  <w:iCs w:val="0"/>
                  <w:color w:val="000000"/>
                  <w:kern w:val="0"/>
                  <w:sz w:val="22"/>
                  <w:szCs w:val="22"/>
                  <w:u w:val="none"/>
                  <w:lang w:val="en-US" w:eastAsia="zh-CN" w:bidi="ar"/>
                </w:rPr>
                <w:t>13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6"/>
              <w:bidi w:val="0"/>
              <w:spacing w:line="240" w:lineRule="auto"/>
              <w:jc w:val="center"/>
              <w:rPr>
                <w:ins w:id="191" w:author="曹桂僮" w:date="2025-06-10T09:43:33Z"/>
                <w:rFonts w:hint="eastAsia"/>
              </w:rPr>
            </w:pPr>
            <w:ins w:id="192" w:author="曹桂僮" w:date="2025-06-10T09:43:33Z">
              <w:r>
                <w:rPr>
                  <w:rFonts w:hint="eastAsia"/>
                  <w:lang w:val="en-US" w:eastAsia="zh-CN"/>
                </w:rPr>
                <w:t>6140000000000000000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6"/>
              <w:bidi w:val="0"/>
              <w:spacing w:line="240" w:lineRule="auto"/>
              <w:jc w:val="center"/>
              <w:rPr>
                <w:ins w:id="193" w:author="曹桂僮" w:date="2025-06-10T09:43:33Z"/>
                <w:rFonts w:hint="eastAsia"/>
              </w:rPr>
            </w:pPr>
            <w:ins w:id="194" w:author="曹桂僮" w:date="2025-06-10T09:43:33Z">
              <w:r>
                <w:rPr>
                  <w:rFonts w:hint="eastAsia"/>
                  <w:lang w:val="en-US" w:eastAsia="zh-CN"/>
                </w:rPr>
                <w:t>拍卖行受托拍卖文物艺术品代收货款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6"/>
              <w:bidi w:val="0"/>
              <w:spacing w:line="240" w:lineRule="auto"/>
              <w:jc w:val="center"/>
              <w:rPr>
                <w:ins w:id="195" w:author="曹桂僮" w:date="2025-06-10T09:43:33Z"/>
                <w:rFonts w:hint="eastAsia"/>
              </w:rPr>
            </w:pPr>
            <w:ins w:id="196" w:author="曹桂僮" w:date="2025-06-10T09:43:33Z">
              <w:r>
                <w:rPr>
                  <w:rFonts w:hint="eastAsia"/>
                  <w:lang w:val="en-US" w:eastAsia="zh-CN"/>
                </w:rPr>
                <w:t>受托拍卖文物艺术品代收货款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6"/>
              <w:bidi w:val="0"/>
              <w:spacing w:line="240" w:lineRule="auto"/>
              <w:jc w:val="center"/>
              <w:rPr>
                <w:ins w:id="197" w:author="曹桂僮" w:date="2025-06-10T09:43:33Z"/>
                <w:rFonts w:hint="eastAsia"/>
              </w:rPr>
            </w:pPr>
            <w:ins w:id="198" w:author="曹桂僮" w:date="2025-06-10T09:43:33Z">
              <w:r>
                <w:rPr>
                  <w:rFonts w:hint="eastAsia"/>
                  <w:lang w:val="en-US" w:eastAsia="zh-CN"/>
                </w:rPr>
                <w:t>0%</w:t>
              </w:r>
            </w:ins>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99"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ins w:id="200" w:author="曹桂僮" w:date="2025-06-10T09:43:33Z"/>
                <w:rFonts w:hint="eastAsia"/>
                <w:lang w:val="en-US" w:eastAsia="zh-CN"/>
              </w:rPr>
            </w:pPr>
            <w:ins w:id="201" w:author="曹桂僮" w:date="2025-06-10T09:43:33Z">
              <w:r>
                <w:rPr>
                  <w:rFonts w:hint="eastAsia" w:ascii="宋体" w:hAnsi="宋体" w:eastAsia="宋体" w:cs="宋体"/>
                  <w:i w:val="0"/>
                  <w:iCs w:val="0"/>
                  <w:color w:val="000000"/>
                  <w:kern w:val="0"/>
                  <w:sz w:val="22"/>
                  <w:szCs w:val="22"/>
                  <w:u w:val="none"/>
                  <w:lang w:val="en-US" w:eastAsia="zh-CN" w:bidi="ar"/>
                </w:rPr>
                <w:t>14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6"/>
              <w:bidi w:val="0"/>
              <w:spacing w:line="240" w:lineRule="auto"/>
              <w:jc w:val="center"/>
              <w:rPr>
                <w:ins w:id="202" w:author="曹桂僮" w:date="2025-06-10T09:43:33Z"/>
                <w:rFonts w:hint="eastAsia"/>
              </w:rPr>
            </w:pPr>
            <w:ins w:id="203" w:author="曹桂僮" w:date="2025-06-10T09:43:33Z">
              <w:r>
                <w:rPr>
                  <w:rFonts w:hint="eastAsia"/>
                  <w:lang w:val="en-US" w:eastAsia="zh-CN"/>
                </w:rPr>
                <w:t>6150000000000000000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6"/>
              <w:bidi w:val="0"/>
              <w:spacing w:line="240" w:lineRule="auto"/>
              <w:jc w:val="center"/>
              <w:rPr>
                <w:ins w:id="204" w:author="曹桂僮" w:date="2025-06-10T09:43:33Z"/>
                <w:rFonts w:hint="eastAsia"/>
              </w:rPr>
            </w:pPr>
            <w:ins w:id="205" w:author="曹桂僮" w:date="2025-06-10T09:43:33Z">
              <w:r>
                <w:rPr>
                  <w:rFonts w:hint="eastAsia"/>
                  <w:lang w:val="en-US" w:eastAsia="zh-CN"/>
                </w:rPr>
                <w:t>与销售行为不挂钩的财政补贴收入</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6"/>
              <w:bidi w:val="0"/>
              <w:spacing w:line="240" w:lineRule="auto"/>
              <w:jc w:val="center"/>
              <w:rPr>
                <w:ins w:id="206" w:author="曹桂僮" w:date="2025-06-10T09:43:33Z"/>
                <w:rFonts w:hint="eastAsia"/>
              </w:rPr>
            </w:pPr>
            <w:ins w:id="207" w:author="曹桂僮" w:date="2025-06-10T09:43:33Z">
              <w:r>
                <w:rPr>
                  <w:rFonts w:hint="eastAsia"/>
                  <w:lang w:val="en-US" w:eastAsia="zh-CN"/>
                </w:rPr>
                <w:t>与销售行为不挂钩的财政补贴收入</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6"/>
              <w:bidi w:val="0"/>
              <w:spacing w:line="240" w:lineRule="auto"/>
              <w:jc w:val="center"/>
              <w:rPr>
                <w:ins w:id="208" w:author="曹桂僮" w:date="2025-06-10T09:43:33Z"/>
                <w:rFonts w:hint="eastAsia"/>
              </w:rPr>
            </w:pPr>
            <w:ins w:id="209" w:author="曹桂僮" w:date="2025-06-10T09:43:33Z">
              <w:r>
                <w:rPr>
                  <w:rFonts w:hint="eastAsia"/>
                  <w:lang w:val="en-US" w:eastAsia="zh-CN"/>
                </w:rPr>
                <w:t>0%</w:t>
              </w:r>
            </w:ins>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ins w:id="210"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ins w:id="211" w:author="曹桂僮" w:date="2025-06-10T09:43:33Z"/>
                <w:rFonts w:hint="eastAsia"/>
                <w:lang w:val="en-US" w:eastAsia="zh-CN"/>
              </w:rPr>
            </w:pPr>
            <w:ins w:id="212" w:author="曹桂僮" w:date="2025-06-10T09:43:33Z">
              <w:r>
                <w:rPr>
                  <w:rFonts w:hint="eastAsia" w:ascii="宋体" w:hAnsi="宋体" w:eastAsia="宋体" w:cs="宋体"/>
                  <w:i w:val="0"/>
                  <w:iCs w:val="0"/>
                  <w:color w:val="000000"/>
                  <w:kern w:val="0"/>
                  <w:sz w:val="22"/>
                  <w:szCs w:val="22"/>
                  <w:u w:val="none"/>
                  <w:lang w:val="en-US" w:eastAsia="zh-CN" w:bidi="ar"/>
                </w:rPr>
                <w:t>15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6"/>
              <w:bidi w:val="0"/>
              <w:spacing w:line="240" w:lineRule="auto"/>
              <w:jc w:val="center"/>
              <w:rPr>
                <w:ins w:id="213" w:author="曹桂僮" w:date="2025-06-10T09:43:33Z"/>
                <w:rFonts w:hint="eastAsia"/>
              </w:rPr>
            </w:pPr>
            <w:ins w:id="214" w:author="曹桂僮" w:date="2025-06-10T09:43:33Z">
              <w:r>
                <w:rPr>
                  <w:rFonts w:hint="eastAsia"/>
                  <w:lang w:val="en-US" w:eastAsia="zh-CN"/>
                </w:rPr>
                <w:t>6160000000000000000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6"/>
              <w:bidi w:val="0"/>
              <w:spacing w:line="240" w:lineRule="auto"/>
              <w:jc w:val="center"/>
              <w:rPr>
                <w:ins w:id="215" w:author="曹桂僮" w:date="2025-06-10T09:43:33Z"/>
                <w:rFonts w:hint="eastAsia"/>
              </w:rPr>
            </w:pPr>
            <w:ins w:id="216" w:author="曹桂僮" w:date="2025-06-10T09:43:33Z">
              <w:r>
                <w:rPr>
                  <w:rFonts w:hint="eastAsia"/>
                  <w:lang w:val="en-US" w:eastAsia="zh-CN"/>
                </w:rPr>
                <w:t>资产重组涉及的货物</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6"/>
              <w:bidi w:val="0"/>
              <w:spacing w:line="240" w:lineRule="auto"/>
              <w:jc w:val="center"/>
              <w:rPr>
                <w:ins w:id="217" w:author="曹桂僮" w:date="2025-06-10T09:43:33Z"/>
                <w:rFonts w:hint="eastAsia"/>
              </w:rPr>
            </w:pPr>
            <w:ins w:id="218" w:author="曹桂僮" w:date="2025-06-10T09:43:33Z">
              <w:r>
                <w:rPr>
                  <w:rFonts w:hint="eastAsia"/>
                  <w:lang w:val="en-US" w:eastAsia="zh-CN"/>
                </w:rPr>
                <w:t>资产重组涉及的货物</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6"/>
              <w:bidi w:val="0"/>
              <w:spacing w:line="240" w:lineRule="auto"/>
              <w:jc w:val="center"/>
              <w:rPr>
                <w:ins w:id="219" w:author="曹桂僮" w:date="2025-06-10T09:43:33Z"/>
                <w:rFonts w:hint="eastAsia"/>
              </w:rPr>
            </w:pPr>
            <w:ins w:id="220" w:author="曹桂僮" w:date="2025-06-10T09:43:33Z">
              <w:r>
                <w:rPr>
                  <w:rFonts w:hint="eastAsia"/>
                  <w:lang w:val="en-US" w:eastAsia="zh-CN"/>
                </w:rPr>
                <w:t>0%</w:t>
              </w:r>
            </w:ins>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ins w:id="221" w:author="曹桂僮" w:date="2025-06-10T09:43:33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ins w:id="222" w:author="曹桂僮" w:date="2025-06-10T09:43:33Z"/>
                <w:rFonts w:hint="default" w:ascii="宋体" w:hAnsi="宋体" w:eastAsia="宋体" w:cs="宋体"/>
                <w:i w:val="0"/>
                <w:iCs w:val="0"/>
                <w:color w:val="000000"/>
                <w:kern w:val="0"/>
                <w:sz w:val="22"/>
                <w:szCs w:val="22"/>
                <w:u w:val="none"/>
                <w:lang w:val="en-US" w:eastAsia="zh-CN" w:bidi="ar"/>
              </w:rPr>
            </w:pPr>
            <w:ins w:id="223" w:author="曹桂僮" w:date="2025-06-10T09:43:33Z">
              <w:r>
                <w:rPr>
                  <w:rFonts w:hint="eastAsia" w:ascii="宋体" w:hAnsi="宋体" w:eastAsia="宋体" w:cs="宋体"/>
                  <w:i w:val="0"/>
                  <w:iCs w:val="0"/>
                  <w:color w:val="000000"/>
                  <w:kern w:val="0"/>
                  <w:sz w:val="22"/>
                  <w:szCs w:val="22"/>
                  <w:u w:val="none"/>
                  <w:lang w:val="en-US" w:eastAsia="zh-CN" w:bidi="ar"/>
                </w:rPr>
                <w:t>16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6"/>
              <w:bidi w:val="0"/>
              <w:spacing w:line="240" w:lineRule="auto"/>
              <w:jc w:val="center"/>
              <w:rPr>
                <w:ins w:id="224" w:author="曹桂僮" w:date="2025-06-10T09:43:33Z"/>
                <w:rFonts w:hint="eastAsia"/>
                <w:lang w:val="en-US" w:eastAsia="zh-CN"/>
              </w:rPr>
            </w:pPr>
            <w:ins w:id="225" w:author="曹桂僮" w:date="2025-06-10T09:43:33Z">
              <w:r>
                <w:rPr>
                  <w:rFonts w:hint="eastAsia" w:ascii="Times New Roman" w:hAnsi="Times New Roman" w:eastAsia="宋体" w:cs="宋体"/>
                  <w:lang w:val="en-US" w:eastAsia="zh-CN"/>
                </w:rPr>
                <w:t>6010000000000000000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6"/>
              <w:bidi w:val="0"/>
              <w:spacing w:line="240" w:lineRule="auto"/>
              <w:jc w:val="center"/>
              <w:rPr>
                <w:ins w:id="226" w:author="曹桂僮" w:date="2025-06-10T09:43:33Z"/>
                <w:rFonts w:hint="eastAsia"/>
                <w:lang w:val="en-US" w:eastAsia="zh-CN"/>
              </w:rPr>
            </w:pPr>
            <w:ins w:id="227" w:author="曹桂僮" w:date="2025-06-10T09:43:33Z">
              <w:r>
                <w:rPr>
                  <w:rFonts w:hint="eastAsia"/>
                  <w:lang w:val="en-US" w:eastAsia="zh-CN"/>
                </w:rPr>
                <w:t>预付卡销售和充值</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6"/>
              <w:bidi w:val="0"/>
              <w:spacing w:line="240" w:lineRule="auto"/>
              <w:jc w:val="center"/>
              <w:rPr>
                <w:ins w:id="228" w:author="曹桂僮" w:date="2025-06-10T09:43:33Z"/>
                <w:rFonts w:hint="eastAsia"/>
                <w:lang w:val="en-US" w:eastAsia="zh-CN"/>
              </w:rPr>
            </w:pPr>
            <w:ins w:id="229" w:author="曹桂僮" w:date="2025-06-10T09:43:33Z">
              <w:r>
                <w:rPr>
                  <w:rFonts w:hint="eastAsia"/>
                  <w:lang w:val="en-US" w:eastAsia="zh-CN"/>
                </w:rPr>
                <w:t>预付卡销售</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6"/>
              <w:bidi w:val="0"/>
              <w:spacing w:line="240" w:lineRule="auto"/>
              <w:jc w:val="center"/>
              <w:rPr>
                <w:ins w:id="230" w:author="曹桂僮" w:date="2025-06-10T09:43:33Z"/>
                <w:rFonts w:hint="eastAsia"/>
                <w:lang w:val="en-US" w:eastAsia="zh-CN"/>
              </w:rPr>
            </w:pPr>
            <w:ins w:id="231" w:author="曹桂僮" w:date="2025-06-10T09:43:33Z">
              <w:r>
                <w:rPr>
                  <w:rFonts w:hint="eastAsia"/>
                  <w:lang w:val="en-US" w:eastAsia="zh-CN"/>
                </w:rPr>
                <w:t>0%</w:t>
              </w:r>
            </w:ins>
          </w:p>
        </w:tc>
      </w:tr>
    </w:tbl>
    <w:p w14:paraId="4AC21352">
      <w:pPr>
        <w:pStyle w:val="31"/>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1"/>
        <w:ind w:firstLine="0" w:firstLineChars="0"/>
        <w:rPr>
          <w:rFonts w:hint="eastAsia" w:ascii="Times New Roman" w:hAnsi="Times New Roman" w:eastAsia="宋体" w:cs="Times New Roman"/>
          <w:b w:val="0"/>
          <w:bCs w:val="0"/>
          <w:sz w:val="24"/>
          <w:szCs w:val="24"/>
          <w:lang w:val="en-US" w:eastAsia="zh-CN"/>
        </w:rPr>
      </w:pPr>
      <w:bookmarkStart w:id="105"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4"/>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1"/>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1"/>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2"/>
      <w:r>
        <w:rPr>
          <w:rFonts w:hint="eastAsia" w:ascii="宋体" w:hAnsi="宋体"/>
          <w:b w:val="0"/>
          <w:sz w:val="20"/>
          <w:szCs w:val="20"/>
        </w:rPr>
        <w:t>发票额度</w:t>
      </w:r>
      <w:bookmarkEnd w:id="105"/>
    </w:p>
    <w:p w14:paraId="07E1CFAC">
      <w:pPr>
        <w:pStyle w:val="31"/>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1"/>
        <w:ind w:firstLine="480"/>
      </w:pPr>
      <w:r>
        <w:rPr>
          <w:rFonts w:hint="eastAsia"/>
        </w:rPr>
        <w:t>校验已下载未使用发票额度，当满足以下任意条件时阻断开具数电蓝字发票。</w:t>
      </w:r>
    </w:p>
    <w:p w14:paraId="33E905D4">
      <w:pPr>
        <w:pStyle w:val="31"/>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1"/>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6" w:name="_Toc20082"/>
      <w:bookmarkStart w:id="107"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6"/>
      <w:bookmarkEnd w:id="107"/>
    </w:p>
    <w:p w14:paraId="0B2B39CA">
      <w:pPr>
        <w:pStyle w:val="31"/>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8" w:name="_Toc7720"/>
      <w:bookmarkStart w:id="109" w:name="_Toc20703"/>
      <w:r>
        <w:rPr>
          <w:rFonts w:ascii="宋体" w:hAnsi="宋体"/>
          <w:b w:val="0"/>
          <w:sz w:val="20"/>
          <w:szCs w:val="20"/>
        </w:rPr>
        <w:t>2.</w:t>
      </w:r>
      <w:r>
        <w:rPr>
          <w:rFonts w:hint="eastAsia" w:ascii="宋体" w:hAnsi="宋体"/>
          <w:b w:val="0"/>
          <w:sz w:val="20"/>
          <w:szCs w:val="20"/>
        </w:rPr>
        <w:t>2.7发票上传</w:t>
      </w:r>
      <w:bookmarkEnd w:id="108"/>
      <w:bookmarkEnd w:id="109"/>
    </w:p>
    <w:p w14:paraId="077A19B6">
      <w:pPr>
        <w:pStyle w:val="31"/>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10" w:name="_Toc27688"/>
      <w:bookmarkStart w:id="111" w:name="_Toc22533"/>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10"/>
      <w:bookmarkEnd w:id="111"/>
    </w:p>
    <w:p w14:paraId="5C89013E">
      <w:pPr>
        <w:pStyle w:val="31"/>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4"/>
        <w:tabs>
          <w:tab w:val="left" w:pos="432"/>
          <w:tab w:val="left" w:pos="864"/>
        </w:tabs>
        <w:rPr>
          <w:rFonts w:hint="eastAsia"/>
        </w:rPr>
      </w:pPr>
      <w:bookmarkStart w:id="112" w:name="_Toc5912"/>
      <w:bookmarkStart w:id="113" w:name="_Toc19282"/>
      <w:bookmarkStart w:id="114" w:name="_Toc1082"/>
      <w:r>
        <w:rPr>
          <w:rFonts w:hint="eastAsia"/>
        </w:rPr>
        <w:t>3数电红字</w:t>
      </w:r>
      <w:r>
        <w:t>发票开具</w:t>
      </w:r>
      <w:bookmarkEnd w:id="112"/>
      <w:bookmarkEnd w:id="113"/>
      <w:bookmarkEnd w:id="114"/>
    </w:p>
    <w:p w14:paraId="6B74AFC3">
      <w:pPr>
        <w:pStyle w:val="6"/>
        <w:rPr>
          <w:sz w:val="22"/>
          <w:szCs w:val="22"/>
        </w:rPr>
      </w:pPr>
      <w:bookmarkStart w:id="115" w:name="_Toc4276"/>
      <w:bookmarkStart w:id="116" w:name="_Toc18792"/>
      <w:r>
        <w:rPr>
          <w:sz w:val="22"/>
          <w:szCs w:val="22"/>
        </w:rPr>
        <w:t>3.1数电红字确认单申请</w:t>
      </w:r>
      <w:bookmarkEnd w:id="115"/>
      <w:bookmarkEnd w:id="116"/>
    </w:p>
    <w:p w14:paraId="07538235">
      <w:pPr>
        <w:pStyle w:val="7"/>
        <w:tabs>
          <w:tab w:val="left" w:pos="432"/>
          <w:tab w:val="left" w:pos="1152"/>
          <w:tab w:val="left" w:pos="1248"/>
        </w:tabs>
        <w:rPr>
          <w:rFonts w:ascii="宋体" w:hAnsi="宋体"/>
          <w:b w:val="0"/>
          <w:sz w:val="20"/>
          <w:szCs w:val="20"/>
        </w:rPr>
      </w:pPr>
      <w:bookmarkStart w:id="117" w:name="_Toc30235"/>
      <w:bookmarkStart w:id="118" w:name="_Toc22253"/>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7"/>
      <w:bookmarkEnd w:id="118"/>
    </w:p>
    <w:p w14:paraId="63E47378">
      <w:pPr>
        <w:pStyle w:val="5"/>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5"/>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9" w:name="_Toc19126"/>
      <w:bookmarkStart w:id="120" w:name="_Toc1021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9"/>
      <w:bookmarkEnd w:id="120"/>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1"/>
        <w:ind w:firstLine="480"/>
      </w:pPr>
      <w:r>
        <w:rPr>
          <w:rFonts w:hint="eastAsia"/>
        </w:rPr>
        <w:t>校验纳税人是否具备数电红字确认单申请资格，包括风险纳税人信息校验和纳税人资格校验。</w:t>
      </w:r>
    </w:p>
    <w:p w14:paraId="773D455F">
      <w:pPr>
        <w:pStyle w:val="31"/>
        <w:ind w:firstLine="480"/>
      </w:pPr>
      <w:r>
        <w:rPr>
          <w:rFonts w:hint="eastAsia"/>
        </w:rPr>
        <w:t>查询本地保存的纳税人风险信息，校验纳税人是否为风险纳税人，禁止风险等级高的纳税人申请数电红字确认单。</w:t>
      </w:r>
    </w:p>
    <w:p w14:paraId="43841396">
      <w:pPr>
        <w:pStyle w:val="31"/>
        <w:ind w:firstLine="480"/>
      </w:pPr>
      <w:r>
        <w:rPr>
          <w:rFonts w:hint="eastAsia"/>
        </w:rPr>
        <w:t>查询本地保存的纳税人基本信息，判断纳税人是否具备申请数电红字确认单资格。</w:t>
      </w:r>
    </w:p>
    <w:p w14:paraId="11F0B2FB">
      <w:pPr>
        <w:pStyle w:val="9"/>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1"/>
        <w:ind w:firstLine="480"/>
      </w:pPr>
      <w:r>
        <w:rPr>
          <w:rFonts w:hint="eastAsia"/>
        </w:rPr>
        <w:t>根据查询的纳税人风险信息进行校验，当满足以下任意条件时禁止申请数电红字确认单。</w:t>
      </w:r>
    </w:p>
    <w:p w14:paraId="5D838BAC">
      <w:pPr>
        <w:pStyle w:val="31"/>
        <w:numPr>
          <w:ilvl w:val="0"/>
          <w:numId w:val="0"/>
        </w:numPr>
        <w:ind w:leftChars="0"/>
      </w:pPr>
      <w:bookmarkStart w:id="121" w:name="OLE_LINK39"/>
      <w:r>
        <w:rPr>
          <w:rFonts w:hint="eastAsia"/>
        </w:rPr>
        <w:t>●</w:t>
      </w:r>
      <w:r>
        <w:rPr>
          <w:rFonts w:hint="default"/>
          <w:lang w:val="en-US"/>
        </w:rPr>
        <w:t xml:space="preserve"> </w:t>
      </w:r>
      <w:bookmarkEnd w:id="121"/>
      <w:r>
        <w:rPr>
          <w:rFonts w:hint="eastAsia"/>
        </w:rPr>
        <w:t>纳税人风险信息中“风险纳税人类型”为“Ⅰ类（高风险）”。</w:t>
      </w:r>
    </w:p>
    <w:p w14:paraId="7657FA74">
      <w:pPr>
        <w:pStyle w:val="31"/>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1"/>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1"/>
        <w:ind w:firstLine="480"/>
      </w:pPr>
      <w:r>
        <w:rPr>
          <w:rFonts w:hint="eastAsia"/>
        </w:rPr>
        <w:t>根据查询的纳税人基本信息进行校验，当发生以下任意条件时禁止开具数电红字确认单。</w:t>
      </w:r>
    </w:p>
    <w:p w14:paraId="04517839">
      <w:pPr>
        <w:pStyle w:val="31"/>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1"/>
        <w:ind w:firstLine="480"/>
        <w:rPr>
          <w:rFonts w:hint="eastAsia"/>
        </w:rPr>
      </w:pPr>
      <w:r>
        <w:rPr>
          <w:rFonts w:hint="eastAsia"/>
        </w:rPr>
        <w:t>查询本地保存蓝字发票信息和蓝字发票勾选信息，校验数电蓝字发票是否具备红冲条件。</w:t>
      </w:r>
    </w:p>
    <w:p w14:paraId="7AE871E5">
      <w:pPr>
        <w:pStyle w:val="31"/>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1"/>
        <w:ind w:firstLine="480"/>
      </w:pPr>
      <w:r>
        <w:rPr>
          <w:rFonts w:hint="eastAsia"/>
        </w:rPr>
        <w:t>本地若无蓝票状态信息，需通过“发票用途状态信息查询”接口查询蓝字发票状态信息。</w:t>
      </w:r>
    </w:p>
    <w:p w14:paraId="74ACB72A">
      <w:pPr>
        <w:pStyle w:val="9"/>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1"/>
        <w:ind w:firstLine="480"/>
      </w:pPr>
      <w:r>
        <w:rPr>
          <w:rFonts w:hint="eastAsia"/>
        </w:rPr>
        <w:t>对从本地查询的蓝字发票、蓝字发票勾选信息、数电红字发票信息进行判断，满足以下任意条件时禁止开具数电红字确认单。</w:t>
      </w:r>
    </w:p>
    <w:p w14:paraId="15EC71F8">
      <w:pPr>
        <w:pStyle w:val="31"/>
        <w:numPr>
          <w:ilvl w:val="0"/>
          <w:numId w:val="0"/>
        </w:numPr>
        <w:ind w:leftChars="0"/>
      </w:pPr>
      <w:r>
        <w:rPr>
          <w:rFonts w:hint="eastAsia"/>
        </w:rPr>
        <w:t>●对应数电蓝字发票状态为“作废”、“锁定”或“异常凭证”。</w:t>
      </w:r>
    </w:p>
    <w:p w14:paraId="4D3DEC16">
      <w:pPr>
        <w:pStyle w:val="31"/>
        <w:numPr>
          <w:ilvl w:val="0"/>
          <w:numId w:val="0"/>
        </w:numPr>
        <w:ind w:leftChars="0"/>
      </w:pPr>
      <w:r>
        <w:rPr>
          <w:rFonts w:hint="eastAsia"/>
        </w:rPr>
        <w:t>●对应数电蓝字发票增值税用途为待退税、已退税、已抵扣（改退）、已代办退税、不予退税且不予抵扣时。</w:t>
      </w:r>
    </w:p>
    <w:p w14:paraId="39D6EB53">
      <w:pPr>
        <w:pStyle w:val="31"/>
        <w:numPr>
          <w:ilvl w:val="0"/>
          <w:numId w:val="0"/>
        </w:numPr>
        <w:ind w:leftChars="0"/>
      </w:pPr>
      <w:r>
        <w:rPr>
          <w:rFonts w:hint="eastAsia"/>
        </w:rPr>
        <w:t>●校验对应数电蓝字发票税收优惠类标签明细，当“冬奥会退税标签”为“已用于冬奥会退税”时。</w:t>
      </w:r>
    </w:p>
    <w:p w14:paraId="7B8BF6B1">
      <w:pPr>
        <w:pStyle w:val="31"/>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1"/>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1"/>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1"/>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1"/>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1"/>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1"/>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1"/>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1"/>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1"/>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1"/>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1"/>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1"/>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1"/>
              <w:spacing w:line="240" w:lineRule="auto"/>
              <w:ind w:firstLine="0" w:firstLineChars="0"/>
              <w:jc w:val="center"/>
              <w:rPr>
                <w:rFonts w:hint="eastAsia"/>
                <w:sz w:val="22"/>
                <w:szCs w:val="22"/>
              </w:rPr>
            </w:pPr>
          </w:p>
        </w:tc>
        <w:tc>
          <w:tcPr>
            <w:tcW w:w="1056" w:type="dxa"/>
            <w:noWrap w:val="0"/>
            <w:vAlign w:val="center"/>
          </w:tcPr>
          <w:p w14:paraId="53114486">
            <w:pPr>
              <w:pStyle w:val="31"/>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1"/>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1"/>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1"/>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1"/>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1"/>
              <w:spacing w:line="240" w:lineRule="auto"/>
              <w:ind w:firstLine="0" w:firstLineChars="0"/>
              <w:jc w:val="center"/>
              <w:rPr>
                <w:sz w:val="22"/>
                <w:szCs w:val="22"/>
              </w:rPr>
            </w:pPr>
          </w:p>
        </w:tc>
        <w:tc>
          <w:tcPr>
            <w:tcW w:w="1056" w:type="dxa"/>
            <w:noWrap w:val="0"/>
            <w:vAlign w:val="center"/>
          </w:tcPr>
          <w:p w14:paraId="3F718794">
            <w:pPr>
              <w:pStyle w:val="31"/>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1"/>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1"/>
              <w:spacing w:line="240" w:lineRule="auto"/>
              <w:ind w:firstLine="0" w:firstLineChars="0"/>
              <w:jc w:val="center"/>
              <w:rPr>
                <w:sz w:val="22"/>
                <w:szCs w:val="22"/>
              </w:rPr>
            </w:pPr>
          </w:p>
        </w:tc>
        <w:tc>
          <w:tcPr>
            <w:tcW w:w="1056" w:type="dxa"/>
            <w:noWrap w:val="0"/>
            <w:vAlign w:val="center"/>
          </w:tcPr>
          <w:p w14:paraId="4DB94C5E">
            <w:pPr>
              <w:pStyle w:val="31"/>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1"/>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1"/>
              <w:spacing w:line="240" w:lineRule="auto"/>
              <w:ind w:firstLine="0" w:firstLineChars="0"/>
              <w:jc w:val="center"/>
              <w:rPr>
                <w:sz w:val="22"/>
                <w:szCs w:val="22"/>
              </w:rPr>
            </w:pPr>
          </w:p>
        </w:tc>
        <w:tc>
          <w:tcPr>
            <w:tcW w:w="1056" w:type="dxa"/>
            <w:noWrap w:val="0"/>
            <w:vAlign w:val="center"/>
          </w:tcPr>
          <w:p w14:paraId="12948CAF">
            <w:pPr>
              <w:pStyle w:val="31"/>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1"/>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1"/>
              <w:spacing w:line="240" w:lineRule="auto"/>
              <w:ind w:firstLine="0" w:firstLineChars="0"/>
              <w:jc w:val="center"/>
              <w:rPr>
                <w:sz w:val="22"/>
                <w:szCs w:val="22"/>
              </w:rPr>
            </w:pPr>
          </w:p>
        </w:tc>
        <w:tc>
          <w:tcPr>
            <w:tcW w:w="1056" w:type="dxa"/>
            <w:noWrap w:val="0"/>
            <w:vAlign w:val="center"/>
          </w:tcPr>
          <w:p w14:paraId="2288B0E2">
            <w:pPr>
              <w:pStyle w:val="31"/>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1"/>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1"/>
              <w:spacing w:line="240" w:lineRule="auto"/>
              <w:ind w:firstLine="0" w:firstLineChars="0"/>
              <w:jc w:val="center"/>
              <w:rPr>
                <w:sz w:val="22"/>
                <w:szCs w:val="22"/>
              </w:rPr>
            </w:pPr>
          </w:p>
        </w:tc>
        <w:tc>
          <w:tcPr>
            <w:tcW w:w="1056" w:type="dxa"/>
            <w:noWrap w:val="0"/>
            <w:vAlign w:val="center"/>
          </w:tcPr>
          <w:p w14:paraId="699149B4">
            <w:pPr>
              <w:pStyle w:val="31"/>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1"/>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1"/>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1"/>
        <w:ind w:firstLine="480"/>
      </w:pPr>
      <w:r>
        <w:rPr>
          <w:rFonts w:hint="eastAsia"/>
        </w:rPr>
        <w:t>合规性校验主要对输入参数的类型、长度、是否必填、码值进行校验。以下任意一项不满足要求时，阻断发票开具。校验规则如下：</w:t>
      </w:r>
    </w:p>
    <w:p w14:paraId="14B19756">
      <w:pPr>
        <w:pStyle w:val="31"/>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1"/>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1"/>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1"/>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1"/>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1"/>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1"/>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1"/>
        <w:numPr>
          <w:ilvl w:val="0"/>
          <w:numId w:val="0"/>
        </w:numPr>
        <w:ind w:leftChars="0"/>
      </w:pPr>
      <w:bookmarkStart w:id="122" w:name="OLE_LINK40"/>
      <w:r>
        <w:rPr>
          <w:rFonts w:hint="eastAsia"/>
        </w:rPr>
        <w:t>●</w:t>
      </w:r>
      <w:r>
        <w:rPr>
          <w:rFonts w:hint="default"/>
          <w:lang w:val="en-US"/>
        </w:rPr>
        <w:t xml:space="preserve"> </w:t>
      </w:r>
      <w:bookmarkEnd w:id="122"/>
      <w:r>
        <w:rPr>
          <w:rFonts w:hint="eastAsia"/>
        </w:rPr>
        <w:t>是否纸质发票标志，必填，取值范围为“Y”、“N”。</w:t>
      </w:r>
    </w:p>
    <w:p w14:paraId="3B3926C4">
      <w:pPr>
        <w:pStyle w:val="31"/>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1"/>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1"/>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1"/>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1"/>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3" w:name="OLE_LINK25"/>
      <w:r>
        <w:rPr>
          <w:rFonts w:hint="eastAsia"/>
        </w:rPr>
        <w:t>“01”、“02”、“03”、“04”、“05”、“06”、“07”、“08”、“09”、“10”、“11”、“12”、“13”、“14”、“15”、“16”、“17”、“18”</w:t>
      </w:r>
      <w:bookmarkEnd w:id="123"/>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1"/>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1"/>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1"/>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1"/>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1"/>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1"/>
        <w:numPr>
          <w:ilvl w:val="0"/>
          <w:numId w:val="0"/>
        </w:numPr>
        <w:ind w:leftChars="0"/>
      </w:pPr>
      <w:bookmarkStart w:id="124" w:name="OLE_LINK41"/>
      <w:r>
        <w:rPr>
          <w:rFonts w:hint="eastAsia"/>
        </w:rPr>
        <w:t>●</w:t>
      </w:r>
      <w:r>
        <w:rPr>
          <w:rFonts w:hint="default"/>
          <w:lang w:val="en-US"/>
        </w:rPr>
        <w:t xml:space="preserve"> </w:t>
      </w:r>
      <w:bookmarkEnd w:id="124"/>
      <w:r>
        <w:rPr>
          <w:rFonts w:hint="eastAsia" w:ascii="宋体" w:hAnsi="宋体"/>
        </w:rPr>
        <w:t>商品和服务税收分类合并编码</w:t>
      </w:r>
      <w:r>
        <w:rPr>
          <w:rFonts w:hint="eastAsia"/>
        </w:rPr>
        <w:t>，必填，最大长度19位。必须在商品编码信息中存在。</w:t>
      </w:r>
    </w:p>
    <w:p w14:paraId="2BFD807C">
      <w:pPr>
        <w:pStyle w:val="31"/>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1"/>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1"/>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1"/>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1"/>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1"/>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1"/>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1"/>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1"/>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1"/>
        <w:numPr>
          <w:ilvl w:val="0"/>
          <w:numId w:val="0"/>
        </w:numPr>
        <w:ind w:leftChars="0"/>
      </w:pPr>
      <w:bookmarkStart w:id="125" w:name="OLE_LINK42"/>
      <w:r>
        <w:rPr>
          <w:rFonts w:hint="eastAsia"/>
        </w:rPr>
        <w:t>●</w:t>
      </w:r>
      <w:r>
        <w:rPr>
          <w:rFonts w:hint="default"/>
          <w:lang w:val="en-US"/>
        </w:rPr>
        <w:t xml:space="preserve"> </w:t>
      </w:r>
      <w:bookmarkEnd w:id="125"/>
      <w:r>
        <w:rPr>
          <w:rFonts w:hint="eastAsia"/>
        </w:rPr>
        <w:t>税额，必填，最大长度18位，最多2位小数。</w:t>
      </w:r>
    </w:p>
    <w:p w14:paraId="30392B86">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1"/>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1"/>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1"/>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1"/>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1"/>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1"/>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1"/>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1"/>
        <w:numPr>
          <w:ilvl w:val="0"/>
          <w:numId w:val="0"/>
        </w:numPr>
        <w:ind w:leftChars="0"/>
        <w:rPr>
          <w:rFonts w:hint="eastAsia"/>
        </w:rPr>
      </w:pPr>
      <w:bookmarkStart w:id="126"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6"/>
    <w:p w14:paraId="7B9FFBD5">
      <w:pPr>
        <w:pStyle w:val="31"/>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1"/>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1"/>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1"/>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1"/>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1"/>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1"/>
        <w:numPr>
          <w:ilvl w:val="0"/>
          <w:numId w:val="0"/>
        </w:numPr>
        <w:ind w:leftChars="0"/>
        <w:rPr>
          <w:rFonts w:hint="default" w:eastAsia="宋体"/>
          <w:lang w:val="en-US" w:eastAsia="zh-CN"/>
        </w:rPr>
      </w:pPr>
      <w:bookmarkStart w:id="127"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8" w:name="OLE_LINK32"/>
      <w:r>
        <w:rPr>
          <w:rFonts w:hint="eastAsia"/>
          <w:lang w:val="en-US" w:eastAsia="zh-CN"/>
        </w:rPr>
        <w:t>“蓝字发票特定要素类型代码”</w:t>
      </w:r>
      <w:bookmarkEnd w:id="128"/>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7"/>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1"/>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9" w:name="_Toc22085"/>
      <w:bookmarkStart w:id="130" w:name="_Toc3618"/>
      <w:r>
        <w:rPr>
          <w:sz w:val="22"/>
          <w:szCs w:val="22"/>
        </w:rPr>
        <w:t>3.2数电红字确认单确认</w:t>
      </w:r>
      <w:bookmarkEnd w:id="129"/>
      <w:bookmarkEnd w:id="130"/>
    </w:p>
    <w:p w14:paraId="7EE5CC67">
      <w:pPr>
        <w:pStyle w:val="7"/>
        <w:tabs>
          <w:tab w:val="left" w:pos="432"/>
          <w:tab w:val="left" w:pos="1152"/>
          <w:tab w:val="left" w:pos="1248"/>
        </w:tabs>
        <w:rPr>
          <w:rFonts w:ascii="宋体" w:hAnsi="宋体"/>
          <w:b w:val="0"/>
          <w:sz w:val="20"/>
          <w:szCs w:val="20"/>
        </w:rPr>
      </w:pPr>
      <w:bookmarkStart w:id="131" w:name="_Toc20753"/>
      <w:bookmarkStart w:id="132" w:name="_Toc32111"/>
      <w:r>
        <w:rPr>
          <w:rFonts w:hint="eastAsia" w:ascii="宋体" w:hAnsi="宋体"/>
          <w:b w:val="0"/>
          <w:sz w:val="20"/>
          <w:szCs w:val="20"/>
        </w:rPr>
        <w:t>3.2</w:t>
      </w:r>
      <w:r>
        <w:rPr>
          <w:rFonts w:ascii="宋体" w:hAnsi="宋体"/>
          <w:b w:val="0"/>
          <w:sz w:val="20"/>
          <w:szCs w:val="20"/>
        </w:rPr>
        <w:t>.1全流程图</w:t>
      </w:r>
      <w:bookmarkEnd w:id="131"/>
      <w:bookmarkEnd w:id="132"/>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5"/>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3" w:name="_Toc28320"/>
      <w:bookmarkStart w:id="134" w:name="_Toc11744"/>
      <w:r>
        <w:rPr>
          <w:rFonts w:hint="eastAsia" w:ascii="宋体" w:hAnsi="宋体"/>
          <w:b w:val="0"/>
          <w:sz w:val="20"/>
          <w:szCs w:val="20"/>
        </w:rPr>
        <w:t>3.2.2</w:t>
      </w:r>
      <w:r>
        <w:rPr>
          <w:rFonts w:ascii="宋体" w:hAnsi="宋体"/>
          <w:b w:val="0"/>
          <w:sz w:val="20"/>
          <w:szCs w:val="20"/>
        </w:rPr>
        <w:t>业务规则</w:t>
      </w:r>
      <w:bookmarkEnd w:id="133"/>
      <w:bookmarkEnd w:id="134"/>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1"/>
        <w:ind w:firstLine="480"/>
      </w:pPr>
      <w:r>
        <w:rPr>
          <w:rFonts w:hint="eastAsia"/>
        </w:rPr>
        <w:t>校验纳税人是否具备数电红字确认单确认资格，包括风险纳税人信息校验和纳税人资格校验。</w:t>
      </w:r>
    </w:p>
    <w:p w14:paraId="097EC1BC">
      <w:pPr>
        <w:pStyle w:val="31"/>
        <w:ind w:firstLine="480"/>
      </w:pPr>
      <w:r>
        <w:rPr>
          <w:rFonts w:hint="eastAsia"/>
        </w:rPr>
        <w:t>查询本地保存的纳税人风险信息，校验纳税人是否为风险纳税人，禁止风险等级高的纳税人确认红字确认单。</w:t>
      </w:r>
    </w:p>
    <w:p w14:paraId="2891D609">
      <w:pPr>
        <w:pStyle w:val="31"/>
        <w:ind w:firstLine="480"/>
      </w:pPr>
      <w:r>
        <w:rPr>
          <w:rFonts w:hint="eastAsia"/>
        </w:rPr>
        <w:t>查询本地保存的纳税人基本信息，判断纳税人是否具备确认红字确认单的资格。</w:t>
      </w:r>
    </w:p>
    <w:p w14:paraId="63FA7F80">
      <w:pPr>
        <w:pStyle w:val="9"/>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1"/>
        <w:ind w:firstLine="480"/>
      </w:pPr>
      <w:r>
        <w:rPr>
          <w:rFonts w:hint="eastAsia"/>
        </w:rPr>
        <w:t>根据查询的纳税人风险信息进行校验，当满足以下任意条件时禁止确认红字确认单。</w:t>
      </w:r>
    </w:p>
    <w:p w14:paraId="005B68EF">
      <w:pPr>
        <w:pStyle w:val="31"/>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1"/>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1"/>
        <w:numPr>
          <w:ilvl w:val="0"/>
          <w:numId w:val="0"/>
        </w:numPr>
        <w:ind w:leftChars="0"/>
      </w:pPr>
      <w:bookmarkStart w:id="135" w:name="OLE_LINK43"/>
      <w:r>
        <w:rPr>
          <w:rFonts w:hint="eastAsia"/>
        </w:rPr>
        <w:t>●</w:t>
      </w:r>
      <w:r>
        <w:rPr>
          <w:rFonts w:hint="default"/>
          <w:lang w:val="en-US"/>
        </w:rPr>
        <w:t xml:space="preserve"> </w:t>
      </w:r>
      <w:bookmarkEnd w:id="135"/>
      <w:r>
        <w:rPr>
          <w:rFonts w:hint="eastAsia"/>
        </w:rPr>
        <w:t>纳税人风险信息中“风险纳税人标志”为“Y（风险纳税人）”。</w:t>
      </w:r>
    </w:p>
    <w:p w14:paraId="458809CD">
      <w:pPr>
        <w:pStyle w:val="31"/>
        <w:ind w:firstLine="480"/>
      </w:pPr>
      <w:r>
        <w:rPr>
          <w:rFonts w:hint="eastAsia"/>
        </w:rPr>
        <w:t>根据查询的纳税人基本信息进行校验，当发生以下任意条件时禁止开具数电蓝字发票。</w:t>
      </w:r>
    </w:p>
    <w:p w14:paraId="1D4B8193">
      <w:pPr>
        <w:pStyle w:val="31"/>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1"/>
        <w:ind w:firstLine="480" w:firstLineChars="0"/>
        <w:jc w:val="left"/>
        <w:rPr>
          <w:rFonts w:hint="eastAsia"/>
        </w:rPr>
      </w:pPr>
      <w:r>
        <w:t>从</w:t>
      </w:r>
      <w:r>
        <w:rPr>
          <w:rFonts w:hint="eastAsia"/>
        </w:rPr>
        <w:t>本地查询数电红字确认单信息，判断红字确认单是否可以确认。</w:t>
      </w:r>
    </w:p>
    <w:p w14:paraId="727820A5">
      <w:pPr>
        <w:pStyle w:val="9"/>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1"/>
        <w:ind w:firstLine="480"/>
      </w:pPr>
      <w:r>
        <w:rPr>
          <w:rFonts w:hint="eastAsia"/>
        </w:rPr>
        <w:t>根据查询的数电红字确认单信息进行校验，当满足以下任意条件时禁止确认数电红字确认单。</w:t>
      </w:r>
    </w:p>
    <w:p w14:paraId="0507DB0C">
      <w:pPr>
        <w:pStyle w:val="31"/>
        <w:numPr>
          <w:ilvl w:val="0"/>
          <w:numId w:val="0"/>
        </w:numPr>
        <w:ind w:leftChars="0"/>
      </w:pPr>
      <w:bookmarkStart w:id="136"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1"/>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6"/>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1"/>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1"/>
        <w:ind w:firstLine="480"/>
        <w:rPr>
          <w:rFonts w:hint="eastAsia"/>
        </w:rPr>
      </w:pPr>
      <w:r>
        <w:rPr>
          <w:rFonts w:hint="eastAsia"/>
        </w:rPr>
        <w:t>调用《数电红字确认单确认》接口向税务局端上传数电红字确认单确认结果，</w:t>
      </w:r>
      <w:bookmarkStart w:id="137" w:name="OLE_LINK4"/>
      <w:r>
        <w:rPr>
          <w:rFonts w:hint="eastAsia"/>
        </w:rPr>
        <w:t>包括：同意、不同意和撤销，</w:t>
      </w:r>
      <w:bookmarkEnd w:id="137"/>
      <w:r>
        <w:rPr>
          <w:rFonts w:hint="eastAsia"/>
        </w:rPr>
        <w:t>并更新数电红字确认单确认信息上传结果，具体参见“四、接口列表14.数电红字确认单确认”。</w:t>
      </w:r>
    </w:p>
    <w:p w14:paraId="6F43738C">
      <w:pPr>
        <w:pStyle w:val="31"/>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1"/>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1"/>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1"/>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1"/>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1"/>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8" w:name="_Toc11954"/>
      <w:bookmarkStart w:id="139" w:name="_Toc32527"/>
      <w:r>
        <w:rPr>
          <w:sz w:val="22"/>
          <w:szCs w:val="22"/>
        </w:rPr>
        <w:t>3.3数电红字发票开具</w:t>
      </w:r>
      <w:bookmarkEnd w:id="138"/>
      <w:bookmarkEnd w:id="139"/>
    </w:p>
    <w:p w14:paraId="0FAEF8C4">
      <w:pPr>
        <w:pStyle w:val="7"/>
        <w:tabs>
          <w:tab w:val="left" w:pos="432"/>
          <w:tab w:val="left" w:pos="1152"/>
          <w:tab w:val="left" w:pos="1248"/>
        </w:tabs>
        <w:rPr>
          <w:rFonts w:ascii="宋体" w:hAnsi="宋体"/>
          <w:b w:val="0"/>
          <w:sz w:val="20"/>
          <w:szCs w:val="20"/>
        </w:rPr>
      </w:pPr>
      <w:bookmarkStart w:id="140" w:name="_Toc7293"/>
      <w:bookmarkStart w:id="141" w:name="_Toc2904"/>
      <w:r>
        <w:rPr>
          <w:rFonts w:hint="eastAsia" w:ascii="宋体" w:hAnsi="宋体"/>
          <w:b w:val="0"/>
          <w:sz w:val="20"/>
          <w:szCs w:val="20"/>
        </w:rPr>
        <w:t>3.3.1</w:t>
      </w:r>
      <w:r>
        <w:rPr>
          <w:rFonts w:ascii="宋体" w:hAnsi="宋体"/>
          <w:b w:val="0"/>
          <w:sz w:val="20"/>
          <w:szCs w:val="20"/>
        </w:rPr>
        <w:t>.全流程图</w:t>
      </w:r>
      <w:bookmarkEnd w:id="140"/>
      <w:bookmarkEnd w:id="141"/>
    </w:p>
    <w:p w14:paraId="5AF0ACDE">
      <w:pPr>
        <w:pStyle w:val="5"/>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5"/>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2" w:name="_Toc747"/>
      <w:bookmarkStart w:id="143" w:name="_Toc20045"/>
      <w:r>
        <w:rPr>
          <w:rFonts w:hint="eastAsia" w:ascii="宋体" w:hAnsi="宋体"/>
          <w:b w:val="0"/>
          <w:sz w:val="20"/>
          <w:szCs w:val="20"/>
        </w:rPr>
        <w:t>3.3.2</w:t>
      </w:r>
      <w:r>
        <w:rPr>
          <w:rFonts w:ascii="宋体" w:hAnsi="宋体"/>
          <w:b w:val="0"/>
          <w:sz w:val="20"/>
          <w:szCs w:val="20"/>
        </w:rPr>
        <w:t>业务规则</w:t>
      </w:r>
      <w:bookmarkEnd w:id="142"/>
      <w:bookmarkEnd w:id="143"/>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1"/>
        <w:ind w:firstLine="480"/>
      </w:pPr>
      <w:r>
        <w:rPr>
          <w:rFonts w:hint="eastAsia"/>
        </w:rPr>
        <w:t>查询本地保存的红字确认单信息，判断是否存在红字确认单信息以及红字确认单状态是否正常。</w:t>
      </w:r>
    </w:p>
    <w:p w14:paraId="4828A270">
      <w:pPr>
        <w:pStyle w:val="31"/>
        <w:ind w:firstLine="480"/>
      </w:pPr>
      <w:r>
        <w:rPr>
          <w:rFonts w:hint="eastAsia"/>
        </w:rPr>
        <w:t>查询本地保存的红字确认单信息，校验红字确认单是否可用。</w:t>
      </w:r>
    </w:p>
    <w:p w14:paraId="75CD2727">
      <w:pPr>
        <w:pStyle w:val="9"/>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1"/>
        <w:ind w:firstLine="480"/>
      </w:pPr>
      <w:r>
        <w:rPr>
          <w:rFonts w:hint="eastAsia"/>
        </w:rPr>
        <w:t>根据查询的红字确认单信息进行校验，当满足以下任意条件时禁止开具数电红字发票。</w:t>
      </w:r>
    </w:p>
    <w:p w14:paraId="5EFDC45C">
      <w:pPr>
        <w:pStyle w:val="31"/>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1"/>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1"/>
        <w:ind w:firstLine="480"/>
      </w:pPr>
      <w:r>
        <w:rPr>
          <w:rFonts w:hint="eastAsia"/>
        </w:rPr>
        <w:t>校验纳税人是否具备数电红字发票开票资格，包括风险纳税人信息校验和纳税人资格校验。</w:t>
      </w:r>
    </w:p>
    <w:p w14:paraId="77989009">
      <w:pPr>
        <w:pStyle w:val="31"/>
        <w:ind w:firstLine="480"/>
      </w:pPr>
      <w:r>
        <w:rPr>
          <w:rFonts w:hint="eastAsia"/>
        </w:rPr>
        <w:t>查询本地保存的纳税人风险信息，校验纳税人是否为风险纳税人，禁止风险等级高的纳税人开具发票。</w:t>
      </w:r>
    </w:p>
    <w:p w14:paraId="7BDCCF80">
      <w:pPr>
        <w:pStyle w:val="31"/>
        <w:ind w:firstLine="480"/>
      </w:pPr>
      <w:r>
        <w:rPr>
          <w:rFonts w:hint="eastAsia"/>
        </w:rPr>
        <w:t>查询本地保存的纳税人基本信息，判断纳税人是否具备开具数电红字发票资格。</w:t>
      </w:r>
    </w:p>
    <w:p w14:paraId="7DD8979F">
      <w:pPr>
        <w:pStyle w:val="9"/>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1"/>
        <w:ind w:firstLine="480"/>
      </w:pPr>
      <w:r>
        <w:rPr>
          <w:rFonts w:hint="eastAsia"/>
        </w:rPr>
        <w:t>根据查询的纳税人风险信息进行校验，当满足以下任意条件时禁止开具数电红字发票。</w:t>
      </w:r>
    </w:p>
    <w:p w14:paraId="3812545E">
      <w:pPr>
        <w:pStyle w:val="31"/>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1"/>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1"/>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1"/>
        <w:ind w:firstLine="480"/>
      </w:pPr>
      <w:r>
        <w:rPr>
          <w:rFonts w:hint="eastAsia"/>
        </w:rPr>
        <w:t>根据查询的纳税人基本信息进行校验，当发生以下任意条件时禁止开具数电红字发票。</w:t>
      </w:r>
    </w:p>
    <w:p w14:paraId="5976D54B">
      <w:pPr>
        <w:pStyle w:val="31"/>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1"/>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1"/>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9"/>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1"/>
        <w:ind w:firstLine="480"/>
      </w:pPr>
      <w:r>
        <w:rPr>
          <w:rFonts w:hint="eastAsia"/>
        </w:rPr>
        <w:t>合规性校验主要对输入参数的类型、长度、是否必填、码值进行校验。以下任意一项不满足要求时，阻断发票开具。校验规则如下：</w:t>
      </w:r>
    </w:p>
    <w:p w14:paraId="6ECF71D3">
      <w:pPr>
        <w:pStyle w:val="31"/>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1"/>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1"/>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1"/>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1"/>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1"/>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1"/>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1"/>
        <w:numPr>
          <w:ilvl w:val="0"/>
          <w:numId w:val="0"/>
        </w:numPr>
        <w:ind w:leftChars="0"/>
      </w:pPr>
      <w:bookmarkStart w:id="144" w:name="OLE_LINK44"/>
      <w:r>
        <w:rPr>
          <w:rFonts w:hint="eastAsia"/>
        </w:rPr>
        <w:t>●</w:t>
      </w:r>
      <w:r>
        <w:rPr>
          <w:rFonts w:hint="default"/>
          <w:lang w:val="en-US"/>
        </w:rPr>
        <w:t xml:space="preserve"> </w:t>
      </w:r>
      <w:bookmarkEnd w:id="144"/>
      <w:r>
        <w:rPr>
          <w:rFonts w:hint="eastAsia"/>
        </w:rPr>
        <w:t>发票票种，必填，取值范围为“01”、“02”。</w:t>
      </w:r>
    </w:p>
    <w:p w14:paraId="4B0EE914">
      <w:pPr>
        <w:pStyle w:val="31"/>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1"/>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1"/>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1"/>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1"/>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1"/>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1"/>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1"/>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1"/>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1"/>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1"/>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1"/>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1"/>
        <w:numPr>
          <w:ilvl w:val="0"/>
          <w:numId w:val="0"/>
        </w:numPr>
        <w:ind w:leftChars="0"/>
      </w:pPr>
      <w:bookmarkStart w:id="145" w:name="OLE_LINK45"/>
      <w:r>
        <w:rPr>
          <w:rFonts w:hint="eastAsia"/>
        </w:rPr>
        <w:t>●</w:t>
      </w:r>
      <w:r>
        <w:rPr>
          <w:rFonts w:hint="default"/>
          <w:lang w:val="en-US"/>
        </w:rPr>
        <w:t xml:space="preserve"> </w:t>
      </w:r>
      <w:bookmarkEnd w:id="145"/>
      <w:r>
        <w:rPr>
          <w:rFonts w:hint="eastAsia"/>
        </w:rPr>
        <w:t>销售方账号，选填，最大长度50位。</w:t>
      </w:r>
    </w:p>
    <w:p w14:paraId="4AE50712">
      <w:pPr>
        <w:pStyle w:val="31"/>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1"/>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1"/>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1"/>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1"/>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1"/>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1"/>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1"/>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1"/>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1"/>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1"/>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1"/>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1"/>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1"/>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1"/>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1"/>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1"/>
        <w:numPr>
          <w:ilvl w:val="0"/>
          <w:numId w:val="0"/>
        </w:numPr>
        <w:ind w:leftChars="0"/>
        <w:rPr>
          <w:rFonts w:hint="eastAsia" w:ascii="Times New Roman" w:hAnsi="Times New Roman" w:eastAsia="宋体" w:cs="Times New Roman"/>
        </w:rPr>
      </w:pPr>
      <w:bookmarkStart w:id="146" w:name="OLE_LINK46"/>
      <w:r>
        <w:rPr>
          <w:rFonts w:hint="eastAsia"/>
        </w:rPr>
        <w:t>●</w:t>
      </w:r>
      <w:r>
        <w:rPr>
          <w:rFonts w:hint="default"/>
          <w:lang w:val="en-US"/>
        </w:rPr>
        <w:t xml:space="preserve"> </w:t>
      </w:r>
      <w:bookmarkEnd w:id="146"/>
      <w:r>
        <w:rPr>
          <w:rFonts w:hint="eastAsia" w:ascii="Times New Roman" w:hAnsi="Times New Roman" w:eastAsia="宋体" w:cs="Times New Roman"/>
        </w:rPr>
        <w:t>应税行为发生地，选填，最大长度11位。</w:t>
      </w:r>
    </w:p>
    <w:p w14:paraId="29E685C6">
      <w:pPr>
        <w:pStyle w:val="31"/>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1"/>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1"/>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1"/>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1"/>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1"/>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1"/>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1"/>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4788579F">
      <w:pPr>
        <w:pStyle w:val="31"/>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1"/>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795FF1C2">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1"/>
        <w:numPr>
          <w:ilvl w:val="0"/>
          <w:numId w:val="0"/>
        </w:numPr>
        <w:ind w:leftChars="0"/>
        <w:rPr>
          <w:sz w:val="24"/>
          <w:szCs w:val="24"/>
        </w:rPr>
      </w:pPr>
      <w:bookmarkStart w:id="147" w:name="OLE_LINK47"/>
      <w:r>
        <w:rPr>
          <w:rFonts w:hint="eastAsia"/>
        </w:rPr>
        <w:t>●</w:t>
      </w:r>
      <w:r>
        <w:rPr>
          <w:rFonts w:hint="default"/>
          <w:lang w:val="en-US"/>
        </w:rPr>
        <w:t xml:space="preserve"> </w:t>
      </w:r>
      <w:bookmarkEnd w:id="147"/>
      <w:r>
        <w:rPr>
          <w:rFonts w:hint="eastAsia"/>
          <w:sz w:val="24"/>
          <w:szCs w:val="24"/>
        </w:rPr>
        <w:t>项目名称，必填，最大长度600位。</w:t>
      </w:r>
    </w:p>
    <w:p w14:paraId="655D914F">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1"/>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1"/>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1"/>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1"/>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1"/>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1"/>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1"/>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1"/>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1"/>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0870FFC5">
      <w:pPr>
        <w:pStyle w:val="31"/>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1"/>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1"/>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1"/>
        <w:numPr>
          <w:ilvl w:val="0"/>
          <w:numId w:val="0"/>
        </w:numPr>
        <w:ind w:leftChars="0"/>
        <w:rPr>
          <w:rFonts w:hint="default" w:eastAsia="宋体"/>
          <w:lang w:val="en-US" w:eastAsia="zh-CN"/>
        </w:rPr>
      </w:pPr>
      <w:bookmarkStart w:id="148" w:name="OLE_LINK78"/>
      <w:r>
        <w:rPr>
          <w:rFonts w:hint="eastAsia"/>
        </w:rPr>
        <w:t>●</w:t>
      </w:r>
      <w:r>
        <w:rPr>
          <w:rFonts w:hint="default"/>
          <w:lang w:val="en-US"/>
        </w:rPr>
        <w:t xml:space="preserve"> </w:t>
      </w:r>
      <w:r>
        <w:rPr>
          <w:rFonts w:hint="eastAsia"/>
          <w:lang w:val="en-US" w:eastAsia="zh-CN"/>
        </w:rPr>
        <w:t>序号，必须为空。</w:t>
      </w:r>
    </w:p>
    <w:p w14:paraId="77AEB510">
      <w:pPr>
        <w:pStyle w:val="31"/>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638728F0">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发票代码，必须为空。</w:t>
      </w:r>
    </w:p>
    <w:p w14:paraId="6922EF34">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发票号码，必须为空。</w:t>
      </w:r>
    </w:p>
    <w:p w14:paraId="35568468">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差额凭证号码，必须为空。</w:t>
      </w:r>
    </w:p>
    <w:p w14:paraId="0046F629">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开具日期，必须为空。</w:t>
      </w:r>
    </w:p>
    <w:p w14:paraId="1538DB1C">
      <w:pPr>
        <w:pStyle w:val="31"/>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1"/>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1"/>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9" w:name="OLE_LINK74"/>
      <w:r>
        <w:rPr>
          <w:rFonts w:hint="eastAsia"/>
          <w:lang w:val="en-US" w:eastAsia="zh-CN"/>
        </w:rPr>
        <w:t>必须为空</w:t>
      </w:r>
      <w:bookmarkEnd w:id="149"/>
      <w:r>
        <w:rPr>
          <w:rFonts w:hint="eastAsia"/>
          <w:lang w:val="en-US" w:eastAsia="zh-CN"/>
        </w:rPr>
        <w:t>。</w:t>
      </w:r>
    </w:p>
    <w:bookmarkEnd w:id="148"/>
    <w:p w14:paraId="7E404740">
      <w:pPr>
        <w:pStyle w:val="9"/>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1"/>
        <w:numPr>
          <w:ilvl w:val="0"/>
          <w:numId w:val="0"/>
        </w:numPr>
        <w:ind w:leftChars="0"/>
      </w:pPr>
      <w:bookmarkStart w:id="150" w:name="OLE_LINK48"/>
      <w:r>
        <w:rPr>
          <w:rFonts w:hint="eastAsia"/>
        </w:rPr>
        <w:t>●</w:t>
      </w:r>
      <w:r>
        <w:rPr>
          <w:rFonts w:hint="default"/>
          <w:lang w:val="en-US"/>
        </w:rPr>
        <w:t xml:space="preserve"> </w:t>
      </w:r>
      <w:bookmarkEnd w:id="150"/>
      <w:r>
        <w:rPr>
          <w:rFonts w:hint="eastAsia"/>
        </w:rPr>
        <w:t>红字发票明细和红字确认单必须保持一致</w:t>
      </w:r>
    </w:p>
    <w:p w14:paraId="6C22A0ED">
      <w:pPr>
        <w:pStyle w:val="31"/>
        <w:numPr>
          <w:ilvl w:val="0"/>
          <w:numId w:val="0"/>
        </w:numPr>
        <w:ind w:leftChars="0"/>
      </w:pPr>
      <w:bookmarkStart w:id="151"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开具红字发票时，差额扣除清单必须为空。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1"/>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7C8B27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17B9F50F">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176DF55">
      <w:pPr>
        <w:pStyle w:val="31"/>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1"/>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1"/>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1"/>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1"/>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4"/>
        <w:tabs>
          <w:tab w:val="left" w:pos="432"/>
          <w:tab w:val="left" w:pos="864"/>
        </w:tabs>
      </w:pPr>
      <w:bookmarkStart w:id="152" w:name="_Toc1952"/>
      <w:bookmarkStart w:id="153" w:name="_Toc30648"/>
      <w:bookmarkStart w:id="154" w:name="_Toc11776"/>
      <w:bookmarkStart w:id="155" w:name="_Toc12233"/>
      <w:bookmarkStart w:id="156" w:name="_Toc13082"/>
      <w:r>
        <w:rPr>
          <w:rFonts w:hint="eastAsia"/>
        </w:rPr>
        <w:t>4开票汇总确认</w:t>
      </w:r>
      <w:bookmarkEnd w:id="152"/>
      <w:bookmarkEnd w:id="153"/>
      <w:bookmarkEnd w:id="154"/>
      <w:bookmarkEnd w:id="155"/>
      <w:bookmarkEnd w:id="156"/>
    </w:p>
    <w:p w14:paraId="5D6889B6">
      <w:pPr>
        <w:pStyle w:val="6"/>
        <w:rPr>
          <w:rFonts w:hint="default"/>
          <w:sz w:val="22"/>
          <w:szCs w:val="22"/>
        </w:rPr>
      </w:pPr>
      <w:bookmarkStart w:id="157" w:name="_Toc28051"/>
      <w:bookmarkStart w:id="158" w:name="_Toc7256"/>
      <w:bookmarkStart w:id="159" w:name="_Toc29984"/>
      <w:bookmarkStart w:id="160" w:name="_Toc22853"/>
      <w:r>
        <w:rPr>
          <w:sz w:val="22"/>
          <w:szCs w:val="22"/>
        </w:rPr>
        <w:t>4.1</w:t>
      </w:r>
      <w:r>
        <w:rPr>
          <w:rFonts w:hint="default"/>
          <w:sz w:val="22"/>
          <w:szCs w:val="22"/>
        </w:rPr>
        <w:t>.全流程图</w:t>
      </w:r>
      <w:bookmarkEnd w:id="157"/>
      <w:bookmarkEnd w:id="158"/>
      <w:bookmarkEnd w:id="159"/>
      <w:bookmarkEnd w:id="160"/>
    </w:p>
    <w:p w14:paraId="33173EE4">
      <w:pPr>
        <w:pStyle w:val="5"/>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5"/>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1" w:name="_Toc27037"/>
      <w:bookmarkStart w:id="162" w:name="_Toc14776"/>
      <w:bookmarkStart w:id="163" w:name="_Toc32053"/>
      <w:bookmarkStart w:id="164" w:name="_Toc4174"/>
      <w:r>
        <w:rPr>
          <w:sz w:val="22"/>
          <w:szCs w:val="22"/>
        </w:rPr>
        <w:t>4.2</w:t>
      </w:r>
      <w:r>
        <w:rPr>
          <w:rFonts w:hint="default"/>
          <w:sz w:val="22"/>
          <w:szCs w:val="22"/>
        </w:rPr>
        <w:t>.业务规则</w:t>
      </w:r>
      <w:bookmarkEnd w:id="161"/>
      <w:bookmarkEnd w:id="162"/>
      <w:bookmarkEnd w:id="163"/>
      <w:bookmarkEnd w:id="164"/>
    </w:p>
    <w:p w14:paraId="36BE051D">
      <w:pPr>
        <w:pStyle w:val="7"/>
        <w:tabs>
          <w:tab w:val="left" w:pos="432"/>
          <w:tab w:val="left" w:pos="1152"/>
          <w:tab w:val="left" w:pos="1248"/>
        </w:tabs>
        <w:rPr>
          <w:rFonts w:ascii="宋体" w:hAnsi="宋体"/>
          <w:b w:val="0"/>
          <w:sz w:val="20"/>
          <w:szCs w:val="20"/>
        </w:rPr>
      </w:pPr>
      <w:bookmarkStart w:id="165" w:name="_Toc5037"/>
      <w:bookmarkStart w:id="166" w:name="_Toc6872"/>
      <w:bookmarkStart w:id="167" w:name="_Toc17799"/>
      <w:bookmarkStart w:id="168" w:name="_Toc222"/>
      <w:r>
        <w:rPr>
          <w:rFonts w:hint="eastAsia" w:ascii="宋体" w:hAnsi="宋体"/>
          <w:b w:val="0"/>
          <w:sz w:val="20"/>
          <w:szCs w:val="20"/>
        </w:rPr>
        <w:t>4.2.1数电票汇总信息上传</w:t>
      </w:r>
      <w:bookmarkEnd w:id="165"/>
      <w:bookmarkEnd w:id="166"/>
      <w:bookmarkEnd w:id="167"/>
      <w:bookmarkEnd w:id="168"/>
    </w:p>
    <w:p w14:paraId="18D5BB12">
      <w:pPr>
        <w:pStyle w:val="5"/>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5"/>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5"/>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9" w:name="_Toc21007"/>
      <w:bookmarkStart w:id="170" w:name="_Toc9657"/>
      <w:bookmarkStart w:id="171" w:name="_Toc24963"/>
      <w:bookmarkStart w:id="172" w:name="_Toc27760"/>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9"/>
      <w:bookmarkEnd w:id="170"/>
      <w:bookmarkEnd w:id="171"/>
      <w:bookmarkEnd w:id="172"/>
    </w:p>
    <w:p w14:paraId="7889BDB4">
      <w:pPr>
        <w:pStyle w:val="31"/>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2"/>
        <w:numPr>
          <w:ilvl w:val="0"/>
          <w:numId w:val="1"/>
        </w:numPr>
        <w:tabs>
          <w:tab w:val="left" w:pos="432"/>
          <w:tab w:val="left" w:pos="864"/>
        </w:tabs>
        <w:bidi w:val="0"/>
        <w:rPr>
          <w:rFonts w:hint="eastAsia" w:ascii="Segoe UI" w:hAnsi="Segoe UI" w:eastAsia="Segoe UI" w:cs="Segoe UI"/>
          <w:lang w:val="en-US" w:eastAsia="zh-CN"/>
        </w:rPr>
      </w:pPr>
      <w:bookmarkStart w:id="173" w:name="_Toc23400"/>
      <w:bookmarkStart w:id="174" w:name="_Toc13908"/>
      <w:bookmarkStart w:id="175" w:name="_Toc12529"/>
      <w:r>
        <w:rPr>
          <w:rFonts w:ascii="Segoe UI" w:hAnsi="Segoe UI" w:cs="Segoe UI"/>
        </w:rPr>
        <w:t>接口</w:t>
      </w:r>
      <w:bookmarkEnd w:id="173"/>
      <w:bookmarkEnd w:id="174"/>
      <w:r>
        <w:rPr>
          <w:rFonts w:hint="eastAsia" w:ascii="Segoe UI" w:hAnsi="Segoe UI" w:eastAsia="Segoe UI" w:cs="Segoe UI"/>
          <w:lang w:val="en-US" w:eastAsia="zh-CN"/>
        </w:rPr>
        <w:t>技术说明</w:t>
      </w:r>
      <w:bookmarkEnd w:id="175"/>
    </w:p>
    <w:p w14:paraId="2A6BDC77">
      <w:pPr>
        <w:pStyle w:val="3"/>
        <w:tabs>
          <w:tab w:val="left" w:pos="432"/>
          <w:tab w:val="left" w:pos="864"/>
        </w:tabs>
        <w:bidi w:val="0"/>
        <w:rPr>
          <w:rFonts w:hint="default"/>
          <w:lang w:val="en-US"/>
        </w:rPr>
      </w:pPr>
      <w:bookmarkStart w:id="176" w:name="_Toc20367"/>
      <w:bookmarkStart w:id="177" w:name="_Toc25679"/>
      <w:r>
        <w:rPr>
          <w:lang w:eastAsia="zh-CN"/>
        </w:rPr>
        <w:t>（一）</w:t>
      </w:r>
      <w:r>
        <w:rPr>
          <w:rFonts w:hint="eastAsia"/>
          <w:lang w:val="en-US" w:eastAsia="zh-CN"/>
        </w:rPr>
        <w:t>能力编码</w:t>
      </w:r>
      <w:bookmarkEnd w:id="176"/>
      <w:bookmarkEnd w:id="177"/>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5"/>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5"/>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5"/>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36"/>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3"/>
        <w:widowControl/>
        <w:spacing w:beforeAutospacing="0" w:afterAutospacing="0" w:line="408" w:lineRule="auto"/>
        <w:rPr>
          <w:rFonts w:hint="default" w:ascii="Times New Roman" w:hAnsi="Times New Roman"/>
          <w:sz w:val="28"/>
          <w:szCs w:val="28"/>
        </w:rPr>
      </w:pPr>
      <w:bookmarkStart w:id="178" w:name="_Toc7681"/>
      <w:bookmarkStart w:id="179" w:name="_Toc7191"/>
      <w:bookmarkStart w:id="180" w:name="_Toc30258"/>
      <w:bookmarkStart w:id="181" w:name="_Toc156"/>
      <w:bookmarkStart w:id="182" w:name="_Toc3422"/>
      <w:r>
        <w:rPr>
          <w:lang w:eastAsia="zh-CN"/>
        </w:rPr>
        <w:t>（</w:t>
      </w:r>
      <w:r>
        <w:rPr>
          <w:rFonts w:hint="eastAsia"/>
          <w:lang w:val="en-US" w:eastAsia="zh-CN"/>
        </w:rPr>
        <w:t>二</w:t>
      </w:r>
      <w:r>
        <w:rPr>
          <w:lang w:eastAsia="zh-CN"/>
        </w:rPr>
        <w:t>）接口清单</w:t>
      </w:r>
      <w:bookmarkEnd w:id="178"/>
      <w:bookmarkEnd w:id="179"/>
      <w:bookmarkEnd w:id="180"/>
      <w:bookmarkEnd w:id="181"/>
      <w:bookmarkEnd w:id="182"/>
    </w:p>
    <w:tbl>
      <w:tblPr>
        <w:tblStyle w:val="24"/>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3" w:name="OLE_LINK21"/>
            <w:r>
              <w:rPr>
                <w:b/>
                <w:szCs w:val="21"/>
              </w:rPr>
              <w:t>编</w:t>
            </w:r>
            <w:bookmarkEnd w:id="183"/>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94" w:type="dxa"/>
            <w:gridSpan w:val="2"/>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94" w:type="dxa"/>
            <w:gridSpan w:val="2"/>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pPr>
            <w:r>
              <w:t>数电票上传</w:t>
            </w:r>
          </w:p>
        </w:tc>
        <w:tc>
          <w:tcPr>
            <w:tcW w:w="3694" w:type="dxa"/>
            <w:gridSpan w:val="2"/>
            <w:tcBorders>
              <w:top w:val="single" w:color="auto" w:sz="6" w:space="0"/>
            </w:tcBorders>
            <w:noWrap w:val="0"/>
            <w:vAlign w:val="bottom"/>
          </w:tcPr>
          <w:p w14:paraId="45829C38">
            <w:pPr>
              <w:jc w:val="left"/>
            </w:pPr>
            <w:r>
              <w:t>QDFPSC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查询数电票上传结果</w:t>
            </w:r>
          </w:p>
        </w:tc>
        <w:tc>
          <w:tcPr>
            <w:tcW w:w="3694" w:type="dxa"/>
            <w:gridSpan w:val="2"/>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94" w:type="dxa"/>
            <w:gridSpan w:val="2"/>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94" w:type="dxa"/>
            <w:gridSpan w:val="2"/>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94" w:type="dxa"/>
            <w:gridSpan w:val="2"/>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94" w:type="dxa"/>
            <w:gridSpan w:val="2"/>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510BB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49A667D9">
            <w:pPr>
              <w:jc w:val="center"/>
              <w:rPr>
                <w:rFonts w:hint="default" w:eastAsia="宋体"/>
                <w:szCs w:val="21"/>
                <w:lang w:val="en-US" w:eastAsia="zh-CN"/>
              </w:rPr>
            </w:pPr>
            <w:r>
              <w:rPr>
                <w:rFonts w:hint="eastAsia"/>
                <w:szCs w:val="21"/>
                <w:lang w:val="en-US" w:eastAsia="zh-CN"/>
              </w:rPr>
              <w:t>17</w:t>
            </w:r>
          </w:p>
        </w:tc>
        <w:tc>
          <w:tcPr>
            <w:tcW w:w="3716" w:type="dxa"/>
            <w:tcBorders>
              <w:top w:val="single" w:color="auto" w:sz="6" w:space="0"/>
              <w:bottom w:val="single" w:color="auto" w:sz="6" w:space="0"/>
            </w:tcBorders>
            <w:noWrap w:val="0"/>
            <w:vAlign w:val="center"/>
          </w:tcPr>
          <w:p w14:paraId="3D81FE56">
            <w:pPr>
              <w:jc w:val="left"/>
              <w:rPr>
                <w:rFonts w:hint="default" w:eastAsia="宋体"/>
                <w:lang w:val="en-US" w:eastAsia="zh-CN"/>
              </w:rPr>
            </w:pPr>
            <w:r>
              <w:rPr>
                <w:rFonts w:hint="eastAsia"/>
                <w:lang w:val="en-US" w:eastAsia="zh-CN"/>
              </w:rPr>
              <w:t>查询差额征税编码</w:t>
            </w:r>
          </w:p>
        </w:tc>
        <w:tc>
          <w:tcPr>
            <w:tcW w:w="3694" w:type="dxa"/>
            <w:gridSpan w:val="2"/>
            <w:tcBorders>
              <w:top w:val="single" w:color="auto" w:sz="6" w:space="0"/>
              <w:bottom w:val="single" w:color="auto" w:sz="6" w:space="0"/>
            </w:tcBorders>
            <w:noWrap w:val="0"/>
            <w:vAlign w:val="bottom"/>
          </w:tcPr>
          <w:p w14:paraId="5C38A2F8">
            <w:pPr>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CXCEZSBM</w:t>
            </w:r>
          </w:p>
        </w:tc>
      </w:tr>
    </w:tbl>
    <w:p w14:paraId="2658960C">
      <w:pPr>
        <w:wordWrap w:val="0"/>
        <w:spacing w:line="360" w:lineRule="auto"/>
        <w:ind w:firstLine="480" w:firstLineChars="200"/>
        <w:rPr>
          <w:sz w:val="24"/>
        </w:rPr>
      </w:pPr>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1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5"/>
              <w:bidi w:val="0"/>
            </w:pPr>
            <w:r>
              <w:t xml:space="preserve"> try {</w:t>
            </w:r>
          </w:p>
          <w:p w14:paraId="0BFDDD6F">
            <w:pPr>
              <w:pStyle w:val="5"/>
              <w:bidi w:val="0"/>
            </w:pPr>
            <w:r>
              <w:t xml:space="preserve">        String encbody = SM4Util.encryptEcb(秘钥, body); // 对请求报文加密</w:t>
            </w:r>
          </w:p>
          <w:p w14:paraId="5B2D59AE">
            <w:pPr>
              <w:pStyle w:val="5"/>
              <w:bidi w:val="0"/>
            </w:pPr>
            <w:r>
              <w:t xml:space="preserve">        HttpHeaders headers = new HttpHeaders();</w:t>
            </w:r>
          </w:p>
          <w:p w14:paraId="19E4FF3B">
            <w:pPr>
              <w:pStyle w:val="5"/>
              <w:bidi w:val="0"/>
            </w:pPr>
            <w:r>
              <w:t xml:space="preserve">        headers.add("fwbm",""); // 添加服务编码</w:t>
            </w:r>
          </w:p>
          <w:p w14:paraId="5020F394">
            <w:pPr>
              <w:pStyle w:val="5"/>
              <w:bidi w:val="0"/>
            </w:pPr>
            <w:r>
              <w:t xml:space="preserve">        headers.add("jrdwptbh",""); // 添加接入单位平台编号</w:t>
            </w:r>
          </w:p>
          <w:p w14:paraId="4B122EEC">
            <w:pPr>
              <w:pStyle w:val="5"/>
              <w:bidi w:val="0"/>
            </w:pPr>
            <w:r>
              <w:t xml:space="preserve">        headers.add("sydwptbh",""); // 添加使用单位平台编号</w:t>
            </w:r>
          </w:p>
          <w:p w14:paraId="35F84120">
            <w:pPr>
              <w:pStyle w:val="5"/>
              <w:bidi w:val="0"/>
            </w:pPr>
            <w:r>
              <w:t xml:space="preserve">        headers.add("nlbm",""); // 添加能力编码</w:t>
            </w:r>
          </w:p>
          <w:p w14:paraId="64F7A053">
            <w:pPr>
              <w:pStyle w:val="5"/>
              <w:bidi w:val="0"/>
            </w:pPr>
            <w:r>
              <w:t xml:space="preserve">        headers.add("ylbm",""); // 添加用例编码</w:t>
            </w:r>
          </w:p>
          <w:p w14:paraId="638FBC2C">
            <w:pPr>
              <w:pStyle w:val="5"/>
              <w:bidi w:val="0"/>
            </w:pPr>
            <w:r>
              <w:t xml:space="preserve">        headers.add("access_signature",""); // 添加访问签名</w:t>
            </w:r>
          </w:p>
          <w:p w14:paraId="6BCFFBB1">
            <w:pPr>
              <w:pStyle w:val="5"/>
              <w:bidi w:val="0"/>
            </w:pPr>
            <w:r>
              <w:t xml:space="preserve">        headers.add("sxcsbz",""); // 添加沙箱测试标志</w:t>
            </w:r>
          </w:p>
          <w:p w14:paraId="204EA7BA">
            <w:pPr>
              <w:pStyle w:val="5"/>
              <w:bidi w:val="0"/>
            </w:pPr>
          </w:p>
          <w:p w14:paraId="71EB0442">
            <w:pPr>
              <w:pStyle w:val="5"/>
              <w:bidi w:val="0"/>
            </w:pPr>
            <w:r>
              <w:t xml:space="preserve">        String result= null;  //接收税局相应报文（未解密）</w:t>
            </w:r>
          </w:p>
          <w:p w14:paraId="3224D42C">
            <w:pPr>
              <w:pStyle w:val="5"/>
              <w:bidi w:val="0"/>
            </w:pPr>
            <w:r>
              <w:t xml:space="preserve">        GZIPInputStream gzip = null;  //商品服务编码返回时为gzip压缩格式</w:t>
            </w:r>
          </w:p>
          <w:p w14:paraId="53EF07AB">
            <w:pPr>
              <w:pStyle w:val="5"/>
              <w:bidi w:val="0"/>
            </w:pPr>
            <w:r>
              <w:t xml:space="preserve">        BufferedReader reader = null;</w:t>
            </w:r>
          </w:p>
          <w:p w14:paraId="42633459">
            <w:pPr>
              <w:pStyle w:val="5"/>
              <w:bidi w:val="0"/>
            </w:pPr>
            <w:r>
              <w:t xml:space="preserve">        StringWriter writer = null;</w:t>
            </w:r>
          </w:p>
          <w:p w14:paraId="42B14F86">
            <w:pPr>
              <w:pStyle w:val="5"/>
              <w:bidi w:val="0"/>
            </w:pPr>
            <w:r>
              <w:t xml:space="preserve">        try {</w:t>
            </w:r>
          </w:p>
          <w:p w14:paraId="69DEA6A6">
            <w:pPr>
              <w:pStyle w:val="5"/>
              <w:bidi w:val="0"/>
            </w:pPr>
            <w:r>
              <w:t xml:space="preserve">            HttpEntity&lt;String&gt; entity = new HttpEntity&lt;&gt;(encbody,headers);</w:t>
            </w:r>
          </w:p>
          <w:p w14:paraId="4A9E778A">
            <w:pPr>
              <w:pStyle w:val="5"/>
              <w:bidi w:val="0"/>
            </w:pPr>
            <w:r>
              <w:t xml:space="preserve">            //向税局发送请求</w:t>
            </w:r>
          </w:p>
          <w:p w14:paraId="4F5AF7A1">
            <w:pPr>
              <w:pStyle w:val="5"/>
              <w:bidi w:val="0"/>
            </w:pPr>
            <w:r>
              <w:t xml:space="preserve">            ResponseEntity&lt;byte[]&gt; responseEntity = restTemplate.postForEntity(税局端地址, entity, byte[].class);</w:t>
            </w:r>
          </w:p>
          <w:p w14:paraId="4282A577">
            <w:pPr>
              <w:pStyle w:val="5"/>
              <w:bidi w:val="0"/>
            </w:pPr>
            <w:r>
              <w:t xml:space="preserve">            //解析税局返回内容</w:t>
            </w:r>
          </w:p>
          <w:p w14:paraId="3034D208">
            <w:pPr>
              <w:pStyle w:val="5"/>
              <w:bidi w:val="0"/>
            </w:pPr>
            <w:r>
              <w:t xml:space="preserve">            List&lt;String&gt; valuesAsList = responseEntity.getHeaders().getValuesAsList("content-encoding");</w:t>
            </w:r>
          </w:p>
          <w:p w14:paraId="23FC44CC">
            <w:pPr>
              <w:pStyle w:val="5"/>
              <w:bidi w:val="0"/>
            </w:pPr>
            <w:r>
              <w:t xml:space="preserve">            //如果返回gzip时处理</w:t>
            </w:r>
          </w:p>
          <w:p w14:paraId="7E7AEBE1">
            <w:pPr>
              <w:pStyle w:val="5"/>
              <w:bidi w:val="0"/>
            </w:pPr>
            <w:r>
              <w:t xml:space="preserve">            if(!CollectionUtils.isEmpty(valuesAsList) &amp;&amp; valuesAsList.contains("gzip")){</w:t>
            </w:r>
          </w:p>
          <w:p w14:paraId="02B8BE3C">
            <w:pPr>
              <w:pStyle w:val="5"/>
              <w:bidi w:val="0"/>
            </w:pPr>
            <w:r>
              <w:t xml:space="preserve">                gzip = new GZIPInputStream(new ByteArrayInputStream(responseEntity.getBody()));</w:t>
            </w:r>
          </w:p>
          <w:p w14:paraId="3359D6C9">
            <w:pPr>
              <w:pStyle w:val="5"/>
              <w:bidi w:val="0"/>
            </w:pPr>
            <w:r>
              <w:t xml:space="preserve">                reader = new BufferedReader(new InputStreamReader(gzip));</w:t>
            </w:r>
          </w:p>
          <w:p w14:paraId="7ABC0F55">
            <w:pPr>
              <w:pStyle w:val="5"/>
              <w:bidi w:val="0"/>
            </w:pPr>
            <w:r>
              <w:t xml:space="preserve">                writer = new StringWriter();</w:t>
            </w:r>
          </w:p>
          <w:p w14:paraId="12FC5D6F">
            <w:pPr>
              <w:pStyle w:val="5"/>
              <w:bidi w:val="0"/>
            </w:pPr>
            <w:r>
              <w:t xml:space="preserve">                String line;</w:t>
            </w:r>
          </w:p>
          <w:p w14:paraId="2917C143">
            <w:pPr>
              <w:pStyle w:val="5"/>
              <w:bidi w:val="0"/>
            </w:pPr>
            <w:r>
              <w:t xml:space="preserve">                while ((line = reader.readLine()) != null) {</w:t>
            </w:r>
          </w:p>
          <w:p w14:paraId="27F800FE">
            <w:pPr>
              <w:pStyle w:val="5"/>
              <w:bidi w:val="0"/>
            </w:pPr>
            <w:r>
              <w:t xml:space="preserve">                    writer.write(line);</w:t>
            </w:r>
          </w:p>
          <w:p w14:paraId="46F52651">
            <w:pPr>
              <w:pStyle w:val="5"/>
              <w:bidi w:val="0"/>
            </w:pPr>
            <w:r>
              <w:t xml:space="preserve">                }</w:t>
            </w:r>
          </w:p>
          <w:p w14:paraId="1A177044">
            <w:pPr>
              <w:pStyle w:val="5"/>
              <w:bidi w:val="0"/>
            </w:pPr>
            <w:r>
              <w:t xml:space="preserve">                result = writer.toString();</w:t>
            </w:r>
          </w:p>
          <w:p w14:paraId="748C3495">
            <w:pPr>
              <w:pStyle w:val="5"/>
              <w:bidi w:val="0"/>
            </w:pPr>
            <w:r>
              <w:t xml:space="preserve">            }else{  //返回非gzip时处理</w:t>
            </w:r>
          </w:p>
          <w:p w14:paraId="20542951">
            <w:pPr>
              <w:pStyle w:val="5"/>
              <w:bidi w:val="0"/>
            </w:pPr>
            <w:r>
              <w:t xml:space="preserve">                result = new String(responseEntity.getBody(), StandardCharsets.UTF_8);</w:t>
            </w:r>
          </w:p>
          <w:p w14:paraId="352B581D">
            <w:pPr>
              <w:pStyle w:val="5"/>
              <w:bidi w:val="0"/>
            </w:pPr>
            <w:r>
              <w:t xml:space="preserve">            }</w:t>
            </w:r>
          </w:p>
          <w:p w14:paraId="647BD7C1">
            <w:pPr>
              <w:pStyle w:val="5"/>
              <w:bidi w:val="0"/>
            </w:pPr>
            <w:r>
              <w:t xml:space="preserve">        } finally {</w:t>
            </w:r>
          </w:p>
          <w:p w14:paraId="2689480E">
            <w:pPr>
              <w:pStyle w:val="5"/>
              <w:bidi w:val="0"/>
            </w:pPr>
            <w:r>
              <w:t xml:space="preserve">            if(Objects.nonNull(gzip)){</w:t>
            </w:r>
          </w:p>
          <w:p w14:paraId="79CBA3DA">
            <w:pPr>
              <w:pStyle w:val="5"/>
              <w:bidi w:val="0"/>
            </w:pPr>
            <w:r>
              <w:t xml:space="preserve">                IOUtils.closeQuietly(gzip);</w:t>
            </w:r>
          </w:p>
          <w:p w14:paraId="7549E0C1">
            <w:pPr>
              <w:pStyle w:val="5"/>
              <w:bidi w:val="0"/>
            </w:pPr>
            <w:r>
              <w:t xml:space="preserve">            }</w:t>
            </w:r>
          </w:p>
          <w:p w14:paraId="1ED30FCE">
            <w:pPr>
              <w:pStyle w:val="5"/>
              <w:bidi w:val="0"/>
            </w:pPr>
            <w:r>
              <w:t xml:space="preserve">            if(Objects.nonNull(reader)){</w:t>
            </w:r>
          </w:p>
          <w:p w14:paraId="371DA3AB">
            <w:pPr>
              <w:pStyle w:val="5"/>
              <w:bidi w:val="0"/>
            </w:pPr>
            <w:r>
              <w:t xml:space="preserve">                IOUtils.closeQuietly(reader);</w:t>
            </w:r>
          </w:p>
          <w:p w14:paraId="1AFB26A2">
            <w:pPr>
              <w:pStyle w:val="5"/>
              <w:bidi w:val="0"/>
            </w:pPr>
            <w:r>
              <w:t xml:space="preserve">            }</w:t>
            </w:r>
          </w:p>
          <w:p w14:paraId="76FE267C">
            <w:pPr>
              <w:pStyle w:val="5"/>
              <w:bidi w:val="0"/>
            </w:pPr>
            <w:r>
              <w:t xml:space="preserve">            if(Objects.nonNull(writer)){</w:t>
            </w:r>
          </w:p>
          <w:p w14:paraId="67BBB736">
            <w:pPr>
              <w:pStyle w:val="5"/>
              <w:bidi w:val="0"/>
            </w:pPr>
            <w:r>
              <w:t xml:space="preserve">                IOUtils.closeQuietly(writer);</w:t>
            </w:r>
          </w:p>
          <w:p w14:paraId="77546421">
            <w:pPr>
              <w:pStyle w:val="5"/>
              <w:bidi w:val="0"/>
            </w:pPr>
            <w:r>
              <w:t xml:space="preserve">            }</w:t>
            </w:r>
          </w:p>
          <w:p w14:paraId="3B512C3F">
            <w:pPr>
              <w:pStyle w:val="5"/>
              <w:bidi w:val="0"/>
            </w:pPr>
            <w:r>
              <w:t xml:space="preserve">        }</w:t>
            </w:r>
          </w:p>
          <w:p w14:paraId="5E601289">
            <w:pPr>
              <w:pStyle w:val="5"/>
              <w:bidi w:val="0"/>
            </w:pPr>
            <w:r>
              <w:t xml:space="preserve">        log.info("能力开放平台响应报文{}",result);</w:t>
            </w:r>
          </w:p>
          <w:p w14:paraId="737416CC">
            <w:pPr>
              <w:pStyle w:val="5"/>
              <w:bidi w:val="0"/>
            </w:pPr>
            <w:r>
              <w:t xml:space="preserve">        KfptRes&lt;String&gt; kfptRes = objectMapper.readValue(result,tr1);</w:t>
            </w:r>
          </w:p>
          <w:p w14:paraId="32E7B4BD">
            <w:pPr>
              <w:pStyle w:val="5"/>
              <w:bidi w:val="0"/>
            </w:pPr>
            <w:r>
              <w:t xml:space="preserve">        /**</w:t>
            </w:r>
          </w:p>
          <w:p w14:paraId="5A564498">
            <w:pPr>
              <w:pStyle w:val="5"/>
              <w:bidi w:val="0"/>
            </w:pPr>
            <w:r>
              <w:t xml:space="preserve">         * 如果返回不是200或没有error节点则无需解密</w:t>
            </w:r>
          </w:p>
          <w:p w14:paraId="19B784A8">
            <w:pPr>
              <w:pStyle w:val="5"/>
              <w:bidi w:val="0"/>
            </w:pPr>
            <w:r>
              <w:t xml:space="preserve">         */</w:t>
            </w:r>
          </w:p>
          <w:p w14:paraId="6E56A922">
            <w:pPr>
              <w:pStyle w:val="5"/>
              <w:bidi w:val="0"/>
            </w:pPr>
            <w:r>
              <w:t xml:space="preserve">        if(!"200".equals(kfptRes.getHttpStatusCode())){</w:t>
            </w:r>
          </w:p>
          <w:p w14:paraId="344C3A36">
            <w:pPr>
              <w:pStyle w:val="5"/>
              <w:bidi w:val="0"/>
            </w:pPr>
            <w:r>
              <w:t xml:space="preserve">            return kfptRes;</w:t>
            </w:r>
          </w:p>
          <w:p w14:paraId="52B97D3D">
            <w:pPr>
              <w:pStyle w:val="5"/>
              <w:bidi w:val="0"/>
            </w:pPr>
            <w:r>
              <w:t xml:space="preserve">        }</w:t>
            </w:r>
          </w:p>
          <w:p w14:paraId="4CD4A32F">
            <w:pPr>
              <w:pStyle w:val="5"/>
              <w:bidi w:val="0"/>
            </w:pPr>
            <w:r>
              <w:t xml:space="preserve">        ServerResponse&lt;String&gt; serverResponse = objectMapper.readValue(kfptRes.getBody(),tr2);</w:t>
            </w:r>
          </w:p>
          <w:p w14:paraId="3B0D8934">
            <w:pPr>
              <w:pStyle w:val="5"/>
              <w:bidi w:val="0"/>
            </w:pPr>
            <w:r>
              <w:t xml:space="preserve">        Error error = serverResponse.getResponse().getError();</w:t>
            </w:r>
          </w:p>
          <w:p w14:paraId="61CA5B0B">
            <w:pPr>
              <w:pStyle w:val="5"/>
              <w:bidi w:val="0"/>
            </w:pPr>
            <w:r>
              <w:t xml:space="preserve">        if(Objects.nonNull(error)){</w:t>
            </w:r>
          </w:p>
          <w:p w14:paraId="460E5E1F">
            <w:pPr>
              <w:pStyle w:val="5"/>
              <w:bidi w:val="0"/>
            </w:pPr>
            <w:r>
              <w:t xml:space="preserve">            return kfptRes;</w:t>
            </w:r>
          </w:p>
          <w:p w14:paraId="3B4C531C">
            <w:pPr>
              <w:pStyle w:val="5"/>
              <w:bidi w:val="0"/>
            </w:pPr>
            <w:r>
              <w:t xml:space="preserve">        }</w:t>
            </w:r>
          </w:p>
          <w:p w14:paraId="4B11958D">
            <w:pPr>
              <w:pStyle w:val="5"/>
              <w:bidi w:val="0"/>
            </w:pPr>
          </w:p>
          <w:p w14:paraId="2D75F855">
            <w:pPr>
              <w:pStyle w:val="5"/>
              <w:bidi w:val="0"/>
            </w:pPr>
            <w:r>
              <w:t xml:space="preserve">        //解密返回报文</w:t>
            </w:r>
          </w:p>
          <w:p w14:paraId="7FC5312D">
            <w:pPr>
              <w:pStyle w:val="5"/>
              <w:bidi w:val="0"/>
            </w:pPr>
            <w:r>
              <w:t xml:space="preserve">        String data = serverResponse.getResponse().getData();</w:t>
            </w:r>
          </w:p>
          <w:p w14:paraId="08B73BA8">
            <w:pPr>
              <w:pStyle w:val="5"/>
              <w:bidi w:val="0"/>
            </w:pPr>
            <w:r>
              <w:t xml:space="preserve">        String decdata = SM4Util.decryptEcb(秘钥, data);</w:t>
            </w:r>
          </w:p>
          <w:p w14:paraId="09FE4CCF">
            <w:pPr>
              <w:pStyle w:val="5"/>
              <w:bidi w:val="0"/>
            </w:pPr>
            <w:r>
              <w:t xml:space="preserve">        serverResponse.getResponse().setData(decdata);</w:t>
            </w:r>
          </w:p>
          <w:p w14:paraId="20FD86F2">
            <w:pPr>
              <w:pStyle w:val="5"/>
              <w:bidi w:val="0"/>
            </w:pPr>
          </w:p>
          <w:p w14:paraId="707E2BA8">
            <w:pPr>
              <w:pStyle w:val="5"/>
              <w:bidi w:val="0"/>
            </w:pPr>
            <w:r>
              <w:t xml:space="preserve">        KfptRes&lt;ServerResponse&lt;String&gt;&gt; success = new KfptRes&lt;&gt;();</w:t>
            </w:r>
          </w:p>
          <w:p w14:paraId="2C2CDF92">
            <w:pPr>
              <w:pStyle w:val="5"/>
              <w:bidi w:val="0"/>
            </w:pPr>
            <w:r>
              <w:t xml:space="preserve">        success.setHttpStatusCode(kfptRes.getHttpStatusCode());</w:t>
            </w:r>
          </w:p>
          <w:p w14:paraId="456CDF9D">
            <w:pPr>
              <w:pStyle w:val="5"/>
              <w:bidi w:val="0"/>
            </w:pPr>
            <w:r>
              <w:t xml:space="preserve">        success.setBody(serverResponse);</w:t>
            </w:r>
          </w:p>
          <w:p w14:paraId="2372B61B">
            <w:pPr>
              <w:pStyle w:val="5"/>
              <w:bidi w:val="0"/>
            </w:pPr>
            <w:r>
              <w:t xml:space="preserve">        //成功处理</w:t>
            </w:r>
          </w:p>
          <w:p w14:paraId="40DE8294">
            <w:pPr>
              <w:pStyle w:val="5"/>
              <w:bidi w:val="0"/>
            </w:pPr>
            <w:r>
              <w:t xml:space="preserve">    } catch (Exception e) {</w:t>
            </w:r>
          </w:p>
          <w:p w14:paraId="1006168C">
            <w:pPr>
              <w:pStyle w:val="5"/>
              <w:bidi w:val="0"/>
            </w:pPr>
            <w:r>
              <w:t xml:space="preserve">        log.info("",e);</w:t>
            </w:r>
          </w:p>
          <w:p w14:paraId="6E875434">
            <w:pPr>
              <w:pStyle w:val="5"/>
              <w:bidi w:val="0"/>
            </w:pPr>
            <w:r>
              <w:t xml:space="preserve">        //异常处理</w:t>
            </w:r>
          </w:p>
          <w:p w14:paraId="2A47DF30">
            <w:pPr>
              <w:pStyle w:val="5"/>
              <w:bidi w:val="0"/>
            </w:pPr>
            <w:r>
              <w:t xml:space="preserve">    }</w:t>
            </w:r>
          </w:p>
        </w:tc>
      </w:tr>
    </w:tbl>
    <w:p w14:paraId="373D90F6">
      <w:pPr>
        <w:pStyle w:val="1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132C971F">
      <w:pPr>
        <w:pStyle w:val="3"/>
        <w:widowControl/>
        <w:spacing w:beforeAutospacing="0" w:afterAutospacing="0" w:line="408" w:lineRule="auto"/>
        <w:rPr>
          <w:rFonts w:hint="default" w:ascii="Times New Roman" w:hAnsi="Times New Roman"/>
          <w:sz w:val="28"/>
          <w:szCs w:val="28"/>
          <w:lang w:val="en-US"/>
        </w:rPr>
      </w:pPr>
      <w:bookmarkStart w:id="184" w:name="_Toc11204"/>
      <w:bookmarkStart w:id="185" w:name="_Toc9978"/>
      <w:bookmarkStart w:id="186" w:name="_Toc15979"/>
      <w:r>
        <w:rPr>
          <w:lang w:eastAsia="zh-CN"/>
        </w:rPr>
        <w:t>（</w:t>
      </w:r>
      <w:r>
        <w:rPr>
          <w:rFonts w:hint="eastAsia"/>
          <w:lang w:val="en-US" w:eastAsia="zh-CN"/>
        </w:rPr>
        <w:t>三</w:t>
      </w:r>
      <w:r>
        <w:rPr>
          <w:lang w:eastAsia="zh-CN"/>
        </w:rPr>
        <w:t>）接口</w:t>
      </w:r>
      <w:r>
        <w:rPr>
          <w:rFonts w:hint="eastAsia"/>
          <w:lang w:val="en-US" w:eastAsia="zh-CN"/>
        </w:rPr>
        <w:t>详情</w:t>
      </w:r>
      <w:bookmarkEnd w:id="184"/>
    </w:p>
    <w:p w14:paraId="021E24FA">
      <w:pPr>
        <w:pStyle w:val="4"/>
        <w:widowControl/>
        <w:numPr>
          <w:ilvl w:val="0"/>
          <w:numId w:val="2"/>
        </w:numPr>
        <w:spacing w:beforeAutospacing="0" w:afterAutospacing="0" w:line="408" w:lineRule="auto"/>
        <w:rPr>
          <w:rFonts w:hint="default" w:ascii="Times New Roman" w:hAnsi="Times New Roman"/>
          <w:sz w:val="28"/>
          <w:szCs w:val="28"/>
        </w:rPr>
      </w:pPr>
      <w:bookmarkStart w:id="187" w:name="_Toc4508"/>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5"/>
      <w:bookmarkEnd w:id="186"/>
      <w:bookmarkEnd w:id="187"/>
    </w:p>
    <w:p w14:paraId="23570218">
      <w:pPr>
        <w:pStyle w:val="6"/>
        <w:rPr>
          <w:rFonts w:ascii="Times New Roman" w:hAnsi="Times New Roman"/>
        </w:rPr>
      </w:pPr>
      <w:bookmarkStart w:id="188" w:name="_Toc26932"/>
      <w:bookmarkStart w:id="189" w:name="_Toc8464"/>
      <w:r>
        <w:rPr>
          <w:rFonts w:ascii="Times New Roman" w:hAnsi="Times New Roman"/>
        </w:rPr>
        <w:t>1.1接口说明</w:t>
      </w:r>
      <w:bookmarkEnd w:id="188"/>
      <w:bookmarkEnd w:id="189"/>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sz w:val="24"/>
        </w:rPr>
      </w:pPr>
      <w:bookmarkStart w:id="190"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bookmarkEnd w:id="190"/>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1" w:name="_Toc19881"/>
      <w:bookmarkStart w:id="192" w:name="_Toc7659"/>
      <w:r>
        <w:rPr>
          <w:rFonts w:ascii="Times New Roman" w:hAnsi="Times New Roman"/>
        </w:rPr>
        <w:t>1.2请求参数</w:t>
      </w:r>
      <w:bookmarkEnd w:id="191"/>
      <w:bookmarkEnd w:id="19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3" w:name="OLE_LINK11" w:colFirst="3" w:colLast="4"/>
            <w:bookmarkStart w:id="194"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3"/>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95"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4"/>
      <w:bookmarkEnd w:id="195"/>
    </w:tbl>
    <w:p w14:paraId="34BD0A86">
      <w:pPr>
        <w:pStyle w:val="6"/>
        <w:rPr>
          <w:rFonts w:ascii="Times New Roman" w:hAnsi="Times New Roman"/>
        </w:rPr>
      </w:pPr>
      <w:bookmarkStart w:id="196" w:name="_Toc32754"/>
      <w:bookmarkStart w:id="197" w:name="_Toc32140"/>
      <w:r>
        <w:rPr>
          <w:rFonts w:ascii="Times New Roman" w:hAnsi="Times New Roman"/>
        </w:rPr>
        <w:t>1.3请求报文示例</w:t>
      </w:r>
      <w:bookmarkEnd w:id="196"/>
      <w:bookmarkEnd w:id="19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5"/>
              <w:bidi w:val="0"/>
            </w:pPr>
            <w:r>
              <w:t>{</w:t>
            </w:r>
          </w:p>
          <w:p w14:paraId="7B272F9E">
            <w:pPr>
              <w:pStyle w:val="5"/>
              <w:bidi w:val="0"/>
            </w:pPr>
            <w:bookmarkStart w:id="198" w:name="OLE_LINK17"/>
            <w:r>
              <w:tab/>
            </w:r>
            <w:bookmarkEnd w:id="198"/>
            <w:r>
              <w:t>"nsrsbh": "纳税人识别号/统一社会信用代码",</w:t>
            </w:r>
          </w:p>
          <w:p w14:paraId="7E5AC941">
            <w:pPr>
              <w:pStyle w:val="5"/>
              <w:bidi w:val="0"/>
            </w:pPr>
            <w:bookmarkStart w:id="199" w:name="OLE_LINK27"/>
            <w:r>
              <w:tab/>
            </w:r>
            <w:bookmarkEnd w:id="199"/>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5"/>
              <w:bidi w:val="0"/>
            </w:pPr>
            <w:r>
              <w:t>}</w:t>
            </w:r>
          </w:p>
        </w:tc>
      </w:tr>
    </w:tbl>
    <w:p w14:paraId="14959295">
      <w:pPr>
        <w:pStyle w:val="6"/>
        <w:rPr>
          <w:rFonts w:ascii="Times New Roman" w:hAnsi="Times New Roman"/>
        </w:rPr>
      </w:pPr>
      <w:bookmarkStart w:id="200" w:name="_Toc16970"/>
      <w:bookmarkStart w:id="201" w:name="_Toc29451"/>
      <w:r>
        <w:rPr>
          <w:rFonts w:ascii="Times New Roman" w:hAnsi="Times New Roman"/>
        </w:rPr>
        <w:t>1.4返回参数</w:t>
      </w:r>
      <w:bookmarkEnd w:id="200"/>
      <w:bookmarkEnd w:id="20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2" w:name="_Toc11119"/>
      <w:bookmarkStart w:id="203" w:name="_Toc27717"/>
      <w:r>
        <w:rPr>
          <w:rFonts w:ascii="Times New Roman" w:hAnsi="Times New Roman"/>
        </w:rPr>
        <w:t>1.5返回报文示例</w:t>
      </w:r>
      <w:bookmarkEnd w:id="202"/>
      <w:bookmarkEnd w:id="203"/>
      <w:r>
        <w:rPr>
          <w:rFonts w:ascii="Times New Roman" w:hAnsi="Times New Roman"/>
        </w:rPr>
        <w:t xml:space="preserve"> </w:t>
      </w:r>
    </w:p>
    <w:p w14:paraId="2FD59B60">
      <w:pPr>
        <w:pStyle w:val="5"/>
      </w:pPr>
      <w:bookmarkStart w:id="204"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5"/>
              <w:bidi w:val="0"/>
            </w:pPr>
            <w:r>
              <w:t>{</w:t>
            </w:r>
          </w:p>
          <w:p w14:paraId="5A9D3A00">
            <w:pPr>
              <w:pStyle w:val="5"/>
              <w:bidi w:val="0"/>
            </w:pPr>
            <w:r>
              <w:tab/>
            </w:r>
            <w:r>
              <w:t>"Response":{</w:t>
            </w:r>
          </w:p>
          <w:p w14:paraId="1FCD7E03">
            <w:pPr>
              <w:pStyle w:val="5"/>
              <w:bidi w:val="0"/>
            </w:pPr>
            <w:r>
              <w:tab/>
            </w:r>
            <w:r>
              <w:tab/>
            </w:r>
            <w:r>
              <w:t>"RequestId": "16位随机数字和字母组合",</w:t>
            </w:r>
          </w:p>
          <w:p w14:paraId="58D46348">
            <w:pPr>
              <w:pStyle w:val="5"/>
              <w:bidi w:val="0"/>
            </w:pPr>
            <w:r>
              <w:tab/>
            </w:r>
            <w:r>
              <w:tab/>
            </w:r>
            <w:r>
              <w:t>"Data":{</w:t>
            </w:r>
          </w:p>
          <w:p w14:paraId="3948D798">
            <w:pPr>
              <w:pStyle w:val="5"/>
              <w:bidi w:val="0"/>
            </w:pPr>
            <w:r>
              <w:tab/>
            </w:r>
            <w:r>
              <w:tab/>
            </w:r>
            <w:r>
              <w:tab/>
            </w:r>
            <w:r>
              <w:t>"returncode": "00",</w:t>
            </w:r>
          </w:p>
          <w:p w14:paraId="6AFF65FC">
            <w:pPr>
              <w:pStyle w:val="5"/>
              <w:bidi w:val="0"/>
            </w:pPr>
            <w:r>
              <w:tab/>
            </w:r>
            <w:r>
              <w:tab/>
            </w:r>
            <w:r>
              <w:tab/>
            </w:r>
            <w:r>
              <w:t>"returnmsg": "成功",</w:t>
            </w:r>
          </w:p>
          <w:p w14:paraId="3C060FE4">
            <w:pPr>
              <w:pStyle w:val="5"/>
              <w:bidi w:val="0"/>
            </w:pPr>
            <w:r>
              <w:tab/>
            </w:r>
            <w:r>
              <w:tab/>
            </w:r>
            <w:r>
              <w:tab/>
            </w:r>
            <w:r>
              <w:t>"fpqshm": "发票起始号码",</w:t>
            </w:r>
          </w:p>
          <w:p w14:paraId="7D8325E2">
            <w:pPr>
              <w:pStyle w:val="5"/>
              <w:bidi w:val="0"/>
            </w:pPr>
            <w:r>
              <w:tab/>
            </w:r>
            <w:r>
              <w:tab/>
            </w:r>
            <w:r>
              <w:tab/>
            </w:r>
            <w:r>
              <w:t>"fpzzhm": "发票终止号码",</w:t>
            </w:r>
          </w:p>
          <w:p w14:paraId="6DF82B7C">
            <w:pPr>
              <w:pStyle w:val="5"/>
              <w:bidi w:val="0"/>
            </w:pPr>
            <w:r>
              <w:tab/>
            </w:r>
            <w:r>
              <w:tab/>
            </w:r>
            <w:r>
              <w:tab/>
            </w:r>
            <w:r>
              <w:t>"lysl": "领用数量"</w:t>
            </w:r>
          </w:p>
          <w:p w14:paraId="2B214252">
            <w:pPr>
              <w:pStyle w:val="5"/>
              <w:bidi w:val="0"/>
            </w:pPr>
            <w:r>
              <w:tab/>
            </w:r>
            <w:r>
              <w:tab/>
            </w:r>
            <w:r>
              <w:t>}</w:t>
            </w:r>
          </w:p>
          <w:p w14:paraId="35A8524F">
            <w:pPr>
              <w:pStyle w:val="5"/>
              <w:bidi w:val="0"/>
            </w:pPr>
            <w:r>
              <w:t>}</w:t>
            </w:r>
          </w:p>
          <w:p w14:paraId="02277391">
            <w:pPr>
              <w:pStyle w:val="5"/>
              <w:bidi w:val="0"/>
            </w:pPr>
            <w:r>
              <w:t>}</w:t>
            </w:r>
          </w:p>
        </w:tc>
      </w:tr>
    </w:tbl>
    <w:p w14:paraId="16CC528F">
      <w:pPr>
        <w:pStyle w:val="5"/>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5"/>
              <w:bidi w:val="0"/>
              <w:rPr>
                <w:color w:val="auto"/>
              </w:rPr>
            </w:pPr>
            <w:r>
              <w:rPr>
                <w:color w:val="auto"/>
              </w:rPr>
              <w:t>{</w:t>
            </w:r>
          </w:p>
          <w:p w14:paraId="4893B5C2">
            <w:pPr>
              <w:pStyle w:val="5"/>
              <w:bidi w:val="0"/>
              <w:rPr>
                <w:color w:val="auto"/>
              </w:rPr>
            </w:pPr>
            <w:r>
              <w:rPr>
                <w:color w:val="auto"/>
              </w:rPr>
              <w:tab/>
            </w:r>
            <w:r>
              <w:rPr>
                <w:color w:val="auto"/>
              </w:rPr>
              <w:t>"Response":{</w:t>
            </w:r>
          </w:p>
          <w:p w14:paraId="309F78E2">
            <w:pPr>
              <w:pStyle w:val="5"/>
              <w:bidi w:val="0"/>
              <w:rPr>
                <w:color w:val="auto"/>
              </w:rPr>
            </w:pPr>
            <w:r>
              <w:rPr>
                <w:color w:val="auto"/>
              </w:rPr>
              <w:tab/>
            </w:r>
            <w:r>
              <w:rPr>
                <w:color w:val="auto"/>
              </w:rPr>
              <w:tab/>
            </w:r>
            <w:r>
              <w:rPr>
                <w:color w:val="auto"/>
              </w:rPr>
              <w:t>"RequestId": "16位随机数字和字母组合",</w:t>
            </w:r>
          </w:p>
          <w:p w14:paraId="6E905DD9">
            <w:pPr>
              <w:pStyle w:val="5"/>
              <w:bidi w:val="0"/>
              <w:rPr>
                <w:color w:val="auto"/>
              </w:rPr>
            </w:pPr>
            <w:r>
              <w:rPr>
                <w:color w:val="auto"/>
              </w:rPr>
              <w:tab/>
            </w:r>
            <w:r>
              <w:rPr>
                <w:color w:val="auto"/>
              </w:rPr>
              <w:tab/>
            </w:r>
            <w:r>
              <w:rPr>
                <w:color w:val="auto"/>
              </w:rPr>
              <w:t>"Error":{</w:t>
            </w:r>
          </w:p>
          <w:p w14:paraId="0439D877">
            <w:pPr>
              <w:pStyle w:val="5"/>
              <w:bidi w:val="0"/>
              <w:rPr>
                <w:color w:val="auto"/>
              </w:rPr>
            </w:pPr>
            <w:r>
              <w:rPr>
                <w:color w:val="auto"/>
              </w:rPr>
              <w:tab/>
            </w:r>
            <w:r>
              <w:rPr>
                <w:color w:val="auto"/>
              </w:rPr>
              <w:tab/>
            </w:r>
            <w:r>
              <w:rPr>
                <w:color w:val="auto"/>
              </w:rPr>
              <w:tab/>
            </w:r>
            <w:r>
              <w:rPr>
                <w:color w:val="auto"/>
              </w:rPr>
              <w:t>"Code": "01”,</w:t>
            </w:r>
          </w:p>
          <w:p w14:paraId="547506A4">
            <w:pPr>
              <w:pStyle w:val="5"/>
              <w:bidi w:val="0"/>
              <w:rPr>
                <w:color w:val="auto"/>
              </w:rPr>
            </w:pPr>
            <w:r>
              <w:rPr>
                <w:color w:val="auto"/>
              </w:rPr>
              <w:tab/>
            </w:r>
            <w:r>
              <w:rPr>
                <w:color w:val="auto"/>
              </w:rPr>
              <w:tab/>
            </w:r>
            <w:r>
              <w:rPr>
                <w:color w:val="auto"/>
              </w:rPr>
              <w:tab/>
            </w:r>
            <w:r>
              <w:rPr>
                <w:color w:val="auto"/>
              </w:rPr>
              <w:t>"Message": "错误说明"</w:t>
            </w:r>
          </w:p>
          <w:p w14:paraId="638FFE9F">
            <w:pPr>
              <w:pStyle w:val="5"/>
              <w:bidi w:val="0"/>
              <w:rPr>
                <w:color w:val="auto"/>
              </w:rPr>
            </w:pPr>
            <w:r>
              <w:rPr>
                <w:color w:val="auto"/>
              </w:rPr>
              <w:t>}</w:t>
            </w:r>
          </w:p>
          <w:p w14:paraId="4E356C9E">
            <w:pPr>
              <w:pStyle w:val="5"/>
              <w:bidi w:val="0"/>
              <w:rPr>
                <w:color w:val="auto"/>
              </w:rPr>
            </w:pPr>
            <w:r>
              <w:rPr>
                <w:color w:val="auto"/>
              </w:rPr>
              <w:tab/>
            </w:r>
            <w:r>
              <w:rPr>
                <w:color w:val="auto"/>
              </w:rPr>
              <w:t>}</w:t>
            </w:r>
          </w:p>
          <w:p w14:paraId="126D31E7">
            <w:pPr>
              <w:pStyle w:val="5"/>
              <w:bidi w:val="0"/>
              <w:rPr>
                <w:color w:val="auto"/>
              </w:rPr>
            </w:pPr>
            <w:r>
              <w:rPr>
                <w:color w:val="auto"/>
              </w:rPr>
              <w:t>}</w:t>
            </w:r>
          </w:p>
        </w:tc>
      </w:tr>
    </w:tbl>
    <w:p w14:paraId="7643CD10">
      <w:pPr>
        <w:pStyle w:val="5"/>
        <w:pBdr>
          <w:top w:val="none" w:color="auto" w:sz="0" w:space="0"/>
          <w:left w:val="none" w:color="auto" w:sz="0" w:space="0"/>
          <w:bottom w:val="none" w:color="auto" w:sz="0" w:space="0"/>
          <w:right w:val="none" w:color="auto" w:sz="0" w:space="0"/>
          <w:between w:val="none" w:color="auto" w:sz="0" w:space="0"/>
        </w:pBdr>
      </w:pPr>
    </w:p>
    <w:bookmarkEnd w:id="204"/>
    <w:p w14:paraId="5C6C3902">
      <w:pPr>
        <w:pStyle w:val="4"/>
        <w:widowControl/>
        <w:spacing w:beforeAutospacing="0" w:afterAutospacing="0" w:line="408" w:lineRule="auto"/>
        <w:rPr>
          <w:rFonts w:ascii="Times New Roman" w:hAnsi="Times New Roman"/>
          <w:sz w:val="28"/>
          <w:szCs w:val="28"/>
        </w:rPr>
      </w:pPr>
      <w:bookmarkStart w:id="205" w:name="_Toc30693"/>
      <w:bookmarkStart w:id="206" w:name="_Toc13226"/>
      <w:bookmarkStart w:id="207" w:name="_Toc25383"/>
      <w:r>
        <w:rPr>
          <w:rFonts w:hint="default" w:ascii="Times New Roman" w:hAnsi="Times New Roman"/>
          <w:sz w:val="28"/>
          <w:szCs w:val="28"/>
        </w:rPr>
        <w:t>2.查询</w:t>
      </w:r>
      <w:bookmarkEnd w:id="205"/>
      <w:r>
        <w:rPr>
          <w:rFonts w:ascii="Times New Roman" w:hAnsi="Times New Roman"/>
          <w:sz w:val="28"/>
          <w:szCs w:val="28"/>
        </w:rPr>
        <w:t>发票额度</w:t>
      </w:r>
      <w:bookmarkEnd w:id="206"/>
      <w:bookmarkEnd w:id="207"/>
    </w:p>
    <w:p w14:paraId="375A8D24">
      <w:pPr>
        <w:pStyle w:val="6"/>
        <w:rPr>
          <w:rFonts w:ascii="Times New Roman" w:hAnsi="Times New Roman"/>
        </w:rPr>
      </w:pPr>
      <w:bookmarkStart w:id="208" w:name="_Toc6005"/>
      <w:bookmarkStart w:id="209" w:name="_Toc8655"/>
      <w:r>
        <w:rPr>
          <w:rFonts w:ascii="Times New Roman" w:hAnsi="Times New Roman"/>
        </w:rPr>
        <w:t>2.1接口说明</w:t>
      </w:r>
      <w:bookmarkEnd w:id="208"/>
      <w:bookmarkEnd w:id="209"/>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10"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10"/>
    <w:p w14:paraId="13B7972B">
      <w:pPr>
        <w:pStyle w:val="6"/>
        <w:rPr>
          <w:rFonts w:ascii="Times New Roman" w:hAnsi="Times New Roman"/>
        </w:rPr>
      </w:pPr>
      <w:bookmarkStart w:id="211" w:name="_Toc26021"/>
      <w:bookmarkStart w:id="212" w:name="_Toc2393"/>
      <w:r>
        <w:rPr>
          <w:rFonts w:ascii="Times New Roman" w:hAnsi="Times New Roman"/>
        </w:rPr>
        <w:t>2.2请求参数</w:t>
      </w:r>
      <w:bookmarkEnd w:id="211"/>
      <w:bookmarkEnd w:id="21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3" w:name="_Toc25526"/>
      <w:bookmarkStart w:id="214" w:name="_Toc7572"/>
      <w:r>
        <w:rPr>
          <w:rFonts w:ascii="Times New Roman" w:hAnsi="Times New Roman"/>
        </w:rPr>
        <w:t>2.3请求报文示例</w:t>
      </w:r>
      <w:bookmarkEnd w:id="213"/>
      <w:bookmarkEnd w:id="21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5"/>
              <w:bidi w:val="0"/>
            </w:pPr>
            <w:r>
              <w:t>{</w:t>
            </w:r>
          </w:p>
          <w:p w14:paraId="64DF15A8">
            <w:pPr>
              <w:pStyle w:val="5"/>
              <w:bidi w:val="0"/>
            </w:pPr>
            <w:r>
              <w:tab/>
            </w:r>
            <w:r>
              <w:t>"nsrsbh": "纳税人识别号/统一社会信用代码"</w:t>
            </w:r>
          </w:p>
          <w:p w14:paraId="04BEECC7">
            <w:pPr>
              <w:pStyle w:val="5"/>
              <w:bidi w:val="0"/>
            </w:pPr>
            <w:r>
              <w:t>}</w:t>
            </w:r>
          </w:p>
        </w:tc>
      </w:tr>
    </w:tbl>
    <w:p w14:paraId="5114D519">
      <w:pPr>
        <w:pStyle w:val="6"/>
        <w:rPr>
          <w:rFonts w:ascii="Times New Roman" w:hAnsi="Times New Roman"/>
        </w:rPr>
      </w:pPr>
      <w:bookmarkStart w:id="215" w:name="_Toc28464"/>
      <w:bookmarkStart w:id="216" w:name="_Toc21214"/>
      <w:r>
        <w:rPr>
          <w:rFonts w:ascii="Times New Roman" w:hAnsi="Times New Roman"/>
        </w:rPr>
        <w:t>2.4返回参数</w:t>
      </w:r>
      <w:bookmarkEnd w:id="215"/>
      <w:bookmarkEnd w:id="21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7" w:name="_Toc15621"/>
      <w:bookmarkStart w:id="218" w:name="_Toc9582"/>
      <w:r>
        <w:rPr>
          <w:rFonts w:ascii="Times New Roman" w:hAnsi="Times New Roman"/>
        </w:rPr>
        <w:t>2.5返回报文示例</w:t>
      </w:r>
      <w:bookmarkEnd w:id="217"/>
      <w:bookmarkEnd w:id="218"/>
      <w:r>
        <w:rPr>
          <w:rFonts w:ascii="Times New Roman" w:hAnsi="Times New Roman"/>
        </w:rPr>
        <w:t xml:space="preserve"> </w:t>
      </w:r>
    </w:p>
    <w:p w14:paraId="0C66FC18">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5"/>
              <w:bidi w:val="0"/>
            </w:pPr>
            <w:bookmarkStart w:id="219" w:name="_Hlk107568661"/>
            <w:r>
              <w:t>{</w:t>
            </w:r>
          </w:p>
          <w:p w14:paraId="3C3A9C74">
            <w:pPr>
              <w:pStyle w:val="5"/>
              <w:bidi w:val="0"/>
            </w:pPr>
            <w:r>
              <w:tab/>
            </w:r>
            <w:r>
              <w:t>"Response":{</w:t>
            </w:r>
          </w:p>
          <w:p w14:paraId="661F9378">
            <w:pPr>
              <w:pStyle w:val="5"/>
              <w:bidi w:val="0"/>
            </w:pPr>
            <w:r>
              <w:tab/>
            </w:r>
            <w:r>
              <w:tab/>
            </w:r>
            <w:r>
              <w:t>"RequestId": "16位随机数字和字母组合",</w:t>
            </w:r>
          </w:p>
          <w:p w14:paraId="35EEF15F">
            <w:pPr>
              <w:pStyle w:val="5"/>
              <w:bidi w:val="0"/>
            </w:pPr>
            <w:r>
              <w:tab/>
            </w:r>
            <w:r>
              <w:tab/>
            </w:r>
            <w:r>
              <w:t>"Data":{</w:t>
            </w:r>
          </w:p>
          <w:p w14:paraId="470ECBD0">
            <w:pPr>
              <w:pStyle w:val="5"/>
              <w:bidi w:val="0"/>
            </w:pPr>
            <w:r>
              <w:tab/>
            </w:r>
            <w:r>
              <w:tab/>
            </w:r>
            <w:r>
              <w:tab/>
            </w:r>
            <w:r>
              <w:t>"returncode": "00",</w:t>
            </w:r>
          </w:p>
          <w:p w14:paraId="72BF31CC">
            <w:pPr>
              <w:pStyle w:val="5"/>
              <w:bidi w:val="0"/>
            </w:pPr>
            <w:r>
              <w:tab/>
            </w:r>
            <w:r>
              <w:tab/>
            </w:r>
            <w:r>
              <w:tab/>
            </w:r>
            <w:r>
              <w:t>"returnmsg": "成功",</w:t>
            </w:r>
          </w:p>
          <w:p w14:paraId="3ED667A7">
            <w:pPr>
              <w:pStyle w:val="5"/>
              <w:bidi w:val="0"/>
            </w:pPr>
            <w:r>
              <w:tab/>
            </w:r>
            <w:r>
              <w:tab/>
            </w:r>
            <w:r>
              <w:tab/>
            </w:r>
            <w:r>
              <w:t>"ztsxbz": "</w:t>
            </w:r>
            <w:r>
              <w:rPr>
                <w:rFonts w:hint="eastAsia"/>
              </w:rPr>
              <w:t>暂停赋额标志</w:t>
            </w:r>
            <w:r>
              <w:t>",</w:t>
            </w:r>
          </w:p>
          <w:p w14:paraId="0E77499E">
            <w:pPr>
              <w:pStyle w:val="5"/>
              <w:bidi w:val="0"/>
            </w:pPr>
            <w:r>
              <w:tab/>
            </w:r>
            <w:r>
              <w:tab/>
            </w:r>
            <w:r>
              <w:tab/>
            </w:r>
            <w:r>
              <w:t>"bysxed": "本月</w:t>
            </w:r>
            <w:r>
              <w:rPr>
                <w:rFonts w:hint="eastAsia"/>
              </w:rPr>
              <w:t>发票额度</w:t>
            </w:r>
            <w:r>
              <w:t>",</w:t>
            </w:r>
          </w:p>
          <w:p w14:paraId="4E17E743">
            <w:pPr>
              <w:pStyle w:val="5"/>
              <w:bidi w:val="0"/>
            </w:pPr>
            <w:r>
              <w:tab/>
            </w:r>
            <w:r>
              <w:tab/>
            </w:r>
            <w:r>
              <w:tab/>
            </w:r>
            <w:r>
              <w:t>"kysyed": "可用剩余额度",</w:t>
            </w:r>
          </w:p>
          <w:p w14:paraId="60CD3019">
            <w:pPr>
              <w:pStyle w:val="5"/>
              <w:bidi w:val="0"/>
            </w:pPr>
            <w:r>
              <w:tab/>
            </w:r>
            <w:r>
              <w:tab/>
            </w:r>
            <w:r>
              <w:tab/>
            </w:r>
            <w:r>
              <w:t>"yxzed": "已下载额度",</w:t>
            </w:r>
          </w:p>
          <w:p w14:paraId="72C76C3A">
            <w:pPr>
              <w:pStyle w:val="5"/>
              <w:bidi w:val="0"/>
            </w:pPr>
            <w:r>
              <w:tab/>
            </w:r>
            <w:r>
              <w:tab/>
            </w:r>
            <w:r>
              <w:tab/>
            </w:r>
            <w:r>
              <w:t>"yxzwsyed": "已下载未使用额度",</w:t>
            </w:r>
          </w:p>
          <w:p w14:paraId="2AEB6E96">
            <w:pPr>
              <w:pStyle w:val="5"/>
              <w:bidi w:val="0"/>
            </w:pPr>
            <w:r>
              <w:tab/>
            </w:r>
            <w:r>
              <w:tab/>
            </w:r>
            <w:r>
              <w:tab/>
            </w:r>
            <w:r>
              <w:t>"sq": "属期"</w:t>
            </w:r>
          </w:p>
          <w:p w14:paraId="2222822C">
            <w:pPr>
              <w:pStyle w:val="5"/>
              <w:bidi w:val="0"/>
            </w:pPr>
            <w:r>
              <w:tab/>
            </w:r>
            <w:r>
              <w:tab/>
            </w:r>
            <w:r>
              <w:t>}</w:t>
            </w:r>
          </w:p>
          <w:p w14:paraId="43C9FC70">
            <w:pPr>
              <w:pStyle w:val="5"/>
              <w:bidi w:val="0"/>
            </w:pPr>
            <w:r>
              <w:t>}</w:t>
            </w:r>
          </w:p>
          <w:p w14:paraId="1E30636D">
            <w:pPr>
              <w:pStyle w:val="5"/>
              <w:bidi w:val="0"/>
            </w:pPr>
            <w:r>
              <w:t>}</w:t>
            </w:r>
            <w:bookmarkEnd w:id="219"/>
          </w:p>
        </w:tc>
      </w:tr>
    </w:tbl>
    <w:p w14:paraId="54F327A7">
      <w:pPr>
        <w:pStyle w:val="5"/>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5"/>
              <w:bidi w:val="0"/>
            </w:pPr>
            <w:r>
              <w:t>{</w:t>
            </w:r>
          </w:p>
          <w:p w14:paraId="2385CB83">
            <w:pPr>
              <w:pStyle w:val="5"/>
              <w:bidi w:val="0"/>
            </w:pPr>
            <w:r>
              <w:tab/>
            </w:r>
            <w:r>
              <w:t>"Response":{</w:t>
            </w:r>
          </w:p>
          <w:p w14:paraId="6DACE258">
            <w:pPr>
              <w:pStyle w:val="5"/>
              <w:bidi w:val="0"/>
            </w:pPr>
            <w:r>
              <w:tab/>
            </w:r>
            <w:r>
              <w:tab/>
            </w:r>
            <w:r>
              <w:t>"RequestId": "16位随机数字和字母组合",</w:t>
            </w:r>
          </w:p>
          <w:p w14:paraId="62326101">
            <w:pPr>
              <w:pStyle w:val="5"/>
              <w:bidi w:val="0"/>
            </w:pPr>
            <w:r>
              <w:tab/>
            </w:r>
            <w:r>
              <w:tab/>
            </w:r>
            <w:r>
              <w:t>"Error":{</w:t>
            </w:r>
          </w:p>
          <w:p w14:paraId="7001FA4E">
            <w:pPr>
              <w:pStyle w:val="5"/>
              <w:bidi w:val="0"/>
            </w:pPr>
            <w:r>
              <w:tab/>
            </w:r>
            <w:r>
              <w:tab/>
            </w:r>
            <w:r>
              <w:tab/>
            </w:r>
            <w:r>
              <w:t>"Code": "01”,</w:t>
            </w:r>
          </w:p>
          <w:p w14:paraId="1B8F6FD6">
            <w:pPr>
              <w:pStyle w:val="5"/>
              <w:bidi w:val="0"/>
            </w:pPr>
            <w:r>
              <w:tab/>
            </w:r>
            <w:r>
              <w:tab/>
            </w:r>
            <w:r>
              <w:tab/>
            </w:r>
            <w:r>
              <w:t>"Message": "错误说明"</w:t>
            </w:r>
          </w:p>
          <w:p w14:paraId="4180F861">
            <w:pPr>
              <w:pStyle w:val="5"/>
              <w:bidi w:val="0"/>
            </w:pPr>
            <w:r>
              <w:t>}</w:t>
            </w:r>
          </w:p>
          <w:p w14:paraId="6A5B74B5">
            <w:pPr>
              <w:pStyle w:val="5"/>
              <w:bidi w:val="0"/>
            </w:pPr>
            <w:r>
              <w:tab/>
            </w:r>
            <w:r>
              <w:t>}</w:t>
            </w:r>
          </w:p>
          <w:p w14:paraId="11FD8D62">
            <w:pPr>
              <w:pStyle w:val="5"/>
              <w:bidi w:val="0"/>
            </w:pPr>
            <w:r>
              <w:t>}</w:t>
            </w:r>
          </w:p>
        </w:tc>
      </w:tr>
    </w:tbl>
    <w:p w14:paraId="662C0B33">
      <w:pPr>
        <w:pStyle w:val="4"/>
        <w:widowControl/>
        <w:spacing w:beforeAutospacing="0" w:afterAutospacing="0" w:line="408" w:lineRule="auto"/>
        <w:rPr>
          <w:rFonts w:hint="default" w:ascii="Times New Roman" w:hAnsi="Times New Roman" w:eastAsia="宋体" w:cs="Times New Roman"/>
          <w:sz w:val="28"/>
          <w:szCs w:val="28"/>
        </w:rPr>
      </w:pPr>
      <w:bookmarkStart w:id="220" w:name="_Toc31082"/>
      <w:bookmarkStart w:id="221" w:name="_Toc23605"/>
      <w:bookmarkStart w:id="222" w:name="_Toc750"/>
      <w:r>
        <w:rPr>
          <w:rFonts w:hint="default" w:ascii="Times New Roman" w:hAnsi="Times New Roman" w:eastAsia="宋体" w:cs="Times New Roman"/>
          <w:sz w:val="28"/>
          <w:szCs w:val="28"/>
        </w:rPr>
        <w:t>3.</w:t>
      </w:r>
      <w:bookmarkStart w:id="223" w:name="OLE_LINK13"/>
      <w:r>
        <w:rPr>
          <w:rFonts w:hint="default" w:ascii="Times New Roman" w:hAnsi="Times New Roman" w:eastAsia="宋体" w:cs="Times New Roman"/>
          <w:sz w:val="28"/>
          <w:szCs w:val="28"/>
        </w:rPr>
        <w:t>下载/退回</w:t>
      </w:r>
      <w:bookmarkEnd w:id="220"/>
      <w:r>
        <w:rPr>
          <w:rFonts w:hint="default" w:ascii="Times New Roman" w:hAnsi="Times New Roman" w:eastAsia="宋体" w:cs="Times New Roman"/>
          <w:sz w:val="28"/>
          <w:szCs w:val="28"/>
        </w:rPr>
        <w:t>发票额度</w:t>
      </w:r>
      <w:bookmarkEnd w:id="221"/>
      <w:bookmarkEnd w:id="222"/>
    </w:p>
    <w:p w14:paraId="176F4F2B">
      <w:pPr>
        <w:pStyle w:val="6"/>
        <w:rPr>
          <w:rFonts w:ascii="Times New Roman" w:hAnsi="Times New Roman"/>
        </w:rPr>
      </w:pPr>
      <w:bookmarkStart w:id="224" w:name="_Toc25190"/>
      <w:bookmarkStart w:id="225" w:name="_Toc29090"/>
      <w:r>
        <w:rPr>
          <w:rFonts w:ascii="Times New Roman" w:hAnsi="Times New Roman"/>
        </w:rPr>
        <w:t>3.1接口说明</w:t>
      </w:r>
      <w:bookmarkEnd w:id="224"/>
      <w:bookmarkEnd w:id="225"/>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26" w:name="_Toc12816"/>
      <w:bookmarkStart w:id="227" w:name="_Toc26342"/>
      <w:r>
        <w:rPr>
          <w:rFonts w:ascii="Times New Roman" w:hAnsi="Times New Roman"/>
        </w:rPr>
        <w:t>3.2请求参数</w:t>
      </w:r>
      <w:bookmarkEnd w:id="226"/>
      <w:bookmarkEnd w:id="22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8" w:name="_Toc13261"/>
      <w:bookmarkStart w:id="229" w:name="_Toc32259"/>
      <w:r>
        <w:rPr>
          <w:rFonts w:ascii="Times New Roman" w:hAnsi="Times New Roman"/>
        </w:rPr>
        <w:t>3.3请求报文示例</w:t>
      </w:r>
      <w:bookmarkEnd w:id="228"/>
      <w:bookmarkEnd w:id="22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5"/>
              <w:bidi w:val="0"/>
            </w:pPr>
            <w:r>
              <w:t>{</w:t>
            </w:r>
          </w:p>
          <w:p w14:paraId="00F4D3BB">
            <w:pPr>
              <w:pStyle w:val="5"/>
              <w:bidi w:val="0"/>
            </w:pPr>
            <w:r>
              <w:tab/>
            </w:r>
            <w:r>
              <w:t>"nsrsbh": "纳税人识别号/统一社会信用代码",</w:t>
            </w:r>
          </w:p>
          <w:p w14:paraId="42176D22">
            <w:pPr>
              <w:pStyle w:val="5"/>
              <w:bidi w:val="0"/>
            </w:pPr>
            <w:r>
              <w:tab/>
            </w:r>
            <w:r>
              <w:t>"ptbh": "平台编号",</w:t>
            </w:r>
          </w:p>
          <w:p w14:paraId="003EA3BB">
            <w:pPr>
              <w:pStyle w:val="5"/>
              <w:bidi w:val="0"/>
            </w:pPr>
            <w:r>
              <w:tab/>
            </w:r>
            <w:r>
              <w:t>"sqlx": "申请类型",</w:t>
            </w:r>
          </w:p>
          <w:p w14:paraId="32E93F62">
            <w:pPr>
              <w:pStyle w:val="5"/>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5"/>
              <w:bidi w:val="0"/>
            </w:pPr>
            <w:r>
              <w:t>}</w:t>
            </w:r>
          </w:p>
        </w:tc>
      </w:tr>
    </w:tbl>
    <w:p w14:paraId="5FBCAB4C">
      <w:pPr>
        <w:pStyle w:val="6"/>
        <w:rPr>
          <w:rFonts w:ascii="Times New Roman" w:hAnsi="Times New Roman"/>
        </w:rPr>
      </w:pPr>
      <w:bookmarkStart w:id="230" w:name="_Toc25054"/>
      <w:bookmarkStart w:id="231" w:name="_Toc27546"/>
      <w:r>
        <w:rPr>
          <w:rFonts w:ascii="Times New Roman" w:hAnsi="Times New Roman"/>
        </w:rPr>
        <w:t>3.4返回参数</w:t>
      </w:r>
      <w:bookmarkEnd w:id="230"/>
      <w:bookmarkEnd w:id="23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2" w:name="_Toc8093"/>
      <w:bookmarkStart w:id="233" w:name="_Toc20716"/>
      <w:r>
        <w:rPr>
          <w:rFonts w:ascii="Times New Roman" w:hAnsi="Times New Roman"/>
        </w:rPr>
        <w:t>3.5返回报文示例</w:t>
      </w:r>
      <w:bookmarkEnd w:id="232"/>
      <w:bookmarkEnd w:id="233"/>
      <w:r>
        <w:rPr>
          <w:rFonts w:ascii="Times New Roman" w:hAnsi="Times New Roman"/>
        </w:rPr>
        <w:t xml:space="preserve"> </w:t>
      </w:r>
    </w:p>
    <w:p w14:paraId="71C90B89">
      <w:pPr>
        <w:pStyle w:val="5"/>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5"/>
              <w:bidi w:val="0"/>
            </w:pPr>
            <w:r>
              <w:t>{</w:t>
            </w:r>
          </w:p>
          <w:p w14:paraId="3FC46562">
            <w:pPr>
              <w:pStyle w:val="5"/>
              <w:bidi w:val="0"/>
            </w:pPr>
            <w:r>
              <w:tab/>
            </w:r>
            <w:r>
              <w:t>"Response":{</w:t>
            </w:r>
          </w:p>
          <w:p w14:paraId="4AC6C41C">
            <w:pPr>
              <w:pStyle w:val="5"/>
              <w:bidi w:val="0"/>
            </w:pPr>
            <w:r>
              <w:tab/>
            </w:r>
            <w:r>
              <w:tab/>
            </w:r>
            <w:r>
              <w:t>"RequestId": "16位随机数字和字母组合",</w:t>
            </w:r>
          </w:p>
          <w:p w14:paraId="235AA4AE">
            <w:pPr>
              <w:pStyle w:val="5"/>
              <w:bidi w:val="0"/>
            </w:pPr>
            <w:r>
              <w:tab/>
            </w:r>
            <w:r>
              <w:tab/>
            </w:r>
            <w:r>
              <w:t>"Data":{</w:t>
            </w:r>
          </w:p>
          <w:p w14:paraId="63BC36FB">
            <w:pPr>
              <w:pStyle w:val="5"/>
              <w:bidi w:val="0"/>
            </w:pPr>
            <w:r>
              <w:tab/>
            </w:r>
            <w:r>
              <w:tab/>
            </w:r>
            <w:r>
              <w:tab/>
            </w:r>
            <w:r>
              <w:t>"returncode": "00",</w:t>
            </w:r>
          </w:p>
          <w:p w14:paraId="17B3E9F3">
            <w:pPr>
              <w:pStyle w:val="5"/>
              <w:bidi w:val="0"/>
            </w:pPr>
            <w:r>
              <w:tab/>
            </w:r>
            <w:r>
              <w:tab/>
            </w:r>
            <w:r>
              <w:tab/>
            </w:r>
            <w:r>
              <w:t>"returnmsg": "成功",</w:t>
            </w:r>
          </w:p>
          <w:p w14:paraId="39531E8C">
            <w:pPr>
              <w:pStyle w:val="5"/>
              <w:bidi w:val="0"/>
            </w:pPr>
            <w:r>
              <w:tab/>
            </w:r>
            <w:r>
              <w:tab/>
            </w:r>
            <w:r>
              <w:tab/>
            </w:r>
            <w:r>
              <w:t>"syqjq": "</w:t>
            </w:r>
            <w:r>
              <w:rPr>
                <w:rFonts w:hint="eastAsia"/>
              </w:rPr>
              <w:t>发票额度</w:t>
            </w:r>
            <w:r>
              <w:t>使用区间起",</w:t>
            </w:r>
          </w:p>
          <w:p w14:paraId="24187179">
            <w:pPr>
              <w:pStyle w:val="5"/>
              <w:bidi w:val="0"/>
            </w:pPr>
            <w:r>
              <w:tab/>
            </w:r>
            <w:r>
              <w:tab/>
            </w:r>
            <w:r>
              <w:tab/>
            </w:r>
            <w:r>
              <w:t>"syqjz": "</w:t>
            </w:r>
            <w:r>
              <w:rPr>
                <w:rFonts w:hint="eastAsia"/>
              </w:rPr>
              <w:t>发票额度</w:t>
            </w:r>
            <w:r>
              <w:t>使用区间止"</w:t>
            </w:r>
          </w:p>
          <w:p w14:paraId="5C03CCB4">
            <w:pPr>
              <w:pStyle w:val="5"/>
              <w:bidi w:val="0"/>
            </w:pPr>
            <w:r>
              <w:tab/>
            </w:r>
            <w:r>
              <w:tab/>
            </w:r>
            <w:r>
              <w:t>}</w:t>
            </w:r>
          </w:p>
          <w:p w14:paraId="7BB567D0">
            <w:pPr>
              <w:pStyle w:val="5"/>
              <w:bidi w:val="0"/>
            </w:pPr>
            <w:r>
              <w:tab/>
            </w:r>
            <w:r>
              <w:t>}</w:t>
            </w:r>
          </w:p>
          <w:p w14:paraId="1305DF30">
            <w:pPr>
              <w:pStyle w:val="5"/>
              <w:bidi w:val="0"/>
            </w:pPr>
            <w:r>
              <w:t>}</w:t>
            </w:r>
          </w:p>
        </w:tc>
      </w:tr>
    </w:tbl>
    <w:p w14:paraId="4BA82CC8">
      <w:pPr>
        <w:pStyle w:val="5"/>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5"/>
              <w:bidi w:val="0"/>
            </w:pPr>
            <w:r>
              <w:t>{</w:t>
            </w:r>
          </w:p>
          <w:p w14:paraId="60A9F36A">
            <w:pPr>
              <w:pStyle w:val="5"/>
              <w:bidi w:val="0"/>
            </w:pPr>
            <w:r>
              <w:tab/>
            </w:r>
            <w:r>
              <w:t>"Response":{</w:t>
            </w:r>
          </w:p>
          <w:p w14:paraId="053FAF58">
            <w:pPr>
              <w:pStyle w:val="5"/>
              <w:bidi w:val="0"/>
            </w:pPr>
            <w:r>
              <w:tab/>
            </w:r>
            <w:r>
              <w:tab/>
            </w:r>
            <w:r>
              <w:t>"RequestId": "16位随机数字和字母组合",</w:t>
            </w:r>
          </w:p>
          <w:p w14:paraId="58835181">
            <w:pPr>
              <w:pStyle w:val="5"/>
              <w:bidi w:val="0"/>
            </w:pPr>
            <w:r>
              <w:tab/>
            </w:r>
            <w:r>
              <w:tab/>
            </w:r>
            <w:r>
              <w:t>"Error":{</w:t>
            </w:r>
          </w:p>
          <w:p w14:paraId="4D54E664">
            <w:pPr>
              <w:pStyle w:val="5"/>
              <w:bidi w:val="0"/>
            </w:pPr>
            <w:r>
              <w:tab/>
            </w:r>
            <w:r>
              <w:tab/>
            </w:r>
            <w:r>
              <w:tab/>
            </w:r>
            <w:r>
              <w:t>"Code": "01”,</w:t>
            </w:r>
          </w:p>
          <w:p w14:paraId="6BF435A6">
            <w:pPr>
              <w:pStyle w:val="5"/>
              <w:bidi w:val="0"/>
            </w:pPr>
            <w:r>
              <w:tab/>
            </w:r>
            <w:r>
              <w:tab/>
            </w:r>
            <w:r>
              <w:tab/>
            </w:r>
            <w:r>
              <w:t>"Message": "错误说明"</w:t>
            </w:r>
          </w:p>
          <w:p w14:paraId="33AA9185">
            <w:pPr>
              <w:pStyle w:val="5"/>
              <w:bidi w:val="0"/>
            </w:pPr>
            <w:r>
              <w:t>}</w:t>
            </w:r>
          </w:p>
          <w:p w14:paraId="29A198BD">
            <w:pPr>
              <w:pStyle w:val="5"/>
              <w:bidi w:val="0"/>
            </w:pPr>
            <w:r>
              <w:tab/>
            </w:r>
            <w:r>
              <w:t>}</w:t>
            </w:r>
          </w:p>
          <w:p w14:paraId="5B02929F">
            <w:pPr>
              <w:pStyle w:val="5"/>
              <w:bidi w:val="0"/>
            </w:pPr>
            <w:r>
              <w:t>}</w:t>
            </w:r>
          </w:p>
        </w:tc>
      </w:tr>
      <w:bookmarkEnd w:id="223"/>
    </w:tbl>
    <w:p w14:paraId="2368F97B">
      <w:pPr>
        <w:pStyle w:val="4"/>
        <w:widowControl/>
        <w:spacing w:beforeAutospacing="0" w:afterAutospacing="0" w:line="408" w:lineRule="auto"/>
        <w:rPr>
          <w:rFonts w:hint="default" w:ascii="Times New Roman" w:hAnsi="Times New Roman"/>
          <w:sz w:val="28"/>
          <w:szCs w:val="28"/>
        </w:rPr>
      </w:pPr>
      <w:bookmarkStart w:id="234" w:name="_Toc12625"/>
      <w:bookmarkStart w:id="235" w:name="_Toc23075"/>
      <w:bookmarkStart w:id="236" w:name="_Toc31236"/>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34"/>
      <w:bookmarkEnd w:id="235"/>
      <w:bookmarkEnd w:id="236"/>
    </w:p>
    <w:p w14:paraId="6A44FB5B">
      <w:pPr>
        <w:pStyle w:val="6"/>
        <w:rPr>
          <w:rFonts w:ascii="Times New Roman" w:hAnsi="Times New Roman"/>
        </w:rPr>
      </w:pPr>
      <w:bookmarkStart w:id="237" w:name="_Toc11627"/>
      <w:bookmarkStart w:id="238" w:name="_Toc8577"/>
      <w:r>
        <w:rPr>
          <w:rFonts w:ascii="Times New Roman" w:hAnsi="Times New Roman"/>
        </w:rPr>
        <w:t>4.1接口说明</w:t>
      </w:r>
      <w:bookmarkEnd w:id="237"/>
    </w:p>
    <w:p w14:paraId="6E7B76C0">
      <w:pPr>
        <w:pStyle w:val="5"/>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9" w:name="_Toc6541"/>
      <w:r>
        <w:rPr>
          <w:rFonts w:ascii="Times New Roman" w:hAnsi="Times New Roman"/>
        </w:rPr>
        <w:t>4.2请求参数</w:t>
      </w:r>
      <w:bookmarkEnd w:id="238"/>
      <w:bookmarkEnd w:id="23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40" w:name="_Toc11271"/>
      <w:bookmarkStart w:id="241" w:name="_Toc6037"/>
      <w:r>
        <w:rPr>
          <w:rFonts w:ascii="Times New Roman" w:hAnsi="Times New Roman"/>
        </w:rPr>
        <w:t>4.3请求报文示例</w:t>
      </w:r>
      <w:bookmarkEnd w:id="240"/>
      <w:bookmarkEnd w:id="24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5"/>
              <w:bidi w:val="0"/>
            </w:pPr>
            <w:r>
              <w:t>{</w:t>
            </w:r>
          </w:p>
          <w:p w14:paraId="356E2072">
            <w:pPr>
              <w:pStyle w:val="5"/>
              <w:bidi w:val="0"/>
            </w:pPr>
            <w:r>
              <w:tab/>
            </w:r>
            <w:r>
              <w:t>"xsfnsrsbh": "（销售方）统一社会信用代码/纳税人识别号/身份证件号码",</w:t>
            </w:r>
          </w:p>
          <w:p w14:paraId="6122FFA6">
            <w:pPr>
              <w:pStyle w:val="5"/>
              <w:bidi w:val="0"/>
            </w:pPr>
            <w:r>
              <w:tab/>
            </w:r>
            <w:r>
              <w:t>"sxedsq": "</w:t>
            </w:r>
            <w:r>
              <w:rPr>
                <w:rFonts w:hint="eastAsia"/>
              </w:rPr>
              <w:t>发票额度</w:t>
            </w:r>
            <w:r>
              <w:t>属期"</w:t>
            </w:r>
          </w:p>
          <w:p w14:paraId="0CB34F3E">
            <w:pPr>
              <w:pStyle w:val="5"/>
              <w:bidi w:val="0"/>
            </w:pPr>
            <w:r>
              <w:t>}</w:t>
            </w:r>
          </w:p>
        </w:tc>
      </w:tr>
    </w:tbl>
    <w:p w14:paraId="1E5E7A81">
      <w:pPr>
        <w:pStyle w:val="6"/>
        <w:rPr>
          <w:rFonts w:ascii="Times New Roman" w:hAnsi="Times New Roman"/>
        </w:rPr>
      </w:pPr>
      <w:bookmarkStart w:id="242" w:name="_Toc14385"/>
      <w:bookmarkStart w:id="243" w:name="_Toc5609"/>
      <w:r>
        <w:rPr>
          <w:rFonts w:ascii="Times New Roman" w:hAnsi="Times New Roman"/>
        </w:rPr>
        <w:t>4.4返回参数</w:t>
      </w:r>
      <w:bookmarkEnd w:id="242"/>
      <w:bookmarkEnd w:id="24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44" w:name="_Toc16176"/>
      <w:bookmarkStart w:id="245" w:name="_Toc12954"/>
      <w:r>
        <w:rPr>
          <w:rFonts w:ascii="Times New Roman" w:hAnsi="Times New Roman"/>
        </w:rPr>
        <w:t>4.5返回报文示例</w:t>
      </w:r>
      <w:bookmarkEnd w:id="244"/>
      <w:bookmarkEnd w:id="245"/>
      <w:r>
        <w:rPr>
          <w:rFonts w:ascii="Times New Roman" w:hAnsi="Times New Roman"/>
        </w:rPr>
        <w:t xml:space="preserve"> </w:t>
      </w:r>
    </w:p>
    <w:p w14:paraId="14988C6B">
      <w:pPr>
        <w:pStyle w:val="5"/>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5"/>
              <w:bidi w:val="0"/>
            </w:pPr>
            <w:r>
              <w:t>{</w:t>
            </w:r>
          </w:p>
          <w:p w14:paraId="6B99343C">
            <w:pPr>
              <w:pStyle w:val="5"/>
              <w:bidi w:val="0"/>
            </w:pPr>
            <w:r>
              <w:tab/>
            </w:r>
            <w:r>
              <w:t>"Response":{</w:t>
            </w:r>
          </w:p>
          <w:p w14:paraId="4C1FB93D">
            <w:pPr>
              <w:pStyle w:val="5"/>
              <w:bidi w:val="0"/>
            </w:pPr>
            <w:r>
              <w:tab/>
            </w:r>
            <w:r>
              <w:tab/>
            </w:r>
            <w:r>
              <w:t>"RequestId": "16位随机数字和字母组合",</w:t>
            </w:r>
          </w:p>
          <w:p w14:paraId="14ED4DD3">
            <w:pPr>
              <w:pStyle w:val="5"/>
              <w:bidi w:val="0"/>
            </w:pPr>
            <w:bookmarkStart w:id="246" w:name="OLE_LINK51"/>
            <w:r>
              <w:tab/>
            </w:r>
            <w:r>
              <w:tab/>
            </w:r>
            <w:bookmarkEnd w:id="246"/>
            <w:r>
              <w:t>"Data": {</w:t>
            </w:r>
          </w:p>
          <w:p w14:paraId="659AF0A6">
            <w:pPr>
              <w:pStyle w:val="5"/>
              <w:bidi w:val="0"/>
            </w:pPr>
            <w:r>
              <w:t xml:space="preserve">         "returncode": "00",</w:t>
            </w:r>
          </w:p>
          <w:p w14:paraId="30806D5D">
            <w:pPr>
              <w:pStyle w:val="5"/>
              <w:bidi w:val="0"/>
            </w:pPr>
            <w:r>
              <w:t xml:space="preserve">         "returnmsg": "成功",</w:t>
            </w:r>
          </w:p>
          <w:p w14:paraId="6EA9C9BD">
            <w:pPr>
              <w:pStyle w:val="5"/>
              <w:bidi w:val="0"/>
            </w:pPr>
            <w:r>
              <w:t xml:space="preserve">          "sxedsq ": "</w:t>
            </w:r>
            <w:r>
              <w:rPr>
                <w:rFonts w:hint="eastAsia"/>
              </w:rPr>
              <w:t>发票额度</w:t>
            </w:r>
            <w:r>
              <w:t>属期",</w:t>
            </w:r>
          </w:p>
          <w:p w14:paraId="3D08C3DB">
            <w:pPr>
              <w:pStyle w:val="5"/>
              <w:bidi w:val="0"/>
            </w:pPr>
            <w:r>
              <w:tab/>
            </w:r>
            <w:r>
              <w:tab/>
            </w:r>
            <w:r>
              <w:tab/>
            </w:r>
            <w:r>
              <w:t>"syqjq ": "</w:t>
            </w:r>
            <w:r>
              <w:rPr>
                <w:rFonts w:hint="eastAsia"/>
              </w:rPr>
              <w:t>发票额度</w:t>
            </w:r>
            <w:r>
              <w:t>使用区间起"</w:t>
            </w:r>
          </w:p>
          <w:p w14:paraId="6CC4BC4D">
            <w:pPr>
              <w:pStyle w:val="5"/>
              <w:bidi w:val="0"/>
            </w:pPr>
            <w:r>
              <w:t xml:space="preserve">         </w:t>
            </w:r>
            <w:r>
              <w:rPr>
                <w:rFonts w:hint="default"/>
                <w:lang w:val="en-US"/>
              </w:rPr>
              <w:t xml:space="preserve"> </w:t>
            </w:r>
            <w:r>
              <w:t>"syqjz ": "</w:t>
            </w:r>
            <w:r>
              <w:rPr>
                <w:rFonts w:hint="eastAsia"/>
              </w:rPr>
              <w:t>发票额度</w:t>
            </w:r>
            <w:r>
              <w:t>使用区间止"</w:t>
            </w:r>
          </w:p>
          <w:p w14:paraId="2E4A2E74">
            <w:pPr>
              <w:pStyle w:val="5"/>
              <w:bidi w:val="0"/>
            </w:pPr>
            <w:r>
              <w:t>}</w:t>
            </w:r>
          </w:p>
          <w:p w14:paraId="4D17894A">
            <w:pPr>
              <w:pStyle w:val="5"/>
              <w:bidi w:val="0"/>
            </w:pPr>
            <w:r>
              <w:tab/>
            </w:r>
            <w:r>
              <w:t>}</w:t>
            </w:r>
          </w:p>
          <w:p w14:paraId="0DBA6622">
            <w:pPr>
              <w:pStyle w:val="5"/>
              <w:bidi w:val="0"/>
            </w:pPr>
            <w:r>
              <w:t>}</w:t>
            </w:r>
          </w:p>
        </w:tc>
      </w:tr>
    </w:tbl>
    <w:p w14:paraId="4676A716">
      <w:pPr>
        <w:pStyle w:val="5"/>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5"/>
              <w:bidi w:val="0"/>
            </w:pPr>
            <w:r>
              <w:t>{</w:t>
            </w:r>
          </w:p>
          <w:p w14:paraId="158C412A">
            <w:pPr>
              <w:pStyle w:val="5"/>
              <w:bidi w:val="0"/>
            </w:pPr>
            <w:r>
              <w:tab/>
            </w:r>
            <w:r>
              <w:t>"Response":{</w:t>
            </w:r>
          </w:p>
          <w:p w14:paraId="7C4B24D4">
            <w:pPr>
              <w:pStyle w:val="5"/>
              <w:bidi w:val="0"/>
            </w:pPr>
            <w:r>
              <w:tab/>
            </w:r>
            <w:r>
              <w:tab/>
            </w:r>
            <w:r>
              <w:t>"RequestId": "16位随机数字和字母组合",</w:t>
            </w:r>
          </w:p>
          <w:p w14:paraId="5439DECA">
            <w:pPr>
              <w:pStyle w:val="5"/>
              <w:bidi w:val="0"/>
            </w:pPr>
            <w:r>
              <w:tab/>
            </w:r>
            <w:r>
              <w:tab/>
            </w:r>
            <w:r>
              <w:t>"Error":{</w:t>
            </w:r>
          </w:p>
          <w:p w14:paraId="0A742EDF">
            <w:pPr>
              <w:pStyle w:val="5"/>
              <w:bidi w:val="0"/>
            </w:pPr>
            <w:r>
              <w:tab/>
            </w:r>
            <w:r>
              <w:tab/>
            </w:r>
            <w:r>
              <w:tab/>
            </w:r>
            <w:r>
              <w:t>"Code": "01”,</w:t>
            </w:r>
          </w:p>
          <w:p w14:paraId="0161952A">
            <w:pPr>
              <w:pStyle w:val="5"/>
              <w:bidi w:val="0"/>
            </w:pPr>
            <w:r>
              <w:tab/>
            </w:r>
            <w:r>
              <w:tab/>
            </w:r>
            <w:r>
              <w:tab/>
            </w:r>
            <w:r>
              <w:t>"Message": "错误说明"</w:t>
            </w:r>
          </w:p>
          <w:p w14:paraId="201BA483">
            <w:pPr>
              <w:pStyle w:val="5"/>
              <w:bidi w:val="0"/>
            </w:pPr>
            <w:r>
              <w:t>}</w:t>
            </w:r>
          </w:p>
          <w:p w14:paraId="7AA8074F">
            <w:pPr>
              <w:pStyle w:val="5"/>
              <w:bidi w:val="0"/>
            </w:pPr>
            <w:r>
              <w:tab/>
            </w:r>
            <w:r>
              <w:t>}</w:t>
            </w:r>
          </w:p>
          <w:p w14:paraId="36B54317">
            <w:pPr>
              <w:pStyle w:val="5"/>
              <w:bidi w:val="0"/>
            </w:pPr>
            <w:r>
              <w:t>}</w:t>
            </w:r>
          </w:p>
        </w:tc>
      </w:tr>
    </w:tbl>
    <w:p w14:paraId="041F88C5">
      <w:pPr>
        <w:pStyle w:val="4"/>
        <w:widowControl/>
        <w:spacing w:beforeAutospacing="0" w:afterAutospacing="0" w:line="408" w:lineRule="auto"/>
        <w:rPr>
          <w:rFonts w:hint="default" w:ascii="Times New Roman" w:hAnsi="Times New Roman"/>
          <w:sz w:val="28"/>
          <w:szCs w:val="28"/>
        </w:rPr>
      </w:pPr>
      <w:bookmarkStart w:id="247" w:name="_Toc20118"/>
      <w:bookmarkStart w:id="248" w:name="_Toc21165"/>
      <w:bookmarkStart w:id="249" w:name="_Toc23471"/>
      <w:r>
        <w:rPr>
          <w:rFonts w:hint="default" w:ascii="Times New Roman" w:hAnsi="Times New Roman"/>
          <w:sz w:val="28"/>
          <w:szCs w:val="28"/>
        </w:rPr>
        <w:t>5.查询纳税人风险信息</w:t>
      </w:r>
      <w:bookmarkEnd w:id="247"/>
      <w:bookmarkEnd w:id="248"/>
      <w:bookmarkEnd w:id="249"/>
    </w:p>
    <w:p w14:paraId="495668AE">
      <w:pPr>
        <w:pStyle w:val="6"/>
        <w:rPr>
          <w:rFonts w:ascii="Times New Roman" w:hAnsi="Times New Roman"/>
        </w:rPr>
      </w:pPr>
      <w:bookmarkStart w:id="250" w:name="_Toc5615"/>
      <w:bookmarkStart w:id="251" w:name="_Toc6253"/>
      <w:r>
        <w:rPr>
          <w:rFonts w:ascii="Times New Roman" w:hAnsi="Times New Roman"/>
        </w:rPr>
        <w:t>5.1接口说明</w:t>
      </w:r>
      <w:bookmarkEnd w:id="250"/>
      <w:bookmarkEnd w:id="251"/>
    </w:p>
    <w:p w14:paraId="1E408BC5">
      <w:pPr>
        <w:pStyle w:val="5"/>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52" w:name="_Toc31729"/>
      <w:bookmarkStart w:id="253" w:name="_Toc2916"/>
      <w:r>
        <w:rPr>
          <w:rFonts w:ascii="Times New Roman" w:hAnsi="Times New Roman"/>
        </w:rPr>
        <w:t>5.2请求参数</w:t>
      </w:r>
      <w:bookmarkEnd w:id="252"/>
      <w:bookmarkEnd w:id="25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54" w:name="_Toc32526"/>
      <w:bookmarkStart w:id="255" w:name="_Toc1045"/>
      <w:r>
        <w:rPr>
          <w:rFonts w:ascii="Times New Roman" w:hAnsi="Times New Roman"/>
        </w:rPr>
        <w:t>5.3请求报文示例</w:t>
      </w:r>
      <w:bookmarkEnd w:id="254"/>
      <w:bookmarkEnd w:id="25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5"/>
              <w:bidi w:val="0"/>
            </w:pPr>
            <w:r>
              <w:t>{</w:t>
            </w:r>
          </w:p>
          <w:p w14:paraId="484244C7">
            <w:pPr>
              <w:pStyle w:val="5"/>
              <w:bidi w:val="0"/>
            </w:pPr>
            <w:r>
              <w:tab/>
            </w:r>
            <w:r>
              <w:t>"nsrsbh": "纳税人识别号/统一社会信用代码"</w:t>
            </w:r>
          </w:p>
          <w:p w14:paraId="2C0E0475">
            <w:pPr>
              <w:pStyle w:val="5"/>
              <w:bidi w:val="0"/>
            </w:pPr>
            <w:r>
              <w:t>}</w:t>
            </w:r>
          </w:p>
        </w:tc>
      </w:tr>
    </w:tbl>
    <w:p w14:paraId="25D7996E">
      <w:pPr>
        <w:pStyle w:val="6"/>
        <w:rPr>
          <w:rFonts w:ascii="Times New Roman" w:hAnsi="Times New Roman"/>
        </w:rPr>
      </w:pPr>
      <w:bookmarkStart w:id="256" w:name="_Toc32197"/>
      <w:bookmarkStart w:id="257" w:name="_Toc18666"/>
      <w:r>
        <w:rPr>
          <w:rFonts w:ascii="Times New Roman" w:hAnsi="Times New Roman"/>
        </w:rPr>
        <w:t>5.4返回参数</w:t>
      </w:r>
      <w:bookmarkEnd w:id="256"/>
      <w:bookmarkEnd w:id="25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8" w:name="_Toc22685"/>
      <w:bookmarkStart w:id="259" w:name="_Toc7468"/>
      <w:r>
        <w:rPr>
          <w:rFonts w:ascii="Times New Roman" w:hAnsi="Times New Roman"/>
        </w:rPr>
        <w:t>5.5返回报文示例</w:t>
      </w:r>
      <w:bookmarkEnd w:id="258"/>
      <w:bookmarkEnd w:id="259"/>
      <w:r>
        <w:rPr>
          <w:rFonts w:ascii="Times New Roman" w:hAnsi="Times New Roman"/>
        </w:rPr>
        <w:t xml:space="preserve"> </w:t>
      </w:r>
    </w:p>
    <w:p w14:paraId="2689397A">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5"/>
              <w:bidi w:val="0"/>
            </w:pPr>
            <w:r>
              <w:t>{</w:t>
            </w:r>
          </w:p>
          <w:p w14:paraId="27987FD1">
            <w:pPr>
              <w:pStyle w:val="5"/>
              <w:bidi w:val="0"/>
            </w:pPr>
            <w:r>
              <w:tab/>
            </w:r>
            <w:r>
              <w:t>"Response":{</w:t>
            </w:r>
          </w:p>
          <w:p w14:paraId="1846CE2B">
            <w:pPr>
              <w:pStyle w:val="5"/>
              <w:bidi w:val="0"/>
            </w:pPr>
            <w:r>
              <w:tab/>
            </w:r>
            <w:r>
              <w:tab/>
            </w:r>
            <w:r>
              <w:t>"RequestId": "16位随机数字和字母组合",</w:t>
            </w:r>
          </w:p>
          <w:p w14:paraId="65189808">
            <w:pPr>
              <w:pStyle w:val="5"/>
              <w:bidi w:val="0"/>
            </w:pPr>
            <w:r>
              <w:tab/>
            </w:r>
            <w:r>
              <w:tab/>
            </w:r>
            <w:r>
              <w:t>"Data":{</w:t>
            </w:r>
          </w:p>
          <w:p w14:paraId="0E3C3937">
            <w:pPr>
              <w:pStyle w:val="5"/>
              <w:bidi w:val="0"/>
            </w:pPr>
            <w:r>
              <w:tab/>
            </w:r>
            <w:r>
              <w:tab/>
            </w:r>
            <w:r>
              <w:tab/>
            </w:r>
            <w:r>
              <w:t>"returncode": "00",</w:t>
            </w:r>
          </w:p>
          <w:p w14:paraId="731391EF">
            <w:pPr>
              <w:pStyle w:val="5"/>
              <w:bidi w:val="0"/>
            </w:pPr>
            <w:r>
              <w:tab/>
            </w:r>
            <w:r>
              <w:tab/>
            </w:r>
            <w:r>
              <w:tab/>
            </w:r>
            <w:r>
              <w:t>"returnmsg": "成功",</w:t>
            </w:r>
          </w:p>
          <w:p w14:paraId="4F63AED3">
            <w:pPr>
              <w:pStyle w:val="5"/>
              <w:bidi w:val="0"/>
            </w:pPr>
            <w:r>
              <w:tab/>
            </w:r>
            <w:r>
              <w:tab/>
            </w:r>
            <w:r>
              <w:tab/>
            </w:r>
            <w:r>
              <w:t>"nsrsbh": "纳税人识别号/统一社会信用代码",</w:t>
            </w:r>
          </w:p>
          <w:p w14:paraId="5E509E3B">
            <w:pPr>
              <w:pStyle w:val="5"/>
              <w:bidi w:val="0"/>
            </w:pPr>
            <w:r>
              <w:tab/>
            </w:r>
            <w:r>
              <w:tab/>
            </w:r>
            <w:r>
              <w:tab/>
            </w:r>
            <w:r>
              <w:t>"fxnsrlx": "风险纳税人类型",</w:t>
            </w:r>
          </w:p>
          <w:p w14:paraId="45B510B2">
            <w:pPr>
              <w:pStyle w:val="5"/>
              <w:bidi w:val="0"/>
            </w:pPr>
            <w:r>
              <w:tab/>
            </w:r>
            <w:r>
              <w:tab/>
            </w:r>
            <w:r>
              <w:tab/>
            </w:r>
            <w:r>
              <w:t>"nsrxydj": "纳税人信用等级",</w:t>
            </w:r>
          </w:p>
          <w:p w14:paraId="39713209">
            <w:pPr>
              <w:pStyle w:val="5"/>
              <w:bidi w:val="0"/>
            </w:pPr>
            <w:r>
              <w:tab/>
            </w:r>
            <w:r>
              <w:tab/>
            </w:r>
            <w:r>
              <w:tab/>
            </w:r>
            <w:r>
              <w:t>"nsryjjb": "纳税人预警级别",</w:t>
            </w:r>
          </w:p>
          <w:p w14:paraId="0CC9D3D7">
            <w:pPr>
              <w:pStyle w:val="5"/>
              <w:bidi w:val="0"/>
            </w:pPr>
            <w:r>
              <w:tab/>
            </w:r>
            <w:r>
              <w:tab/>
            </w:r>
            <w:r>
              <w:tab/>
            </w:r>
            <w:r>
              <w:t>"fxnsrbz": "风险纳税人标志"</w:t>
            </w:r>
          </w:p>
          <w:p w14:paraId="52C301F9">
            <w:pPr>
              <w:pStyle w:val="5"/>
              <w:bidi w:val="0"/>
            </w:pPr>
            <w:r>
              <w:tab/>
            </w:r>
            <w:r>
              <w:tab/>
            </w:r>
            <w:r>
              <w:t>}</w:t>
            </w:r>
          </w:p>
          <w:p w14:paraId="0C642CAD">
            <w:pPr>
              <w:pStyle w:val="5"/>
              <w:bidi w:val="0"/>
            </w:pPr>
            <w:r>
              <w:tab/>
            </w:r>
            <w:r>
              <w:t>}</w:t>
            </w:r>
          </w:p>
          <w:p w14:paraId="494B059A">
            <w:pPr>
              <w:pStyle w:val="5"/>
              <w:bidi w:val="0"/>
            </w:pPr>
            <w:r>
              <w:t>}</w:t>
            </w:r>
          </w:p>
        </w:tc>
      </w:tr>
    </w:tbl>
    <w:p w14:paraId="73A90361">
      <w:pPr>
        <w:pStyle w:val="5"/>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5"/>
              <w:bidi w:val="0"/>
            </w:pPr>
            <w:r>
              <w:t>{</w:t>
            </w:r>
          </w:p>
          <w:p w14:paraId="1CA09C9D">
            <w:pPr>
              <w:pStyle w:val="5"/>
              <w:bidi w:val="0"/>
            </w:pPr>
            <w:r>
              <w:tab/>
            </w:r>
            <w:r>
              <w:t>"Response":{</w:t>
            </w:r>
          </w:p>
          <w:p w14:paraId="6E9A5051">
            <w:pPr>
              <w:pStyle w:val="5"/>
              <w:bidi w:val="0"/>
            </w:pPr>
            <w:r>
              <w:tab/>
            </w:r>
            <w:r>
              <w:tab/>
            </w:r>
            <w:r>
              <w:t>"RequestId": "16位随机数字和字母组合",</w:t>
            </w:r>
          </w:p>
          <w:p w14:paraId="7310B869">
            <w:pPr>
              <w:pStyle w:val="5"/>
              <w:bidi w:val="0"/>
            </w:pPr>
            <w:r>
              <w:tab/>
            </w:r>
            <w:r>
              <w:tab/>
            </w:r>
            <w:r>
              <w:t>"Error":{</w:t>
            </w:r>
          </w:p>
          <w:p w14:paraId="6C8A80EA">
            <w:pPr>
              <w:pStyle w:val="5"/>
              <w:bidi w:val="0"/>
            </w:pPr>
            <w:r>
              <w:tab/>
            </w:r>
            <w:r>
              <w:tab/>
            </w:r>
            <w:r>
              <w:tab/>
            </w:r>
            <w:r>
              <w:t>"Code": "01”,</w:t>
            </w:r>
          </w:p>
          <w:p w14:paraId="7B78FA32">
            <w:pPr>
              <w:pStyle w:val="5"/>
              <w:bidi w:val="0"/>
            </w:pPr>
            <w:r>
              <w:tab/>
            </w:r>
            <w:r>
              <w:tab/>
            </w:r>
            <w:r>
              <w:tab/>
            </w:r>
            <w:r>
              <w:t>"Message": "错误说明"</w:t>
            </w:r>
          </w:p>
          <w:p w14:paraId="7D8F1398">
            <w:pPr>
              <w:pStyle w:val="5"/>
              <w:bidi w:val="0"/>
            </w:pPr>
            <w:r>
              <w:t>}</w:t>
            </w:r>
          </w:p>
          <w:p w14:paraId="4F252E37">
            <w:pPr>
              <w:pStyle w:val="5"/>
              <w:bidi w:val="0"/>
            </w:pPr>
            <w:r>
              <w:tab/>
            </w:r>
            <w:r>
              <w:t>}</w:t>
            </w:r>
          </w:p>
          <w:p w14:paraId="321CD745">
            <w:pPr>
              <w:pStyle w:val="5"/>
              <w:bidi w:val="0"/>
            </w:pPr>
            <w:r>
              <w:t>}</w:t>
            </w:r>
          </w:p>
        </w:tc>
      </w:tr>
    </w:tbl>
    <w:p w14:paraId="3A416399">
      <w:pPr>
        <w:pStyle w:val="4"/>
        <w:widowControl/>
        <w:spacing w:beforeAutospacing="0" w:afterAutospacing="0" w:line="408" w:lineRule="auto"/>
        <w:rPr>
          <w:rFonts w:hint="default" w:ascii="Times New Roman" w:hAnsi="Times New Roman"/>
          <w:sz w:val="28"/>
          <w:szCs w:val="28"/>
        </w:rPr>
      </w:pPr>
      <w:bookmarkStart w:id="260" w:name="_Toc26546"/>
      <w:bookmarkStart w:id="261" w:name="_Toc22225"/>
      <w:bookmarkStart w:id="262" w:name="_Toc18586"/>
      <w:r>
        <w:rPr>
          <w:rFonts w:hint="default" w:ascii="Times New Roman" w:hAnsi="Times New Roman"/>
          <w:sz w:val="28"/>
          <w:szCs w:val="28"/>
        </w:rPr>
        <w:t>6.查询纳税人基本信息</w:t>
      </w:r>
      <w:bookmarkEnd w:id="260"/>
      <w:bookmarkEnd w:id="261"/>
      <w:bookmarkEnd w:id="262"/>
    </w:p>
    <w:p w14:paraId="26B10D43">
      <w:pPr>
        <w:pStyle w:val="6"/>
        <w:rPr>
          <w:rFonts w:ascii="Times New Roman" w:hAnsi="Times New Roman"/>
        </w:rPr>
      </w:pPr>
      <w:bookmarkStart w:id="263" w:name="_Toc15538"/>
      <w:bookmarkStart w:id="264" w:name="_Toc21664"/>
      <w:r>
        <w:rPr>
          <w:rFonts w:ascii="Times New Roman" w:hAnsi="Times New Roman"/>
        </w:rPr>
        <w:t>6.1接口说明</w:t>
      </w:r>
      <w:bookmarkEnd w:id="263"/>
      <w:bookmarkEnd w:id="264"/>
    </w:p>
    <w:p w14:paraId="1864CFEF">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5"/>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65" w:name="_Toc23043"/>
      <w:bookmarkStart w:id="266" w:name="_Toc901"/>
      <w:r>
        <w:rPr>
          <w:rFonts w:ascii="Times New Roman" w:hAnsi="Times New Roman"/>
        </w:rPr>
        <w:t>6.2请求参数</w:t>
      </w:r>
      <w:bookmarkEnd w:id="265"/>
      <w:bookmarkEnd w:id="26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7" w:name="_Toc14295"/>
      <w:bookmarkStart w:id="268" w:name="_Toc10721"/>
      <w:r>
        <w:rPr>
          <w:rFonts w:ascii="Times New Roman" w:hAnsi="Times New Roman"/>
        </w:rPr>
        <w:t>6.3请求报文示例</w:t>
      </w:r>
      <w:bookmarkEnd w:id="267"/>
      <w:bookmarkEnd w:id="26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5"/>
              <w:bidi w:val="0"/>
            </w:pPr>
            <w:r>
              <w:t>{</w:t>
            </w:r>
          </w:p>
          <w:p w14:paraId="345F9078">
            <w:pPr>
              <w:pStyle w:val="5"/>
              <w:bidi w:val="0"/>
            </w:pPr>
            <w:r>
              <w:tab/>
            </w:r>
            <w:r>
              <w:t>"nsrsbh": "纳税人识别号/统一社会信用代码"</w:t>
            </w:r>
          </w:p>
          <w:p w14:paraId="334CB9D3">
            <w:pPr>
              <w:pStyle w:val="5"/>
              <w:bidi w:val="0"/>
            </w:pPr>
            <w:r>
              <w:t>}</w:t>
            </w:r>
          </w:p>
        </w:tc>
      </w:tr>
    </w:tbl>
    <w:p w14:paraId="1AE77FBB">
      <w:pPr>
        <w:pStyle w:val="6"/>
        <w:rPr>
          <w:rFonts w:ascii="Times New Roman" w:hAnsi="Times New Roman"/>
        </w:rPr>
      </w:pPr>
      <w:bookmarkStart w:id="269" w:name="_Toc27118"/>
      <w:bookmarkStart w:id="270" w:name="_Toc2475"/>
      <w:r>
        <w:rPr>
          <w:rFonts w:ascii="Times New Roman" w:hAnsi="Times New Roman"/>
        </w:rPr>
        <w:t>6.4返回参数</w:t>
      </w:r>
      <w:bookmarkEnd w:id="269"/>
      <w:bookmarkEnd w:id="27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2"/>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2"/>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2"/>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2"/>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2"/>
              <w:jc w:val="both"/>
            </w:pPr>
            <w:r>
              <w:t>纳税人类型标签</w:t>
            </w:r>
          </w:p>
        </w:tc>
        <w:tc>
          <w:tcPr>
            <w:tcW w:w="1276" w:type="dxa"/>
            <w:noWrap w:val="0"/>
            <w:vAlign w:val="center"/>
          </w:tcPr>
          <w:p w14:paraId="7A7DE4AA">
            <w:pPr>
              <w:pStyle w:val="32"/>
              <w:jc w:val="center"/>
            </w:pPr>
            <w:r>
              <w:t>varchar</w:t>
            </w:r>
          </w:p>
        </w:tc>
        <w:tc>
          <w:tcPr>
            <w:tcW w:w="709" w:type="dxa"/>
            <w:noWrap w:val="0"/>
            <w:vAlign w:val="center"/>
          </w:tcPr>
          <w:p w14:paraId="3883AAF0">
            <w:pPr>
              <w:pStyle w:val="32"/>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2"/>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2"/>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2"/>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2"/>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2"/>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2"/>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2"/>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2"/>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2"/>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2"/>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2"/>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2"/>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2"/>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2"/>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2"/>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2"/>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2"/>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2"/>
              <w:jc w:val="both"/>
              <w:rPr>
                <w:sz w:val="24"/>
                <w:szCs w:val="24"/>
              </w:rPr>
            </w:pPr>
            <w:r>
              <w:rPr>
                <w:sz w:val="24"/>
                <w:szCs w:val="24"/>
              </w:rPr>
              <w:t xml:space="preserve">0：非总分机构 </w:t>
            </w:r>
          </w:p>
          <w:p w14:paraId="220733B6">
            <w:pPr>
              <w:pStyle w:val="32"/>
              <w:jc w:val="both"/>
              <w:rPr>
                <w:sz w:val="24"/>
                <w:szCs w:val="24"/>
              </w:rPr>
            </w:pPr>
            <w:r>
              <w:rPr>
                <w:sz w:val="24"/>
                <w:szCs w:val="24"/>
              </w:rPr>
              <w:t>1：总机构</w:t>
            </w:r>
          </w:p>
          <w:p w14:paraId="5C93EEE5">
            <w:pPr>
              <w:pStyle w:val="32"/>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2"/>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2"/>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2"/>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2"/>
              <w:jc w:val="both"/>
              <w:rPr>
                <w:lang w:bidi="ar"/>
              </w:rPr>
            </w:pPr>
            <w:r>
              <w:rPr>
                <w:lang w:bidi="ar"/>
              </w:rPr>
              <w:t>01：受理</w:t>
            </w:r>
          </w:p>
          <w:p w14:paraId="146CD8A3">
            <w:pPr>
              <w:pStyle w:val="32"/>
              <w:jc w:val="both"/>
              <w:rPr>
                <w:lang w:bidi="ar"/>
              </w:rPr>
            </w:pPr>
            <w:r>
              <w:rPr>
                <w:lang w:bidi="ar"/>
              </w:rPr>
              <w:t>02：筹建期</w:t>
            </w:r>
          </w:p>
          <w:p w14:paraId="23019BF6">
            <w:pPr>
              <w:pStyle w:val="32"/>
              <w:jc w:val="both"/>
              <w:rPr>
                <w:lang w:bidi="ar"/>
              </w:rPr>
            </w:pPr>
            <w:r>
              <w:rPr>
                <w:lang w:bidi="ar"/>
              </w:rPr>
              <w:t>03：正常</w:t>
            </w:r>
          </w:p>
          <w:p w14:paraId="0048CC56">
            <w:pPr>
              <w:pStyle w:val="32"/>
              <w:jc w:val="both"/>
              <w:rPr>
                <w:lang w:bidi="ar"/>
              </w:rPr>
            </w:pPr>
            <w:r>
              <w:rPr>
                <w:lang w:bidi="ar"/>
              </w:rPr>
              <w:t>04：停业</w:t>
            </w:r>
          </w:p>
          <w:p w14:paraId="4333E45C">
            <w:pPr>
              <w:pStyle w:val="32"/>
              <w:jc w:val="both"/>
              <w:rPr>
                <w:lang w:bidi="ar"/>
              </w:rPr>
            </w:pPr>
            <w:r>
              <w:rPr>
                <w:lang w:bidi="ar"/>
              </w:rPr>
              <w:t>05：非正常</w:t>
            </w:r>
          </w:p>
          <w:p w14:paraId="05611B03">
            <w:pPr>
              <w:pStyle w:val="32"/>
              <w:jc w:val="both"/>
              <w:rPr>
                <w:lang w:bidi="ar"/>
              </w:rPr>
            </w:pPr>
            <w:r>
              <w:rPr>
                <w:lang w:bidi="ar"/>
              </w:rPr>
              <w:t>06：清算</w:t>
            </w:r>
          </w:p>
          <w:p w14:paraId="77DCE705">
            <w:pPr>
              <w:pStyle w:val="32"/>
              <w:jc w:val="both"/>
              <w:rPr>
                <w:lang w:bidi="ar"/>
              </w:rPr>
            </w:pPr>
            <w:r>
              <w:rPr>
                <w:lang w:bidi="ar"/>
              </w:rPr>
              <w:t>07：注销</w:t>
            </w:r>
          </w:p>
          <w:p w14:paraId="6A1255AF">
            <w:pPr>
              <w:pStyle w:val="32"/>
              <w:jc w:val="both"/>
              <w:rPr>
                <w:lang w:bidi="ar"/>
              </w:rPr>
            </w:pPr>
            <w:r>
              <w:rPr>
                <w:lang w:bidi="ar"/>
              </w:rPr>
              <w:t>08：非正常户注销</w:t>
            </w:r>
          </w:p>
          <w:p w14:paraId="4792E26B">
            <w:pPr>
              <w:pStyle w:val="32"/>
              <w:jc w:val="both"/>
              <w:rPr>
                <w:lang w:bidi="ar"/>
              </w:rPr>
            </w:pPr>
            <w:r>
              <w:rPr>
                <w:lang w:bidi="ar"/>
              </w:rPr>
              <w:t>09：报验</w:t>
            </w:r>
          </w:p>
          <w:p w14:paraId="345CD2F3">
            <w:pPr>
              <w:pStyle w:val="32"/>
              <w:jc w:val="both"/>
              <w:rPr>
                <w:lang w:bidi="ar"/>
              </w:rPr>
            </w:pPr>
            <w:r>
              <w:rPr>
                <w:lang w:bidi="ar"/>
              </w:rPr>
              <w:t>10：核销报验</w:t>
            </w:r>
          </w:p>
          <w:p w14:paraId="62B875EC">
            <w:pPr>
              <w:pStyle w:val="32"/>
              <w:jc w:val="both"/>
              <w:rPr>
                <w:lang w:bidi="ar"/>
              </w:rPr>
            </w:pPr>
            <w:r>
              <w:rPr>
                <w:lang w:bidi="ar"/>
              </w:rPr>
              <w:t>11：中断缴费</w:t>
            </w:r>
          </w:p>
          <w:p w14:paraId="29ABED9C">
            <w:pPr>
              <w:pStyle w:val="32"/>
              <w:jc w:val="both"/>
              <w:rPr>
                <w:lang w:bidi="ar"/>
              </w:rPr>
            </w:pPr>
            <w:r>
              <w:rPr>
                <w:lang w:bidi="ar"/>
              </w:rPr>
              <w:t>12：恢复缴费</w:t>
            </w:r>
          </w:p>
          <w:p w14:paraId="0FC9064F">
            <w:pPr>
              <w:pStyle w:val="32"/>
              <w:jc w:val="both"/>
              <w:rPr>
                <w:lang w:bidi="ar"/>
              </w:rPr>
            </w:pPr>
            <w:r>
              <w:rPr>
                <w:lang w:bidi="ar"/>
              </w:rPr>
              <w:t>13：简易注销无异议</w:t>
            </w:r>
          </w:p>
          <w:p w14:paraId="5013027E">
            <w:pPr>
              <w:pStyle w:val="32"/>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2"/>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2"/>
              <w:jc w:val="both"/>
            </w:pPr>
            <w:r>
              <w:t>格式：</w:t>
            </w:r>
          </w:p>
          <w:p w14:paraId="16E565D1">
            <w:pPr>
              <w:pStyle w:val="32"/>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2"/>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2"/>
              <w:jc w:val="both"/>
            </w:pPr>
            <w:r>
              <w:t>格式：</w:t>
            </w:r>
          </w:p>
          <w:p w14:paraId="11C5CDC9">
            <w:pPr>
              <w:pStyle w:val="32"/>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2"/>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2"/>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71" w:name="_Toc9805"/>
      <w:bookmarkStart w:id="272" w:name="_Toc27186"/>
      <w:r>
        <w:rPr>
          <w:rFonts w:ascii="Times New Roman" w:hAnsi="Times New Roman"/>
        </w:rPr>
        <w:t>6.5返回报文示例</w:t>
      </w:r>
      <w:bookmarkEnd w:id="271"/>
      <w:bookmarkEnd w:id="272"/>
      <w:r>
        <w:rPr>
          <w:rFonts w:ascii="Times New Roman" w:hAnsi="Times New Roman"/>
        </w:rPr>
        <w:t xml:space="preserve"> </w:t>
      </w:r>
    </w:p>
    <w:p w14:paraId="5CBAB84F">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5"/>
              <w:bidi w:val="0"/>
            </w:pPr>
            <w:r>
              <w:t>{</w:t>
            </w:r>
          </w:p>
          <w:p w14:paraId="31DA2047">
            <w:pPr>
              <w:pStyle w:val="5"/>
              <w:bidi w:val="0"/>
            </w:pPr>
            <w:r>
              <w:tab/>
            </w:r>
            <w:r>
              <w:t>"Response":{</w:t>
            </w:r>
          </w:p>
          <w:p w14:paraId="27C63798">
            <w:pPr>
              <w:pStyle w:val="5"/>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5"/>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5"/>
              <w:bidi w:val="0"/>
              <w:rPr>
                <w:color w:val="auto"/>
                <w:highlight w:val="none"/>
              </w:rPr>
            </w:pPr>
            <w:bookmarkStart w:id="273" w:name="OLE_LINK52"/>
            <w:r>
              <w:rPr>
                <w:color w:val="auto"/>
                <w:highlight w:val="none"/>
              </w:rPr>
              <w:t xml:space="preserve">          </w:t>
            </w:r>
            <w:bookmarkEnd w:id="273"/>
            <w:r>
              <w:rPr>
                <w:color w:val="auto"/>
                <w:highlight w:val="none"/>
              </w:rPr>
              <w:t>"returncode": "00",</w:t>
            </w:r>
          </w:p>
          <w:p w14:paraId="1E7AF690">
            <w:pPr>
              <w:pStyle w:val="5"/>
              <w:bidi w:val="0"/>
              <w:rPr>
                <w:color w:val="auto"/>
                <w:highlight w:val="none"/>
              </w:rPr>
            </w:pPr>
            <w:r>
              <w:rPr>
                <w:color w:val="auto"/>
                <w:highlight w:val="none"/>
              </w:rPr>
              <w:t xml:space="preserve">          "returnmsg": "成功",</w:t>
            </w:r>
          </w:p>
          <w:p w14:paraId="607FC227">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5"/>
              <w:bidi w:val="0"/>
            </w:pPr>
            <w:r>
              <w:tab/>
            </w:r>
            <w:r>
              <w:tab/>
            </w:r>
            <w:r>
              <w:tab/>
            </w:r>
            <w:r>
              <w:tab/>
            </w:r>
            <w:r>
              <w:t>"nsrsbh": "纳税人识别号/统一社会信用代码",</w:t>
            </w:r>
          </w:p>
          <w:p w14:paraId="77B0E199">
            <w:pPr>
              <w:pStyle w:val="5"/>
              <w:bidi w:val="0"/>
            </w:pPr>
            <w:r>
              <w:tab/>
            </w:r>
            <w:r>
              <w:tab/>
            </w:r>
            <w:r>
              <w:tab/>
            </w:r>
            <w:r>
              <w:tab/>
            </w:r>
            <w:r>
              <w:t>"djxh": "登记序号",</w:t>
            </w:r>
          </w:p>
          <w:p w14:paraId="6761CF9C">
            <w:pPr>
              <w:pStyle w:val="5"/>
              <w:bidi w:val="0"/>
            </w:pPr>
            <w:r>
              <w:tab/>
            </w:r>
            <w:r>
              <w:tab/>
            </w:r>
            <w:r>
              <w:tab/>
            </w:r>
            <w:r>
              <w:tab/>
            </w:r>
            <w:r>
              <w:t>"ssdabh": "税收档案编号",</w:t>
            </w:r>
          </w:p>
          <w:p w14:paraId="6A3A2217">
            <w:pPr>
              <w:pStyle w:val="5"/>
              <w:bidi w:val="0"/>
            </w:pPr>
            <w:r>
              <w:tab/>
            </w:r>
            <w:r>
              <w:tab/>
            </w:r>
            <w:r>
              <w:tab/>
            </w:r>
            <w:r>
              <w:tab/>
            </w:r>
            <w:r>
              <w:t>"nsrmc": "纳税人名称",</w:t>
            </w:r>
          </w:p>
          <w:p w14:paraId="7E09927F">
            <w:pPr>
              <w:pStyle w:val="5"/>
              <w:bidi w:val="0"/>
            </w:pPr>
            <w:r>
              <w:tab/>
            </w:r>
            <w:r>
              <w:tab/>
            </w:r>
            <w:r>
              <w:tab/>
            </w:r>
            <w:r>
              <w:tab/>
            </w:r>
            <w:r>
              <w:t>"nsrlx": "纳税人类型",</w:t>
            </w:r>
          </w:p>
          <w:p w14:paraId="0D6E30A3">
            <w:pPr>
              <w:pStyle w:val="5"/>
              <w:bidi w:val="0"/>
            </w:pPr>
            <w:r>
              <w:tab/>
            </w:r>
            <w:r>
              <w:tab/>
            </w:r>
            <w:r>
              <w:tab/>
            </w:r>
            <w:r>
              <w:tab/>
            </w:r>
            <w:r>
              <w:t>"scjydz": "生产经营地址",</w:t>
            </w:r>
          </w:p>
          <w:p w14:paraId="0595C744">
            <w:pPr>
              <w:pStyle w:val="5"/>
              <w:bidi w:val="0"/>
            </w:pPr>
            <w:r>
              <w:tab/>
            </w:r>
            <w:r>
              <w:tab/>
            </w:r>
            <w:r>
              <w:tab/>
            </w:r>
            <w:r>
              <w:tab/>
            </w:r>
            <w:r>
              <w:t>"zcdyzbm": "注册地邮政编码",</w:t>
            </w:r>
          </w:p>
          <w:p w14:paraId="2337A718">
            <w:pPr>
              <w:pStyle w:val="5"/>
              <w:bidi w:val="0"/>
            </w:pPr>
            <w:r>
              <w:tab/>
            </w:r>
            <w:r>
              <w:tab/>
            </w:r>
            <w:r>
              <w:tab/>
            </w:r>
            <w:r>
              <w:tab/>
            </w:r>
            <w:r>
              <w:t>"zcdlxdh": "注册地联系电话",</w:t>
            </w:r>
          </w:p>
          <w:p w14:paraId="782B6C21">
            <w:pPr>
              <w:pStyle w:val="5"/>
              <w:bidi w:val="0"/>
            </w:pPr>
            <w:r>
              <w:tab/>
            </w:r>
            <w:r>
              <w:tab/>
            </w:r>
            <w:r>
              <w:tab/>
            </w:r>
            <w:r>
              <w:tab/>
            </w:r>
            <w:r>
              <w:t>"fddbrxm": "法人名称(法定代表人姓名",</w:t>
            </w:r>
          </w:p>
          <w:p w14:paraId="7C8467E7">
            <w:pPr>
              <w:pStyle w:val="5"/>
              <w:bidi w:val="0"/>
            </w:pPr>
            <w:r>
              <w:tab/>
            </w:r>
            <w:r>
              <w:tab/>
            </w:r>
            <w:r>
              <w:tab/>
            </w:r>
            <w:r>
              <w:tab/>
            </w:r>
            <w:r>
              <w:t>"djzclxdm": "登记注册类型（国标）",</w:t>
            </w:r>
          </w:p>
          <w:p w14:paraId="503BB579">
            <w:pPr>
              <w:pStyle w:val="5"/>
              <w:bidi w:val="0"/>
            </w:pPr>
            <w:r>
              <w:tab/>
            </w:r>
            <w:r>
              <w:tab/>
            </w:r>
            <w:r>
              <w:tab/>
            </w:r>
            <w:r>
              <w:tab/>
            </w:r>
            <w:r>
              <w:t>"hydm": "行业代码",</w:t>
            </w:r>
          </w:p>
          <w:p w14:paraId="13472587">
            <w:pPr>
              <w:pStyle w:val="5"/>
              <w:bidi w:val="0"/>
            </w:pPr>
            <w:r>
              <w:tab/>
            </w:r>
            <w:r>
              <w:tab/>
            </w:r>
            <w:r>
              <w:tab/>
            </w:r>
            <w:r>
              <w:tab/>
            </w:r>
            <w:r>
              <w:t>"qxjswjgdm": "区县级税务机关代码",</w:t>
            </w:r>
          </w:p>
          <w:p w14:paraId="13C11CEF">
            <w:pPr>
              <w:pStyle w:val="5"/>
              <w:bidi w:val="0"/>
            </w:pPr>
            <w:r>
              <w:tab/>
            </w:r>
            <w:r>
              <w:tab/>
            </w:r>
            <w:r>
              <w:tab/>
            </w:r>
            <w:r>
              <w:tab/>
            </w:r>
            <w:r>
              <w:t>"zgswskfjdm": "税务机关代码",</w:t>
            </w:r>
          </w:p>
          <w:p w14:paraId="03D6451E">
            <w:pPr>
              <w:pStyle w:val="5"/>
              <w:bidi w:val="0"/>
            </w:pPr>
            <w:r>
              <w:tab/>
            </w:r>
            <w:r>
              <w:tab/>
            </w:r>
            <w:r>
              <w:tab/>
            </w:r>
            <w:r>
              <w:tab/>
            </w:r>
            <w:r>
              <w:t>"zgswskfjmc": "税务机关名称",</w:t>
            </w:r>
          </w:p>
          <w:p w14:paraId="13CB21C0">
            <w:pPr>
              <w:pStyle w:val="5"/>
              <w:bidi w:val="0"/>
            </w:pPr>
            <w:r>
              <w:tab/>
            </w:r>
            <w:r>
              <w:tab/>
            </w:r>
            <w:r>
              <w:tab/>
            </w:r>
            <w:r>
              <w:tab/>
            </w:r>
            <w:r>
              <w:t>"cwfzrxm": "财务负责人姓名",</w:t>
            </w:r>
          </w:p>
          <w:p w14:paraId="3B91E6BC">
            <w:pPr>
              <w:pStyle w:val="5"/>
              <w:bidi w:val="0"/>
            </w:pPr>
            <w:r>
              <w:tab/>
            </w:r>
            <w:r>
              <w:tab/>
            </w:r>
            <w:r>
              <w:tab/>
            </w:r>
            <w:r>
              <w:tab/>
            </w:r>
            <w:r>
              <w:t>"khhmc": "账户名称",</w:t>
            </w:r>
          </w:p>
          <w:p w14:paraId="750F46A5">
            <w:pPr>
              <w:pStyle w:val="5"/>
              <w:bidi w:val="0"/>
            </w:pPr>
            <w:r>
              <w:tab/>
            </w:r>
            <w:r>
              <w:tab/>
            </w:r>
            <w:r>
              <w:tab/>
            </w:r>
            <w:r>
              <w:tab/>
            </w:r>
            <w:r>
              <w:t>"yhzh": "账号",</w:t>
            </w:r>
          </w:p>
          <w:p w14:paraId="29808C7F">
            <w:pPr>
              <w:pStyle w:val="5"/>
              <w:bidi w:val="0"/>
            </w:pPr>
            <w:r>
              <w:tab/>
            </w:r>
            <w:r>
              <w:tab/>
            </w:r>
            <w:r>
              <w:tab/>
            </w:r>
            <w:r>
              <w:tab/>
            </w:r>
            <w:r>
              <w:t>"bsrxm": "企业办税人员姓名",</w:t>
            </w:r>
          </w:p>
          <w:p w14:paraId="46A082D2">
            <w:pPr>
              <w:pStyle w:val="5"/>
              <w:bidi w:val="0"/>
            </w:pPr>
            <w:r>
              <w:tab/>
            </w:r>
            <w:r>
              <w:tab/>
            </w:r>
            <w:r>
              <w:tab/>
            </w:r>
            <w:r>
              <w:tab/>
            </w:r>
            <w:r>
              <w:t>"xdpsdqybz": "</w:t>
            </w:r>
            <w:r>
              <w:rPr>
                <w:rFonts w:hint="eastAsia"/>
              </w:rPr>
              <w:t>数电</w:t>
            </w:r>
            <w:r>
              <w:t>票试点企业标识",</w:t>
            </w:r>
          </w:p>
          <w:p w14:paraId="3234C484">
            <w:pPr>
              <w:pStyle w:val="5"/>
              <w:bidi w:val="0"/>
            </w:pPr>
            <w:r>
              <w:tab/>
            </w:r>
            <w:r>
              <w:tab/>
            </w:r>
            <w:r>
              <w:tab/>
            </w:r>
            <w:r>
              <w:tab/>
            </w:r>
            <w:r>
              <w:t>"ckqyfldm": "出口企业分类",</w:t>
            </w:r>
          </w:p>
          <w:p w14:paraId="614DD58D">
            <w:pPr>
              <w:pStyle w:val="5"/>
              <w:bidi w:val="0"/>
            </w:pPr>
            <w:r>
              <w:tab/>
            </w:r>
            <w:r>
              <w:tab/>
            </w:r>
            <w:r>
              <w:tab/>
            </w:r>
            <w:r>
              <w:tab/>
            </w:r>
            <w:r>
              <w:t>"zfjglxdm": "总分机构类型",</w:t>
            </w:r>
          </w:p>
          <w:p w14:paraId="67D19CD3">
            <w:pPr>
              <w:pStyle w:val="5"/>
              <w:bidi w:val="0"/>
            </w:pPr>
            <w:r>
              <w:tab/>
            </w:r>
            <w:r>
              <w:tab/>
            </w:r>
            <w:r>
              <w:tab/>
            </w:r>
            <w:r>
              <w:tab/>
            </w:r>
            <w:r>
              <w:t>"yhyywddm": "银行营业网点",</w:t>
            </w:r>
          </w:p>
          <w:p w14:paraId="3913A367">
            <w:pPr>
              <w:pStyle w:val="5"/>
              <w:bidi w:val="0"/>
            </w:pPr>
            <w:r>
              <w:tab/>
            </w:r>
            <w:r>
              <w:tab/>
            </w:r>
            <w:r>
              <w:tab/>
            </w:r>
            <w:r>
              <w:tab/>
            </w:r>
            <w:r>
              <w:t>"nsrztdm": "开票方纳税人状态",</w:t>
            </w:r>
          </w:p>
          <w:p w14:paraId="6044ABBD">
            <w:pPr>
              <w:pStyle w:val="5"/>
              <w:bidi w:val="0"/>
            </w:pPr>
            <w:r>
              <w:tab/>
            </w:r>
            <w:r>
              <w:tab/>
            </w:r>
            <w:r>
              <w:tab/>
            </w:r>
            <w:r>
              <w:tab/>
            </w:r>
            <w:r>
              <w:t>"yxqq": "有效期起",</w:t>
            </w:r>
          </w:p>
          <w:p w14:paraId="795D7CE2">
            <w:pPr>
              <w:pStyle w:val="5"/>
              <w:bidi w:val="0"/>
            </w:pPr>
            <w:r>
              <w:tab/>
            </w:r>
            <w:r>
              <w:tab/>
            </w:r>
            <w:r>
              <w:tab/>
            </w:r>
            <w:r>
              <w:tab/>
            </w:r>
            <w:r>
              <w:t>"yxqz": "有效期止"</w:t>
            </w:r>
          </w:p>
          <w:p w14:paraId="58366398">
            <w:pPr>
              <w:pStyle w:val="5"/>
              <w:bidi w:val="0"/>
            </w:pPr>
            <w:r>
              <w:tab/>
            </w:r>
            <w:r>
              <w:tab/>
            </w:r>
            <w:r>
              <w:tab/>
            </w:r>
            <w:r>
              <w:t>},</w:t>
            </w:r>
          </w:p>
          <w:p w14:paraId="190F3E06">
            <w:pPr>
              <w:pStyle w:val="5"/>
              <w:bidi w:val="0"/>
              <w:rPr>
                <w:highlight w:val="none"/>
              </w:rPr>
            </w:pPr>
            <w:r>
              <w:tab/>
            </w:r>
            <w:r>
              <w:tab/>
            </w:r>
            <w:r>
              <w:rPr>
                <w:highlight w:val="none"/>
              </w:rPr>
              <w:tab/>
            </w:r>
            <w:r>
              <w:rPr>
                <w:highlight w:val="none"/>
              </w:rPr>
              <w:t>"qyhyxzGrid": [</w:t>
            </w:r>
          </w:p>
          <w:p w14:paraId="1A118212">
            <w:pPr>
              <w:pStyle w:val="5"/>
              <w:bidi w:val="0"/>
            </w:pPr>
            <w:r>
              <w:tab/>
            </w:r>
            <w:r>
              <w:tab/>
            </w:r>
            <w:r>
              <w:tab/>
            </w:r>
            <w:r>
              <w:tab/>
            </w:r>
            <w:r>
              <w:t>{</w:t>
            </w:r>
          </w:p>
          <w:p w14:paraId="05AF7E5A">
            <w:pPr>
              <w:pStyle w:val="5"/>
              <w:bidi w:val="0"/>
            </w:pPr>
            <w:r>
              <w:tab/>
            </w:r>
            <w:r>
              <w:tab/>
            </w:r>
            <w:r>
              <w:tab/>
            </w:r>
            <w:r>
              <w:tab/>
            </w:r>
            <w:r>
              <w:tab/>
            </w:r>
            <w:r>
              <w:tab/>
            </w:r>
            <w:r>
              <w:t>"qyhyxzdm": "企业行业性质",</w:t>
            </w:r>
          </w:p>
          <w:p w14:paraId="669FFD2C">
            <w:pPr>
              <w:pStyle w:val="5"/>
              <w:bidi w:val="0"/>
            </w:pPr>
            <w:r>
              <w:tab/>
            </w:r>
            <w:r>
              <w:tab/>
            </w:r>
            <w:r>
              <w:tab/>
            </w:r>
            <w:r>
              <w:tab/>
            </w:r>
            <w:r>
              <w:tab/>
            </w:r>
            <w:r>
              <w:tab/>
            </w:r>
            <w:r>
              <w:t>"yxqq": "有效期起",</w:t>
            </w:r>
          </w:p>
          <w:p w14:paraId="5FB9201C">
            <w:pPr>
              <w:pStyle w:val="5"/>
              <w:bidi w:val="0"/>
            </w:pPr>
            <w:r>
              <w:tab/>
            </w:r>
            <w:r>
              <w:tab/>
            </w:r>
            <w:r>
              <w:tab/>
            </w:r>
            <w:r>
              <w:tab/>
            </w:r>
            <w:r>
              <w:tab/>
            </w:r>
            <w:r>
              <w:tab/>
            </w:r>
            <w:r>
              <w:t>"yxqz": "有效期止"</w:t>
            </w:r>
          </w:p>
          <w:p w14:paraId="00233E1E">
            <w:pPr>
              <w:pStyle w:val="5"/>
              <w:bidi w:val="0"/>
            </w:pPr>
            <w:r>
              <w:tab/>
            </w:r>
            <w:r>
              <w:tab/>
            </w:r>
            <w:r>
              <w:tab/>
            </w:r>
            <w:r>
              <w:tab/>
            </w:r>
            <w:r>
              <w:t>}</w:t>
            </w:r>
          </w:p>
          <w:p w14:paraId="0EF9DC0F">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5"/>
              <w:bidi w:val="0"/>
            </w:pPr>
            <w:r>
              <w:tab/>
            </w:r>
            <w:r>
              <w:tab/>
            </w:r>
            <w:r>
              <w:tab/>
            </w:r>
            <w:r>
              <w:tab/>
            </w:r>
            <w:r>
              <w:t>{</w:t>
            </w:r>
          </w:p>
          <w:p w14:paraId="529DD44A">
            <w:pPr>
              <w:pStyle w:val="5"/>
              <w:bidi w:val="0"/>
            </w:pPr>
            <w:r>
              <w:tab/>
            </w:r>
            <w:r>
              <w:tab/>
            </w:r>
            <w:r>
              <w:tab/>
            </w:r>
            <w:r>
              <w:tab/>
            </w:r>
            <w:r>
              <w:tab/>
            </w:r>
            <w:r>
              <w:tab/>
            </w:r>
            <w:r>
              <w:t>"xfsnsrlxdm": "消费税纳税人类型",</w:t>
            </w:r>
          </w:p>
          <w:p w14:paraId="42BEBFF2">
            <w:pPr>
              <w:pStyle w:val="5"/>
              <w:bidi w:val="0"/>
            </w:pPr>
            <w:r>
              <w:tab/>
            </w:r>
            <w:r>
              <w:tab/>
            </w:r>
            <w:r>
              <w:tab/>
            </w:r>
            <w:r>
              <w:tab/>
            </w:r>
            <w:r>
              <w:tab/>
            </w:r>
            <w:r>
              <w:tab/>
            </w:r>
            <w:r>
              <w:t>"yxqq": "有效期起",</w:t>
            </w:r>
          </w:p>
          <w:p w14:paraId="44718E0F">
            <w:pPr>
              <w:pStyle w:val="5"/>
              <w:bidi w:val="0"/>
            </w:pPr>
            <w:r>
              <w:tab/>
            </w:r>
            <w:r>
              <w:tab/>
            </w:r>
            <w:r>
              <w:tab/>
            </w:r>
            <w:r>
              <w:tab/>
            </w:r>
            <w:r>
              <w:tab/>
            </w:r>
            <w:r>
              <w:tab/>
            </w:r>
            <w:r>
              <w:t>"yxqz": "有效期止"</w:t>
            </w:r>
          </w:p>
          <w:p w14:paraId="46A08362">
            <w:pPr>
              <w:pStyle w:val="5"/>
              <w:bidi w:val="0"/>
            </w:pPr>
            <w:r>
              <w:tab/>
            </w:r>
            <w:r>
              <w:tab/>
            </w:r>
            <w:r>
              <w:tab/>
            </w:r>
            <w:r>
              <w:tab/>
            </w:r>
            <w:r>
              <w:t>}</w:t>
            </w:r>
          </w:p>
          <w:p w14:paraId="76F800FA">
            <w:pPr>
              <w:pStyle w:val="5"/>
              <w:bidi w:val="0"/>
            </w:pPr>
            <w:r>
              <w:tab/>
            </w:r>
            <w:r>
              <w:tab/>
            </w:r>
            <w:r>
              <w:tab/>
            </w:r>
            <w:r>
              <w:t>]</w:t>
            </w:r>
          </w:p>
          <w:p w14:paraId="64202BBB">
            <w:pPr>
              <w:pStyle w:val="5"/>
              <w:bidi w:val="0"/>
            </w:pPr>
            <w:r>
              <w:tab/>
            </w:r>
            <w:r>
              <w:tab/>
            </w:r>
            <w:r>
              <w:t>}</w:t>
            </w:r>
          </w:p>
          <w:p w14:paraId="16564117">
            <w:pPr>
              <w:pStyle w:val="5"/>
              <w:bidi w:val="0"/>
            </w:pPr>
            <w:r>
              <w:t>}</w:t>
            </w:r>
          </w:p>
          <w:p w14:paraId="314F59B6">
            <w:pPr>
              <w:pStyle w:val="5"/>
              <w:bidi w:val="0"/>
            </w:pPr>
            <w:r>
              <w:t>}</w:t>
            </w:r>
          </w:p>
        </w:tc>
      </w:tr>
    </w:tbl>
    <w:p w14:paraId="19C3FE91">
      <w:pPr>
        <w:pStyle w:val="31"/>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5"/>
              <w:bidi w:val="0"/>
            </w:pPr>
            <w:r>
              <w:t>{</w:t>
            </w:r>
          </w:p>
          <w:p w14:paraId="63936C70">
            <w:pPr>
              <w:pStyle w:val="5"/>
              <w:bidi w:val="0"/>
            </w:pPr>
            <w:r>
              <w:tab/>
            </w:r>
            <w:r>
              <w:t>"Response":{</w:t>
            </w:r>
          </w:p>
          <w:p w14:paraId="1BB7D919">
            <w:pPr>
              <w:pStyle w:val="5"/>
              <w:bidi w:val="0"/>
            </w:pPr>
            <w:r>
              <w:tab/>
            </w:r>
            <w:r>
              <w:tab/>
            </w:r>
            <w:r>
              <w:t>"RequestId": "16位随机数字和字母组合",</w:t>
            </w:r>
          </w:p>
          <w:p w14:paraId="71080B99">
            <w:pPr>
              <w:pStyle w:val="5"/>
              <w:bidi w:val="0"/>
            </w:pPr>
            <w:r>
              <w:tab/>
            </w:r>
            <w:r>
              <w:tab/>
            </w:r>
            <w:r>
              <w:t>"Error":{</w:t>
            </w:r>
          </w:p>
          <w:p w14:paraId="05F2B503">
            <w:pPr>
              <w:pStyle w:val="5"/>
              <w:bidi w:val="0"/>
            </w:pPr>
            <w:r>
              <w:tab/>
            </w:r>
            <w:r>
              <w:tab/>
            </w:r>
            <w:r>
              <w:tab/>
            </w:r>
            <w:r>
              <w:t>"Code": "01”,</w:t>
            </w:r>
          </w:p>
          <w:p w14:paraId="3C55ADA6">
            <w:pPr>
              <w:pStyle w:val="5"/>
              <w:bidi w:val="0"/>
            </w:pPr>
            <w:r>
              <w:tab/>
            </w:r>
            <w:r>
              <w:tab/>
            </w:r>
            <w:r>
              <w:tab/>
            </w:r>
            <w:r>
              <w:t>"Message": "错误说明"</w:t>
            </w:r>
          </w:p>
          <w:p w14:paraId="5EC604C5">
            <w:pPr>
              <w:pStyle w:val="5"/>
              <w:bidi w:val="0"/>
            </w:pPr>
            <w:r>
              <w:t>}</w:t>
            </w:r>
          </w:p>
          <w:p w14:paraId="6812EC9E">
            <w:pPr>
              <w:pStyle w:val="5"/>
              <w:bidi w:val="0"/>
            </w:pPr>
            <w:r>
              <w:tab/>
            </w:r>
            <w:r>
              <w:t>}</w:t>
            </w:r>
          </w:p>
          <w:p w14:paraId="35B271B2">
            <w:pPr>
              <w:pStyle w:val="5"/>
              <w:bidi w:val="0"/>
            </w:pPr>
            <w:r>
              <w:t>}</w:t>
            </w:r>
          </w:p>
        </w:tc>
      </w:tr>
    </w:tbl>
    <w:p w14:paraId="1D31CD05">
      <w:pPr>
        <w:pStyle w:val="4"/>
        <w:widowControl/>
        <w:spacing w:beforeAutospacing="0" w:afterAutospacing="0" w:line="408" w:lineRule="auto"/>
        <w:rPr>
          <w:rFonts w:hint="default" w:ascii="Times New Roman" w:hAnsi="Times New Roman"/>
          <w:sz w:val="28"/>
          <w:szCs w:val="28"/>
        </w:rPr>
      </w:pPr>
      <w:bookmarkStart w:id="274" w:name="_Toc23228"/>
      <w:bookmarkStart w:id="275" w:name="_Toc13682"/>
      <w:bookmarkStart w:id="276" w:name="_Toc24018"/>
      <w:r>
        <w:rPr>
          <w:rFonts w:hint="default" w:ascii="Times New Roman" w:hAnsi="Times New Roman"/>
          <w:sz w:val="28"/>
          <w:szCs w:val="28"/>
        </w:rPr>
        <w:t>7.查询可用税率信息</w:t>
      </w:r>
      <w:bookmarkEnd w:id="274"/>
      <w:bookmarkEnd w:id="275"/>
      <w:bookmarkEnd w:id="276"/>
    </w:p>
    <w:p w14:paraId="6AE6A90F">
      <w:pPr>
        <w:pStyle w:val="6"/>
        <w:rPr>
          <w:rFonts w:ascii="Times New Roman" w:hAnsi="Times New Roman"/>
        </w:rPr>
      </w:pPr>
      <w:bookmarkStart w:id="277" w:name="_Toc22092"/>
      <w:bookmarkStart w:id="278" w:name="_Toc2738"/>
      <w:r>
        <w:rPr>
          <w:rFonts w:ascii="Times New Roman" w:hAnsi="Times New Roman"/>
        </w:rPr>
        <w:t>7.1接口说明</w:t>
      </w:r>
      <w:bookmarkEnd w:id="277"/>
      <w:bookmarkEnd w:id="278"/>
    </w:p>
    <w:p w14:paraId="169E31B8">
      <w:pPr>
        <w:pStyle w:val="5"/>
      </w:pPr>
      <w:r>
        <w:t>向企业提供查询可用税率信息的功能，企业可将查询的基本信息保存在本地。在开票时选择保存在本地的可用税率。</w:t>
      </w:r>
    </w:p>
    <w:p w14:paraId="384EB599">
      <w:pPr>
        <w:pStyle w:val="31"/>
        <w:ind w:firstLine="480"/>
        <w:rPr>
          <w:rFonts w:hint="eastAsia"/>
        </w:rPr>
      </w:pPr>
      <w:r>
        <w:rPr>
          <w:rFonts w:hint="eastAsia"/>
        </w:rPr>
        <w:t>建议定时获取可用税率。</w:t>
      </w:r>
    </w:p>
    <w:p w14:paraId="23E4C308">
      <w:pPr>
        <w:pStyle w:val="6"/>
        <w:rPr>
          <w:rFonts w:ascii="Times New Roman" w:hAnsi="Times New Roman"/>
        </w:rPr>
      </w:pPr>
      <w:bookmarkStart w:id="279" w:name="_Toc22198"/>
      <w:bookmarkStart w:id="280" w:name="_Toc22662"/>
      <w:bookmarkStart w:id="281" w:name="OLE_LINK63"/>
      <w:r>
        <w:rPr>
          <w:rFonts w:ascii="Times New Roman" w:hAnsi="Times New Roman"/>
        </w:rPr>
        <w:t>7.2请求参数</w:t>
      </w:r>
      <w:bookmarkEnd w:id="279"/>
      <w:bookmarkEnd w:id="280"/>
    </w:p>
    <w:p w14:paraId="6A308214">
      <w:pPr>
        <w:pStyle w:val="5"/>
      </w:pPr>
      <w:r>
        <w:t>无</w:t>
      </w:r>
    </w:p>
    <w:p w14:paraId="10E4BA66">
      <w:pPr>
        <w:pStyle w:val="6"/>
        <w:rPr>
          <w:rFonts w:ascii="Times New Roman" w:hAnsi="Times New Roman"/>
        </w:rPr>
      </w:pPr>
      <w:bookmarkStart w:id="282" w:name="_Toc7625"/>
      <w:bookmarkStart w:id="283" w:name="_Toc21486"/>
      <w:r>
        <w:rPr>
          <w:rFonts w:ascii="Times New Roman" w:hAnsi="Times New Roman"/>
        </w:rPr>
        <w:t>7.3请求报文示例</w:t>
      </w:r>
      <w:bookmarkEnd w:id="282"/>
      <w:bookmarkEnd w:id="28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5"/>
              <w:bidi w:val="0"/>
            </w:pPr>
            <w:r>
              <w:t>{}</w:t>
            </w:r>
          </w:p>
        </w:tc>
      </w:tr>
      <w:bookmarkEnd w:id="281"/>
    </w:tbl>
    <w:p w14:paraId="35C9E5C1">
      <w:pPr>
        <w:pStyle w:val="6"/>
        <w:rPr>
          <w:rFonts w:ascii="Times New Roman" w:hAnsi="Times New Roman"/>
        </w:rPr>
      </w:pPr>
      <w:bookmarkStart w:id="284" w:name="_Toc10785"/>
      <w:bookmarkStart w:id="285" w:name="_Toc27886"/>
      <w:r>
        <w:rPr>
          <w:rFonts w:ascii="Times New Roman" w:hAnsi="Times New Roman"/>
        </w:rPr>
        <w:t>7.4返回参数</w:t>
      </w:r>
      <w:bookmarkEnd w:id="284"/>
      <w:bookmarkEnd w:id="28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2"/>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86" w:name="_Toc28896"/>
      <w:bookmarkStart w:id="287" w:name="_Toc4772"/>
      <w:r>
        <w:rPr>
          <w:rFonts w:ascii="Times New Roman" w:hAnsi="Times New Roman"/>
        </w:rPr>
        <w:t>7.5返回报文示例</w:t>
      </w:r>
      <w:bookmarkEnd w:id="286"/>
      <w:bookmarkEnd w:id="287"/>
    </w:p>
    <w:p w14:paraId="3C9F7067">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5"/>
              <w:bidi w:val="0"/>
            </w:pPr>
            <w:r>
              <w:t>{</w:t>
            </w:r>
          </w:p>
          <w:p w14:paraId="0C3DBE27">
            <w:pPr>
              <w:pStyle w:val="5"/>
              <w:bidi w:val="0"/>
            </w:pPr>
            <w:r>
              <w:tab/>
            </w:r>
            <w:r>
              <w:t>"Response": {</w:t>
            </w:r>
          </w:p>
          <w:p w14:paraId="78121DB6">
            <w:pPr>
              <w:pStyle w:val="5"/>
              <w:bidi w:val="0"/>
            </w:pPr>
            <w:r>
              <w:tab/>
            </w:r>
            <w:r>
              <w:tab/>
            </w:r>
            <w:r>
              <w:t>"RequestId": "16位随机数字和字母组合",</w:t>
            </w:r>
          </w:p>
          <w:p w14:paraId="12B558F9">
            <w:pPr>
              <w:pStyle w:val="5"/>
              <w:bidi w:val="0"/>
            </w:pPr>
            <w:r>
              <w:tab/>
            </w:r>
            <w:r>
              <w:tab/>
            </w:r>
            <w:r>
              <w:t>"Data": {</w:t>
            </w:r>
          </w:p>
          <w:p w14:paraId="77329F68">
            <w:pPr>
              <w:pStyle w:val="5"/>
              <w:bidi w:val="0"/>
            </w:pPr>
            <w:r>
              <w:tab/>
            </w:r>
            <w:r>
              <w:tab/>
            </w:r>
            <w:r>
              <w:tab/>
            </w:r>
            <w:r>
              <w:t>"returncode": "00",</w:t>
            </w:r>
          </w:p>
          <w:p w14:paraId="1CEB0662">
            <w:pPr>
              <w:pStyle w:val="5"/>
              <w:bidi w:val="0"/>
            </w:pPr>
            <w:r>
              <w:tab/>
            </w:r>
            <w:r>
              <w:tab/>
            </w:r>
            <w:r>
              <w:tab/>
            </w:r>
            <w:r>
              <w:t>"returnmsg": "成功",</w:t>
            </w:r>
          </w:p>
          <w:p w14:paraId="5E9C0899">
            <w:pPr>
              <w:pStyle w:val="5"/>
              <w:bidi w:val="0"/>
            </w:pPr>
            <w:r>
              <w:tab/>
            </w:r>
            <w:r>
              <w:tab/>
            </w:r>
            <w:r>
              <w:tab/>
            </w:r>
            <w:r>
              <w:t>"count": "总数量",</w:t>
            </w:r>
          </w:p>
          <w:p w14:paraId="50508643">
            <w:pPr>
              <w:pStyle w:val="5"/>
              <w:bidi w:val="0"/>
            </w:pPr>
            <w:r>
              <w:tab/>
            </w:r>
            <w:r>
              <w:tab/>
            </w:r>
            <w:r>
              <w:tab/>
            </w:r>
            <w:r>
              <w:t>"slzslList": [</w:t>
            </w:r>
          </w:p>
          <w:p w14:paraId="3898FDE3">
            <w:pPr>
              <w:pStyle w:val="5"/>
              <w:bidi w:val="0"/>
            </w:pPr>
            <w:r>
              <w:tab/>
            </w:r>
            <w:r>
              <w:tab/>
            </w:r>
            <w:r>
              <w:tab/>
            </w:r>
            <w:r>
              <w:tab/>
            </w:r>
            <w:r>
              <w:t>{</w:t>
            </w:r>
          </w:p>
          <w:p w14:paraId="20980382">
            <w:pPr>
              <w:pStyle w:val="5"/>
              <w:bidi w:val="0"/>
            </w:pPr>
            <w:r>
              <w:tab/>
            </w:r>
            <w:r>
              <w:tab/>
            </w:r>
            <w:r>
              <w:tab/>
            </w:r>
            <w:r>
              <w:tab/>
            </w:r>
            <w:r>
              <w:tab/>
            </w:r>
            <w:r>
              <w:t>"csxz": "参数性质",</w:t>
            </w:r>
          </w:p>
          <w:p w14:paraId="2F71E729">
            <w:pPr>
              <w:pStyle w:val="5"/>
              <w:bidi w:val="0"/>
            </w:pPr>
            <w:r>
              <w:tab/>
            </w:r>
            <w:r>
              <w:tab/>
            </w:r>
            <w:r>
              <w:tab/>
            </w:r>
            <w:r>
              <w:tab/>
            </w:r>
            <w:r>
              <w:tab/>
            </w:r>
            <w:r>
              <w:t>"slzsl": "税率征收率",</w:t>
            </w:r>
          </w:p>
          <w:p w14:paraId="51E6C6A7">
            <w:pPr>
              <w:pStyle w:val="5"/>
              <w:bidi w:val="0"/>
            </w:pPr>
            <w:r>
              <w:tab/>
            </w:r>
            <w:r>
              <w:tab/>
            </w:r>
            <w:r>
              <w:tab/>
            </w:r>
            <w:r>
              <w:tab/>
            </w:r>
            <w:r>
              <w:tab/>
            </w:r>
            <w:r>
              <w:t>"yslbz": "原税率标志",</w:t>
            </w:r>
          </w:p>
          <w:p w14:paraId="594D7B58">
            <w:pPr>
              <w:pStyle w:val="5"/>
              <w:bidi w:val="0"/>
            </w:pPr>
            <w:r>
              <w:tab/>
            </w:r>
            <w:r>
              <w:tab/>
            </w:r>
            <w:r>
              <w:tab/>
            </w:r>
            <w:r>
              <w:tab/>
            </w:r>
            <w:r>
              <w:tab/>
            </w:r>
            <w:r>
              <w:t>"dyysl": "对应原税率",</w:t>
            </w:r>
          </w:p>
          <w:p w14:paraId="17A44833">
            <w:pPr>
              <w:pStyle w:val="5"/>
              <w:bidi w:val="0"/>
            </w:pPr>
            <w:r>
              <w:tab/>
            </w:r>
            <w:r>
              <w:tab/>
            </w:r>
            <w:r>
              <w:tab/>
            </w:r>
            <w:r>
              <w:tab/>
            </w:r>
            <w:r>
              <w:tab/>
            </w:r>
            <w:r>
              <w:t>"cszt": "参数状态",</w:t>
            </w:r>
          </w:p>
          <w:p w14:paraId="054B8B8F">
            <w:pPr>
              <w:pStyle w:val="5"/>
              <w:bidi w:val="0"/>
            </w:pPr>
            <w:r>
              <w:tab/>
            </w:r>
            <w:r>
              <w:tab/>
            </w:r>
            <w:r>
              <w:tab/>
            </w:r>
            <w:r>
              <w:tab/>
            </w:r>
            <w:r>
              <w:tab/>
            </w:r>
            <w:r>
              <w:t>"yxqq": "有效期起",</w:t>
            </w:r>
          </w:p>
          <w:p w14:paraId="72ED4479">
            <w:pPr>
              <w:pStyle w:val="5"/>
              <w:bidi w:val="0"/>
            </w:pPr>
            <w:r>
              <w:tab/>
            </w:r>
            <w:r>
              <w:tab/>
            </w:r>
            <w:r>
              <w:tab/>
            </w:r>
            <w:r>
              <w:tab/>
            </w:r>
            <w:r>
              <w:tab/>
            </w:r>
            <w:r>
              <w:t>"yxqz": "有效期止",</w:t>
            </w:r>
          </w:p>
          <w:p w14:paraId="0F3F70ED">
            <w:pPr>
              <w:pStyle w:val="5"/>
              <w:bidi w:val="0"/>
            </w:pPr>
            <w:r>
              <w:tab/>
            </w:r>
            <w:r>
              <w:tab/>
            </w:r>
            <w:r>
              <w:tab/>
            </w:r>
            <w:r>
              <w:tab/>
            </w:r>
            <w:r>
              <w:tab/>
            </w:r>
            <w:r>
              <w:t>"tyrq": "停用日期"</w:t>
            </w:r>
          </w:p>
          <w:p w14:paraId="31DA28BA">
            <w:pPr>
              <w:pStyle w:val="5"/>
              <w:bidi w:val="0"/>
            </w:pPr>
            <w:r>
              <w:tab/>
            </w:r>
            <w:r>
              <w:tab/>
            </w:r>
            <w:r>
              <w:tab/>
            </w:r>
            <w:r>
              <w:tab/>
            </w:r>
            <w:r>
              <w:t>}</w:t>
            </w:r>
          </w:p>
          <w:p w14:paraId="1DCCD5C3">
            <w:pPr>
              <w:pStyle w:val="5"/>
              <w:bidi w:val="0"/>
            </w:pPr>
            <w:r>
              <w:tab/>
            </w:r>
            <w:r>
              <w:tab/>
            </w:r>
            <w:r>
              <w:tab/>
            </w:r>
            <w:r>
              <w:t>]</w:t>
            </w:r>
          </w:p>
          <w:p w14:paraId="1378B64A">
            <w:pPr>
              <w:pStyle w:val="5"/>
              <w:bidi w:val="0"/>
            </w:pPr>
            <w:r>
              <w:tab/>
            </w:r>
            <w:r>
              <w:tab/>
            </w:r>
            <w:r>
              <w:t>}</w:t>
            </w:r>
          </w:p>
          <w:p w14:paraId="0F63B8B0">
            <w:pPr>
              <w:pStyle w:val="5"/>
              <w:bidi w:val="0"/>
            </w:pPr>
            <w:r>
              <w:tab/>
            </w:r>
            <w:r>
              <w:t>}</w:t>
            </w:r>
          </w:p>
          <w:p w14:paraId="557B8C48">
            <w:pPr>
              <w:pStyle w:val="5"/>
              <w:bidi w:val="0"/>
            </w:pPr>
            <w:r>
              <w:t>}</w:t>
            </w:r>
          </w:p>
        </w:tc>
      </w:tr>
    </w:tbl>
    <w:p w14:paraId="08F8F8BE">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5"/>
              <w:bidi w:val="0"/>
            </w:pPr>
            <w:r>
              <w:t>{</w:t>
            </w:r>
          </w:p>
          <w:p w14:paraId="1AAE339A">
            <w:pPr>
              <w:pStyle w:val="5"/>
              <w:bidi w:val="0"/>
            </w:pPr>
            <w:r>
              <w:tab/>
            </w:r>
            <w:r>
              <w:t>"Response":{</w:t>
            </w:r>
          </w:p>
          <w:p w14:paraId="024E36E4">
            <w:pPr>
              <w:pStyle w:val="5"/>
              <w:bidi w:val="0"/>
            </w:pPr>
            <w:r>
              <w:tab/>
            </w:r>
            <w:r>
              <w:tab/>
            </w:r>
            <w:r>
              <w:t>"RequestId": "16位随机数字和字母组合",</w:t>
            </w:r>
          </w:p>
          <w:p w14:paraId="39728DD0">
            <w:pPr>
              <w:pStyle w:val="5"/>
              <w:bidi w:val="0"/>
            </w:pPr>
            <w:r>
              <w:tab/>
            </w:r>
            <w:r>
              <w:tab/>
            </w:r>
            <w:r>
              <w:t>"Error":{</w:t>
            </w:r>
          </w:p>
          <w:p w14:paraId="7412C98D">
            <w:pPr>
              <w:pStyle w:val="5"/>
              <w:bidi w:val="0"/>
            </w:pPr>
            <w:r>
              <w:tab/>
            </w:r>
            <w:r>
              <w:tab/>
            </w:r>
            <w:r>
              <w:tab/>
            </w:r>
            <w:r>
              <w:t>"Code": "01”,</w:t>
            </w:r>
          </w:p>
          <w:p w14:paraId="52018FAD">
            <w:pPr>
              <w:pStyle w:val="5"/>
              <w:bidi w:val="0"/>
            </w:pPr>
            <w:r>
              <w:tab/>
            </w:r>
            <w:r>
              <w:tab/>
            </w:r>
            <w:r>
              <w:tab/>
            </w:r>
            <w:r>
              <w:t>"Message": "错误说明"</w:t>
            </w:r>
          </w:p>
          <w:p w14:paraId="37ED74A0">
            <w:pPr>
              <w:pStyle w:val="5"/>
              <w:bidi w:val="0"/>
            </w:pPr>
            <w:r>
              <w:t>}</w:t>
            </w:r>
          </w:p>
          <w:p w14:paraId="4D5F71D8">
            <w:pPr>
              <w:pStyle w:val="5"/>
              <w:bidi w:val="0"/>
            </w:pPr>
            <w:r>
              <w:tab/>
            </w:r>
            <w:r>
              <w:t>}</w:t>
            </w:r>
          </w:p>
          <w:p w14:paraId="718C503D">
            <w:pPr>
              <w:pStyle w:val="5"/>
              <w:bidi w:val="0"/>
            </w:pPr>
            <w:r>
              <w:t>}</w:t>
            </w:r>
          </w:p>
        </w:tc>
      </w:tr>
    </w:tbl>
    <w:p w14:paraId="0E68DE4F">
      <w:pPr>
        <w:pStyle w:val="4"/>
        <w:widowControl/>
        <w:spacing w:beforeAutospacing="0" w:afterAutospacing="0" w:line="408" w:lineRule="auto"/>
        <w:rPr>
          <w:rFonts w:hint="default" w:ascii="Times New Roman" w:hAnsi="Times New Roman"/>
          <w:sz w:val="28"/>
          <w:szCs w:val="28"/>
        </w:rPr>
      </w:pPr>
      <w:bookmarkStart w:id="288" w:name="_Toc6329"/>
      <w:bookmarkStart w:id="289" w:name="_Toc10067"/>
      <w:bookmarkStart w:id="290" w:name="_Toc19368"/>
      <w:r>
        <w:rPr>
          <w:rFonts w:hint="default" w:ascii="Times New Roman" w:hAnsi="Times New Roman"/>
          <w:sz w:val="28"/>
          <w:szCs w:val="28"/>
        </w:rPr>
        <w:t>8.查询税收分类编码信息</w:t>
      </w:r>
      <w:bookmarkEnd w:id="288"/>
      <w:bookmarkEnd w:id="289"/>
      <w:bookmarkEnd w:id="290"/>
    </w:p>
    <w:p w14:paraId="07B379A3">
      <w:pPr>
        <w:pStyle w:val="6"/>
        <w:rPr>
          <w:rFonts w:ascii="Times New Roman" w:hAnsi="Times New Roman"/>
        </w:rPr>
      </w:pPr>
      <w:bookmarkStart w:id="291" w:name="_Toc11938"/>
      <w:bookmarkStart w:id="292" w:name="_Toc4101"/>
      <w:r>
        <w:rPr>
          <w:rFonts w:ascii="Times New Roman" w:hAnsi="Times New Roman"/>
        </w:rPr>
        <w:t>8.1接口说明</w:t>
      </w:r>
      <w:bookmarkEnd w:id="291"/>
      <w:bookmarkEnd w:id="292"/>
    </w:p>
    <w:p w14:paraId="1381A6D8">
      <w:pPr>
        <w:pStyle w:val="5"/>
      </w:pPr>
      <w:r>
        <w:t>向企业提供查询商品税收分类编码信息的功能，企业可将查询的编码信息保存在本地。在开票时选择保存在本地的税收分类编码。</w:t>
      </w:r>
    </w:p>
    <w:p w14:paraId="14E2FA9F">
      <w:pPr>
        <w:pStyle w:val="31"/>
        <w:ind w:firstLine="480"/>
        <w:rPr>
          <w:rFonts w:hint="eastAsia"/>
        </w:rPr>
      </w:pPr>
      <w:r>
        <w:rPr>
          <w:rFonts w:hint="eastAsia"/>
        </w:rPr>
        <w:t>建议定时获取税收分类编码。</w:t>
      </w:r>
    </w:p>
    <w:p w14:paraId="22714C05">
      <w:pPr>
        <w:pStyle w:val="31"/>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1"/>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1"/>
        <w:ind w:firstLine="480"/>
        <w:rPr>
          <w:rFonts w:hint="eastAsia"/>
        </w:rPr>
      </w:pPr>
      <w:r>
        <w:rPr>
          <w:rFonts w:hint="eastAsia"/>
        </w:rPr>
        <w:t>在开具数电票条件时，根据需求选择符合的优惠政策代码和税率，包括：</w:t>
      </w:r>
    </w:p>
    <w:p w14:paraId="0741AEDF">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1"/>
        <w:ind w:firstLine="480"/>
        <w:rPr>
          <w:rFonts w:hint="eastAsia"/>
        </w:rPr>
      </w:pPr>
      <w:r>
        <w:rPr>
          <w:rFonts w:hint="eastAsia"/>
        </w:rPr>
        <w:t>优惠政策选择“免税”，发票明细“优惠政策标识”项填写“03”，选择免税后，税率为0；</w:t>
      </w:r>
    </w:p>
    <w:p w14:paraId="42F20984">
      <w:pPr>
        <w:pStyle w:val="31"/>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1"/>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93" w:name="_Toc31010"/>
      <w:bookmarkStart w:id="294" w:name="_Toc32641"/>
      <w:r>
        <w:rPr>
          <w:rFonts w:ascii="Times New Roman" w:hAnsi="Times New Roman"/>
        </w:rPr>
        <w:t>8.2请求参数</w:t>
      </w:r>
      <w:bookmarkEnd w:id="293"/>
      <w:bookmarkEnd w:id="29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2"/>
              <w:rPr>
                <w:kern w:val="2"/>
              </w:rPr>
            </w:pPr>
            <w:r>
              <w:rPr>
                <w:kern w:val="2"/>
              </w:rPr>
              <w:t>格式：yyyyMMddHHmmss</w:t>
            </w:r>
          </w:p>
          <w:p w14:paraId="77E41DDC">
            <w:pPr>
              <w:pStyle w:val="32"/>
              <w:rPr>
                <w:kern w:val="2"/>
              </w:rPr>
            </w:pPr>
            <w:r>
              <w:rPr>
                <w:kern w:val="2"/>
              </w:rPr>
              <w:t>首次下载时为空；</w:t>
            </w:r>
          </w:p>
          <w:p w14:paraId="30BFA028">
            <w:pPr>
              <w:pStyle w:val="32"/>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2"/>
              <w:rPr>
                <w:kern w:val="2"/>
              </w:rPr>
            </w:pPr>
          </w:p>
        </w:tc>
      </w:tr>
    </w:tbl>
    <w:p w14:paraId="3987B2B9">
      <w:pPr>
        <w:pStyle w:val="6"/>
        <w:rPr>
          <w:rFonts w:ascii="Times New Roman" w:hAnsi="Times New Roman"/>
        </w:rPr>
      </w:pPr>
      <w:bookmarkStart w:id="295" w:name="_Toc19939"/>
      <w:bookmarkStart w:id="296" w:name="_Toc25669"/>
      <w:r>
        <w:rPr>
          <w:rFonts w:ascii="Times New Roman" w:hAnsi="Times New Roman"/>
        </w:rPr>
        <w:t>8.3请求报文示例</w:t>
      </w:r>
      <w:bookmarkEnd w:id="295"/>
      <w:bookmarkEnd w:id="29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5"/>
              <w:bidi w:val="0"/>
            </w:pPr>
            <w:r>
              <w:t>{</w:t>
            </w:r>
          </w:p>
          <w:p w14:paraId="457745F9">
            <w:pPr>
              <w:pStyle w:val="5"/>
              <w:bidi w:val="0"/>
            </w:pPr>
            <w:r>
              <w:t>"nsrsbh": "纳税人识别号/统一社会信用代码",</w:t>
            </w:r>
          </w:p>
          <w:p w14:paraId="7BA6AFBB">
            <w:pPr>
              <w:pStyle w:val="5"/>
              <w:bidi w:val="0"/>
            </w:pPr>
            <w:r>
              <w:t>"sjc": "时间戳",</w:t>
            </w:r>
          </w:p>
          <w:p w14:paraId="361180F6">
            <w:pPr>
              <w:pStyle w:val="5"/>
              <w:bidi w:val="0"/>
            </w:pPr>
            <w:r>
              <w:t>"sjswjgdm": "省级税务机关代码"</w:t>
            </w:r>
          </w:p>
          <w:p w14:paraId="61E6B509">
            <w:pPr>
              <w:pStyle w:val="5"/>
              <w:bidi w:val="0"/>
            </w:pPr>
            <w:r>
              <w:t>}</w:t>
            </w:r>
          </w:p>
        </w:tc>
      </w:tr>
    </w:tbl>
    <w:p w14:paraId="2D67C5E5">
      <w:pPr>
        <w:pStyle w:val="6"/>
        <w:rPr>
          <w:rFonts w:ascii="Times New Roman" w:hAnsi="Times New Roman"/>
        </w:rPr>
      </w:pPr>
      <w:bookmarkStart w:id="297" w:name="_Toc16964"/>
      <w:bookmarkStart w:id="298" w:name="_Toc29254"/>
      <w:r>
        <w:rPr>
          <w:rFonts w:ascii="Times New Roman" w:hAnsi="Times New Roman"/>
        </w:rPr>
        <w:t>8.4返回参数</w:t>
      </w:r>
      <w:bookmarkEnd w:id="297"/>
      <w:bookmarkEnd w:id="29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2"/>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2"/>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2"/>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0B6306B9">
            <w:pPr>
              <w:pStyle w:val="32"/>
              <w:jc w:val="both"/>
            </w:pPr>
            <w:r>
              <w:t>01：成品油</w:t>
            </w:r>
          </w:p>
          <w:p w14:paraId="537A0A6D">
            <w:pPr>
              <w:pStyle w:val="32"/>
              <w:jc w:val="both"/>
            </w:pPr>
            <w:r>
              <w:t>02：稀土</w:t>
            </w:r>
          </w:p>
          <w:p w14:paraId="3330A5CD">
            <w:pPr>
              <w:pStyle w:val="32"/>
              <w:jc w:val="both"/>
            </w:pPr>
            <w:r>
              <w:t>03：建筑服务</w:t>
            </w:r>
          </w:p>
          <w:p w14:paraId="7F99FB82">
            <w:pPr>
              <w:pStyle w:val="32"/>
              <w:jc w:val="both"/>
            </w:pPr>
            <w:r>
              <w:t>04：货物运输</w:t>
            </w:r>
          </w:p>
          <w:p w14:paraId="7E8FF94E">
            <w:pPr>
              <w:pStyle w:val="32"/>
              <w:jc w:val="both"/>
            </w:pPr>
            <w:r>
              <w:t>05：不动产销售</w:t>
            </w:r>
          </w:p>
          <w:p w14:paraId="40DB3388">
            <w:pPr>
              <w:pStyle w:val="32"/>
              <w:jc w:val="both"/>
            </w:pPr>
            <w:r>
              <w:t>06：不动产租赁</w:t>
            </w:r>
          </w:p>
          <w:p w14:paraId="653B949E">
            <w:pPr>
              <w:pStyle w:val="32"/>
              <w:jc w:val="both"/>
            </w:pPr>
            <w:r>
              <w:t>07：代收车船使用税</w:t>
            </w:r>
          </w:p>
          <w:p w14:paraId="76E725EA">
            <w:pPr>
              <w:pStyle w:val="32"/>
              <w:jc w:val="both"/>
            </w:pPr>
            <w:r>
              <w:t>08：通行费</w:t>
            </w:r>
          </w:p>
          <w:p w14:paraId="5A9920A0">
            <w:pPr>
              <w:pStyle w:val="32"/>
              <w:jc w:val="both"/>
            </w:pPr>
            <w:r>
              <w:t>09：旅客运输</w:t>
            </w:r>
          </w:p>
          <w:p w14:paraId="25F3B510">
            <w:pPr>
              <w:pStyle w:val="32"/>
              <w:jc w:val="both"/>
            </w:pPr>
            <w:r>
              <w:t>10：医疗服务</w:t>
            </w:r>
          </w:p>
          <w:p w14:paraId="2A75C996">
            <w:pPr>
              <w:pStyle w:val="32"/>
              <w:jc w:val="both"/>
            </w:pPr>
            <w:r>
              <w:t>11：农产品</w:t>
            </w:r>
          </w:p>
          <w:p w14:paraId="0374C792">
            <w:pPr>
              <w:pStyle w:val="32"/>
              <w:jc w:val="both"/>
            </w:pPr>
            <w:r>
              <w:t>12：拖拉机和联合收割机</w:t>
            </w:r>
          </w:p>
          <w:p w14:paraId="1C7F856E">
            <w:pPr>
              <w:pStyle w:val="32"/>
              <w:jc w:val="both"/>
            </w:pPr>
            <w:r>
              <w:t>13：机动车</w:t>
            </w:r>
          </w:p>
          <w:p w14:paraId="7264F166">
            <w:pPr>
              <w:pStyle w:val="32"/>
              <w:jc w:val="both"/>
            </w:pPr>
            <w:r>
              <w:t>14：光伏收购</w:t>
            </w:r>
          </w:p>
          <w:p w14:paraId="5A0D8CB9">
            <w:pPr>
              <w:rPr>
                <w:sz w:val="22"/>
                <w:szCs w:val="22"/>
              </w:rPr>
            </w:pPr>
            <w:r>
              <w:rPr>
                <w:sz w:val="22"/>
                <w:szCs w:val="22"/>
              </w:rPr>
              <w:t>15：卷烟</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2"/>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2"/>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2"/>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9"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2"/>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2"/>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9"/>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2"/>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300"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2"/>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2"/>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300"/>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2"/>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2"/>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2"/>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2"/>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2"/>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2"/>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2"/>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2"/>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2"/>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2"/>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2"/>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2"/>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2"/>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2"/>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2"/>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2"/>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2"/>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2"/>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01" w:name="_Toc25684"/>
      <w:bookmarkStart w:id="302" w:name="_Toc3096"/>
      <w:r>
        <w:rPr>
          <w:rFonts w:ascii="Times New Roman" w:hAnsi="Times New Roman"/>
        </w:rPr>
        <w:t>8.5返回报文示例</w:t>
      </w:r>
      <w:bookmarkEnd w:id="301"/>
      <w:bookmarkEnd w:id="302"/>
      <w:r>
        <w:rPr>
          <w:rFonts w:ascii="Times New Roman" w:hAnsi="Times New Roman"/>
        </w:rPr>
        <w:t xml:space="preserve"> </w:t>
      </w:r>
    </w:p>
    <w:p w14:paraId="07EFC1FA">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5"/>
              <w:bidi w:val="0"/>
            </w:pPr>
            <w:r>
              <w:t>{</w:t>
            </w:r>
          </w:p>
          <w:p w14:paraId="53ADF09C">
            <w:pPr>
              <w:pStyle w:val="5"/>
              <w:bidi w:val="0"/>
            </w:pPr>
            <w:r>
              <w:tab/>
            </w:r>
            <w:r>
              <w:t>"Response":{</w:t>
            </w:r>
          </w:p>
          <w:p w14:paraId="65C0BAC7">
            <w:pPr>
              <w:pStyle w:val="5"/>
              <w:bidi w:val="0"/>
            </w:pPr>
            <w:r>
              <w:tab/>
            </w:r>
            <w:r>
              <w:tab/>
            </w:r>
            <w:r>
              <w:t>"RequestId": "16位随机数字和字母组合",</w:t>
            </w:r>
          </w:p>
          <w:p w14:paraId="5908AC1B">
            <w:pPr>
              <w:pStyle w:val="5"/>
              <w:bidi w:val="0"/>
            </w:pPr>
            <w:r>
              <w:tab/>
            </w:r>
            <w:r>
              <w:tab/>
            </w:r>
            <w:r>
              <w:t>"Data":{</w:t>
            </w:r>
          </w:p>
          <w:p w14:paraId="2ABED9F4">
            <w:pPr>
              <w:pStyle w:val="5"/>
              <w:bidi w:val="0"/>
            </w:pPr>
            <w:r>
              <w:tab/>
            </w:r>
            <w:r>
              <w:tab/>
            </w:r>
            <w:r>
              <w:t>"returncode": "00",</w:t>
            </w:r>
          </w:p>
          <w:p w14:paraId="418DC7C8">
            <w:pPr>
              <w:pStyle w:val="5"/>
              <w:bidi w:val="0"/>
            </w:pPr>
            <w:r>
              <w:tab/>
            </w:r>
            <w:r>
              <w:tab/>
            </w:r>
            <w:r>
              <w:t>"returnmsg": "成功",</w:t>
            </w:r>
          </w:p>
          <w:p w14:paraId="2A7BCBA7">
            <w:pPr>
              <w:pStyle w:val="5"/>
              <w:bidi w:val="0"/>
            </w:pPr>
            <w:r>
              <w:tab/>
            </w:r>
            <w:r>
              <w:tab/>
            </w:r>
            <w:r>
              <w:tab/>
            </w:r>
            <w:r>
              <w:t>"sjc": "时间戳",</w:t>
            </w:r>
          </w:p>
          <w:p w14:paraId="2D50C884">
            <w:pPr>
              <w:pStyle w:val="5"/>
              <w:bidi w:val="0"/>
            </w:pPr>
            <w:r>
              <w:tab/>
            </w:r>
            <w:r>
              <w:tab/>
            </w:r>
            <w:r>
              <w:tab/>
            </w:r>
            <w:r>
              <w:t>"count": "总数量",</w:t>
            </w:r>
          </w:p>
          <w:p w14:paraId="7EAABE98">
            <w:pPr>
              <w:pStyle w:val="5"/>
              <w:bidi w:val="0"/>
              <w:rPr>
                <w:highlight w:val="none"/>
              </w:rPr>
            </w:pPr>
            <w:r>
              <w:tab/>
            </w:r>
            <w:r>
              <w:tab/>
            </w:r>
            <w:r>
              <w:tab/>
            </w:r>
            <w:r>
              <w:rPr>
                <w:highlight w:val="none"/>
              </w:rPr>
              <w:t>"ssbmList": [</w:t>
            </w:r>
          </w:p>
          <w:p w14:paraId="4FCBA3EC">
            <w:pPr>
              <w:pStyle w:val="5"/>
              <w:bidi w:val="0"/>
            </w:pPr>
            <w:r>
              <w:tab/>
            </w:r>
            <w:r>
              <w:tab/>
            </w:r>
            <w:r>
              <w:tab/>
            </w:r>
            <w:r>
              <w:tab/>
            </w:r>
            <w:r>
              <w:t>{</w:t>
            </w:r>
          </w:p>
          <w:p w14:paraId="7E62B630">
            <w:pPr>
              <w:pStyle w:val="5"/>
              <w:bidi w:val="0"/>
            </w:pPr>
            <w:r>
              <w:tab/>
            </w:r>
            <w:r>
              <w:tab/>
            </w:r>
            <w:r>
              <w:tab/>
            </w:r>
            <w:r>
              <w:tab/>
            </w:r>
            <w:r>
              <w:t xml:space="preserve">   "fjbm": "父级编码",</w:t>
            </w:r>
          </w:p>
          <w:p w14:paraId="0430E082">
            <w:pPr>
              <w:pStyle w:val="5"/>
              <w:bidi w:val="0"/>
            </w:pPr>
            <w:r>
              <w:tab/>
            </w:r>
            <w:r>
              <w:tab/>
            </w:r>
            <w:r>
              <w:tab/>
            </w:r>
            <w:r>
              <w:tab/>
            </w:r>
            <w:r>
              <w:t xml:space="preserve">   "sphfwssflhbbm": "商品和服务税收分类合并编码",</w:t>
            </w:r>
          </w:p>
          <w:p w14:paraId="08C306D3">
            <w:pPr>
              <w:pStyle w:val="5"/>
              <w:bidi w:val="0"/>
            </w:pPr>
            <w:r>
              <w:tab/>
            </w:r>
            <w:r>
              <w:tab/>
            </w:r>
            <w:r>
              <w:tab/>
            </w:r>
            <w:r>
              <w:tab/>
            </w:r>
            <w:r>
              <w:tab/>
            </w:r>
            <w:r>
              <w:t>"tdyslxdm": "特定要素标签归类",</w:t>
            </w:r>
          </w:p>
          <w:p w14:paraId="4CDD1F58">
            <w:pPr>
              <w:pStyle w:val="5"/>
              <w:bidi w:val="0"/>
            </w:pPr>
            <w:r>
              <w:tab/>
            </w:r>
            <w:r>
              <w:tab/>
            </w:r>
            <w:r>
              <w:tab/>
            </w:r>
            <w:r>
              <w:tab/>
            </w:r>
            <w:r>
              <w:tab/>
            </w:r>
            <w:r>
              <w:t>"cezs": "差额征税",</w:t>
            </w:r>
          </w:p>
          <w:p w14:paraId="34CD61A3">
            <w:pPr>
              <w:pStyle w:val="5"/>
              <w:bidi w:val="0"/>
            </w:pPr>
            <w:r>
              <w:tab/>
            </w:r>
            <w:r>
              <w:tab/>
            </w:r>
            <w:r>
              <w:tab/>
            </w:r>
            <w:r>
              <w:tab/>
            </w:r>
            <w:r>
              <w:tab/>
            </w:r>
            <w:r>
              <w:t>"bzs": "不征税",</w:t>
            </w:r>
          </w:p>
          <w:p w14:paraId="7C66C9A6">
            <w:pPr>
              <w:pStyle w:val="5"/>
              <w:bidi w:val="0"/>
            </w:pPr>
            <w:r>
              <w:tab/>
            </w:r>
            <w:r>
              <w:tab/>
            </w:r>
            <w:r>
              <w:tab/>
            </w:r>
            <w:r>
              <w:tab/>
            </w:r>
            <w:r>
              <w:tab/>
            </w:r>
            <w:r>
              <w:t>"jzjtdm": "即征即退代码集合",</w:t>
            </w:r>
          </w:p>
          <w:p w14:paraId="2C478BCC">
            <w:pPr>
              <w:pStyle w:val="5"/>
              <w:bidi w:val="0"/>
            </w:pPr>
            <w:r>
              <w:tab/>
            </w:r>
            <w:r>
              <w:tab/>
            </w:r>
            <w:r>
              <w:tab/>
            </w:r>
            <w:r>
              <w:tab/>
            </w:r>
            <w:r>
              <w:tab/>
            </w:r>
            <w:r>
              <w:t>"sphfwmc": "商品和服务名称",</w:t>
            </w:r>
          </w:p>
          <w:p w14:paraId="0F1C8BBD">
            <w:pPr>
              <w:pStyle w:val="5"/>
              <w:bidi w:val="0"/>
            </w:pPr>
            <w:r>
              <w:tab/>
            </w:r>
            <w:r>
              <w:tab/>
            </w:r>
            <w:r>
              <w:tab/>
            </w:r>
            <w:r>
              <w:tab/>
            </w:r>
            <w:r>
              <w:tab/>
            </w:r>
            <w:r>
              <w:t>"sphfwfljc": "商品和服务分类简称",</w:t>
            </w:r>
          </w:p>
          <w:p w14:paraId="52896AAD">
            <w:pPr>
              <w:pStyle w:val="5"/>
              <w:bidi w:val="0"/>
            </w:pPr>
            <w:r>
              <w:tab/>
            </w:r>
            <w:r>
              <w:tab/>
            </w:r>
            <w:r>
              <w:tab/>
            </w:r>
            <w:r>
              <w:tab/>
            </w:r>
            <w:r>
              <w:tab/>
            </w:r>
            <w:r>
              <w:t>"sm": "说明",</w:t>
            </w:r>
          </w:p>
          <w:p w14:paraId="0405FD5B">
            <w:pPr>
              <w:pStyle w:val="5"/>
              <w:bidi w:val="0"/>
            </w:pPr>
            <w:r>
              <w:tab/>
            </w:r>
            <w:r>
              <w:tab/>
            </w:r>
            <w:r>
              <w:tab/>
            </w:r>
            <w:r>
              <w:tab/>
            </w:r>
            <w:r>
              <w:tab/>
            </w:r>
            <w:r>
              <w:t>"zzssl": "增值税税率",</w:t>
            </w:r>
          </w:p>
          <w:p w14:paraId="5AED6617">
            <w:pPr>
              <w:pStyle w:val="5"/>
              <w:bidi w:val="0"/>
            </w:pPr>
            <w:r>
              <w:tab/>
            </w:r>
            <w:r>
              <w:tab/>
            </w:r>
            <w:r>
              <w:tab/>
            </w:r>
            <w:r>
              <w:tab/>
            </w:r>
            <w:r>
              <w:tab/>
            </w:r>
            <w:r>
              <w:t>"zsl": "征收率",</w:t>
            </w:r>
          </w:p>
          <w:p w14:paraId="58B6DCDC">
            <w:pPr>
              <w:pStyle w:val="5"/>
              <w:bidi w:val="0"/>
            </w:pPr>
            <w:r>
              <w:tab/>
            </w:r>
            <w:r>
              <w:tab/>
            </w:r>
            <w:r>
              <w:tab/>
            </w:r>
            <w:r>
              <w:tab/>
            </w:r>
            <w:r>
              <w:tab/>
            </w:r>
            <w:r>
              <w:t>"zzstsgl": "增值税特殊管理",</w:t>
            </w:r>
          </w:p>
          <w:p w14:paraId="56B48D93">
            <w:pPr>
              <w:pStyle w:val="5"/>
              <w:bidi w:val="0"/>
            </w:pPr>
            <w:r>
              <w:tab/>
            </w:r>
            <w:r>
              <w:tab/>
            </w:r>
            <w:r>
              <w:tab/>
            </w:r>
            <w:r>
              <w:tab/>
            </w:r>
            <w:r>
              <w:tab/>
            </w:r>
            <w:r>
              <w:t>"zzszcyj": "增值税政策依据",</w:t>
            </w:r>
          </w:p>
          <w:p w14:paraId="2FEB79FE">
            <w:pPr>
              <w:pStyle w:val="5"/>
              <w:bidi w:val="0"/>
            </w:pPr>
            <w:r>
              <w:tab/>
            </w:r>
            <w:r>
              <w:tab/>
            </w:r>
            <w:r>
              <w:tab/>
            </w:r>
            <w:r>
              <w:tab/>
            </w:r>
            <w:r>
              <w:tab/>
            </w:r>
            <w:r>
              <w:t>"zzstsnrdm": "增值税特殊内容代码（增值税减免税政策代码表）",</w:t>
            </w:r>
          </w:p>
          <w:p w14:paraId="5712DF3B">
            <w:pPr>
              <w:pStyle w:val="5"/>
              <w:bidi w:val="0"/>
            </w:pPr>
            <w:r>
              <w:tab/>
            </w:r>
            <w:r>
              <w:tab/>
            </w:r>
            <w:r>
              <w:tab/>
            </w:r>
            <w:r>
              <w:tab/>
            </w:r>
            <w:r>
              <w:tab/>
            </w:r>
            <w:r>
              <w:t>"xfsgl": "消费税管理",</w:t>
            </w:r>
          </w:p>
          <w:p w14:paraId="15F9651D">
            <w:pPr>
              <w:pStyle w:val="5"/>
              <w:bidi w:val="0"/>
            </w:pPr>
            <w:r>
              <w:tab/>
            </w:r>
            <w:r>
              <w:tab/>
            </w:r>
            <w:r>
              <w:tab/>
            </w:r>
            <w:r>
              <w:tab/>
            </w:r>
            <w:r>
              <w:tab/>
            </w:r>
            <w:r>
              <w:t>"xfszcyj": "消费税政策依据",</w:t>
            </w:r>
          </w:p>
          <w:p w14:paraId="3C1E5000">
            <w:pPr>
              <w:pStyle w:val="5"/>
              <w:bidi w:val="0"/>
            </w:pPr>
            <w:r>
              <w:tab/>
            </w:r>
            <w:r>
              <w:tab/>
            </w:r>
            <w:r>
              <w:tab/>
            </w:r>
            <w:r>
              <w:tab/>
            </w:r>
            <w:r>
              <w:tab/>
            </w:r>
            <w:r>
              <w:t>"xfstsnrdm": "消费税特殊内容代码",</w:t>
            </w:r>
          </w:p>
          <w:p w14:paraId="79774935">
            <w:pPr>
              <w:pStyle w:val="5"/>
              <w:bidi w:val="0"/>
            </w:pPr>
            <w:r>
              <w:tab/>
            </w:r>
            <w:r>
              <w:tab/>
            </w:r>
            <w:r>
              <w:tab/>
            </w:r>
            <w:r>
              <w:tab/>
            </w:r>
            <w:r>
              <w:tab/>
            </w:r>
            <w:r>
              <w:t>"gjz": "关键字",</w:t>
            </w:r>
          </w:p>
          <w:p w14:paraId="2ADE5A85">
            <w:pPr>
              <w:pStyle w:val="5"/>
              <w:bidi w:val="0"/>
            </w:pPr>
            <w:r>
              <w:tab/>
            </w:r>
            <w:r>
              <w:tab/>
            </w:r>
            <w:r>
              <w:tab/>
            </w:r>
            <w:r>
              <w:tab/>
            </w:r>
            <w:r>
              <w:tab/>
            </w:r>
            <w:r>
              <w:t>"sfhzx": "是否汇总项",</w:t>
            </w:r>
          </w:p>
          <w:p w14:paraId="36C4CCF0">
            <w:pPr>
              <w:pStyle w:val="5"/>
              <w:bidi w:val="0"/>
            </w:pPr>
            <w:r>
              <w:tab/>
            </w:r>
            <w:r>
              <w:tab/>
            </w:r>
            <w:r>
              <w:tab/>
            </w:r>
            <w:r>
              <w:tab/>
            </w:r>
            <w:r>
              <w:tab/>
            </w:r>
            <w:r>
              <w:t>"dytjjbm": "对应统计局编码（2011年版）或国民行业代码",</w:t>
            </w:r>
          </w:p>
          <w:p w14:paraId="31C51BC8">
            <w:pPr>
              <w:pStyle w:val="5"/>
              <w:bidi w:val="0"/>
            </w:pPr>
            <w:r>
              <w:tab/>
            </w:r>
            <w:r>
              <w:tab/>
            </w:r>
            <w:r>
              <w:tab/>
            </w:r>
            <w:r>
              <w:tab/>
            </w:r>
            <w:r>
              <w:tab/>
            </w:r>
            <w:r>
              <w:t>"hgjcksppm": "海关进出口商品品目",</w:t>
            </w:r>
          </w:p>
          <w:p w14:paraId="2FB7499B">
            <w:pPr>
              <w:pStyle w:val="5"/>
              <w:bidi w:val="0"/>
            </w:pPr>
            <w:r>
              <w:tab/>
            </w:r>
            <w:r>
              <w:tab/>
            </w:r>
            <w:r>
              <w:tab/>
            </w:r>
            <w:r>
              <w:tab/>
            </w:r>
            <w:r>
              <w:tab/>
            </w:r>
            <w:r>
              <w:t>"qyrq": "启用日期",</w:t>
            </w:r>
          </w:p>
          <w:p w14:paraId="355F0283">
            <w:pPr>
              <w:pStyle w:val="5"/>
              <w:bidi w:val="0"/>
            </w:pPr>
            <w:r>
              <w:tab/>
            </w:r>
            <w:r>
              <w:tab/>
            </w:r>
            <w:r>
              <w:tab/>
            </w:r>
            <w:r>
              <w:tab/>
            </w:r>
            <w:r>
              <w:tab/>
            </w:r>
            <w:r>
              <w:t>"tyrq": "停用日期",</w:t>
            </w:r>
            <w:r>
              <w:tab/>
            </w:r>
            <w:r>
              <w:tab/>
            </w:r>
            <w:r>
              <w:tab/>
            </w:r>
          </w:p>
          <w:p w14:paraId="551D181B">
            <w:pPr>
              <w:pStyle w:val="5"/>
              <w:bidi w:val="0"/>
              <w:rPr>
                <w:highlight w:val="none"/>
              </w:rPr>
            </w:pPr>
            <w:r>
              <w:tab/>
            </w:r>
            <w:r>
              <w:tab/>
            </w:r>
            <w:r>
              <w:tab/>
            </w:r>
            <w:r>
              <w:tab/>
            </w:r>
            <w:r>
              <w:rPr>
                <w:highlight w:val="none"/>
              </w:rPr>
              <w:tab/>
            </w:r>
            <w:r>
              <w:rPr>
                <w:highlight w:val="none"/>
              </w:rPr>
              <w:t>"zspmList": [</w:t>
            </w:r>
          </w:p>
          <w:p w14:paraId="716EC4C1">
            <w:pPr>
              <w:pStyle w:val="5"/>
              <w:bidi w:val="0"/>
            </w:pPr>
            <w:r>
              <w:tab/>
            </w:r>
            <w:r>
              <w:tab/>
            </w:r>
            <w:r>
              <w:tab/>
            </w:r>
            <w:r>
              <w:tab/>
            </w:r>
            <w:r>
              <w:tab/>
            </w:r>
            <w:r>
              <w:tab/>
            </w:r>
            <w:r>
              <w:t>{</w:t>
            </w:r>
          </w:p>
          <w:p w14:paraId="47E29C21">
            <w:pPr>
              <w:pStyle w:val="5"/>
              <w:bidi w:val="0"/>
            </w:pPr>
            <w:r>
              <w:tab/>
            </w:r>
            <w:r>
              <w:t xml:space="preserve">                     "hydm": "行业代码",</w:t>
            </w:r>
          </w:p>
          <w:p w14:paraId="7C78FAEF">
            <w:pPr>
              <w:pStyle w:val="5"/>
              <w:bidi w:val="0"/>
            </w:pPr>
            <w:r>
              <w:tab/>
            </w:r>
            <w:r>
              <w:tab/>
            </w:r>
            <w:r>
              <w:tab/>
            </w:r>
            <w:r>
              <w:tab/>
            </w:r>
            <w:r>
              <w:tab/>
            </w:r>
            <w:r>
              <w:tab/>
            </w:r>
            <w:r>
              <w:tab/>
            </w:r>
            <w:r>
              <w:t>"dydhy": "对应的行业",</w:t>
            </w:r>
          </w:p>
          <w:p w14:paraId="7533603E">
            <w:pPr>
              <w:pStyle w:val="5"/>
              <w:bidi w:val="0"/>
            </w:pPr>
            <w:r>
              <w:tab/>
            </w:r>
            <w:r>
              <w:tab/>
            </w:r>
            <w:r>
              <w:tab/>
            </w:r>
            <w:r>
              <w:tab/>
            </w:r>
            <w:r>
              <w:tab/>
            </w:r>
            <w:r>
              <w:tab/>
            </w:r>
            <w:r>
              <w:tab/>
            </w:r>
            <w:r>
              <w:t>"hydydzspm1": "行业对应的征收品目一",</w:t>
            </w:r>
          </w:p>
          <w:p w14:paraId="5F232D37">
            <w:pPr>
              <w:pStyle w:val="5"/>
              <w:bidi w:val="0"/>
            </w:pPr>
            <w:r>
              <w:tab/>
            </w:r>
            <w:r>
              <w:tab/>
            </w:r>
            <w:r>
              <w:tab/>
            </w:r>
            <w:r>
              <w:tab/>
            </w:r>
            <w:r>
              <w:tab/>
            </w:r>
            <w:r>
              <w:tab/>
            </w:r>
            <w:r>
              <w:tab/>
            </w:r>
            <w:r>
              <w:t>"hydydzsmc1": "行业对应的征收名称一",</w:t>
            </w:r>
          </w:p>
          <w:p w14:paraId="3C647511">
            <w:pPr>
              <w:pStyle w:val="5"/>
              <w:bidi w:val="0"/>
            </w:pPr>
            <w:r>
              <w:tab/>
            </w:r>
            <w:r>
              <w:tab/>
            </w:r>
            <w:r>
              <w:tab/>
            </w:r>
            <w:r>
              <w:tab/>
            </w:r>
            <w:r>
              <w:tab/>
            </w:r>
            <w:r>
              <w:tab/>
            </w:r>
            <w:r>
              <w:tab/>
            </w:r>
            <w:r>
              <w:t>"hydydzspm2": "行业对应的征收品目二",</w:t>
            </w:r>
          </w:p>
          <w:p w14:paraId="59298320">
            <w:pPr>
              <w:pStyle w:val="5"/>
              <w:bidi w:val="0"/>
            </w:pPr>
            <w:r>
              <w:tab/>
            </w:r>
            <w:r>
              <w:tab/>
            </w:r>
            <w:r>
              <w:tab/>
            </w:r>
            <w:r>
              <w:tab/>
            </w:r>
            <w:r>
              <w:tab/>
            </w:r>
            <w:r>
              <w:tab/>
            </w:r>
            <w:r>
              <w:tab/>
            </w:r>
            <w:r>
              <w:t>"hydydzsmc2": "行业对应的征收名称二"</w:t>
            </w:r>
          </w:p>
          <w:p w14:paraId="6F309164">
            <w:pPr>
              <w:pStyle w:val="5"/>
              <w:bidi w:val="0"/>
            </w:pPr>
            <w:r>
              <w:tab/>
            </w:r>
            <w:r>
              <w:tab/>
            </w:r>
            <w:r>
              <w:tab/>
            </w:r>
            <w:r>
              <w:tab/>
            </w:r>
            <w:r>
              <w:tab/>
            </w:r>
            <w:r>
              <w:tab/>
            </w:r>
            <w:r>
              <w:t>}</w:t>
            </w:r>
          </w:p>
          <w:p w14:paraId="772A8644">
            <w:pPr>
              <w:pStyle w:val="5"/>
              <w:bidi w:val="0"/>
            </w:pPr>
            <w:r>
              <w:tab/>
            </w:r>
            <w:r>
              <w:tab/>
            </w:r>
            <w:r>
              <w:tab/>
            </w:r>
            <w:r>
              <w:tab/>
            </w:r>
            <w:r>
              <w:tab/>
            </w:r>
            <w:r>
              <w:t>]</w:t>
            </w:r>
          </w:p>
          <w:p w14:paraId="6914C429">
            <w:pPr>
              <w:pStyle w:val="5"/>
              <w:bidi w:val="0"/>
            </w:pPr>
            <w:r>
              <w:tab/>
            </w:r>
            <w:r>
              <w:tab/>
            </w:r>
            <w:r>
              <w:tab/>
            </w:r>
            <w:r>
              <w:tab/>
            </w:r>
            <w:r>
              <w:t>}</w:t>
            </w:r>
          </w:p>
          <w:p w14:paraId="5E052625">
            <w:pPr>
              <w:pStyle w:val="5"/>
              <w:bidi w:val="0"/>
            </w:pPr>
            <w:r>
              <w:tab/>
            </w:r>
            <w:r>
              <w:tab/>
            </w:r>
            <w:r>
              <w:tab/>
            </w:r>
            <w:r>
              <w:t>]</w:t>
            </w:r>
          </w:p>
          <w:p w14:paraId="0F9F9E30">
            <w:pPr>
              <w:pStyle w:val="5"/>
              <w:bidi w:val="0"/>
            </w:pPr>
            <w:r>
              <w:tab/>
            </w:r>
            <w:r>
              <w:tab/>
            </w:r>
            <w:r>
              <w:t>}</w:t>
            </w:r>
          </w:p>
          <w:p w14:paraId="20ED38B9">
            <w:pPr>
              <w:pStyle w:val="5"/>
              <w:bidi w:val="0"/>
            </w:pPr>
            <w:r>
              <w:tab/>
            </w:r>
            <w:r>
              <w:t>}</w:t>
            </w:r>
          </w:p>
          <w:p w14:paraId="79F81E98">
            <w:pPr>
              <w:pStyle w:val="5"/>
              <w:bidi w:val="0"/>
            </w:pPr>
            <w:r>
              <w:t>}</w:t>
            </w:r>
          </w:p>
        </w:tc>
      </w:tr>
    </w:tbl>
    <w:p w14:paraId="55FBF810">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5"/>
              <w:bidi w:val="0"/>
            </w:pPr>
            <w:r>
              <w:t>{</w:t>
            </w:r>
          </w:p>
          <w:p w14:paraId="2836B301">
            <w:pPr>
              <w:pStyle w:val="5"/>
              <w:bidi w:val="0"/>
            </w:pPr>
            <w:r>
              <w:tab/>
            </w:r>
            <w:r>
              <w:t>"Response":{</w:t>
            </w:r>
          </w:p>
          <w:p w14:paraId="6A12286F">
            <w:pPr>
              <w:pStyle w:val="5"/>
              <w:bidi w:val="0"/>
            </w:pPr>
            <w:r>
              <w:tab/>
            </w:r>
            <w:r>
              <w:tab/>
            </w:r>
            <w:r>
              <w:t>"RequestId": "16位随机数字和字母组合",</w:t>
            </w:r>
          </w:p>
          <w:p w14:paraId="3C6AB626">
            <w:pPr>
              <w:pStyle w:val="5"/>
              <w:bidi w:val="0"/>
            </w:pPr>
            <w:r>
              <w:tab/>
            </w:r>
            <w:r>
              <w:tab/>
            </w:r>
            <w:r>
              <w:t>"Error":{</w:t>
            </w:r>
          </w:p>
          <w:p w14:paraId="6D63613A">
            <w:pPr>
              <w:pStyle w:val="5"/>
              <w:bidi w:val="0"/>
            </w:pPr>
            <w:r>
              <w:tab/>
            </w:r>
            <w:r>
              <w:tab/>
            </w:r>
            <w:r>
              <w:tab/>
            </w:r>
            <w:r>
              <w:t>"Code": "01”,</w:t>
            </w:r>
          </w:p>
          <w:p w14:paraId="52B384E7">
            <w:pPr>
              <w:pStyle w:val="5"/>
              <w:bidi w:val="0"/>
            </w:pPr>
            <w:r>
              <w:tab/>
            </w:r>
            <w:r>
              <w:tab/>
            </w:r>
            <w:r>
              <w:tab/>
            </w:r>
            <w:r>
              <w:t>"Message": "错误说明"</w:t>
            </w:r>
          </w:p>
          <w:p w14:paraId="35CB291B">
            <w:pPr>
              <w:pStyle w:val="5"/>
              <w:bidi w:val="0"/>
            </w:pPr>
            <w:r>
              <w:t>}</w:t>
            </w:r>
          </w:p>
          <w:p w14:paraId="660064B2">
            <w:pPr>
              <w:pStyle w:val="5"/>
              <w:bidi w:val="0"/>
            </w:pPr>
            <w:r>
              <w:tab/>
            </w:r>
            <w:r>
              <w:t>}</w:t>
            </w:r>
          </w:p>
          <w:p w14:paraId="228B56C7">
            <w:pPr>
              <w:pStyle w:val="5"/>
              <w:bidi w:val="0"/>
            </w:pPr>
            <w:r>
              <w:t>}</w:t>
            </w:r>
          </w:p>
        </w:tc>
      </w:tr>
    </w:tbl>
    <w:p w14:paraId="461E6545">
      <w:pPr>
        <w:pStyle w:val="4"/>
        <w:widowControl/>
        <w:spacing w:beforeAutospacing="0" w:afterAutospacing="0" w:line="408" w:lineRule="auto"/>
        <w:rPr>
          <w:rFonts w:hint="default" w:ascii="Times New Roman" w:hAnsi="Times New Roman"/>
          <w:sz w:val="28"/>
          <w:szCs w:val="28"/>
        </w:rPr>
      </w:pPr>
      <w:bookmarkStart w:id="303" w:name="_Toc23283"/>
      <w:bookmarkStart w:id="304" w:name="_Toc27282"/>
      <w:bookmarkStart w:id="305" w:name="_Toc10521"/>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03"/>
      <w:bookmarkEnd w:id="304"/>
      <w:bookmarkEnd w:id="305"/>
    </w:p>
    <w:p w14:paraId="1FF7DDD9">
      <w:pPr>
        <w:pStyle w:val="6"/>
        <w:rPr>
          <w:rFonts w:ascii="Times New Roman" w:hAnsi="Times New Roman"/>
        </w:rPr>
      </w:pPr>
      <w:bookmarkStart w:id="306" w:name="_Toc12491"/>
      <w:bookmarkStart w:id="307" w:name="_Toc4461"/>
      <w:r>
        <w:rPr>
          <w:rFonts w:ascii="Times New Roman" w:hAnsi="Times New Roman"/>
        </w:rPr>
        <w:t>9.1接口说明</w:t>
      </w:r>
      <w:bookmarkEnd w:id="306"/>
      <w:bookmarkEnd w:id="307"/>
    </w:p>
    <w:p w14:paraId="0A1B91DA">
      <w:pPr>
        <w:pStyle w:val="5"/>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1"/>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1"/>
        <w:ind w:firstLine="480"/>
        <w:rPr>
          <w:rFonts w:hint="eastAsia"/>
        </w:rPr>
      </w:pPr>
      <w:r>
        <w:rPr>
          <w:rFonts w:hint="eastAsia"/>
        </w:rPr>
        <w:t>根据红字确认单状态判断蓝字发票状态，具体如下：</w:t>
      </w:r>
    </w:p>
    <w:p w14:paraId="5DE826E9">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8" w:name="_Toc23786"/>
      <w:bookmarkStart w:id="309" w:name="_Toc21250"/>
      <w:r>
        <w:rPr>
          <w:rFonts w:ascii="Times New Roman" w:hAnsi="Times New Roman"/>
        </w:rPr>
        <w:t>9.2请求参数</w:t>
      </w:r>
      <w:bookmarkEnd w:id="308"/>
      <w:bookmarkEnd w:id="3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10" w:name="_Toc40"/>
      <w:bookmarkStart w:id="311" w:name="_Toc13280"/>
      <w:r>
        <w:rPr>
          <w:rFonts w:ascii="Times New Roman" w:hAnsi="Times New Roman"/>
        </w:rPr>
        <w:t>9.3请求报文示例</w:t>
      </w:r>
      <w:bookmarkEnd w:id="310"/>
      <w:bookmarkEnd w:id="31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5"/>
              <w:bidi w:val="0"/>
              <w:rPr>
                <w:rFonts w:ascii="Times New Roman" w:hAnsi="Times New Roman" w:eastAsia="宋体" w:cs="Times New Roman"/>
              </w:rPr>
            </w:pPr>
            <w:r>
              <w:rPr>
                <w:rFonts w:ascii="Times New Roman" w:hAnsi="Times New Roman" w:eastAsia="宋体" w:cs="Times New Roman"/>
              </w:rPr>
              <w:t>{</w:t>
            </w:r>
          </w:p>
          <w:p w14:paraId="213C026A">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5"/>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12" w:name="_Toc15940"/>
      <w:bookmarkStart w:id="313" w:name="_Toc12328"/>
      <w:r>
        <w:rPr>
          <w:rFonts w:ascii="Times New Roman" w:hAnsi="Times New Roman"/>
        </w:rPr>
        <w:t>9.4返回参数</w:t>
      </w:r>
      <w:bookmarkEnd w:id="312"/>
      <w:bookmarkEnd w:id="31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2"/>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2"/>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2"/>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2"/>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2"/>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2"/>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2"/>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14" w:name="OLE_LINK24"/>
            <w:r>
              <w:t>蓝字发票特定要素类型代码</w:t>
            </w:r>
            <w:bookmarkEnd w:id="314"/>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3F386D6D">
            <w:r>
              <w:t>01：成品油发票</w:t>
            </w:r>
          </w:p>
          <w:p w14:paraId="7D9DBDD9">
            <w:r>
              <w:t>02：稀土发票</w:t>
            </w:r>
          </w:p>
          <w:p w14:paraId="1A0319CF">
            <w:r>
              <w:t>03：建筑服务发票</w:t>
            </w:r>
          </w:p>
          <w:p w14:paraId="2F56D723">
            <w:r>
              <w:t>04：货物运输服务发票</w:t>
            </w:r>
          </w:p>
          <w:p w14:paraId="1CBA1141">
            <w:r>
              <w:t>05：不动产销售服务发票</w:t>
            </w:r>
          </w:p>
          <w:p w14:paraId="15EEA696">
            <w:r>
              <w:t>06：不动产租赁服务发票</w:t>
            </w:r>
          </w:p>
          <w:p w14:paraId="5AB32613">
            <w:r>
              <w:t>07：代收车船税</w:t>
            </w:r>
          </w:p>
          <w:p w14:paraId="0151D6E5">
            <w:r>
              <w:t>08：通行费</w:t>
            </w:r>
          </w:p>
          <w:p w14:paraId="1F069DB1">
            <w:r>
              <w:t>09：旅客运输服务发票</w:t>
            </w:r>
          </w:p>
          <w:p w14:paraId="1939C6B7">
            <w:r>
              <w:t>10：医疗服务（住院）发票</w:t>
            </w:r>
          </w:p>
          <w:p w14:paraId="1CEC6F28">
            <w:r>
              <w:t>11：医疗服务（门诊）发票</w:t>
            </w:r>
          </w:p>
          <w:p w14:paraId="43A13B73">
            <w:r>
              <w:t>12：自产农产品销售发票</w:t>
            </w:r>
          </w:p>
          <w:p w14:paraId="411C3B19">
            <w:r>
              <w:t>13</w:t>
            </w:r>
            <w:r>
              <w:tab/>
            </w:r>
            <w:r>
              <w:t>拖拉机和联合收割机发票</w:t>
            </w:r>
          </w:p>
          <w:p w14:paraId="3B4B3C25">
            <w:bookmarkStart w:id="315" w:name="OLE_LINK12"/>
            <w:r>
              <w:t>14：机动车</w:t>
            </w:r>
          </w:p>
          <w:p w14:paraId="2D650F15">
            <w:r>
              <w:t>15：二手车</w:t>
            </w:r>
          </w:p>
          <w:p w14:paraId="093779DA">
            <w:r>
              <w:t>16：农产品收购发票</w:t>
            </w:r>
          </w:p>
          <w:p w14:paraId="36752667">
            <w:r>
              <w:t>17：光伏收购发票</w:t>
            </w:r>
          </w:p>
          <w:bookmarkEnd w:id="315"/>
          <w:p w14:paraId="36295787">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16" w:name="OLE_LINK14"/>
            <w:r>
              <w:t>01：无需确认</w:t>
            </w:r>
            <w:r>
              <w:br w:type="textWrapping"/>
            </w:r>
            <w:r>
              <w:t>02：销方录入待购方确认</w:t>
            </w:r>
            <w:r>
              <w:br w:type="textWrapping"/>
            </w:r>
            <w:r>
              <w:t>03：购方录入待销方确认</w:t>
            </w:r>
            <w:bookmarkEnd w:id="316"/>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08：（发起方撤销）</w:t>
            </w:r>
          </w:p>
          <w:p w14:paraId="56B85185">
            <w:r>
              <w:t>09：作废（确认后撤销）</w:t>
            </w:r>
          </w:p>
          <w:p w14:paraId="720587AC">
            <w:pPr>
              <w:rPr>
                <w:sz w:val="22"/>
                <w:szCs w:val="22"/>
              </w:rPr>
            </w:pPr>
            <w:r>
              <w:t>10作废（异常凭证）</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17" w:name="OLE_LINK87" w:colFirst="0" w:colLast="6"/>
            <w:bookmarkStart w:id="318"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17"/>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8"/>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r w14:paraId="1215E2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6DC92D7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19" w:name="OLE_LINK88" w:colFirst="1" w:colLast="6"/>
            <w:bookmarkStart w:id="320" w:name="_Toc28793"/>
            <w:r>
              <w:rPr>
                <w:rFonts w:hint="default" w:ascii="Times New Roman" w:hAnsi="Times New Roman" w:eastAsia="等线" w:cs="Times New Roman"/>
                <w:i w:val="0"/>
                <w:iCs w:val="0"/>
                <w:color w:val="000000"/>
                <w:kern w:val="0"/>
                <w:sz w:val="22"/>
                <w:szCs w:val="22"/>
                <w:u w:val="none"/>
                <w:lang w:val="en-US" w:eastAsia="zh-CN" w:bidi="ar"/>
              </w:rPr>
              <w:t>42</w:t>
            </w:r>
          </w:p>
        </w:tc>
        <w:tc>
          <w:tcPr>
            <w:tcW w:w="1701" w:type="dxa"/>
            <w:noWrap w:val="0"/>
            <w:vAlign w:val="center"/>
          </w:tcPr>
          <w:p w14:paraId="1FE76C0E">
            <w:pPr>
              <w:rPr>
                <w:rFonts w:hint="default" w:eastAsia="宋体"/>
                <w:szCs w:val="21"/>
                <w:highlight w:val="none"/>
                <w:lang w:val="en-US" w:eastAsia="zh-CN"/>
              </w:rPr>
            </w:pPr>
            <w:r>
              <w:rPr>
                <w:sz w:val="22"/>
                <w:szCs w:val="22"/>
                <w:highlight w:val="none"/>
              </w:rPr>
              <w:t>kce</w:t>
            </w:r>
          </w:p>
        </w:tc>
        <w:tc>
          <w:tcPr>
            <w:tcW w:w="1843" w:type="dxa"/>
            <w:noWrap w:val="0"/>
            <w:vAlign w:val="center"/>
          </w:tcPr>
          <w:p w14:paraId="0AC1D98B">
            <w:pPr>
              <w:rPr>
                <w:rFonts w:hint="default" w:eastAsia="宋体"/>
                <w:kern w:val="0"/>
                <w:szCs w:val="21"/>
                <w:highlight w:val="none"/>
                <w:lang w:val="en-US" w:eastAsia="zh-CN"/>
              </w:rPr>
            </w:pPr>
            <w:r>
              <w:rPr>
                <w:sz w:val="22"/>
                <w:szCs w:val="22"/>
                <w:highlight w:val="none"/>
              </w:rPr>
              <w:t>扣除额</w:t>
            </w:r>
          </w:p>
        </w:tc>
        <w:tc>
          <w:tcPr>
            <w:tcW w:w="1276" w:type="dxa"/>
            <w:noWrap w:val="0"/>
            <w:vAlign w:val="center"/>
          </w:tcPr>
          <w:p w14:paraId="2F472F5D">
            <w:pPr>
              <w:jc w:val="both"/>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number</w:t>
            </w:r>
          </w:p>
        </w:tc>
        <w:tc>
          <w:tcPr>
            <w:tcW w:w="709" w:type="dxa"/>
            <w:noWrap w:val="0"/>
            <w:vAlign w:val="center"/>
          </w:tcPr>
          <w:p w14:paraId="4533706B">
            <w:pPr>
              <w:jc w:val="center"/>
              <w:rPr>
                <w:rFonts w:hint="eastAsia"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18,2</w:t>
            </w:r>
          </w:p>
        </w:tc>
        <w:tc>
          <w:tcPr>
            <w:tcW w:w="708" w:type="dxa"/>
            <w:noWrap w:val="0"/>
            <w:vAlign w:val="center"/>
          </w:tcPr>
          <w:p w14:paraId="74729916">
            <w:pPr>
              <w:jc w:val="center"/>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否</w:t>
            </w:r>
          </w:p>
        </w:tc>
        <w:tc>
          <w:tcPr>
            <w:tcW w:w="1560" w:type="dxa"/>
            <w:noWrap w:val="0"/>
            <w:vAlign w:val="center"/>
          </w:tcPr>
          <w:p w14:paraId="6A8CDE6A">
            <w:pPr>
              <w:rPr>
                <w:rFonts w:hint="default" w:eastAsia="宋体"/>
                <w:sz w:val="22"/>
                <w:szCs w:val="22"/>
                <w:highlight w:val="none"/>
                <w:lang w:val="en-US" w:eastAsia="zh-CN"/>
              </w:rPr>
            </w:pPr>
            <w:r>
              <w:rPr>
                <w:rFonts w:hint="eastAsia"/>
                <w:sz w:val="22"/>
                <w:szCs w:val="22"/>
                <w:highlight w:val="none"/>
                <w:lang w:val="en-US" w:eastAsia="zh-CN"/>
              </w:rPr>
              <w:t>蓝票扣除额的负数</w:t>
            </w:r>
          </w:p>
        </w:tc>
      </w:tr>
      <w:tr w14:paraId="52251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C94827">
            <w:pPr>
              <w:keepNext w:val="0"/>
              <w:keepLines w:val="0"/>
              <w:widowControl/>
              <w:suppressLineNumbers w:val="0"/>
              <w:jc w:val="center"/>
              <w:textAlignment w:val="center"/>
              <w:rPr>
                <w:rFonts w:hint="eastAsia"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43</w:t>
            </w:r>
          </w:p>
        </w:tc>
        <w:tc>
          <w:tcPr>
            <w:tcW w:w="1701" w:type="dxa"/>
            <w:noWrap w:val="0"/>
            <w:vAlign w:val="center"/>
          </w:tcPr>
          <w:p w14:paraId="173F17C6">
            <w:pPr>
              <w:rPr>
                <w:rFonts w:hint="eastAsia" w:eastAsia="宋体"/>
                <w:kern w:val="2"/>
                <w:sz w:val="21"/>
                <w:szCs w:val="21"/>
                <w:highlight w:val="none"/>
                <w:lang w:val="en-US" w:eastAsia="zh-CN" w:bidi="ar-SA"/>
              </w:rPr>
            </w:pPr>
            <w:r>
              <w:rPr>
                <w:rFonts w:hint="eastAsia"/>
                <w:szCs w:val="21"/>
                <w:highlight w:val="none"/>
                <w:lang w:val="en-US" w:eastAsia="zh-CN"/>
              </w:rPr>
              <w:t>yhzcbs</w:t>
            </w:r>
          </w:p>
        </w:tc>
        <w:tc>
          <w:tcPr>
            <w:tcW w:w="1843" w:type="dxa"/>
            <w:noWrap w:val="0"/>
            <w:vAlign w:val="center"/>
          </w:tcPr>
          <w:p w14:paraId="71AF7D68">
            <w:pPr>
              <w:rPr>
                <w:rFonts w:hint="eastAsia" w:eastAsia="宋体"/>
                <w:kern w:val="0"/>
                <w:sz w:val="21"/>
                <w:szCs w:val="21"/>
                <w:highlight w:val="none"/>
                <w:lang w:val="en-US" w:eastAsia="zh-CN" w:bidi="ar-SA"/>
              </w:rPr>
            </w:pPr>
            <w:r>
              <w:rPr>
                <w:rFonts w:hint="eastAsia"/>
                <w:kern w:val="0"/>
                <w:szCs w:val="21"/>
                <w:highlight w:val="none"/>
                <w:lang w:val="en-US" w:eastAsia="zh-CN"/>
              </w:rPr>
              <w:t>优惠政策标识</w:t>
            </w:r>
          </w:p>
        </w:tc>
        <w:tc>
          <w:tcPr>
            <w:tcW w:w="1276" w:type="dxa"/>
            <w:noWrap w:val="0"/>
            <w:vAlign w:val="top"/>
          </w:tcPr>
          <w:p w14:paraId="3E428FDB">
            <w:pPr>
              <w:jc w:val="both"/>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varchar</w:t>
            </w:r>
          </w:p>
        </w:tc>
        <w:tc>
          <w:tcPr>
            <w:tcW w:w="709" w:type="dxa"/>
            <w:noWrap w:val="0"/>
            <w:vAlign w:val="center"/>
          </w:tcPr>
          <w:p w14:paraId="12D266A5">
            <w:pPr>
              <w:jc w:val="center"/>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2</w:t>
            </w:r>
          </w:p>
        </w:tc>
        <w:tc>
          <w:tcPr>
            <w:tcW w:w="708" w:type="dxa"/>
            <w:noWrap w:val="0"/>
            <w:vAlign w:val="center"/>
          </w:tcPr>
          <w:p w14:paraId="707E2613">
            <w:pPr>
              <w:jc w:val="center"/>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否</w:t>
            </w:r>
          </w:p>
        </w:tc>
        <w:tc>
          <w:tcPr>
            <w:tcW w:w="1560" w:type="dxa"/>
            <w:noWrap w:val="0"/>
            <w:vAlign w:val="center"/>
          </w:tcPr>
          <w:p w14:paraId="1C6B5DE1">
            <w:pPr>
              <w:rPr>
                <w:highlight w:val="none"/>
              </w:rPr>
            </w:pPr>
          </w:p>
        </w:tc>
      </w:tr>
      <w:bookmarkEnd w:id="319"/>
    </w:tbl>
    <w:p w14:paraId="2ACCEDCE">
      <w:pPr>
        <w:pStyle w:val="6"/>
        <w:rPr>
          <w:rFonts w:ascii="Times New Roman" w:hAnsi="Times New Roman"/>
        </w:rPr>
      </w:pPr>
      <w:bookmarkStart w:id="321" w:name="_Toc28546"/>
      <w:r>
        <w:rPr>
          <w:rFonts w:ascii="Times New Roman" w:hAnsi="Times New Roman"/>
        </w:rPr>
        <w:t>9.5返回报文示例</w:t>
      </w:r>
      <w:bookmarkEnd w:id="320"/>
      <w:bookmarkEnd w:id="321"/>
      <w:r>
        <w:rPr>
          <w:rFonts w:ascii="Times New Roman" w:hAnsi="Times New Roman"/>
        </w:rPr>
        <w:t xml:space="preserve"> </w:t>
      </w:r>
    </w:p>
    <w:p w14:paraId="31F577E0">
      <w:pPr>
        <w:pStyle w:val="5"/>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5"/>
              <w:bidi w:val="0"/>
            </w:pPr>
            <w:r>
              <w:t>{</w:t>
            </w:r>
          </w:p>
          <w:p w14:paraId="4F570854">
            <w:pPr>
              <w:pStyle w:val="5"/>
              <w:bidi w:val="0"/>
            </w:pPr>
            <w:r>
              <w:tab/>
            </w:r>
            <w:r>
              <w:t>"Response": {</w:t>
            </w:r>
          </w:p>
          <w:p w14:paraId="23176FAE">
            <w:pPr>
              <w:pStyle w:val="5"/>
              <w:bidi w:val="0"/>
            </w:pPr>
            <w:r>
              <w:tab/>
            </w:r>
            <w:r>
              <w:tab/>
            </w:r>
            <w:r>
              <w:t>"RequestId": "16位随机数字和字母组合",</w:t>
            </w:r>
          </w:p>
          <w:p w14:paraId="25AC7ECA">
            <w:pPr>
              <w:pStyle w:val="5"/>
              <w:bidi w:val="0"/>
            </w:pPr>
            <w:r>
              <w:tab/>
            </w:r>
            <w:r>
              <w:tab/>
            </w:r>
            <w:r>
              <w:t>"Data": {</w:t>
            </w:r>
          </w:p>
          <w:p w14:paraId="7B0F54C7">
            <w:pPr>
              <w:pStyle w:val="5"/>
              <w:bidi w:val="0"/>
            </w:pPr>
            <w:r>
              <w:tab/>
            </w:r>
            <w:r>
              <w:tab/>
            </w:r>
            <w:r>
              <w:tab/>
            </w:r>
            <w:r>
              <w:t>"returncode": "00",</w:t>
            </w:r>
          </w:p>
          <w:p w14:paraId="1FBD6F1A">
            <w:pPr>
              <w:pStyle w:val="5"/>
              <w:bidi w:val="0"/>
            </w:pPr>
            <w:r>
              <w:tab/>
            </w:r>
            <w:r>
              <w:tab/>
            </w:r>
            <w:r>
              <w:tab/>
            </w:r>
            <w:r>
              <w:t>"returnmsg": "成功",</w:t>
            </w:r>
          </w:p>
          <w:p w14:paraId="662E0D5B">
            <w:pPr>
              <w:pStyle w:val="5"/>
              <w:bidi w:val="0"/>
            </w:pPr>
            <w:r>
              <w:tab/>
            </w:r>
            <w:r>
              <w:tab/>
            </w:r>
            <w:r>
              <w:tab/>
            </w:r>
            <w:r>
              <w:t>"uuid": "红字确认单UUID",</w:t>
            </w:r>
          </w:p>
          <w:p w14:paraId="4A20F826">
            <w:pPr>
              <w:pStyle w:val="5"/>
              <w:bidi w:val="0"/>
            </w:pPr>
            <w:r>
              <w:tab/>
            </w:r>
            <w:r>
              <w:tab/>
            </w:r>
            <w:r>
              <w:tab/>
            </w:r>
            <w:r>
              <w:t>"hzfpxxqrdbh": "红字发票信息确认单编号",</w:t>
            </w:r>
          </w:p>
          <w:p w14:paraId="26AD710E">
            <w:pPr>
              <w:pStyle w:val="5"/>
              <w:bidi w:val="0"/>
            </w:pPr>
            <w:r>
              <w:tab/>
            </w:r>
            <w:r>
              <w:tab/>
            </w:r>
            <w:r>
              <w:tab/>
            </w:r>
            <w:r>
              <w:t>"lrfsf": "录入方身份",</w:t>
            </w:r>
          </w:p>
          <w:p w14:paraId="632C04B2">
            <w:pPr>
              <w:pStyle w:val="5"/>
              <w:bidi w:val="0"/>
            </w:pPr>
            <w:r>
              <w:tab/>
            </w:r>
            <w:r>
              <w:tab/>
            </w:r>
            <w:r>
              <w:tab/>
            </w:r>
            <w:r>
              <w:t>"xsfnsrsbh": "（销售方）统一社会信用代码/纳税人识别号/身份证件号码",</w:t>
            </w:r>
          </w:p>
          <w:p w14:paraId="605C604C">
            <w:pPr>
              <w:pStyle w:val="5"/>
              <w:bidi w:val="0"/>
            </w:pPr>
            <w:r>
              <w:tab/>
            </w:r>
            <w:r>
              <w:tab/>
            </w:r>
            <w:r>
              <w:tab/>
            </w:r>
            <w:r>
              <w:t>"xsfmc": "销售方名称",</w:t>
            </w:r>
          </w:p>
          <w:p w14:paraId="33E00A62">
            <w:pPr>
              <w:pStyle w:val="5"/>
              <w:bidi w:val="0"/>
            </w:pPr>
            <w:r>
              <w:tab/>
            </w:r>
            <w:r>
              <w:tab/>
            </w:r>
            <w:r>
              <w:tab/>
            </w:r>
            <w:r>
              <w:t>"gmfnsrsbh": "（购买方）统一社会信用代码/纳税人识别号/身份证件号码",</w:t>
            </w:r>
          </w:p>
          <w:p w14:paraId="66C07423">
            <w:pPr>
              <w:pStyle w:val="5"/>
              <w:bidi w:val="0"/>
            </w:pPr>
            <w:r>
              <w:tab/>
            </w:r>
            <w:r>
              <w:tab/>
            </w:r>
            <w:r>
              <w:tab/>
            </w:r>
            <w:r>
              <w:t>"gmfmc": "购买方名称",</w:t>
            </w:r>
          </w:p>
          <w:p w14:paraId="20289CA7">
            <w:pPr>
              <w:pStyle w:val="5"/>
              <w:bidi w:val="0"/>
            </w:pPr>
            <w:r>
              <w:tab/>
            </w:r>
            <w:r>
              <w:tab/>
            </w:r>
            <w:r>
              <w:tab/>
            </w:r>
            <w:r>
              <w:t>"lzfpdm": "蓝字发票代码",</w:t>
            </w:r>
          </w:p>
          <w:p w14:paraId="5B810EF4">
            <w:pPr>
              <w:pStyle w:val="5"/>
              <w:bidi w:val="0"/>
            </w:pPr>
            <w:r>
              <w:tab/>
            </w:r>
            <w:r>
              <w:tab/>
            </w:r>
            <w:r>
              <w:tab/>
            </w:r>
            <w:r>
              <w:t>"lzfphm": "蓝字发票号码",</w:t>
            </w:r>
          </w:p>
          <w:p w14:paraId="219768F5">
            <w:pPr>
              <w:pStyle w:val="5"/>
              <w:bidi w:val="0"/>
            </w:pPr>
            <w:r>
              <w:tab/>
            </w:r>
            <w:r>
              <w:tab/>
            </w:r>
            <w:r>
              <w:tab/>
            </w:r>
            <w:r>
              <w:t>"sfzzfpbz": "是否纸质发票标志",</w:t>
            </w:r>
          </w:p>
          <w:p w14:paraId="0D351957">
            <w:pPr>
              <w:pStyle w:val="5"/>
              <w:bidi w:val="0"/>
            </w:pPr>
            <w:r>
              <w:tab/>
            </w:r>
            <w:r>
              <w:tab/>
            </w:r>
            <w:r>
              <w:tab/>
            </w:r>
            <w:r>
              <w:t>"lzkprq": "蓝字发票开票日期",</w:t>
            </w:r>
          </w:p>
          <w:p w14:paraId="098969B2">
            <w:pPr>
              <w:pStyle w:val="5"/>
              <w:bidi w:val="0"/>
            </w:pPr>
            <w:r>
              <w:tab/>
            </w:r>
            <w:r>
              <w:tab/>
            </w:r>
            <w:r>
              <w:tab/>
            </w:r>
            <w:r>
              <w:t>"lzhjje": "蓝字发票合计金额",</w:t>
            </w:r>
          </w:p>
          <w:p w14:paraId="38502595">
            <w:pPr>
              <w:pStyle w:val="5"/>
              <w:bidi w:val="0"/>
            </w:pPr>
            <w:r>
              <w:tab/>
            </w:r>
            <w:r>
              <w:tab/>
            </w:r>
            <w:r>
              <w:tab/>
            </w:r>
            <w:r>
              <w:t>"lzhjse": "蓝字发票合计税额",</w:t>
            </w:r>
          </w:p>
          <w:p w14:paraId="16F16366">
            <w:pPr>
              <w:pStyle w:val="5"/>
              <w:bidi w:val="0"/>
            </w:pPr>
            <w:r>
              <w:tab/>
            </w:r>
            <w:r>
              <w:tab/>
            </w:r>
            <w:r>
              <w:tab/>
            </w:r>
            <w:r>
              <w:t>"lzfppzDm": "蓝字发票票种代码",</w:t>
            </w:r>
          </w:p>
          <w:p w14:paraId="0185964A">
            <w:pPr>
              <w:pStyle w:val="5"/>
              <w:bidi w:val="0"/>
            </w:pPr>
            <w:r>
              <w:tab/>
            </w:r>
            <w:r>
              <w:tab/>
            </w:r>
            <w:r>
              <w:tab/>
            </w:r>
            <w:r>
              <w:t>"lzfpTdyslxDm": "蓝字发票特定要素类型代码",</w:t>
            </w:r>
          </w:p>
          <w:p w14:paraId="55D6C282">
            <w:pPr>
              <w:pStyle w:val="5"/>
              <w:bidi w:val="0"/>
            </w:pPr>
            <w:r>
              <w:tab/>
            </w:r>
            <w:r>
              <w:tab/>
            </w:r>
            <w:r>
              <w:tab/>
            </w:r>
            <w:r>
              <w:t>"hzcxje": "红字冲销金额",</w:t>
            </w:r>
          </w:p>
          <w:p w14:paraId="6AE5D166">
            <w:pPr>
              <w:pStyle w:val="5"/>
              <w:bidi w:val="0"/>
            </w:pPr>
            <w:r>
              <w:tab/>
            </w:r>
            <w:r>
              <w:tab/>
            </w:r>
            <w:r>
              <w:tab/>
            </w:r>
            <w:r>
              <w:t>"hzcxse": "红字冲销税额",</w:t>
            </w:r>
          </w:p>
          <w:p w14:paraId="16BE3BE9">
            <w:pPr>
              <w:pStyle w:val="5"/>
              <w:bidi w:val="0"/>
            </w:pPr>
            <w:r>
              <w:tab/>
            </w:r>
            <w:r>
              <w:tab/>
            </w:r>
            <w:r>
              <w:tab/>
            </w:r>
            <w:r>
              <w:t>"chyyDm": "红字发票冲红原因代码",</w:t>
            </w:r>
          </w:p>
          <w:p w14:paraId="31B39049">
            <w:pPr>
              <w:pStyle w:val="5"/>
              <w:bidi w:val="0"/>
            </w:pPr>
            <w:r>
              <w:tab/>
            </w:r>
            <w:r>
              <w:tab/>
            </w:r>
            <w:r>
              <w:tab/>
            </w:r>
            <w:r>
              <w:t>"hzqrxxztDm": "红字确认信息状态代码",</w:t>
            </w:r>
          </w:p>
          <w:p w14:paraId="11004AA1">
            <w:pPr>
              <w:pStyle w:val="5"/>
              <w:bidi w:val="0"/>
            </w:pPr>
            <w:r>
              <w:tab/>
            </w:r>
            <w:r>
              <w:tab/>
            </w:r>
            <w:r>
              <w:tab/>
            </w:r>
            <w:r>
              <w:t>"qrrq": "确认日期",</w:t>
            </w:r>
          </w:p>
          <w:p w14:paraId="7C385DF0">
            <w:pPr>
              <w:pStyle w:val="5"/>
              <w:bidi w:val="0"/>
            </w:pPr>
            <w:r>
              <w:tab/>
            </w:r>
            <w:r>
              <w:tab/>
            </w:r>
            <w:r>
              <w:tab/>
            </w:r>
            <w:r>
              <w:t>"ykjhzfpbz": "已开具红字发票标志",</w:t>
            </w:r>
          </w:p>
          <w:p w14:paraId="50F03649">
            <w:pPr>
              <w:pStyle w:val="5"/>
              <w:bidi w:val="0"/>
            </w:pPr>
            <w:r>
              <w:tab/>
            </w:r>
            <w:r>
              <w:tab/>
            </w:r>
            <w:r>
              <w:tab/>
            </w:r>
            <w:r>
              <w:t>"hzfphm": "红字发票号码",</w:t>
            </w:r>
          </w:p>
          <w:p w14:paraId="6FDF6029">
            <w:pPr>
              <w:pStyle w:val="5"/>
              <w:bidi w:val="0"/>
            </w:pPr>
            <w:r>
              <w:tab/>
            </w:r>
            <w:r>
              <w:tab/>
            </w:r>
            <w:r>
              <w:tab/>
            </w:r>
            <w:r>
              <w:t>"hzkprq": "红字开票日期",</w:t>
            </w:r>
          </w:p>
          <w:p w14:paraId="7F1CB495">
            <w:pPr>
              <w:pStyle w:val="5"/>
              <w:bidi w:val="0"/>
            </w:pPr>
            <w:r>
              <w:tab/>
            </w:r>
            <w:r>
              <w:tab/>
            </w:r>
            <w:r>
              <w:tab/>
            </w:r>
            <w:r>
              <w:t>"yxbz": "有效标志",</w:t>
            </w:r>
          </w:p>
          <w:p w14:paraId="5710FAE0">
            <w:pPr>
              <w:pStyle w:val="5"/>
              <w:bidi w:val="0"/>
            </w:pPr>
            <w:r>
              <w:tab/>
            </w:r>
            <w:r>
              <w:tab/>
            </w:r>
            <w:r>
              <w:tab/>
            </w:r>
            <w:r>
              <w:rPr>
                <w:rFonts w:hint="eastAsia"/>
              </w:rPr>
              <w:t>"cezslxDm": "差额征税类型代码",</w:t>
            </w:r>
          </w:p>
          <w:p w14:paraId="72ECA310">
            <w:pPr>
              <w:pStyle w:val="5"/>
              <w:bidi w:val="0"/>
            </w:pPr>
            <w:bookmarkStart w:id="322" w:name="OLE_LINK5"/>
            <w:r>
              <w:tab/>
            </w:r>
            <w:r>
              <w:tab/>
            </w:r>
            <w:r>
              <w:tab/>
            </w:r>
            <w:r>
              <w:t>"lrrq": "录入日期",</w:t>
            </w:r>
          </w:p>
          <w:bookmarkEnd w:id="322"/>
          <w:p w14:paraId="57CA1EB9">
            <w:pPr>
              <w:pStyle w:val="5"/>
              <w:bidi w:val="0"/>
            </w:pPr>
            <w:r>
              <w:tab/>
            </w:r>
            <w:r>
              <w:tab/>
            </w:r>
            <w:r>
              <w:tab/>
            </w:r>
            <w:r>
              <w:t>"hzqrxxmxList": [</w:t>
            </w:r>
          </w:p>
          <w:p w14:paraId="2CA8229C">
            <w:pPr>
              <w:pStyle w:val="5"/>
              <w:bidi w:val="0"/>
            </w:pPr>
            <w:r>
              <w:tab/>
            </w:r>
            <w:r>
              <w:tab/>
            </w:r>
            <w:r>
              <w:tab/>
            </w:r>
            <w:r>
              <w:tab/>
            </w:r>
            <w:r>
              <w:t>{</w:t>
            </w:r>
          </w:p>
          <w:p w14:paraId="5ED0E676">
            <w:pPr>
              <w:pStyle w:val="5"/>
              <w:bidi w:val="0"/>
            </w:pPr>
            <w:r>
              <w:tab/>
            </w:r>
            <w:r>
              <w:tab/>
            </w:r>
            <w:r>
              <w:tab/>
            </w:r>
            <w:r>
              <w:tab/>
            </w:r>
            <w:r>
              <w:tab/>
            </w:r>
            <w:r>
              <w:t>"xh": "序号",</w:t>
            </w:r>
          </w:p>
          <w:p w14:paraId="35453F1F">
            <w:pPr>
              <w:pStyle w:val="5"/>
              <w:bidi w:val="0"/>
            </w:pPr>
            <w:r>
              <w:tab/>
            </w:r>
            <w:r>
              <w:tab/>
            </w:r>
            <w:r>
              <w:tab/>
            </w:r>
            <w:r>
              <w:tab/>
            </w:r>
            <w:r>
              <w:tab/>
            </w:r>
            <w:r>
              <w:t>"lzmxxh": "蓝字发票明细序号",</w:t>
            </w:r>
          </w:p>
          <w:p w14:paraId="430CD678">
            <w:pPr>
              <w:pStyle w:val="5"/>
              <w:bidi w:val="0"/>
            </w:pPr>
            <w:r>
              <w:tab/>
            </w:r>
            <w:r>
              <w:tab/>
            </w:r>
            <w:r>
              <w:tab/>
            </w:r>
            <w:r>
              <w:tab/>
            </w:r>
            <w:r>
              <w:tab/>
            </w:r>
            <w:r>
              <w:t>"sphfwssflhbbm": "商品和服务税收分类合并编码",</w:t>
            </w:r>
          </w:p>
          <w:p w14:paraId="4C3A6E79">
            <w:pPr>
              <w:pStyle w:val="5"/>
              <w:bidi w:val="0"/>
            </w:pPr>
            <w:r>
              <w:tab/>
            </w:r>
            <w:r>
              <w:tab/>
            </w:r>
            <w:r>
              <w:tab/>
            </w:r>
            <w:r>
              <w:tab/>
            </w:r>
            <w:r>
              <w:tab/>
            </w:r>
            <w:r>
              <w:t>"hwhyslwfwmc": "货物或应税劳务、服务名称",</w:t>
            </w:r>
          </w:p>
          <w:p w14:paraId="23345D72">
            <w:pPr>
              <w:pStyle w:val="5"/>
              <w:bidi w:val="0"/>
            </w:pPr>
            <w:r>
              <w:tab/>
            </w:r>
            <w:r>
              <w:tab/>
            </w:r>
            <w:r>
              <w:tab/>
            </w:r>
            <w:r>
              <w:tab/>
            </w:r>
            <w:r>
              <w:tab/>
            </w:r>
            <w:r>
              <w:t>"spfwjc": "商品服务简称",</w:t>
            </w:r>
          </w:p>
          <w:p w14:paraId="0F31642A">
            <w:pPr>
              <w:pStyle w:val="5"/>
              <w:bidi w:val="0"/>
            </w:pPr>
            <w:r>
              <w:tab/>
            </w:r>
            <w:r>
              <w:tab/>
            </w:r>
            <w:r>
              <w:tab/>
            </w:r>
            <w:r>
              <w:tab/>
            </w:r>
            <w:r>
              <w:tab/>
            </w:r>
            <w:r>
              <w:t>"xmmc": "项目名称",</w:t>
            </w:r>
          </w:p>
          <w:p w14:paraId="769FE780">
            <w:pPr>
              <w:pStyle w:val="5"/>
              <w:bidi w:val="0"/>
            </w:pPr>
            <w:r>
              <w:tab/>
            </w:r>
            <w:r>
              <w:tab/>
            </w:r>
            <w:r>
              <w:tab/>
            </w:r>
            <w:r>
              <w:tab/>
            </w:r>
            <w:r>
              <w:tab/>
            </w:r>
            <w:r>
              <w:t>"ggxh": "规格型号",</w:t>
            </w:r>
          </w:p>
          <w:p w14:paraId="4F4EE222">
            <w:pPr>
              <w:pStyle w:val="5"/>
              <w:bidi w:val="0"/>
            </w:pPr>
            <w:r>
              <w:tab/>
            </w:r>
            <w:r>
              <w:tab/>
            </w:r>
            <w:r>
              <w:tab/>
            </w:r>
            <w:r>
              <w:tab/>
            </w:r>
            <w:r>
              <w:tab/>
            </w:r>
            <w:r>
              <w:t>"dw": "单位",</w:t>
            </w:r>
          </w:p>
          <w:p w14:paraId="1F944D13">
            <w:pPr>
              <w:pStyle w:val="5"/>
              <w:bidi w:val="0"/>
            </w:pPr>
            <w:r>
              <w:tab/>
            </w:r>
            <w:r>
              <w:tab/>
            </w:r>
            <w:r>
              <w:tab/>
            </w:r>
            <w:r>
              <w:tab/>
            </w:r>
            <w:r>
              <w:tab/>
            </w:r>
            <w:r>
              <w:t>"fpspdj": "单价",</w:t>
            </w:r>
          </w:p>
          <w:p w14:paraId="5AF13CBF">
            <w:pPr>
              <w:pStyle w:val="5"/>
              <w:bidi w:val="0"/>
            </w:pPr>
            <w:r>
              <w:tab/>
            </w:r>
            <w:r>
              <w:tab/>
            </w:r>
            <w:r>
              <w:tab/>
            </w:r>
            <w:r>
              <w:tab/>
            </w:r>
            <w:r>
              <w:tab/>
            </w:r>
            <w:r>
              <w:t>"fpspsl": "数量",</w:t>
            </w:r>
          </w:p>
          <w:p w14:paraId="5E022D32">
            <w:pPr>
              <w:pStyle w:val="5"/>
              <w:bidi w:val="0"/>
            </w:pPr>
            <w:r>
              <w:tab/>
            </w:r>
            <w:r>
              <w:tab/>
            </w:r>
            <w:r>
              <w:tab/>
            </w:r>
            <w:r>
              <w:tab/>
            </w:r>
            <w:r>
              <w:tab/>
            </w:r>
            <w:r>
              <w:t>"je": "金额",</w:t>
            </w:r>
          </w:p>
          <w:p w14:paraId="6655808C">
            <w:pPr>
              <w:pStyle w:val="5"/>
              <w:bidi w:val="0"/>
            </w:pPr>
            <w:r>
              <w:tab/>
            </w:r>
            <w:r>
              <w:tab/>
            </w:r>
            <w:r>
              <w:tab/>
            </w:r>
            <w:r>
              <w:tab/>
            </w:r>
            <w:r>
              <w:tab/>
            </w:r>
            <w:r>
              <w:t>"sl1": "税率",</w:t>
            </w:r>
          </w:p>
          <w:p w14:paraId="207BD261">
            <w:pPr>
              <w:pStyle w:val="5"/>
              <w:bidi w:val="0"/>
              <w:rPr>
                <w:rFonts w:hint="eastAsia" w:eastAsia="宋体"/>
                <w:lang w:val="en-US" w:eastAsia="zh-CN"/>
              </w:rPr>
            </w:pPr>
            <w:bookmarkStart w:id="323" w:name="OLE_LINK86"/>
            <w:r>
              <w:tab/>
            </w:r>
            <w:r>
              <w:tab/>
            </w:r>
            <w:r>
              <w:tab/>
            </w:r>
            <w:r>
              <w:tab/>
            </w:r>
            <w:r>
              <w:tab/>
            </w:r>
            <w:bookmarkEnd w:id="323"/>
            <w:r>
              <w:t>"se": "税额"</w:t>
            </w:r>
            <w:r>
              <w:rPr>
                <w:rFonts w:hint="eastAsia"/>
                <w:lang w:val="en-US" w:eastAsia="zh-CN"/>
              </w:rPr>
              <w:t>,</w:t>
            </w:r>
          </w:p>
          <w:p w14:paraId="72FC93E1">
            <w:pPr>
              <w:pStyle w:val="5"/>
              <w:bidi w:val="0"/>
              <w:rPr>
                <w:rFonts w:hint="eastAsia"/>
              </w:rPr>
            </w:pPr>
            <w:r>
              <w:tab/>
            </w:r>
            <w:r>
              <w:tab/>
            </w:r>
            <w:r>
              <w:tab/>
            </w:r>
            <w:r>
              <w:tab/>
            </w:r>
            <w:r>
              <w:tab/>
            </w:r>
            <w:r>
              <w:rPr>
                <w:rFonts w:hint="eastAsia"/>
              </w:rPr>
              <w:t>"kce": "扣除额",</w:t>
            </w:r>
          </w:p>
          <w:p w14:paraId="0D0F3E08">
            <w:pPr>
              <w:pStyle w:val="5"/>
              <w:bidi w:val="0"/>
            </w:pPr>
            <w:r>
              <w:tab/>
            </w:r>
            <w:r>
              <w:tab/>
            </w:r>
            <w:r>
              <w:tab/>
            </w:r>
            <w:r>
              <w:tab/>
            </w:r>
            <w:r>
              <w:tab/>
            </w:r>
            <w:r>
              <w:rPr>
                <w:rFonts w:hint="eastAsia"/>
              </w:rPr>
              <w:t>"yhzcbs": "优惠政策标识"</w:t>
            </w:r>
          </w:p>
          <w:p w14:paraId="35036697">
            <w:pPr>
              <w:pStyle w:val="5"/>
              <w:bidi w:val="0"/>
            </w:pPr>
            <w:r>
              <w:tab/>
            </w:r>
            <w:r>
              <w:tab/>
            </w:r>
            <w:r>
              <w:tab/>
            </w:r>
            <w:r>
              <w:tab/>
            </w:r>
            <w:r>
              <w:t>}</w:t>
            </w:r>
          </w:p>
          <w:p w14:paraId="52AAD22C">
            <w:pPr>
              <w:pStyle w:val="5"/>
              <w:bidi w:val="0"/>
            </w:pPr>
            <w:r>
              <w:tab/>
            </w:r>
            <w:r>
              <w:tab/>
            </w:r>
            <w:r>
              <w:tab/>
            </w:r>
            <w:r>
              <w:t>]</w:t>
            </w:r>
          </w:p>
          <w:p w14:paraId="54AAB7CA">
            <w:pPr>
              <w:pStyle w:val="5"/>
              <w:bidi w:val="0"/>
            </w:pPr>
            <w:r>
              <w:tab/>
            </w:r>
            <w:r>
              <w:tab/>
            </w:r>
            <w:r>
              <w:t>}</w:t>
            </w:r>
          </w:p>
          <w:p w14:paraId="4F5D1C79">
            <w:pPr>
              <w:pStyle w:val="5"/>
              <w:bidi w:val="0"/>
            </w:pPr>
            <w:r>
              <w:tab/>
            </w:r>
            <w:r>
              <w:t>}</w:t>
            </w:r>
          </w:p>
          <w:p w14:paraId="47937970">
            <w:pPr>
              <w:pStyle w:val="5"/>
              <w:bidi w:val="0"/>
            </w:pPr>
            <w:r>
              <w:t>}</w:t>
            </w:r>
          </w:p>
        </w:tc>
      </w:tr>
    </w:tbl>
    <w:p w14:paraId="19FBB95D">
      <w:pPr>
        <w:pStyle w:val="5"/>
      </w:pPr>
    </w:p>
    <w:p w14:paraId="2AE6A939">
      <w:pPr>
        <w:pStyle w:val="5"/>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5"/>
              <w:bidi w:val="0"/>
            </w:pPr>
            <w:r>
              <w:t>{</w:t>
            </w:r>
          </w:p>
          <w:p w14:paraId="6AC1B796">
            <w:pPr>
              <w:pStyle w:val="5"/>
              <w:bidi w:val="0"/>
            </w:pPr>
            <w:r>
              <w:tab/>
            </w:r>
            <w:r>
              <w:t>"Response":{</w:t>
            </w:r>
          </w:p>
          <w:p w14:paraId="6CEF0BD3">
            <w:pPr>
              <w:pStyle w:val="5"/>
              <w:bidi w:val="0"/>
            </w:pPr>
            <w:r>
              <w:tab/>
            </w:r>
            <w:r>
              <w:tab/>
            </w:r>
            <w:r>
              <w:t>"RequestId": "16位随机数字和字母组合",</w:t>
            </w:r>
          </w:p>
          <w:p w14:paraId="79C67670">
            <w:pPr>
              <w:pStyle w:val="5"/>
              <w:bidi w:val="0"/>
            </w:pPr>
            <w:r>
              <w:tab/>
            </w:r>
            <w:r>
              <w:tab/>
            </w:r>
            <w:r>
              <w:t>"Error":{</w:t>
            </w:r>
          </w:p>
          <w:p w14:paraId="080EDA2E">
            <w:pPr>
              <w:pStyle w:val="5"/>
              <w:bidi w:val="0"/>
            </w:pPr>
            <w:r>
              <w:tab/>
            </w:r>
            <w:r>
              <w:tab/>
            </w:r>
            <w:r>
              <w:tab/>
            </w:r>
            <w:r>
              <w:t>"Code": "01”,</w:t>
            </w:r>
          </w:p>
          <w:p w14:paraId="35800BE9">
            <w:pPr>
              <w:pStyle w:val="5"/>
              <w:bidi w:val="0"/>
            </w:pPr>
            <w:r>
              <w:tab/>
            </w:r>
            <w:r>
              <w:tab/>
            </w:r>
            <w:r>
              <w:tab/>
            </w:r>
            <w:r>
              <w:t>"Message": "错误说明"</w:t>
            </w:r>
          </w:p>
          <w:p w14:paraId="094149D7">
            <w:pPr>
              <w:pStyle w:val="5"/>
              <w:bidi w:val="0"/>
            </w:pPr>
            <w:r>
              <w:t>}</w:t>
            </w:r>
          </w:p>
          <w:p w14:paraId="20FA9D6B">
            <w:pPr>
              <w:pStyle w:val="5"/>
              <w:bidi w:val="0"/>
            </w:pPr>
            <w:r>
              <w:tab/>
            </w:r>
            <w:r>
              <w:t>}</w:t>
            </w:r>
          </w:p>
          <w:p w14:paraId="4F90457B">
            <w:pPr>
              <w:pStyle w:val="5"/>
              <w:bidi w:val="0"/>
            </w:pPr>
            <w:r>
              <w:t>}</w:t>
            </w:r>
          </w:p>
        </w:tc>
      </w:tr>
    </w:tbl>
    <w:p w14:paraId="5F8AD5AA">
      <w:pPr>
        <w:pStyle w:val="5"/>
      </w:pPr>
    </w:p>
    <w:p w14:paraId="5AEA55C6">
      <w:pPr>
        <w:pStyle w:val="4"/>
        <w:widowControl/>
        <w:spacing w:beforeAutospacing="0" w:afterAutospacing="0" w:line="408" w:lineRule="auto"/>
        <w:rPr>
          <w:rFonts w:hint="default" w:ascii="Times New Roman" w:hAnsi="Times New Roman"/>
          <w:sz w:val="28"/>
          <w:szCs w:val="28"/>
        </w:rPr>
      </w:pPr>
      <w:bookmarkStart w:id="324" w:name="_Toc7347"/>
      <w:bookmarkStart w:id="325" w:name="_Toc11729"/>
      <w:bookmarkStart w:id="326" w:name="_Toc2405"/>
      <w:bookmarkStart w:id="327" w:name="OLE_LINK80"/>
      <w:r>
        <w:rPr>
          <w:rFonts w:hint="default" w:ascii="Times New Roman" w:hAnsi="Times New Roman"/>
          <w:sz w:val="28"/>
          <w:szCs w:val="28"/>
        </w:rPr>
        <w:t>10.数电票上传</w:t>
      </w:r>
      <w:bookmarkEnd w:id="324"/>
      <w:bookmarkEnd w:id="325"/>
      <w:bookmarkEnd w:id="326"/>
    </w:p>
    <w:p w14:paraId="7F64A076">
      <w:pPr>
        <w:pStyle w:val="6"/>
        <w:rPr>
          <w:rFonts w:ascii="Times New Roman" w:hAnsi="Times New Roman"/>
        </w:rPr>
      </w:pPr>
      <w:bookmarkStart w:id="328" w:name="_Toc30246"/>
      <w:bookmarkStart w:id="329" w:name="_Toc29441"/>
      <w:r>
        <w:rPr>
          <w:rFonts w:ascii="Times New Roman" w:hAnsi="Times New Roman"/>
        </w:rPr>
        <w:t>10.1接口说明</w:t>
      </w:r>
      <w:bookmarkEnd w:id="328"/>
      <w:bookmarkEnd w:id="329"/>
    </w:p>
    <w:p w14:paraId="2C0320BC">
      <w:pPr>
        <w:pStyle w:val="5"/>
      </w:pPr>
      <w:r>
        <w:t>给企业提供上传预开具的</w:t>
      </w:r>
      <w:r>
        <w:rPr>
          <w:rFonts w:hint="eastAsia"/>
        </w:rPr>
        <w:t>数电</w:t>
      </w:r>
      <w:r>
        <w:t>发票功能，上传成功后给企业返回信息。</w:t>
      </w:r>
    </w:p>
    <w:p w14:paraId="5C9877FC">
      <w:pPr>
        <w:pStyle w:val="5"/>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30" w:name="_Toc6998"/>
      <w:bookmarkStart w:id="331" w:name="_Toc906"/>
      <w:r>
        <w:rPr>
          <w:rFonts w:ascii="Times New Roman" w:hAnsi="Times New Roman"/>
        </w:rPr>
        <w:t>10.2请求参数</w:t>
      </w:r>
      <w:bookmarkEnd w:id="330"/>
      <w:bookmarkEnd w:id="33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left"/>
              <w:textAlignment w:val="center"/>
              <w:rPr>
                <w:szCs w:val="21"/>
              </w:rPr>
            </w:pPr>
            <w:bookmarkStart w:id="332" w:name="OLE_LINK84" w:colFirst="0" w:colLast="6"/>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33"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33"/>
          </w:p>
        </w:tc>
      </w:tr>
      <w:bookmarkEnd w:id="332"/>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0"/>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0"/>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0"/>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0"/>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0"/>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52</w:t>
            </w:r>
          </w:p>
        </w:tc>
        <w:tc>
          <w:tcPr>
            <w:tcW w:w="1701" w:type="dxa"/>
            <w:noWrap w:val="0"/>
            <w:vAlign w:val="center"/>
          </w:tcPr>
          <w:p w14:paraId="295777A9">
            <w:pPr>
              <w:rPr>
                <w:sz w:val="22"/>
                <w:szCs w:val="22"/>
              </w:rPr>
            </w:pPr>
            <w:r>
              <w:rPr>
                <w:rFonts w:hint="default" w:ascii="Times New Roman" w:hAnsi="Times New Roman" w:eastAsia="宋体" w:cs="Times New Roman"/>
                <w:sz w:val="24"/>
                <w:szCs w:val="24"/>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53</w:t>
            </w:r>
          </w:p>
        </w:tc>
        <w:tc>
          <w:tcPr>
            <w:tcW w:w="1701" w:type="dxa"/>
            <w:noWrap w:val="0"/>
            <w:vAlign w:val="center"/>
          </w:tcPr>
          <w:p w14:paraId="48DA0F72">
            <w:pPr>
              <w:rPr>
                <w:sz w:val="22"/>
                <w:szCs w:val="22"/>
              </w:rPr>
            </w:pPr>
            <w:r>
              <w:rPr>
                <w:rFonts w:hint="default" w:ascii="Times New Roman" w:hAnsi="Times New Roman" w:eastAsia="宋体" w:cs="Times New Roman"/>
                <w:sz w:val="24"/>
                <w:szCs w:val="24"/>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54</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55</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56</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0"/>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57</w:t>
            </w:r>
          </w:p>
        </w:tc>
        <w:tc>
          <w:tcPr>
            <w:tcW w:w="1701" w:type="dxa"/>
            <w:noWrap w:val="0"/>
            <w:vAlign w:val="center"/>
          </w:tcPr>
          <w:p w14:paraId="0484621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4"/>
                <w:szCs w:val="20"/>
                <w:highlight w:val="none"/>
                <w:lang w:val="en-US" w:eastAsia="zh-CN"/>
              </w:rPr>
              <w:t>lq</w:t>
            </w:r>
            <w:r>
              <w:rPr>
                <w:rFonts w:hint="eastAsia" w:ascii="Times New Roman" w:hAnsi="Times New Roman" w:cs="Times New Roman"/>
                <w:sz w:val="22"/>
                <w:szCs w:val="22"/>
                <w:lang w:val="en-US" w:eastAsia="zh-CN"/>
              </w:rPr>
              <w:t>kpmsDm</w:t>
            </w:r>
          </w:p>
        </w:tc>
        <w:tc>
          <w:tcPr>
            <w:tcW w:w="1843" w:type="dxa"/>
            <w:noWrap w:val="0"/>
            <w:vAlign w:val="center"/>
          </w:tcPr>
          <w:p w14:paraId="710159A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乐企开票模式代码</w:t>
            </w:r>
          </w:p>
        </w:tc>
        <w:tc>
          <w:tcPr>
            <w:tcW w:w="1276" w:type="dxa"/>
            <w:noWrap w:val="0"/>
            <w:vAlign w:val="center"/>
          </w:tcPr>
          <w:p w14:paraId="002510AA">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1D6225E8">
            <w:pPr>
              <w:pStyle w:val="23"/>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2</w:t>
            </w:r>
          </w:p>
        </w:tc>
        <w:tc>
          <w:tcPr>
            <w:tcW w:w="708" w:type="dxa"/>
            <w:noWrap w:val="0"/>
            <w:vAlign w:val="center"/>
          </w:tcPr>
          <w:p w14:paraId="12D09E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1FBBC385">
            <w:pPr>
              <w:pStyle w:val="30"/>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58</w:t>
            </w:r>
          </w:p>
        </w:tc>
        <w:tc>
          <w:tcPr>
            <w:tcW w:w="1701" w:type="dxa"/>
            <w:noWrap w:val="0"/>
            <w:vAlign w:val="center"/>
          </w:tcPr>
          <w:p w14:paraId="229D0937">
            <w:pPr>
              <w:rPr>
                <w:sz w:val="22"/>
                <w:szCs w:val="22"/>
              </w:rPr>
            </w:pPr>
            <w:r>
              <w:rPr>
                <w:rFonts w:hint="default" w:ascii="Times New Roman" w:hAnsi="Times New Roman" w:eastAsia="宋体" w:cs="Times New Roman"/>
                <w:sz w:val="22"/>
                <w:szCs w:val="22"/>
                <w:lang w:val="en-US" w:eastAsia="zh-CN"/>
              </w:rPr>
              <w:t>zfqdDm</w:t>
            </w:r>
          </w:p>
        </w:tc>
        <w:tc>
          <w:tcPr>
            <w:tcW w:w="1843" w:type="dxa"/>
            <w:noWrap w:val="0"/>
            <w:vAlign w:val="center"/>
          </w:tcPr>
          <w:p w14:paraId="417B188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支付渠道</w:t>
            </w:r>
          </w:p>
        </w:tc>
        <w:tc>
          <w:tcPr>
            <w:tcW w:w="1276" w:type="dxa"/>
            <w:noWrap w:val="0"/>
            <w:vAlign w:val="center"/>
          </w:tcPr>
          <w:p w14:paraId="0EE0699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51A48F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DCC15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F351283">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01：现金</w:t>
            </w:r>
            <w:r>
              <w:rPr>
                <w:rFonts w:hint="default" w:ascii="Times New Roman" w:hAnsi="Times New Roman" w:eastAsia="宋体" w:cs="Times New Roman"/>
                <w:lang w:eastAsia="zh-CN"/>
              </w:rPr>
              <w:t>；</w:t>
            </w:r>
          </w:p>
          <w:p w14:paraId="114886B1">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02：银行转账</w:t>
            </w:r>
            <w:r>
              <w:rPr>
                <w:rFonts w:hint="default" w:ascii="Times New Roman" w:hAnsi="Times New Roman" w:eastAsia="宋体" w:cs="Times New Roman"/>
                <w:lang w:eastAsia="zh-CN"/>
              </w:rPr>
              <w:t>；</w:t>
            </w:r>
          </w:p>
          <w:p w14:paraId="330CD2CF">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03：票据</w:t>
            </w:r>
            <w:r>
              <w:rPr>
                <w:rFonts w:hint="default" w:ascii="Times New Roman" w:hAnsi="Times New Roman" w:eastAsia="宋体" w:cs="Times New Roman"/>
                <w:lang w:eastAsia="zh-CN"/>
              </w:rPr>
              <w:t>；</w:t>
            </w:r>
          </w:p>
          <w:p w14:paraId="50CE7FFB">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04：借记卡</w:t>
            </w:r>
            <w:r>
              <w:rPr>
                <w:rFonts w:hint="default" w:ascii="Times New Roman" w:hAnsi="Times New Roman" w:eastAsia="宋体" w:cs="Times New Roman"/>
                <w:lang w:eastAsia="zh-CN"/>
              </w:rPr>
              <w:t>；</w:t>
            </w:r>
          </w:p>
          <w:p w14:paraId="0484DE38">
            <w:pPr>
              <w:pStyle w:val="30"/>
              <w:spacing w:afterLines="0"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05：信用</w:t>
            </w:r>
            <w:r>
              <w:rPr>
                <w:rFonts w:hint="default" w:ascii="Times New Roman" w:hAnsi="Times New Roman" w:eastAsia="宋体" w:cs="Times New Roman"/>
                <w:lang w:val="en-US" w:eastAsia="zh-CN"/>
              </w:rPr>
              <w:t>卡；</w:t>
            </w:r>
          </w:p>
          <w:p w14:paraId="13CE4AB5">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06：购物卡/券</w:t>
            </w:r>
            <w:r>
              <w:rPr>
                <w:rFonts w:hint="default" w:ascii="Times New Roman" w:hAnsi="Times New Roman" w:eastAsia="宋体" w:cs="Times New Roman"/>
                <w:lang w:eastAsia="zh-CN"/>
              </w:rPr>
              <w:t>；</w:t>
            </w:r>
          </w:p>
          <w:p w14:paraId="0186289C">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07：优惠券</w:t>
            </w:r>
            <w:r>
              <w:rPr>
                <w:rFonts w:hint="default" w:ascii="Times New Roman" w:hAnsi="Times New Roman" w:eastAsia="宋体" w:cs="Times New Roman"/>
                <w:lang w:eastAsia="zh-CN"/>
              </w:rPr>
              <w:t>；</w:t>
            </w:r>
          </w:p>
          <w:p w14:paraId="0DE5F94B">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08：商场积分</w:t>
            </w:r>
            <w:r>
              <w:rPr>
                <w:rFonts w:hint="default" w:ascii="Times New Roman" w:hAnsi="Times New Roman" w:eastAsia="宋体" w:cs="Times New Roman"/>
                <w:lang w:eastAsia="zh-CN"/>
              </w:rPr>
              <w:t>；</w:t>
            </w:r>
          </w:p>
          <w:p w14:paraId="38421ACF">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09：支付宝</w:t>
            </w:r>
            <w:r>
              <w:rPr>
                <w:rFonts w:hint="default" w:ascii="Times New Roman" w:hAnsi="Times New Roman" w:eastAsia="宋体" w:cs="Times New Roman"/>
                <w:lang w:eastAsia="zh-CN"/>
              </w:rPr>
              <w:t>；</w:t>
            </w:r>
          </w:p>
          <w:p w14:paraId="7FA8E387">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10：微信支付</w:t>
            </w:r>
            <w:r>
              <w:rPr>
                <w:rFonts w:hint="default" w:ascii="Times New Roman" w:hAnsi="Times New Roman" w:eastAsia="宋体" w:cs="Times New Roman"/>
                <w:lang w:eastAsia="zh-CN"/>
              </w:rPr>
              <w:t>；</w:t>
            </w:r>
          </w:p>
          <w:p w14:paraId="2072F656">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11：云闪付</w:t>
            </w:r>
            <w:r>
              <w:rPr>
                <w:rFonts w:hint="default" w:ascii="Times New Roman" w:hAnsi="Times New Roman" w:eastAsia="宋体" w:cs="Times New Roman"/>
                <w:lang w:eastAsia="zh-CN"/>
              </w:rPr>
              <w:t>；</w:t>
            </w:r>
          </w:p>
          <w:p w14:paraId="3B4E0383">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12</w:t>
            </w:r>
            <w:r>
              <w:rPr>
                <w:rFonts w:hint="default" w:ascii="Times New Roman" w:hAnsi="Times New Roman" w:eastAsia="宋体" w:cs="Times New Roman"/>
                <w:lang w:eastAsia="zh-CN"/>
              </w:rPr>
              <w:t>：</w:t>
            </w:r>
            <w:r>
              <w:rPr>
                <w:rFonts w:hint="default" w:ascii="Times New Roman" w:hAnsi="Times New Roman" w:eastAsia="宋体" w:cs="Times New Roman"/>
              </w:rPr>
              <w:t>Apple Pay</w:t>
            </w:r>
            <w:r>
              <w:rPr>
                <w:rFonts w:hint="default" w:ascii="Times New Roman" w:hAnsi="Times New Roman" w:eastAsia="宋体" w:cs="Times New Roman"/>
                <w:lang w:eastAsia="zh-CN"/>
              </w:rPr>
              <w:t>；</w:t>
            </w:r>
          </w:p>
          <w:p w14:paraId="766EBA9C">
            <w:pPr>
              <w:pStyle w:val="30"/>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13</w:t>
            </w:r>
            <w:r>
              <w:rPr>
                <w:rFonts w:hint="default" w:ascii="Times New Roman" w:hAnsi="Times New Roman" w:eastAsia="宋体" w:cs="Times New Roman"/>
                <w:lang w:eastAsia="zh-CN"/>
              </w:rPr>
              <w:t>：</w:t>
            </w:r>
            <w:r>
              <w:rPr>
                <w:rFonts w:hint="default" w:ascii="Times New Roman" w:hAnsi="Times New Roman" w:eastAsia="宋体" w:cs="Times New Roman"/>
              </w:rPr>
              <w:t>Samsung Pay </w:t>
            </w:r>
            <w:r>
              <w:rPr>
                <w:rFonts w:hint="default" w:ascii="Times New Roman" w:hAnsi="Times New Roman" w:eastAsia="宋体" w:cs="Times New Roman"/>
                <w:lang w:eastAsia="zh-CN"/>
              </w:rPr>
              <w:t>；</w:t>
            </w:r>
          </w:p>
          <w:p w14:paraId="5924D6B6">
            <w:pPr>
              <w:pStyle w:val="30"/>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lang w:val="en-US" w:eastAsia="zh-CN"/>
              </w:rPr>
              <w:t>0</w:t>
            </w:r>
            <w:r>
              <w:rPr>
                <w:rFonts w:hint="default" w:ascii="Times New Roman" w:hAnsi="Times New Roman" w:eastAsia="宋体" w:cs="Times New Roman"/>
              </w:rPr>
              <w:t>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59</w:t>
            </w:r>
          </w:p>
        </w:tc>
        <w:tc>
          <w:tcPr>
            <w:tcW w:w="1701" w:type="dxa"/>
            <w:noWrap w:val="0"/>
            <w:vAlign w:val="center"/>
          </w:tcPr>
          <w:p w14:paraId="302EBDAE">
            <w:pPr>
              <w:rPr>
                <w:sz w:val="22"/>
                <w:szCs w:val="22"/>
              </w:rPr>
            </w:pPr>
            <w:r>
              <w:rPr>
                <w:rFonts w:hint="default" w:ascii="Times New Roman" w:hAnsi="Times New Roman" w:eastAsia="宋体" w:cs="Times New Roman"/>
                <w:sz w:val="22"/>
                <w:szCs w:val="22"/>
                <w:lang w:val="en-US" w:eastAsia="zh-CN"/>
              </w:rPr>
              <w:t>jydh</w:t>
            </w:r>
          </w:p>
        </w:tc>
        <w:tc>
          <w:tcPr>
            <w:tcW w:w="1843" w:type="dxa"/>
            <w:noWrap w:val="0"/>
            <w:vAlign w:val="center"/>
          </w:tcPr>
          <w:p w14:paraId="6D8C774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交易单号</w:t>
            </w:r>
          </w:p>
        </w:tc>
        <w:tc>
          <w:tcPr>
            <w:tcW w:w="1276" w:type="dxa"/>
            <w:noWrap w:val="0"/>
            <w:vAlign w:val="center"/>
          </w:tcPr>
          <w:p w14:paraId="11F5D13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FACB889">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40</w:t>
            </w:r>
          </w:p>
        </w:tc>
        <w:tc>
          <w:tcPr>
            <w:tcW w:w="708" w:type="dxa"/>
            <w:noWrap w:val="0"/>
            <w:vAlign w:val="center"/>
          </w:tcPr>
          <w:p w14:paraId="148481DD">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EB6D21B">
            <w:pPr>
              <w:pStyle w:val="30"/>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60</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61</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62</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63</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64</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65</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66</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67</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68</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69</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70</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71</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72</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left"/>
              <w:textAlignment w:val="center"/>
              <w:rPr>
                <w:szCs w:val="21"/>
              </w:rPr>
            </w:pPr>
            <w:bookmarkStart w:id="334" w:name="OLE_LINK85" w:colFirst="1" w:colLast="5"/>
            <w:r>
              <w:rPr>
                <w:rFonts w:hint="default" w:ascii="Times New Roman" w:hAnsi="Times New Roman" w:eastAsia="等线" w:cs="Times New Roman"/>
                <w:i w:val="0"/>
                <w:iCs w:val="0"/>
                <w:color w:val="000000"/>
                <w:kern w:val="0"/>
                <w:sz w:val="22"/>
                <w:szCs w:val="22"/>
                <w:u w:val="none"/>
                <w:lang w:val="en-US" w:eastAsia="zh-CN" w:bidi="ar"/>
              </w:rPr>
              <w:t>73</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34"/>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74</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75</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76</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35" w:name="OLE_LINK26"/>
            <w:r>
              <w:rPr>
                <w:sz w:val="22"/>
                <w:szCs w:val="22"/>
              </w:rPr>
              <w:t>：</w:t>
            </w:r>
            <w:bookmarkEnd w:id="335"/>
            <w:r>
              <w:rPr>
                <w:sz w:val="22"/>
                <w:szCs w:val="22"/>
              </w:rPr>
              <w:t>超税负6%即征即退</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77</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78</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79</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36" w:name="OLE_LINK79" w:colFirst="0" w:colLast="6"/>
            <w:bookmarkStart w:id="337" w:name="_Toc29532"/>
            <w:r>
              <w:rPr>
                <w:rFonts w:hint="default" w:ascii="Times New Roman" w:hAnsi="Times New Roman" w:eastAsia="等线" w:cs="Times New Roman"/>
                <w:i w:val="0"/>
                <w:iCs w:val="0"/>
                <w:color w:val="000000"/>
                <w:kern w:val="0"/>
                <w:sz w:val="22"/>
                <w:szCs w:val="22"/>
                <w:u w:val="none"/>
                <w:lang w:val="en-US" w:eastAsia="zh-CN" w:bidi="ar"/>
              </w:rPr>
              <w:t>80</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81</w:t>
            </w:r>
          </w:p>
        </w:tc>
        <w:tc>
          <w:tcPr>
            <w:tcW w:w="1701" w:type="dxa"/>
            <w:noWrap w:val="0"/>
            <w:vAlign w:val="center"/>
          </w:tcPr>
          <w:p w14:paraId="2329CA7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pzlx</w:t>
            </w:r>
          </w:p>
        </w:tc>
        <w:tc>
          <w:tcPr>
            <w:tcW w:w="1843" w:type="dxa"/>
            <w:noWrap w:val="0"/>
            <w:vAlign w:val="center"/>
          </w:tcPr>
          <w:p w14:paraId="19247E91">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凭证类型</w:t>
            </w:r>
          </w:p>
        </w:tc>
        <w:tc>
          <w:tcPr>
            <w:tcW w:w="1276" w:type="dxa"/>
            <w:noWrap w:val="0"/>
            <w:vAlign w:val="center"/>
          </w:tcPr>
          <w:p w14:paraId="2A648EBC">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AA1480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68543EA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01</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数电票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02</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增值税专用发票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03</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增值税普通发票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04</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营业税发票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05</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财政票据</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06</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法院裁决书</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07</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契税完税凭证</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08</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其他发票类</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09</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82</w:t>
            </w:r>
          </w:p>
        </w:tc>
        <w:tc>
          <w:tcPr>
            <w:tcW w:w="1701" w:type="dxa"/>
            <w:noWrap w:val="0"/>
            <w:vAlign w:val="center"/>
          </w:tcPr>
          <w:p w14:paraId="5C4C7E4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fpdm</w:t>
            </w:r>
          </w:p>
        </w:tc>
        <w:tc>
          <w:tcPr>
            <w:tcW w:w="1843" w:type="dxa"/>
            <w:noWrap w:val="0"/>
            <w:vAlign w:val="center"/>
          </w:tcPr>
          <w:p w14:paraId="5C4984AD">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发票代码</w:t>
            </w:r>
          </w:p>
        </w:tc>
        <w:tc>
          <w:tcPr>
            <w:tcW w:w="1276" w:type="dxa"/>
            <w:noWrap w:val="0"/>
            <w:vAlign w:val="center"/>
          </w:tcPr>
          <w:p w14:paraId="4A7F9C88">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91272E9">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12</w:t>
            </w:r>
          </w:p>
        </w:tc>
        <w:tc>
          <w:tcPr>
            <w:tcW w:w="708" w:type="dxa"/>
            <w:noWrap w:val="0"/>
            <w:vAlign w:val="center"/>
          </w:tcPr>
          <w:p w14:paraId="6D767AEC">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BD21B">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83</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宋体" w:cs="Times New Roman"/>
                <w:sz w:val="22"/>
                <w:szCs w:val="22"/>
              </w:rPr>
              <w:t>fp</w:t>
            </w:r>
            <w:r>
              <w:rPr>
                <w:rFonts w:hint="default" w:ascii="Times New Roman" w:hAnsi="Times New Roman" w:eastAsia="宋体" w:cs="Times New Roman"/>
                <w:sz w:val="22"/>
                <w:szCs w:val="22"/>
                <w:lang w:val="en-US"/>
              </w:rPr>
              <w:t>hm</w:t>
            </w:r>
          </w:p>
        </w:tc>
        <w:tc>
          <w:tcPr>
            <w:tcW w:w="1843" w:type="dxa"/>
            <w:noWrap w:val="0"/>
            <w:vAlign w:val="center"/>
          </w:tcPr>
          <w:p w14:paraId="04B9769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发票号码</w:t>
            </w:r>
          </w:p>
        </w:tc>
        <w:tc>
          <w:tcPr>
            <w:tcW w:w="1276" w:type="dxa"/>
            <w:noWrap w:val="0"/>
            <w:vAlign w:val="center"/>
          </w:tcPr>
          <w:p w14:paraId="154A61A4">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E231D6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30</w:t>
            </w:r>
          </w:p>
        </w:tc>
        <w:tc>
          <w:tcPr>
            <w:tcW w:w="708" w:type="dxa"/>
            <w:noWrap w:val="0"/>
            <w:vAlign w:val="center"/>
          </w:tcPr>
          <w:p w14:paraId="1AF47E51">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A204D">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84</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cepzhm</w:t>
            </w:r>
          </w:p>
        </w:tc>
        <w:tc>
          <w:tcPr>
            <w:tcW w:w="1843" w:type="dxa"/>
            <w:noWrap w:val="0"/>
            <w:vAlign w:val="center"/>
          </w:tcPr>
          <w:p w14:paraId="3B248916">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差额凭证号码</w:t>
            </w:r>
          </w:p>
        </w:tc>
        <w:tc>
          <w:tcPr>
            <w:tcW w:w="1276" w:type="dxa"/>
            <w:noWrap w:val="0"/>
            <w:vAlign w:val="center"/>
          </w:tcPr>
          <w:p w14:paraId="3AAA291D">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4D8BD63">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40</w:t>
            </w: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85</w:t>
            </w:r>
          </w:p>
        </w:tc>
        <w:tc>
          <w:tcPr>
            <w:tcW w:w="1701" w:type="dxa"/>
            <w:noWrap w:val="0"/>
            <w:vAlign w:val="center"/>
          </w:tcPr>
          <w:p w14:paraId="78A3C0C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kjrq</w:t>
            </w:r>
          </w:p>
        </w:tc>
        <w:tc>
          <w:tcPr>
            <w:tcW w:w="1843" w:type="dxa"/>
            <w:noWrap w:val="0"/>
            <w:vAlign w:val="center"/>
          </w:tcPr>
          <w:p w14:paraId="53D1933C">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开具日期</w:t>
            </w:r>
          </w:p>
        </w:tc>
        <w:tc>
          <w:tcPr>
            <w:tcW w:w="1276" w:type="dxa"/>
            <w:noWrap w:val="0"/>
            <w:vAlign w:val="center"/>
          </w:tcPr>
          <w:p w14:paraId="7943C32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datetime</w:t>
            </w:r>
          </w:p>
        </w:tc>
        <w:tc>
          <w:tcPr>
            <w:tcW w:w="709" w:type="dxa"/>
            <w:noWrap w:val="0"/>
            <w:vAlign w:val="center"/>
          </w:tcPr>
          <w:p w14:paraId="0DB0C000">
            <w:pPr>
              <w:jc w:val="center"/>
              <w:rPr>
                <w:rFonts w:ascii="Times New Roman" w:hAnsi="Times New Roman" w:eastAsia="宋体" w:cs="Times New Roman"/>
                <w:sz w:val="22"/>
                <w:szCs w:val="22"/>
              </w:rPr>
            </w:pP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3AD0F5F">
            <w:pPr>
              <w:rPr>
                <w:rFonts w:ascii="Times New Roman" w:hAnsi="Times New Roman" w:eastAsia="宋体" w:cs="Times New Roman"/>
                <w:sz w:val="22"/>
                <w:szCs w:val="22"/>
              </w:rPr>
            </w:pPr>
            <w:bookmarkStart w:id="338" w:name="OLE_LINK82"/>
            <w:r>
              <w:rPr>
                <w:rFonts w:hint="eastAsia" w:ascii="Times New Roman" w:hAnsi="Times New Roman" w:eastAsia="宋体" w:cs="Times New Roman"/>
                <w:sz w:val="22"/>
                <w:szCs w:val="22"/>
                <w:lang w:val="en-US" w:eastAsia="zh-CN"/>
              </w:rPr>
              <w:t>格式必须为“yyyy-MM-dd”</w:t>
            </w:r>
            <w:bookmarkEnd w:id="338"/>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86</w:t>
            </w:r>
          </w:p>
        </w:tc>
        <w:tc>
          <w:tcPr>
            <w:tcW w:w="1701" w:type="dxa"/>
            <w:noWrap w:val="0"/>
            <w:vAlign w:val="center"/>
          </w:tcPr>
          <w:p w14:paraId="1D74D5A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pzhjje</w:t>
            </w:r>
          </w:p>
        </w:tc>
        <w:tc>
          <w:tcPr>
            <w:tcW w:w="1843" w:type="dxa"/>
            <w:noWrap w:val="0"/>
            <w:vAlign w:val="center"/>
          </w:tcPr>
          <w:p w14:paraId="6D3D955C">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凭证合计金额</w:t>
            </w:r>
          </w:p>
        </w:tc>
        <w:tc>
          <w:tcPr>
            <w:tcW w:w="1276" w:type="dxa"/>
            <w:noWrap w:val="0"/>
            <w:vAlign w:val="center"/>
          </w:tcPr>
          <w:p w14:paraId="08655664">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288FD8FE">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4E8C85A0">
            <w:pPr>
              <w:rPr>
                <w:rFonts w:ascii="Times New Roman" w:hAnsi="Times New Roman" w:eastAsia="宋体" w:cs="Times New Roman"/>
                <w:sz w:val="22"/>
                <w:szCs w:val="22"/>
              </w:rPr>
            </w:pP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87</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本次扣除金额</w:t>
            </w:r>
          </w:p>
        </w:tc>
        <w:tc>
          <w:tcPr>
            <w:tcW w:w="1276" w:type="dxa"/>
            <w:noWrap w:val="0"/>
            <w:vAlign w:val="center"/>
          </w:tcPr>
          <w:p w14:paraId="40ACD54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584C13BF">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3AF52E6">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该字段需要小于等于凭证合计金额。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88</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备注</w:t>
            </w:r>
          </w:p>
        </w:tc>
        <w:tc>
          <w:tcPr>
            <w:tcW w:w="1276" w:type="dxa"/>
            <w:noWrap w:val="0"/>
            <w:vAlign w:val="center"/>
          </w:tcPr>
          <w:p w14:paraId="3E02B019">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38B6F5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450</w:t>
            </w:r>
          </w:p>
        </w:tc>
        <w:tc>
          <w:tcPr>
            <w:tcW w:w="708" w:type="dxa"/>
            <w:noWrap w:val="0"/>
            <w:vAlign w:val="center"/>
          </w:tcPr>
          <w:p w14:paraId="01F2D643">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2224D7DD">
            <w:pPr>
              <w:jc w:val="center"/>
              <w:rPr>
                <w:rFonts w:ascii="Times New Roman" w:hAnsi="Times New Roman" w:eastAsia="宋体" w:cs="Times New Roman"/>
                <w:sz w:val="22"/>
                <w:szCs w:val="22"/>
              </w:rPr>
            </w:pPr>
          </w:p>
        </w:tc>
      </w:tr>
      <w:bookmarkEnd w:id="336"/>
    </w:tbl>
    <w:p w14:paraId="3FB5760B">
      <w:pPr>
        <w:pStyle w:val="6"/>
        <w:rPr>
          <w:rFonts w:ascii="Times New Roman" w:hAnsi="Times New Roman"/>
        </w:rPr>
      </w:pPr>
      <w:bookmarkStart w:id="339" w:name="_Toc20565"/>
      <w:r>
        <w:rPr>
          <w:rFonts w:ascii="Times New Roman" w:hAnsi="Times New Roman"/>
        </w:rPr>
        <w:t>10.3请求报文示例</w:t>
      </w:r>
      <w:bookmarkEnd w:id="337"/>
      <w:bookmarkEnd w:id="33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5"/>
              <w:bidi w:val="0"/>
            </w:pPr>
            <w:r>
              <w:t>[</w:t>
            </w:r>
          </w:p>
          <w:p w14:paraId="573CB8F6">
            <w:pPr>
              <w:pStyle w:val="5"/>
              <w:bidi w:val="0"/>
            </w:pPr>
            <w:r>
              <w:tab/>
            </w:r>
            <w:r>
              <w:t>{</w:t>
            </w:r>
          </w:p>
          <w:p w14:paraId="0B6CB499">
            <w:pPr>
              <w:pStyle w:val="5"/>
              <w:bidi w:val="0"/>
            </w:pPr>
            <w:r>
              <w:tab/>
            </w:r>
            <w:r>
              <w:tab/>
            </w:r>
            <w:r>
              <w:t>"fphm": "发票号码",</w:t>
            </w:r>
          </w:p>
          <w:p w14:paraId="19BD5783">
            <w:pPr>
              <w:pStyle w:val="5"/>
              <w:bidi w:val="0"/>
            </w:pPr>
            <w:r>
              <w:tab/>
            </w:r>
            <w:r>
              <w:tab/>
            </w:r>
            <w:r>
              <w:t>"lzfpbz": "蓝字发票标志",</w:t>
            </w:r>
          </w:p>
          <w:p w14:paraId="5B909C9B">
            <w:pPr>
              <w:pStyle w:val="5"/>
              <w:bidi w:val="0"/>
            </w:pPr>
            <w:r>
              <w:tab/>
            </w:r>
            <w:r>
              <w:tab/>
            </w:r>
            <w:r>
              <w:t>"ptbh": "平台编号",</w:t>
            </w:r>
          </w:p>
          <w:p w14:paraId="5EC9EF94">
            <w:pPr>
              <w:pStyle w:val="5"/>
              <w:bidi w:val="0"/>
            </w:pPr>
            <w:r>
              <w:tab/>
            </w:r>
            <w:r>
              <w:tab/>
            </w:r>
            <w:r>
              <w:t>"fppz": "发票票种",</w:t>
            </w:r>
          </w:p>
          <w:p w14:paraId="72D5B37C">
            <w:pPr>
              <w:pStyle w:val="5"/>
              <w:bidi w:val="0"/>
            </w:pPr>
            <w:r>
              <w:tab/>
            </w:r>
            <w:r>
              <w:tab/>
            </w:r>
            <w:r>
              <w:t>"gmfzrrbz": "购买方自然人标志",</w:t>
            </w:r>
          </w:p>
          <w:p w14:paraId="76FDDA6A">
            <w:pPr>
              <w:pStyle w:val="5"/>
              <w:bidi w:val="0"/>
            </w:pPr>
            <w:r>
              <w:tab/>
            </w:r>
            <w:r>
              <w:tab/>
            </w:r>
            <w:r>
              <w:t>"tdys": "特定要素",</w:t>
            </w:r>
          </w:p>
          <w:p w14:paraId="68D7AD81">
            <w:pPr>
              <w:pStyle w:val="5"/>
              <w:bidi w:val="0"/>
            </w:pPr>
            <w:r>
              <w:tab/>
            </w:r>
            <w:r>
              <w:tab/>
            </w:r>
            <w:r>
              <w:t>"qyDm": "区域代码",</w:t>
            </w:r>
          </w:p>
          <w:p w14:paraId="4E400BA9">
            <w:pPr>
              <w:pStyle w:val="5"/>
              <w:bidi w:val="0"/>
            </w:pPr>
            <w:r>
              <w:tab/>
            </w:r>
            <w:r>
              <w:tab/>
            </w:r>
            <w:r>
              <w:t>"cezslxDm": "差额征税类型代码",</w:t>
            </w:r>
          </w:p>
          <w:p w14:paraId="238D2238">
            <w:pPr>
              <w:pStyle w:val="5"/>
              <w:bidi w:val="0"/>
            </w:pPr>
            <w:r>
              <w:tab/>
            </w:r>
            <w:r>
              <w:tab/>
            </w:r>
            <w:r>
              <w:t>"sgfplxDm": "收购发票类型代码",</w:t>
            </w:r>
          </w:p>
          <w:p w14:paraId="00958222">
            <w:pPr>
              <w:pStyle w:val="5"/>
              <w:bidi w:val="0"/>
            </w:pPr>
            <w:r>
              <w:tab/>
            </w:r>
            <w:r>
              <w:tab/>
            </w:r>
            <w:r>
              <w:t>"ckywsyzcDm": "出口业务适用政策代码",</w:t>
            </w:r>
          </w:p>
          <w:p w14:paraId="65E530BA">
            <w:pPr>
              <w:pStyle w:val="5"/>
              <w:bidi w:val="0"/>
            </w:pPr>
            <w:r>
              <w:tab/>
            </w:r>
            <w:r>
              <w:tab/>
            </w:r>
            <w:r>
              <w:t>"zzsjzjtDm": "增值税即征即退代码",</w:t>
            </w:r>
          </w:p>
          <w:p w14:paraId="444B24F6">
            <w:pPr>
              <w:pStyle w:val="5"/>
              <w:bidi w:val="0"/>
            </w:pPr>
            <w:r>
              <w:tab/>
            </w:r>
            <w:r>
              <w:tab/>
            </w:r>
            <w:r>
              <w:t>"xsfnsrsbh": "（销售方）统一社会信用代码/纳税人识别号/身份证件号码",</w:t>
            </w:r>
          </w:p>
          <w:p w14:paraId="5CC207E4">
            <w:pPr>
              <w:pStyle w:val="5"/>
              <w:bidi w:val="0"/>
            </w:pPr>
            <w:r>
              <w:tab/>
            </w:r>
            <w:r>
              <w:tab/>
            </w:r>
            <w:r>
              <w:t>"xsfmc": "（销售方）名称",</w:t>
            </w:r>
          </w:p>
          <w:p w14:paraId="7C576BB9">
            <w:pPr>
              <w:pStyle w:val="5"/>
              <w:bidi w:val="0"/>
            </w:pPr>
            <w:r>
              <w:tab/>
            </w:r>
            <w:r>
              <w:tab/>
            </w:r>
            <w:r>
              <w:t>"xsfdz": "销售方地址",</w:t>
            </w:r>
          </w:p>
          <w:p w14:paraId="1F915A5E">
            <w:pPr>
              <w:pStyle w:val="5"/>
              <w:bidi w:val="0"/>
            </w:pPr>
            <w:r>
              <w:tab/>
            </w:r>
            <w:r>
              <w:tab/>
            </w:r>
            <w:r>
              <w:t>"xsfdh": "销售方电话",</w:t>
            </w:r>
          </w:p>
          <w:p w14:paraId="260586C5">
            <w:pPr>
              <w:pStyle w:val="5"/>
              <w:bidi w:val="0"/>
            </w:pPr>
            <w:r>
              <w:tab/>
            </w:r>
            <w:r>
              <w:tab/>
            </w:r>
            <w:r>
              <w:t>"xsfkhh": "销售方开户行",</w:t>
            </w:r>
          </w:p>
          <w:p w14:paraId="3D354BA4">
            <w:pPr>
              <w:pStyle w:val="5"/>
              <w:bidi w:val="0"/>
            </w:pPr>
            <w:r>
              <w:tab/>
            </w:r>
            <w:r>
              <w:tab/>
            </w:r>
            <w:r>
              <w:t>"xsfzh": "销售方账号",</w:t>
            </w:r>
          </w:p>
          <w:p w14:paraId="014C59D5">
            <w:pPr>
              <w:pStyle w:val="5"/>
              <w:bidi w:val="0"/>
            </w:pPr>
            <w:r>
              <w:tab/>
            </w:r>
            <w:r>
              <w:tab/>
            </w:r>
            <w:r>
              <w:t>"gmfnsrsbh": "（购买方）统一社会信用代码/纳税人识别号/身份证件号码",</w:t>
            </w:r>
          </w:p>
          <w:p w14:paraId="54CA557B">
            <w:pPr>
              <w:pStyle w:val="5"/>
              <w:bidi w:val="0"/>
            </w:pPr>
            <w:r>
              <w:tab/>
            </w:r>
            <w:r>
              <w:tab/>
            </w:r>
            <w:r>
              <w:t>"gmfmc": "（购买方）名称",</w:t>
            </w:r>
          </w:p>
          <w:p w14:paraId="232A0273">
            <w:pPr>
              <w:pStyle w:val="5"/>
              <w:bidi w:val="0"/>
              <w:rPr>
                <w:rFonts w:hint="eastAsia"/>
              </w:rPr>
            </w:pPr>
            <w:r>
              <w:tab/>
            </w:r>
            <w:r>
              <w:tab/>
            </w:r>
            <w:r>
              <w:t>"</w:t>
            </w:r>
            <w:r>
              <w:rPr>
                <w:rFonts w:hint="eastAsia"/>
              </w:rPr>
              <w:t>zrrzjlxDm</w:t>
            </w:r>
            <w:r>
              <w:t>": "</w:t>
            </w:r>
            <w:r>
              <w:rPr>
                <w:rFonts w:hint="eastAsia"/>
              </w:rPr>
              <w:t>自然人证件类型</w:t>
            </w:r>
            <w:r>
              <w:t>",</w:t>
            </w:r>
          </w:p>
          <w:p w14:paraId="6C61DBE4">
            <w:pPr>
              <w:pStyle w:val="5"/>
              <w:bidi w:val="0"/>
              <w:rPr>
                <w:rFonts w:hint="eastAsia"/>
              </w:rPr>
            </w:pPr>
            <w:r>
              <w:tab/>
            </w:r>
            <w:r>
              <w:tab/>
            </w:r>
            <w:r>
              <w:t>"</w:t>
            </w:r>
            <w:r>
              <w:rPr>
                <w:rFonts w:hint="eastAsia"/>
              </w:rPr>
              <w:t>zrrzjhm</w:t>
            </w:r>
            <w:r>
              <w:t>": "</w:t>
            </w:r>
            <w:r>
              <w:rPr>
                <w:rFonts w:hint="eastAsia"/>
              </w:rPr>
              <w:t>自然人证件号码</w:t>
            </w:r>
            <w:r>
              <w:t>",</w:t>
            </w:r>
          </w:p>
          <w:p w14:paraId="5DFD504E">
            <w:pPr>
              <w:pStyle w:val="5"/>
              <w:bidi w:val="0"/>
            </w:pPr>
            <w:r>
              <w:tab/>
            </w:r>
            <w:r>
              <w:tab/>
            </w:r>
            <w:r>
              <w:t>"</w:t>
            </w:r>
            <w:r>
              <w:rPr>
                <w:rFonts w:hint="eastAsia"/>
              </w:rPr>
              <w:t>zrrgjDm</w:t>
            </w:r>
            <w:r>
              <w:t>": "</w:t>
            </w:r>
            <w:r>
              <w:rPr>
                <w:rFonts w:hint="eastAsia"/>
              </w:rPr>
              <w:t>自然人国籍</w:t>
            </w:r>
            <w:r>
              <w:t>",</w:t>
            </w:r>
          </w:p>
          <w:p w14:paraId="0E11761F">
            <w:pPr>
              <w:pStyle w:val="5"/>
              <w:bidi w:val="0"/>
            </w:pPr>
            <w:r>
              <w:tab/>
            </w:r>
            <w:r>
              <w:tab/>
            </w:r>
            <w:r>
              <w:t>"gmfdz": "购买方地址",</w:t>
            </w:r>
          </w:p>
          <w:p w14:paraId="037F0188">
            <w:pPr>
              <w:pStyle w:val="5"/>
              <w:bidi w:val="0"/>
            </w:pPr>
            <w:r>
              <w:tab/>
            </w:r>
            <w:r>
              <w:tab/>
            </w:r>
            <w:r>
              <w:t>"gmfdh": "购买方电话",</w:t>
            </w:r>
          </w:p>
          <w:p w14:paraId="0E168487">
            <w:pPr>
              <w:pStyle w:val="5"/>
              <w:bidi w:val="0"/>
            </w:pPr>
            <w:r>
              <w:tab/>
            </w:r>
            <w:r>
              <w:tab/>
            </w:r>
            <w:r>
              <w:t>"gmfkhh": "购买方开户行名称",</w:t>
            </w:r>
          </w:p>
          <w:p w14:paraId="4BF760F5">
            <w:pPr>
              <w:pStyle w:val="5"/>
              <w:bidi w:val="0"/>
            </w:pPr>
            <w:r>
              <w:tab/>
            </w:r>
            <w:r>
              <w:tab/>
            </w:r>
            <w:r>
              <w:t>"gmfzh": "购买方开户行银行账号",</w:t>
            </w:r>
          </w:p>
          <w:p w14:paraId="7BEB5100">
            <w:pPr>
              <w:pStyle w:val="5"/>
              <w:bidi w:val="0"/>
            </w:pPr>
            <w:r>
              <w:tab/>
            </w:r>
            <w:r>
              <w:tab/>
            </w:r>
            <w:r>
              <w:t>"gmfjbr": "经办人",</w:t>
            </w:r>
          </w:p>
          <w:p w14:paraId="435307FE">
            <w:pPr>
              <w:pStyle w:val="5"/>
              <w:bidi w:val="0"/>
            </w:pPr>
            <w:r>
              <w:tab/>
            </w:r>
            <w:r>
              <w:tab/>
            </w:r>
            <w:r>
              <w:t>"jbrsfzjhm": "经办人身份证件号码",</w:t>
            </w:r>
          </w:p>
          <w:p w14:paraId="4ED254E2">
            <w:pPr>
              <w:pStyle w:val="5"/>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5"/>
              <w:bidi w:val="0"/>
              <w:rPr>
                <w:rFonts w:hint="eastAsia"/>
              </w:rPr>
            </w:pPr>
            <w:r>
              <w:tab/>
            </w:r>
            <w:r>
              <w:tab/>
            </w:r>
            <w:r>
              <w:t>"j</w:t>
            </w:r>
            <w:r>
              <w:rPr>
                <w:rFonts w:hint="eastAsia"/>
              </w:rPr>
              <w:t>brgjhdqDm</w:t>
            </w:r>
            <w:r>
              <w:t>": "</w:t>
            </w:r>
            <w:r>
              <w:rPr>
                <w:rFonts w:hint="eastAsia"/>
              </w:rPr>
              <w:t>经办人国家或地区代码</w:t>
            </w:r>
            <w:r>
              <w:t>",</w:t>
            </w:r>
          </w:p>
          <w:p w14:paraId="5C9C0C57">
            <w:pPr>
              <w:pStyle w:val="5"/>
              <w:bidi w:val="0"/>
            </w:pPr>
            <w:r>
              <w:tab/>
            </w:r>
            <w:r>
              <w:tab/>
            </w:r>
            <w:r>
              <w:t>"j</w:t>
            </w:r>
            <w:r>
              <w:rPr>
                <w:rFonts w:hint="eastAsia"/>
              </w:rPr>
              <w:t>brnsrsbh</w:t>
            </w:r>
            <w:r>
              <w:t>": "</w:t>
            </w:r>
            <w:r>
              <w:rPr>
                <w:rFonts w:hint="eastAsia"/>
              </w:rPr>
              <w:t>经办人纳税人识别号</w:t>
            </w:r>
            <w:r>
              <w:t>",</w:t>
            </w:r>
          </w:p>
          <w:p w14:paraId="0FE9D1CD">
            <w:pPr>
              <w:pStyle w:val="5"/>
              <w:bidi w:val="0"/>
            </w:pPr>
            <w:r>
              <w:tab/>
            </w:r>
            <w:r>
              <w:tab/>
            </w:r>
            <w:r>
              <w:t>"gmfjbrlxdh": "经办人联系电话",</w:t>
            </w:r>
          </w:p>
          <w:p w14:paraId="441384B3">
            <w:pPr>
              <w:pStyle w:val="5"/>
              <w:bidi w:val="0"/>
            </w:pPr>
            <w:r>
              <w:tab/>
            </w:r>
            <w:r>
              <w:tab/>
            </w:r>
            <w:r>
              <w:t>"hjje": "合计金额",</w:t>
            </w:r>
          </w:p>
          <w:p w14:paraId="1B534679">
            <w:pPr>
              <w:pStyle w:val="5"/>
              <w:bidi w:val="0"/>
            </w:pPr>
            <w:r>
              <w:tab/>
            </w:r>
            <w:r>
              <w:tab/>
            </w:r>
            <w:r>
              <w:t>"hjse": "合计税额",</w:t>
            </w:r>
          </w:p>
          <w:p w14:paraId="60E44AFA">
            <w:pPr>
              <w:pStyle w:val="5"/>
              <w:bidi w:val="0"/>
            </w:pPr>
            <w:r>
              <w:tab/>
            </w:r>
            <w:r>
              <w:tab/>
            </w:r>
            <w:r>
              <w:t>"jshj": "价税合计",</w:t>
            </w:r>
          </w:p>
          <w:p w14:paraId="29A5055E">
            <w:pPr>
              <w:pStyle w:val="5"/>
              <w:bidi w:val="0"/>
            </w:pPr>
            <w:r>
              <w:tab/>
            </w:r>
            <w:r>
              <w:tab/>
            </w:r>
            <w:r>
              <w:t>"skyhmc": "收款银行名称",</w:t>
            </w:r>
          </w:p>
          <w:p w14:paraId="69782AAE">
            <w:pPr>
              <w:pStyle w:val="5"/>
              <w:bidi w:val="0"/>
            </w:pPr>
            <w:r>
              <w:tab/>
            </w:r>
            <w:r>
              <w:tab/>
            </w:r>
            <w:r>
              <w:t>"skyhzh": "收款银行账号",</w:t>
            </w:r>
          </w:p>
          <w:p w14:paraId="156B9592">
            <w:pPr>
              <w:pStyle w:val="5"/>
              <w:bidi w:val="0"/>
            </w:pPr>
            <w:r>
              <w:tab/>
            </w:r>
            <w:r>
              <w:tab/>
            </w:r>
            <w:r>
              <w:t>"jsfs": "结算方式",</w:t>
            </w:r>
          </w:p>
          <w:p w14:paraId="4326007D">
            <w:pPr>
              <w:pStyle w:val="5"/>
              <w:bidi w:val="0"/>
            </w:pPr>
            <w:r>
              <w:tab/>
            </w:r>
            <w:r>
              <w:tab/>
            </w:r>
            <w:r>
              <w:t>"ysxwfsd": "应税行为发生地",</w:t>
            </w:r>
          </w:p>
          <w:p w14:paraId="5FBFF6A7">
            <w:pPr>
              <w:pStyle w:val="5"/>
              <w:bidi w:val="0"/>
            </w:pPr>
            <w:r>
              <w:tab/>
            </w:r>
            <w:r>
              <w:tab/>
            </w:r>
            <w:r>
              <w:t>"kpr": "开票人",</w:t>
            </w:r>
          </w:p>
          <w:p w14:paraId="66896A78">
            <w:pPr>
              <w:pStyle w:val="5"/>
              <w:bidi w:val="0"/>
            </w:pPr>
            <w:r>
              <w:tab/>
            </w:r>
            <w:r>
              <w:tab/>
            </w:r>
            <w:r>
              <w:t>"kprzjhm": "开票人证件号码",</w:t>
            </w:r>
          </w:p>
          <w:p w14:paraId="64739906">
            <w:pPr>
              <w:pStyle w:val="5"/>
              <w:bidi w:val="0"/>
            </w:pPr>
            <w:r>
              <w:tab/>
            </w:r>
            <w:r>
              <w:tab/>
            </w:r>
            <w:r>
              <w:t>"kprzjlx": "开票人证件类型",</w:t>
            </w:r>
          </w:p>
          <w:p w14:paraId="50345539">
            <w:pPr>
              <w:pStyle w:val="5"/>
              <w:bidi w:val="0"/>
            </w:pPr>
            <w:r>
              <w:tab/>
            </w:r>
            <w:r>
              <w:tab/>
            </w:r>
            <w:r>
              <w:t>"dylzfphm": "对应蓝字发票号码",</w:t>
            </w:r>
          </w:p>
          <w:p w14:paraId="627FD9B2">
            <w:pPr>
              <w:pStyle w:val="5"/>
              <w:bidi w:val="0"/>
            </w:pPr>
            <w:r>
              <w:tab/>
            </w:r>
            <w:r>
              <w:tab/>
            </w:r>
            <w:r>
              <w:t>"hzqrxxdbh": "红字确认信息单编号",</w:t>
            </w:r>
          </w:p>
          <w:p w14:paraId="38DF3797">
            <w:pPr>
              <w:pStyle w:val="5"/>
              <w:bidi w:val="0"/>
            </w:pPr>
            <w:r>
              <w:tab/>
            </w:r>
            <w:r>
              <w:tab/>
            </w:r>
            <w:r>
              <w:t>"hzqrduuid": "红字确认单uuid",</w:t>
            </w:r>
          </w:p>
          <w:p w14:paraId="2D182CB3">
            <w:pPr>
              <w:pStyle w:val="5"/>
              <w:bidi w:val="0"/>
            </w:pPr>
            <w:r>
              <w:tab/>
            </w:r>
            <w:r>
              <w:tab/>
            </w:r>
            <w:r>
              <w:t>"bz": "备注",</w:t>
            </w:r>
          </w:p>
          <w:p w14:paraId="01EC1E2B">
            <w:pPr>
              <w:pStyle w:val="5"/>
              <w:bidi w:val="0"/>
            </w:pPr>
            <w:r>
              <w:tab/>
            </w:r>
            <w:r>
              <w:tab/>
            </w:r>
            <w:r>
              <w:t>"ip": "服务器地址",</w:t>
            </w:r>
          </w:p>
          <w:p w14:paraId="2C50E469">
            <w:pPr>
              <w:pStyle w:val="5"/>
              <w:bidi w:val="0"/>
            </w:pPr>
            <w:r>
              <w:tab/>
            </w:r>
            <w:r>
              <w:tab/>
            </w:r>
            <w:r>
              <w:t>"macdz": "mac地址",</w:t>
            </w:r>
          </w:p>
          <w:p w14:paraId="2C81A4C8">
            <w:pPr>
              <w:pStyle w:val="5"/>
              <w:bidi w:val="0"/>
            </w:pPr>
            <w:r>
              <w:tab/>
            </w:r>
            <w:r>
              <w:tab/>
            </w:r>
            <w:r>
              <w:t>"cpuid": "CPU序列号",</w:t>
            </w:r>
          </w:p>
          <w:p w14:paraId="111F7129">
            <w:pPr>
              <w:pStyle w:val="5"/>
              <w:bidi w:val="0"/>
            </w:pPr>
            <w:r>
              <w:tab/>
            </w:r>
            <w:r>
              <w:tab/>
            </w:r>
            <w:r>
              <w:t>"zbxlh": "主板序列号",</w:t>
            </w:r>
          </w:p>
          <w:p w14:paraId="3796C952">
            <w:pPr>
              <w:pStyle w:val="5"/>
              <w:bidi w:val="0"/>
            </w:pPr>
            <w:r>
              <w:tab/>
            </w:r>
            <w:r>
              <w:tab/>
            </w:r>
            <w:r>
              <w:t>"kprq": "开票日期",</w:t>
            </w:r>
          </w:p>
          <w:p w14:paraId="5D88E615">
            <w:pPr>
              <w:pStyle w:val="5"/>
              <w:bidi w:val="0"/>
              <w:rPr>
                <w:rFonts w:hint="eastAsia"/>
              </w:rPr>
            </w:pPr>
            <w:r>
              <w:rPr>
                <w:rFonts w:hint="eastAsia"/>
              </w:rPr>
              <w:tab/>
            </w:r>
            <w:r>
              <w:rPr>
                <w:rFonts w:hint="eastAsia"/>
              </w:rPr>
              <w:tab/>
            </w:r>
            <w:r>
              <w:rPr>
                <w:rFonts w:hint="eastAsia"/>
              </w:rPr>
              <w:t>"sfzsxsfyhzhbq": "是否展示销售方银行账号标签",</w:t>
            </w:r>
          </w:p>
          <w:p w14:paraId="0C9A8383">
            <w:pPr>
              <w:pStyle w:val="5"/>
              <w:bidi w:val="0"/>
              <w:rPr>
                <w:rFonts w:hint="eastAsia"/>
              </w:rPr>
            </w:pPr>
            <w:r>
              <w:rPr>
                <w:rFonts w:hint="eastAsia"/>
              </w:rPr>
              <w:tab/>
            </w:r>
            <w:r>
              <w:rPr>
                <w:rFonts w:hint="eastAsia"/>
              </w:rPr>
              <w:tab/>
            </w:r>
            <w:r>
              <w:rPr>
                <w:rFonts w:hint="eastAsia"/>
              </w:rPr>
              <w:t>"sfzsgmfyhzhbq": "是否展示购买方银行账号标签",</w:t>
            </w:r>
          </w:p>
          <w:p w14:paraId="6659B681">
            <w:pPr>
              <w:pStyle w:val="5"/>
              <w:bidi w:val="0"/>
              <w:rPr>
                <w:rFonts w:hint="eastAsia"/>
              </w:rPr>
            </w:pPr>
            <w:r>
              <w:rPr>
                <w:rFonts w:hint="eastAsia"/>
              </w:rPr>
              <w:tab/>
            </w:r>
            <w:r>
              <w:rPr>
                <w:rFonts w:hint="eastAsia"/>
              </w:rPr>
              <w:tab/>
            </w:r>
            <w:r>
              <w:rPr>
                <w:rFonts w:hint="eastAsia"/>
              </w:rPr>
              <w:t>"skrxm": "收款人姓名",</w:t>
            </w:r>
          </w:p>
          <w:p w14:paraId="0E8360D7">
            <w:pPr>
              <w:pStyle w:val="5"/>
              <w:bidi w:val="0"/>
              <w:rPr>
                <w:rFonts w:hint="eastAsia"/>
              </w:rPr>
            </w:pPr>
            <w:r>
              <w:rPr>
                <w:rFonts w:hint="eastAsia"/>
              </w:rPr>
              <w:tab/>
            </w:r>
            <w:r>
              <w:rPr>
                <w:rFonts w:hint="eastAsia"/>
              </w:rPr>
              <w:tab/>
            </w:r>
            <w:r>
              <w:rPr>
                <w:rFonts w:hint="eastAsia"/>
              </w:rPr>
              <w:t>"fhrxm": "复核人姓名",</w:t>
            </w:r>
          </w:p>
          <w:p w14:paraId="2EED2E82">
            <w:pPr>
              <w:pStyle w:val="5"/>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47E9F056">
            <w:pPr>
              <w:pStyle w:val="5"/>
              <w:spacing w:line="240" w:lineRule="auto"/>
              <w:rPr>
                <w:rFonts w:hint="default"/>
                <w:lang w:val="en-US" w:eastAsia="zh-CN"/>
              </w:rPr>
            </w:pPr>
            <w:r>
              <w:rPr>
                <w:rFonts w:hint="eastAsia"/>
              </w:rPr>
              <w:tab/>
            </w:r>
            <w:r>
              <w:rPr>
                <w:rFonts w:hint="eastAsia"/>
              </w:rPr>
              <w:tab/>
            </w:r>
            <w:r>
              <w:rPr>
                <w:rFonts w:hint="default" w:ascii="Times New Roman" w:hAnsi="Times New Roman" w:eastAsia="宋体" w:cs="Times New Roman"/>
                <w:sz w:val="24"/>
                <w:szCs w:val="20"/>
                <w:highlight w:val="none"/>
              </w:rPr>
              <w:t>"</w:t>
            </w:r>
            <w:r>
              <w:rPr>
                <w:rFonts w:hint="eastAsia" w:ascii="Times New Roman" w:hAnsi="Times New Roman" w:eastAsia="宋体" w:cs="Times New Roman"/>
                <w:sz w:val="24"/>
                <w:szCs w:val="20"/>
                <w:highlight w:val="none"/>
                <w:lang w:val="en-US" w:eastAsia="zh-CN"/>
              </w:rPr>
              <w:t>lq</w:t>
            </w:r>
            <w:r>
              <w:rPr>
                <w:rFonts w:hint="default" w:ascii="Times New Roman" w:hAnsi="Times New Roman" w:eastAsia="宋体" w:cs="Times New Roman"/>
                <w:sz w:val="24"/>
                <w:szCs w:val="20"/>
                <w:highlight w:val="none"/>
              </w:rPr>
              <w:t>kpmsDm": "</w:t>
            </w:r>
            <w:r>
              <w:rPr>
                <w:rFonts w:hint="eastAsia" w:ascii="Times New Roman" w:hAnsi="Times New Roman" w:eastAsia="宋体" w:cs="Times New Roman"/>
                <w:sz w:val="24"/>
                <w:szCs w:val="20"/>
                <w:highlight w:val="none"/>
                <w:lang w:eastAsia="zh-CN"/>
              </w:rPr>
              <w:t>乐企开票模式代码</w:t>
            </w:r>
            <w:r>
              <w:rPr>
                <w:rFonts w:hint="default" w:ascii="Times New Roman" w:hAnsi="Times New Roman" w:eastAsia="宋体" w:cs="Times New Roman"/>
                <w:sz w:val="24"/>
                <w:szCs w:val="20"/>
                <w:highlight w:val="none"/>
              </w:rPr>
              <w:t>"</w:t>
            </w:r>
            <w:r>
              <w:rPr>
                <w:rFonts w:hint="default" w:ascii="Times New Roman" w:hAnsi="Times New Roman" w:eastAsia="宋体" w:cs="Times New Roman"/>
                <w:sz w:val="24"/>
                <w:szCs w:val="20"/>
                <w:highlight w:val="none"/>
                <w:lang w:val="en-US" w:eastAsia="zh-CN"/>
              </w:rPr>
              <w:t>,</w:t>
            </w:r>
          </w:p>
          <w:p w14:paraId="4252D672">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rPr>
                <w:rFonts w:ascii="Times New Roman" w:hAnsi="Times New Roman" w:eastAsia="宋体" w:cs="Times New Roman"/>
                <w:sz w:val="24"/>
                <w:szCs w:val="20"/>
              </w:rPr>
              <w:tab/>
            </w:r>
            <w:r>
              <w:rPr>
                <w:rFonts w:hint="default" w:ascii="Times New Roman" w:hAnsi="Times New Roman" w:eastAsia="宋体" w:cs="Times New Roman"/>
                <w:sz w:val="24"/>
                <w:szCs w:val="20"/>
                <w:highlight w:val="none"/>
              </w:rPr>
              <w:t>"</w:t>
            </w:r>
            <w:r>
              <w:rPr>
                <w:rFonts w:hint="default" w:ascii="Times New Roman" w:hAnsi="Times New Roman" w:eastAsia="宋体" w:cs="Times New Roman"/>
                <w:highlight w:val="none"/>
              </w:rPr>
              <w:t>zfxx</w:t>
            </w:r>
            <w:r>
              <w:rPr>
                <w:rFonts w:hint="default" w:ascii="Times New Roman" w:hAnsi="Times New Roman" w:eastAsia="宋体" w:cs="Times New Roman"/>
                <w:sz w:val="24"/>
                <w:szCs w:val="20"/>
                <w:highlight w:val="none"/>
              </w:rPr>
              <w:t>List": [{</w:t>
            </w:r>
          </w:p>
          <w:p w14:paraId="5E162DBC">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"zfqdDm": "支付渠道"</w:t>
            </w:r>
            <w:r>
              <w:rPr>
                <w:rFonts w:hint="default" w:ascii="Times New Roman" w:hAnsi="Times New Roman" w:eastAsia="宋体" w:cs="Times New Roman"/>
                <w:sz w:val="24"/>
                <w:szCs w:val="20"/>
                <w:highlight w:val="none"/>
                <w:lang w:val="en-US" w:eastAsia="zh-CN"/>
              </w:rPr>
              <w:t>,</w:t>
            </w:r>
          </w:p>
          <w:p w14:paraId="2C770642">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"jydh": "交易单号"</w:t>
            </w:r>
          </w:p>
          <w:p w14:paraId="2C731A2D">
            <w:pPr>
              <w:pStyle w:val="5"/>
              <w:bidi w:val="0"/>
            </w:pPr>
            <w:r>
              <w:tab/>
            </w:r>
            <w:r>
              <w:tab/>
            </w:r>
            <w:r>
              <w:tab/>
            </w:r>
            <w:r>
              <w:tab/>
            </w:r>
            <w:r>
              <w:rPr>
                <w:rFonts w:hint="eastAsia"/>
                <w:lang w:val="en-US" w:eastAsia="zh-CN"/>
              </w:rPr>
              <w:t xml:space="preserve">                         </w:t>
            </w:r>
            <w:r>
              <w:rPr>
                <w:rFonts w:hint="default" w:ascii="Times New Roman" w:hAnsi="Times New Roman" w:eastAsia="宋体" w:cs="Times New Roman"/>
                <w:sz w:val="24"/>
                <w:szCs w:val="20"/>
                <w:highlight w:val="none"/>
              </w:rPr>
              <w:t>}],</w:t>
            </w:r>
          </w:p>
          <w:p w14:paraId="5218BAF2">
            <w:pPr>
              <w:pStyle w:val="5"/>
              <w:bidi w:val="0"/>
            </w:pPr>
            <w:r>
              <w:tab/>
            </w:r>
            <w:r>
              <w:tab/>
            </w:r>
            <w:r>
              <w:t>"fpmxList": [</w:t>
            </w:r>
          </w:p>
          <w:p w14:paraId="0E2CB90E">
            <w:pPr>
              <w:pStyle w:val="5"/>
              <w:bidi w:val="0"/>
            </w:pPr>
            <w:r>
              <w:tab/>
            </w:r>
            <w:r>
              <w:tab/>
            </w:r>
            <w:r>
              <w:tab/>
            </w:r>
            <w:r>
              <w:t>{</w:t>
            </w:r>
          </w:p>
          <w:p w14:paraId="6F44A8A0">
            <w:pPr>
              <w:pStyle w:val="5"/>
              <w:bidi w:val="0"/>
            </w:pPr>
            <w:r>
              <w:tab/>
            </w:r>
            <w:r>
              <w:tab/>
            </w:r>
            <w:r>
              <w:tab/>
            </w:r>
            <w:r>
              <w:tab/>
            </w:r>
            <w:r>
              <w:t>"mxxh": "明细序号",</w:t>
            </w:r>
          </w:p>
          <w:p w14:paraId="3E4AC859">
            <w:pPr>
              <w:pStyle w:val="5"/>
              <w:bidi w:val="0"/>
            </w:pPr>
            <w:r>
              <w:tab/>
            </w:r>
            <w:r>
              <w:tab/>
            </w:r>
            <w:r>
              <w:tab/>
            </w:r>
            <w:r>
              <w:tab/>
            </w:r>
            <w:r>
              <w:t>"dylzfpmxxh": "对应蓝字发票明细序号",</w:t>
            </w:r>
          </w:p>
          <w:p w14:paraId="4671FFC1">
            <w:pPr>
              <w:pStyle w:val="5"/>
              <w:bidi w:val="0"/>
            </w:pPr>
            <w:r>
              <w:tab/>
            </w:r>
            <w:r>
              <w:tab/>
            </w:r>
            <w:r>
              <w:tab/>
            </w:r>
            <w:r>
              <w:tab/>
            </w:r>
            <w:r>
              <w:t>"hwhyslwfwmc": "货物或应税劳务、服务名称",</w:t>
            </w:r>
          </w:p>
          <w:p w14:paraId="289FDBBA">
            <w:pPr>
              <w:pStyle w:val="5"/>
              <w:bidi w:val="0"/>
            </w:pPr>
            <w:r>
              <w:tab/>
            </w:r>
            <w:r>
              <w:tab/>
            </w:r>
            <w:r>
              <w:tab/>
            </w:r>
            <w:r>
              <w:tab/>
            </w:r>
            <w:r>
              <w:t>"spfwjc": "商品服务简称",</w:t>
            </w:r>
          </w:p>
          <w:p w14:paraId="7BD6FEC2">
            <w:pPr>
              <w:pStyle w:val="5"/>
              <w:bidi w:val="0"/>
            </w:pPr>
            <w:r>
              <w:tab/>
            </w:r>
            <w:r>
              <w:tab/>
            </w:r>
            <w:r>
              <w:tab/>
            </w:r>
            <w:r>
              <w:tab/>
            </w:r>
            <w:r>
              <w:t>"xmmc": "项目名称",</w:t>
            </w:r>
          </w:p>
          <w:p w14:paraId="6F2B5317">
            <w:pPr>
              <w:pStyle w:val="5"/>
              <w:bidi w:val="0"/>
            </w:pPr>
            <w:r>
              <w:tab/>
            </w:r>
            <w:r>
              <w:tab/>
            </w:r>
            <w:r>
              <w:tab/>
            </w:r>
            <w:r>
              <w:tab/>
            </w:r>
            <w:r>
              <w:t>"ggxh": "规格型号",</w:t>
            </w:r>
          </w:p>
          <w:p w14:paraId="559DCFE8">
            <w:pPr>
              <w:pStyle w:val="5"/>
              <w:bidi w:val="0"/>
            </w:pPr>
            <w:r>
              <w:tab/>
            </w:r>
            <w:r>
              <w:tab/>
            </w:r>
            <w:r>
              <w:tab/>
            </w:r>
            <w:r>
              <w:tab/>
            </w:r>
            <w:r>
              <w:t>"dw": "单位",</w:t>
            </w:r>
          </w:p>
          <w:p w14:paraId="0B3AD9DC">
            <w:pPr>
              <w:pStyle w:val="5"/>
              <w:bidi w:val="0"/>
            </w:pPr>
            <w:r>
              <w:tab/>
            </w:r>
            <w:r>
              <w:tab/>
            </w:r>
            <w:r>
              <w:tab/>
            </w:r>
            <w:r>
              <w:tab/>
            </w:r>
            <w:r>
              <w:t>"sl": "数量",</w:t>
            </w:r>
          </w:p>
          <w:p w14:paraId="34B4A8F2">
            <w:pPr>
              <w:pStyle w:val="5"/>
              <w:bidi w:val="0"/>
            </w:pPr>
            <w:r>
              <w:tab/>
            </w:r>
            <w:r>
              <w:tab/>
            </w:r>
            <w:r>
              <w:tab/>
            </w:r>
            <w:r>
              <w:tab/>
            </w:r>
            <w:r>
              <w:t>"dj": "单价",</w:t>
            </w:r>
          </w:p>
          <w:p w14:paraId="3B3BC7E2">
            <w:pPr>
              <w:pStyle w:val="5"/>
              <w:bidi w:val="0"/>
            </w:pPr>
            <w:r>
              <w:tab/>
            </w:r>
            <w:r>
              <w:tab/>
            </w:r>
            <w:r>
              <w:tab/>
            </w:r>
            <w:r>
              <w:tab/>
            </w:r>
            <w:r>
              <w:t>"je": "金额",</w:t>
            </w:r>
          </w:p>
          <w:p w14:paraId="59CCB7EC">
            <w:pPr>
              <w:pStyle w:val="5"/>
              <w:bidi w:val="0"/>
            </w:pPr>
            <w:r>
              <w:tab/>
            </w:r>
            <w:r>
              <w:tab/>
            </w:r>
            <w:r>
              <w:tab/>
            </w:r>
            <w:r>
              <w:tab/>
            </w:r>
            <w:r>
              <w:t>"slv": "增值税税率/征收率",</w:t>
            </w:r>
          </w:p>
          <w:p w14:paraId="6C09ECC9">
            <w:pPr>
              <w:pStyle w:val="5"/>
              <w:bidi w:val="0"/>
            </w:pPr>
            <w:r>
              <w:tab/>
            </w:r>
            <w:r>
              <w:tab/>
            </w:r>
            <w:r>
              <w:tab/>
            </w:r>
            <w:r>
              <w:tab/>
            </w:r>
            <w:r>
              <w:t>"se": "税额",</w:t>
            </w:r>
          </w:p>
          <w:p w14:paraId="673DEF68">
            <w:pPr>
              <w:pStyle w:val="5"/>
              <w:bidi w:val="0"/>
            </w:pPr>
            <w:r>
              <w:tab/>
            </w:r>
            <w:r>
              <w:tab/>
            </w:r>
            <w:r>
              <w:tab/>
            </w:r>
            <w:r>
              <w:tab/>
            </w:r>
            <w:r>
              <w:t>"hsje": "含税金额",</w:t>
            </w:r>
          </w:p>
          <w:p w14:paraId="63F6FE8A">
            <w:pPr>
              <w:pStyle w:val="5"/>
              <w:bidi w:val="0"/>
            </w:pPr>
            <w:r>
              <w:tab/>
            </w:r>
            <w:r>
              <w:tab/>
            </w:r>
            <w:r>
              <w:tab/>
            </w:r>
            <w:r>
              <w:tab/>
            </w:r>
            <w:r>
              <w:t>"kce": "扣除额",</w:t>
            </w:r>
          </w:p>
          <w:p w14:paraId="7A35A525">
            <w:pPr>
              <w:pStyle w:val="5"/>
              <w:bidi w:val="0"/>
            </w:pPr>
            <w:r>
              <w:tab/>
            </w:r>
            <w:r>
              <w:tab/>
            </w:r>
            <w:r>
              <w:tab/>
            </w:r>
            <w:r>
              <w:tab/>
            </w:r>
            <w:r>
              <w:t>"sphfwssflhbbm": "商品和服务税收分类合并编码",</w:t>
            </w:r>
          </w:p>
          <w:p w14:paraId="7A7CCE61">
            <w:pPr>
              <w:pStyle w:val="5"/>
              <w:bidi w:val="0"/>
            </w:pPr>
            <w:r>
              <w:tab/>
            </w:r>
            <w:r>
              <w:tab/>
            </w:r>
            <w:r>
              <w:tab/>
            </w:r>
            <w:r>
              <w:tab/>
            </w:r>
            <w:r>
              <w:t>"fphxz": "发票行性质",</w:t>
            </w:r>
          </w:p>
          <w:p w14:paraId="526278C3">
            <w:pPr>
              <w:pStyle w:val="5"/>
              <w:bidi w:val="0"/>
            </w:pPr>
            <w:r>
              <w:tab/>
            </w:r>
            <w:r>
              <w:tab/>
            </w:r>
            <w:r>
              <w:tab/>
            </w:r>
            <w:r>
              <w:tab/>
            </w:r>
            <w:r>
              <w:t>"yhzcbs": "优惠政策标识"</w:t>
            </w:r>
          </w:p>
          <w:p w14:paraId="425702E4">
            <w:pPr>
              <w:pStyle w:val="5"/>
              <w:bidi w:val="0"/>
            </w:pPr>
            <w:r>
              <w:tab/>
            </w:r>
            <w:r>
              <w:tab/>
            </w:r>
            <w:r>
              <w:tab/>
            </w:r>
            <w:r>
              <w:t>}</w:t>
            </w:r>
          </w:p>
          <w:p w14:paraId="12FCA325">
            <w:pPr>
              <w:pStyle w:val="5"/>
              <w:bidi w:val="0"/>
            </w:pPr>
            <w:r>
              <w:tab/>
            </w:r>
            <w:r>
              <w:tab/>
            </w:r>
            <w:r>
              <w:t>],</w:t>
            </w:r>
          </w:p>
          <w:p w14:paraId="1F119D0B">
            <w:pPr>
              <w:pStyle w:val="5"/>
              <w:bidi w:val="0"/>
            </w:pPr>
            <w:r>
              <w:tab/>
            </w:r>
            <w:r>
              <w:tab/>
            </w:r>
            <w:r>
              <w:t>"fjysList": [</w:t>
            </w:r>
          </w:p>
          <w:p w14:paraId="07BA99A7">
            <w:pPr>
              <w:pStyle w:val="5"/>
              <w:bidi w:val="0"/>
            </w:pPr>
            <w:r>
              <w:tab/>
            </w:r>
            <w:r>
              <w:tab/>
            </w:r>
            <w:r>
              <w:tab/>
            </w:r>
            <w:r>
              <w:t>{</w:t>
            </w:r>
          </w:p>
          <w:p w14:paraId="2E622280">
            <w:pPr>
              <w:pStyle w:val="5"/>
              <w:bidi w:val="0"/>
            </w:pPr>
            <w:r>
              <w:tab/>
            </w:r>
            <w:r>
              <w:tab/>
            </w:r>
            <w:r>
              <w:tab/>
            </w:r>
            <w:r>
              <w:tab/>
            </w:r>
            <w:r>
              <w:t>"fjysmc": "附加要素名称",</w:t>
            </w:r>
          </w:p>
          <w:p w14:paraId="33C9442B">
            <w:pPr>
              <w:pStyle w:val="5"/>
              <w:bidi w:val="0"/>
            </w:pPr>
            <w:r>
              <w:tab/>
            </w:r>
            <w:r>
              <w:tab/>
            </w:r>
            <w:r>
              <w:tab/>
            </w:r>
            <w:r>
              <w:tab/>
            </w:r>
            <w:r>
              <w:t>"fjyslx": "附加要素类型",</w:t>
            </w:r>
          </w:p>
          <w:p w14:paraId="31444139">
            <w:pPr>
              <w:pStyle w:val="5"/>
              <w:bidi w:val="0"/>
            </w:pPr>
            <w:r>
              <w:tab/>
            </w:r>
            <w:r>
              <w:tab/>
            </w:r>
            <w:r>
              <w:tab/>
            </w:r>
            <w:r>
              <w:tab/>
            </w:r>
            <w:r>
              <w:t>"fjysz": "附加要素值"</w:t>
            </w:r>
          </w:p>
          <w:p w14:paraId="69A84E39">
            <w:pPr>
              <w:pStyle w:val="5"/>
              <w:bidi w:val="0"/>
            </w:pPr>
            <w:bookmarkStart w:id="340" w:name="OLE_LINK61"/>
            <w:r>
              <w:tab/>
            </w:r>
            <w:r>
              <w:tab/>
            </w:r>
            <w:r>
              <w:tab/>
            </w:r>
            <w:bookmarkEnd w:id="340"/>
            <w:r>
              <w:t>}</w:t>
            </w:r>
          </w:p>
          <w:p w14:paraId="3D5A0AD8">
            <w:pPr>
              <w:pStyle w:val="5"/>
              <w:bidi w:val="0"/>
              <w:rPr>
                <w:rFonts w:hint="eastAsia" w:eastAsia="宋体"/>
                <w:lang w:val="en-US" w:eastAsia="zh-CN"/>
              </w:rPr>
            </w:pPr>
            <w:r>
              <w:tab/>
            </w:r>
            <w:r>
              <w:tab/>
            </w:r>
            <w:r>
              <w:t>]</w:t>
            </w:r>
            <w:r>
              <w:rPr>
                <w:rFonts w:hint="eastAsia"/>
                <w:lang w:val="en-US" w:eastAsia="zh-CN"/>
              </w:rPr>
              <w:t>,</w:t>
            </w:r>
          </w:p>
          <w:p w14:paraId="366699C3">
            <w:pPr>
              <w:pStyle w:val="5"/>
              <w:bidi w:val="0"/>
            </w:pPr>
            <w:r>
              <w:tab/>
            </w:r>
            <w:r>
              <w:tab/>
            </w:r>
            <w:r>
              <w:t>"</w:t>
            </w:r>
            <w:r>
              <w:rPr>
                <w:rFonts w:hint="eastAsia"/>
                <w:lang w:val="en-US" w:eastAsia="zh-CN"/>
              </w:rPr>
              <w:t>cekc</w:t>
            </w:r>
            <w:r>
              <w:t>List": [</w:t>
            </w:r>
          </w:p>
          <w:p w14:paraId="1207C53F">
            <w:pPr>
              <w:pStyle w:val="5"/>
              <w:bidi w:val="0"/>
            </w:pPr>
            <w:r>
              <w:tab/>
            </w:r>
            <w:r>
              <w:tab/>
            </w:r>
            <w:r>
              <w:tab/>
            </w:r>
            <w:r>
              <w:t>{</w:t>
            </w:r>
          </w:p>
          <w:p w14:paraId="2F9CF1F1">
            <w:pPr>
              <w:pStyle w:val="5"/>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840AA56">
            <w:pPr>
              <w:pStyle w:val="5"/>
              <w:bidi w:val="0"/>
            </w:pPr>
            <w:r>
              <w:tab/>
            </w:r>
            <w:r>
              <w:tab/>
            </w:r>
            <w:r>
              <w:tab/>
            </w:r>
            <w:r>
              <w:tab/>
            </w:r>
            <w:r>
              <w:t>"</w:t>
            </w:r>
            <w:r>
              <w:rPr>
                <w:rFonts w:hint="default" w:ascii="Times New Roman" w:hAnsi="Times New Roman" w:eastAsia="仿宋" w:cs="Times New Roman"/>
                <w:sz w:val="22"/>
                <w:szCs w:val="22"/>
                <w:lang w:val="en-US"/>
              </w:rPr>
              <w:t>pzlx</w:t>
            </w:r>
            <w:r>
              <w:t>": "</w:t>
            </w:r>
            <w:r>
              <w:rPr>
                <w:rFonts w:hint="eastAsia"/>
                <w:lang w:val="en-US" w:eastAsia="zh-CN"/>
              </w:rPr>
              <w:t>凭证类型</w:t>
            </w:r>
            <w:r>
              <w:t>",</w:t>
            </w:r>
          </w:p>
          <w:p w14:paraId="70ACE004">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fpdm</w:t>
            </w:r>
            <w:r>
              <w:t>": "</w:t>
            </w:r>
            <w:r>
              <w:rPr>
                <w:rFonts w:hint="eastAsia"/>
                <w:lang w:val="en-US" w:eastAsia="zh-CN"/>
              </w:rPr>
              <w:t>发票代码</w:t>
            </w:r>
            <w:r>
              <w:t>"</w:t>
            </w:r>
            <w:r>
              <w:rPr>
                <w:rFonts w:hint="eastAsia"/>
                <w:lang w:eastAsia="zh-CN"/>
              </w:rPr>
              <w:t>，</w:t>
            </w:r>
          </w:p>
          <w:p w14:paraId="3D4129CA">
            <w:pPr>
              <w:pStyle w:val="5"/>
              <w:bidi w:val="0"/>
            </w:pPr>
            <w:r>
              <w:tab/>
            </w:r>
            <w:r>
              <w:tab/>
            </w:r>
            <w:r>
              <w:tab/>
            </w:r>
            <w:r>
              <w:tab/>
            </w:r>
            <w:r>
              <w:t>"</w:t>
            </w:r>
            <w:r>
              <w:rPr>
                <w:rFonts w:hint="default" w:ascii="Times New Roman" w:hAnsi="Times New Roman" w:eastAsia="仿宋" w:cs="Times New Roman"/>
                <w:sz w:val="22"/>
                <w:szCs w:val="22"/>
              </w:rPr>
              <w:t>fp</w:t>
            </w:r>
            <w:r>
              <w:rPr>
                <w:rFonts w:hint="default" w:ascii="Times New Roman" w:hAnsi="Times New Roman" w:eastAsia="仿宋" w:cs="Times New Roman"/>
                <w:sz w:val="22"/>
                <w:szCs w:val="22"/>
                <w:lang w:val="en-US"/>
              </w:rPr>
              <w:t>hm</w:t>
            </w:r>
            <w:r>
              <w:t>": "</w:t>
            </w:r>
            <w:r>
              <w:rPr>
                <w:rFonts w:hint="eastAsia"/>
                <w:lang w:val="en-US" w:eastAsia="zh-CN"/>
              </w:rPr>
              <w:t>发票号码</w:t>
            </w:r>
            <w:r>
              <w:t>",</w:t>
            </w:r>
          </w:p>
          <w:p w14:paraId="136E32EA">
            <w:pPr>
              <w:pStyle w:val="5"/>
              <w:bidi w:val="0"/>
            </w:pPr>
            <w:r>
              <w:tab/>
            </w:r>
            <w:r>
              <w:tab/>
            </w:r>
            <w:r>
              <w:tab/>
            </w:r>
            <w:r>
              <w:tab/>
            </w:r>
            <w:r>
              <w:t>"</w:t>
            </w:r>
            <w:r>
              <w:rPr>
                <w:rFonts w:hint="default" w:ascii="Times New Roman" w:hAnsi="Times New Roman" w:eastAsia="仿宋" w:cs="Times New Roman"/>
                <w:sz w:val="22"/>
                <w:szCs w:val="22"/>
                <w:lang w:val="en-US"/>
              </w:rPr>
              <w:t>cepzhm</w:t>
            </w:r>
            <w:r>
              <w:t>": "</w:t>
            </w:r>
            <w:r>
              <w:rPr>
                <w:rFonts w:hint="eastAsia"/>
                <w:lang w:val="en-US" w:eastAsia="zh-CN"/>
              </w:rPr>
              <w:t>差额凭证号码</w:t>
            </w:r>
            <w:r>
              <w:t>",</w:t>
            </w:r>
          </w:p>
          <w:p w14:paraId="76C12CD8">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kjrq</w:t>
            </w:r>
            <w:r>
              <w:t>": "</w:t>
            </w:r>
            <w:r>
              <w:rPr>
                <w:rFonts w:hint="eastAsia"/>
                <w:lang w:val="en-US" w:eastAsia="zh-CN"/>
              </w:rPr>
              <w:t>开具日期</w:t>
            </w:r>
            <w:r>
              <w:t>"</w:t>
            </w:r>
            <w:r>
              <w:rPr>
                <w:rFonts w:hint="eastAsia"/>
                <w:lang w:eastAsia="zh-CN"/>
              </w:rPr>
              <w:t>，</w:t>
            </w:r>
          </w:p>
          <w:p w14:paraId="20560B24">
            <w:pPr>
              <w:pStyle w:val="5"/>
              <w:bidi w:val="0"/>
            </w:pPr>
            <w:r>
              <w:tab/>
            </w:r>
            <w:r>
              <w:tab/>
            </w:r>
            <w:r>
              <w:tab/>
            </w:r>
            <w:r>
              <w:tab/>
            </w:r>
            <w:r>
              <w:t>"</w:t>
            </w:r>
            <w:r>
              <w:rPr>
                <w:rFonts w:hint="default" w:ascii="Times New Roman" w:hAnsi="Times New Roman" w:eastAsia="仿宋" w:cs="Times New Roman"/>
                <w:sz w:val="22"/>
                <w:szCs w:val="22"/>
                <w:lang w:val="en-US"/>
              </w:rPr>
              <w:t>pzhjje</w:t>
            </w:r>
            <w:r>
              <w:t>": "</w:t>
            </w:r>
            <w:r>
              <w:rPr>
                <w:rFonts w:hint="eastAsia"/>
                <w:lang w:val="en-US" w:eastAsia="zh-CN"/>
              </w:rPr>
              <w:t>凭证合计金额</w:t>
            </w:r>
            <w:r>
              <w:t>",</w:t>
            </w:r>
          </w:p>
          <w:p w14:paraId="6F002B64">
            <w:pPr>
              <w:pStyle w:val="5"/>
              <w:bidi w:val="0"/>
            </w:pPr>
            <w:r>
              <w:tab/>
            </w:r>
            <w:r>
              <w:tab/>
            </w:r>
            <w:r>
              <w:tab/>
            </w:r>
            <w:r>
              <w:tab/>
            </w:r>
            <w:r>
              <w:t>"</w:t>
            </w:r>
            <w:r>
              <w:rPr>
                <w:rFonts w:hint="default" w:ascii="Times New Roman" w:hAnsi="Times New Roman" w:eastAsia="仿宋" w:cs="Times New Roman"/>
                <w:sz w:val="22"/>
                <w:szCs w:val="22"/>
                <w:lang w:val="en-US"/>
              </w:rPr>
              <w:t>bckcje</w:t>
            </w:r>
            <w:r>
              <w:t>": "</w:t>
            </w:r>
            <w:r>
              <w:rPr>
                <w:rFonts w:hint="eastAsia"/>
                <w:lang w:val="en-US" w:eastAsia="zh-CN"/>
              </w:rPr>
              <w:t>本次扣除金额</w:t>
            </w:r>
            <w:r>
              <w:t>",</w:t>
            </w:r>
          </w:p>
          <w:p w14:paraId="7484784F">
            <w:pPr>
              <w:pStyle w:val="5"/>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5"/>
              <w:bidi w:val="0"/>
            </w:pPr>
            <w:r>
              <w:tab/>
            </w:r>
            <w:r>
              <w:tab/>
            </w:r>
            <w:r>
              <w:tab/>
            </w:r>
            <w:r>
              <w:t>}</w:t>
            </w:r>
          </w:p>
          <w:p w14:paraId="6C50F5BB">
            <w:pPr>
              <w:pStyle w:val="5"/>
              <w:bidi w:val="0"/>
            </w:pPr>
            <w:r>
              <w:tab/>
            </w:r>
            <w:r>
              <w:tab/>
            </w:r>
            <w:r>
              <w:t>]</w:t>
            </w:r>
          </w:p>
          <w:p w14:paraId="6EAE74E4">
            <w:pPr>
              <w:pStyle w:val="5"/>
              <w:bidi w:val="0"/>
            </w:pPr>
            <w:r>
              <w:tab/>
            </w:r>
            <w:r>
              <w:t>}</w:t>
            </w:r>
          </w:p>
          <w:p w14:paraId="63C8FF29">
            <w:pPr>
              <w:pStyle w:val="5"/>
              <w:bidi w:val="0"/>
            </w:pPr>
            <w:r>
              <w:t>]</w:t>
            </w:r>
          </w:p>
        </w:tc>
      </w:tr>
    </w:tbl>
    <w:p w14:paraId="1A875705">
      <w:pPr>
        <w:pStyle w:val="6"/>
        <w:rPr>
          <w:rFonts w:ascii="Times New Roman" w:hAnsi="Times New Roman"/>
        </w:rPr>
      </w:pPr>
      <w:bookmarkStart w:id="341" w:name="_Toc16381"/>
      <w:bookmarkStart w:id="342" w:name="_Toc21163"/>
      <w:r>
        <w:rPr>
          <w:rFonts w:ascii="Times New Roman" w:hAnsi="Times New Roman"/>
        </w:rPr>
        <w:t>10.4返回参数</w:t>
      </w:r>
      <w:bookmarkEnd w:id="341"/>
      <w:bookmarkEnd w:id="34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43" w:name="_Toc9653"/>
      <w:bookmarkStart w:id="344" w:name="_Toc6576"/>
      <w:r>
        <w:rPr>
          <w:rFonts w:ascii="Times New Roman" w:hAnsi="Times New Roman"/>
        </w:rPr>
        <w:t>10.5返回报文示例</w:t>
      </w:r>
      <w:bookmarkEnd w:id="343"/>
      <w:bookmarkEnd w:id="344"/>
      <w:r>
        <w:rPr>
          <w:rFonts w:ascii="Times New Roman" w:hAnsi="Times New Roman"/>
        </w:rPr>
        <w:t xml:space="preserve"> </w:t>
      </w:r>
    </w:p>
    <w:p w14:paraId="5B7EB021">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5"/>
              <w:bidi w:val="0"/>
            </w:pPr>
            <w:r>
              <w:t>{</w:t>
            </w:r>
          </w:p>
          <w:p w14:paraId="7671C777">
            <w:pPr>
              <w:pStyle w:val="5"/>
              <w:bidi w:val="0"/>
            </w:pPr>
            <w:r>
              <w:tab/>
            </w:r>
            <w:r>
              <w:t>"Response": {</w:t>
            </w:r>
          </w:p>
          <w:p w14:paraId="5255B919">
            <w:pPr>
              <w:pStyle w:val="5"/>
              <w:bidi w:val="0"/>
            </w:pPr>
            <w:r>
              <w:tab/>
            </w:r>
            <w:r>
              <w:tab/>
            </w:r>
            <w:r>
              <w:t>"RequestId": "16位随机数字和字母组合",</w:t>
            </w:r>
          </w:p>
          <w:p w14:paraId="430004D5">
            <w:pPr>
              <w:pStyle w:val="5"/>
              <w:bidi w:val="0"/>
            </w:pPr>
            <w:r>
              <w:tab/>
            </w:r>
            <w:r>
              <w:tab/>
            </w:r>
            <w:r>
              <w:t>"Data": {</w:t>
            </w:r>
          </w:p>
          <w:p w14:paraId="7C49ED91">
            <w:pPr>
              <w:pStyle w:val="5"/>
              <w:bidi w:val="0"/>
            </w:pPr>
            <w:r>
              <w:tab/>
            </w:r>
            <w:r>
              <w:tab/>
            </w:r>
            <w:r>
              <w:tab/>
            </w:r>
            <w:r>
              <w:t>"returncode": "00",</w:t>
            </w:r>
          </w:p>
          <w:p w14:paraId="56D42171">
            <w:pPr>
              <w:pStyle w:val="5"/>
              <w:bidi w:val="0"/>
            </w:pPr>
            <w:r>
              <w:tab/>
            </w:r>
            <w:r>
              <w:tab/>
            </w:r>
            <w:r>
              <w:tab/>
            </w:r>
            <w:r>
              <w:t>"returnmsg": "成功",</w:t>
            </w:r>
          </w:p>
          <w:p w14:paraId="677644C4">
            <w:pPr>
              <w:pStyle w:val="5"/>
              <w:bidi w:val="0"/>
            </w:pPr>
            <w:r>
              <w:tab/>
            </w:r>
            <w:r>
              <w:tab/>
            </w:r>
            <w:r>
              <w:tab/>
            </w:r>
            <w:r>
              <w:t>"sllsh": "受理流水号"</w:t>
            </w:r>
          </w:p>
          <w:p w14:paraId="5DDC9696">
            <w:pPr>
              <w:pStyle w:val="5"/>
              <w:bidi w:val="0"/>
            </w:pPr>
            <w:r>
              <w:tab/>
            </w:r>
            <w:r>
              <w:tab/>
            </w:r>
            <w:r>
              <w:t>}</w:t>
            </w:r>
          </w:p>
          <w:p w14:paraId="71A0B2A4">
            <w:pPr>
              <w:pStyle w:val="5"/>
              <w:bidi w:val="0"/>
            </w:pPr>
            <w:r>
              <w:tab/>
            </w:r>
            <w:r>
              <w:t>}</w:t>
            </w:r>
          </w:p>
          <w:p w14:paraId="322EA920">
            <w:pPr>
              <w:pStyle w:val="5"/>
              <w:bidi w:val="0"/>
            </w:pPr>
            <w:r>
              <w:t>}</w:t>
            </w:r>
          </w:p>
        </w:tc>
      </w:tr>
    </w:tbl>
    <w:p w14:paraId="2E2E3902">
      <w:pPr>
        <w:pStyle w:val="5"/>
      </w:pPr>
    </w:p>
    <w:p w14:paraId="00351441">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5"/>
              <w:bidi w:val="0"/>
            </w:pPr>
            <w:bookmarkStart w:id="345" w:name="OLE_LINK35"/>
            <w:r>
              <w:t>{</w:t>
            </w:r>
          </w:p>
          <w:p w14:paraId="11B9EEE8">
            <w:pPr>
              <w:pStyle w:val="5"/>
              <w:bidi w:val="0"/>
            </w:pPr>
            <w:r>
              <w:tab/>
            </w:r>
            <w:r>
              <w:t>"Response":{</w:t>
            </w:r>
          </w:p>
          <w:p w14:paraId="76955EEA">
            <w:pPr>
              <w:pStyle w:val="5"/>
              <w:bidi w:val="0"/>
            </w:pPr>
            <w:r>
              <w:tab/>
            </w:r>
            <w:r>
              <w:tab/>
            </w:r>
            <w:r>
              <w:t>"RequestId": "16位随机数字和字母组合",</w:t>
            </w:r>
          </w:p>
          <w:p w14:paraId="1438FEC3">
            <w:pPr>
              <w:pStyle w:val="5"/>
              <w:bidi w:val="0"/>
            </w:pPr>
            <w:r>
              <w:tab/>
            </w:r>
            <w:r>
              <w:tab/>
            </w:r>
            <w:r>
              <w:t>"Error":{</w:t>
            </w:r>
          </w:p>
          <w:p w14:paraId="577F1C6B">
            <w:pPr>
              <w:pStyle w:val="5"/>
              <w:bidi w:val="0"/>
            </w:pPr>
            <w:r>
              <w:tab/>
            </w:r>
            <w:r>
              <w:tab/>
            </w:r>
            <w:r>
              <w:tab/>
            </w:r>
            <w:r>
              <w:t>"Code": "01”,</w:t>
            </w:r>
          </w:p>
          <w:p w14:paraId="2659B56A">
            <w:pPr>
              <w:pStyle w:val="5"/>
              <w:bidi w:val="0"/>
            </w:pPr>
            <w:r>
              <w:tab/>
            </w:r>
            <w:r>
              <w:tab/>
            </w:r>
            <w:r>
              <w:tab/>
            </w:r>
            <w:r>
              <w:t>"Message": "错误说明"</w:t>
            </w:r>
          </w:p>
          <w:p w14:paraId="4F6D47FF">
            <w:pPr>
              <w:pStyle w:val="5"/>
              <w:bidi w:val="0"/>
            </w:pPr>
            <w:r>
              <w:t>}</w:t>
            </w:r>
          </w:p>
          <w:p w14:paraId="60843118">
            <w:pPr>
              <w:pStyle w:val="5"/>
              <w:bidi w:val="0"/>
            </w:pPr>
            <w:r>
              <w:tab/>
            </w:r>
            <w:r>
              <w:t>}</w:t>
            </w:r>
          </w:p>
          <w:p w14:paraId="1C430034">
            <w:pPr>
              <w:pStyle w:val="5"/>
              <w:bidi w:val="0"/>
            </w:pPr>
            <w:r>
              <w:t>}</w:t>
            </w:r>
          </w:p>
        </w:tc>
      </w:tr>
      <w:bookmarkEnd w:id="327"/>
      <w:bookmarkEnd w:id="345"/>
    </w:tbl>
    <w:p w14:paraId="12E39F1F">
      <w:pPr>
        <w:pStyle w:val="31"/>
        <w:ind w:firstLine="480"/>
      </w:pPr>
    </w:p>
    <w:p w14:paraId="1C8C861D">
      <w:pPr>
        <w:pStyle w:val="4"/>
        <w:widowControl/>
        <w:spacing w:beforeAutospacing="0" w:afterAutospacing="0" w:line="408" w:lineRule="auto"/>
        <w:rPr>
          <w:rFonts w:hint="default" w:ascii="Times New Roman" w:hAnsi="Times New Roman"/>
          <w:sz w:val="28"/>
          <w:szCs w:val="28"/>
        </w:rPr>
      </w:pPr>
      <w:bookmarkStart w:id="346" w:name="_Toc21703"/>
      <w:bookmarkStart w:id="347" w:name="_Toc6569"/>
      <w:bookmarkStart w:id="348" w:name="_Toc8681"/>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46"/>
      <w:bookmarkEnd w:id="347"/>
      <w:bookmarkEnd w:id="348"/>
    </w:p>
    <w:p w14:paraId="08E3B42A">
      <w:pPr>
        <w:pStyle w:val="6"/>
        <w:rPr>
          <w:rFonts w:ascii="Times New Roman" w:hAnsi="Times New Roman"/>
        </w:rPr>
      </w:pPr>
      <w:bookmarkStart w:id="349" w:name="_Toc776"/>
      <w:bookmarkStart w:id="350" w:name="_Toc30239"/>
      <w:r>
        <w:rPr>
          <w:rFonts w:ascii="Times New Roman" w:hAnsi="Times New Roman"/>
        </w:rPr>
        <w:t>11.1接口说明</w:t>
      </w:r>
      <w:bookmarkEnd w:id="349"/>
      <w:bookmarkEnd w:id="350"/>
    </w:p>
    <w:p w14:paraId="7032D20B">
      <w:pPr>
        <w:pStyle w:val="5"/>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1"/>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1"/>
        <w:ind w:firstLine="480"/>
        <w:rPr>
          <w:rFonts w:hint="eastAsia"/>
        </w:rPr>
      </w:pPr>
      <w:r>
        <w:rPr>
          <w:rFonts w:hint="eastAsia"/>
        </w:rPr>
        <w:t>根据红字确认单状态判断蓝字发票状态，具体如下：</w:t>
      </w:r>
    </w:p>
    <w:p w14:paraId="4865B420">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51"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51"/>
    <w:p w14:paraId="3E3A27C7">
      <w:pPr>
        <w:pStyle w:val="6"/>
        <w:rPr>
          <w:rFonts w:ascii="Times New Roman" w:hAnsi="Times New Roman"/>
        </w:rPr>
      </w:pPr>
      <w:bookmarkStart w:id="352" w:name="_Toc32105"/>
      <w:bookmarkStart w:id="353" w:name="_Toc22704"/>
      <w:r>
        <w:rPr>
          <w:rFonts w:ascii="Times New Roman" w:hAnsi="Times New Roman"/>
        </w:rPr>
        <w:t>11.2请求参数</w:t>
      </w:r>
      <w:bookmarkEnd w:id="352"/>
      <w:bookmarkEnd w:id="35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2"/>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2"/>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2"/>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2"/>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2"/>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2"/>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2"/>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2"/>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2"/>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2"/>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2"/>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2"/>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2"/>
              <w:jc w:val="center"/>
            </w:pPr>
            <w:r>
              <w:rPr>
                <w:szCs w:val="21"/>
              </w:rPr>
              <w:t>fppzDm</w:t>
            </w:r>
          </w:p>
        </w:tc>
        <w:tc>
          <w:tcPr>
            <w:tcW w:w="1843" w:type="dxa"/>
            <w:noWrap w:val="0"/>
            <w:vAlign w:val="center"/>
          </w:tcPr>
          <w:p w14:paraId="103F5583">
            <w:pPr>
              <w:pStyle w:val="32"/>
              <w:jc w:val="center"/>
            </w:pPr>
            <w:r>
              <w:rPr>
                <w:szCs w:val="21"/>
              </w:rPr>
              <w:t>发票票种代码</w:t>
            </w:r>
          </w:p>
        </w:tc>
        <w:tc>
          <w:tcPr>
            <w:tcW w:w="1276" w:type="dxa"/>
            <w:noWrap w:val="0"/>
            <w:vAlign w:val="center"/>
          </w:tcPr>
          <w:p w14:paraId="255F7567">
            <w:pPr>
              <w:pStyle w:val="32"/>
              <w:jc w:val="center"/>
            </w:pPr>
            <w:r>
              <w:rPr>
                <w:szCs w:val="21"/>
              </w:rPr>
              <w:t>varchar</w:t>
            </w:r>
          </w:p>
        </w:tc>
        <w:tc>
          <w:tcPr>
            <w:tcW w:w="709" w:type="dxa"/>
            <w:noWrap w:val="0"/>
            <w:vAlign w:val="center"/>
          </w:tcPr>
          <w:p w14:paraId="38E5FE1F">
            <w:pPr>
              <w:pStyle w:val="32"/>
              <w:jc w:val="center"/>
            </w:pPr>
            <w:r>
              <w:t>2</w:t>
            </w:r>
          </w:p>
        </w:tc>
        <w:tc>
          <w:tcPr>
            <w:tcW w:w="708" w:type="dxa"/>
            <w:noWrap w:val="0"/>
            <w:vAlign w:val="center"/>
          </w:tcPr>
          <w:p w14:paraId="1E2055D0">
            <w:pPr>
              <w:pStyle w:val="32"/>
              <w:jc w:val="center"/>
            </w:pPr>
            <w:r>
              <w:t>否</w:t>
            </w:r>
          </w:p>
        </w:tc>
        <w:tc>
          <w:tcPr>
            <w:tcW w:w="1560" w:type="dxa"/>
            <w:noWrap w:val="0"/>
            <w:vAlign w:val="center"/>
          </w:tcPr>
          <w:p w14:paraId="05E8E9CF">
            <w:pPr>
              <w:pStyle w:val="32"/>
              <w:rPr>
                <w:szCs w:val="21"/>
              </w:rPr>
            </w:pPr>
            <w:r>
              <w:rPr>
                <w:szCs w:val="21"/>
              </w:rPr>
              <w:t>01:</w:t>
            </w:r>
            <w:r>
              <w:t xml:space="preserve"> </w:t>
            </w:r>
            <w:r>
              <w:rPr>
                <w:szCs w:val="21"/>
              </w:rPr>
              <w:t>增值税专用发票</w:t>
            </w:r>
          </w:p>
          <w:p w14:paraId="7F6E88FF">
            <w:pPr>
              <w:pStyle w:val="32"/>
              <w:rPr>
                <w:szCs w:val="21"/>
              </w:rPr>
            </w:pPr>
            <w:r>
              <w:rPr>
                <w:szCs w:val="21"/>
              </w:rPr>
              <w:t>02:</w:t>
            </w:r>
            <w:r>
              <w:t xml:space="preserve"> </w:t>
            </w:r>
            <w:r>
              <w:rPr>
                <w:szCs w:val="21"/>
              </w:rPr>
              <w:t>普通发票</w:t>
            </w:r>
          </w:p>
          <w:p w14:paraId="4F8E1A18">
            <w:pPr>
              <w:pStyle w:val="32"/>
              <w:rPr>
                <w:szCs w:val="21"/>
              </w:rPr>
            </w:pPr>
            <w:r>
              <w:rPr>
                <w:szCs w:val="21"/>
              </w:rPr>
              <w:t>03:</w:t>
            </w:r>
            <w:r>
              <w:t xml:space="preserve"> </w:t>
            </w:r>
            <w:r>
              <w:rPr>
                <w:szCs w:val="21"/>
              </w:rPr>
              <w:t>机动车统一销售发票</w:t>
            </w:r>
          </w:p>
          <w:p w14:paraId="296D4554">
            <w:pPr>
              <w:pStyle w:val="32"/>
              <w:rPr>
                <w:szCs w:val="21"/>
              </w:rPr>
            </w:pPr>
            <w:r>
              <w:rPr>
                <w:szCs w:val="21"/>
              </w:rPr>
              <w:t>04:</w:t>
            </w:r>
            <w:r>
              <w:t xml:space="preserve"> </w:t>
            </w:r>
            <w:r>
              <w:rPr>
                <w:szCs w:val="21"/>
              </w:rPr>
              <w:t>二手车统一销售发票</w:t>
            </w:r>
          </w:p>
          <w:p w14:paraId="6D5C849B">
            <w:pPr>
              <w:pStyle w:val="32"/>
              <w:rPr>
                <w:szCs w:val="21"/>
              </w:rPr>
            </w:pPr>
            <w:r>
              <w:rPr>
                <w:szCs w:val="21"/>
              </w:rPr>
              <w:t>05：铁路客票电子发票</w:t>
            </w:r>
          </w:p>
          <w:p w14:paraId="72EF01AF">
            <w:pPr>
              <w:pStyle w:val="32"/>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54" w:name="_Toc25057"/>
      <w:bookmarkStart w:id="355" w:name="_Toc6201"/>
      <w:r>
        <w:rPr>
          <w:rFonts w:ascii="Times New Roman" w:hAnsi="Times New Roman"/>
        </w:rPr>
        <w:t>11.3请求报文示例</w:t>
      </w:r>
      <w:bookmarkEnd w:id="354"/>
      <w:bookmarkEnd w:id="35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5"/>
              <w:bidi w:val="0"/>
            </w:pPr>
            <w:r>
              <w:t>{</w:t>
            </w:r>
          </w:p>
          <w:p w14:paraId="3761611A">
            <w:pPr>
              <w:pStyle w:val="5"/>
              <w:bidi w:val="0"/>
            </w:pPr>
            <w:r>
              <w:tab/>
            </w:r>
            <w:r>
              <w:t>"yhjslx": "用户角色类型",</w:t>
            </w:r>
          </w:p>
          <w:p w14:paraId="7EA59F2B">
            <w:pPr>
              <w:pStyle w:val="5"/>
              <w:bidi w:val="0"/>
            </w:pPr>
            <w:r>
              <w:tab/>
            </w:r>
            <w:r>
              <w:t>"xsfnsrsbh": "（销售方）统一社会信用代码/纳税人识别号/身份证件号码",</w:t>
            </w:r>
          </w:p>
          <w:p w14:paraId="709D9766">
            <w:pPr>
              <w:pStyle w:val="5"/>
              <w:bidi w:val="0"/>
            </w:pPr>
            <w:r>
              <w:tab/>
            </w:r>
            <w:r>
              <w:t>"xsfmc": "（销售方）名称",</w:t>
            </w:r>
          </w:p>
          <w:p w14:paraId="4E531F00">
            <w:pPr>
              <w:pStyle w:val="5"/>
              <w:bidi w:val="0"/>
            </w:pPr>
            <w:r>
              <w:tab/>
            </w:r>
            <w:r>
              <w:t>"gmfnsrsbh": "（购买方）统一社会信用代码/纳税人识别号/身份证件号码",</w:t>
            </w:r>
          </w:p>
          <w:p w14:paraId="7B73DA88">
            <w:pPr>
              <w:pStyle w:val="5"/>
              <w:bidi w:val="0"/>
            </w:pPr>
            <w:r>
              <w:tab/>
            </w:r>
            <w:r>
              <w:t>"gmfmc": "（购买方）名称",</w:t>
            </w:r>
          </w:p>
          <w:p w14:paraId="1194B002">
            <w:pPr>
              <w:pStyle w:val="5"/>
              <w:bidi w:val="0"/>
            </w:pPr>
            <w:r>
              <w:tab/>
            </w:r>
            <w:r>
              <w:t>"lrfsf": "录入方身份",</w:t>
            </w:r>
          </w:p>
          <w:p w14:paraId="439D4F43">
            <w:pPr>
              <w:pStyle w:val="5"/>
              <w:bidi w:val="0"/>
            </w:pPr>
            <w:r>
              <w:tab/>
            </w:r>
            <w:r>
              <w:t>"lrrqq": "录入日期起",</w:t>
            </w:r>
          </w:p>
          <w:p w14:paraId="5DCD0AEC">
            <w:pPr>
              <w:pStyle w:val="5"/>
              <w:bidi w:val="0"/>
            </w:pPr>
            <w:r>
              <w:tab/>
            </w:r>
            <w:r>
              <w:t>"lrrqz": "录入日期止",</w:t>
            </w:r>
          </w:p>
          <w:p w14:paraId="5CF5F820">
            <w:pPr>
              <w:pStyle w:val="5"/>
              <w:bidi w:val="0"/>
            </w:pPr>
            <w:r>
              <w:tab/>
            </w:r>
            <w:r>
              <w:t>"lzfpdm": "蓝字发票代码",</w:t>
            </w:r>
          </w:p>
          <w:p w14:paraId="672426C5">
            <w:pPr>
              <w:pStyle w:val="5"/>
              <w:bidi w:val="0"/>
            </w:pPr>
            <w:r>
              <w:tab/>
            </w:r>
            <w:r>
              <w:t>"lzfphm": "蓝字发票号码",</w:t>
            </w:r>
          </w:p>
          <w:p w14:paraId="7F027EB7">
            <w:pPr>
              <w:pStyle w:val="5"/>
              <w:bidi w:val="0"/>
            </w:pPr>
            <w:r>
              <w:tab/>
            </w:r>
            <w:r>
              <w:t>"hzfpxxqrdbh": "红字确认单编号",</w:t>
            </w:r>
          </w:p>
          <w:p w14:paraId="3FCB2D0E">
            <w:pPr>
              <w:pStyle w:val="5"/>
              <w:bidi w:val="0"/>
            </w:pPr>
            <w:r>
              <w:tab/>
            </w:r>
            <w:r>
              <w:t>"hzqrxxztDm": "红字确认信息状态代码",</w:t>
            </w:r>
          </w:p>
          <w:p w14:paraId="6872D12F">
            <w:pPr>
              <w:pStyle w:val="5"/>
              <w:bidi w:val="0"/>
            </w:pPr>
            <w:r>
              <w:tab/>
            </w:r>
            <w:r>
              <w:t>"fppzDm": "发票票种代码",</w:t>
            </w:r>
          </w:p>
          <w:p w14:paraId="2F30168E">
            <w:pPr>
              <w:pStyle w:val="5"/>
              <w:bidi w:val="0"/>
            </w:pPr>
            <w:r>
              <w:tab/>
            </w:r>
            <w:r>
              <w:t>"pageNumber": "页码",</w:t>
            </w:r>
          </w:p>
          <w:p w14:paraId="0752F154">
            <w:pPr>
              <w:pStyle w:val="5"/>
              <w:bidi w:val="0"/>
            </w:pPr>
            <w:r>
              <w:tab/>
            </w:r>
            <w:r>
              <w:t>"pageSize": "每页数量"</w:t>
            </w:r>
          </w:p>
          <w:p w14:paraId="3620F40B">
            <w:pPr>
              <w:pStyle w:val="5"/>
              <w:bidi w:val="0"/>
            </w:pPr>
            <w:r>
              <w:t>}</w:t>
            </w:r>
          </w:p>
        </w:tc>
      </w:tr>
    </w:tbl>
    <w:p w14:paraId="30387098">
      <w:pPr>
        <w:pStyle w:val="6"/>
        <w:rPr>
          <w:rFonts w:ascii="Times New Roman" w:hAnsi="Times New Roman"/>
        </w:rPr>
      </w:pPr>
      <w:bookmarkStart w:id="356" w:name="_Toc16479"/>
      <w:bookmarkStart w:id="357" w:name="_Toc26004"/>
      <w:r>
        <w:rPr>
          <w:rFonts w:ascii="Times New Roman" w:hAnsi="Times New Roman"/>
        </w:rPr>
        <w:t>11.4返回参数</w:t>
      </w:r>
      <w:bookmarkEnd w:id="356"/>
      <w:bookmarkEnd w:id="35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2"/>
              <w:jc w:val="both"/>
              <w:rPr>
                <w:szCs w:val="21"/>
              </w:rPr>
            </w:pPr>
            <w:r>
              <w:rPr>
                <w:szCs w:val="21"/>
              </w:rPr>
              <w:t>01:</w:t>
            </w:r>
            <w:r>
              <w:t xml:space="preserve"> </w:t>
            </w:r>
            <w:r>
              <w:rPr>
                <w:szCs w:val="21"/>
              </w:rPr>
              <w:t>增值税专用发票</w:t>
            </w:r>
          </w:p>
          <w:p w14:paraId="64D955AC">
            <w:pPr>
              <w:pStyle w:val="32"/>
              <w:jc w:val="both"/>
              <w:rPr>
                <w:szCs w:val="21"/>
              </w:rPr>
            </w:pPr>
            <w:r>
              <w:rPr>
                <w:szCs w:val="21"/>
              </w:rPr>
              <w:t>02:</w:t>
            </w:r>
            <w:r>
              <w:t xml:space="preserve"> </w:t>
            </w:r>
            <w:r>
              <w:rPr>
                <w:szCs w:val="21"/>
              </w:rPr>
              <w:t>普通发票</w:t>
            </w:r>
          </w:p>
          <w:p w14:paraId="3E74CD96">
            <w:pPr>
              <w:pStyle w:val="32"/>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2"/>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2"/>
              <w:jc w:val="both"/>
              <w:rPr>
                <w:szCs w:val="21"/>
              </w:rPr>
            </w:pPr>
            <w:r>
              <w:rPr>
                <w:szCs w:val="21"/>
              </w:rPr>
              <w:t>01：开票有误</w:t>
            </w:r>
          </w:p>
          <w:p w14:paraId="0E63EF38">
            <w:pPr>
              <w:pStyle w:val="32"/>
              <w:jc w:val="both"/>
              <w:rPr>
                <w:szCs w:val="21"/>
              </w:rPr>
            </w:pPr>
            <w:r>
              <w:rPr>
                <w:szCs w:val="21"/>
              </w:rPr>
              <w:t>02：销货退回</w:t>
            </w:r>
          </w:p>
          <w:p w14:paraId="2782F6BE">
            <w:pPr>
              <w:pStyle w:val="32"/>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58"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58"/>
    </w:tbl>
    <w:p w14:paraId="63A87A33">
      <w:pPr>
        <w:pStyle w:val="6"/>
        <w:rPr>
          <w:rFonts w:ascii="Times New Roman" w:hAnsi="Times New Roman"/>
        </w:rPr>
      </w:pPr>
      <w:bookmarkStart w:id="359" w:name="_Toc23255"/>
      <w:bookmarkStart w:id="360" w:name="_Toc9948"/>
      <w:r>
        <w:rPr>
          <w:rFonts w:ascii="Times New Roman" w:hAnsi="Times New Roman"/>
        </w:rPr>
        <w:t>11.5返回报文示例</w:t>
      </w:r>
      <w:bookmarkEnd w:id="359"/>
      <w:bookmarkEnd w:id="360"/>
      <w:r>
        <w:rPr>
          <w:rFonts w:ascii="Times New Roman" w:hAnsi="Times New Roman"/>
        </w:rPr>
        <w:t xml:space="preserve"> </w:t>
      </w:r>
    </w:p>
    <w:p w14:paraId="7B1F6835">
      <w:pPr>
        <w:pStyle w:val="5"/>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5"/>
              <w:bidi w:val="0"/>
            </w:pPr>
            <w:r>
              <w:t>{</w:t>
            </w:r>
          </w:p>
          <w:p w14:paraId="08EFB4A3">
            <w:pPr>
              <w:pStyle w:val="5"/>
              <w:bidi w:val="0"/>
            </w:pPr>
            <w:r>
              <w:tab/>
            </w:r>
            <w:r>
              <w:t>"Response": {</w:t>
            </w:r>
          </w:p>
          <w:p w14:paraId="7A93C877">
            <w:pPr>
              <w:pStyle w:val="5"/>
              <w:bidi w:val="0"/>
            </w:pPr>
            <w:r>
              <w:tab/>
            </w:r>
            <w:r>
              <w:tab/>
            </w:r>
            <w:r>
              <w:t>"RequestId": "16位随机数字和字母组合",</w:t>
            </w:r>
          </w:p>
          <w:p w14:paraId="6B90A064">
            <w:pPr>
              <w:pStyle w:val="5"/>
              <w:bidi w:val="0"/>
            </w:pPr>
            <w:r>
              <w:tab/>
            </w:r>
            <w:r>
              <w:tab/>
            </w:r>
            <w:r>
              <w:t>"Data": {</w:t>
            </w:r>
          </w:p>
          <w:p w14:paraId="70D0E44F">
            <w:pPr>
              <w:pStyle w:val="5"/>
              <w:bidi w:val="0"/>
            </w:pPr>
            <w:r>
              <w:tab/>
            </w:r>
            <w:r>
              <w:tab/>
            </w:r>
            <w:r>
              <w:tab/>
            </w:r>
            <w:r>
              <w:t>"returncode": "00",</w:t>
            </w:r>
          </w:p>
          <w:p w14:paraId="4B845D44">
            <w:pPr>
              <w:pStyle w:val="5"/>
              <w:bidi w:val="0"/>
            </w:pPr>
            <w:r>
              <w:tab/>
            </w:r>
            <w:r>
              <w:tab/>
            </w:r>
            <w:r>
              <w:tab/>
            </w:r>
            <w:r>
              <w:t>"returnmsg": "成功",</w:t>
            </w:r>
          </w:p>
          <w:p w14:paraId="76EF8FD8">
            <w:pPr>
              <w:pStyle w:val="5"/>
              <w:bidi w:val="0"/>
            </w:pPr>
            <w:r>
              <w:tab/>
            </w:r>
            <w:r>
              <w:tab/>
            </w:r>
            <w:r>
              <w:tab/>
            </w:r>
            <w:r>
              <w:t>"hzqrxxList": {</w:t>
            </w:r>
          </w:p>
          <w:p w14:paraId="6B7FFED8">
            <w:pPr>
              <w:pStyle w:val="5"/>
              <w:bidi w:val="0"/>
            </w:pPr>
            <w:r>
              <w:tab/>
            </w:r>
            <w:r>
              <w:tab/>
            </w:r>
            <w:r>
              <w:tab/>
            </w:r>
            <w:r>
              <w:tab/>
            </w:r>
            <w:r>
              <w:t>"pageNumber": 1,</w:t>
            </w:r>
          </w:p>
          <w:p w14:paraId="44D2C796">
            <w:pPr>
              <w:pStyle w:val="5"/>
              <w:bidi w:val="0"/>
            </w:pPr>
            <w:r>
              <w:tab/>
            </w:r>
            <w:r>
              <w:tab/>
            </w:r>
            <w:r>
              <w:tab/>
            </w:r>
            <w:r>
              <w:tab/>
            </w:r>
            <w:r>
              <w:t>"pageSize": 20,</w:t>
            </w:r>
          </w:p>
          <w:p w14:paraId="41857B04">
            <w:pPr>
              <w:pStyle w:val="5"/>
              <w:bidi w:val="0"/>
            </w:pPr>
            <w:r>
              <w:tab/>
            </w:r>
            <w:r>
              <w:tab/>
            </w:r>
            <w:r>
              <w:tab/>
            </w:r>
            <w:r>
              <w:tab/>
            </w:r>
            <w:r>
              <w:t>"total": 1,</w:t>
            </w:r>
          </w:p>
          <w:p w14:paraId="3D1BF5D0">
            <w:pPr>
              <w:pStyle w:val="5"/>
              <w:bidi w:val="0"/>
            </w:pPr>
            <w:r>
              <w:tab/>
            </w:r>
            <w:r>
              <w:tab/>
            </w:r>
            <w:r>
              <w:tab/>
            </w:r>
            <w:r>
              <w:tab/>
            </w:r>
            <w:r>
              <w:t>"list": [</w:t>
            </w:r>
          </w:p>
          <w:p w14:paraId="0F242A1C">
            <w:pPr>
              <w:pStyle w:val="5"/>
              <w:bidi w:val="0"/>
            </w:pPr>
            <w:r>
              <w:tab/>
            </w:r>
            <w:r>
              <w:tab/>
            </w:r>
            <w:r>
              <w:tab/>
            </w:r>
            <w:r>
              <w:tab/>
            </w:r>
            <w:r>
              <w:tab/>
            </w:r>
            <w:r>
              <w:t>{</w:t>
            </w:r>
          </w:p>
          <w:p w14:paraId="0E0C617E">
            <w:pPr>
              <w:pStyle w:val="5"/>
              <w:bidi w:val="0"/>
            </w:pPr>
            <w:r>
              <w:tab/>
            </w:r>
            <w:r>
              <w:tab/>
            </w:r>
            <w:r>
              <w:tab/>
            </w:r>
            <w:r>
              <w:tab/>
            </w:r>
            <w:r>
              <w:tab/>
            </w:r>
            <w:r>
              <w:tab/>
            </w:r>
            <w:r>
              <w:t>"uuid": "红字确认单UUID",</w:t>
            </w:r>
          </w:p>
          <w:p w14:paraId="4568FAC7">
            <w:pPr>
              <w:pStyle w:val="5"/>
              <w:bidi w:val="0"/>
            </w:pPr>
            <w:r>
              <w:tab/>
            </w:r>
            <w:r>
              <w:tab/>
            </w:r>
            <w:r>
              <w:tab/>
            </w:r>
            <w:r>
              <w:tab/>
            </w:r>
            <w:r>
              <w:tab/>
            </w:r>
            <w:r>
              <w:tab/>
            </w:r>
            <w:r>
              <w:t>"hzfpxxqrdbh": "红字发票信息确认单编号",</w:t>
            </w:r>
          </w:p>
          <w:p w14:paraId="4F260A9D">
            <w:pPr>
              <w:pStyle w:val="5"/>
              <w:bidi w:val="0"/>
            </w:pPr>
            <w:r>
              <w:tab/>
            </w:r>
            <w:r>
              <w:tab/>
            </w:r>
            <w:r>
              <w:tab/>
            </w:r>
            <w:r>
              <w:tab/>
            </w:r>
            <w:r>
              <w:tab/>
            </w:r>
            <w:r>
              <w:tab/>
            </w:r>
            <w:r>
              <w:t>"lrfsf": "录入方身份",</w:t>
            </w:r>
          </w:p>
          <w:p w14:paraId="5E6744C7">
            <w:pPr>
              <w:pStyle w:val="5"/>
              <w:bidi w:val="0"/>
            </w:pPr>
            <w:r>
              <w:tab/>
            </w:r>
            <w:r>
              <w:tab/>
            </w:r>
            <w:r>
              <w:tab/>
            </w:r>
            <w:r>
              <w:tab/>
            </w:r>
            <w:r>
              <w:tab/>
            </w:r>
            <w:r>
              <w:tab/>
            </w:r>
            <w:r>
              <w:t>"xsfnsrsbh": "（销售方）统一社会信用代码/纳税人识别号/身份证件号码",</w:t>
            </w:r>
          </w:p>
          <w:p w14:paraId="59CC622B">
            <w:pPr>
              <w:pStyle w:val="5"/>
              <w:bidi w:val="0"/>
            </w:pPr>
            <w:r>
              <w:tab/>
            </w:r>
            <w:r>
              <w:tab/>
            </w:r>
            <w:r>
              <w:tab/>
            </w:r>
            <w:r>
              <w:tab/>
            </w:r>
            <w:r>
              <w:tab/>
            </w:r>
            <w:r>
              <w:tab/>
            </w:r>
            <w:r>
              <w:t>"xsfmc": "（销售方）名称",</w:t>
            </w:r>
          </w:p>
          <w:p w14:paraId="7BE41A35">
            <w:pPr>
              <w:pStyle w:val="5"/>
              <w:bidi w:val="0"/>
            </w:pPr>
            <w:r>
              <w:tab/>
            </w:r>
            <w:r>
              <w:tab/>
            </w:r>
            <w:r>
              <w:tab/>
            </w:r>
            <w:r>
              <w:tab/>
            </w:r>
            <w:r>
              <w:tab/>
            </w:r>
            <w:r>
              <w:tab/>
            </w:r>
            <w:r>
              <w:t>"gmfnsrsbh": "（购买方）统一社会信用代码/纳税人识别号/身份证件号码",</w:t>
            </w:r>
          </w:p>
          <w:p w14:paraId="419BD6B4">
            <w:pPr>
              <w:pStyle w:val="5"/>
              <w:bidi w:val="0"/>
            </w:pPr>
            <w:r>
              <w:tab/>
            </w:r>
            <w:r>
              <w:tab/>
            </w:r>
            <w:r>
              <w:tab/>
            </w:r>
            <w:r>
              <w:tab/>
            </w:r>
            <w:r>
              <w:tab/>
            </w:r>
            <w:r>
              <w:tab/>
            </w:r>
            <w:r>
              <w:t>"gmfmc": "（购买方）名称",</w:t>
            </w:r>
          </w:p>
          <w:p w14:paraId="61662DBD">
            <w:pPr>
              <w:pStyle w:val="5"/>
              <w:bidi w:val="0"/>
            </w:pPr>
            <w:r>
              <w:tab/>
            </w:r>
            <w:r>
              <w:tab/>
            </w:r>
            <w:r>
              <w:tab/>
            </w:r>
            <w:r>
              <w:tab/>
            </w:r>
            <w:r>
              <w:tab/>
            </w:r>
            <w:r>
              <w:tab/>
            </w:r>
            <w:r>
              <w:t>"lzfpdm": "蓝字发票发票代码",</w:t>
            </w:r>
          </w:p>
          <w:p w14:paraId="40BBEE10">
            <w:pPr>
              <w:pStyle w:val="5"/>
              <w:bidi w:val="0"/>
            </w:pPr>
            <w:r>
              <w:tab/>
            </w:r>
            <w:r>
              <w:tab/>
            </w:r>
            <w:r>
              <w:tab/>
            </w:r>
            <w:r>
              <w:tab/>
            </w:r>
            <w:r>
              <w:tab/>
            </w:r>
            <w:r>
              <w:tab/>
            </w:r>
            <w:r>
              <w:t>"lzfphm": "蓝字发票发票号码",</w:t>
            </w:r>
          </w:p>
          <w:p w14:paraId="4BBD3056">
            <w:pPr>
              <w:pStyle w:val="5"/>
              <w:bidi w:val="0"/>
            </w:pPr>
            <w:r>
              <w:tab/>
            </w:r>
            <w:r>
              <w:tab/>
            </w:r>
            <w:r>
              <w:tab/>
            </w:r>
            <w:r>
              <w:tab/>
            </w:r>
            <w:r>
              <w:tab/>
            </w:r>
            <w:r>
              <w:tab/>
            </w:r>
            <w:r>
              <w:t>"sfzzfpbz": "是否纸质发票标志",</w:t>
            </w:r>
          </w:p>
          <w:p w14:paraId="36A260B4">
            <w:pPr>
              <w:pStyle w:val="5"/>
              <w:bidi w:val="0"/>
            </w:pPr>
            <w:r>
              <w:tab/>
            </w:r>
            <w:r>
              <w:tab/>
            </w:r>
            <w:r>
              <w:tab/>
            </w:r>
            <w:r>
              <w:tab/>
            </w:r>
            <w:r>
              <w:tab/>
            </w:r>
            <w:r>
              <w:tab/>
            </w:r>
            <w:r>
              <w:t>"lzkprq": "蓝字发票开票日期",</w:t>
            </w:r>
          </w:p>
          <w:p w14:paraId="3C67E3FA">
            <w:pPr>
              <w:pStyle w:val="5"/>
              <w:bidi w:val="0"/>
            </w:pPr>
            <w:r>
              <w:tab/>
            </w:r>
            <w:r>
              <w:tab/>
            </w:r>
            <w:r>
              <w:tab/>
            </w:r>
            <w:r>
              <w:tab/>
            </w:r>
            <w:r>
              <w:tab/>
            </w:r>
            <w:r>
              <w:tab/>
            </w:r>
            <w:r>
              <w:t>"lzhjje": "蓝字发票合计金额",</w:t>
            </w:r>
          </w:p>
          <w:p w14:paraId="3D4B73A7">
            <w:pPr>
              <w:pStyle w:val="5"/>
              <w:bidi w:val="0"/>
            </w:pPr>
            <w:r>
              <w:tab/>
            </w:r>
            <w:r>
              <w:tab/>
            </w:r>
            <w:r>
              <w:tab/>
            </w:r>
            <w:r>
              <w:tab/>
            </w:r>
            <w:r>
              <w:tab/>
            </w:r>
            <w:r>
              <w:tab/>
            </w:r>
            <w:r>
              <w:t>"lzhjse": "蓝字发票合计税额",</w:t>
            </w:r>
          </w:p>
          <w:p w14:paraId="4508E894">
            <w:pPr>
              <w:pStyle w:val="5"/>
              <w:bidi w:val="0"/>
            </w:pPr>
            <w:r>
              <w:tab/>
            </w:r>
            <w:r>
              <w:tab/>
            </w:r>
            <w:r>
              <w:tab/>
            </w:r>
            <w:r>
              <w:tab/>
            </w:r>
            <w:r>
              <w:tab/>
            </w:r>
            <w:r>
              <w:tab/>
            </w:r>
            <w:r>
              <w:t>"lzfppzDm": "蓝字发票发票票种代码",</w:t>
            </w:r>
          </w:p>
          <w:p w14:paraId="6C333CA4">
            <w:pPr>
              <w:pStyle w:val="5"/>
              <w:bidi w:val="0"/>
            </w:pPr>
            <w:r>
              <w:tab/>
            </w:r>
            <w:r>
              <w:tab/>
            </w:r>
            <w:r>
              <w:tab/>
            </w:r>
            <w:r>
              <w:tab/>
            </w:r>
            <w:r>
              <w:tab/>
            </w:r>
            <w:r>
              <w:tab/>
            </w:r>
            <w:r>
              <w:t>"lzfpTdyslxDm": "蓝字发票特定要素类型代码",</w:t>
            </w:r>
          </w:p>
          <w:p w14:paraId="1BF2A962">
            <w:pPr>
              <w:pStyle w:val="5"/>
              <w:bidi w:val="0"/>
            </w:pPr>
            <w:r>
              <w:tab/>
            </w:r>
            <w:r>
              <w:tab/>
            </w:r>
            <w:r>
              <w:tab/>
            </w:r>
            <w:r>
              <w:tab/>
            </w:r>
            <w:r>
              <w:tab/>
            </w:r>
            <w:r>
              <w:tab/>
            </w:r>
            <w:r>
              <w:t>"hzcxje": "红字冲销金额",</w:t>
            </w:r>
          </w:p>
          <w:p w14:paraId="67987041">
            <w:pPr>
              <w:pStyle w:val="5"/>
              <w:bidi w:val="0"/>
            </w:pPr>
            <w:r>
              <w:tab/>
            </w:r>
            <w:r>
              <w:tab/>
            </w:r>
            <w:r>
              <w:tab/>
            </w:r>
            <w:r>
              <w:tab/>
            </w:r>
            <w:r>
              <w:tab/>
            </w:r>
            <w:r>
              <w:tab/>
            </w:r>
            <w:r>
              <w:t>"hzcxse": "红字冲销税额",</w:t>
            </w:r>
          </w:p>
          <w:p w14:paraId="77AE0990">
            <w:pPr>
              <w:pStyle w:val="5"/>
              <w:bidi w:val="0"/>
            </w:pPr>
            <w:r>
              <w:t>"hzqrdmxsl": "红字确认单明细数量",</w:t>
            </w:r>
          </w:p>
          <w:p w14:paraId="08782718">
            <w:pPr>
              <w:pStyle w:val="5"/>
              <w:bidi w:val="0"/>
            </w:pPr>
            <w:r>
              <w:tab/>
            </w:r>
            <w:r>
              <w:tab/>
            </w:r>
            <w:r>
              <w:tab/>
            </w:r>
            <w:r>
              <w:tab/>
            </w:r>
            <w:r>
              <w:tab/>
            </w:r>
            <w:r>
              <w:tab/>
            </w:r>
            <w:r>
              <w:t>"chyyDm": "红字发票冲红原因代码",</w:t>
            </w:r>
          </w:p>
          <w:p w14:paraId="274C79EE">
            <w:pPr>
              <w:pStyle w:val="5"/>
              <w:bidi w:val="0"/>
            </w:pPr>
            <w:r>
              <w:tab/>
            </w:r>
            <w:r>
              <w:tab/>
            </w:r>
            <w:r>
              <w:tab/>
            </w:r>
            <w:r>
              <w:tab/>
            </w:r>
            <w:r>
              <w:tab/>
            </w:r>
            <w:r>
              <w:tab/>
            </w:r>
            <w:r>
              <w:t>"hzqrxxztDm": "红字确认信息状态代码",</w:t>
            </w:r>
          </w:p>
          <w:p w14:paraId="270D7179">
            <w:pPr>
              <w:pStyle w:val="5"/>
              <w:bidi w:val="0"/>
            </w:pPr>
            <w:r>
              <w:tab/>
            </w:r>
            <w:r>
              <w:tab/>
            </w:r>
            <w:r>
              <w:tab/>
            </w:r>
            <w:r>
              <w:tab/>
            </w:r>
            <w:r>
              <w:tab/>
            </w:r>
            <w:r>
              <w:tab/>
            </w:r>
            <w:r>
              <w:t>"qrrq": "确认日期",</w:t>
            </w:r>
          </w:p>
          <w:p w14:paraId="539F1FF4">
            <w:pPr>
              <w:pStyle w:val="5"/>
              <w:bidi w:val="0"/>
            </w:pPr>
            <w:r>
              <w:tab/>
            </w:r>
            <w:r>
              <w:tab/>
            </w:r>
            <w:r>
              <w:tab/>
            </w:r>
            <w:r>
              <w:tab/>
            </w:r>
            <w:r>
              <w:tab/>
            </w:r>
            <w:r>
              <w:tab/>
            </w:r>
            <w:r>
              <w:t>"ykjhzfpbz": "已开具红字发票标志",</w:t>
            </w:r>
          </w:p>
          <w:p w14:paraId="04039E42">
            <w:pPr>
              <w:pStyle w:val="5"/>
              <w:bidi w:val="0"/>
            </w:pPr>
            <w:r>
              <w:tab/>
            </w:r>
            <w:r>
              <w:tab/>
            </w:r>
            <w:r>
              <w:tab/>
            </w:r>
            <w:r>
              <w:tab/>
            </w:r>
            <w:r>
              <w:tab/>
            </w:r>
            <w:r>
              <w:tab/>
            </w:r>
            <w:r>
              <w:t>"hzfphm": "红字发票号码",</w:t>
            </w:r>
          </w:p>
          <w:p w14:paraId="34397842">
            <w:pPr>
              <w:pStyle w:val="5"/>
              <w:bidi w:val="0"/>
            </w:pPr>
            <w:r>
              <w:tab/>
            </w:r>
            <w:r>
              <w:tab/>
            </w:r>
            <w:r>
              <w:tab/>
            </w:r>
            <w:r>
              <w:tab/>
            </w:r>
            <w:r>
              <w:tab/>
            </w:r>
            <w:r>
              <w:tab/>
            </w:r>
            <w:r>
              <w:t>"hzkprq": "红字开票日期",</w:t>
            </w:r>
          </w:p>
          <w:p w14:paraId="2AAA32AC">
            <w:pPr>
              <w:pStyle w:val="5"/>
              <w:bidi w:val="0"/>
            </w:pPr>
            <w:r>
              <w:tab/>
            </w:r>
            <w:r>
              <w:tab/>
            </w:r>
            <w:r>
              <w:tab/>
            </w:r>
            <w:r>
              <w:tab/>
            </w:r>
            <w:r>
              <w:tab/>
            </w:r>
            <w:r>
              <w:tab/>
            </w:r>
            <w:r>
              <w:t>"yxbz": "有效标志"</w:t>
            </w:r>
            <w:bookmarkStart w:id="361" w:name="OLE_LINK6"/>
            <w:r>
              <w:t>,</w:t>
            </w:r>
          </w:p>
          <w:p w14:paraId="5A07259C">
            <w:pPr>
              <w:pStyle w:val="5"/>
              <w:bidi w:val="0"/>
            </w:pPr>
            <w:r>
              <w:tab/>
            </w:r>
            <w:r>
              <w:tab/>
            </w:r>
            <w:r>
              <w:tab/>
            </w:r>
            <w:r>
              <w:tab/>
            </w:r>
            <w:r>
              <w:tab/>
            </w:r>
            <w:r>
              <w:tab/>
            </w:r>
            <w:r>
              <w:t>"lrrq": "录入日期"</w:t>
            </w:r>
          </w:p>
          <w:bookmarkEnd w:id="361"/>
          <w:p w14:paraId="4588AE9F">
            <w:pPr>
              <w:pStyle w:val="5"/>
              <w:bidi w:val="0"/>
            </w:pPr>
            <w:r>
              <w:tab/>
            </w:r>
            <w:r>
              <w:tab/>
            </w:r>
            <w:r>
              <w:tab/>
            </w:r>
            <w:r>
              <w:tab/>
            </w:r>
            <w:r>
              <w:tab/>
            </w:r>
            <w:r>
              <w:t>}</w:t>
            </w:r>
          </w:p>
          <w:p w14:paraId="6F44A6B1">
            <w:pPr>
              <w:pStyle w:val="5"/>
              <w:bidi w:val="0"/>
            </w:pPr>
            <w:r>
              <w:tab/>
            </w:r>
            <w:r>
              <w:tab/>
            </w:r>
            <w:r>
              <w:tab/>
            </w:r>
            <w:r>
              <w:tab/>
            </w:r>
            <w:r>
              <w:t>]</w:t>
            </w:r>
          </w:p>
          <w:p w14:paraId="541C99DC">
            <w:pPr>
              <w:pStyle w:val="5"/>
              <w:bidi w:val="0"/>
            </w:pPr>
            <w:r>
              <w:tab/>
            </w:r>
            <w:r>
              <w:tab/>
            </w:r>
            <w:r>
              <w:tab/>
            </w:r>
            <w:r>
              <w:t>}</w:t>
            </w:r>
          </w:p>
          <w:p w14:paraId="51579D4C">
            <w:pPr>
              <w:pStyle w:val="5"/>
              <w:bidi w:val="0"/>
            </w:pPr>
            <w:r>
              <w:tab/>
            </w:r>
            <w:r>
              <w:tab/>
            </w:r>
            <w:r>
              <w:t>}</w:t>
            </w:r>
          </w:p>
          <w:p w14:paraId="4E416950">
            <w:pPr>
              <w:pStyle w:val="5"/>
              <w:bidi w:val="0"/>
            </w:pPr>
            <w:r>
              <w:tab/>
            </w:r>
            <w:r>
              <w:t>}</w:t>
            </w:r>
          </w:p>
          <w:p w14:paraId="1F3C4314">
            <w:pPr>
              <w:pStyle w:val="5"/>
              <w:bidi w:val="0"/>
            </w:pPr>
            <w:r>
              <w:t>}</w:t>
            </w:r>
          </w:p>
        </w:tc>
      </w:tr>
    </w:tbl>
    <w:p w14:paraId="42DF7C7B">
      <w:pPr>
        <w:pStyle w:val="5"/>
      </w:pPr>
    </w:p>
    <w:p w14:paraId="7B555191">
      <w:pPr>
        <w:pStyle w:val="5"/>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5"/>
              <w:bidi w:val="0"/>
            </w:pPr>
            <w:r>
              <w:t>{</w:t>
            </w:r>
          </w:p>
          <w:p w14:paraId="7EB1274E">
            <w:pPr>
              <w:pStyle w:val="5"/>
              <w:bidi w:val="0"/>
            </w:pPr>
            <w:r>
              <w:tab/>
            </w:r>
            <w:r>
              <w:t>"Response":{</w:t>
            </w:r>
          </w:p>
          <w:p w14:paraId="26464E70">
            <w:pPr>
              <w:pStyle w:val="5"/>
              <w:bidi w:val="0"/>
            </w:pPr>
            <w:r>
              <w:tab/>
            </w:r>
            <w:r>
              <w:tab/>
            </w:r>
            <w:r>
              <w:t>"RequestId": "16位随机数字和字母组合",</w:t>
            </w:r>
          </w:p>
          <w:p w14:paraId="137508BE">
            <w:pPr>
              <w:pStyle w:val="5"/>
              <w:bidi w:val="0"/>
            </w:pPr>
            <w:r>
              <w:tab/>
            </w:r>
            <w:r>
              <w:tab/>
            </w:r>
            <w:r>
              <w:t>"Error":{</w:t>
            </w:r>
          </w:p>
          <w:p w14:paraId="650F7841">
            <w:pPr>
              <w:pStyle w:val="5"/>
              <w:bidi w:val="0"/>
            </w:pPr>
            <w:r>
              <w:tab/>
            </w:r>
            <w:r>
              <w:tab/>
            </w:r>
            <w:r>
              <w:tab/>
            </w:r>
            <w:r>
              <w:t>"Code": "01”,</w:t>
            </w:r>
          </w:p>
          <w:p w14:paraId="66A519D0">
            <w:pPr>
              <w:pStyle w:val="5"/>
              <w:bidi w:val="0"/>
            </w:pPr>
            <w:r>
              <w:tab/>
            </w:r>
            <w:r>
              <w:tab/>
            </w:r>
            <w:r>
              <w:tab/>
            </w:r>
            <w:r>
              <w:t>"Message": "错误说明"</w:t>
            </w:r>
          </w:p>
          <w:p w14:paraId="4300E936">
            <w:pPr>
              <w:pStyle w:val="5"/>
              <w:bidi w:val="0"/>
            </w:pPr>
            <w:r>
              <w:t>}</w:t>
            </w:r>
          </w:p>
          <w:p w14:paraId="7DB8443B">
            <w:pPr>
              <w:pStyle w:val="5"/>
              <w:bidi w:val="0"/>
            </w:pPr>
            <w:r>
              <w:tab/>
            </w:r>
            <w:r>
              <w:t>}</w:t>
            </w:r>
          </w:p>
          <w:p w14:paraId="0F22AC00">
            <w:pPr>
              <w:pStyle w:val="5"/>
              <w:bidi w:val="0"/>
            </w:pPr>
            <w:r>
              <w:t>}</w:t>
            </w:r>
          </w:p>
        </w:tc>
      </w:tr>
    </w:tbl>
    <w:p w14:paraId="4E01F9C3">
      <w:pPr>
        <w:pStyle w:val="5"/>
      </w:pPr>
    </w:p>
    <w:p w14:paraId="50FABDF7">
      <w:pPr>
        <w:pStyle w:val="4"/>
        <w:widowControl/>
        <w:spacing w:beforeAutospacing="0" w:afterAutospacing="0" w:line="408" w:lineRule="auto"/>
        <w:rPr>
          <w:rFonts w:hint="default" w:ascii="Times New Roman" w:hAnsi="Times New Roman"/>
          <w:sz w:val="28"/>
          <w:szCs w:val="28"/>
        </w:rPr>
      </w:pPr>
      <w:bookmarkStart w:id="362" w:name="_Toc16206"/>
      <w:bookmarkStart w:id="363" w:name="_Toc7330"/>
      <w:bookmarkStart w:id="364" w:name="_Toc17494"/>
      <w:bookmarkStart w:id="365" w:name="OLE_LINK15"/>
      <w:r>
        <w:rPr>
          <w:rFonts w:hint="default" w:ascii="Times New Roman" w:hAnsi="Times New Roman"/>
          <w:sz w:val="28"/>
          <w:szCs w:val="28"/>
        </w:rPr>
        <w:t>12.查询数电票上传结果</w:t>
      </w:r>
      <w:bookmarkEnd w:id="362"/>
      <w:bookmarkEnd w:id="363"/>
      <w:bookmarkEnd w:id="364"/>
    </w:p>
    <w:p w14:paraId="5DF0F6F4">
      <w:pPr>
        <w:pStyle w:val="6"/>
        <w:rPr>
          <w:rFonts w:ascii="Times New Roman" w:hAnsi="Times New Roman"/>
        </w:rPr>
      </w:pPr>
      <w:bookmarkStart w:id="366" w:name="_Toc1499"/>
      <w:bookmarkStart w:id="367" w:name="_Toc23750"/>
      <w:r>
        <w:rPr>
          <w:rFonts w:ascii="Times New Roman" w:hAnsi="Times New Roman"/>
        </w:rPr>
        <w:t>12.1接口说明</w:t>
      </w:r>
      <w:bookmarkEnd w:id="366"/>
      <w:bookmarkEnd w:id="367"/>
    </w:p>
    <w:p w14:paraId="7E0A8A32">
      <w:pPr>
        <w:pStyle w:val="5"/>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5"/>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68" w:name="_Toc7394"/>
      <w:bookmarkStart w:id="369" w:name="_Toc22489"/>
      <w:r>
        <w:rPr>
          <w:rFonts w:ascii="Times New Roman" w:hAnsi="Times New Roman"/>
        </w:rPr>
        <w:t>12.2请求参数</w:t>
      </w:r>
      <w:bookmarkEnd w:id="368"/>
      <w:bookmarkEnd w:id="3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70" w:name="_Toc11412"/>
      <w:bookmarkStart w:id="371" w:name="_Toc27698"/>
      <w:r>
        <w:rPr>
          <w:rFonts w:ascii="Times New Roman" w:hAnsi="Times New Roman"/>
        </w:rPr>
        <w:t>12.3请求报文示例</w:t>
      </w:r>
      <w:bookmarkEnd w:id="370"/>
      <w:bookmarkEnd w:id="37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66C2C4FD">
            <w:pPr>
              <w:pStyle w:val="5"/>
              <w:bidi w:val="0"/>
            </w:pPr>
            <w:r>
              <w:t>{</w:t>
            </w:r>
          </w:p>
          <w:p w14:paraId="077D2BDB">
            <w:pPr>
              <w:pStyle w:val="5"/>
              <w:bidi w:val="0"/>
            </w:pPr>
            <w:r>
              <w:t xml:space="preserve"> "sllsh": "受理流水号"</w:t>
            </w:r>
          </w:p>
          <w:p w14:paraId="05C79C02">
            <w:pPr>
              <w:pStyle w:val="5"/>
              <w:bidi w:val="0"/>
            </w:pPr>
            <w:r>
              <w:t>}</w:t>
            </w:r>
          </w:p>
        </w:tc>
      </w:tr>
    </w:tbl>
    <w:p w14:paraId="40BDC9A9">
      <w:pPr>
        <w:pStyle w:val="6"/>
        <w:rPr>
          <w:rFonts w:ascii="Times New Roman" w:hAnsi="Times New Roman"/>
        </w:rPr>
      </w:pPr>
      <w:bookmarkStart w:id="372" w:name="_Toc13109"/>
      <w:bookmarkStart w:id="373" w:name="_Toc971"/>
      <w:r>
        <w:rPr>
          <w:rFonts w:ascii="Times New Roman" w:hAnsi="Times New Roman"/>
        </w:rPr>
        <w:t>12.4返回参数</w:t>
      </w:r>
      <w:bookmarkEnd w:id="372"/>
      <w:bookmarkEnd w:id="37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0"/>
              <w:spacing w:after="156"/>
              <w:ind w:firstLine="0" w:firstLineChars="0"/>
              <w:rPr>
                <w:sz w:val="22"/>
              </w:rPr>
            </w:pPr>
            <w:r>
              <w:rPr>
                <w:sz w:val="22"/>
              </w:rPr>
              <w:t>01：发票上传处理中</w:t>
            </w:r>
          </w:p>
          <w:p w14:paraId="279EB796">
            <w:pPr>
              <w:pStyle w:val="30"/>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74" w:name="_Toc20246"/>
      <w:bookmarkStart w:id="375" w:name="_Toc8714"/>
      <w:r>
        <w:rPr>
          <w:rFonts w:ascii="Times New Roman" w:hAnsi="Times New Roman"/>
        </w:rPr>
        <w:t>12.5返回报文示例</w:t>
      </w:r>
      <w:bookmarkEnd w:id="374"/>
      <w:bookmarkEnd w:id="375"/>
      <w:r>
        <w:rPr>
          <w:rFonts w:ascii="Times New Roman" w:hAnsi="Times New Roman"/>
        </w:rPr>
        <w:t xml:space="preserve"> </w:t>
      </w:r>
    </w:p>
    <w:p w14:paraId="0832AA82">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5"/>
              <w:bidi w:val="0"/>
            </w:pPr>
            <w:r>
              <w:t>{</w:t>
            </w:r>
          </w:p>
          <w:p w14:paraId="4120527E">
            <w:pPr>
              <w:pStyle w:val="5"/>
              <w:bidi w:val="0"/>
            </w:pPr>
            <w:r>
              <w:tab/>
            </w:r>
            <w:r>
              <w:t>"Response": {</w:t>
            </w:r>
          </w:p>
          <w:p w14:paraId="1E7D352F">
            <w:pPr>
              <w:pStyle w:val="5"/>
              <w:bidi w:val="0"/>
            </w:pPr>
            <w:r>
              <w:tab/>
            </w:r>
            <w:r>
              <w:tab/>
            </w:r>
            <w:r>
              <w:t>"RequestId": "16位随机数字和字母组合",</w:t>
            </w:r>
          </w:p>
          <w:p w14:paraId="13053A18">
            <w:pPr>
              <w:pStyle w:val="5"/>
              <w:bidi w:val="0"/>
            </w:pPr>
            <w:r>
              <w:tab/>
            </w:r>
            <w:r>
              <w:tab/>
            </w:r>
            <w:r>
              <w:t>"Data": {</w:t>
            </w:r>
          </w:p>
          <w:p w14:paraId="387FC03E">
            <w:pPr>
              <w:pStyle w:val="5"/>
              <w:bidi w:val="0"/>
            </w:pPr>
            <w:r>
              <w:tab/>
            </w:r>
            <w:r>
              <w:tab/>
            </w:r>
            <w:r>
              <w:tab/>
            </w:r>
            <w:r>
              <w:t>"returncode": "00",</w:t>
            </w:r>
          </w:p>
          <w:p w14:paraId="305BF127">
            <w:pPr>
              <w:pStyle w:val="5"/>
              <w:bidi w:val="0"/>
            </w:pPr>
            <w:r>
              <w:tab/>
            </w:r>
            <w:r>
              <w:tab/>
            </w:r>
            <w:r>
              <w:tab/>
            </w:r>
            <w:r>
              <w:t>"returnmsg": "成功",</w:t>
            </w:r>
          </w:p>
          <w:p w14:paraId="005DB884">
            <w:pPr>
              <w:pStyle w:val="5"/>
              <w:bidi w:val="0"/>
            </w:pPr>
            <w:bookmarkStart w:id="376" w:name="OLE_LINK34"/>
            <w:r>
              <w:tab/>
            </w:r>
            <w:r>
              <w:tab/>
            </w:r>
            <w:r>
              <w:tab/>
            </w:r>
            <w:r>
              <w:t>"resultList": [</w:t>
            </w:r>
          </w:p>
          <w:p w14:paraId="6DF86C73">
            <w:pPr>
              <w:pStyle w:val="5"/>
              <w:bidi w:val="0"/>
            </w:pPr>
            <w:r>
              <w:tab/>
            </w:r>
            <w:r>
              <w:tab/>
            </w:r>
            <w:r>
              <w:tab/>
            </w:r>
            <w:r>
              <w:tab/>
            </w:r>
            <w:r>
              <w:t>{</w:t>
            </w:r>
          </w:p>
          <w:p w14:paraId="7DCE4ED1">
            <w:pPr>
              <w:pStyle w:val="5"/>
              <w:bidi w:val="0"/>
            </w:pPr>
            <w:r>
              <w:tab/>
            </w:r>
            <w:r>
              <w:tab/>
            </w:r>
            <w:r>
              <w:tab/>
            </w:r>
            <w:r>
              <w:tab/>
            </w:r>
            <w:r>
              <w:tab/>
            </w:r>
            <w:r>
              <w:t>"fphm": "发票号码1",</w:t>
            </w:r>
          </w:p>
          <w:p w14:paraId="735AF5CC">
            <w:pPr>
              <w:pStyle w:val="5"/>
              <w:bidi w:val="0"/>
            </w:pPr>
            <w:r>
              <w:tab/>
            </w:r>
            <w:r>
              <w:tab/>
            </w:r>
            <w:r>
              <w:tab/>
            </w:r>
            <w:r>
              <w:tab/>
            </w:r>
            <w:r>
              <w:tab/>
            </w:r>
            <w:r>
              <w:t>"status": "上传状态",</w:t>
            </w:r>
          </w:p>
          <w:p w14:paraId="100AB8EA">
            <w:pPr>
              <w:pStyle w:val="5"/>
              <w:bidi w:val="0"/>
            </w:pPr>
            <w:r>
              <w:tab/>
            </w:r>
            <w:r>
              <w:tab/>
            </w:r>
            <w:r>
              <w:tab/>
            </w:r>
            <w:r>
              <w:tab/>
            </w:r>
            <w:r>
              <w:tab/>
            </w:r>
            <w:r>
              <w:t>"message": "详细信息"</w:t>
            </w:r>
          </w:p>
          <w:p w14:paraId="13FAA893">
            <w:pPr>
              <w:pStyle w:val="5"/>
              <w:bidi w:val="0"/>
            </w:pPr>
            <w:r>
              <w:tab/>
            </w:r>
            <w:r>
              <w:tab/>
            </w:r>
            <w:r>
              <w:tab/>
            </w:r>
            <w:r>
              <w:tab/>
            </w:r>
            <w:r>
              <w:t>},</w:t>
            </w:r>
          </w:p>
          <w:p w14:paraId="28464CD6">
            <w:pPr>
              <w:pStyle w:val="5"/>
              <w:bidi w:val="0"/>
            </w:pPr>
            <w:r>
              <w:t xml:space="preserve"> {</w:t>
            </w:r>
          </w:p>
          <w:p w14:paraId="19F6EC66">
            <w:pPr>
              <w:pStyle w:val="5"/>
              <w:bidi w:val="0"/>
            </w:pPr>
            <w:r>
              <w:tab/>
            </w:r>
            <w:r>
              <w:tab/>
            </w:r>
            <w:r>
              <w:tab/>
            </w:r>
            <w:r>
              <w:tab/>
            </w:r>
            <w:r>
              <w:tab/>
            </w:r>
            <w:r>
              <w:t>"fphm": "发票号码2",</w:t>
            </w:r>
          </w:p>
          <w:p w14:paraId="06D35778">
            <w:pPr>
              <w:pStyle w:val="5"/>
              <w:bidi w:val="0"/>
            </w:pPr>
            <w:r>
              <w:tab/>
            </w:r>
            <w:r>
              <w:tab/>
            </w:r>
            <w:r>
              <w:tab/>
            </w:r>
            <w:r>
              <w:tab/>
            </w:r>
            <w:r>
              <w:tab/>
            </w:r>
            <w:r>
              <w:t>"status": "上传状态",</w:t>
            </w:r>
          </w:p>
          <w:p w14:paraId="16A4F166">
            <w:pPr>
              <w:pStyle w:val="5"/>
              <w:bidi w:val="0"/>
            </w:pPr>
            <w:r>
              <w:tab/>
            </w:r>
            <w:r>
              <w:tab/>
            </w:r>
            <w:r>
              <w:tab/>
            </w:r>
            <w:r>
              <w:tab/>
            </w:r>
            <w:r>
              <w:tab/>
            </w:r>
            <w:r>
              <w:t>"message": "详细信息"</w:t>
            </w:r>
          </w:p>
          <w:p w14:paraId="37B0C7D6">
            <w:pPr>
              <w:pStyle w:val="5"/>
              <w:bidi w:val="0"/>
            </w:pPr>
            <w:r>
              <w:tab/>
            </w:r>
            <w:r>
              <w:tab/>
            </w:r>
            <w:r>
              <w:tab/>
            </w:r>
            <w:r>
              <w:tab/>
            </w:r>
            <w:r>
              <w:t>}</w:t>
            </w:r>
          </w:p>
          <w:p w14:paraId="51710CD4">
            <w:pPr>
              <w:pStyle w:val="5"/>
              <w:bidi w:val="0"/>
            </w:pPr>
            <w:r>
              <w:tab/>
            </w:r>
            <w:r>
              <w:tab/>
            </w:r>
            <w:r>
              <w:tab/>
            </w:r>
            <w:r>
              <w:t>]</w:t>
            </w:r>
          </w:p>
          <w:bookmarkEnd w:id="376"/>
          <w:p w14:paraId="57860776">
            <w:pPr>
              <w:pStyle w:val="5"/>
              <w:bidi w:val="0"/>
            </w:pPr>
            <w:r>
              <w:tab/>
            </w:r>
            <w:r>
              <w:tab/>
            </w:r>
            <w:r>
              <w:t>}</w:t>
            </w:r>
          </w:p>
          <w:p w14:paraId="66CD4B64">
            <w:pPr>
              <w:pStyle w:val="5"/>
              <w:bidi w:val="0"/>
            </w:pPr>
            <w:r>
              <w:tab/>
            </w:r>
            <w:r>
              <w:t>}</w:t>
            </w:r>
          </w:p>
          <w:p w14:paraId="51D996A8">
            <w:pPr>
              <w:pStyle w:val="5"/>
              <w:bidi w:val="0"/>
            </w:pPr>
            <w:r>
              <w:t>}</w:t>
            </w:r>
          </w:p>
        </w:tc>
      </w:tr>
    </w:tbl>
    <w:p w14:paraId="78BF2D61">
      <w:pPr>
        <w:pStyle w:val="5"/>
        <w:ind w:left="0" w:leftChars="0" w:firstLine="0" w:firstLineChars="0"/>
      </w:pPr>
    </w:p>
    <w:p w14:paraId="1C03FD70">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5"/>
              <w:bidi w:val="0"/>
            </w:pPr>
            <w:r>
              <w:t>{</w:t>
            </w:r>
          </w:p>
          <w:p w14:paraId="4C0863AF">
            <w:pPr>
              <w:pStyle w:val="5"/>
              <w:bidi w:val="0"/>
            </w:pPr>
            <w:r>
              <w:tab/>
            </w:r>
            <w:r>
              <w:t>"Response":{</w:t>
            </w:r>
          </w:p>
          <w:p w14:paraId="29C738A2">
            <w:pPr>
              <w:pStyle w:val="5"/>
              <w:bidi w:val="0"/>
            </w:pPr>
            <w:r>
              <w:tab/>
            </w:r>
            <w:r>
              <w:tab/>
            </w:r>
            <w:r>
              <w:t>"RequestId": "16位随机数字和字母组合",</w:t>
            </w:r>
          </w:p>
          <w:p w14:paraId="70DBACB7">
            <w:pPr>
              <w:pStyle w:val="5"/>
              <w:bidi w:val="0"/>
            </w:pPr>
            <w:r>
              <w:tab/>
            </w:r>
            <w:r>
              <w:tab/>
            </w:r>
            <w:r>
              <w:t>"Error":{</w:t>
            </w:r>
          </w:p>
          <w:p w14:paraId="7E830800">
            <w:pPr>
              <w:pStyle w:val="5"/>
              <w:bidi w:val="0"/>
              <w:rPr>
                <w:highlight w:val="none"/>
              </w:rPr>
            </w:pPr>
            <w:r>
              <w:rPr>
                <w:highlight w:val="none"/>
              </w:rPr>
              <w:tab/>
            </w:r>
            <w:r>
              <w:rPr>
                <w:highlight w:val="none"/>
              </w:rPr>
              <w:tab/>
            </w:r>
            <w:r>
              <w:rPr>
                <w:highlight w:val="none"/>
              </w:rPr>
              <w:tab/>
            </w:r>
            <w:r>
              <w:rPr>
                <w:highlight w:val="none"/>
              </w:rPr>
              <w:t>"Code": "01",</w:t>
            </w:r>
          </w:p>
          <w:p w14:paraId="58CDB482">
            <w:pPr>
              <w:pStyle w:val="5"/>
              <w:bidi w:val="0"/>
              <w:rPr>
                <w:highlight w:val="none"/>
              </w:rPr>
            </w:pPr>
            <w:r>
              <w:rPr>
                <w:highlight w:val="none"/>
              </w:rPr>
              <w:tab/>
            </w:r>
            <w:r>
              <w:rPr>
                <w:highlight w:val="none"/>
              </w:rPr>
              <w:tab/>
            </w:r>
            <w:r>
              <w:rPr>
                <w:highlight w:val="none"/>
              </w:rPr>
              <w:tab/>
            </w:r>
            <w:r>
              <w:rPr>
                <w:highlight w:val="none"/>
              </w:rPr>
              <w:t>"Message": "错误说明"</w:t>
            </w:r>
          </w:p>
          <w:p w14:paraId="25B06803">
            <w:pPr>
              <w:pStyle w:val="5"/>
              <w:bidi w:val="0"/>
            </w:pPr>
            <w:r>
              <w:t>}</w:t>
            </w:r>
          </w:p>
          <w:p w14:paraId="3DE60BB4">
            <w:pPr>
              <w:pStyle w:val="5"/>
              <w:bidi w:val="0"/>
            </w:pPr>
            <w:r>
              <w:tab/>
            </w:r>
            <w:r>
              <w:t>}</w:t>
            </w:r>
          </w:p>
          <w:p w14:paraId="0FF022CE">
            <w:pPr>
              <w:pStyle w:val="5"/>
              <w:bidi w:val="0"/>
            </w:pPr>
            <w:r>
              <w:t>}</w:t>
            </w:r>
          </w:p>
        </w:tc>
      </w:tr>
    </w:tbl>
    <w:p w14:paraId="689849FB">
      <w:pPr>
        <w:pStyle w:val="31"/>
        <w:ind w:firstLine="480"/>
      </w:pPr>
    </w:p>
    <w:bookmarkEnd w:id="365"/>
    <w:p w14:paraId="30F51AD9">
      <w:pPr>
        <w:pStyle w:val="4"/>
        <w:widowControl/>
        <w:spacing w:beforeAutospacing="0" w:afterAutospacing="0" w:line="408" w:lineRule="auto"/>
        <w:rPr>
          <w:rFonts w:hint="default" w:ascii="Times New Roman" w:hAnsi="Times New Roman"/>
          <w:sz w:val="28"/>
          <w:szCs w:val="28"/>
        </w:rPr>
      </w:pPr>
      <w:bookmarkStart w:id="377" w:name="_Toc3812"/>
      <w:bookmarkStart w:id="378" w:name="_Toc22994"/>
      <w:bookmarkStart w:id="379" w:name="_Toc3281"/>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77"/>
      <w:bookmarkEnd w:id="378"/>
      <w:bookmarkEnd w:id="379"/>
    </w:p>
    <w:p w14:paraId="35F0EA64">
      <w:pPr>
        <w:pStyle w:val="6"/>
        <w:rPr>
          <w:rFonts w:ascii="Times New Roman" w:hAnsi="Times New Roman"/>
        </w:rPr>
      </w:pPr>
      <w:bookmarkStart w:id="380" w:name="_Toc8856"/>
      <w:bookmarkStart w:id="381" w:name="_Toc16467"/>
      <w:r>
        <w:rPr>
          <w:rFonts w:ascii="Times New Roman" w:hAnsi="Times New Roman"/>
        </w:rPr>
        <w:t>13.1接口说明</w:t>
      </w:r>
      <w:bookmarkEnd w:id="380"/>
      <w:bookmarkEnd w:id="381"/>
    </w:p>
    <w:p w14:paraId="1687F34D">
      <w:pPr>
        <w:pStyle w:val="5"/>
        <w:spacing w:before="156" w:after="156"/>
        <w:ind w:firstLine="480"/>
      </w:pPr>
      <w:r>
        <w:t>给企业提供红字确认单开具功能。</w:t>
      </w:r>
    </w:p>
    <w:p w14:paraId="34DE86BC">
      <w:pPr>
        <w:pStyle w:val="6"/>
        <w:rPr>
          <w:rFonts w:ascii="Times New Roman" w:hAnsi="Times New Roman"/>
        </w:rPr>
      </w:pPr>
      <w:bookmarkStart w:id="382" w:name="_Toc21296"/>
      <w:bookmarkStart w:id="383" w:name="_Toc1425"/>
      <w:r>
        <w:rPr>
          <w:rFonts w:ascii="Times New Roman" w:hAnsi="Times New Roman"/>
        </w:rPr>
        <w:t>13.2请求参数</w:t>
      </w:r>
      <w:bookmarkEnd w:id="382"/>
      <w:bookmarkEnd w:id="38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2"/>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2"/>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2"/>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2"/>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2"/>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2"/>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2"/>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2"/>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2"/>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2"/>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84" w:name="_Toc14255"/>
      <w:bookmarkStart w:id="385" w:name="_Toc31773"/>
      <w:r>
        <w:rPr>
          <w:rFonts w:ascii="Times New Roman" w:hAnsi="Times New Roman"/>
        </w:rPr>
        <w:t>13.3请求报文示例</w:t>
      </w:r>
      <w:bookmarkEnd w:id="384"/>
      <w:bookmarkEnd w:id="38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5"/>
              <w:bidi w:val="0"/>
            </w:pPr>
            <w:r>
              <w:t>{</w:t>
            </w:r>
          </w:p>
          <w:p w14:paraId="714B7494">
            <w:pPr>
              <w:pStyle w:val="5"/>
              <w:bidi w:val="0"/>
              <w:rPr>
                <w:highlight w:val="none"/>
              </w:rPr>
            </w:pPr>
            <w:r>
              <w:rPr>
                <w:highlight w:val="none"/>
              </w:rPr>
              <w:tab/>
            </w:r>
            <w:r>
              <w:rPr>
                <w:highlight w:val="none"/>
              </w:rPr>
              <w:t>"lrfsf": "录入方身份",</w:t>
            </w:r>
          </w:p>
          <w:p w14:paraId="683E21BA">
            <w:pPr>
              <w:pStyle w:val="5"/>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5"/>
              <w:bidi w:val="0"/>
              <w:rPr>
                <w:highlight w:val="none"/>
              </w:rPr>
            </w:pPr>
            <w:r>
              <w:rPr>
                <w:highlight w:val="none"/>
              </w:rPr>
              <w:tab/>
            </w:r>
            <w:r>
              <w:rPr>
                <w:highlight w:val="none"/>
              </w:rPr>
              <w:t>"xsfmc": "销售方名称",</w:t>
            </w:r>
          </w:p>
          <w:p w14:paraId="3283C9B8">
            <w:pPr>
              <w:pStyle w:val="5"/>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5"/>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5"/>
              <w:bidi w:val="0"/>
              <w:rPr>
                <w:highlight w:val="none"/>
              </w:rPr>
            </w:pPr>
            <w:r>
              <w:rPr>
                <w:highlight w:val="none"/>
              </w:rPr>
              <w:tab/>
            </w:r>
            <w:r>
              <w:rPr>
                <w:highlight w:val="none"/>
              </w:rPr>
              <w:t>"lzfpdm": "蓝字发票代码",</w:t>
            </w:r>
          </w:p>
          <w:p w14:paraId="1AD8CE73">
            <w:pPr>
              <w:pStyle w:val="5"/>
              <w:bidi w:val="0"/>
              <w:rPr>
                <w:highlight w:val="none"/>
              </w:rPr>
            </w:pPr>
            <w:r>
              <w:rPr>
                <w:highlight w:val="none"/>
              </w:rPr>
              <w:tab/>
            </w:r>
            <w:r>
              <w:rPr>
                <w:highlight w:val="none"/>
              </w:rPr>
              <w:t>"lzfphm": "蓝字发票号码",</w:t>
            </w:r>
          </w:p>
          <w:p w14:paraId="789F7A56">
            <w:pPr>
              <w:pStyle w:val="5"/>
              <w:bidi w:val="0"/>
              <w:rPr>
                <w:highlight w:val="none"/>
              </w:rPr>
            </w:pPr>
            <w:r>
              <w:rPr>
                <w:highlight w:val="none"/>
              </w:rPr>
              <w:tab/>
            </w:r>
            <w:r>
              <w:rPr>
                <w:highlight w:val="none"/>
              </w:rPr>
              <w:t>"sfzzfpbz": "是否纸质发票标志",</w:t>
            </w:r>
          </w:p>
          <w:p w14:paraId="4CAF89ED">
            <w:pPr>
              <w:pStyle w:val="5"/>
              <w:bidi w:val="0"/>
              <w:rPr>
                <w:highlight w:val="none"/>
              </w:rPr>
            </w:pPr>
            <w:r>
              <w:rPr>
                <w:highlight w:val="none"/>
              </w:rPr>
              <w:tab/>
            </w:r>
            <w:r>
              <w:rPr>
                <w:highlight w:val="none"/>
              </w:rPr>
              <w:t>"lzkprq": "蓝字发票开票日期",</w:t>
            </w:r>
          </w:p>
          <w:p w14:paraId="3EB8A3CE">
            <w:pPr>
              <w:pStyle w:val="5"/>
              <w:bidi w:val="0"/>
              <w:rPr>
                <w:highlight w:val="none"/>
              </w:rPr>
            </w:pPr>
            <w:r>
              <w:rPr>
                <w:highlight w:val="none"/>
              </w:rPr>
              <w:tab/>
            </w:r>
            <w:r>
              <w:rPr>
                <w:highlight w:val="none"/>
              </w:rPr>
              <w:t>"lzhjje": "蓝字发票合计金额",</w:t>
            </w:r>
          </w:p>
          <w:p w14:paraId="10C47AF0">
            <w:pPr>
              <w:pStyle w:val="5"/>
              <w:bidi w:val="0"/>
              <w:rPr>
                <w:highlight w:val="none"/>
              </w:rPr>
            </w:pPr>
            <w:r>
              <w:rPr>
                <w:highlight w:val="none"/>
              </w:rPr>
              <w:tab/>
            </w:r>
            <w:r>
              <w:rPr>
                <w:highlight w:val="none"/>
              </w:rPr>
              <w:t>"lzhjse": "蓝字发票合计税额",</w:t>
            </w:r>
          </w:p>
          <w:p w14:paraId="0FFC75C3">
            <w:pPr>
              <w:pStyle w:val="5"/>
              <w:bidi w:val="0"/>
              <w:rPr>
                <w:highlight w:val="none"/>
              </w:rPr>
            </w:pPr>
            <w:r>
              <w:rPr>
                <w:highlight w:val="none"/>
              </w:rPr>
              <w:tab/>
            </w:r>
            <w:r>
              <w:rPr>
                <w:highlight w:val="none"/>
              </w:rPr>
              <w:t>"lzfppzDm": "蓝字发票票种代码",</w:t>
            </w:r>
          </w:p>
          <w:p w14:paraId="27A4F540">
            <w:pPr>
              <w:pStyle w:val="5"/>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5"/>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5"/>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5"/>
              <w:bidi w:val="0"/>
              <w:rPr>
                <w:highlight w:val="none"/>
              </w:rPr>
            </w:pPr>
            <w:r>
              <w:rPr>
                <w:highlight w:val="none"/>
              </w:rPr>
              <w:tab/>
            </w:r>
            <w:r>
              <w:rPr>
                <w:highlight w:val="none"/>
              </w:rPr>
              <w:t>"chyyDm": "红字发票冲红原因代码",</w:t>
            </w:r>
          </w:p>
          <w:p w14:paraId="1C6A4FDE">
            <w:pPr>
              <w:pStyle w:val="5"/>
              <w:bidi w:val="0"/>
              <w:rPr>
                <w:highlight w:val="none"/>
              </w:rPr>
            </w:pPr>
            <w:r>
              <w:rPr>
                <w:highlight w:val="none"/>
              </w:rPr>
              <w:tab/>
            </w:r>
            <w:r>
              <w:rPr>
                <w:highlight w:val="none"/>
              </w:rPr>
              <w:t>"hzqrdmxList": [</w:t>
            </w:r>
          </w:p>
          <w:p w14:paraId="796E1758">
            <w:pPr>
              <w:pStyle w:val="5"/>
              <w:bidi w:val="0"/>
            </w:pPr>
            <w:r>
              <w:tab/>
            </w:r>
            <w:r>
              <w:tab/>
            </w:r>
            <w:r>
              <w:t>{</w:t>
            </w:r>
          </w:p>
          <w:p w14:paraId="589032EF">
            <w:pPr>
              <w:pStyle w:val="5"/>
              <w:bidi w:val="0"/>
            </w:pPr>
            <w:r>
              <w:tab/>
            </w:r>
            <w:r>
              <w:tab/>
            </w:r>
            <w:r>
              <w:tab/>
            </w:r>
            <w:r>
              <w:t>"lzmxxh": "蓝字发票明细序号",</w:t>
            </w:r>
          </w:p>
          <w:p w14:paraId="12D34E8A">
            <w:pPr>
              <w:pStyle w:val="5"/>
              <w:bidi w:val="0"/>
            </w:pPr>
            <w:r>
              <w:tab/>
            </w:r>
            <w:r>
              <w:tab/>
            </w:r>
            <w:r>
              <w:tab/>
            </w:r>
            <w:r>
              <w:t>"xh": "序号",</w:t>
            </w:r>
          </w:p>
          <w:p w14:paraId="44AA3213">
            <w:pPr>
              <w:pStyle w:val="5"/>
              <w:bidi w:val="0"/>
            </w:pPr>
            <w:r>
              <w:tab/>
            </w:r>
            <w:r>
              <w:tab/>
            </w:r>
            <w:r>
              <w:tab/>
            </w:r>
            <w:r>
              <w:t>"sphfwssflhbbm": "商品和服务税收分类合并编码",</w:t>
            </w:r>
          </w:p>
          <w:p w14:paraId="15EA69D4">
            <w:pPr>
              <w:pStyle w:val="5"/>
              <w:bidi w:val="0"/>
            </w:pPr>
            <w:r>
              <w:tab/>
            </w:r>
            <w:r>
              <w:tab/>
            </w:r>
            <w:r>
              <w:tab/>
            </w:r>
            <w:r>
              <w:t>"hwhyslwfwmc": "货物或应税劳务、服务名称",</w:t>
            </w:r>
          </w:p>
          <w:p w14:paraId="193603F0">
            <w:pPr>
              <w:pStyle w:val="5"/>
              <w:bidi w:val="0"/>
            </w:pPr>
            <w:r>
              <w:tab/>
            </w:r>
            <w:r>
              <w:tab/>
            </w:r>
            <w:r>
              <w:tab/>
            </w:r>
            <w:r>
              <w:t>"spfwjc": "商品服务简称",</w:t>
            </w:r>
          </w:p>
          <w:p w14:paraId="2B7BF81B">
            <w:pPr>
              <w:pStyle w:val="5"/>
              <w:bidi w:val="0"/>
            </w:pPr>
            <w:r>
              <w:tab/>
            </w:r>
            <w:r>
              <w:tab/>
            </w:r>
            <w:r>
              <w:tab/>
            </w:r>
            <w:r>
              <w:t>"xmmc": "项目名称",</w:t>
            </w:r>
          </w:p>
          <w:p w14:paraId="0E8FD076">
            <w:pPr>
              <w:pStyle w:val="5"/>
              <w:bidi w:val="0"/>
            </w:pPr>
            <w:r>
              <w:tab/>
            </w:r>
            <w:r>
              <w:tab/>
            </w:r>
            <w:r>
              <w:tab/>
            </w:r>
            <w:r>
              <w:t>"ggxh": "规格型号",</w:t>
            </w:r>
          </w:p>
          <w:p w14:paraId="344FCC92">
            <w:pPr>
              <w:pStyle w:val="5"/>
              <w:bidi w:val="0"/>
            </w:pPr>
            <w:r>
              <w:tab/>
            </w:r>
            <w:r>
              <w:tab/>
            </w:r>
            <w:r>
              <w:tab/>
            </w:r>
            <w:r>
              <w:t>"dw": "单位",</w:t>
            </w:r>
          </w:p>
          <w:p w14:paraId="2DCB0B25">
            <w:pPr>
              <w:pStyle w:val="5"/>
              <w:bidi w:val="0"/>
            </w:pPr>
            <w:r>
              <w:tab/>
            </w:r>
            <w:r>
              <w:tab/>
            </w:r>
            <w:r>
              <w:tab/>
            </w:r>
            <w:r>
              <w:t>"fpspdj": "单价",</w:t>
            </w:r>
          </w:p>
          <w:p w14:paraId="2FFF3A6A">
            <w:pPr>
              <w:pStyle w:val="5"/>
              <w:bidi w:val="0"/>
            </w:pPr>
            <w:r>
              <w:tab/>
            </w:r>
            <w:r>
              <w:tab/>
            </w:r>
            <w:r>
              <w:tab/>
            </w:r>
            <w:r>
              <w:t>"fpspsl": "数量",</w:t>
            </w:r>
          </w:p>
          <w:p w14:paraId="7B631A58">
            <w:pPr>
              <w:pStyle w:val="5"/>
              <w:bidi w:val="0"/>
            </w:pPr>
            <w:r>
              <w:tab/>
            </w:r>
            <w:r>
              <w:tab/>
            </w:r>
            <w:r>
              <w:tab/>
            </w:r>
            <w:r>
              <w:t>"je": "金额",</w:t>
            </w:r>
          </w:p>
          <w:p w14:paraId="04125000">
            <w:pPr>
              <w:pStyle w:val="5"/>
              <w:bidi w:val="0"/>
            </w:pPr>
            <w:r>
              <w:tab/>
            </w:r>
            <w:r>
              <w:tab/>
            </w:r>
            <w:r>
              <w:tab/>
            </w:r>
            <w:r>
              <w:t>"sl1": "税率",</w:t>
            </w:r>
          </w:p>
          <w:p w14:paraId="4D96A74D">
            <w:pPr>
              <w:pStyle w:val="5"/>
              <w:bidi w:val="0"/>
            </w:pPr>
            <w:r>
              <w:tab/>
            </w:r>
            <w:r>
              <w:tab/>
            </w:r>
            <w:r>
              <w:tab/>
            </w:r>
            <w:r>
              <w:t>"se": "税额"</w:t>
            </w:r>
          </w:p>
          <w:p w14:paraId="50A8C9F7">
            <w:pPr>
              <w:pStyle w:val="5"/>
              <w:bidi w:val="0"/>
            </w:pPr>
            <w:r>
              <w:tab/>
            </w:r>
            <w:r>
              <w:tab/>
            </w:r>
            <w:r>
              <w:t>}</w:t>
            </w:r>
          </w:p>
          <w:p w14:paraId="6CB77E32">
            <w:pPr>
              <w:pStyle w:val="5"/>
              <w:bidi w:val="0"/>
            </w:pPr>
            <w:r>
              <w:tab/>
            </w:r>
            <w:r>
              <w:t>]</w:t>
            </w:r>
          </w:p>
          <w:p w14:paraId="56A52726">
            <w:pPr>
              <w:pStyle w:val="5"/>
              <w:bidi w:val="0"/>
            </w:pPr>
            <w:r>
              <w:t>}</w:t>
            </w:r>
          </w:p>
        </w:tc>
      </w:tr>
    </w:tbl>
    <w:p w14:paraId="79DF5D66">
      <w:pPr>
        <w:pStyle w:val="6"/>
        <w:rPr>
          <w:rFonts w:ascii="Times New Roman" w:hAnsi="Times New Roman"/>
        </w:rPr>
      </w:pPr>
      <w:bookmarkStart w:id="386" w:name="_Toc8802"/>
      <w:bookmarkStart w:id="387" w:name="_Toc3328"/>
      <w:r>
        <w:rPr>
          <w:rFonts w:ascii="Times New Roman" w:hAnsi="Times New Roman"/>
        </w:rPr>
        <w:t>13.4返回参数</w:t>
      </w:r>
      <w:bookmarkEnd w:id="386"/>
      <w:bookmarkEnd w:id="38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1502E0AB">
            <w:pPr>
              <w:rPr>
                <w:sz w:val="22"/>
                <w:szCs w:val="22"/>
              </w:rPr>
            </w:pPr>
            <w:r>
              <w:t>10作废（异常凭证）</w:t>
            </w:r>
          </w:p>
        </w:tc>
      </w:tr>
    </w:tbl>
    <w:p w14:paraId="0B875204">
      <w:pPr>
        <w:pStyle w:val="6"/>
        <w:rPr>
          <w:rFonts w:ascii="Times New Roman" w:hAnsi="Times New Roman"/>
        </w:rPr>
      </w:pPr>
      <w:bookmarkStart w:id="388" w:name="_Toc17392"/>
      <w:bookmarkStart w:id="389" w:name="_Toc2918"/>
      <w:r>
        <w:rPr>
          <w:rFonts w:ascii="Times New Roman" w:hAnsi="Times New Roman"/>
        </w:rPr>
        <w:t>13.5返回报文示例</w:t>
      </w:r>
      <w:bookmarkEnd w:id="388"/>
      <w:bookmarkEnd w:id="389"/>
    </w:p>
    <w:p w14:paraId="21594F3E">
      <w:pPr>
        <w:pStyle w:val="5"/>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5"/>
              <w:bidi w:val="0"/>
            </w:pPr>
            <w:r>
              <w:t>{</w:t>
            </w:r>
          </w:p>
          <w:p w14:paraId="7FD00F20">
            <w:pPr>
              <w:pStyle w:val="5"/>
              <w:bidi w:val="0"/>
            </w:pPr>
            <w:r>
              <w:tab/>
            </w:r>
            <w:r>
              <w:t>"Response":{</w:t>
            </w:r>
          </w:p>
          <w:p w14:paraId="6E03FBBC">
            <w:pPr>
              <w:pStyle w:val="5"/>
              <w:bidi w:val="0"/>
            </w:pPr>
            <w:r>
              <w:tab/>
            </w:r>
            <w:r>
              <w:tab/>
            </w:r>
            <w:r>
              <w:t>"RequestId": "16位随机数字和字母组合",</w:t>
            </w:r>
          </w:p>
          <w:p w14:paraId="20FF3FCD">
            <w:pPr>
              <w:pStyle w:val="5"/>
              <w:bidi w:val="0"/>
            </w:pPr>
            <w:r>
              <w:tab/>
            </w:r>
            <w:r>
              <w:tab/>
            </w:r>
            <w:r>
              <w:t>"Data": {</w:t>
            </w:r>
          </w:p>
          <w:p w14:paraId="1293889B">
            <w:pPr>
              <w:pStyle w:val="5"/>
              <w:bidi w:val="0"/>
            </w:pPr>
            <w:r>
              <w:tab/>
            </w:r>
            <w:r>
              <w:tab/>
            </w:r>
            <w:r>
              <w:tab/>
            </w:r>
            <w:r>
              <w:t>"returncode": "00",</w:t>
            </w:r>
          </w:p>
          <w:p w14:paraId="2AF5EE51">
            <w:pPr>
              <w:pStyle w:val="5"/>
              <w:bidi w:val="0"/>
            </w:pPr>
            <w:r>
              <w:tab/>
            </w:r>
            <w:r>
              <w:tab/>
            </w:r>
            <w:r>
              <w:tab/>
            </w:r>
            <w:r>
              <w:t>"returnmsg": "成功",</w:t>
            </w:r>
          </w:p>
          <w:p w14:paraId="3C460EF7">
            <w:pPr>
              <w:pStyle w:val="5"/>
              <w:bidi w:val="0"/>
            </w:pPr>
            <w:r>
              <w:tab/>
            </w:r>
            <w:r>
              <w:tab/>
            </w:r>
            <w:r>
              <w:tab/>
            </w:r>
            <w:r>
              <w:t>"hzfpxxqrdbh": "红字确认单编号",</w:t>
            </w:r>
          </w:p>
          <w:p w14:paraId="7AEF933F">
            <w:pPr>
              <w:pStyle w:val="5"/>
              <w:bidi w:val="0"/>
            </w:pPr>
            <w:r>
              <w:tab/>
            </w:r>
            <w:r>
              <w:tab/>
            </w:r>
            <w:r>
              <w:tab/>
            </w:r>
            <w:r>
              <w:t>"uuid": "红字确认单UUID",</w:t>
            </w:r>
          </w:p>
          <w:p w14:paraId="115C5670">
            <w:pPr>
              <w:pStyle w:val="5"/>
              <w:bidi w:val="0"/>
            </w:pPr>
            <w:r>
              <w:tab/>
            </w:r>
            <w:r>
              <w:tab/>
            </w:r>
            <w:r>
              <w:tab/>
            </w:r>
            <w:r>
              <w:t>"hzqrxxztDm": "红字确认单状态"</w:t>
            </w:r>
          </w:p>
          <w:p w14:paraId="63687C7F">
            <w:pPr>
              <w:pStyle w:val="5"/>
              <w:bidi w:val="0"/>
            </w:pPr>
            <w:r>
              <w:t>}</w:t>
            </w:r>
          </w:p>
          <w:p w14:paraId="56F3480C">
            <w:pPr>
              <w:pStyle w:val="5"/>
              <w:bidi w:val="0"/>
            </w:pPr>
            <w:r>
              <w:tab/>
            </w:r>
            <w:r>
              <w:t>}</w:t>
            </w:r>
          </w:p>
          <w:p w14:paraId="13FA9F97">
            <w:pPr>
              <w:pStyle w:val="5"/>
              <w:bidi w:val="0"/>
            </w:pPr>
            <w:r>
              <w:t>}</w:t>
            </w:r>
          </w:p>
        </w:tc>
      </w:tr>
    </w:tbl>
    <w:p w14:paraId="6031F04F">
      <w:pPr>
        <w:pStyle w:val="5"/>
      </w:pPr>
    </w:p>
    <w:p w14:paraId="48BC1200">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5"/>
              <w:bidi w:val="0"/>
            </w:pPr>
            <w:r>
              <w:t>{</w:t>
            </w:r>
          </w:p>
          <w:p w14:paraId="497B190E">
            <w:pPr>
              <w:pStyle w:val="5"/>
              <w:bidi w:val="0"/>
            </w:pPr>
            <w:r>
              <w:tab/>
            </w:r>
            <w:r>
              <w:t>"Response":{</w:t>
            </w:r>
          </w:p>
          <w:p w14:paraId="67EA44AD">
            <w:pPr>
              <w:pStyle w:val="5"/>
              <w:bidi w:val="0"/>
            </w:pPr>
            <w:r>
              <w:tab/>
            </w:r>
            <w:r>
              <w:tab/>
            </w:r>
            <w:r>
              <w:t>"RequestId": "16位随机数字和字母组合",</w:t>
            </w:r>
          </w:p>
          <w:p w14:paraId="0D173FF7">
            <w:pPr>
              <w:pStyle w:val="5"/>
              <w:bidi w:val="0"/>
            </w:pPr>
            <w:r>
              <w:tab/>
            </w:r>
            <w:r>
              <w:tab/>
            </w:r>
            <w:r>
              <w:t>"Error":{</w:t>
            </w:r>
          </w:p>
          <w:p w14:paraId="103DB3B6">
            <w:pPr>
              <w:pStyle w:val="5"/>
              <w:bidi w:val="0"/>
            </w:pPr>
            <w:r>
              <w:tab/>
            </w:r>
            <w:r>
              <w:tab/>
            </w:r>
            <w:r>
              <w:tab/>
            </w:r>
            <w:r>
              <w:t>"Code": "01”,</w:t>
            </w:r>
          </w:p>
          <w:p w14:paraId="3EBAE725">
            <w:pPr>
              <w:pStyle w:val="5"/>
              <w:bidi w:val="0"/>
            </w:pPr>
            <w:r>
              <w:tab/>
            </w:r>
            <w:r>
              <w:tab/>
            </w:r>
            <w:r>
              <w:tab/>
            </w:r>
            <w:r>
              <w:t>"Message": "错误说明"</w:t>
            </w:r>
          </w:p>
          <w:p w14:paraId="261543F4">
            <w:pPr>
              <w:pStyle w:val="5"/>
              <w:bidi w:val="0"/>
            </w:pPr>
            <w:r>
              <w:t>}</w:t>
            </w:r>
          </w:p>
          <w:p w14:paraId="24BE6B05">
            <w:pPr>
              <w:pStyle w:val="5"/>
              <w:bidi w:val="0"/>
            </w:pPr>
            <w:r>
              <w:tab/>
            </w:r>
            <w:r>
              <w:t>}</w:t>
            </w:r>
          </w:p>
          <w:p w14:paraId="42EFF373">
            <w:pPr>
              <w:pStyle w:val="5"/>
              <w:bidi w:val="0"/>
            </w:pPr>
            <w:r>
              <w:t>}</w:t>
            </w:r>
          </w:p>
        </w:tc>
      </w:tr>
    </w:tbl>
    <w:p w14:paraId="6749E8F5">
      <w:pPr>
        <w:pStyle w:val="31"/>
        <w:ind w:firstLine="480"/>
      </w:pPr>
    </w:p>
    <w:p w14:paraId="73227075">
      <w:pPr>
        <w:pStyle w:val="4"/>
        <w:widowControl/>
        <w:spacing w:beforeAutospacing="0" w:afterAutospacing="0" w:line="408" w:lineRule="auto"/>
        <w:rPr>
          <w:rFonts w:hint="default" w:ascii="Times New Roman" w:hAnsi="Times New Roman"/>
          <w:sz w:val="28"/>
          <w:szCs w:val="28"/>
        </w:rPr>
      </w:pPr>
      <w:bookmarkStart w:id="390" w:name="_Toc2316"/>
      <w:bookmarkStart w:id="391" w:name="_Toc19655"/>
      <w:bookmarkStart w:id="392" w:name="_Toc16368"/>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90"/>
      <w:bookmarkEnd w:id="391"/>
      <w:bookmarkEnd w:id="392"/>
    </w:p>
    <w:p w14:paraId="4E5BF335">
      <w:pPr>
        <w:pStyle w:val="6"/>
        <w:rPr>
          <w:rFonts w:ascii="Times New Roman" w:hAnsi="Times New Roman"/>
        </w:rPr>
      </w:pPr>
      <w:bookmarkStart w:id="393" w:name="_Toc10746"/>
      <w:bookmarkStart w:id="394" w:name="_Toc21184"/>
      <w:r>
        <w:rPr>
          <w:rFonts w:ascii="Times New Roman" w:hAnsi="Times New Roman"/>
        </w:rPr>
        <w:t>14.1接口说明</w:t>
      </w:r>
      <w:bookmarkEnd w:id="393"/>
      <w:bookmarkEnd w:id="394"/>
    </w:p>
    <w:p w14:paraId="7626B920">
      <w:pPr>
        <w:pStyle w:val="5"/>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95" w:name="_Toc19320"/>
      <w:bookmarkStart w:id="396" w:name="_Toc26925"/>
      <w:r>
        <w:rPr>
          <w:rFonts w:ascii="Times New Roman" w:hAnsi="Times New Roman"/>
        </w:rPr>
        <w:t>14.2请求参数</w:t>
      </w:r>
      <w:bookmarkEnd w:id="395"/>
      <w:bookmarkEnd w:id="39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97" w:name="_Toc11616"/>
      <w:bookmarkStart w:id="398" w:name="_Toc18060"/>
      <w:r>
        <w:rPr>
          <w:rFonts w:ascii="Times New Roman" w:hAnsi="Times New Roman"/>
        </w:rPr>
        <w:t>14.3请求报文示例</w:t>
      </w:r>
      <w:bookmarkEnd w:id="397"/>
      <w:bookmarkEnd w:id="39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5"/>
              <w:bidi w:val="0"/>
            </w:pPr>
            <w:r>
              <w:t>{</w:t>
            </w:r>
          </w:p>
          <w:p w14:paraId="2B520E60">
            <w:pPr>
              <w:pStyle w:val="5"/>
              <w:bidi w:val="0"/>
            </w:pPr>
            <w:r>
              <w:tab/>
            </w:r>
            <w:r>
              <w:t>"xsfnsrsbh": "（销售方）统一社会信用代码/纳税人识别号/身份证件号码",</w:t>
            </w:r>
          </w:p>
          <w:p w14:paraId="6B8CAE6D">
            <w:pPr>
              <w:pStyle w:val="5"/>
              <w:bidi w:val="0"/>
            </w:pPr>
            <w:r>
              <w:tab/>
            </w:r>
            <w:r>
              <w:t>"uuid": "红字确认单UUID ",</w:t>
            </w:r>
          </w:p>
          <w:p w14:paraId="0215A0AB">
            <w:pPr>
              <w:pStyle w:val="5"/>
              <w:bidi w:val="0"/>
            </w:pPr>
            <w:r>
              <w:tab/>
            </w:r>
            <w:r>
              <w:t>"hzqrdbh": "红字确认单编号 ",</w:t>
            </w:r>
          </w:p>
          <w:p w14:paraId="16A05A82">
            <w:pPr>
              <w:pStyle w:val="5"/>
              <w:bidi w:val="0"/>
            </w:pPr>
            <w:r>
              <w:tab/>
            </w:r>
            <w:r>
              <w:t>"qrlx": "确认类型"</w:t>
            </w:r>
          </w:p>
          <w:p w14:paraId="61AF6A5C">
            <w:pPr>
              <w:pStyle w:val="5"/>
              <w:bidi w:val="0"/>
            </w:pPr>
            <w:r>
              <w:t>}</w:t>
            </w:r>
          </w:p>
        </w:tc>
      </w:tr>
    </w:tbl>
    <w:p w14:paraId="2E2FDC44">
      <w:pPr>
        <w:pStyle w:val="6"/>
        <w:rPr>
          <w:rFonts w:ascii="Times New Roman" w:hAnsi="Times New Roman"/>
        </w:rPr>
      </w:pPr>
      <w:bookmarkStart w:id="399" w:name="_Toc2259"/>
      <w:bookmarkStart w:id="400" w:name="_Toc31626"/>
      <w:r>
        <w:rPr>
          <w:rFonts w:ascii="Times New Roman" w:hAnsi="Times New Roman"/>
        </w:rPr>
        <w:t>14.4返回参数</w:t>
      </w:r>
      <w:bookmarkEnd w:id="399"/>
      <w:bookmarkEnd w:id="40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4277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401" w:name="_Toc13834"/>
      <w:bookmarkStart w:id="402" w:name="_Toc10257"/>
      <w:r>
        <w:rPr>
          <w:rFonts w:ascii="Times New Roman" w:hAnsi="Times New Roman"/>
        </w:rPr>
        <w:t>14.5返回报文示例</w:t>
      </w:r>
      <w:bookmarkEnd w:id="401"/>
      <w:bookmarkEnd w:id="402"/>
      <w:r>
        <w:rPr>
          <w:rFonts w:ascii="Times New Roman" w:hAnsi="Times New Roman"/>
        </w:rPr>
        <w:t xml:space="preserve"> </w:t>
      </w:r>
    </w:p>
    <w:p w14:paraId="660D4B5D">
      <w:pPr>
        <w:pStyle w:val="5"/>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5"/>
              <w:bidi w:val="0"/>
            </w:pPr>
            <w:r>
              <w:t>{</w:t>
            </w:r>
          </w:p>
          <w:p w14:paraId="7FAC9783">
            <w:pPr>
              <w:pStyle w:val="5"/>
              <w:bidi w:val="0"/>
            </w:pPr>
            <w:r>
              <w:tab/>
            </w:r>
            <w:r>
              <w:t>"Response":{</w:t>
            </w:r>
          </w:p>
          <w:p w14:paraId="1C75A777">
            <w:pPr>
              <w:pStyle w:val="5"/>
              <w:bidi w:val="0"/>
            </w:pPr>
            <w:r>
              <w:tab/>
            </w:r>
            <w:r>
              <w:tab/>
            </w:r>
            <w:r>
              <w:t>"RequestId": "16位随机数字和字母组合",</w:t>
            </w:r>
          </w:p>
          <w:p w14:paraId="224188C0">
            <w:pPr>
              <w:pStyle w:val="5"/>
              <w:bidi w:val="0"/>
            </w:pPr>
            <w:r>
              <w:tab/>
            </w:r>
            <w:r>
              <w:tab/>
            </w:r>
            <w:r>
              <w:t>"Data": {</w:t>
            </w:r>
          </w:p>
          <w:p w14:paraId="4351238B">
            <w:pPr>
              <w:pStyle w:val="5"/>
              <w:bidi w:val="0"/>
            </w:pPr>
            <w:r>
              <w:tab/>
            </w:r>
            <w:r>
              <w:tab/>
            </w:r>
            <w:r>
              <w:tab/>
            </w:r>
            <w:r>
              <w:t>"returncode": "00",</w:t>
            </w:r>
          </w:p>
          <w:p w14:paraId="4705494D">
            <w:pPr>
              <w:pStyle w:val="5"/>
              <w:bidi w:val="0"/>
            </w:pPr>
            <w:r>
              <w:tab/>
            </w:r>
            <w:r>
              <w:tab/>
            </w:r>
            <w:r>
              <w:tab/>
            </w:r>
            <w:r>
              <w:t>"returnmsg": "成功",</w:t>
            </w:r>
          </w:p>
          <w:p w14:paraId="60EDB279">
            <w:pPr>
              <w:pStyle w:val="5"/>
              <w:bidi w:val="0"/>
            </w:pPr>
            <w:r>
              <w:tab/>
            </w:r>
            <w:r>
              <w:tab/>
            </w:r>
            <w:r>
              <w:tab/>
            </w:r>
            <w:r>
              <w:t>"qrrq ": "确认日期"</w:t>
            </w:r>
          </w:p>
          <w:p w14:paraId="71E0D5C3">
            <w:pPr>
              <w:pStyle w:val="5"/>
              <w:bidi w:val="0"/>
            </w:pPr>
            <w:r>
              <w:t>}</w:t>
            </w:r>
          </w:p>
          <w:p w14:paraId="4C8A8CEE">
            <w:pPr>
              <w:pStyle w:val="5"/>
              <w:bidi w:val="0"/>
            </w:pPr>
            <w:r>
              <w:tab/>
            </w:r>
            <w:r>
              <w:t>}</w:t>
            </w:r>
          </w:p>
          <w:p w14:paraId="5E638BA6">
            <w:pPr>
              <w:pStyle w:val="5"/>
              <w:bidi w:val="0"/>
            </w:pPr>
            <w:r>
              <w:t>}</w:t>
            </w:r>
          </w:p>
        </w:tc>
      </w:tr>
    </w:tbl>
    <w:p w14:paraId="5F8947C1">
      <w:pPr>
        <w:pStyle w:val="5"/>
      </w:pPr>
    </w:p>
    <w:p w14:paraId="1E4EBF0F">
      <w:pPr>
        <w:pStyle w:val="5"/>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5"/>
              <w:bidi w:val="0"/>
            </w:pPr>
            <w:r>
              <w:t>{</w:t>
            </w:r>
          </w:p>
          <w:p w14:paraId="3D19FDB5">
            <w:pPr>
              <w:pStyle w:val="5"/>
              <w:bidi w:val="0"/>
            </w:pPr>
            <w:r>
              <w:tab/>
            </w:r>
            <w:r>
              <w:t>"Response":{</w:t>
            </w:r>
          </w:p>
          <w:p w14:paraId="73780790">
            <w:pPr>
              <w:pStyle w:val="5"/>
              <w:bidi w:val="0"/>
            </w:pPr>
            <w:r>
              <w:tab/>
            </w:r>
            <w:r>
              <w:tab/>
            </w:r>
            <w:r>
              <w:t>"RequestId": "16位随机数字和字母组合",</w:t>
            </w:r>
          </w:p>
          <w:p w14:paraId="0BEBDC4E">
            <w:pPr>
              <w:pStyle w:val="5"/>
              <w:bidi w:val="0"/>
            </w:pPr>
            <w:r>
              <w:tab/>
            </w:r>
            <w:r>
              <w:tab/>
            </w:r>
            <w:r>
              <w:t>"Error":{</w:t>
            </w:r>
          </w:p>
          <w:p w14:paraId="22AA80B4">
            <w:pPr>
              <w:pStyle w:val="5"/>
              <w:bidi w:val="0"/>
            </w:pPr>
            <w:r>
              <w:tab/>
            </w:r>
            <w:r>
              <w:tab/>
            </w:r>
            <w:r>
              <w:tab/>
            </w:r>
            <w:r>
              <w:t>"Code": "01”,</w:t>
            </w:r>
          </w:p>
          <w:p w14:paraId="4DC3A997">
            <w:pPr>
              <w:pStyle w:val="5"/>
              <w:bidi w:val="0"/>
            </w:pPr>
            <w:r>
              <w:tab/>
            </w:r>
            <w:r>
              <w:tab/>
            </w:r>
            <w:r>
              <w:tab/>
            </w:r>
            <w:r>
              <w:t>"Message": "错误说明"</w:t>
            </w:r>
          </w:p>
          <w:p w14:paraId="2B997F84">
            <w:pPr>
              <w:pStyle w:val="5"/>
              <w:bidi w:val="0"/>
            </w:pPr>
            <w:r>
              <w:t>}</w:t>
            </w:r>
          </w:p>
          <w:p w14:paraId="7789A0F7">
            <w:pPr>
              <w:pStyle w:val="5"/>
              <w:bidi w:val="0"/>
            </w:pPr>
            <w:r>
              <w:tab/>
            </w:r>
            <w:r>
              <w:t>}</w:t>
            </w:r>
          </w:p>
          <w:p w14:paraId="06DF2057">
            <w:pPr>
              <w:pStyle w:val="5"/>
              <w:bidi w:val="0"/>
            </w:pPr>
            <w:r>
              <w:t>}</w:t>
            </w:r>
          </w:p>
        </w:tc>
      </w:tr>
    </w:tbl>
    <w:p w14:paraId="78FEA5E0">
      <w:pPr>
        <w:pStyle w:val="5"/>
      </w:pPr>
    </w:p>
    <w:p w14:paraId="551048C2">
      <w:pPr>
        <w:pStyle w:val="4"/>
        <w:widowControl/>
        <w:spacing w:beforeAutospacing="0" w:afterAutospacing="0" w:line="408" w:lineRule="auto"/>
        <w:rPr>
          <w:rFonts w:hint="default" w:ascii="Times New Roman" w:hAnsi="Times New Roman"/>
          <w:sz w:val="28"/>
          <w:szCs w:val="28"/>
        </w:rPr>
      </w:pPr>
      <w:bookmarkStart w:id="403" w:name="_Toc2208"/>
      <w:bookmarkStart w:id="404" w:name="_Toc17869"/>
      <w:bookmarkStart w:id="405" w:name="_Toc20878"/>
      <w:bookmarkStart w:id="406" w:name="_Toc19191"/>
      <w:bookmarkStart w:id="407" w:name="_Toc17763"/>
      <w:r>
        <w:rPr>
          <w:rFonts w:hint="default" w:ascii="Times New Roman" w:hAnsi="Times New Roman"/>
          <w:sz w:val="28"/>
          <w:szCs w:val="28"/>
        </w:rPr>
        <w:t>15.上传发票汇总确认信息</w:t>
      </w:r>
      <w:bookmarkEnd w:id="403"/>
      <w:bookmarkEnd w:id="404"/>
      <w:bookmarkEnd w:id="405"/>
      <w:bookmarkEnd w:id="406"/>
      <w:bookmarkEnd w:id="407"/>
    </w:p>
    <w:p w14:paraId="18483CBD">
      <w:pPr>
        <w:pStyle w:val="6"/>
        <w:rPr>
          <w:rFonts w:ascii="Times New Roman" w:hAnsi="Times New Roman"/>
        </w:rPr>
      </w:pPr>
      <w:bookmarkStart w:id="408" w:name="_Toc30557"/>
      <w:bookmarkStart w:id="409" w:name="_Toc4817"/>
      <w:bookmarkStart w:id="410" w:name="_Toc13413"/>
      <w:bookmarkStart w:id="411" w:name="_Toc27333"/>
      <w:r>
        <w:rPr>
          <w:rFonts w:ascii="Times New Roman" w:hAnsi="Times New Roman"/>
        </w:rPr>
        <w:t>15.1接口说明</w:t>
      </w:r>
      <w:bookmarkEnd w:id="408"/>
      <w:bookmarkEnd w:id="409"/>
      <w:bookmarkEnd w:id="410"/>
      <w:bookmarkEnd w:id="411"/>
    </w:p>
    <w:p w14:paraId="526A50C1">
      <w:pPr>
        <w:pStyle w:val="5"/>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5"/>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5"/>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12" w:name="_Toc16528"/>
      <w:bookmarkStart w:id="413" w:name="_Toc22557"/>
      <w:bookmarkStart w:id="414" w:name="_Toc22206"/>
      <w:bookmarkStart w:id="415" w:name="_Toc17258"/>
      <w:r>
        <w:rPr>
          <w:rFonts w:ascii="Times New Roman" w:hAnsi="Times New Roman"/>
        </w:rPr>
        <w:t>15.2请求参数</w:t>
      </w:r>
      <w:bookmarkEnd w:id="412"/>
      <w:bookmarkEnd w:id="413"/>
      <w:bookmarkEnd w:id="414"/>
      <w:bookmarkEnd w:id="41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2"/>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2"/>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2"/>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2"/>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2"/>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2"/>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2"/>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2"/>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2"/>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16" w:name="_Toc12142"/>
      <w:bookmarkStart w:id="417" w:name="_Toc12487"/>
      <w:bookmarkStart w:id="418" w:name="_Toc19876"/>
      <w:bookmarkStart w:id="419" w:name="_Toc11695"/>
      <w:r>
        <w:rPr>
          <w:rFonts w:ascii="Times New Roman" w:hAnsi="Times New Roman"/>
        </w:rPr>
        <w:t>15.3请求报文示例</w:t>
      </w:r>
      <w:bookmarkEnd w:id="416"/>
      <w:bookmarkEnd w:id="417"/>
      <w:bookmarkEnd w:id="418"/>
      <w:bookmarkEnd w:id="41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5"/>
              <w:bidi w:val="0"/>
            </w:pPr>
            <w:r>
              <w:t>{</w:t>
            </w:r>
          </w:p>
          <w:p w14:paraId="41BC6DD2">
            <w:pPr>
              <w:pStyle w:val="5"/>
              <w:bidi w:val="0"/>
            </w:pPr>
            <w:r>
              <w:tab/>
            </w:r>
            <w:r>
              <w:t>"xsfnsrsbh": "销售方纳税人识别号",</w:t>
            </w:r>
          </w:p>
          <w:p w14:paraId="0348ACC4">
            <w:pPr>
              <w:pStyle w:val="5"/>
              <w:bidi w:val="0"/>
            </w:pPr>
            <w:r>
              <w:tab/>
            </w:r>
            <w:r>
              <w:t>"xsfsjswjgdm": "销售方省级税务机关代码",</w:t>
            </w:r>
          </w:p>
          <w:p w14:paraId="085DFF63">
            <w:pPr>
              <w:pStyle w:val="5"/>
              <w:bidi w:val="0"/>
            </w:pPr>
            <w:r>
              <w:tab/>
            </w:r>
            <w:r>
              <w:t>"ywlx": "业务类型",</w:t>
            </w:r>
          </w:p>
          <w:p w14:paraId="0918D009">
            <w:pPr>
              <w:pStyle w:val="5"/>
              <w:bidi w:val="0"/>
            </w:pPr>
            <w:r>
              <w:tab/>
            </w:r>
            <w:r>
              <w:t>"ptbh": "平台编号",</w:t>
            </w:r>
          </w:p>
          <w:p w14:paraId="798E0445">
            <w:pPr>
              <w:pStyle w:val="5"/>
              <w:bidi w:val="0"/>
            </w:pPr>
            <w:r>
              <w:tab/>
            </w:r>
            <w:r>
              <w:t>"yf": "月份",</w:t>
            </w:r>
          </w:p>
          <w:p w14:paraId="7C3D6F1E">
            <w:pPr>
              <w:pStyle w:val="5"/>
              <w:bidi w:val="0"/>
            </w:pPr>
            <w:r>
              <w:tab/>
            </w:r>
            <w:r>
              <w:t>"lzfpsl": "蓝字发票数量",</w:t>
            </w:r>
          </w:p>
          <w:p w14:paraId="58BF9D9E">
            <w:pPr>
              <w:pStyle w:val="5"/>
              <w:bidi w:val="0"/>
            </w:pPr>
            <w:r>
              <w:tab/>
            </w:r>
            <w:r>
              <w:t>"lzfpje": "蓝字发票金额",</w:t>
            </w:r>
          </w:p>
          <w:p w14:paraId="19C1EB7F">
            <w:pPr>
              <w:pStyle w:val="5"/>
              <w:bidi w:val="0"/>
            </w:pPr>
            <w:r>
              <w:tab/>
            </w:r>
            <w:r>
              <w:t>"lzfpse": "蓝字发票税额",</w:t>
            </w:r>
          </w:p>
          <w:p w14:paraId="69851034">
            <w:pPr>
              <w:pStyle w:val="5"/>
              <w:bidi w:val="0"/>
            </w:pPr>
            <w:r>
              <w:tab/>
            </w:r>
            <w:r>
              <w:t>"hzfpsl": "红字发票数量",</w:t>
            </w:r>
          </w:p>
          <w:p w14:paraId="27EDD6E7">
            <w:pPr>
              <w:pStyle w:val="5"/>
              <w:bidi w:val="0"/>
            </w:pPr>
            <w:r>
              <w:tab/>
            </w:r>
            <w:r>
              <w:t>"hzfpje": "红字发票金额",</w:t>
            </w:r>
          </w:p>
          <w:p w14:paraId="60356C6C">
            <w:pPr>
              <w:pStyle w:val="5"/>
              <w:bidi w:val="0"/>
            </w:pPr>
            <w:r>
              <w:tab/>
            </w:r>
            <w:r>
              <w:t>"hzfpse": "红字发票税额"</w:t>
            </w:r>
          </w:p>
          <w:p w14:paraId="53CC534F">
            <w:pPr>
              <w:pStyle w:val="5"/>
              <w:bidi w:val="0"/>
            </w:pPr>
            <w:r>
              <w:t>}</w:t>
            </w:r>
          </w:p>
        </w:tc>
      </w:tr>
    </w:tbl>
    <w:p w14:paraId="261E300A">
      <w:pPr>
        <w:pStyle w:val="6"/>
        <w:rPr>
          <w:rFonts w:ascii="Times New Roman" w:hAnsi="Times New Roman"/>
        </w:rPr>
      </w:pPr>
      <w:bookmarkStart w:id="420" w:name="_Toc22680"/>
      <w:bookmarkStart w:id="421" w:name="_Toc2471"/>
      <w:bookmarkStart w:id="422" w:name="_Toc7279"/>
      <w:bookmarkStart w:id="423" w:name="_Toc2880"/>
      <w:r>
        <w:rPr>
          <w:rFonts w:ascii="Times New Roman" w:hAnsi="Times New Roman"/>
        </w:rPr>
        <w:t>15.4返回参数</w:t>
      </w:r>
      <w:bookmarkEnd w:id="420"/>
      <w:bookmarkEnd w:id="421"/>
      <w:bookmarkEnd w:id="422"/>
      <w:bookmarkEnd w:id="42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24" w:name="_Toc7008"/>
      <w:bookmarkStart w:id="425" w:name="_Toc5128"/>
      <w:bookmarkStart w:id="426" w:name="_Toc11305"/>
      <w:bookmarkStart w:id="427" w:name="_Toc24689"/>
      <w:r>
        <w:rPr>
          <w:rFonts w:ascii="Times New Roman" w:hAnsi="Times New Roman"/>
        </w:rPr>
        <w:t>15.5返回报文示例</w:t>
      </w:r>
      <w:bookmarkEnd w:id="424"/>
      <w:bookmarkEnd w:id="425"/>
      <w:bookmarkEnd w:id="426"/>
      <w:bookmarkEnd w:id="427"/>
    </w:p>
    <w:p w14:paraId="4AB3988F">
      <w:pPr>
        <w:pStyle w:val="5"/>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5"/>
              <w:bidi w:val="0"/>
            </w:pPr>
            <w:r>
              <w:t>{</w:t>
            </w:r>
          </w:p>
          <w:p w14:paraId="42F2C084">
            <w:pPr>
              <w:pStyle w:val="5"/>
              <w:bidi w:val="0"/>
            </w:pPr>
            <w:r>
              <w:tab/>
            </w:r>
            <w:r>
              <w:t>"Response":{</w:t>
            </w:r>
          </w:p>
          <w:p w14:paraId="55F5AD4B">
            <w:pPr>
              <w:pStyle w:val="5"/>
              <w:bidi w:val="0"/>
            </w:pPr>
            <w:r>
              <w:tab/>
            </w:r>
            <w:r>
              <w:tab/>
            </w:r>
            <w:r>
              <w:t>"RequestId": "16位随机数字和字母组合",</w:t>
            </w:r>
          </w:p>
          <w:p w14:paraId="5F8ECFA1">
            <w:pPr>
              <w:pStyle w:val="5"/>
              <w:bidi w:val="0"/>
            </w:pPr>
            <w:r>
              <w:tab/>
            </w:r>
            <w:r>
              <w:tab/>
            </w:r>
            <w:r>
              <w:t>"Data": {</w:t>
            </w:r>
          </w:p>
          <w:p w14:paraId="5D7B9DDF">
            <w:pPr>
              <w:pStyle w:val="5"/>
              <w:bidi w:val="0"/>
            </w:pPr>
            <w:r>
              <w:tab/>
            </w:r>
            <w:r>
              <w:tab/>
            </w:r>
            <w:r>
              <w:rPr>
                <w:rFonts w:hint="default"/>
                <w:lang w:val="en-US"/>
              </w:rPr>
              <w:t xml:space="preserve">   </w:t>
            </w:r>
            <w:r>
              <w:t>"returncode": "00",</w:t>
            </w:r>
          </w:p>
          <w:p w14:paraId="60D5D0A1">
            <w:pPr>
              <w:pStyle w:val="5"/>
              <w:bidi w:val="0"/>
            </w:pPr>
            <w:r>
              <w:tab/>
            </w:r>
            <w:r>
              <w:rPr>
                <w:rFonts w:hint="default"/>
                <w:lang w:val="en-US"/>
              </w:rPr>
              <w:t xml:space="preserve">     </w:t>
            </w:r>
            <w:r>
              <w:tab/>
            </w:r>
            <w:r>
              <w:t>"returnmsg": "成功"</w:t>
            </w:r>
          </w:p>
          <w:p w14:paraId="6632D470">
            <w:pPr>
              <w:pStyle w:val="5"/>
              <w:bidi w:val="0"/>
            </w:pPr>
            <w:r>
              <w:t>}</w:t>
            </w:r>
          </w:p>
          <w:p w14:paraId="766E1A50">
            <w:pPr>
              <w:pStyle w:val="5"/>
              <w:bidi w:val="0"/>
            </w:pPr>
            <w:r>
              <w:tab/>
            </w:r>
            <w:r>
              <w:t>}</w:t>
            </w:r>
          </w:p>
          <w:p w14:paraId="0A3EFEBB">
            <w:pPr>
              <w:pStyle w:val="5"/>
              <w:bidi w:val="0"/>
            </w:pPr>
            <w:r>
              <w:t>}</w:t>
            </w:r>
          </w:p>
        </w:tc>
      </w:tr>
    </w:tbl>
    <w:p w14:paraId="3EE477D1">
      <w:pPr>
        <w:pStyle w:val="5"/>
      </w:pPr>
    </w:p>
    <w:p w14:paraId="5BC51D30">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5"/>
              <w:bidi w:val="0"/>
            </w:pPr>
            <w:r>
              <w:t>{</w:t>
            </w:r>
          </w:p>
          <w:p w14:paraId="603C44A8">
            <w:pPr>
              <w:pStyle w:val="5"/>
              <w:bidi w:val="0"/>
            </w:pPr>
            <w:r>
              <w:tab/>
            </w:r>
            <w:r>
              <w:t>"Response":{</w:t>
            </w:r>
          </w:p>
          <w:p w14:paraId="54FDF9C4">
            <w:pPr>
              <w:pStyle w:val="5"/>
              <w:bidi w:val="0"/>
            </w:pPr>
            <w:r>
              <w:tab/>
            </w:r>
            <w:r>
              <w:tab/>
            </w:r>
            <w:r>
              <w:t>"RequestId": "16位随机数字和字母组合",</w:t>
            </w:r>
          </w:p>
          <w:p w14:paraId="2F417802">
            <w:pPr>
              <w:pStyle w:val="5"/>
              <w:bidi w:val="0"/>
            </w:pPr>
            <w:r>
              <w:tab/>
            </w:r>
            <w:r>
              <w:tab/>
            </w:r>
            <w:r>
              <w:t>"Error":{</w:t>
            </w:r>
          </w:p>
          <w:p w14:paraId="12334F6C">
            <w:pPr>
              <w:pStyle w:val="5"/>
              <w:bidi w:val="0"/>
            </w:pPr>
            <w:r>
              <w:tab/>
            </w:r>
            <w:r>
              <w:tab/>
            </w:r>
            <w:r>
              <w:tab/>
            </w:r>
            <w:r>
              <w:t>"Code": "01”,</w:t>
            </w:r>
          </w:p>
          <w:p w14:paraId="2C396C9E">
            <w:pPr>
              <w:pStyle w:val="5"/>
              <w:bidi w:val="0"/>
            </w:pPr>
            <w:r>
              <w:tab/>
            </w:r>
            <w:r>
              <w:tab/>
            </w:r>
            <w:r>
              <w:tab/>
            </w:r>
            <w:r>
              <w:t>"Message": "错误说明"</w:t>
            </w:r>
          </w:p>
          <w:p w14:paraId="34486C80">
            <w:pPr>
              <w:pStyle w:val="5"/>
              <w:bidi w:val="0"/>
            </w:pPr>
            <w:r>
              <w:t>}</w:t>
            </w:r>
          </w:p>
          <w:p w14:paraId="6265AC04">
            <w:pPr>
              <w:pStyle w:val="5"/>
              <w:bidi w:val="0"/>
            </w:pPr>
            <w:r>
              <w:tab/>
            </w:r>
            <w:r>
              <w:t>}</w:t>
            </w:r>
          </w:p>
          <w:p w14:paraId="0E6B9DDC">
            <w:pPr>
              <w:pStyle w:val="5"/>
              <w:bidi w:val="0"/>
            </w:pPr>
            <w:r>
              <w:t>}</w:t>
            </w:r>
          </w:p>
        </w:tc>
      </w:tr>
    </w:tbl>
    <w:p w14:paraId="076D7344">
      <w:pPr>
        <w:pStyle w:val="31"/>
        <w:ind w:firstLine="480"/>
      </w:pPr>
    </w:p>
    <w:p w14:paraId="7B396B33">
      <w:pPr>
        <w:pStyle w:val="4"/>
        <w:widowControl/>
        <w:spacing w:beforeAutospacing="0" w:afterAutospacing="0" w:line="408" w:lineRule="auto"/>
        <w:rPr>
          <w:rFonts w:hint="default" w:ascii="Times New Roman" w:hAnsi="Times New Roman"/>
          <w:sz w:val="28"/>
          <w:szCs w:val="28"/>
        </w:rPr>
      </w:pPr>
      <w:bookmarkStart w:id="428" w:name="_Toc16442"/>
      <w:bookmarkStart w:id="429" w:name="_Toc9185"/>
      <w:bookmarkStart w:id="430" w:name="_Toc16680"/>
      <w:bookmarkStart w:id="431" w:name="_Toc15638"/>
      <w:bookmarkStart w:id="432" w:name="_Toc7737"/>
      <w:r>
        <w:rPr>
          <w:rFonts w:hint="default" w:ascii="Times New Roman" w:hAnsi="Times New Roman"/>
          <w:sz w:val="28"/>
          <w:szCs w:val="28"/>
        </w:rPr>
        <w:t>16. 查询发票汇总确认信息</w:t>
      </w:r>
      <w:bookmarkEnd w:id="428"/>
      <w:bookmarkEnd w:id="429"/>
      <w:bookmarkEnd w:id="430"/>
      <w:bookmarkEnd w:id="431"/>
      <w:bookmarkEnd w:id="432"/>
    </w:p>
    <w:p w14:paraId="511C3F2D">
      <w:pPr>
        <w:pStyle w:val="6"/>
        <w:rPr>
          <w:rFonts w:ascii="Times New Roman" w:hAnsi="Times New Roman"/>
        </w:rPr>
      </w:pPr>
      <w:bookmarkStart w:id="433" w:name="_Toc16465"/>
      <w:bookmarkStart w:id="434" w:name="_Toc7943"/>
      <w:bookmarkStart w:id="435" w:name="_Toc9192"/>
      <w:bookmarkStart w:id="436" w:name="_Toc884"/>
      <w:r>
        <w:rPr>
          <w:rFonts w:ascii="Times New Roman" w:hAnsi="Times New Roman"/>
        </w:rPr>
        <w:t>16.1接口说明</w:t>
      </w:r>
      <w:bookmarkEnd w:id="433"/>
      <w:bookmarkEnd w:id="434"/>
      <w:bookmarkEnd w:id="435"/>
      <w:bookmarkEnd w:id="436"/>
    </w:p>
    <w:p w14:paraId="4546964A">
      <w:pPr>
        <w:pStyle w:val="5"/>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37" w:name="_Toc9075"/>
      <w:bookmarkStart w:id="438" w:name="_Toc30095"/>
      <w:bookmarkStart w:id="439" w:name="_Toc29871"/>
      <w:bookmarkStart w:id="440" w:name="_Toc213"/>
      <w:r>
        <w:rPr>
          <w:rFonts w:ascii="Times New Roman" w:hAnsi="Times New Roman"/>
        </w:rPr>
        <w:t>16.2请求参数</w:t>
      </w:r>
      <w:bookmarkEnd w:id="437"/>
      <w:bookmarkEnd w:id="438"/>
      <w:bookmarkEnd w:id="439"/>
      <w:bookmarkEnd w:id="44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2"/>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2"/>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2"/>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2"/>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41" w:name="_Toc31865"/>
      <w:bookmarkStart w:id="442" w:name="_Toc15514"/>
      <w:bookmarkStart w:id="443" w:name="_Toc10174"/>
      <w:bookmarkStart w:id="444" w:name="_Toc19850"/>
      <w:r>
        <w:rPr>
          <w:rFonts w:ascii="Times New Roman" w:hAnsi="Times New Roman"/>
        </w:rPr>
        <w:t>16.3请求报文示例</w:t>
      </w:r>
      <w:bookmarkEnd w:id="441"/>
      <w:bookmarkEnd w:id="442"/>
      <w:bookmarkEnd w:id="443"/>
      <w:bookmarkEnd w:id="44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C8F7D9A">
            <w:pPr>
              <w:pStyle w:val="5"/>
              <w:bidi w:val="0"/>
            </w:pPr>
            <w:r>
              <w:t>{</w:t>
            </w:r>
          </w:p>
          <w:p w14:paraId="4A79EB34">
            <w:pPr>
              <w:pStyle w:val="5"/>
              <w:bidi w:val="0"/>
            </w:pPr>
            <w:r>
              <w:tab/>
            </w:r>
            <w:bookmarkStart w:id="445" w:name="OLE_LINK56"/>
            <w:r>
              <w:t>"xsfnsrsbh": "销售方纳税人识别号",</w:t>
            </w:r>
          </w:p>
          <w:bookmarkEnd w:id="445"/>
          <w:p w14:paraId="03654109">
            <w:pPr>
              <w:pStyle w:val="5"/>
              <w:bidi w:val="0"/>
            </w:pPr>
            <w:r>
              <w:tab/>
            </w:r>
            <w:r>
              <w:t>"xsfsjswjgdm": "销售方省级税务机关代码",</w:t>
            </w:r>
          </w:p>
          <w:p w14:paraId="57FF048D">
            <w:pPr>
              <w:pStyle w:val="5"/>
              <w:bidi w:val="0"/>
            </w:pPr>
            <w:r>
              <w:tab/>
            </w:r>
            <w:r>
              <w:t>"ptbh": "平台编号",</w:t>
            </w:r>
          </w:p>
          <w:p w14:paraId="0A1D48F1">
            <w:pPr>
              <w:pStyle w:val="5"/>
              <w:bidi w:val="0"/>
            </w:pPr>
            <w:r>
              <w:tab/>
            </w:r>
            <w:r>
              <w:t>"yf": "月份"</w:t>
            </w:r>
          </w:p>
          <w:p w14:paraId="3B652FE9">
            <w:pPr>
              <w:pStyle w:val="5"/>
              <w:bidi w:val="0"/>
            </w:pPr>
            <w:r>
              <w:t>}</w:t>
            </w:r>
          </w:p>
        </w:tc>
      </w:tr>
    </w:tbl>
    <w:p w14:paraId="18B41307">
      <w:pPr>
        <w:pStyle w:val="6"/>
        <w:rPr>
          <w:rFonts w:ascii="Times New Roman" w:hAnsi="Times New Roman"/>
        </w:rPr>
      </w:pPr>
      <w:bookmarkStart w:id="446" w:name="_Toc30064"/>
      <w:bookmarkStart w:id="447" w:name="_Toc27910"/>
      <w:bookmarkStart w:id="448" w:name="_Toc25722"/>
      <w:bookmarkStart w:id="449" w:name="_Toc7733"/>
      <w:r>
        <w:rPr>
          <w:rFonts w:ascii="Times New Roman" w:hAnsi="Times New Roman"/>
        </w:rPr>
        <w:t>16.4返回参数</w:t>
      </w:r>
      <w:bookmarkEnd w:id="446"/>
      <w:bookmarkEnd w:id="447"/>
      <w:bookmarkEnd w:id="448"/>
      <w:bookmarkEnd w:id="44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2"/>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50" w:name="_Toc5776"/>
      <w:bookmarkStart w:id="451" w:name="_Toc24172"/>
      <w:bookmarkStart w:id="452" w:name="_Toc16025"/>
      <w:bookmarkStart w:id="453" w:name="_Toc11217"/>
      <w:r>
        <w:rPr>
          <w:rFonts w:ascii="Times New Roman" w:hAnsi="Times New Roman"/>
        </w:rPr>
        <w:t>16.5返回报文示例</w:t>
      </w:r>
      <w:bookmarkEnd w:id="450"/>
      <w:bookmarkEnd w:id="451"/>
      <w:bookmarkEnd w:id="452"/>
      <w:bookmarkEnd w:id="453"/>
    </w:p>
    <w:p w14:paraId="30CEF328">
      <w:pPr>
        <w:pStyle w:val="5"/>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5"/>
              <w:bidi w:val="0"/>
            </w:pPr>
            <w:r>
              <w:t>{</w:t>
            </w:r>
          </w:p>
          <w:p w14:paraId="7CA4D957">
            <w:pPr>
              <w:pStyle w:val="5"/>
              <w:bidi w:val="0"/>
            </w:pPr>
            <w:r>
              <w:tab/>
            </w:r>
            <w:r>
              <w:t>"Response": {</w:t>
            </w:r>
          </w:p>
          <w:p w14:paraId="6A3D109C">
            <w:pPr>
              <w:pStyle w:val="5"/>
              <w:bidi w:val="0"/>
            </w:pPr>
            <w:r>
              <w:tab/>
            </w:r>
            <w:r>
              <w:tab/>
            </w:r>
            <w:r>
              <w:t>"RequestId": "16位随机数字和字母组合",</w:t>
            </w:r>
          </w:p>
          <w:p w14:paraId="72F85491">
            <w:pPr>
              <w:pStyle w:val="5"/>
              <w:bidi w:val="0"/>
            </w:pPr>
            <w:r>
              <w:tab/>
            </w:r>
            <w:r>
              <w:tab/>
            </w:r>
            <w:r>
              <w:t>"Data": {</w:t>
            </w:r>
          </w:p>
          <w:p w14:paraId="2D4F4233">
            <w:pPr>
              <w:pStyle w:val="5"/>
              <w:bidi w:val="0"/>
            </w:pPr>
            <w:r>
              <w:tab/>
            </w:r>
            <w:r>
              <w:tab/>
            </w:r>
            <w:r>
              <w:tab/>
            </w:r>
            <w:r>
              <w:t>"returncode": "00",</w:t>
            </w:r>
          </w:p>
          <w:p w14:paraId="75B77D8D">
            <w:pPr>
              <w:pStyle w:val="5"/>
              <w:bidi w:val="0"/>
            </w:pPr>
            <w:bookmarkStart w:id="454" w:name="OLE_LINK57"/>
            <w:r>
              <w:tab/>
            </w:r>
            <w:r>
              <w:tab/>
            </w:r>
            <w:r>
              <w:tab/>
            </w:r>
            <w:bookmarkEnd w:id="454"/>
            <w:r>
              <w:t>"returnmsg": "成功",</w:t>
            </w:r>
          </w:p>
          <w:p w14:paraId="1997A631">
            <w:pPr>
              <w:pStyle w:val="5"/>
              <w:bidi w:val="0"/>
            </w:pPr>
            <w:r>
              <w:tab/>
            </w:r>
            <w:r>
              <w:tab/>
            </w:r>
            <w:r>
              <w:tab/>
            </w:r>
            <w:r>
              <w:t>"xsfnsrsbh": "销售方纳税人识别号",</w:t>
            </w:r>
          </w:p>
          <w:p w14:paraId="18352B98">
            <w:pPr>
              <w:pStyle w:val="5"/>
              <w:bidi w:val="0"/>
            </w:pPr>
            <w:r>
              <w:tab/>
            </w:r>
            <w:r>
              <w:tab/>
            </w:r>
            <w:r>
              <w:tab/>
            </w:r>
            <w:r>
              <w:t>"fphzqrxxList": [</w:t>
            </w:r>
          </w:p>
          <w:p w14:paraId="559EE86A">
            <w:pPr>
              <w:pStyle w:val="5"/>
              <w:bidi w:val="0"/>
            </w:pPr>
            <w:r>
              <w:tab/>
            </w:r>
            <w:r>
              <w:tab/>
            </w:r>
            <w:r>
              <w:tab/>
            </w:r>
            <w:r>
              <w:tab/>
            </w:r>
            <w:r>
              <w:t>{</w:t>
            </w:r>
            <w:r>
              <w:tab/>
            </w:r>
            <w:r>
              <w:t>"ptbh": "平台编号",</w:t>
            </w:r>
          </w:p>
          <w:p w14:paraId="6B719AD7">
            <w:pPr>
              <w:pStyle w:val="5"/>
              <w:bidi w:val="0"/>
            </w:pPr>
            <w:r>
              <w:tab/>
            </w:r>
            <w:r>
              <w:tab/>
            </w:r>
            <w:r>
              <w:tab/>
            </w:r>
            <w:r>
              <w:tab/>
            </w:r>
            <w:r>
              <w:tab/>
            </w:r>
            <w:r>
              <w:t>"yf": "月份",</w:t>
            </w:r>
          </w:p>
          <w:p w14:paraId="3D6CD543">
            <w:pPr>
              <w:pStyle w:val="5"/>
              <w:bidi w:val="0"/>
            </w:pPr>
            <w:r>
              <w:tab/>
            </w:r>
            <w:r>
              <w:tab/>
            </w:r>
            <w:r>
              <w:tab/>
            </w:r>
            <w:r>
              <w:tab/>
            </w:r>
            <w:r>
              <w:tab/>
            </w:r>
            <w:r>
              <w:t>"lzfpsl": "蓝字发票数量",</w:t>
            </w:r>
          </w:p>
          <w:p w14:paraId="70A2737A">
            <w:pPr>
              <w:pStyle w:val="5"/>
              <w:bidi w:val="0"/>
            </w:pPr>
            <w:r>
              <w:tab/>
            </w:r>
            <w:r>
              <w:tab/>
            </w:r>
            <w:r>
              <w:tab/>
            </w:r>
            <w:r>
              <w:tab/>
            </w:r>
            <w:r>
              <w:tab/>
            </w:r>
            <w:r>
              <w:t>"lzfpje": "蓝字发票金额",</w:t>
            </w:r>
          </w:p>
          <w:p w14:paraId="5F63AFF5">
            <w:pPr>
              <w:pStyle w:val="5"/>
              <w:bidi w:val="0"/>
            </w:pPr>
            <w:r>
              <w:tab/>
            </w:r>
            <w:r>
              <w:tab/>
            </w:r>
            <w:r>
              <w:tab/>
            </w:r>
            <w:r>
              <w:tab/>
            </w:r>
            <w:r>
              <w:tab/>
            </w:r>
            <w:r>
              <w:t>"lzfpse": "蓝字发票税额",</w:t>
            </w:r>
          </w:p>
          <w:p w14:paraId="7594237C">
            <w:pPr>
              <w:pStyle w:val="5"/>
              <w:bidi w:val="0"/>
            </w:pPr>
            <w:r>
              <w:tab/>
            </w:r>
            <w:r>
              <w:tab/>
            </w:r>
            <w:r>
              <w:tab/>
            </w:r>
            <w:r>
              <w:tab/>
            </w:r>
            <w:r>
              <w:tab/>
            </w:r>
            <w:r>
              <w:t>"hzfpsl": "红字发票数量",</w:t>
            </w:r>
          </w:p>
          <w:p w14:paraId="1C96CD10">
            <w:pPr>
              <w:pStyle w:val="5"/>
              <w:bidi w:val="0"/>
            </w:pPr>
            <w:r>
              <w:tab/>
            </w:r>
            <w:r>
              <w:tab/>
            </w:r>
            <w:r>
              <w:tab/>
            </w:r>
            <w:r>
              <w:tab/>
            </w:r>
            <w:r>
              <w:tab/>
            </w:r>
            <w:r>
              <w:t>"hzfpje": "红字发票金额",</w:t>
            </w:r>
          </w:p>
          <w:p w14:paraId="55E165DB">
            <w:pPr>
              <w:pStyle w:val="5"/>
              <w:bidi w:val="0"/>
            </w:pPr>
            <w:r>
              <w:tab/>
            </w:r>
            <w:r>
              <w:tab/>
            </w:r>
            <w:r>
              <w:tab/>
            </w:r>
            <w:r>
              <w:tab/>
            </w:r>
            <w:r>
              <w:tab/>
            </w:r>
            <w:r>
              <w:t>"hzfpse": "红字发票税额"</w:t>
            </w:r>
          </w:p>
          <w:p w14:paraId="7BC1B22E">
            <w:pPr>
              <w:pStyle w:val="5"/>
              <w:bidi w:val="0"/>
            </w:pPr>
            <w:r>
              <w:tab/>
            </w:r>
            <w:r>
              <w:tab/>
            </w:r>
            <w:r>
              <w:tab/>
            </w:r>
            <w:r>
              <w:tab/>
            </w:r>
            <w:r>
              <w:t>}, {</w:t>
            </w:r>
            <w:r>
              <w:tab/>
            </w:r>
            <w:r>
              <w:t>"ptbh": "平台编号",</w:t>
            </w:r>
          </w:p>
          <w:p w14:paraId="210CD256">
            <w:pPr>
              <w:pStyle w:val="5"/>
              <w:bidi w:val="0"/>
            </w:pPr>
            <w:r>
              <w:tab/>
            </w:r>
            <w:r>
              <w:tab/>
            </w:r>
            <w:r>
              <w:tab/>
            </w:r>
            <w:r>
              <w:tab/>
            </w:r>
            <w:r>
              <w:tab/>
            </w:r>
            <w:r>
              <w:t>"yf": "月份",</w:t>
            </w:r>
          </w:p>
          <w:p w14:paraId="6D976D40">
            <w:pPr>
              <w:pStyle w:val="5"/>
              <w:bidi w:val="0"/>
            </w:pPr>
            <w:r>
              <w:tab/>
            </w:r>
            <w:r>
              <w:tab/>
            </w:r>
            <w:r>
              <w:tab/>
            </w:r>
            <w:r>
              <w:tab/>
            </w:r>
            <w:r>
              <w:tab/>
            </w:r>
            <w:r>
              <w:t>"lzfpsl": "蓝字发票数量",</w:t>
            </w:r>
          </w:p>
          <w:p w14:paraId="7A772306">
            <w:pPr>
              <w:pStyle w:val="5"/>
              <w:bidi w:val="0"/>
            </w:pPr>
            <w:r>
              <w:tab/>
            </w:r>
            <w:r>
              <w:tab/>
            </w:r>
            <w:r>
              <w:tab/>
            </w:r>
            <w:r>
              <w:tab/>
            </w:r>
            <w:r>
              <w:tab/>
            </w:r>
            <w:r>
              <w:t>"lzfpje": "蓝字发票金额",</w:t>
            </w:r>
          </w:p>
          <w:p w14:paraId="4D018CA4">
            <w:pPr>
              <w:pStyle w:val="5"/>
              <w:bidi w:val="0"/>
            </w:pPr>
            <w:r>
              <w:tab/>
            </w:r>
            <w:r>
              <w:tab/>
            </w:r>
            <w:r>
              <w:tab/>
            </w:r>
            <w:r>
              <w:tab/>
            </w:r>
            <w:r>
              <w:tab/>
            </w:r>
            <w:r>
              <w:t>"lzfpse": "蓝字发票税额",</w:t>
            </w:r>
          </w:p>
          <w:p w14:paraId="345C90C2">
            <w:pPr>
              <w:pStyle w:val="5"/>
              <w:bidi w:val="0"/>
            </w:pPr>
            <w:r>
              <w:tab/>
            </w:r>
            <w:r>
              <w:tab/>
            </w:r>
            <w:r>
              <w:tab/>
            </w:r>
            <w:r>
              <w:tab/>
            </w:r>
            <w:r>
              <w:tab/>
            </w:r>
            <w:r>
              <w:t>"hzfpsl": "红字发票数量",</w:t>
            </w:r>
          </w:p>
          <w:p w14:paraId="13CF68A3">
            <w:pPr>
              <w:pStyle w:val="5"/>
              <w:bidi w:val="0"/>
            </w:pPr>
            <w:r>
              <w:tab/>
            </w:r>
            <w:r>
              <w:tab/>
            </w:r>
            <w:r>
              <w:tab/>
            </w:r>
            <w:r>
              <w:tab/>
            </w:r>
            <w:r>
              <w:tab/>
            </w:r>
            <w:r>
              <w:t>"hzfpje": "红字发票金额",</w:t>
            </w:r>
          </w:p>
          <w:p w14:paraId="119B4F99">
            <w:pPr>
              <w:pStyle w:val="5"/>
              <w:bidi w:val="0"/>
            </w:pPr>
            <w:r>
              <w:tab/>
            </w:r>
            <w:r>
              <w:tab/>
            </w:r>
            <w:r>
              <w:tab/>
            </w:r>
            <w:r>
              <w:tab/>
            </w:r>
            <w:r>
              <w:tab/>
            </w:r>
            <w:r>
              <w:t>"hzfpse": "红字发票税额"</w:t>
            </w:r>
          </w:p>
          <w:p w14:paraId="0E5A74D6">
            <w:pPr>
              <w:pStyle w:val="5"/>
              <w:bidi w:val="0"/>
            </w:pPr>
            <w:r>
              <w:tab/>
            </w:r>
            <w:r>
              <w:tab/>
            </w:r>
            <w:r>
              <w:tab/>
            </w:r>
            <w:r>
              <w:tab/>
            </w:r>
            <w:r>
              <w:t>}</w:t>
            </w:r>
          </w:p>
          <w:p w14:paraId="22865100">
            <w:pPr>
              <w:pStyle w:val="5"/>
              <w:bidi w:val="0"/>
            </w:pPr>
            <w:r>
              <w:tab/>
            </w:r>
            <w:r>
              <w:tab/>
            </w:r>
            <w:r>
              <w:tab/>
            </w:r>
            <w:r>
              <w:t>]</w:t>
            </w:r>
          </w:p>
          <w:p w14:paraId="486DF203">
            <w:pPr>
              <w:pStyle w:val="5"/>
              <w:bidi w:val="0"/>
            </w:pPr>
            <w:r>
              <w:tab/>
            </w:r>
            <w:r>
              <w:tab/>
            </w:r>
            <w:r>
              <w:t>}</w:t>
            </w:r>
          </w:p>
          <w:p w14:paraId="6AEC937E">
            <w:pPr>
              <w:pStyle w:val="5"/>
              <w:bidi w:val="0"/>
            </w:pPr>
            <w:r>
              <w:tab/>
            </w:r>
            <w:r>
              <w:t>}</w:t>
            </w:r>
          </w:p>
          <w:p w14:paraId="3EF56522">
            <w:pPr>
              <w:pStyle w:val="5"/>
              <w:bidi w:val="0"/>
            </w:pPr>
            <w:r>
              <w:t>}</w:t>
            </w:r>
          </w:p>
        </w:tc>
      </w:tr>
    </w:tbl>
    <w:p w14:paraId="778CC094">
      <w:pPr>
        <w:pStyle w:val="5"/>
      </w:pPr>
    </w:p>
    <w:p w14:paraId="4903703D">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5"/>
              <w:bidi w:val="0"/>
            </w:pPr>
            <w:r>
              <w:t>{</w:t>
            </w:r>
          </w:p>
          <w:p w14:paraId="09F521B8">
            <w:pPr>
              <w:pStyle w:val="5"/>
              <w:bidi w:val="0"/>
            </w:pPr>
            <w:r>
              <w:tab/>
            </w:r>
            <w:r>
              <w:t>"Response":{</w:t>
            </w:r>
          </w:p>
          <w:p w14:paraId="0B5C390A">
            <w:pPr>
              <w:pStyle w:val="5"/>
              <w:bidi w:val="0"/>
            </w:pPr>
            <w:r>
              <w:tab/>
            </w:r>
            <w:r>
              <w:tab/>
            </w:r>
            <w:r>
              <w:t>"RequestId": "16位随机数字和字母组合",</w:t>
            </w:r>
          </w:p>
          <w:p w14:paraId="2E71D9F3">
            <w:pPr>
              <w:pStyle w:val="5"/>
              <w:bidi w:val="0"/>
            </w:pPr>
            <w:r>
              <w:tab/>
            </w:r>
            <w:r>
              <w:tab/>
            </w:r>
            <w:r>
              <w:t>"Error":{</w:t>
            </w:r>
          </w:p>
          <w:p w14:paraId="1827D830">
            <w:pPr>
              <w:pStyle w:val="5"/>
              <w:bidi w:val="0"/>
            </w:pPr>
            <w:r>
              <w:tab/>
            </w:r>
            <w:r>
              <w:tab/>
            </w:r>
            <w:r>
              <w:tab/>
            </w:r>
            <w:r>
              <w:t>"Code": "01”,</w:t>
            </w:r>
          </w:p>
          <w:p w14:paraId="2D4DE3C0">
            <w:pPr>
              <w:pStyle w:val="5"/>
              <w:bidi w:val="0"/>
            </w:pPr>
            <w:r>
              <w:tab/>
            </w:r>
            <w:r>
              <w:tab/>
            </w:r>
            <w:r>
              <w:tab/>
            </w:r>
            <w:r>
              <w:t>"Message": "错误说明"</w:t>
            </w:r>
          </w:p>
          <w:p w14:paraId="3008776C">
            <w:pPr>
              <w:pStyle w:val="5"/>
              <w:bidi w:val="0"/>
            </w:pPr>
            <w:r>
              <w:t>}</w:t>
            </w:r>
          </w:p>
          <w:p w14:paraId="7AB0DD54">
            <w:pPr>
              <w:pStyle w:val="5"/>
              <w:bidi w:val="0"/>
            </w:pPr>
            <w:r>
              <w:tab/>
            </w:r>
            <w:r>
              <w:t>}</w:t>
            </w:r>
          </w:p>
          <w:p w14:paraId="6A78A6A6">
            <w:pPr>
              <w:pStyle w:val="5"/>
              <w:bidi w:val="0"/>
            </w:pPr>
            <w:r>
              <w:t>}</w:t>
            </w:r>
          </w:p>
        </w:tc>
      </w:tr>
    </w:tbl>
    <w:p w14:paraId="2C8BF80B">
      <w:pPr>
        <w:pStyle w:val="31"/>
        <w:ind w:firstLine="480"/>
      </w:pPr>
    </w:p>
    <w:p w14:paraId="7C577B8D">
      <w:pPr>
        <w:pStyle w:val="4"/>
        <w:widowControl/>
        <w:spacing w:beforeAutospacing="0" w:afterAutospacing="0" w:line="408" w:lineRule="auto"/>
        <w:rPr>
          <w:rFonts w:hint="default" w:ascii="Times New Roman" w:hAnsi="Times New Roman" w:eastAsia="宋体"/>
          <w:sz w:val="28"/>
          <w:szCs w:val="28"/>
          <w:lang w:val="en-US" w:eastAsia="zh-CN"/>
        </w:rPr>
      </w:pPr>
      <w:bookmarkStart w:id="455" w:name="_Toc28846"/>
      <w:bookmarkStart w:id="456" w:name="_Toc4746"/>
      <w:bookmarkStart w:id="457" w:name="OLE_LINK81"/>
      <w:r>
        <w:rPr>
          <w:rFonts w:hint="eastAsia" w:ascii="Times New Roman" w:hAnsi="Times New Roman"/>
          <w:sz w:val="28"/>
          <w:szCs w:val="28"/>
          <w:lang w:val="en-US" w:eastAsia="zh-CN"/>
        </w:rPr>
        <w:t>17</w:t>
      </w:r>
      <w:r>
        <w:rPr>
          <w:rFonts w:hint="default" w:ascii="Times New Roman" w:hAnsi="Times New Roman"/>
          <w:sz w:val="28"/>
          <w:szCs w:val="28"/>
        </w:rPr>
        <w:t>. 查询</w:t>
      </w:r>
      <w:r>
        <w:rPr>
          <w:rFonts w:hint="eastAsia" w:ascii="Times New Roman" w:hAnsi="Times New Roman"/>
          <w:sz w:val="28"/>
          <w:szCs w:val="28"/>
          <w:lang w:val="en-US" w:eastAsia="zh-CN"/>
        </w:rPr>
        <w:t>差额征税编码</w:t>
      </w:r>
      <w:bookmarkEnd w:id="455"/>
      <w:bookmarkEnd w:id="456"/>
    </w:p>
    <w:p w14:paraId="2360AAE2">
      <w:pPr>
        <w:pStyle w:val="6"/>
        <w:rPr>
          <w:rFonts w:ascii="Times New Roman" w:hAnsi="Times New Roman"/>
        </w:rPr>
      </w:pPr>
      <w:bookmarkStart w:id="458" w:name="_Toc31543"/>
      <w:r>
        <w:rPr>
          <w:rFonts w:hint="eastAsia" w:ascii="Times New Roman" w:hAnsi="Times New Roman"/>
          <w:lang w:val="en-US" w:eastAsia="zh-CN"/>
        </w:rPr>
        <w:t>17</w:t>
      </w:r>
      <w:r>
        <w:rPr>
          <w:rFonts w:ascii="Times New Roman" w:hAnsi="Times New Roman"/>
        </w:rPr>
        <w:t>.1接口说明</w:t>
      </w:r>
      <w:bookmarkEnd w:id="458"/>
    </w:p>
    <w:p w14:paraId="3A27F2CD">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51D1FE08">
      <w:pPr>
        <w:pStyle w:val="6"/>
        <w:rPr>
          <w:rFonts w:ascii="Times New Roman" w:hAnsi="Times New Roman"/>
        </w:rPr>
      </w:pPr>
      <w:bookmarkStart w:id="459" w:name="_Toc31133"/>
      <w:r>
        <w:rPr>
          <w:rFonts w:hint="eastAsia" w:ascii="Times New Roman" w:hAnsi="Times New Roman"/>
          <w:lang w:val="en-US" w:eastAsia="zh-CN"/>
        </w:rPr>
        <w:t>1</w:t>
      </w:r>
      <w:r>
        <w:rPr>
          <w:rFonts w:ascii="Times New Roman" w:hAnsi="Times New Roman"/>
        </w:rPr>
        <w:t>7.2请求参数</w:t>
      </w:r>
      <w:bookmarkEnd w:id="459"/>
    </w:p>
    <w:p w14:paraId="13ACC681">
      <w:pPr>
        <w:pStyle w:val="5"/>
      </w:pPr>
      <w:r>
        <w:t>无</w:t>
      </w:r>
    </w:p>
    <w:p w14:paraId="5BC8D162">
      <w:pPr>
        <w:pStyle w:val="6"/>
        <w:rPr>
          <w:rFonts w:ascii="Times New Roman" w:hAnsi="Times New Roman"/>
        </w:rPr>
      </w:pPr>
      <w:bookmarkStart w:id="460" w:name="_Toc16026"/>
      <w:r>
        <w:rPr>
          <w:rFonts w:hint="eastAsia" w:ascii="Times New Roman" w:hAnsi="Times New Roman"/>
          <w:lang w:val="en-US" w:eastAsia="zh-CN"/>
        </w:rPr>
        <w:t>1</w:t>
      </w:r>
      <w:r>
        <w:rPr>
          <w:rFonts w:ascii="Times New Roman" w:hAnsi="Times New Roman"/>
        </w:rPr>
        <w:t>7.3请求报文示例</w:t>
      </w:r>
      <w:bookmarkEnd w:id="46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78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458119">
            <w:pPr>
              <w:pStyle w:val="5"/>
              <w:bidi w:val="0"/>
            </w:pPr>
            <w:r>
              <w:t>{}</w:t>
            </w:r>
          </w:p>
        </w:tc>
      </w:tr>
    </w:tbl>
    <w:p w14:paraId="737652B1">
      <w:pPr>
        <w:pStyle w:val="6"/>
        <w:rPr>
          <w:rFonts w:ascii="Times New Roman" w:hAnsi="Times New Roman"/>
        </w:rPr>
      </w:pPr>
      <w:bookmarkStart w:id="461" w:name="_Toc8330"/>
      <w:r>
        <w:rPr>
          <w:rFonts w:hint="eastAsia" w:ascii="Times New Roman" w:hAnsi="Times New Roman"/>
          <w:lang w:val="en-US" w:eastAsia="zh-CN"/>
        </w:rPr>
        <w:t>17</w:t>
      </w:r>
      <w:r>
        <w:rPr>
          <w:rFonts w:ascii="Times New Roman" w:hAnsi="Times New Roman"/>
        </w:rPr>
        <w:t>.4返回参数</w:t>
      </w:r>
      <w:bookmarkEnd w:id="46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BA4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61706D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9AD57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60EB31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6AB4B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2494BC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8F81E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1532D6">
            <w:pPr>
              <w:adjustRightInd w:val="0"/>
              <w:snapToGrid w:val="0"/>
              <w:jc w:val="center"/>
              <w:rPr>
                <w:b/>
                <w:szCs w:val="21"/>
              </w:rPr>
            </w:pPr>
            <w:r>
              <w:rPr>
                <w:b/>
                <w:szCs w:val="21"/>
              </w:rPr>
              <w:t>说明</w:t>
            </w:r>
          </w:p>
        </w:tc>
      </w:tr>
      <w:tr w14:paraId="71F907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AA32EF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3AA61D9">
            <w:pPr>
              <w:rPr>
                <w:sz w:val="22"/>
                <w:szCs w:val="22"/>
              </w:rPr>
            </w:pPr>
            <w:r>
              <w:rPr>
                <w:sz w:val="22"/>
                <w:szCs w:val="22"/>
              </w:rPr>
              <w:t>returncode</w:t>
            </w:r>
          </w:p>
        </w:tc>
        <w:tc>
          <w:tcPr>
            <w:tcW w:w="1843" w:type="dxa"/>
            <w:noWrap w:val="0"/>
            <w:vAlign w:val="center"/>
          </w:tcPr>
          <w:p w14:paraId="22F9F233">
            <w:pPr>
              <w:rPr>
                <w:sz w:val="22"/>
                <w:szCs w:val="22"/>
              </w:rPr>
            </w:pPr>
            <w:r>
              <w:rPr>
                <w:sz w:val="22"/>
                <w:szCs w:val="22"/>
              </w:rPr>
              <w:t>返回码</w:t>
            </w:r>
          </w:p>
        </w:tc>
        <w:tc>
          <w:tcPr>
            <w:tcW w:w="1276" w:type="dxa"/>
            <w:noWrap w:val="0"/>
            <w:vAlign w:val="center"/>
          </w:tcPr>
          <w:p w14:paraId="6F7ED84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325B8B6">
            <w:pPr>
              <w:jc w:val="center"/>
              <w:rPr>
                <w:sz w:val="22"/>
                <w:szCs w:val="22"/>
              </w:rPr>
            </w:pPr>
            <w:r>
              <w:rPr>
                <w:sz w:val="22"/>
                <w:szCs w:val="22"/>
              </w:rPr>
              <w:t>2</w:t>
            </w:r>
          </w:p>
        </w:tc>
        <w:tc>
          <w:tcPr>
            <w:tcW w:w="708" w:type="dxa"/>
            <w:noWrap w:val="0"/>
            <w:vAlign w:val="center"/>
          </w:tcPr>
          <w:p w14:paraId="7D007BFB">
            <w:pPr>
              <w:jc w:val="center"/>
              <w:rPr>
                <w:sz w:val="22"/>
                <w:szCs w:val="22"/>
              </w:rPr>
            </w:pPr>
            <w:r>
              <w:rPr>
                <w:sz w:val="22"/>
                <w:szCs w:val="22"/>
              </w:rPr>
              <w:t>是</w:t>
            </w:r>
          </w:p>
        </w:tc>
        <w:tc>
          <w:tcPr>
            <w:tcW w:w="1560" w:type="dxa"/>
            <w:noWrap w:val="0"/>
            <w:vAlign w:val="center"/>
          </w:tcPr>
          <w:p w14:paraId="5C177C74">
            <w:pPr>
              <w:rPr>
                <w:sz w:val="22"/>
                <w:szCs w:val="22"/>
              </w:rPr>
            </w:pPr>
            <w:r>
              <w:rPr>
                <w:sz w:val="22"/>
                <w:szCs w:val="22"/>
              </w:rPr>
              <w:t>00：成功</w:t>
            </w:r>
          </w:p>
          <w:p w14:paraId="653949E9">
            <w:pPr>
              <w:rPr>
                <w:sz w:val="22"/>
                <w:szCs w:val="22"/>
              </w:rPr>
            </w:pPr>
            <w:r>
              <w:rPr>
                <w:sz w:val="22"/>
                <w:szCs w:val="22"/>
              </w:rPr>
              <w:t>其它：失败</w:t>
            </w:r>
          </w:p>
        </w:tc>
      </w:tr>
      <w:tr w14:paraId="59FE9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AA897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A88B3E1">
            <w:pPr>
              <w:rPr>
                <w:sz w:val="22"/>
                <w:szCs w:val="22"/>
              </w:rPr>
            </w:pPr>
            <w:r>
              <w:rPr>
                <w:sz w:val="22"/>
                <w:szCs w:val="22"/>
              </w:rPr>
              <w:t>returnmsg</w:t>
            </w:r>
          </w:p>
        </w:tc>
        <w:tc>
          <w:tcPr>
            <w:tcW w:w="1843" w:type="dxa"/>
            <w:noWrap w:val="0"/>
            <w:vAlign w:val="center"/>
          </w:tcPr>
          <w:p w14:paraId="5874F937">
            <w:pPr>
              <w:rPr>
                <w:sz w:val="22"/>
                <w:szCs w:val="22"/>
              </w:rPr>
            </w:pPr>
            <w:r>
              <w:rPr>
                <w:sz w:val="22"/>
                <w:szCs w:val="22"/>
              </w:rPr>
              <w:t>返回信息</w:t>
            </w:r>
          </w:p>
        </w:tc>
        <w:tc>
          <w:tcPr>
            <w:tcW w:w="1276" w:type="dxa"/>
            <w:noWrap w:val="0"/>
            <w:vAlign w:val="center"/>
          </w:tcPr>
          <w:p w14:paraId="2EA671A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9C54ADB">
            <w:pPr>
              <w:jc w:val="center"/>
              <w:rPr>
                <w:sz w:val="22"/>
                <w:szCs w:val="22"/>
              </w:rPr>
            </w:pPr>
            <w:r>
              <w:rPr>
                <w:sz w:val="22"/>
                <w:szCs w:val="22"/>
              </w:rPr>
              <w:t>2000</w:t>
            </w:r>
          </w:p>
        </w:tc>
        <w:tc>
          <w:tcPr>
            <w:tcW w:w="708" w:type="dxa"/>
            <w:noWrap w:val="0"/>
            <w:vAlign w:val="center"/>
          </w:tcPr>
          <w:p w14:paraId="36E724B4">
            <w:pPr>
              <w:jc w:val="center"/>
              <w:rPr>
                <w:sz w:val="22"/>
                <w:szCs w:val="22"/>
              </w:rPr>
            </w:pPr>
            <w:r>
              <w:rPr>
                <w:sz w:val="22"/>
                <w:szCs w:val="22"/>
              </w:rPr>
              <w:t>否</w:t>
            </w:r>
          </w:p>
        </w:tc>
        <w:tc>
          <w:tcPr>
            <w:tcW w:w="1560" w:type="dxa"/>
            <w:noWrap w:val="0"/>
            <w:vAlign w:val="center"/>
          </w:tcPr>
          <w:p w14:paraId="10EBE9DE">
            <w:pPr>
              <w:rPr>
                <w:sz w:val="22"/>
                <w:szCs w:val="22"/>
              </w:rPr>
            </w:pPr>
            <w:r>
              <w:rPr>
                <w:sz w:val="22"/>
                <w:szCs w:val="22"/>
              </w:rPr>
              <w:t>错误信息说明</w:t>
            </w:r>
          </w:p>
        </w:tc>
      </w:tr>
      <w:tr w14:paraId="7211E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EB57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13B8A5B">
            <w:pPr>
              <w:rPr>
                <w:sz w:val="22"/>
                <w:szCs w:val="22"/>
              </w:rPr>
            </w:pPr>
            <w:r>
              <w:rPr>
                <w:sz w:val="22"/>
                <w:szCs w:val="22"/>
              </w:rPr>
              <w:t>count</w:t>
            </w:r>
          </w:p>
        </w:tc>
        <w:tc>
          <w:tcPr>
            <w:tcW w:w="1843" w:type="dxa"/>
            <w:noWrap w:val="0"/>
            <w:vAlign w:val="center"/>
          </w:tcPr>
          <w:p w14:paraId="2DEA60B2">
            <w:pPr>
              <w:widowControl/>
              <w:rPr>
                <w:sz w:val="22"/>
                <w:szCs w:val="22"/>
              </w:rPr>
            </w:pPr>
            <w:r>
              <w:rPr>
                <w:sz w:val="22"/>
                <w:szCs w:val="22"/>
              </w:rPr>
              <w:t>总数量</w:t>
            </w:r>
          </w:p>
        </w:tc>
        <w:tc>
          <w:tcPr>
            <w:tcW w:w="1276" w:type="dxa"/>
            <w:noWrap w:val="0"/>
            <w:vAlign w:val="center"/>
          </w:tcPr>
          <w:p w14:paraId="3D48D5A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FD9DE6E">
            <w:pPr>
              <w:jc w:val="center"/>
              <w:rPr>
                <w:sz w:val="22"/>
                <w:szCs w:val="22"/>
              </w:rPr>
            </w:pPr>
            <w:r>
              <w:rPr>
                <w:sz w:val="22"/>
                <w:szCs w:val="22"/>
              </w:rPr>
              <w:t>10</w:t>
            </w:r>
          </w:p>
        </w:tc>
        <w:tc>
          <w:tcPr>
            <w:tcW w:w="708" w:type="dxa"/>
            <w:noWrap w:val="0"/>
            <w:vAlign w:val="center"/>
          </w:tcPr>
          <w:p w14:paraId="44D0F563">
            <w:pPr>
              <w:jc w:val="center"/>
              <w:rPr>
                <w:sz w:val="22"/>
                <w:szCs w:val="22"/>
              </w:rPr>
            </w:pPr>
            <w:r>
              <w:rPr>
                <w:sz w:val="22"/>
                <w:szCs w:val="22"/>
              </w:rPr>
              <w:t>是</w:t>
            </w:r>
          </w:p>
        </w:tc>
        <w:tc>
          <w:tcPr>
            <w:tcW w:w="1560" w:type="dxa"/>
            <w:noWrap w:val="0"/>
            <w:vAlign w:val="center"/>
          </w:tcPr>
          <w:p w14:paraId="0875C9A2">
            <w:pPr>
              <w:rPr>
                <w:sz w:val="22"/>
                <w:szCs w:val="22"/>
              </w:rPr>
            </w:pPr>
          </w:p>
        </w:tc>
      </w:tr>
      <w:tr w14:paraId="485109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7C7FE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3FE93F3">
            <w:pPr>
              <w:rPr>
                <w:rFonts w:hint="default" w:eastAsia="宋体"/>
                <w:sz w:val="22"/>
                <w:szCs w:val="22"/>
                <w:lang w:val="en-US" w:eastAsia="zh-CN"/>
              </w:rPr>
            </w:pPr>
            <w:bookmarkStart w:id="462" w:name="OLE_LINK68"/>
            <w:r>
              <w:rPr>
                <w:sz w:val="22"/>
                <w:szCs w:val="22"/>
              </w:rPr>
              <w:t>sphfwssflhbbm</w:t>
            </w:r>
            <w:bookmarkEnd w:id="462"/>
          </w:p>
        </w:tc>
        <w:tc>
          <w:tcPr>
            <w:tcW w:w="1843" w:type="dxa"/>
            <w:noWrap w:val="0"/>
            <w:vAlign w:val="center"/>
          </w:tcPr>
          <w:p w14:paraId="64897652">
            <w:pPr>
              <w:pStyle w:val="32"/>
              <w:jc w:val="both"/>
              <w:rPr>
                <w:rFonts w:hint="default" w:eastAsia="宋体"/>
                <w:sz w:val="22"/>
                <w:szCs w:val="22"/>
                <w:lang w:val="en-US" w:eastAsia="zh-CN"/>
              </w:rPr>
            </w:pPr>
            <w:r>
              <w:t>商品和服务税收分类合并编码</w:t>
            </w:r>
          </w:p>
        </w:tc>
        <w:tc>
          <w:tcPr>
            <w:tcW w:w="1276" w:type="dxa"/>
            <w:noWrap w:val="0"/>
            <w:vAlign w:val="center"/>
          </w:tcPr>
          <w:p w14:paraId="1B0F9CEA">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33F1E628">
            <w:pPr>
              <w:jc w:val="center"/>
              <w:rPr>
                <w:rFonts w:hint="eastAsia" w:eastAsia="宋体"/>
                <w:kern w:val="2"/>
                <w:sz w:val="22"/>
                <w:szCs w:val="22"/>
                <w:lang w:val="en-US" w:eastAsia="zh-CN" w:bidi="ar-SA"/>
              </w:rPr>
            </w:pPr>
            <w:r>
              <w:rPr>
                <w:sz w:val="22"/>
                <w:szCs w:val="22"/>
              </w:rPr>
              <w:t>1</w:t>
            </w:r>
            <w:r>
              <w:rPr>
                <w:rFonts w:hint="eastAsia"/>
                <w:sz w:val="22"/>
                <w:szCs w:val="22"/>
                <w:lang w:val="en-US" w:eastAsia="zh-CN"/>
              </w:rPr>
              <w:t>9</w:t>
            </w:r>
          </w:p>
        </w:tc>
        <w:tc>
          <w:tcPr>
            <w:tcW w:w="708" w:type="dxa"/>
            <w:noWrap w:val="0"/>
            <w:vAlign w:val="center"/>
          </w:tcPr>
          <w:p w14:paraId="0DDA39AD">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36797AA6">
            <w:pPr>
              <w:rPr>
                <w:sz w:val="22"/>
                <w:szCs w:val="22"/>
              </w:rPr>
            </w:pPr>
          </w:p>
        </w:tc>
      </w:tr>
      <w:tr w14:paraId="3E1C2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9BE4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D8A487F">
            <w:pPr>
              <w:rPr>
                <w:sz w:val="22"/>
                <w:szCs w:val="22"/>
              </w:rPr>
            </w:pPr>
            <w:r>
              <w:rPr>
                <w:sz w:val="22"/>
                <w:szCs w:val="22"/>
              </w:rPr>
              <w:t>sphfwmc</w:t>
            </w:r>
          </w:p>
        </w:tc>
        <w:tc>
          <w:tcPr>
            <w:tcW w:w="1843" w:type="dxa"/>
            <w:noWrap w:val="0"/>
            <w:vAlign w:val="center"/>
          </w:tcPr>
          <w:p w14:paraId="58B95C59">
            <w:pPr>
              <w:pStyle w:val="32"/>
              <w:jc w:val="both"/>
              <w:rPr>
                <w:rFonts w:hint="default" w:eastAsia="宋体"/>
                <w:lang w:val="en-US" w:eastAsia="zh-CN"/>
              </w:rPr>
            </w:pPr>
            <w:bookmarkStart w:id="463" w:name="OLE_LINK69"/>
            <w:r>
              <w:t>商品和服务名称</w:t>
            </w:r>
            <w:bookmarkEnd w:id="463"/>
          </w:p>
        </w:tc>
        <w:tc>
          <w:tcPr>
            <w:tcW w:w="1276" w:type="dxa"/>
            <w:noWrap w:val="0"/>
            <w:vAlign w:val="center"/>
          </w:tcPr>
          <w:p w14:paraId="47B2BE1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411053F">
            <w:pPr>
              <w:jc w:val="center"/>
              <w:rPr>
                <w:sz w:val="22"/>
                <w:szCs w:val="22"/>
              </w:rPr>
            </w:pPr>
            <w:r>
              <w:rPr>
                <w:sz w:val="22"/>
                <w:szCs w:val="22"/>
              </w:rPr>
              <w:t>150</w:t>
            </w:r>
          </w:p>
        </w:tc>
        <w:tc>
          <w:tcPr>
            <w:tcW w:w="708" w:type="dxa"/>
            <w:noWrap w:val="0"/>
            <w:vAlign w:val="center"/>
          </w:tcPr>
          <w:p w14:paraId="479B7655">
            <w:pPr>
              <w:jc w:val="center"/>
              <w:rPr>
                <w:sz w:val="22"/>
                <w:szCs w:val="22"/>
              </w:rPr>
            </w:pPr>
            <w:r>
              <w:rPr>
                <w:sz w:val="22"/>
                <w:szCs w:val="22"/>
              </w:rPr>
              <w:t>是</w:t>
            </w:r>
          </w:p>
        </w:tc>
        <w:tc>
          <w:tcPr>
            <w:tcW w:w="1560" w:type="dxa"/>
            <w:noWrap w:val="0"/>
            <w:vAlign w:val="center"/>
          </w:tcPr>
          <w:p w14:paraId="160DDC8D">
            <w:pPr>
              <w:rPr>
                <w:sz w:val="22"/>
                <w:szCs w:val="22"/>
              </w:rPr>
            </w:pPr>
          </w:p>
        </w:tc>
      </w:tr>
      <w:tr w14:paraId="0D7FC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1957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9DD3CBA">
            <w:pPr>
              <w:rPr>
                <w:sz w:val="22"/>
                <w:szCs w:val="22"/>
              </w:rPr>
            </w:pPr>
            <w:r>
              <w:rPr>
                <w:sz w:val="22"/>
                <w:szCs w:val="22"/>
              </w:rPr>
              <w:t>sphfwfljc</w:t>
            </w:r>
          </w:p>
        </w:tc>
        <w:tc>
          <w:tcPr>
            <w:tcW w:w="1843" w:type="dxa"/>
            <w:noWrap w:val="0"/>
            <w:vAlign w:val="center"/>
          </w:tcPr>
          <w:p w14:paraId="367521CA">
            <w:pPr>
              <w:pStyle w:val="32"/>
              <w:jc w:val="both"/>
              <w:rPr>
                <w:rFonts w:hint="default" w:eastAsia="宋体"/>
                <w:lang w:val="en-US" w:eastAsia="zh-CN"/>
              </w:rPr>
            </w:pPr>
            <w:r>
              <w:t>商品和服务分类简称</w:t>
            </w:r>
          </w:p>
        </w:tc>
        <w:tc>
          <w:tcPr>
            <w:tcW w:w="1276" w:type="dxa"/>
            <w:noWrap w:val="0"/>
            <w:vAlign w:val="center"/>
          </w:tcPr>
          <w:p w14:paraId="7D82EC29">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8945EF7">
            <w:pPr>
              <w:jc w:val="center"/>
              <w:rPr>
                <w:sz w:val="22"/>
                <w:szCs w:val="22"/>
              </w:rPr>
            </w:pPr>
            <w:r>
              <w:rPr>
                <w:sz w:val="22"/>
                <w:szCs w:val="22"/>
              </w:rPr>
              <w:t>120</w:t>
            </w:r>
          </w:p>
        </w:tc>
        <w:tc>
          <w:tcPr>
            <w:tcW w:w="708" w:type="dxa"/>
            <w:noWrap w:val="0"/>
            <w:vAlign w:val="center"/>
          </w:tcPr>
          <w:p w14:paraId="4D22961B">
            <w:pPr>
              <w:jc w:val="center"/>
              <w:rPr>
                <w:sz w:val="22"/>
                <w:szCs w:val="22"/>
              </w:rPr>
            </w:pPr>
            <w:r>
              <w:rPr>
                <w:sz w:val="22"/>
                <w:szCs w:val="22"/>
              </w:rPr>
              <w:t>是</w:t>
            </w:r>
          </w:p>
        </w:tc>
        <w:tc>
          <w:tcPr>
            <w:tcW w:w="1560" w:type="dxa"/>
            <w:noWrap w:val="0"/>
            <w:vAlign w:val="center"/>
          </w:tcPr>
          <w:p w14:paraId="0ADFB9D7">
            <w:pPr>
              <w:rPr>
                <w:sz w:val="22"/>
                <w:szCs w:val="22"/>
              </w:rPr>
            </w:pPr>
          </w:p>
        </w:tc>
      </w:tr>
      <w:tr w14:paraId="31F30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49BE4A">
            <w:pPr>
              <w:keepNext w:val="0"/>
              <w:keepLines w:val="0"/>
              <w:widowControl/>
              <w:suppressLineNumbers w:val="0"/>
              <w:jc w:val="center"/>
              <w:textAlignment w:val="center"/>
              <w:rPr>
                <w:sz w:val="22"/>
                <w:szCs w:val="22"/>
              </w:rPr>
            </w:pPr>
            <w:bookmarkStart w:id="464" w:name="OLE_LINK65" w:colFirst="3" w:colLast="6"/>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14E5825B">
            <w:pPr>
              <w:rPr>
                <w:rFonts w:hint="default" w:eastAsia="宋体"/>
                <w:sz w:val="22"/>
                <w:szCs w:val="22"/>
                <w:lang w:val="en-US" w:eastAsia="zh-CN"/>
              </w:rPr>
            </w:pPr>
            <w:bookmarkStart w:id="465" w:name="OLE_LINK70"/>
            <w:r>
              <w:rPr>
                <w:rFonts w:hint="eastAsia"/>
                <w:sz w:val="22"/>
                <w:szCs w:val="22"/>
                <w:lang w:val="en-US" w:eastAsia="zh-CN"/>
              </w:rPr>
              <w:t>sfkycekp</w:t>
            </w:r>
            <w:bookmarkEnd w:id="465"/>
          </w:p>
        </w:tc>
        <w:tc>
          <w:tcPr>
            <w:tcW w:w="1843" w:type="dxa"/>
            <w:noWrap w:val="0"/>
            <w:vAlign w:val="center"/>
          </w:tcPr>
          <w:p w14:paraId="4ECE45CF">
            <w:pPr>
              <w:pStyle w:val="32"/>
              <w:jc w:val="both"/>
              <w:rPr>
                <w:rFonts w:hint="default" w:eastAsia="宋体"/>
                <w:lang w:val="en-US" w:eastAsia="zh-CN"/>
              </w:rPr>
            </w:pPr>
            <w:r>
              <w:rPr>
                <w:rFonts w:hint="eastAsia"/>
                <w:lang w:val="en-US" w:eastAsia="zh-CN"/>
              </w:rPr>
              <w:t>是否可以差额开票</w:t>
            </w:r>
          </w:p>
        </w:tc>
        <w:tc>
          <w:tcPr>
            <w:tcW w:w="1276" w:type="dxa"/>
            <w:noWrap w:val="0"/>
            <w:vAlign w:val="center"/>
          </w:tcPr>
          <w:p w14:paraId="77C4D302">
            <w:pPr>
              <w:pStyle w:val="23"/>
              <w:adjustRightInd w:val="0"/>
              <w:snapToGrid w:val="0"/>
              <w:rPr>
                <w:rFonts w:hint="default" w:ascii="Times New Roman" w:hAnsi="Times New Roman" w:eastAsia="宋体"/>
                <w:sz w:val="22"/>
                <w:szCs w:val="22"/>
                <w:lang w:val="en-US" w:eastAsia="zh-CN"/>
              </w:rPr>
            </w:pPr>
            <w:r>
              <w:rPr>
                <w:rFonts w:hint="eastAsia" w:ascii="Times New Roman" w:hAnsi="Times New Roman"/>
                <w:sz w:val="22"/>
                <w:szCs w:val="22"/>
                <w:lang w:val="en-US" w:eastAsia="zh-CN"/>
              </w:rPr>
              <w:t>varchar</w:t>
            </w:r>
          </w:p>
        </w:tc>
        <w:tc>
          <w:tcPr>
            <w:tcW w:w="709" w:type="dxa"/>
            <w:noWrap w:val="0"/>
            <w:vAlign w:val="center"/>
          </w:tcPr>
          <w:p w14:paraId="65226FC8">
            <w:pPr>
              <w:jc w:val="center"/>
              <w:rPr>
                <w:rFonts w:hint="eastAsia" w:eastAsia="宋体"/>
                <w:sz w:val="22"/>
                <w:szCs w:val="22"/>
                <w:lang w:val="en-US" w:eastAsia="zh-CN"/>
              </w:rPr>
            </w:pPr>
            <w:r>
              <w:rPr>
                <w:rFonts w:hint="eastAsia"/>
                <w:sz w:val="22"/>
                <w:szCs w:val="22"/>
                <w:lang w:val="en-US" w:eastAsia="zh-CN"/>
              </w:rPr>
              <w:t>1</w:t>
            </w:r>
          </w:p>
        </w:tc>
        <w:tc>
          <w:tcPr>
            <w:tcW w:w="708" w:type="dxa"/>
            <w:noWrap w:val="0"/>
            <w:vAlign w:val="center"/>
          </w:tcPr>
          <w:p w14:paraId="4B8ECA87">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2FB33F77">
            <w:pPr>
              <w:rPr>
                <w:rFonts w:hint="default" w:eastAsia="宋体"/>
                <w:sz w:val="22"/>
                <w:szCs w:val="22"/>
                <w:lang w:val="en-US" w:eastAsia="zh-CN"/>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bookmarkEnd w:id="464"/>
      <w:tr w14:paraId="4AC7E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DAD4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19691412">
            <w:pPr>
              <w:rPr>
                <w:rFonts w:hint="default" w:eastAsia="宋体"/>
                <w:sz w:val="22"/>
                <w:szCs w:val="22"/>
                <w:lang w:val="en-US" w:eastAsia="zh-CN"/>
              </w:rPr>
            </w:pPr>
            <w:r>
              <w:rPr>
                <w:rFonts w:hint="eastAsia"/>
                <w:sz w:val="22"/>
                <w:szCs w:val="22"/>
                <w:lang w:val="en-US" w:eastAsia="zh-CN"/>
              </w:rPr>
              <w:t>cekpsfkykzp</w:t>
            </w:r>
          </w:p>
        </w:tc>
        <w:tc>
          <w:tcPr>
            <w:tcW w:w="1843" w:type="dxa"/>
            <w:noWrap w:val="0"/>
            <w:vAlign w:val="center"/>
          </w:tcPr>
          <w:p w14:paraId="51835F3B">
            <w:pPr>
              <w:pStyle w:val="32"/>
              <w:tabs>
                <w:tab w:val="left" w:pos="578"/>
                <w:tab w:val="center" w:pos="817"/>
              </w:tabs>
              <w:jc w:val="both"/>
              <w:rPr>
                <w:rFonts w:hint="default" w:eastAsia="宋体"/>
                <w:lang w:val="en-US" w:eastAsia="zh-CN"/>
              </w:rPr>
            </w:pPr>
            <w:r>
              <w:rPr>
                <w:rFonts w:hint="eastAsia"/>
                <w:lang w:val="en-US" w:eastAsia="zh-CN"/>
              </w:rPr>
              <w:t>差额开票是否可以开专票</w:t>
            </w:r>
          </w:p>
        </w:tc>
        <w:tc>
          <w:tcPr>
            <w:tcW w:w="1276" w:type="dxa"/>
            <w:noWrap w:val="0"/>
            <w:vAlign w:val="center"/>
          </w:tcPr>
          <w:p w14:paraId="6C091665">
            <w:pPr>
              <w:pStyle w:val="23"/>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01D15150">
            <w:pPr>
              <w:jc w:val="center"/>
              <w:rPr>
                <w:sz w:val="22"/>
                <w:szCs w:val="22"/>
              </w:rPr>
            </w:pPr>
            <w:r>
              <w:rPr>
                <w:rFonts w:hint="eastAsia"/>
                <w:sz w:val="22"/>
                <w:szCs w:val="22"/>
                <w:lang w:val="en-US" w:eastAsia="zh-CN"/>
              </w:rPr>
              <w:t>1</w:t>
            </w:r>
          </w:p>
        </w:tc>
        <w:tc>
          <w:tcPr>
            <w:tcW w:w="708" w:type="dxa"/>
            <w:noWrap w:val="0"/>
            <w:vAlign w:val="center"/>
          </w:tcPr>
          <w:p w14:paraId="032BF0E5">
            <w:pPr>
              <w:jc w:val="center"/>
              <w:rPr>
                <w:sz w:val="22"/>
                <w:szCs w:val="22"/>
              </w:rPr>
            </w:pPr>
            <w:r>
              <w:rPr>
                <w:rFonts w:hint="eastAsia"/>
                <w:sz w:val="22"/>
                <w:szCs w:val="22"/>
                <w:lang w:val="en-US" w:eastAsia="zh-CN"/>
              </w:rPr>
              <w:t>是</w:t>
            </w:r>
          </w:p>
        </w:tc>
        <w:tc>
          <w:tcPr>
            <w:tcW w:w="1560" w:type="dxa"/>
            <w:noWrap w:val="0"/>
            <w:vAlign w:val="center"/>
          </w:tcPr>
          <w:p w14:paraId="385E03CB">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09E64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848D5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4EA3D7E6">
            <w:pPr>
              <w:rPr>
                <w:rFonts w:hint="default" w:eastAsia="宋体"/>
                <w:sz w:val="22"/>
                <w:szCs w:val="22"/>
                <w:lang w:val="en-US" w:eastAsia="zh-CN"/>
              </w:rPr>
            </w:pPr>
            <w:r>
              <w:rPr>
                <w:rFonts w:hint="eastAsia"/>
                <w:sz w:val="22"/>
                <w:szCs w:val="22"/>
                <w:lang w:val="en-US" w:eastAsia="zh-CN"/>
              </w:rPr>
              <w:t>qekpsfkykzp</w:t>
            </w:r>
          </w:p>
        </w:tc>
        <w:tc>
          <w:tcPr>
            <w:tcW w:w="1843" w:type="dxa"/>
            <w:noWrap w:val="0"/>
            <w:vAlign w:val="center"/>
          </w:tcPr>
          <w:p w14:paraId="3668D5A4">
            <w:pPr>
              <w:pStyle w:val="32"/>
              <w:jc w:val="both"/>
              <w:rPr>
                <w:rFonts w:hint="default" w:eastAsia="宋体"/>
                <w:lang w:val="en-US" w:eastAsia="zh-CN"/>
              </w:rPr>
            </w:pPr>
            <w:bookmarkStart w:id="466" w:name="OLE_LINK71"/>
            <w:r>
              <w:rPr>
                <w:rFonts w:hint="eastAsia"/>
                <w:lang w:val="en-US" w:eastAsia="zh-CN"/>
              </w:rPr>
              <w:t>全额开票是否可以开专票</w:t>
            </w:r>
            <w:bookmarkEnd w:id="466"/>
          </w:p>
        </w:tc>
        <w:tc>
          <w:tcPr>
            <w:tcW w:w="1276" w:type="dxa"/>
            <w:noWrap w:val="0"/>
            <w:vAlign w:val="center"/>
          </w:tcPr>
          <w:p w14:paraId="243401BB">
            <w:pPr>
              <w:pStyle w:val="23"/>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5E5E7C80">
            <w:pPr>
              <w:jc w:val="center"/>
              <w:rPr>
                <w:sz w:val="22"/>
                <w:szCs w:val="22"/>
              </w:rPr>
            </w:pPr>
            <w:r>
              <w:rPr>
                <w:rFonts w:hint="eastAsia"/>
                <w:sz w:val="22"/>
                <w:szCs w:val="22"/>
                <w:lang w:val="en-US" w:eastAsia="zh-CN"/>
              </w:rPr>
              <w:t>1</w:t>
            </w:r>
          </w:p>
        </w:tc>
        <w:tc>
          <w:tcPr>
            <w:tcW w:w="708" w:type="dxa"/>
            <w:noWrap w:val="0"/>
            <w:vAlign w:val="center"/>
          </w:tcPr>
          <w:p w14:paraId="708130EA">
            <w:pPr>
              <w:jc w:val="center"/>
              <w:rPr>
                <w:sz w:val="22"/>
                <w:szCs w:val="22"/>
              </w:rPr>
            </w:pPr>
            <w:r>
              <w:rPr>
                <w:rFonts w:hint="eastAsia"/>
                <w:sz w:val="22"/>
                <w:szCs w:val="22"/>
                <w:lang w:val="en-US" w:eastAsia="zh-CN"/>
              </w:rPr>
              <w:t>是</w:t>
            </w:r>
          </w:p>
        </w:tc>
        <w:tc>
          <w:tcPr>
            <w:tcW w:w="1560" w:type="dxa"/>
            <w:noWrap w:val="0"/>
            <w:vAlign w:val="center"/>
          </w:tcPr>
          <w:p w14:paraId="6D5E5158">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4143D9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7C00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1914D383">
            <w:pPr>
              <w:rPr>
                <w:rFonts w:hint="default" w:eastAsia="宋体"/>
                <w:sz w:val="22"/>
                <w:szCs w:val="22"/>
                <w:lang w:val="en-US" w:eastAsia="zh-CN"/>
              </w:rPr>
            </w:pPr>
            <w:r>
              <w:rPr>
                <w:rFonts w:hint="eastAsia"/>
                <w:sz w:val="22"/>
                <w:szCs w:val="22"/>
                <w:lang w:val="en-US" w:eastAsia="zh-CN"/>
              </w:rPr>
              <w:t>ybnsrsl</w:t>
            </w:r>
          </w:p>
        </w:tc>
        <w:tc>
          <w:tcPr>
            <w:tcW w:w="1843" w:type="dxa"/>
            <w:noWrap w:val="0"/>
            <w:vAlign w:val="center"/>
          </w:tcPr>
          <w:p w14:paraId="46F8199E">
            <w:pPr>
              <w:pStyle w:val="32"/>
              <w:jc w:val="both"/>
              <w:rPr>
                <w:rFonts w:hint="default" w:eastAsia="宋体"/>
                <w:lang w:val="en-US" w:eastAsia="zh-CN"/>
              </w:rPr>
            </w:pPr>
            <w:r>
              <w:rPr>
                <w:rFonts w:hint="eastAsia"/>
                <w:lang w:val="en-US" w:eastAsia="zh-CN"/>
              </w:rPr>
              <w:t>一般纳税人税率</w:t>
            </w:r>
          </w:p>
        </w:tc>
        <w:tc>
          <w:tcPr>
            <w:tcW w:w="1276" w:type="dxa"/>
            <w:noWrap w:val="0"/>
            <w:vAlign w:val="center"/>
          </w:tcPr>
          <w:p w14:paraId="00D4D7A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6F4E92F">
            <w:pPr>
              <w:jc w:val="center"/>
              <w:rPr>
                <w:sz w:val="22"/>
                <w:szCs w:val="22"/>
              </w:rPr>
            </w:pPr>
            <w:r>
              <w:rPr>
                <w:sz w:val="22"/>
                <w:szCs w:val="22"/>
              </w:rPr>
              <w:t>50</w:t>
            </w:r>
          </w:p>
        </w:tc>
        <w:tc>
          <w:tcPr>
            <w:tcW w:w="708" w:type="dxa"/>
            <w:noWrap w:val="0"/>
            <w:vAlign w:val="center"/>
          </w:tcPr>
          <w:p w14:paraId="452D1403">
            <w:pPr>
              <w:jc w:val="center"/>
              <w:rPr>
                <w:sz w:val="22"/>
                <w:szCs w:val="22"/>
              </w:rPr>
            </w:pPr>
            <w:r>
              <w:rPr>
                <w:sz w:val="22"/>
                <w:szCs w:val="22"/>
              </w:rPr>
              <w:t>否</w:t>
            </w:r>
          </w:p>
        </w:tc>
        <w:tc>
          <w:tcPr>
            <w:tcW w:w="1560" w:type="dxa"/>
            <w:noWrap w:val="0"/>
            <w:vAlign w:val="center"/>
          </w:tcPr>
          <w:p w14:paraId="48206C8F">
            <w:pPr>
              <w:rPr>
                <w:rFonts w:hint="eastAsia" w:eastAsia="宋体"/>
                <w:sz w:val="22"/>
                <w:szCs w:val="22"/>
                <w:lang w:eastAsia="zh-CN"/>
              </w:rPr>
            </w:pPr>
            <w:r>
              <w:rPr>
                <w:sz w:val="22"/>
                <w:szCs w:val="22"/>
              </w:rPr>
              <w:t>取值返回是中文顿号连接的百分数。例如3%</w:t>
            </w:r>
            <w:r>
              <w:rPr>
                <w:rFonts w:hint="eastAsia"/>
                <w:sz w:val="22"/>
                <w:szCs w:val="22"/>
                <w:lang w:eastAsia="zh-CN"/>
              </w:rPr>
              <w:t>、</w:t>
            </w:r>
            <w:r>
              <w:rPr>
                <w:sz w:val="22"/>
                <w:szCs w:val="22"/>
              </w:rPr>
              <w:t>5%</w:t>
            </w:r>
          </w:p>
        </w:tc>
      </w:tr>
      <w:tr w14:paraId="0A673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7B6A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467" w:name="OLE_LINK67" w:colFirst="3" w:colLast="5"/>
            <w:r>
              <w:rPr>
                <w:rFonts w:hint="eastAsia"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2F73C1F">
            <w:pPr>
              <w:rPr>
                <w:rFonts w:hint="default" w:eastAsia="宋体"/>
                <w:sz w:val="22"/>
                <w:szCs w:val="22"/>
                <w:lang w:val="en-US" w:eastAsia="zh-CN"/>
              </w:rPr>
            </w:pPr>
            <w:r>
              <w:rPr>
                <w:rFonts w:hint="eastAsia"/>
                <w:sz w:val="22"/>
                <w:szCs w:val="22"/>
                <w:lang w:val="en-US" w:eastAsia="zh-CN"/>
              </w:rPr>
              <w:t>ybnsrzsl</w:t>
            </w:r>
          </w:p>
        </w:tc>
        <w:tc>
          <w:tcPr>
            <w:tcW w:w="1843" w:type="dxa"/>
            <w:noWrap w:val="0"/>
            <w:vAlign w:val="center"/>
          </w:tcPr>
          <w:p w14:paraId="6F7D8E81">
            <w:pPr>
              <w:pStyle w:val="32"/>
              <w:jc w:val="both"/>
              <w:rPr>
                <w:rFonts w:hint="default" w:eastAsia="宋体"/>
                <w:lang w:val="en-US" w:eastAsia="zh-CN"/>
              </w:rPr>
            </w:pPr>
            <w:r>
              <w:rPr>
                <w:rFonts w:hint="eastAsia"/>
                <w:lang w:val="en-US" w:eastAsia="zh-CN"/>
              </w:rPr>
              <w:t>一般纳税人征收率</w:t>
            </w:r>
          </w:p>
        </w:tc>
        <w:tc>
          <w:tcPr>
            <w:tcW w:w="1276" w:type="dxa"/>
            <w:noWrap w:val="0"/>
            <w:vAlign w:val="center"/>
          </w:tcPr>
          <w:p w14:paraId="5F19FCF4">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342A0F8">
            <w:pPr>
              <w:jc w:val="center"/>
              <w:rPr>
                <w:sz w:val="22"/>
                <w:szCs w:val="22"/>
              </w:rPr>
            </w:pPr>
            <w:r>
              <w:rPr>
                <w:sz w:val="22"/>
                <w:szCs w:val="22"/>
              </w:rPr>
              <w:t>50</w:t>
            </w:r>
          </w:p>
        </w:tc>
        <w:tc>
          <w:tcPr>
            <w:tcW w:w="708" w:type="dxa"/>
            <w:noWrap w:val="0"/>
            <w:vAlign w:val="center"/>
          </w:tcPr>
          <w:p w14:paraId="0D66EEC4">
            <w:pPr>
              <w:jc w:val="center"/>
              <w:rPr>
                <w:sz w:val="22"/>
                <w:szCs w:val="22"/>
              </w:rPr>
            </w:pPr>
            <w:r>
              <w:rPr>
                <w:sz w:val="22"/>
                <w:szCs w:val="22"/>
              </w:rPr>
              <w:t>否</w:t>
            </w:r>
          </w:p>
        </w:tc>
        <w:tc>
          <w:tcPr>
            <w:tcW w:w="1560" w:type="dxa"/>
            <w:noWrap w:val="0"/>
            <w:vAlign w:val="center"/>
          </w:tcPr>
          <w:p w14:paraId="49885C07">
            <w:pPr>
              <w:rPr>
                <w:sz w:val="22"/>
                <w:szCs w:val="22"/>
              </w:rPr>
            </w:pPr>
          </w:p>
        </w:tc>
      </w:tr>
      <w:bookmarkEnd w:id="467"/>
      <w:tr w14:paraId="7F8B3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40D06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F49C64A">
            <w:pPr>
              <w:rPr>
                <w:rFonts w:hint="default" w:eastAsia="宋体"/>
                <w:sz w:val="22"/>
                <w:szCs w:val="22"/>
                <w:lang w:val="en-US" w:eastAsia="zh-CN"/>
              </w:rPr>
            </w:pPr>
            <w:r>
              <w:rPr>
                <w:rFonts w:hint="eastAsia"/>
                <w:sz w:val="22"/>
                <w:szCs w:val="22"/>
                <w:lang w:val="en-US" w:eastAsia="zh-CN"/>
              </w:rPr>
              <w:t>xgmnsrzsl</w:t>
            </w:r>
          </w:p>
        </w:tc>
        <w:tc>
          <w:tcPr>
            <w:tcW w:w="1843" w:type="dxa"/>
            <w:noWrap w:val="0"/>
            <w:vAlign w:val="center"/>
          </w:tcPr>
          <w:p w14:paraId="7267AFCF">
            <w:pPr>
              <w:pStyle w:val="32"/>
              <w:jc w:val="both"/>
              <w:rPr>
                <w:rFonts w:hint="default" w:eastAsia="宋体"/>
                <w:lang w:val="en-US" w:eastAsia="zh-CN"/>
              </w:rPr>
            </w:pPr>
            <w:r>
              <w:rPr>
                <w:rFonts w:hint="eastAsia"/>
                <w:lang w:val="en-US" w:eastAsia="zh-CN"/>
              </w:rPr>
              <w:t>小规模纳税人征收率</w:t>
            </w:r>
          </w:p>
        </w:tc>
        <w:tc>
          <w:tcPr>
            <w:tcW w:w="1276" w:type="dxa"/>
            <w:noWrap w:val="0"/>
            <w:vAlign w:val="center"/>
          </w:tcPr>
          <w:p w14:paraId="58C8F821">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2EDD0AD0">
            <w:pPr>
              <w:jc w:val="center"/>
              <w:rPr>
                <w:kern w:val="2"/>
                <w:sz w:val="22"/>
                <w:szCs w:val="22"/>
                <w:lang w:val="en-US" w:eastAsia="zh-CN" w:bidi="ar-SA"/>
              </w:rPr>
            </w:pPr>
            <w:r>
              <w:rPr>
                <w:sz w:val="22"/>
                <w:szCs w:val="22"/>
              </w:rPr>
              <w:t>50</w:t>
            </w:r>
          </w:p>
        </w:tc>
        <w:tc>
          <w:tcPr>
            <w:tcW w:w="708" w:type="dxa"/>
            <w:noWrap w:val="0"/>
            <w:vAlign w:val="center"/>
          </w:tcPr>
          <w:p w14:paraId="040278CD">
            <w:pPr>
              <w:jc w:val="center"/>
              <w:rPr>
                <w:kern w:val="2"/>
                <w:sz w:val="22"/>
                <w:szCs w:val="22"/>
                <w:lang w:val="en-US" w:eastAsia="zh-CN" w:bidi="ar-SA"/>
              </w:rPr>
            </w:pPr>
            <w:r>
              <w:rPr>
                <w:sz w:val="22"/>
                <w:szCs w:val="22"/>
              </w:rPr>
              <w:t>否</w:t>
            </w:r>
          </w:p>
        </w:tc>
        <w:tc>
          <w:tcPr>
            <w:tcW w:w="1560" w:type="dxa"/>
            <w:noWrap w:val="0"/>
            <w:vAlign w:val="center"/>
          </w:tcPr>
          <w:p w14:paraId="447D9706">
            <w:pPr>
              <w:rPr>
                <w:sz w:val="22"/>
                <w:szCs w:val="22"/>
              </w:rPr>
            </w:pPr>
          </w:p>
        </w:tc>
      </w:tr>
    </w:tbl>
    <w:p w14:paraId="1617CF88">
      <w:pPr>
        <w:pStyle w:val="6"/>
        <w:rPr>
          <w:rFonts w:ascii="Times New Roman" w:hAnsi="Times New Roman"/>
        </w:rPr>
      </w:pPr>
      <w:bookmarkStart w:id="468" w:name="_Toc21427"/>
      <w:r>
        <w:rPr>
          <w:rFonts w:hint="eastAsia" w:ascii="Times New Roman" w:hAnsi="Times New Roman"/>
          <w:lang w:val="en-US" w:eastAsia="zh-CN"/>
        </w:rPr>
        <w:t>17</w:t>
      </w:r>
      <w:r>
        <w:rPr>
          <w:rFonts w:ascii="Times New Roman" w:hAnsi="Times New Roman"/>
        </w:rPr>
        <w:t>.5返回报文示例</w:t>
      </w:r>
      <w:bookmarkEnd w:id="468"/>
      <w:r>
        <w:rPr>
          <w:rFonts w:ascii="Times New Roman" w:hAnsi="Times New Roman"/>
        </w:rPr>
        <w:t xml:space="preserve"> </w:t>
      </w:r>
    </w:p>
    <w:p w14:paraId="7852EE1F">
      <w:pPr>
        <w:pStyle w:val="5"/>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D4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ABB3B2">
            <w:pPr>
              <w:pStyle w:val="5"/>
              <w:bidi w:val="0"/>
            </w:pPr>
            <w:r>
              <w:t>{</w:t>
            </w:r>
          </w:p>
          <w:p w14:paraId="22016209">
            <w:pPr>
              <w:pStyle w:val="5"/>
              <w:bidi w:val="0"/>
            </w:pPr>
            <w:r>
              <w:tab/>
            </w:r>
            <w:r>
              <w:t>"Response":{</w:t>
            </w:r>
          </w:p>
          <w:p w14:paraId="05736588">
            <w:pPr>
              <w:pStyle w:val="5"/>
              <w:bidi w:val="0"/>
            </w:pPr>
            <w:r>
              <w:tab/>
            </w:r>
            <w:r>
              <w:tab/>
            </w:r>
            <w:r>
              <w:t>"RequestId": "16位随机数字和字母组合",</w:t>
            </w:r>
          </w:p>
          <w:p w14:paraId="3B812D72">
            <w:pPr>
              <w:pStyle w:val="5"/>
              <w:bidi w:val="0"/>
            </w:pPr>
            <w:r>
              <w:tab/>
            </w:r>
            <w:r>
              <w:tab/>
            </w:r>
            <w:r>
              <w:t>"Data":{</w:t>
            </w:r>
          </w:p>
          <w:p w14:paraId="54C25552">
            <w:pPr>
              <w:pStyle w:val="5"/>
              <w:bidi w:val="0"/>
            </w:pPr>
            <w:r>
              <w:tab/>
            </w:r>
            <w:r>
              <w:tab/>
            </w:r>
            <w:r>
              <w:t>"returncode": "00",</w:t>
            </w:r>
          </w:p>
          <w:p w14:paraId="76539079">
            <w:pPr>
              <w:pStyle w:val="5"/>
              <w:bidi w:val="0"/>
            </w:pPr>
            <w:r>
              <w:tab/>
            </w:r>
            <w:r>
              <w:tab/>
            </w:r>
            <w:r>
              <w:t>"returnmsg": "成功",</w:t>
            </w:r>
          </w:p>
          <w:p w14:paraId="66F3A6BE">
            <w:pPr>
              <w:pStyle w:val="5"/>
              <w:bidi w:val="0"/>
            </w:pPr>
            <w:r>
              <w:tab/>
            </w:r>
            <w:r>
              <w:tab/>
            </w:r>
            <w:r>
              <w:tab/>
            </w:r>
            <w:r>
              <w:t>"count": "总数量",</w:t>
            </w:r>
          </w:p>
          <w:p w14:paraId="007EE5C6">
            <w:pPr>
              <w:pStyle w:val="5"/>
              <w:bidi w:val="0"/>
              <w:rPr>
                <w:highlight w:val="none"/>
              </w:rPr>
            </w:pPr>
            <w:r>
              <w:tab/>
            </w:r>
            <w:r>
              <w:tab/>
            </w:r>
            <w:r>
              <w:tab/>
            </w:r>
            <w:r>
              <w:rPr>
                <w:highlight w:val="none"/>
              </w:rPr>
              <w:t>"</w:t>
            </w:r>
            <w:r>
              <w:rPr>
                <w:rFonts w:hint="eastAsia"/>
                <w:highlight w:val="none"/>
                <w:lang w:val="en-US" w:eastAsia="zh-CN"/>
              </w:rPr>
              <w:t>cezs</w:t>
            </w:r>
            <w:r>
              <w:rPr>
                <w:highlight w:val="none"/>
              </w:rPr>
              <w:t>bmList": [</w:t>
            </w:r>
          </w:p>
          <w:p w14:paraId="66DEFCA6">
            <w:pPr>
              <w:pStyle w:val="5"/>
              <w:bidi w:val="0"/>
            </w:pPr>
            <w:r>
              <w:tab/>
            </w:r>
            <w:r>
              <w:tab/>
            </w:r>
            <w:r>
              <w:tab/>
            </w:r>
            <w:r>
              <w:tab/>
            </w:r>
            <w:r>
              <w:t>{</w:t>
            </w:r>
          </w:p>
          <w:p w14:paraId="44CAC598">
            <w:pPr>
              <w:pStyle w:val="5"/>
              <w:bidi w:val="0"/>
            </w:pPr>
            <w:r>
              <w:tab/>
            </w:r>
            <w:r>
              <w:tab/>
            </w:r>
            <w:r>
              <w:tab/>
            </w:r>
            <w:r>
              <w:tab/>
            </w:r>
            <w:r>
              <w:t xml:space="preserve">   "</w:t>
            </w:r>
            <w:r>
              <w:rPr>
                <w:sz w:val="22"/>
                <w:szCs w:val="22"/>
              </w:rPr>
              <w:t>sphfwssflhbbm</w:t>
            </w:r>
            <w:r>
              <w:t>": "商品和服务税收分类合并编码",</w:t>
            </w:r>
          </w:p>
          <w:p w14:paraId="762F4971">
            <w:pPr>
              <w:pStyle w:val="5"/>
              <w:bidi w:val="0"/>
            </w:pPr>
            <w:r>
              <w:tab/>
            </w:r>
            <w:r>
              <w:tab/>
            </w:r>
            <w:r>
              <w:tab/>
            </w:r>
            <w:r>
              <w:tab/>
            </w:r>
            <w:r>
              <w:t xml:space="preserve">   "</w:t>
            </w:r>
            <w:r>
              <w:rPr>
                <w:sz w:val="22"/>
                <w:szCs w:val="22"/>
              </w:rPr>
              <w:t>sphfwmc</w:t>
            </w:r>
            <w:r>
              <w:t>": "商品和服务名称",</w:t>
            </w:r>
          </w:p>
          <w:p w14:paraId="033165F0">
            <w:pPr>
              <w:pStyle w:val="5"/>
              <w:bidi w:val="0"/>
            </w:pPr>
            <w:r>
              <w:tab/>
            </w:r>
            <w:r>
              <w:tab/>
            </w:r>
            <w:r>
              <w:tab/>
            </w:r>
            <w:r>
              <w:tab/>
            </w:r>
            <w:r>
              <w:tab/>
            </w:r>
            <w:r>
              <w:t>"</w:t>
            </w:r>
            <w:r>
              <w:rPr>
                <w:sz w:val="22"/>
                <w:szCs w:val="22"/>
              </w:rPr>
              <w:t>sphfwfljc</w:t>
            </w:r>
            <w:r>
              <w:t>": "商品和服务分类简称",</w:t>
            </w:r>
          </w:p>
          <w:p w14:paraId="0CDD04E7">
            <w:pPr>
              <w:pStyle w:val="5"/>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5BDF10B0">
            <w:pPr>
              <w:pStyle w:val="5"/>
              <w:bidi w:val="0"/>
            </w:pPr>
            <w:r>
              <w:tab/>
            </w:r>
            <w:r>
              <w:tab/>
            </w:r>
            <w:r>
              <w:tab/>
            </w:r>
            <w:r>
              <w:tab/>
            </w:r>
            <w:r>
              <w:tab/>
            </w:r>
            <w:r>
              <w:t>"</w:t>
            </w:r>
            <w:r>
              <w:rPr>
                <w:rFonts w:hint="eastAsia"/>
                <w:sz w:val="22"/>
                <w:szCs w:val="22"/>
                <w:lang w:val="en-US" w:eastAsia="zh-CN"/>
              </w:rPr>
              <w:t>cekpsfkykzp</w:t>
            </w:r>
            <w:r>
              <w:t>": "</w:t>
            </w:r>
            <w:r>
              <w:rPr>
                <w:rFonts w:hint="eastAsia"/>
                <w:lang w:val="en-US" w:eastAsia="zh-CN"/>
              </w:rPr>
              <w:t>差额开票是否可以开专票</w:t>
            </w:r>
            <w:r>
              <w:t>",</w:t>
            </w:r>
          </w:p>
          <w:p w14:paraId="212D6AFB">
            <w:pPr>
              <w:pStyle w:val="5"/>
              <w:bidi w:val="0"/>
            </w:pPr>
            <w:r>
              <w:tab/>
            </w:r>
            <w:r>
              <w:tab/>
            </w:r>
            <w:r>
              <w:tab/>
            </w:r>
            <w:r>
              <w:tab/>
            </w:r>
            <w:r>
              <w:tab/>
            </w:r>
            <w:r>
              <w:t>"</w:t>
            </w:r>
            <w:r>
              <w:rPr>
                <w:rFonts w:hint="eastAsia"/>
                <w:sz w:val="22"/>
                <w:szCs w:val="22"/>
                <w:lang w:val="en-US" w:eastAsia="zh-CN"/>
              </w:rPr>
              <w:t>qekpsfkykzp</w:t>
            </w:r>
            <w:r>
              <w:t>": "</w:t>
            </w:r>
            <w:r>
              <w:rPr>
                <w:rFonts w:hint="eastAsia"/>
                <w:lang w:val="en-US" w:eastAsia="zh-CN"/>
              </w:rPr>
              <w:t>全额开票是否可以开专票</w:t>
            </w:r>
            <w:r>
              <w:t>",</w:t>
            </w:r>
          </w:p>
          <w:p w14:paraId="5A7C8C48">
            <w:pPr>
              <w:pStyle w:val="5"/>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6322FC10">
            <w:pPr>
              <w:pStyle w:val="5"/>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43B15670">
            <w:pPr>
              <w:pStyle w:val="5"/>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0402E04C">
            <w:pPr>
              <w:pStyle w:val="5"/>
              <w:bidi w:val="0"/>
            </w:pPr>
            <w:r>
              <w:tab/>
            </w:r>
            <w:r>
              <w:tab/>
            </w:r>
            <w:r>
              <w:tab/>
            </w:r>
            <w:r>
              <w:tab/>
            </w:r>
            <w:r>
              <w:t>}</w:t>
            </w:r>
          </w:p>
          <w:p w14:paraId="0D54C019">
            <w:pPr>
              <w:pStyle w:val="5"/>
              <w:bidi w:val="0"/>
            </w:pPr>
            <w:r>
              <w:tab/>
            </w:r>
            <w:r>
              <w:tab/>
            </w:r>
            <w:r>
              <w:tab/>
            </w:r>
            <w:r>
              <w:t>]</w:t>
            </w:r>
          </w:p>
          <w:p w14:paraId="513F7ABC">
            <w:pPr>
              <w:pStyle w:val="5"/>
              <w:bidi w:val="0"/>
            </w:pPr>
            <w:r>
              <w:tab/>
            </w:r>
            <w:r>
              <w:tab/>
            </w:r>
            <w:r>
              <w:t>}</w:t>
            </w:r>
          </w:p>
          <w:p w14:paraId="08FC4AF7">
            <w:pPr>
              <w:pStyle w:val="5"/>
              <w:bidi w:val="0"/>
            </w:pPr>
            <w:r>
              <w:tab/>
            </w:r>
            <w:r>
              <w:t>}</w:t>
            </w:r>
          </w:p>
          <w:p w14:paraId="735EC268">
            <w:pPr>
              <w:pStyle w:val="5"/>
              <w:bidi w:val="0"/>
            </w:pPr>
            <w:r>
              <w:t>}</w:t>
            </w:r>
          </w:p>
        </w:tc>
      </w:tr>
    </w:tbl>
    <w:p w14:paraId="312A6AB1">
      <w:pPr>
        <w:pStyle w:val="31"/>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06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E2154FA">
            <w:pPr>
              <w:pStyle w:val="5"/>
              <w:bidi w:val="0"/>
            </w:pPr>
            <w:r>
              <w:t>{</w:t>
            </w:r>
          </w:p>
          <w:p w14:paraId="56FC20B0">
            <w:pPr>
              <w:pStyle w:val="5"/>
              <w:bidi w:val="0"/>
            </w:pPr>
            <w:r>
              <w:tab/>
            </w:r>
            <w:r>
              <w:t>"Response":{</w:t>
            </w:r>
          </w:p>
          <w:p w14:paraId="4B224BD3">
            <w:pPr>
              <w:pStyle w:val="5"/>
              <w:bidi w:val="0"/>
            </w:pPr>
            <w:r>
              <w:tab/>
            </w:r>
            <w:r>
              <w:tab/>
            </w:r>
            <w:r>
              <w:t>"RequestId": "16位随机数字和字母组合",</w:t>
            </w:r>
          </w:p>
          <w:p w14:paraId="22139D75">
            <w:pPr>
              <w:pStyle w:val="5"/>
              <w:bidi w:val="0"/>
            </w:pPr>
            <w:r>
              <w:tab/>
            </w:r>
            <w:r>
              <w:tab/>
            </w:r>
            <w:r>
              <w:t>"Error":{</w:t>
            </w:r>
          </w:p>
          <w:p w14:paraId="218F9902">
            <w:pPr>
              <w:pStyle w:val="5"/>
              <w:bidi w:val="0"/>
            </w:pPr>
            <w:r>
              <w:tab/>
            </w:r>
            <w:r>
              <w:tab/>
            </w:r>
            <w:r>
              <w:tab/>
            </w:r>
            <w:r>
              <w:t>"Code": "01”,</w:t>
            </w:r>
          </w:p>
          <w:p w14:paraId="69AF4418">
            <w:pPr>
              <w:pStyle w:val="5"/>
              <w:bidi w:val="0"/>
            </w:pPr>
            <w:r>
              <w:tab/>
            </w:r>
            <w:r>
              <w:tab/>
            </w:r>
            <w:r>
              <w:tab/>
            </w:r>
            <w:r>
              <w:t>"Message": "错误说明"</w:t>
            </w:r>
          </w:p>
          <w:p w14:paraId="7F15402D">
            <w:pPr>
              <w:pStyle w:val="5"/>
              <w:bidi w:val="0"/>
            </w:pPr>
            <w:r>
              <w:t>}</w:t>
            </w:r>
          </w:p>
          <w:p w14:paraId="370A7027">
            <w:pPr>
              <w:pStyle w:val="5"/>
              <w:bidi w:val="0"/>
            </w:pPr>
            <w:r>
              <w:tab/>
            </w:r>
            <w:r>
              <w:t>}</w:t>
            </w:r>
          </w:p>
          <w:p w14:paraId="4172BA07">
            <w:pPr>
              <w:pStyle w:val="5"/>
              <w:bidi w:val="0"/>
            </w:pPr>
            <w:r>
              <w:t>}</w:t>
            </w:r>
          </w:p>
        </w:tc>
      </w:tr>
      <w:bookmarkEnd w:id="457"/>
    </w:tbl>
    <w:p w14:paraId="7EBC329E">
      <w:pPr>
        <w:pStyle w:val="5"/>
      </w:pPr>
    </w:p>
    <w:p w14:paraId="590D6D11">
      <w:pPr>
        <w:pStyle w:val="2"/>
        <w:numPr>
          <w:ilvl w:val="0"/>
          <w:numId w:val="0"/>
        </w:numPr>
        <w:rPr>
          <w:rFonts w:hint="default" w:ascii="Times New Roman" w:hAnsi="Times New Roman" w:eastAsia="宋体"/>
          <w:lang w:val="en-US" w:eastAsia="zh-CN"/>
        </w:rPr>
      </w:pPr>
      <w:bookmarkStart w:id="469" w:name="_Toc11322"/>
      <w:bookmarkStart w:id="470" w:name="_Toc6672"/>
      <w:r>
        <w:rPr>
          <w:rFonts w:hint="eastAsia" w:ascii="Times New Roman" w:hAnsi="Times New Roman"/>
          <w:lang w:val="en-US" w:eastAsia="zh-CN"/>
        </w:rPr>
        <w:t>六、附件</w:t>
      </w:r>
      <w:bookmarkEnd w:id="469"/>
      <w:bookmarkEnd w:id="470"/>
    </w:p>
    <w:p w14:paraId="54C8FEE4">
      <w:pPr>
        <w:pStyle w:val="3"/>
        <w:ind w:left="0" w:leftChars="0" w:firstLine="0" w:firstLineChars="0"/>
        <w:rPr>
          <w:rFonts w:hint="default" w:ascii="Times New Roman" w:hAnsi="Times New Roman" w:eastAsia="宋体"/>
          <w:lang w:val="en-US" w:eastAsia="zh-CN"/>
        </w:rPr>
      </w:pPr>
      <w:bookmarkStart w:id="471" w:name="_Toc5587"/>
      <w:bookmarkStart w:id="472" w:name="_Toc32370"/>
      <w:r>
        <w:rPr>
          <w:rFonts w:hint="eastAsia" w:ascii="宋体" w:hAnsi="宋体"/>
          <w:lang w:val="en-US" w:eastAsia="zh-CN"/>
        </w:rPr>
        <w:t>（一）国籍代码表</w:t>
      </w:r>
      <w:bookmarkEnd w:id="471"/>
      <w:bookmarkEnd w:id="472"/>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5"/>
      </w:pPr>
    </w:p>
    <w:p w14:paraId="5EE2B3B8">
      <w:pPr>
        <w:pStyle w:val="5"/>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342A4"/>
    <w:multiLevelType w:val="singleLevel"/>
    <w:tmpl w:val="4CD342A4"/>
    <w:lvl w:ilvl="0" w:tentative="0">
      <w:start w:val="5"/>
      <w:numFmt w:val="chineseCounting"/>
      <w:suff w:val="nothing"/>
      <w:lvlText w:val="%1、"/>
      <w:lvlJc w:val="left"/>
      <w:rPr>
        <w:rFonts w:hint="eastAsia"/>
      </w:rPr>
    </w:lvl>
  </w:abstractNum>
  <w:abstractNum w:abstractNumId="1">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桂僮">
    <w15:presenceInfo w15:providerId="WPS Office" w15:userId="774079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D337F"/>
    <w:rsid w:val="004D758B"/>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3435B5"/>
    <w:rsid w:val="013531F3"/>
    <w:rsid w:val="015618F3"/>
    <w:rsid w:val="019C309D"/>
    <w:rsid w:val="01AD1903"/>
    <w:rsid w:val="01AE15BA"/>
    <w:rsid w:val="01CF1530"/>
    <w:rsid w:val="023B6BC5"/>
    <w:rsid w:val="027372D4"/>
    <w:rsid w:val="02BF7F2B"/>
    <w:rsid w:val="02C44E0D"/>
    <w:rsid w:val="02CD3A5F"/>
    <w:rsid w:val="02E244D2"/>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220D2D"/>
    <w:rsid w:val="044C6E68"/>
    <w:rsid w:val="046C1CCC"/>
    <w:rsid w:val="04817577"/>
    <w:rsid w:val="049B394B"/>
    <w:rsid w:val="04A86794"/>
    <w:rsid w:val="04AA25A9"/>
    <w:rsid w:val="04AF4163"/>
    <w:rsid w:val="04FE6E7D"/>
    <w:rsid w:val="050A4D87"/>
    <w:rsid w:val="051E3F3C"/>
    <w:rsid w:val="052027CE"/>
    <w:rsid w:val="05300538"/>
    <w:rsid w:val="057A17B3"/>
    <w:rsid w:val="05A50F26"/>
    <w:rsid w:val="05B024BF"/>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B3F2C"/>
    <w:rsid w:val="093F73ED"/>
    <w:rsid w:val="09686B0D"/>
    <w:rsid w:val="09722ECD"/>
    <w:rsid w:val="09A92667"/>
    <w:rsid w:val="09D508D9"/>
    <w:rsid w:val="09D74D3A"/>
    <w:rsid w:val="09EF09C1"/>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64718D"/>
    <w:rsid w:val="0B805B54"/>
    <w:rsid w:val="0B810CF1"/>
    <w:rsid w:val="0B837015"/>
    <w:rsid w:val="0BA40DD3"/>
    <w:rsid w:val="0BBE572F"/>
    <w:rsid w:val="0BCB720C"/>
    <w:rsid w:val="0BCE309E"/>
    <w:rsid w:val="0BE43E2A"/>
    <w:rsid w:val="0BE75801"/>
    <w:rsid w:val="0BED04D6"/>
    <w:rsid w:val="0C040028"/>
    <w:rsid w:val="0C12322D"/>
    <w:rsid w:val="0C741652"/>
    <w:rsid w:val="0C9910B8"/>
    <w:rsid w:val="0CA21CDC"/>
    <w:rsid w:val="0CA535B9"/>
    <w:rsid w:val="0CB028B3"/>
    <w:rsid w:val="0CC223BD"/>
    <w:rsid w:val="0CD510CC"/>
    <w:rsid w:val="0CE00A95"/>
    <w:rsid w:val="0CE265BB"/>
    <w:rsid w:val="0CFF4026"/>
    <w:rsid w:val="0D0B0F1C"/>
    <w:rsid w:val="0D1644B7"/>
    <w:rsid w:val="0D3112F1"/>
    <w:rsid w:val="0D554FDF"/>
    <w:rsid w:val="0D6D6135"/>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5E5AA4"/>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B06EA"/>
    <w:rsid w:val="11742EE5"/>
    <w:rsid w:val="1183472C"/>
    <w:rsid w:val="119D15E6"/>
    <w:rsid w:val="11A46535"/>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830684"/>
    <w:rsid w:val="149A7620"/>
    <w:rsid w:val="14AA3E78"/>
    <w:rsid w:val="14B52807"/>
    <w:rsid w:val="14D507B4"/>
    <w:rsid w:val="14DE3B0C"/>
    <w:rsid w:val="14F83E15"/>
    <w:rsid w:val="14FF000B"/>
    <w:rsid w:val="156009C5"/>
    <w:rsid w:val="15830523"/>
    <w:rsid w:val="1583297A"/>
    <w:rsid w:val="159A35B8"/>
    <w:rsid w:val="15D43E56"/>
    <w:rsid w:val="162B2D81"/>
    <w:rsid w:val="16664646"/>
    <w:rsid w:val="168129A1"/>
    <w:rsid w:val="16917B7B"/>
    <w:rsid w:val="16B1529C"/>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A5FA2"/>
    <w:rsid w:val="18221F62"/>
    <w:rsid w:val="182E3C05"/>
    <w:rsid w:val="185A2D10"/>
    <w:rsid w:val="185D3DBF"/>
    <w:rsid w:val="18700F1F"/>
    <w:rsid w:val="18715E05"/>
    <w:rsid w:val="18924FF5"/>
    <w:rsid w:val="18B319A9"/>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21B86"/>
    <w:rsid w:val="1CC161ED"/>
    <w:rsid w:val="1CC96E50"/>
    <w:rsid w:val="1D0C6B44"/>
    <w:rsid w:val="1D0D31E0"/>
    <w:rsid w:val="1D513F5C"/>
    <w:rsid w:val="1D702D6A"/>
    <w:rsid w:val="1DB55EC9"/>
    <w:rsid w:val="1DE5415D"/>
    <w:rsid w:val="1E0D3A73"/>
    <w:rsid w:val="1E122A78"/>
    <w:rsid w:val="1E1D48D6"/>
    <w:rsid w:val="1E2702D2"/>
    <w:rsid w:val="1E2A7157"/>
    <w:rsid w:val="1E472722"/>
    <w:rsid w:val="1E845724"/>
    <w:rsid w:val="1E911BEF"/>
    <w:rsid w:val="1EA41923"/>
    <w:rsid w:val="1ED16F43"/>
    <w:rsid w:val="1ED32208"/>
    <w:rsid w:val="1ED545A2"/>
    <w:rsid w:val="1EE804EC"/>
    <w:rsid w:val="1F0E485E"/>
    <w:rsid w:val="1F137834"/>
    <w:rsid w:val="1F1C37B4"/>
    <w:rsid w:val="1F1F1A31"/>
    <w:rsid w:val="1F255776"/>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7F6A87"/>
    <w:rsid w:val="218D2B42"/>
    <w:rsid w:val="21A32F77"/>
    <w:rsid w:val="21B856AF"/>
    <w:rsid w:val="21F92D9A"/>
    <w:rsid w:val="220C32E1"/>
    <w:rsid w:val="220E4507"/>
    <w:rsid w:val="2213068E"/>
    <w:rsid w:val="222B5EB7"/>
    <w:rsid w:val="2236271E"/>
    <w:rsid w:val="2274264E"/>
    <w:rsid w:val="228A4CB8"/>
    <w:rsid w:val="22916662"/>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7567"/>
    <w:rsid w:val="25276704"/>
    <w:rsid w:val="253A3071"/>
    <w:rsid w:val="25675458"/>
    <w:rsid w:val="256F255E"/>
    <w:rsid w:val="2574065E"/>
    <w:rsid w:val="25902C01"/>
    <w:rsid w:val="259C1D08"/>
    <w:rsid w:val="26302B7A"/>
    <w:rsid w:val="26551754"/>
    <w:rsid w:val="26640061"/>
    <w:rsid w:val="26A03D40"/>
    <w:rsid w:val="26C37006"/>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28354A"/>
    <w:rsid w:val="2B3D2B6A"/>
    <w:rsid w:val="2B670401"/>
    <w:rsid w:val="2B990335"/>
    <w:rsid w:val="2BBB474F"/>
    <w:rsid w:val="2BE041B6"/>
    <w:rsid w:val="2BEF1183"/>
    <w:rsid w:val="2C023810"/>
    <w:rsid w:val="2C161986"/>
    <w:rsid w:val="2C2440A3"/>
    <w:rsid w:val="2C287559"/>
    <w:rsid w:val="2C373B14"/>
    <w:rsid w:val="2C376828"/>
    <w:rsid w:val="2C40726C"/>
    <w:rsid w:val="2C416A03"/>
    <w:rsid w:val="2C7E10C7"/>
    <w:rsid w:val="2CAC2F9C"/>
    <w:rsid w:val="2CCB09C2"/>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89643F"/>
    <w:rsid w:val="2E951288"/>
    <w:rsid w:val="2E9D1C0D"/>
    <w:rsid w:val="2EBA7ED4"/>
    <w:rsid w:val="2EC4391B"/>
    <w:rsid w:val="2ED16CA0"/>
    <w:rsid w:val="2F0B154A"/>
    <w:rsid w:val="2F6A2714"/>
    <w:rsid w:val="2F6D6C0B"/>
    <w:rsid w:val="2F904641"/>
    <w:rsid w:val="2FA33530"/>
    <w:rsid w:val="2FA5374C"/>
    <w:rsid w:val="2FA572A9"/>
    <w:rsid w:val="2FC628E5"/>
    <w:rsid w:val="2FD23E16"/>
    <w:rsid w:val="2FD333E4"/>
    <w:rsid w:val="30166411"/>
    <w:rsid w:val="301C641A"/>
    <w:rsid w:val="30420F9B"/>
    <w:rsid w:val="30437BE6"/>
    <w:rsid w:val="30765FBD"/>
    <w:rsid w:val="309704E6"/>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3052B2F"/>
    <w:rsid w:val="332069D1"/>
    <w:rsid w:val="33576B0C"/>
    <w:rsid w:val="336D27D3"/>
    <w:rsid w:val="336E20A7"/>
    <w:rsid w:val="3383417C"/>
    <w:rsid w:val="33871F44"/>
    <w:rsid w:val="339321D7"/>
    <w:rsid w:val="339C6C14"/>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DC667B"/>
    <w:rsid w:val="35DD3C00"/>
    <w:rsid w:val="36653C36"/>
    <w:rsid w:val="366F23BE"/>
    <w:rsid w:val="3674626A"/>
    <w:rsid w:val="369B7657"/>
    <w:rsid w:val="36C340CA"/>
    <w:rsid w:val="36C7044C"/>
    <w:rsid w:val="36E20DE2"/>
    <w:rsid w:val="370C1021"/>
    <w:rsid w:val="372D0997"/>
    <w:rsid w:val="37305F0F"/>
    <w:rsid w:val="37590B61"/>
    <w:rsid w:val="3784633D"/>
    <w:rsid w:val="37E7D449"/>
    <w:rsid w:val="37ED7547"/>
    <w:rsid w:val="382968F9"/>
    <w:rsid w:val="383954F4"/>
    <w:rsid w:val="38804D57"/>
    <w:rsid w:val="388E7327"/>
    <w:rsid w:val="389820A0"/>
    <w:rsid w:val="38BE762D"/>
    <w:rsid w:val="38C8225A"/>
    <w:rsid w:val="38F272DB"/>
    <w:rsid w:val="39017EAF"/>
    <w:rsid w:val="39074B30"/>
    <w:rsid w:val="390A39E8"/>
    <w:rsid w:val="39366B30"/>
    <w:rsid w:val="393D0743"/>
    <w:rsid w:val="3949339B"/>
    <w:rsid w:val="395F496C"/>
    <w:rsid w:val="396F08E2"/>
    <w:rsid w:val="39745735"/>
    <w:rsid w:val="398D61E8"/>
    <w:rsid w:val="39921705"/>
    <w:rsid w:val="39A33BCD"/>
    <w:rsid w:val="39F43DDC"/>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444B74"/>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F500EF"/>
    <w:rsid w:val="42FB3958"/>
    <w:rsid w:val="434C41B3"/>
    <w:rsid w:val="43670BBD"/>
    <w:rsid w:val="437FB931"/>
    <w:rsid w:val="43813731"/>
    <w:rsid w:val="43A614A2"/>
    <w:rsid w:val="43D93009"/>
    <w:rsid w:val="43DC0DEF"/>
    <w:rsid w:val="43E70FD1"/>
    <w:rsid w:val="43E97C54"/>
    <w:rsid w:val="43F14D5A"/>
    <w:rsid w:val="442E5667"/>
    <w:rsid w:val="443766F3"/>
    <w:rsid w:val="444E5D09"/>
    <w:rsid w:val="44550074"/>
    <w:rsid w:val="44626203"/>
    <w:rsid w:val="44802200"/>
    <w:rsid w:val="44832D3F"/>
    <w:rsid w:val="448F2126"/>
    <w:rsid w:val="44B67D8D"/>
    <w:rsid w:val="44C164DD"/>
    <w:rsid w:val="450D1720"/>
    <w:rsid w:val="45113B29"/>
    <w:rsid w:val="4541586E"/>
    <w:rsid w:val="45433394"/>
    <w:rsid w:val="4549052D"/>
    <w:rsid w:val="45774405"/>
    <w:rsid w:val="45883EDE"/>
    <w:rsid w:val="458863C4"/>
    <w:rsid w:val="45AA16C4"/>
    <w:rsid w:val="45B55914"/>
    <w:rsid w:val="45C176EA"/>
    <w:rsid w:val="45CC4D4F"/>
    <w:rsid w:val="45E701C3"/>
    <w:rsid w:val="46016351"/>
    <w:rsid w:val="46037733"/>
    <w:rsid w:val="460F14C8"/>
    <w:rsid w:val="462C02CC"/>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603A6"/>
    <w:rsid w:val="497F4CA2"/>
    <w:rsid w:val="49920446"/>
    <w:rsid w:val="49B02FC2"/>
    <w:rsid w:val="49BE748D"/>
    <w:rsid w:val="49D22F38"/>
    <w:rsid w:val="49E2464D"/>
    <w:rsid w:val="4A5D68B3"/>
    <w:rsid w:val="4A716504"/>
    <w:rsid w:val="4AB56AE2"/>
    <w:rsid w:val="4AE051E1"/>
    <w:rsid w:val="4B044387"/>
    <w:rsid w:val="4B0A47E5"/>
    <w:rsid w:val="4B0C26DE"/>
    <w:rsid w:val="4B3B68BB"/>
    <w:rsid w:val="4B3D426F"/>
    <w:rsid w:val="4B6127C6"/>
    <w:rsid w:val="4B730BDC"/>
    <w:rsid w:val="4B792C39"/>
    <w:rsid w:val="4BA1352A"/>
    <w:rsid w:val="4BB15C1C"/>
    <w:rsid w:val="4BDC508A"/>
    <w:rsid w:val="4C1868AB"/>
    <w:rsid w:val="4C34069B"/>
    <w:rsid w:val="4C6F4A6E"/>
    <w:rsid w:val="4CCE1DB9"/>
    <w:rsid w:val="4CCE79E7"/>
    <w:rsid w:val="4CD9638C"/>
    <w:rsid w:val="4D362EE1"/>
    <w:rsid w:val="4D3A32CE"/>
    <w:rsid w:val="4D4252D9"/>
    <w:rsid w:val="4D6B3488"/>
    <w:rsid w:val="4D8730A4"/>
    <w:rsid w:val="4D907392"/>
    <w:rsid w:val="4DAB41CC"/>
    <w:rsid w:val="4DB90697"/>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B3417"/>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31C6FD2"/>
    <w:rsid w:val="53242244"/>
    <w:rsid w:val="532524A8"/>
    <w:rsid w:val="535451F4"/>
    <w:rsid w:val="536244C6"/>
    <w:rsid w:val="537A2677"/>
    <w:rsid w:val="5382152B"/>
    <w:rsid w:val="53A94CF6"/>
    <w:rsid w:val="53CF71F1"/>
    <w:rsid w:val="53D02297"/>
    <w:rsid w:val="5410236D"/>
    <w:rsid w:val="54216F96"/>
    <w:rsid w:val="54297BF9"/>
    <w:rsid w:val="54330A77"/>
    <w:rsid w:val="543427E1"/>
    <w:rsid w:val="54596730"/>
    <w:rsid w:val="548337AD"/>
    <w:rsid w:val="548F73A1"/>
    <w:rsid w:val="549534E0"/>
    <w:rsid w:val="54B11E8D"/>
    <w:rsid w:val="54C94F38"/>
    <w:rsid w:val="5503044A"/>
    <w:rsid w:val="55A559A5"/>
    <w:rsid w:val="55AD03B6"/>
    <w:rsid w:val="55C018F1"/>
    <w:rsid w:val="55CE02C7"/>
    <w:rsid w:val="55FD7055"/>
    <w:rsid w:val="55FD758F"/>
    <w:rsid w:val="56332E88"/>
    <w:rsid w:val="56344FD3"/>
    <w:rsid w:val="568B2AF0"/>
    <w:rsid w:val="56D93B58"/>
    <w:rsid w:val="56DF59D6"/>
    <w:rsid w:val="56E2109B"/>
    <w:rsid w:val="56E9366F"/>
    <w:rsid w:val="56EF3F4F"/>
    <w:rsid w:val="57035B62"/>
    <w:rsid w:val="570F1328"/>
    <w:rsid w:val="57122006"/>
    <w:rsid w:val="573672FB"/>
    <w:rsid w:val="575F3704"/>
    <w:rsid w:val="57700C92"/>
    <w:rsid w:val="5774668B"/>
    <w:rsid w:val="579B042C"/>
    <w:rsid w:val="57AC4DC9"/>
    <w:rsid w:val="57D53A9F"/>
    <w:rsid w:val="57FF3A29"/>
    <w:rsid w:val="580E7831"/>
    <w:rsid w:val="58175739"/>
    <w:rsid w:val="58207DF6"/>
    <w:rsid w:val="58537A5E"/>
    <w:rsid w:val="588303C2"/>
    <w:rsid w:val="589E0D71"/>
    <w:rsid w:val="58A22A5F"/>
    <w:rsid w:val="58A4140A"/>
    <w:rsid w:val="58A41F44"/>
    <w:rsid w:val="58A423CC"/>
    <w:rsid w:val="58A813BB"/>
    <w:rsid w:val="58A82036"/>
    <w:rsid w:val="58D81BED"/>
    <w:rsid w:val="58E10AA2"/>
    <w:rsid w:val="590071EE"/>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9722F4"/>
    <w:rsid w:val="5BC0716D"/>
    <w:rsid w:val="5BCA6AF7"/>
    <w:rsid w:val="5BEF1728"/>
    <w:rsid w:val="5BF79712"/>
    <w:rsid w:val="5BF81216"/>
    <w:rsid w:val="5C0E5953"/>
    <w:rsid w:val="5C1656FD"/>
    <w:rsid w:val="5C433822"/>
    <w:rsid w:val="5C653798"/>
    <w:rsid w:val="5C9A5B38"/>
    <w:rsid w:val="5CB27795"/>
    <w:rsid w:val="5CE0518F"/>
    <w:rsid w:val="5CE31052"/>
    <w:rsid w:val="5D186709"/>
    <w:rsid w:val="5D3C6DCD"/>
    <w:rsid w:val="5D415FB3"/>
    <w:rsid w:val="5D6112A6"/>
    <w:rsid w:val="5D647EF4"/>
    <w:rsid w:val="5D665C37"/>
    <w:rsid w:val="5DD51FFB"/>
    <w:rsid w:val="5DDA3CF8"/>
    <w:rsid w:val="5DF41277"/>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C7746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65FE8"/>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4027AD6"/>
    <w:rsid w:val="64400B1A"/>
    <w:rsid w:val="64587FD2"/>
    <w:rsid w:val="64B87858"/>
    <w:rsid w:val="64C473E4"/>
    <w:rsid w:val="64CD6D64"/>
    <w:rsid w:val="65104495"/>
    <w:rsid w:val="65107B35"/>
    <w:rsid w:val="651144BD"/>
    <w:rsid w:val="65175CC8"/>
    <w:rsid w:val="65634AA9"/>
    <w:rsid w:val="65705687"/>
    <w:rsid w:val="65732544"/>
    <w:rsid w:val="65750F0B"/>
    <w:rsid w:val="65907AD8"/>
    <w:rsid w:val="65A25A5D"/>
    <w:rsid w:val="65C769DA"/>
    <w:rsid w:val="65CE5EA2"/>
    <w:rsid w:val="66287D10"/>
    <w:rsid w:val="662D17CA"/>
    <w:rsid w:val="66320B8F"/>
    <w:rsid w:val="66494CB0"/>
    <w:rsid w:val="664E34EF"/>
    <w:rsid w:val="665A2244"/>
    <w:rsid w:val="666920D7"/>
    <w:rsid w:val="666B40A1"/>
    <w:rsid w:val="66870C74"/>
    <w:rsid w:val="6687332E"/>
    <w:rsid w:val="669D5B8D"/>
    <w:rsid w:val="66A0767B"/>
    <w:rsid w:val="66A6332B"/>
    <w:rsid w:val="66AE560F"/>
    <w:rsid w:val="66B07D06"/>
    <w:rsid w:val="66F072D0"/>
    <w:rsid w:val="670267B3"/>
    <w:rsid w:val="67325951"/>
    <w:rsid w:val="674212A6"/>
    <w:rsid w:val="6747066A"/>
    <w:rsid w:val="674D7807"/>
    <w:rsid w:val="67573B99"/>
    <w:rsid w:val="676A7004"/>
    <w:rsid w:val="6774251A"/>
    <w:rsid w:val="67791170"/>
    <w:rsid w:val="67853BF4"/>
    <w:rsid w:val="6790128E"/>
    <w:rsid w:val="67A53D09"/>
    <w:rsid w:val="67DC3F41"/>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80023"/>
    <w:rsid w:val="696077C1"/>
    <w:rsid w:val="69674FF3"/>
    <w:rsid w:val="69803661"/>
    <w:rsid w:val="69941ABE"/>
    <w:rsid w:val="699E0949"/>
    <w:rsid w:val="6A024D1C"/>
    <w:rsid w:val="6A0740E0"/>
    <w:rsid w:val="6A1528CA"/>
    <w:rsid w:val="6A3E54D7"/>
    <w:rsid w:val="6A520BCB"/>
    <w:rsid w:val="6A6774CB"/>
    <w:rsid w:val="6A6B466F"/>
    <w:rsid w:val="6A9260A0"/>
    <w:rsid w:val="6AAB75DD"/>
    <w:rsid w:val="6AC975E8"/>
    <w:rsid w:val="6AD55F8D"/>
    <w:rsid w:val="6B2D475F"/>
    <w:rsid w:val="6B471808"/>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968A7"/>
    <w:rsid w:val="6F2F5568"/>
    <w:rsid w:val="6F3473A1"/>
    <w:rsid w:val="6F392DD7"/>
    <w:rsid w:val="6F6B6BC5"/>
    <w:rsid w:val="6F9461AA"/>
    <w:rsid w:val="6FB16FC8"/>
    <w:rsid w:val="6FB43839"/>
    <w:rsid w:val="6FDE58E3"/>
    <w:rsid w:val="6FE85EEF"/>
    <w:rsid w:val="701B56C0"/>
    <w:rsid w:val="70271038"/>
    <w:rsid w:val="703F24B3"/>
    <w:rsid w:val="70433998"/>
    <w:rsid w:val="70473489"/>
    <w:rsid w:val="706E6C67"/>
    <w:rsid w:val="708E730A"/>
    <w:rsid w:val="709A29A9"/>
    <w:rsid w:val="70AC22B7"/>
    <w:rsid w:val="70CA1DBF"/>
    <w:rsid w:val="70CB230C"/>
    <w:rsid w:val="70DF3DE2"/>
    <w:rsid w:val="70F22FC6"/>
    <w:rsid w:val="71273B55"/>
    <w:rsid w:val="7144439C"/>
    <w:rsid w:val="71681909"/>
    <w:rsid w:val="71A46659"/>
    <w:rsid w:val="71A566B9"/>
    <w:rsid w:val="71D72F81"/>
    <w:rsid w:val="71EA4A14"/>
    <w:rsid w:val="71FC534C"/>
    <w:rsid w:val="71FD632C"/>
    <w:rsid w:val="72165809"/>
    <w:rsid w:val="722F1ED5"/>
    <w:rsid w:val="72381356"/>
    <w:rsid w:val="72607451"/>
    <w:rsid w:val="72620A6D"/>
    <w:rsid w:val="72734A09"/>
    <w:rsid w:val="727979CE"/>
    <w:rsid w:val="72872262"/>
    <w:rsid w:val="728A6533"/>
    <w:rsid w:val="729A1F96"/>
    <w:rsid w:val="72A46970"/>
    <w:rsid w:val="72BB015E"/>
    <w:rsid w:val="72BD7A32"/>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5E1CB7"/>
    <w:rsid w:val="78743289"/>
    <w:rsid w:val="78782100"/>
    <w:rsid w:val="78782FB7"/>
    <w:rsid w:val="78A75B51"/>
    <w:rsid w:val="78B13B95"/>
    <w:rsid w:val="78F83566"/>
    <w:rsid w:val="7904172C"/>
    <w:rsid w:val="7904460D"/>
    <w:rsid w:val="790C57BF"/>
    <w:rsid w:val="793D6984"/>
    <w:rsid w:val="796C5A53"/>
    <w:rsid w:val="79D5068D"/>
    <w:rsid w:val="79E17617"/>
    <w:rsid w:val="79F5608E"/>
    <w:rsid w:val="7A002023"/>
    <w:rsid w:val="7A063C90"/>
    <w:rsid w:val="7A1B2C27"/>
    <w:rsid w:val="7A5C2227"/>
    <w:rsid w:val="7A6D1D3E"/>
    <w:rsid w:val="7A7F1A71"/>
    <w:rsid w:val="7AA06403"/>
    <w:rsid w:val="7ABD2CC5"/>
    <w:rsid w:val="7AD5252E"/>
    <w:rsid w:val="7ADB75EF"/>
    <w:rsid w:val="7AE71FFF"/>
    <w:rsid w:val="7B0C59FB"/>
    <w:rsid w:val="7B0D52CF"/>
    <w:rsid w:val="7B137A5D"/>
    <w:rsid w:val="7B470F6B"/>
    <w:rsid w:val="7B875081"/>
    <w:rsid w:val="7BA606CB"/>
    <w:rsid w:val="7BE349AD"/>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spacing w:beforeAutospacing="1" w:afterAutospacing="1"/>
      <w:jc w:val="left"/>
      <w:outlineLvl w:val="0"/>
    </w:pPr>
    <w:rPr>
      <w:rFonts w:hint="eastAsia" w:ascii="宋体" w:hAnsi="宋体" w:eastAsia="宋体" w:cs="Times New Roman"/>
      <w:kern w:val="44"/>
      <w:sz w:val="48"/>
      <w:szCs w:val="48"/>
    </w:rPr>
  </w:style>
  <w:style w:type="paragraph" w:styleId="3">
    <w:name w:val="heading 2"/>
    <w:basedOn w:val="4"/>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4">
    <w:name w:val="heading 3"/>
    <w:basedOn w:val="5"/>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5"/>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b/>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5"/>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9">
    <w:name w:val="heading 7"/>
    <w:basedOn w:val="1"/>
    <w:next w:val="5"/>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5">
    <w:name w:val="Normal Indent"/>
    <w:basedOn w:val="1"/>
    <w:link w:val="28"/>
    <w:qFormat/>
    <w:uiPriority w:val="99"/>
    <w:pPr>
      <w:spacing w:line="360" w:lineRule="auto"/>
      <w:ind w:firstLine="482"/>
    </w:pPr>
    <w:rPr>
      <w:rFonts w:ascii="Times New Roman" w:hAnsi="Times New Roman" w:eastAsia="宋体" w:cs="Times New Roman"/>
      <w:sz w:val="24"/>
      <w:szCs w:val="20"/>
    </w:rPr>
  </w:style>
  <w:style w:type="paragraph" w:styleId="11">
    <w:name w:val="annotation text"/>
    <w:basedOn w:val="1"/>
    <w:qFormat/>
    <w:uiPriority w:val="0"/>
    <w:pPr>
      <w:jc w:val="left"/>
    </w:pPr>
  </w:style>
  <w:style w:type="paragraph" w:styleId="12">
    <w:name w:val="Body Text"/>
    <w:basedOn w:val="1"/>
    <w:next w:val="1"/>
    <w:qFormat/>
    <w:uiPriority w:val="0"/>
    <w:pPr>
      <w:spacing w:after="120"/>
    </w:pPr>
    <w:rPr>
      <w:rFonts w:ascii="仿宋_GB2312" w:hAnsi="黑体" w:eastAsia="仿宋_GB2312" w:cs="仿宋_GB2312"/>
      <w:sz w:val="28"/>
      <w:szCs w:val="28"/>
    </w:r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29"/>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character" w:customStyle="1" w:styleId="28">
    <w:name w:val="正文缩进 字符"/>
    <w:link w:val="5"/>
    <w:qFormat/>
    <w:uiPriority w:val="99"/>
    <w:rPr>
      <w:rFonts w:ascii="Times New Roman" w:hAnsi="Times New Roman"/>
      <w:kern w:val="2"/>
      <w:sz w:val="24"/>
    </w:rPr>
  </w:style>
  <w:style w:type="character" w:customStyle="1" w:styleId="29">
    <w:name w:val="批注框文本 字符"/>
    <w:link w:val="15"/>
    <w:qFormat/>
    <w:uiPriority w:val="0"/>
    <w:rPr>
      <w:kern w:val="2"/>
      <w:sz w:val="18"/>
      <w:szCs w:val="18"/>
    </w:rPr>
  </w:style>
  <w:style w:type="paragraph" w:customStyle="1" w:styleId="30">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1">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2">
    <w:name w:val="No Spacing"/>
    <w:qFormat/>
    <w:uiPriority w:val="1"/>
    <w:rPr>
      <w:rFonts w:ascii="Times New Roman" w:hAnsi="Times New Roman" w:eastAsia="宋体" w:cs="Times New Roman"/>
      <w:sz w:val="22"/>
      <w:szCs w:val="22"/>
      <w:lang w:val="en-US" w:eastAsia="zh-CN" w:bidi="ar-SA"/>
    </w:rPr>
  </w:style>
  <w:style w:type="paragraph" w:customStyle="1" w:styleId="33">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4">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5">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6">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139</Pages>
  <Words>15082</Words>
  <Characters>18635</Characters>
  <Lines>491</Lines>
  <Paragraphs>138</Paragraphs>
  <TotalTime>310</TotalTime>
  <ScaleCrop>false</ScaleCrop>
  <LinksUpToDate>false</LinksUpToDate>
  <CharactersWithSpaces>18886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曹桂僮</cp:lastModifiedBy>
  <dcterms:modified xsi:type="dcterms:W3CDTF">2025-06-10T09:01:58Z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29A8F5D3D3DC46F3B1CC654D37855959_13</vt:lpwstr>
  </property>
  <property fmtid="{D5CDD505-2E9C-101B-9397-08002B2CF9AE}" pid="4" name="KSOTemplateDocerSaveRecord">
    <vt:lpwstr>eyJoZGlkIjoiNzI1OTNlNzAwMmUzNTU0ZTIwMzNjMjVhZDg1YTNmODQiLCJ1c2VySWQiOiIxNTI2ODQ2OTIyIn0=</vt:lpwstr>
  </property>
</Properties>
</file>